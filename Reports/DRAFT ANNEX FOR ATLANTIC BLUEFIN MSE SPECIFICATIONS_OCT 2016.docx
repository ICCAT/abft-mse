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w:t>
      </w:r>
      <w:commentRangeStart w:id="0"/>
      <w:r w:rsidR="00E76CB5">
        <w:rPr>
          <w:rFonts w:ascii="Times New Roman" w:hAnsi="Times New Roman" w:cs="Times New Roman"/>
          <w:b/>
          <w:sz w:val="32"/>
          <w:szCs w:val="32"/>
        </w:rPr>
        <w:t>ANNEX</w:t>
      </w:r>
      <w:commentRangeEnd w:id="0"/>
      <w:r w:rsidR="00931FE4">
        <w:rPr>
          <w:rStyle w:val="CommentReference"/>
        </w:rPr>
        <w:commentReference w:id="0"/>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75" w:history="1">
        <w:r w:rsidRPr="00A3586B">
          <w:rPr>
            <w:rStyle w:val="Hyperlink"/>
            <w:rFonts w:ascii="Times" w:hAnsi="Times"/>
            <w:noProof/>
          </w:rPr>
          <w:t>I)</w:t>
        </w:r>
        <w:r w:rsidRPr="00A3586B">
          <w:rPr>
            <w:rStyle w:val="Hyperlink"/>
            <w:noProof/>
          </w:rPr>
          <w:t xml:space="preserve"> Spatial strata</w:t>
        </w:r>
        <w:r>
          <w:rPr>
            <w:noProof/>
            <w:webHidden/>
          </w:rPr>
          <w:tab/>
        </w:r>
        <w:r>
          <w:rPr>
            <w:noProof/>
            <w:webHidden/>
          </w:rPr>
          <w:fldChar w:fldCharType="begin"/>
        </w:r>
        <w:r>
          <w:rPr>
            <w:noProof/>
            <w:webHidden/>
          </w:rPr>
          <w:instrText xml:space="preserve"> PAGEREF _Toc465365275 \h </w:instrText>
        </w:r>
        <w:r>
          <w:rPr>
            <w:noProof/>
            <w:webHidden/>
          </w:rPr>
        </w:r>
        <w:r>
          <w:rPr>
            <w:noProof/>
            <w:webHidden/>
          </w:rPr>
          <w:fldChar w:fldCharType="separate"/>
        </w:r>
        <w:r>
          <w:rPr>
            <w:noProof/>
            <w:webHidden/>
          </w:rPr>
          <w:t>3</w:t>
        </w:r>
        <w:r>
          <w:rPr>
            <w:noProof/>
            <w:webHidden/>
          </w:rPr>
          <w:fldChar w:fldCharType="end"/>
        </w:r>
      </w:hyperlink>
    </w:p>
    <w:p w14:paraId="4F437F8C"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76" w:history="1">
        <w:r w:rsidRPr="00A3586B">
          <w:rPr>
            <w:rStyle w:val="Hyperlink"/>
            <w:noProof/>
          </w:rPr>
          <w:t>Baseline</w:t>
        </w:r>
        <w:r>
          <w:rPr>
            <w:noProof/>
            <w:webHidden/>
          </w:rPr>
          <w:tab/>
        </w:r>
        <w:r>
          <w:rPr>
            <w:noProof/>
            <w:webHidden/>
          </w:rPr>
          <w:fldChar w:fldCharType="begin"/>
        </w:r>
        <w:r>
          <w:rPr>
            <w:noProof/>
            <w:webHidden/>
          </w:rPr>
          <w:instrText xml:space="preserve"> PAGEREF _Toc465365276 \h </w:instrText>
        </w:r>
        <w:r>
          <w:rPr>
            <w:noProof/>
            <w:webHidden/>
          </w:rPr>
        </w:r>
        <w:r>
          <w:rPr>
            <w:noProof/>
            <w:webHidden/>
          </w:rPr>
          <w:fldChar w:fldCharType="separate"/>
        </w:r>
        <w:r>
          <w:rPr>
            <w:noProof/>
            <w:webHidden/>
          </w:rPr>
          <w:t>3</w:t>
        </w:r>
        <w:r>
          <w:rPr>
            <w:noProof/>
            <w:webHidden/>
          </w:rPr>
          <w:fldChar w:fldCharType="end"/>
        </w:r>
      </w:hyperlink>
    </w:p>
    <w:p w14:paraId="6B80FC44"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77"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_Toc465365277 \h </w:instrText>
        </w:r>
        <w:r>
          <w:rPr>
            <w:noProof/>
            <w:webHidden/>
          </w:rPr>
        </w:r>
        <w:r>
          <w:rPr>
            <w:noProof/>
            <w:webHidden/>
          </w:rPr>
          <w:fldChar w:fldCharType="separate"/>
        </w:r>
        <w:r>
          <w:rPr>
            <w:noProof/>
            <w:webHidden/>
          </w:rPr>
          <w:t>3</w:t>
        </w:r>
        <w:r>
          <w:rPr>
            <w:noProof/>
            <w:webHidden/>
          </w:rPr>
          <w:fldChar w:fldCharType="end"/>
        </w:r>
      </w:hyperlink>
    </w:p>
    <w:p w14:paraId="4E5AB7CF"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78" w:history="1">
        <w:r w:rsidRPr="00A3586B">
          <w:rPr>
            <w:rStyle w:val="Hyperlink"/>
            <w:rFonts w:ascii="Times" w:hAnsi="Times"/>
            <w:noProof/>
          </w:rPr>
          <w:t>II)</w:t>
        </w:r>
        <w:r w:rsidRPr="00A3586B">
          <w:rPr>
            <w:rStyle w:val="Hyperlink"/>
            <w:noProof/>
          </w:rPr>
          <w:t xml:space="preserve"> Temporal strata</w:t>
        </w:r>
        <w:r>
          <w:rPr>
            <w:noProof/>
            <w:webHidden/>
          </w:rPr>
          <w:tab/>
        </w:r>
        <w:r>
          <w:rPr>
            <w:noProof/>
            <w:webHidden/>
          </w:rPr>
          <w:fldChar w:fldCharType="begin"/>
        </w:r>
        <w:r>
          <w:rPr>
            <w:noProof/>
            <w:webHidden/>
          </w:rPr>
          <w:instrText xml:space="preserve"> PAGEREF _Toc465365278 \h </w:instrText>
        </w:r>
        <w:r>
          <w:rPr>
            <w:noProof/>
            <w:webHidden/>
          </w:rPr>
        </w:r>
        <w:r>
          <w:rPr>
            <w:noProof/>
            <w:webHidden/>
          </w:rPr>
          <w:fldChar w:fldCharType="separate"/>
        </w:r>
        <w:r>
          <w:rPr>
            <w:noProof/>
            <w:webHidden/>
          </w:rPr>
          <w:t>4</w:t>
        </w:r>
        <w:r>
          <w:rPr>
            <w:noProof/>
            <w:webHidden/>
          </w:rPr>
          <w:fldChar w:fldCharType="end"/>
        </w:r>
      </w:hyperlink>
    </w:p>
    <w:p w14:paraId="094A6AD3"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79" w:history="1">
        <w:r w:rsidRPr="00A3586B">
          <w:rPr>
            <w:rStyle w:val="Hyperlink"/>
            <w:rFonts w:ascii="Times" w:hAnsi="Times"/>
            <w:noProof/>
          </w:rPr>
          <w:t>III)</w:t>
        </w:r>
        <w:r w:rsidRPr="00A3586B">
          <w:rPr>
            <w:rStyle w:val="Hyperlink"/>
            <w:noProof/>
          </w:rPr>
          <w:t xml:space="preserve"> Mixing hypotheses</w:t>
        </w:r>
        <w:r>
          <w:rPr>
            <w:noProof/>
            <w:webHidden/>
          </w:rPr>
          <w:tab/>
        </w:r>
        <w:r>
          <w:rPr>
            <w:noProof/>
            <w:webHidden/>
          </w:rPr>
          <w:fldChar w:fldCharType="begin"/>
        </w:r>
        <w:r>
          <w:rPr>
            <w:noProof/>
            <w:webHidden/>
          </w:rPr>
          <w:instrText xml:space="preserve"> PAGEREF _Toc465365279 \h </w:instrText>
        </w:r>
        <w:r>
          <w:rPr>
            <w:noProof/>
            <w:webHidden/>
          </w:rPr>
        </w:r>
        <w:r>
          <w:rPr>
            <w:noProof/>
            <w:webHidden/>
          </w:rPr>
          <w:fldChar w:fldCharType="separate"/>
        </w:r>
        <w:r>
          <w:rPr>
            <w:noProof/>
            <w:webHidden/>
          </w:rPr>
          <w:t>4</w:t>
        </w:r>
        <w:r>
          <w:rPr>
            <w:noProof/>
            <w:webHidden/>
          </w:rPr>
          <w:fldChar w:fldCharType="end"/>
        </w:r>
      </w:hyperlink>
    </w:p>
    <w:p w14:paraId="06F0E657"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80" w:history="1">
        <w:r w:rsidRPr="00A3586B">
          <w:rPr>
            <w:rStyle w:val="Hyperlink"/>
            <w:noProof/>
          </w:rPr>
          <w:t>Baseline</w:t>
        </w:r>
        <w:r>
          <w:rPr>
            <w:noProof/>
            <w:webHidden/>
          </w:rPr>
          <w:tab/>
        </w:r>
        <w:r>
          <w:rPr>
            <w:noProof/>
            <w:webHidden/>
          </w:rPr>
          <w:fldChar w:fldCharType="begin"/>
        </w:r>
        <w:r>
          <w:rPr>
            <w:noProof/>
            <w:webHidden/>
          </w:rPr>
          <w:instrText xml:space="preserve"> PAGEREF _Toc465365280 \h </w:instrText>
        </w:r>
        <w:r>
          <w:rPr>
            <w:noProof/>
            <w:webHidden/>
          </w:rPr>
        </w:r>
        <w:r>
          <w:rPr>
            <w:noProof/>
            <w:webHidden/>
          </w:rPr>
          <w:fldChar w:fldCharType="separate"/>
        </w:r>
        <w:r>
          <w:rPr>
            <w:noProof/>
            <w:webHidden/>
          </w:rPr>
          <w:t>4</w:t>
        </w:r>
        <w:r>
          <w:rPr>
            <w:noProof/>
            <w:webHidden/>
          </w:rPr>
          <w:fldChar w:fldCharType="end"/>
        </w:r>
      </w:hyperlink>
    </w:p>
    <w:p w14:paraId="62C1483B"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81"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_Toc465365281 \h </w:instrText>
        </w:r>
        <w:r>
          <w:rPr>
            <w:noProof/>
            <w:webHidden/>
          </w:rPr>
        </w:r>
        <w:r>
          <w:rPr>
            <w:noProof/>
            <w:webHidden/>
          </w:rPr>
          <w:fldChar w:fldCharType="separate"/>
        </w:r>
        <w:r>
          <w:rPr>
            <w:noProof/>
            <w:webHidden/>
          </w:rPr>
          <w:t>4</w:t>
        </w:r>
        <w:r>
          <w:rPr>
            <w:noProof/>
            <w:webHidden/>
          </w:rPr>
          <w:fldChar w:fldCharType="end"/>
        </w:r>
      </w:hyperlink>
    </w:p>
    <w:p w14:paraId="2BFCFB37"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282" w:history="1">
        <w:r w:rsidRPr="00A3586B">
          <w:rPr>
            <w:rStyle w:val="Hyperlink"/>
            <w:rFonts w:ascii="Times" w:hAnsi="Times"/>
            <w:noProof/>
          </w:rPr>
          <w:t>2.</w:t>
        </w:r>
        <w:r>
          <w:rPr>
            <w:rFonts w:asciiTheme="minorHAnsi" w:eastAsiaTheme="minorEastAsia" w:hAnsiTheme="minorHAnsi"/>
            <w:noProof/>
            <w:sz w:val="22"/>
            <w:lang w:val="en-CA" w:eastAsia="en-CA"/>
          </w:rPr>
          <w:tab/>
        </w:r>
        <w:r w:rsidRPr="00A3586B">
          <w:rPr>
            <w:rStyle w:val="Hyperlink"/>
            <w:noProof/>
          </w:rPr>
          <w:t>PAST DATA AVAILABLE</w:t>
        </w:r>
        <w:r>
          <w:rPr>
            <w:noProof/>
            <w:webHidden/>
          </w:rPr>
          <w:tab/>
        </w:r>
        <w:r>
          <w:rPr>
            <w:noProof/>
            <w:webHidden/>
          </w:rPr>
          <w:fldChar w:fldCharType="begin"/>
        </w:r>
        <w:r>
          <w:rPr>
            <w:noProof/>
            <w:webHidden/>
          </w:rPr>
          <w:instrText xml:space="preserve"> PAGEREF _Toc465365282 \h </w:instrText>
        </w:r>
        <w:r>
          <w:rPr>
            <w:noProof/>
            <w:webHidden/>
          </w:rPr>
        </w:r>
        <w:r>
          <w:rPr>
            <w:noProof/>
            <w:webHidden/>
          </w:rPr>
          <w:fldChar w:fldCharType="separate"/>
        </w:r>
        <w:r>
          <w:rPr>
            <w:noProof/>
            <w:webHidden/>
          </w:rPr>
          <w:t>4</w:t>
        </w:r>
        <w:r>
          <w:rPr>
            <w:noProof/>
            <w:webHidden/>
          </w:rPr>
          <w:fldChar w:fldCharType="end"/>
        </w:r>
      </w:hyperlink>
    </w:p>
    <w:p w14:paraId="233E4985"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83" w:history="1">
        <w:r w:rsidRPr="00A3586B">
          <w:rPr>
            <w:rStyle w:val="Hyperlink"/>
            <w:rFonts w:ascii="Times" w:hAnsi="Times"/>
            <w:noProof/>
          </w:rPr>
          <w:t>I)</w:t>
        </w:r>
        <w:r w:rsidRPr="00A3586B">
          <w:rPr>
            <w:rStyle w:val="Hyperlink"/>
            <w:noProof/>
          </w:rPr>
          <w:t xml:space="preserve"> Raw data</w:t>
        </w:r>
        <w:r>
          <w:rPr>
            <w:noProof/>
            <w:webHidden/>
          </w:rPr>
          <w:tab/>
        </w:r>
        <w:r>
          <w:rPr>
            <w:noProof/>
            <w:webHidden/>
          </w:rPr>
          <w:fldChar w:fldCharType="begin"/>
        </w:r>
        <w:r>
          <w:rPr>
            <w:noProof/>
            <w:webHidden/>
          </w:rPr>
          <w:instrText xml:space="preserve"> PAGEREF _Toc465365283 \h </w:instrText>
        </w:r>
        <w:r>
          <w:rPr>
            <w:noProof/>
            <w:webHidden/>
          </w:rPr>
        </w:r>
        <w:r>
          <w:rPr>
            <w:noProof/>
            <w:webHidden/>
          </w:rPr>
          <w:fldChar w:fldCharType="separate"/>
        </w:r>
        <w:r>
          <w:rPr>
            <w:noProof/>
            <w:webHidden/>
          </w:rPr>
          <w:t>5</w:t>
        </w:r>
        <w:r>
          <w:rPr>
            <w:noProof/>
            <w:webHidden/>
          </w:rPr>
          <w:fldChar w:fldCharType="end"/>
        </w:r>
      </w:hyperlink>
    </w:p>
    <w:p w14:paraId="2797334F"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84" w:history="1">
        <w:r w:rsidRPr="00A3586B">
          <w:rPr>
            <w:rStyle w:val="Hyperlink"/>
            <w:rFonts w:ascii="Times" w:hAnsi="Times"/>
            <w:noProof/>
          </w:rPr>
          <w:t>II)</w:t>
        </w:r>
        <w:r w:rsidRPr="00A3586B">
          <w:rPr>
            <w:rStyle w:val="Hyperlink"/>
            <w:noProof/>
          </w:rPr>
          <w:t xml:space="preserve"> Analysed data</w:t>
        </w:r>
        <w:r>
          <w:rPr>
            <w:noProof/>
            <w:webHidden/>
          </w:rPr>
          <w:tab/>
        </w:r>
        <w:r>
          <w:rPr>
            <w:noProof/>
            <w:webHidden/>
          </w:rPr>
          <w:fldChar w:fldCharType="begin"/>
        </w:r>
        <w:r>
          <w:rPr>
            <w:noProof/>
            <w:webHidden/>
          </w:rPr>
          <w:instrText xml:space="preserve"> PAGEREF _Toc465365284 \h </w:instrText>
        </w:r>
        <w:r>
          <w:rPr>
            <w:noProof/>
            <w:webHidden/>
          </w:rPr>
        </w:r>
        <w:r>
          <w:rPr>
            <w:noProof/>
            <w:webHidden/>
          </w:rPr>
          <w:fldChar w:fldCharType="separate"/>
        </w:r>
        <w:r>
          <w:rPr>
            <w:noProof/>
            <w:webHidden/>
          </w:rPr>
          <w:t>5</w:t>
        </w:r>
        <w:r>
          <w:rPr>
            <w:noProof/>
            <w:webHidden/>
          </w:rPr>
          <w:fldChar w:fldCharType="end"/>
        </w:r>
      </w:hyperlink>
    </w:p>
    <w:p w14:paraId="6E9815D1"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85" w:history="1">
        <w:r w:rsidRPr="00A3586B">
          <w:rPr>
            <w:rStyle w:val="Hyperlink"/>
            <w:rFonts w:ascii="Times" w:hAnsi="Times"/>
            <w:noProof/>
          </w:rPr>
          <w:t>III)</w:t>
        </w:r>
        <w:r w:rsidRPr="00A3586B">
          <w:rPr>
            <w:rStyle w:val="Hyperlink"/>
            <w:noProof/>
          </w:rPr>
          <w:t xml:space="preserve"> Assumptions</w:t>
        </w:r>
        <w:r>
          <w:rPr>
            <w:noProof/>
            <w:webHidden/>
          </w:rPr>
          <w:tab/>
        </w:r>
        <w:r>
          <w:rPr>
            <w:noProof/>
            <w:webHidden/>
          </w:rPr>
          <w:fldChar w:fldCharType="begin"/>
        </w:r>
        <w:r>
          <w:rPr>
            <w:noProof/>
            <w:webHidden/>
          </w:rPr>
          <w:instrText xml:space="preserve"> PAGEREF _Toc465365285 \h </w:instrText>
        </w:r>
        <w:r>
          <w:rPr>
            <w:noProof/>
            <w:webHidden/>
          </w:rPr>
        </w:r>
        <w:r>
          <w:rPr>
            <w:noProof/>
            <w:webHidden/>
          </w:rPr>
          <w:fldChar w:fldCharType="separate"/>
        </w:r>
        <w:r>
          <w:rPr>
            <w:noProof/>
            <w:webHidden/>
          </w:rPr>
          <w:t>7</w:t>
        </w:r>
        <w:r>
          <w:rPr>
            <w:noProof/>
            <w:webHidden/>
          </w:rPr>
          <w:fldChar w:fldCharType="end"/>
        </w:r>
      </w:hyperlink>
    </w:p>
    <w:p w14:paraId="5B89F500"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286" w:history="1">
        <w:r w:rsidRPr="00A3586B">
          <w:rPr>
            <w:rStyle w:val="Hyperlink"/>
            <w:rFonts w:ascii="Times" w:hAnsi="Times"/>
            <w:noProof/>
          </w:rPr>
          <w:t>3.</w:t>
        </w:r>
        <w:r>
          <w:rPr>
            <w:rFonts w:asciiTheme="minorHAnsi" w:eastAsiaTheme="minorEastAsia" w:hAnsiTheme="minorHAnsi"/>
            <w:noProof/>
            <w:sz w:val="22"/>
            <w:lang w:val="en-CA" w:eastAsia="en-CA"/>
          </w:rPr>
          <w:tab/>
        </w:r>
        <w:r w:rsidRPr="00A3586B">
          <w:rPr>
            <w:rStyle w:val="Hyperlink"/>
            <w:noProof/>
          </w:rPr>
          <w:t>BASIC DYNAMICS</w:t>
        </w:r>
        <w:r>
          <w:rPr>
            <w:noProof/>
            <w:webHidden/>
          </w:rPr>
          <w:tab/>
        </w:r>
        <w:r>
          <w:rPr>
            <w:noProof/>
            <w:webHidden/>
          </w:rPr>
          <w:fldChar w:fldCharType="begin"/>
        </w:r>
        <w:r>
          <w:rPr>
            <w:noProof/>
            <w:webHidden/>
          </w:rPr>
          <w:instrText xml:space="preserve"> PAGEREF _Toc465365286 \h </w:instrText>
        </w:r>
        <w:r>
          <w:rPr>
            <w:noProof/>
            <w:webHidden/>
          </w:rPr>
        </w:r>
        <w:r>
          <w:rPr>
            <w:noProof/>
            <w:webHidden/>
          </w:rPr>
          <w:fldChar w:fldCharType="separate"/>
        </w:r>
        <w:r>
          <w:rPr>
            <w:noProof/>
            <w:webHidden/>
          </w:rPr>
          <w:t>9</w:t>
        </w:r>
        <w:r>
          <w:rPr>
            <w:noProof/>
            <w:webHidden/>
          </w:rPr>
          <w:fldChar w:fldCharType="end"/>
        </w:r>
      </w:hyperlink>
    </w:p>
    <w:p w14:paraId="5688E76D"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87" w:history="1">
        <w:r w:rsidRPr="00A3586B">
          <w:rPr>
            <w:rStyle w:val="Hyperlink"/>
            <w:rFonts w:ascii="Times" w:hAnsi="Times"/>
            <w:noProof/>
          </w:rPr>
          <w:t>I)</w:t>
        </w:r>
        <w:r w:rsidRPr="00A3586B">
          <w:rPr>
            <w:rStyle w:val="Hyperlink"/>
            <w:noProof/>
          </w:rPr>
          <w:t xml:space="preserve"> Overview</w:t>
        </w:r>
        <w:r>
          <w:rPr>
            <w:noProof/>
            <w:webHidden/>
          </w:rPr>
          <w:tab/>
        </w:r>
        <w:r>
          <w:rPr>
            <w:noProof/>
            <w:webHidden/>
          </w:rPr>
          <w:fldChar w:fldCharType="begin"/>
        </w:r>
        <w:r>
          <w:rPr>
            <w:noProof/>
            <w:webHidden/>
          </w:rPr>
          <w:instrText xml:space="preserve"> PAGEREF _Toc465365287 \h </w:instrText>
        </w:r>
        <w:r>
          <w:rPr>
            <w:noProof/>
            <w:webHidden/>
          </w:rPr>
        </w:r>
        <w:r>
          <w:rPr>
            <w:noProof/>
            <w:webHidden/>
          </w:rPr>
          <w:fldChar w:fldCharType="separate"/>
        </w:r>
        <w:r>
          <w:rPr>
            <w:noProof/>
            <w:webHidden/>
          </w:rPr>
          <w:t>9</w:t>
        </w:r>
        <w:r>
          <w:rPr>
            <w:noProof/>
            <w:webHidden/>
          </w:rPr>
          <w:fldChar w:fldCharType="end"/>
        </w:r>
      </w:hyperlink>
    </w:p>
    <w:p w14:paraId="5D23260D"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88" w:history="1">
        <w:r w:rsidRPr="00A3586B">
          <w:rPr>
            <w:rStyle w:val="Hyperlink"/>
            <w:rFonts w:ascii="Times" w:hAnsi="Times"/>
            <w:noProof/>
          </w:rPr>
          <w:t>II)</w:t>
        </w:r>
        <w:r w:rsidRPr="00A3586B">
          <w:rPr>
            <w:rStyle w:val="Hyperlink"/>
            <w:noProof/>
          </w:rPr>
          <w:t xml:space="preserve"> Equations</w:t>
        </w:r>
        <w:r>
          <w:rPr>
            <w:noProof/>
            <w:webHidden/>
          </w:rPr>
          <w:tab/>
        </w:r>
        <w:r>
          <w:rPr>
            <w:noProof/>
            <w:webHidden/>
          </w:rPr>
          <w:fldChar w:fldCharType="begin"/>
        </w:r>
        <w:r>
          <w:rPr>
            <w:noProof/>
            <w:webHidden/>
          </w:rPr>
          <w:instrText xml:space="preserve"> PAGEREF _Toc465365288 \h </w:instrText>
        </w:r>
        <w:r>
          <w:rPr>
            <w:noProof/>
            <w:webHidden/>
          </w:rPr>
        </w:r>
        <w:r>
          <w:rPr>
            <w:noProof/>
            <w:webHidden/>
          </w:rPr>
          <w:fldChar w:fldCharType="separate"/>
        </w:r>
        <w:r>
          <w:rPr>
            <w:noProof/>
            <w:webHidden/>
          </w:rPr>
          <w:t>10</w:t>
        </w:r>
        <w:r>
          <w:rPr>
            <w:noProof/>
            <w:webHidden/>
          </w:rPr>
          <w:fldChar w:fldCharType="end"/>
        </w:r>
      </w:hyperlink>
    </w:p>
    <w:p w14:paraId="28779851"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89" w:history="1">
        <w:r w:rsidRPr="00A3586B">
          <w:rPr>
            <w:rStyle w:val="Hyperlink"/>
            <w:noProof/>
          </w:rPr>
          <w:t>Baseline</w:t>
        </w:r>
        <w:r>
          <w:rPr>
            <w:noProof/>
            <w:webHidden/>
          </w:rPr>
          <w:tab/>
        </w:r>
        <w:r>
          <w:rPr>
            <w:noProof/>
            <w:webHidden/>
          </w:rPr>
          <w:fldChar w:fldCharType="begin"/>
        </w:r>
        <w:r>
          <w:rPr>
            <w:noProof/>
            <w:webHidden/>
          </w:rPr>
          <w:instrText xml:space="preserve"> PAGEREF _Toc465365289 \h </w:instrText>
        </w:r>
        <w:r>
          <w:rPr>
            <w:noProof/>
            <w:webHidden/>
          </w:rPr>
        </w:r>
        <w:r>
          <w:rPr>
            <w:noProof/>
            <w:webHidden/>
          </w:rPr>
          <w:fldChar w:fldCharType="separate"/>
        </w:r>
        <w:r>
          <w:rPr>
            <w:noProof/>
            <w:webHidden/>
          </w:rPr>
          <w:t>12</w:t>
        </w:r>
        <w:r>
          <w:rPr>
            <w:noProof/>
            <w:webHidden/>
          </w:rPr>
          <w:fldChar w:fldCharType="end"/>
        </w:r>
      </w:hyperlink>
    </w:p>
    <w:p w14:paraId="0F1B1BDE"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0"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_Toc465365290 \h </w:instrText>
        </w:r>
        <w:r>
          <w:rPr>
            <w:noProof/>
            <w:webHidden/>
          </w:rPr>
        </w:r>
        <w:r>
          <w:rPr>
            <w:noProof/>
            <w:webHidden/>
          </w:rPr>
          <w:fldChar w:fldCharType="separate"/>
        </w:r>
        <w:r>
          <w:rPr>
            <w:noProof/>
            <w:webHidden/>
          </w:rPr>
          <w:t>12</w:t>
        </w:r>
        <w:r>
          <w:rPr>
            <w:noProof/>
            <w:webHidden/>
          </w:rPr>
          <w:fldChar w:fldCharType="end"/>
        </w:r>
      </w:hyperlink>
    </w:p>
    <w:p w14:paraId="1E08CF38"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91" w:history="1">
        <w:r w:rsidRPr="00A3586B">
          <w:rPr>
            <w:rStyle w:val="Hyperlink"/>
            <w:rFonts w:ascii="Times" w:hAnsi="Times"/>
            <w:noProof/>
          </w:rPr>
          <w:t>III)</w:t>
        </w:r>
        <w:r w:rsidRPr="00A3586B">
          <w:rPr>
            <w:rStyle w:val="Hyperlink"/>
            <w:noProof/>
          </w:rPr>
          <w:t xml:space="preserve"> Fleet structure and exploitation history</w:t>
        </w:r>
        <w:r>
          <w:rPr>
            <w:noProof/>
            <w:webHidden/>
          </w:rPr>
          <w:tab/>
        </w:r>
        <w:r>
          <w:rPr>
            <w:noProof/>
            <w:webHidden/>
          </w:rPr>
          <w:fldChar w:fldCharType="begin"/>
        </w:r>
        <w:r>
          <w:rPr>
            <w:noProof/>
            <w:webHidden/>
          </w:rPr>
          <w:instrText xml:space="preserve"> PAGEREF _Toc465365291 \h </w:instrText>
        </w:r>
        <w:r>
          <w:rPr>
            <w:noProof/>
            <w:webHidden/>
          </w:rPr>
        </w:r>
        <w:r>
          <w:rPr>
            <w:noProof/>
            <w:webHidden/>
          </w:rPr>
          <w:fldChar w:fldCharType="separate"/>
        </w:r>
        <w:r>
          <w:rPr>
            <w:noProof/>
            <w:webHidden/>
          </w:rPr>
          <w:t>13</w:t>
        </w:r>
        <w:r>
          <w:rPr>
            <w:noProof/>
            <w:webHidden/>
          </w:rPr>
          <w:fldChar w:fldCharType="end"/>
        </w:r>
      </w:hyperlink>
    </w:p>
    <w:p w14:paraId="53025A54"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2" w:history="1">
        <w:r w:rsidRPr="00A3586B">
          <w:rPr>
            <w:rStyle w:val="Hyperlink"/>
            <w:noProof/>
          </w:rPr>
          <w:t>Baseline</w:t>
        </w:r>
        <w:r>
          <w:rPr>
            <w:noProof/>
            <w:webHidden/>
          </w:rPr>
          <w:tab/>
        </w:r>
        <w:r>
          <w:rPr>
            <w:noProof/>
            <w:webHidden/>
          </w:rPr>
          <w:fldChar w:fldCharType="begin"/>
        </w:r>
        <w:r>
          <w:rPr>
            <w:noProof/>
            <w:webHidden/>
          </w:rPr>
          <w:instrText xml:space="preserve"> PAGEREF _Toc465365292 \h </w:instrText>
        </w:r>
        <w:r>
          <w:rPr>
            <w:noProof/>
            <w:webHidden/>
          </w:rPr>
        </w:r>
        <w:r>
          <w:rPr>
            <w:noProof/>
            <w:webHidden/>
          </w:rPr>
          <w:fldChar w:fldCharType="separate"/>
        </w:r>
        <w:r>
          <w:rPr>
            <w:noProof/>
            <w:webHidden/>
          </w:rPr>
          <w:t>13</w:t>
        </w:r>
        <w:r>
          <w:rPr>
            <w:noProof/>
            <w:webHidden/>
          </w:rPr>
          <w:fldChar w:fldCharType="end"/>
        </w:r>
      </w:hyperlink>
    </w:p>
    <w:p w14:paraId="1C503131"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3"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_Toc465365293 \h </w:instrText>
        </w:r>
        <w:r>
          <w:rPr>
            <w:noProof/>
            <w:webHidden/>
          </w:rPr>
        </w:r>
        <w:r>
          <w:rPr>
            <w:noProof/>
            <w:webHidden/>
          </w:rPr>
          <w:fldChar w:fldCharType="separate"/>
        </w:r>
        <w:r>
          <w:rPr>
            <w:noProof/>
            <w:webHidden/>
          </w:rPr>
          <w:t>13</w:t>
        </w:r>
        <w:r>
          <w:rPr>
            <w:noProof/>
            <w:webHidden/>
          </w:rPr>
          <w:fldChar w:fldCharType="end"/>
        </w:r>
      </w:hyperlink>
    </w:p>
    <w:p w14:paraId="4B7BF520"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294" w:history="1">
        <w:r w:rsidRPr="00A3586B">
          <w:rPr>
            <w:rStyle w:val="Hyperlink"/>
            <w:rFonts w:ascii="Times" w:hAnsi="Times"/>
            <w:noProof/>
          </w:rPr>
          <w:t>4.</w:t>
        </w:r>
        <w:r>
          <w:rPr>
            <w:rFonts w:asciiTheme="minorHAnsi" w:eastAsiaTheme="minorEastAsia" w:hAnsiTheme="minorHAnsi"/>
            <w:noProof/>
            <w:sz w:val="22"/>
            <w:lang w:val="en-CA" w:eastAsia="en-CA"/>
          </w:rPr>
          <w:tab/>
        </w:r>
        <w:r w:rsidRPr="00A3586B">
          <w:rPr>
            <w:rStyle w:val="Hyperlink"/>
            <w:noProof/>
          </w:rPr>
          <w:t>MANAGEMENT OPTIONS</w:t>
        </w:r>
        <w:r>
          <w:rPr>
            <w:noProof/>
            <w:webHidden/>
          </w:rPr>
          <w:tab/>
        </w:r>
        <w:r>
          <w:rPr>
            <w:noProof/>
            <w:webHidden/>
          </w:rPr>
          <w:fldChar w:fldCharType="begin"/>
        </w:r>
        <w:r>
          <w:rPr>
            <w:noProof/>
            <w:webHidden/>
          </w:rPr>
          <w:instrText xml:space="preserve"> PAGEREF _Toc465365294 \h </w:instrText>
        </w:r>
        <w:r>
          <w:rPr>
            <w:noProof/>
            <w:webHidden/>
          </w:rPr>
        </w:r>
        <w:r>
          <w:rPr>
            <w:noProof/>
            <w:webHidden/>
          </w:rPr>
          <w:fldChar w:fldCharType="separate"/>
        </w:r>
        <w:r>
          <w:rPr>
            <w:noProof/>
            <w:webHidden/>
          </w:rPr>
          <w:t>13</w:t>
        </w:r>
        <w:r>
          <w:rPr>
            <w:noProof/>
            <w:webHidden/>
          </w:rPr>
          <w:fldChar w:fldCharType="end"/>
        </w:r>
      </w:hyperlink>
    </w:p>
    <w:p w14:paraId="6D779BAC"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95" w:history="1">
        <w:r w:rsidRPr="00A3586B">
          <w:rPr>
            <w:rStyle w:val="Hyperlink"/>
            <w:rFonts w:ascii="Times" w:hAnsi="Times"/>
            <w:noProof/>
          </w:rPr>
          <w:t>I)</w:t>
        </w:r>
        <w:r w:rsidRPr="00A3586B">
          <w:rPr>
            <w:rStyle w:val="Hyperlink"/>
            <w:noProof/>
          </w:rPr>
          <w:t xml:space="preserve"> Spatial strata for which TACs are set</w:t>
        </w:r>
        <w:r>
          <w:rPr>
            <w:noProof/>
            <w:webHidden/>
          </w:rPr>
          <w:tab/>
        </w:r>
        <w:r>
          <w:rPr>
            <w:noProof/>
            <w:webHidden/>
          </w:rPr>
          <w:fldChar w:fldCharType="begin"/>
        </w:r>
        <w:r>
          <w:rPr>
            <w:noProof/>
            <w:webHidden/>
          </w:rPr>
          <w:instrText xml:space="preserve"> PAGEREF _Toc465365295 \h </w:instrText>
        </w:r>
        <w:r>
          <w:rPr>
            <w:noProof/>
            <w:webHidden/>
          </w:rPr>
        </w:r>
        <w:r>
          <w:rPr>
            <w:noProof/>
            <w:webHidden/>
          </w:rPr>
          <w:fldChar w:fldCharType="separate"/>
        </w:r>
        <w:r>
          <w:rPr>
            <w:noProof/>
            <w:webHidden/>
          </w:rPr>
          <w:t>14</w:t>
        </w:r>
        <w:r>
          <w:rPr>
            <w:noProof/>
            <w:webHidden/>
          </w:rPr>
          <w:fldChar w:fldCharType="end"/>
        </w:r>
      </w:hyperlink>
    </w:p>
    <w:p w14:paraId="209C0787"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6" w:history="1">
        <w:r w:rsidRPr="00A3586B">
          <w:rPr>
            <w:rStyle w:val="Hyperlink"/>
            <w:noProof/>
          </w:rPr>
          <w:t>Baseline</w:t>
        </w:r>
        <w:r>
          <w:rPr>
            <w:noProof/>
            <w:webHidden/>
          </w:rPr>
          <w:tab/>
        </w:r>
        <w:r>
          <w:rPr>
            <w:noProof/>
            <w:webHidden/>
          </w:rPr>
          <w:fldChar w:fldCharType="begin"/>
        </w:r>
        <w:r>
          <w:rPr>
            <w:noProof/>
            <w:webHidden/>
          </w:rPr>
          <w:instrText xml:space="preserve"> PAGEREF _Toc465365296 \h </w:instrText>
        </w:r>
        <w:r>
          <w:rPr>
            <w:noProof/>
            <w:webHidden/>
          </w:rPr>
        </w:r>
        <w:r>
          <w:rPr>
            <w:noProof/>
            <w:webHidden/>
          </w:rPr>
          <w:fldChar w:fldCharType="separate"/>
        </w:r>
        <w:r>
          <w:rPr>
            <w:noProof/>
            <w:webHidden/>
          </w:rPr>
          <w:t>14</w:t>
        </w:r>
        <w:r>
          <w:rPr>
            <w:noProof/>
            <w:webHidden/>
          </w:rPr>
          <w:fldChar w:fldCharType="end"/>
        </w:r>
      </w:hyperlink>
    </w:p>
    <w:p w14:paraId="1CD98B34"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7"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_Toc465365297 \h </w:instrText>
        </w:r>
        <w:r>
          <w:rPr>
            <w:noProof/>
            <w:webHidden/>
          </w:rPr>
        </w:r>
        <w:r>
          <w:rPr>
            <w:noProof/>
            <w:webHidden/>
          </w:rPr>
          <w:fldChar w:fldCharType="separate"/>
        </w:r>
        <w:r>
          <w:rPr>
            <w:noProof/>
            <w:webHidden/>
          </w:rPr>
          <w:t>14</w:t>
        </w:r>
        <w:r>
          <w:rPr>
            <w:noProof/>
            <w:webHidden/>
          </w:rPr>
          <w:fldChar w:fldCharType="end"/>
        </w:r>
      </w:hyperlink>
    </w:p>
    <w:p w14:paraId="60BE1677"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298" w:history="1">
        <w:r w:rsidRPr="00A3586B">
          <w:rPr>
            <w:rStyle w:val="Hyperlink"/>
            <w:rFonts w:ascii="Times" w:hAnsi="Times"/>
            <w:noProof/>
          </w:rPr>
          <w:t>II)</w:t>
        </w:r>
        <w:r w:rsidRPr="00A3586B">
          <w:rPr>
            <w:rStyle w:val="Hyperlink"/>
            <w:noProof/>
          </w:rPr>
          <w:t xml:space="preserve"> Options for the frequency of setting TACs</w:t>
        </w:r>
        <w:r>
          <w:rPr>
            <w:noProof/>
            <w:webHidden/>
          </w:rPr>
          <w:tab/>
        </w:r>
        <w:r>
          <w:rPr>
            <w:noProof/>
            <w:webHidden/>
          </w:rPr>
          <w:fldChar w:fldCharType="begin"/>
        </w:r>
        <w:r>
          <w:rPr>
            <w:noProof/>
            <w:webHidden/>
          </w:rPr>
          <w:instrText xml:space="preserve"> PAGEREF _Toc465365298 \h </w:instrText>
        </w:r>
        <w:r>
          <w:rPr>
            <w:noProof/>
            <w:webHidden/>
          </w:rPr>
        </w:r>
        <w:r>
          <w:rPr>
            <w:noProof/>
            <w:webHidden/>
          </w:rPr>
          <w:fldChar w:fldCharType="separate"/>
        </w:r>
        <w:r>
          <w:rPr>
            <w:noProof/>
            <w:webHidden/>
          </w:rPr>
          <w:t>14</w:t>
        </w:r>
        <w:r>
          <w:rPr>
            <w:noProof/>
            <w:webHidden/>
          </w:rPr>
          <w:fldChar w:fldCharType="end"/>
        </w:r>
      </w:hyperlink>
    </w:p>
    <w:p w14:paraId="7770C57E"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299" w:history="1">
        <w:r w:rsidRPr="00A3586B">
          <w:rPr>
            <w:rStyle w:val="Hyperlink"/>
            <w:noProof/>
          </w:rPr>
          <w:t>Baseline</w:t>
        </w:r>
        <w:r>
          <w:rPr>
            <w:noProof/>
            <w:webHidden/>
          </w:rPr>
          <w:tab/>
        </w:r>
        <w:r>
          <w:rPr>
            <w:noProof/>
            <w:webHidden/>
          </w:rPr>
          <w:fldChar w:fldCharType="begin"/>
        </w:r>
        <w:r>
          <w:rPr>
            <w:noProof/>
            <w:webHidden/>
          </w:rPr>
          <w:instrText xml:space="preserve"> PAGEREF _Toc465365299 \h </w:instrText>
        </w:r>
        <w:r>
          <w:rPr>
            <w:noProof/>
            <w:webHidden/>
          </w:rPr>
        </w:r>
        <w:r>
          <w:rPr>
            <w:noProof/>
            <w:webHidden/>
          </w:rPr>
          <w:fldChar w:fldCharType="separate"/>
        </w:r>
        <w:r>
          <w:rPr>
            <w:noProof/>
            <w:webHidden/>
          </w:rPr>
          <w:t>14</w:t>
        </w:r>
        <w:r>
          <w:rPr>
            <w:noProof/>
            <w:webHidden/>
          </w:rPr>
          <w:fldChar w:fldCharType="end"/>
        </w:r>
      </w:hyperlink>
    </w:p>
    <w:p w14:paraId="3C55730D"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00"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_Toc465365300 \h </w:instrText>
        </w:r>
        <w:r>
          <w:rPr>
            <w:noProof/>
            <w:webHidden/>
          </w:rPr>
        </w:r>
        <w:r>
          <w:rPr>
            <w:noProof/>
            <w:webHidden/>
          </w:rPr>
          <w:fldChar w:fldCharType="separate"/>
        </w:r>
        <w:r>
          <w:rPr>
            <w:noProof/>
            <w:webHidden/>
          </w:rPr>
          <w:t>14</w:t>
        </w:r>
        <w:r>
          <w:rPr>
            <w:noProof/>
            <w:webHidden/>
          </w:rPr>
          <w:fldChar w:fldCharType="end"/>
        </w:r>
      </w:hyperlink>
    </w:p>
    <w:p w14:paraId="352B925D"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01" w:history="1">
        <w:r w:rsidRPr="00A3586B">
          <w:rPr>
            <w:rStyle w:val="Hyperlink"/>
            <w:rFonts w:ascii="Times" w:hAnsi="Times"/>
            <w:noProof/>
          </w:rPr>
          <w:t>III)</w:t>
        </w:r>
        <w:r w:rsidRPr="00A3586B">
          <w:rPr>
            <w:rStyle w:val="Hyperlink"/>
            <w:noProof/>
          </w:rPr>
          <w:t xml:space="preserve"> Upper limits on TACs</w:t>
        </w:r>
        <w:r>
          <w:rPr>
            <w:noProof/>
            <w:webHidden/>
          </w:rPr>
          <w:tab/>
        </w:r>
        <w:r>
          <w:rPr>
            <w:noProof/>
            <w:webHidden/>
          </w:rPr>
          <w:fldChar w:fldCharType="begin"/>
        </w:r>
        <w:r>
          <w:rPr>
            <w:noProof/>
            <w:webHidden/>
          </w:rPr>
          <w:instrText xml:space="preserve"> PAGEREF _Toc465365301 \h </w:instrText>
        </w:r>
        <w:r>
          <w:rPr>
            <w:noProof/>
            <w:webHidden/>
          </w:rPr>
        </w:r>
        <w:r>
          <w:rPr>
            <w:noProof/>
            <w:webHidden/>
          </w:rPr>
          <w:fldChar w:fldCharType="separate"/>
        </w:r>
        <w:r>
          <w:rPr>
            <w:noProof/>
            <w:webHidden/>
          </w:rPr>
          <w:t>15</w:t>
        </w:r>
        <w:r>
          <w:rPr>
            <w:noProof/>
            <w:webHidden/>
          </w:rPr>
          <w:fldChar w:fldCharType="end"/>
        </w:r>
      </w:hyperlink>
    </w:p>
    <w:p w14:paraId="639ACF0D"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02" w:history="1">
        <w:r w:rsidRPr="00A3586B">
          <w:rPr>
            <w:rStyle w:val="Hyperlink"/>
            <w:rFonts w:ascii="Times" w:hAnsi="Times"/>
            <w:noProof/>
          </w:rPr>
          <w:t>IV)</w:t>
        </w:r>
        <w:r w:rsidRPr="00A3586B">
          <w:rPr>
            <w:rStyle w:val="Hyperlink"/>
            <w:noProof/>
          </w:rPr>
          <w:t xml:space="preserve"> Minimum extent of TAC change</w:t>
        </w:r>
        <w:r>
          <w:rPr>
            <w:noProof/>
            <w:webHidden/>
          </w:rPr>
          <w:tab/>
        </w:r>
        <w:r>
          <w:rPr>
            <w:noProof/>
            <w:webHidden/>
          </w:rPr>
          <w:fldChar w:fldCharType="begin"/>
        </w:r>
        <w:r>
          <w:rPr>
            <w:noProof/>
            <w:webHidden/>
          </w:rPr>
          <w:instrText xml:space="preserve"> PAGEREF _Toc465365302 \h </w:instrText>
        </w:r>
        <w:r>
          <w:rPr>
            <w:noProof/>
            <w:webHidden/>
          </w:rPr>
        </w:r>
        <w:r>
          <w:rPr>
            <w:noProof/>
            <w:webHidden/>
          </w:rPr>
          <w:fldChar w:fldCharType="separate"/>
        </w:r>
        <w:r>
          <w:rPr>
            <w:noProof/>
            <w:webHidden/>
          </w:rPr>
          <w:t>15</w:t>
        </w:r>
        <w:r>
          <w:rPr>
            <w:noProof/>
            <w:webHidden/>
          </w:rPr>
          <w:fldChar w:fldCharType="end"/>
        </w:r>
      </w:hyperlink>
    </w:p>
    <w:p w14:paraId="45061AB0"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03" w:history="1">
        <w:r w:rsidRPr="00A3586B">
          <w:rPr>
            <w:rStyle w:val="Hyperlink"/>
            <w:noProof/>
          </w:rPr>
          <w:t>Baseline</w:t>
        </w:r>
        <w:r>
          <w:rPr>
            <w:noProof/>
            <w:webHidden/>
          </w:rPr>
          <w:tab/>
        </w:r>
        <w:r>
          <w:rPr>
            <w:noProof/>
            <w:webHidden/>
          </w:rPr>
          <w:fldChar w:fldCharType="begin"/>
        </w:r>
        <w:r>
          <w:rPr>
            <w:noProof/>
            <w:webHidden/>
          </w:rPr>
          <w:instrText xml:space="preserve"> PAGEREF _Toc465365303 \h </w:instrText>
        </w:r>
        <w:r>
          <w:rPr>
            <w:noProof/>
            <w:webHidden/>
          </w:rPr>
        </w:r>
        <w:r>
          <w:rPr>
            <w:noProof/>
            <w:webHidden/>
          </w:rPr>
          <w:fldChar w:fldCharType="separate"/>
        </w:r>
        <w:r>
          <w:rPr>
            <w:noProof/>
            <w:webHidden/>
          </w:rPr>
          <w:t>15</w:t>
        </w:r>
        <w:r>
          <w:rPr>
            <w:noProof/>
            <w:webHidden/>
          </w:rPr>
          <w:fldChar w:fldCharType="end"/>
        </w:r>
      </w:hyperlink>
    </w:p>
    <w:p w14:paraId="163A9A2C"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04"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_Toc465365304 \h </w:instrText>
        </w:r>
        <w:r>
          <w:rPr>
            <w:noProof/>
            <w:webHidden/>
          </w:rPr>
        </w:r>
        <w:r>
          <w:rPr>
            <w:noProof/>
            <w:webHidden/>
          </w:rPr>
          <w:fldChar w:fldCharType="separate"/>
        </w:r>
        <w:r>
          <w:rPr>
            <w:noProof/>
            <w:webHidden/>
          </w:rPr>
          <w:t>15</w:t>
        </w:r>
        <w:r>
          <w:rPr>
            <w:noProof/>
            <w:webHidden/>
          </w:rPr>
          <w:fldChar w:fldCharType="end"/>
        </w:r>
      </w:hyperlink>
    </w:p>
    <w:p w14:paraId="6139415B"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05" w:history="1">
        <w:r w:rsidRPr="00A3586B">
          <w:rPr>
            <w:rStyle w:val="Hyperlink"/>
            <w:rFonts w:ascii="Times" w:hAnsi="Times"/>
            <w:noProof/>
          </w:rPr>
          <w:t>V)</w:t>
        </w:r>
        <w:r w:rsidRPr="00A3586B">
          <w:rPr>
            <w:rStyle w:val="Hyperlink"/>
            <w:noProof/>
          </w:rPr>
          <w:t xml:space="preserve"> Maximum extent of TAC change</w:t>
        </w:r>
        <w:r>
          <w:rPr>
            <w:noProof/>
            <w:webHidden/>
          </w:rPr>
          <w:tab/>
        </w:r>
        <w:r>
          <w:rPr>
            <w:noProof/>
            <w:webHidden/>
          </w:rPr>
          <w:fldChar w:fldCharType="begin"/>
        </w:r>
        <w:r>
          <w:rPr>
            <w:noProof/>
            <w:webHidden/>
          </w:rPr>
          <w:instrText xml:space="preserve"> PAGEREF _Toc465365305 \h </w:instrText>
        </w:r>
        <w:r>
          <w:rPr>
            <w:noProof/>
            <w:webHidden/>
          </w:rPr>
        </w:r>
        <w:r>
          <w:rPr>
            <w:noProof/>
            <w:webHidden/>
          </w:rPr>
          <w:fldChar w:fldCharType="separate"/>
        </w:r>
        <w:r>
          <w:rPr>
            <w:noProof/>
            <w:webHidden/>
          </w:rPr>
          <w:t>15</w:t>
        </w:r>
        <w:r>
          <w:rPr>
            <w:noProof/>
            <w:webHidden/>
          </w:rPr>
          <w:fldChar w:fldCharType="end"/>
        </w:r>
      </w:hyperlink>
    </w:p>
    <w:p w14:paraId="6C8D22D0"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06" w:history="1">
        <w:r w:rsidRPr="00A3586B">
          <w:rPr>
            <w:rStyle w:val="Hyperlink"/>
            <w:noProof/>
          </w:rPr>
          <w:t>Baseline</w:t>
        </w:r>
        <w:r>
          <w:rPr>
            <w:noProof/>
            <w:webHidden/>
          </w:rPr>
          <w:tab/>
        </w:r>
        <w:r>
          <w:rPr>
            <w:noProof/>
            <w:webHidden/>
          </w:rPr>
          <w:fldChar w:fldCharType="begin"/>
        </w:r>
        <w:r>
          <w:rPr>
            <w:noProof/>
            <w:webHidden/>
          </w:rPr>
          <w:instrText xml:space="preserve"> PAGEREF _Toc465365306 \h </w:instrText>
        </w:r>
        <w:r>
          <w:rPr>
            <w:noProof/>
            <w:webHidden/>
          </w:rPr>
        </w:r>
        <w:r>
          <w:rPr>
            <w:noProof/>
            <w:webHidden/>
          </w:rPr>
          <w:fldChar w:fldCharType="separate"/>
        </w:r>
        <w:r>
          <w:rPr>
            <w:noProof/>
            <w:webHidden/>
          </w:rPr>
          <w:t>15</w:t>
        </w:r>
        <w:r>
          <w:rPr>
            <w:noProof/>
            <w:webHidden/>
          </w:rPr>
          <w:fldChar w:fldCharType="end"/>
        </w:r>
      </w:hyperlink>
    </w:p>
    <w:p w14:paraId="7D7D6ED5"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07"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_Toc465365307 \h </w:instrText>
        </w:r>
        <w:r>
          <w:rPr>
            <w:noProof/>
            <w:webHidden/>
          </w:rPr>
        </w:r>
        <w:r>
          <w:rPr>
            <w:noProof/>
            <w:webHidden/>
          </w:rPr>
          <w:fldChar w:fldCharType="separate"/>
        </w:r>
        <w:r>
          <w:rPr>
            <w:noProof/>
            <w:webHidden/>
          </w:rPr>
          <w:t>16</w:t>
        </w:r>
        <w:r>
          <w:rPr>
            <w:noProof/>
            <w:webHidden/>
          </w:rPr>
          <w:fldChar w:fldCharType="end"/>
        </w:r>
      </w:hyperlink>
    </w:p>
    <w:p w14:paraId="5011E986"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08" w:history="1">
        <w:r w:rsidRPr="00A3586B">
          <w:rPr>
            <w:rStyle w:val="Hyperlink"/>
            <w:rFonts w:ascii="Times" w:hAnsi="Times"/>
            <w:noProof/>
          </w:rPr>
          <w:t>VI)</w:t>
        </w:r>
        <w:r w:rsidRPr="00A3586B">
          <w:rPr>
            <w:rStyle w:val="Hyperlink"/>
            <w:noProof/>
          </w:rPr>
          <w:t xml:space="preserve"> Technical measures</w:t>
        </w:r>
        <w:r>
          <w:rPr>
            <w:noProof/>
            <w:webHidden/>
          </w:rPr>
          <w:tab/>
        </w:r>
        <w:r>
          <w:rPr>
            <w:noProof/>
            <w:webHidden/>
          </w:rPr>
          <w:fldChar w:fldCharType="begin"/>
        </w:r>
        <w:r>
          <w:rPr>
            <w:noProof/>
            <w:webHidden/>
          </w:rPr>
          <w:instrText xml:space="preserve"> PAGEREF _Toc465365308 \h </w:instrText>
        </w:r>
        <w:r>
          <w:rPr>
            <w:noProof/>
            <w:webHidden/>
          </w:rPr>
        </w:r>
        <w:r>
          <w:rPr>
            <w:noProof/>
            <w:webHidden/>
          </w:rPr>
          <w:fldChar w:fldCharType="separate"/>
        </w:r>
        <w:r>
          <w:rPr>
            <w:noProof/>
            <w:webHidden/>
          </w:rPr>
          <w:t>16</w:t>
        </w:r>
        <w:r>
          <w:rPr>
            <w:noProof/>
            <w:webHidden/>
          </w:rPr>
          <w:fldChar w:fldCharType="end"/>
        </w:r>
      </w:hyperlink>
    </w:p>
    <w:p w14:paraId="5A38952A"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09" w:history="1">
        <w:r w:rsidRPr="00A3586B">
          <w:rPr>
            <w:rStyle w:val="Hyperlink"/>
            <w:rFonts w:ascii="Times" w:hAnsi="Times"/>
            <w:noProof/>
          </w:rPr>
          <w:t>5.</w:t>
        </w:r>
        <w:r>
          <w:rPr>
            <w:rFonts w:asciiTheme="minorHAnsi" w:eastAsiaTheme="minorEastAsia" w:hAnsiTheme="minorHAnsi"/>
            <w:noProof/>
            <w:sz w:val="22"/>
            <w:lang w:val="en-CA" w:eastAsia="en-CA"/>
          </w:rPr>
          <w:tab/>
        </w:r>
        <w:r w:rsidRPr="00A3586B">
          <w:rPr>
            <w:rStyle w:val="Hyperlink"/>
            <w:noProof/>
          </w:rPr>
          <w:t>FUTURE RECRUITMENT AND DISTRIBUTION SCENARIOS</w:t>
        </w:r>
        <w:r>
          <w:rPr>
            <w:noProof/>
            <w:webHidden/>
          </w:rPr>
          <w:tab/>
        </w:r>
        <w:r>
          <w:rPr>
            <w:noProof/>
            <w:webHidden/>
          </w:rPr>
          <w:fldChar w:fldCharType="begin"/>
        </w:r>
        <w:r>
          <w:rPr>
            <w:noProof/>
            <w:webHidden/>
          </w:rPr>
          <w:instrText xml:space="preserve"> PAGEREF _Toc465365309 \h </w:instrText>
        </w:r>
        <w:r>
          <w:rPr>
            <w:noProof/>
            <w:webHidden/>
          </w:rPr>
        </w:r>
        <w:r>
          <w:rPr>
            <w:noProof/>
            <w:webHidden/>
          </w:rPr>
          <w:fldChar w:fldCharType="separate"/>
        </w:r>
        <w:r>
          <w:rPr>
            <w:noProof/>
            <w:webHidden/>
          </w:rPr>
          <w:t>16</w:t>
        </w:r>
        <w:r>
          <w:rPr>
            <w:noProof/>
            <w:webHidden/>
          </w:rPr>
          <w:fldChar w:fldCharType="end"/>
        </w:r>
      </w:hyperlink>
    </w:p>
    <w:p w14:paraId="47BF6425"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10" w:history="1">
        <w:r w:rsidRPr="00A3586B">
          <w:rPr>
            <w:rStyle w:val="Hyperlink"/>
            <w:rFonts w:ascii="Times" w:hAnsi="Times"/>
            <w:noProof/>
          </w:rPr>
          <w:t>I)</w:t>
        </w:r>
        <w:r w:rsidRPr="00A3586B">
          <w:rPr>
            <w:rStyle w:val="Hyperlink"/>
            <w:noProof/>
          </w:rPr>
          <w:t xml:space="preserve"> West</w:t>
        </w:r>
        <w:r>
          <w:rPr>
            <w:noProof/>
            <w:webHidden/>
          </w:rPr>
          <w:tab/>
        </w:r>
        <w:r>
          <w:rPr>
            <w:noProof/>
            <w:webHidden/>
          </w:rPr>
          <w:fldChar w:fldCharType="begin"/>
        </w:r>
        <w:r>
          <w:rPr>
            <w:noProof/>
            <w:webHidden/>
          </w:rPr>
          <w:instrText xml:space="preserve"> PAGEREF _Toc465365310 \h </w:instrText>
        </w:r>
        <w:r>
          <w:rPr>
            <w:noProof/>
            <w:webHidden/>
          </w:rPr>
        </w:r>
        <w:r>
          <w:rPr>
            <w:noProof/>
            <w:webHidden/>
          </w:rPr>
          <w:fldChar w:fldCharType="separate"/>
        </w:r>
        <w:r>
          <w:rPr>
            <w:noProof/>
            <w:webHidden/>
          </w:rPr>
          <w:t>16</w:t>
        </w:r>
        <w:r>
          <w:rPr>
            <w:noProof/>
            <w:webHidden/>
          </w:rPr>
          <w:fldChar w:fldCharType="end"/>
        </w:r>
      </w:hyperlink>
    </w:p>
    <w:p w14:paraId="1471AAE6"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11" w:history="1">
        <w:r w:rsidRPr="00A3586B">
          <w:rPr>
            <w:rStyle w:val="Hyperlink"/>
            <w:rFonts w:ascii="Times" w:hAnsi="Times"/>
            <w:noProof/>
          </w:rPr>
          <w:t>II)</w:t>
        </w:r>
        <w:r w:rsidRPr="00A3586B">
          <w:rPr>
            <w:rStyle w:val="Hyperlink"/>
            <w:noProof/>
          </w:rPr>
          <w:t xml:space="preserve"> East + Mediterranean</w:t>
        </w:r>
        <w:r>
          <w:rPr>
            <w:noProof/>
            <w:webHidden/>
          </w:rPr>
          <w:tab/>
        </w:r>
        <w:r>
          <w:rPr>
            <w:noProof/>
            <w:webHidden/>
          </w:rPr>
          <w:fldChar w:fldCharType="begin"/>
        </w:r>
        <w:r>
          <w:rPr>
            <w:noProof/>
            <w:webHidden/>
          </w:rPr>
          <w:instrText xml:space="preserve"> PAGEREF _Toc465365311 \h </w:instrText>
        </w:r>
        <w:r>
          <w:rPr>
            <w:noProof/>
            <w:webHidden/>
          </w:rPr>
        </w:r>
        <w:r>
          <w:rPr>
            <w:noProof/>
            <w:webHidden/>
          </w:rPr>
          <w:fldChar w:fldCharType="separate"/>
        </w:r>
        <w:r>
          <w:rPr>
            <w:noProof/>
            <w:webHidden/>
          </w:rPr>
          <w:t>16</w:t>
        </w:r>
        <w:r>
          <w:rPr>
            <w:noProof/>
            <w:webHidden/>
          </w:rPr>
          <w:fldChar w:fldCharType="end"/>
        </w:r>
      </w:hyperlink>
    </w:p>
    <w:p w14:paraId="67B5E9A8"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12" w:history="1">
        <w:r w:rsidRPr="00A3586B">
          <w:rPr>
            <w:rStyle w:val="Hyperlink"/>
            <w:rFonts w:ascii="Times" w:hAnsi="Times"/>
            <w:noProof/>
          </w:rPr>
          <w:t>III)</w:t>
        </w:r>
        <w:r w:rsidRPr="00A3586B">
          <w:rPr>
            <w:rStyle w:val="Hyperlink"/>
            <w:noProof/>
          </w:rPr>
          <w:t xml:space="preserve"> Future regime shifts</w:t>
        </w:r>
        <w:r>
          <w:rPr>
            <w:noProof/>
            <w:webHidden/>
          </w:rPr>
          <w:tab/>
        </w:r>
        <w:r>
          <w:rPr>
            <w:noProof/>
            <w:webHidden/>
          </w:rPr>
          <w:fldChar w:fldCharType="begin"/>
        </w:r>
        <w:r>
          <w:rPr>
            <w:noProof/>
            <w:webHidden/>
          </w:rPr>
          <w:instrText xml:space="preserve"> PAGEREF _Toc465365312 \h </w:instrText>
        </w:r>
        <w:r>
          <w:rPr>
            <w:noProof/>
            <w:webHidden/>
          </w:rPr>
        </w:r>
        <w:r>
          <w:rPr>
            <w:noProof/>
            <w:webHidden/>
          </w:rPr>
          <w:fldChar w:fldCharType="separate"/>
        </w:r>
        <w:r>
          <w:rPr>
            <w:noProof/>
            <w:webHidden/>
          </w:rPr>
          <w:t>16</w:t>
        </w:r>
        <w:r>
          <w:rPr>
            <w:noProof/>
            <w:webHidden/>
          </w:rPr>
          <w:fldChar w:fldCharType="end"/>
        </w:r>
      </w:hyperlink>
    </w:p>
    <w:p w14:paraId="48D1C366"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13" w:history="1">
        <w:r w:rsidRPr="00A3586B">
          <w:rPr>
            <w:rStyle w:val="Hyperlink"/>
            <w:noProof/>
          </w:rPr>
          <w:t>West</w:t>
        </w:r>
        <w:r>
          <w:rPr>
            <w:noProof/>
            <w:webHidden/>
          </w:rPr>
          <w:tab/>
        </w:r>
        <w:r>
          <w:rPr>
            <w:noProof/>
            <w:webHidden/>
          </w:rPr>
          <w:fldChar w:fldCharType="begin"/>
        </w:r>
        <w:r>
          <w:rPr>
            <w:noProof/>
            <w:webHidden/>
          </w:rPr>
          <w:instrText xml:space="preserve"> PAGEREF _Toc465365313 \h </w:instrText>
        </w:r>
        <w:r>
          <w:rPr>
            <w:noProof/>
            <w:webHidden/>
          </w:rPr>
        </w:r>
        <w:r>
          <w:rPr>
            <w:noProof/>
            <w:webHidden/>
          </w:rPr>
          <w:fldChar w:fldCharType="separate"/>
        </w:r>
        <w:r>
          <w:rPr>
            <w:noProof/>
            <w:webHidden/>
          </w:rPr>
          <w:t>16</w:t>
        </w:r>
        <w:r>
          <w:rPr>
            <w:noProof/>
            <w:webHidden/>
          </w:rPr>
          <w:fldChar w:fldCharType="end"/>
        </w:r>
      </w:hyperlink>
    </w:p>
    <w:p w14:paraId="3241F314"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14" w:history="1">
        <w:r w:rsidRPr="00A3586B">
          <w:rPr>
            <w:rStyle w:val="Hyperlink"/>
            <w:noProof/>
          </w:rPr>
          <w:t>East+Med</w:t>
        </w:r>
        <w:r>
          <w:rPr>
            <w:noProof/>
            <w:webHidden/>
          </w:rPr>
          <w:tab/>
        </w:r>
        <w:r>
          <w:rPr>
            <w:noProof/>
            <w:webHidden/>
          </w:rPr>
          <w:fldChar w:fldCharType="begin"/>
        </w:r>
        <w:r>
          <w:rPr>
            <w:noProof/>
            <w:webHidden/>
          </w:rPr>
          <w:instrText xml:space="preserve"> PAGEREF _Toc465365314 \h </w:instrText>
        </w:r>
        <w:r>
          <w:rPr>
            <w:noProof/>
            <w:webHidden/>
          </w:rPr>
        </w:r>
        <w:r>
          <w:rPr>
            <w:noProof/>
            <w:webHidden/>
          </w:rPr>
          <w:fldChar w:fldCharType="separate"/>
        </w:r>
        <w:r>
          <w:rPr>
            <w:noProof/>
            <w:webHidden/>
          </w:rPr>
          <w:t>17</w:t>
        </w:r>
        <w:r>
          <w:rPr>
            <w:noProof/>
            <w:webHidden/>
          </w:rPr>
          <w:fldChar w:fldCharType="end"/>
        </w:r>
      </w:hyperlink>
    </w:p>
    <w:p w14:paraId="271703A2"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15" w:history="1">
        <w:r w:rsidRPr="00A3586B">
          <w:rPr>
            <w:rStyle w:val="Hyperlink"/>
            <w:rFonts w:ascii="Times" w:hAnsi="Times"/>
            <w:noProof/>
          </w:rPr>
          <w:t>IV)</w:t>
        </w:r>
        <w:r w:rsidRPr="00A3586B">
          <w:rPr>
            <w:rStyle w:val="Hyperlink"/>
            <w:noProof/>
          </w:rPr>
          <w:t xml:space="preserve"> Statistical properties</w:t>
        </w:r>
        <w:r>
          <w:rPr>
            <w:noProof/>
            <w:webHidden/>
          </w:rPr>
          <w:tab/>
        </w:r>
        <w:r>
          <w:rPr>
            <w:noProof/>
            <w:webHidden/>
          </w:rPr>
          <w:fldChar w:fldCharType="begin"/>
        </w:r>
        <w:r>
          <w:rPr>
            <w:noProof/>
            <w:webHidden/>
          </w:rPr>
          <w:instrText xml:space="preserve"> PAGEREF _Toc465365315 \h </w:instrText>
        </w:r>
        <w:r>
          <w:rPr>
            <w:noProof/>
            <w:webHidden/>
          </w:rPr>
        </w:r>
        <w:r>
          <w:rPr>
            <w:noProof/>
            <w:webHidden/>
          </w:rPr>
          <w:fldChar w:fldCharType="separate"/>
        </w:r>
        <w:r>
          <w:rPr>
            <w:noProof/>
            <w:webHidden/>
          </w:rPr>
          <w:t>17</w:t>
        </w:r>
        <w:r>
          <w:rPr>
            <w:noProof/>
            <w:webHidden/>
          </w:rPr>
          <w:fldChar w:fldCharType="end"/>
        </w:r>
      </w:hyperlink>
    </w:p>
    <w:p w14:paraId="38F32EA0"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16" w:history="1">
        <w:r w:rsidRPr="00A3586B">
          <w:rPr>
            <w:rStyle w:val="Hyperlink"/>
            <w:noProof/>
          </w:rPr>
          <w:t>Baseline</w:t>
        </w:r>
        <w:r>
          <w:rPr>
            <w:noProof/>
            <w:webHidden/>
          </w:rPr>
          <w:tab/>
        </w:r>
        <w:r>
          <w:rPr>
            <w:noProof/>
            <w:webHidden/>
          </w:rPr>
          <w:fldChar w:fldCharType="begin"/>
        </w:r>
        <w:r>
          <w:rPr>
            <w:noProof/>
            <w:webHidden/>
          </w:rPr>
          <w:instrText xml:space="preserve"> PAGEREF _Toc465365316 \h </w:instrText>
        </w:r>
        <w:r>
          <w:rPr>
            <w:noProof/>
            <w:webHidden/>
          </w:rPr>
        </w:r>
        <w:r>
          <w:rPr>
            <w:noProof/>
            <w:webHidden/>
          </w:rPr>
          <w:fldChar w:fldCharType="separate"/>
        </w:r>
        <w:r>
          <w:rPr>
            <w:noProof/>
            <w:webHidden/>
          </w:rPr>
          <w:t>17</w:t>
        </w:r>
        <w:r>
          <w:rPr>
            <w:noProof/>
            <w:webHidden/>
          </w:rPr>
          <w:fldChar w:fldCharType="end"/>
        </w:r>
      </w:hyperlink>
    </w:p>
    <w:p w14:paraId="6450829F"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17"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_Toc465365317 \h </w:instrText>
        </w:r>
        <w:r>
          <w:rPr>
            <w:noProof/>
            <w:webHidden/>
          </w:rPr>
        </w:r>
        <w:r>
          <w:rPr>
            <w:noProof/>
            <w:webHidden/>
          </w:rPr>
          <w:fldChar w:fldCharType="separate"/>
        </w:r>
        <w:r>
          <w:rPr>
            <w:noProof/>
            <w:webHidden/>
          </w:rPr>
          <w:t>17</w:t>
        </w:r>
        <w:r>
          <w:rPr>
            <w:noProof/>
            <w:webHidden/>
          </w:rPr>
          <w:fldChar w:fldCharType="end"/>
        </w:r>
      </w:hyperlink>
    </w:p>
    <w:p w14:paraId="7FAFE713"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18" w:history="1">
        <w:r w:rsidRPr="00A3586B">
          <w:rPr>
            <w:rStyle w:val="Hyperlink"/>
            <w:rFonts w:ascii="Times" w:hAnsi="Times"/>
            <w:noProof/>
          </w:rPr>
          <w:t>V)</w:t>
        </w:r>
        <w:r w:rsidRPr="00A3586B">
          <w:rPr>
            <w:rStyle w:val="Hyperlink"/>
            <w:noProof/>
          </w:rPr>
          <w:t xml:space="preserve"> Possible future distributional changes</w:t>
        </w:r>
        <w:r>
          <w:rPr>
            <w:noProof/>
            <w:webHidden/>
          </w:rPr>
          <w:tab/>
        </w:r>
        <w:r>
          <w:rPr>
            <w:noProof/>
            <w:webHidden/>
          </w:rPr>
          <w:fldChar w:fldCharType="begin"/>
        </w:r>
        <w:r>
          <w:rPr>
            <w:noProof/>
            <w:webHidden/>
          </w:rPr>
          <w:instrText xml:space="preserve"> PAGEREF _Toc465365318 \h </w:instrText>
        </w:r>
        <w:r>
          <w:rPr>
            <w:noProof/>
            <w:webHidden/>
          </w:rPr>
        </w:r>
        <w:r>
          <w:rPr>
            <w:noProof/>
            <w:webHidden/>
          </w:rPr>
          <w:fldChar w:fldCharType="separate"/>
        </w:r>
        <w:r>
          <w:rPr>
            <w:noProof/>
            <w:webHidden/>
          </w:rPr>
          <w:t>17</w:t>
        </w:r>
        <w:r>
          <w:rPr>
            <w:noProof/>
            <w:webHidden/>
          </w:rPr>
          <w:fldChar w:fldCharType="end"/>
        </w:r>
      </w:hyperlink>
    </w:p>
    <w:p w14:paraId="1A40B186"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19" w:history="1">
        <w:r w:rsidRPr="00A3586B">
          <w:rPr>
            <w:rStyle w:val="Hyperlink"/>
            <w:rFonts w:ascii="Times" w:hAnsi="Times"/>
            <w:noProof/>
          </w:rPr>
          <w:t>6.</w:t>
        </w:r>
        <w:r>
          <w:rPr>
            <w:rFonts w:asciiTheme="minorHAnsi" w:eastAsiaTheme="minorEastAsia" w:hAnsiTheme="minorHAnsi"/>
            <w:noProof/>
            <w:sz w:val="22"/>
            <w:lang w:val="en-CA" w:eastAsia="en-CA"/>
          </w:rPr>
          <w:tab/>
        </w:r>
        <w:r w:rsidRPr="00A3586B">
          <w:rPr>
            <w:rStyle w:val="Hyperlink"/>
            <w:noProof/>
          </w:rPr>
          <w:t>FUTURE CATCHES</w:t>
        </w:r>
        <w:r>
          <w:rPr>
            <w:noProof/>
            <w:webHidden/>
          </w:rPr>
          <w:tab/>
        </w:r>
        <w:r>
          <w:rPr>
            <w:noProof/>
            <w:webHidden/>
          </w:rPr>
          <w:fldChar w:fldCharType="begin"/>
        </w:r>
        <w:r>
          <w:rPr>
            <w:noProof/>
            <w:webHidden/>
          </w:rPr>
          <w:instrText xml:space="preserve"> PAGEREF _Toc465365319 \h </w:instrText>
        </w:r>
        <w:r>
          <w:rPr>
            <w:noProof/>
            <w:webHidden/>
          </w:rPr>
        </w:r>
        <w:r>
          <w:rPr>
            <w:noProof/>
            <w:webHidden/>
          </w:rPr>
          <w:fldChar w:fldCharType="separate"/>
        </w:r>
        <w:r>
          <w:rPr>
            <w:noProof/>
            <w:webHidden/>
          </w:rPr>
          <w:t>17</w:t>
        </w:r>
        <w:r>
          <w:rPr>
            <w:noProof/>
            <w:webHidden/>
          </w:rPr>
          <w:fldChar w:fldCharType="end"/>
        </w:r>
      </w:hyperlink>
    </w:p>
    <w:p w14:paraId="3EE731A1"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20" w:history="1">
        <w:r w:rsidRPr="00A3586B">
          <w:rPr>
            <w:rStyle w:val="Hyperlink"/>
            <w:noProof/>
          </w:rPr>
          <w:t>Baseline</w:t>
        </w:r>
        <w:r>
          <w:rPr>
            <w:noProof/>
            <w:webHidden/>
          </w:rPr>
          <w:tab/>
        </w:r>
        <w:r>
          <w:rPr>
            <w:noProof/>
            <w:webHidden/>
          </w:rPr>
          <w:fldChar w:fldCharType="begin"/>
        </w:r>
        <w:r>
          <w:rPr>
            <w:noProof/>
            <w:webHidden/>
          </w:rPr>
          <w:instrText xml:space="preserve"> PAGEREF _Toc465365320 \h </w:instrText>
        </w:r>
        <w:r>
          <w:rPr>
            <w:noProof/>
            <w:webHidden/>
          </w:rPr>
        </w:r>
        <w:r>
          <w:rPr>
            <w:noProof/>
            <w:webHidden/>
          </w:rPr>
          <w:fldChar w:fldCharType="separate"/>
        </w:r>
        <w:r>
          <w:rPr>
            <w:noProof/>
            <w:webHidden/>
          </w:rPr>
          <w:t>17</w:t>
        </w:r>
        <w:r>
          <w:rPr>
            <w:noProof/>
            <w:webHidden/>
          </w:rPr>
          <w:fldChar w:fldCharType="end"/>
        </w:r>
      </w:hyperlink>
    </w:p>
    <w:p w14:paraId="4667C00F"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21"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_Toc465365321 \h </w:instrText>
        </w:r>
        <w:r>
          <w:rPr>
            <w:noProof/>
            <w:webHidden/>
          </w:rPr>
        </w:r>
        <w:r>
          <w:rPr>
            <w:noProof/>
            <w:webHidden/>
          </w:rPr>
          <w:fldChar w:fldCharType="separate"/>
        </w:r>
        <w:r>
          <w:rPr>
            <w:noProof/>
            <w:webHidden/>
          </w:rPr>
          <w:t>18</w:t>
        </w:r>
        <w:r>
          <w:rPr>
            <w:noProof/>
            <w:webHidden/>
          </w:rPr>
          <w:fldChar w:fldCharType="end"/>
        </w:r>
      </w:hyperlink>
    </w:p>
    <w:p w14:paraId="153FDFBC"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22" w:history="1">
        <w:r w:rsidRPr="00A3586B">
          <w:rPr>
            <w:rStyle w:val="Hyperlink"/>
            <w:rFonts w:ascii="Times" w:hAnsi="Times"/>
            <w:noProof/>
          </w:rPr>
          <w:t>7.</w:t>
        </w:r>
        <w:r>
          <w:rPr>
            <w:rFonts w:asciiTheme="minorHAnsi" w:eastAsiaTheme="minorEastAsia" w:hAnsiTheme="minorHAnsi"/>
            <w:noProof/>
            <w:sz w:val="22"/>
            <w:lang w:val="en-CA" w:eastAsia="en-CA"/>
          </w:rPr>
          <w:tab/>
        </w:r>
        <w:r w:rsidRPr="00A3586B">
          <w:rPr>
            <w:rStyle w:val="Hyperlink"/>
            <w:noProof/>
          </w:rPr>
          <w:t>GENERATION OF FUTURE DATA</w:t>
        </w:r>
        <w:r>
          <w:rPr>
            <w:noProof/>
            <w:webHidden/>
          </w:rPr>
          <w:tab/>
        </w:r>
        <w:r>
          <w:rPr>
            <w:noProof/>
            <w:webHidden/>
          </w:rPr>
          <w:fldChar w:fldCharType="begin"/>
        </w:r>
        <w:r>
          <w:rPr>
            <w:noProof/>
            <w:webHidden/>
          </w:rPr>
          <w:instrText xml:space="preserve"> PAGEREF _Toc465365322 \h </w:instrText>
        </w:r>
        <w:r>
          <w:rPr>
            <w:noProof/>
            <w:webHidden/>
          </w:rPr>
        </w:r>
        <w:r>
          <w:rPr>
            <w:noProof/>
            <w:webHidden/>
          </w:rPr>
          <w:fldChar w:fldCharType="separate"/>
        </w:r>
        <w:r>
          <w:rPr>
            <w:noProof/>
            <w:webHidden/>
          </w:rPr>
          <w:t>18</w:t>
        </w:r>
        <w:r>
          <w:rPr>
            <w:noProof/>
            <w:webHidden/>
          </w:rPr>
          <w:fldChar w:fldCharType="end"/>
        </w:r>
      </w:hyperlink>
    </w:p>
    <w:p w14:paraId="4E76F26F"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23" w:history="1">
        <w:r w:rsidRPr="00A3586B">
          <w:rPr>
            <w:rStyle w:val="Hyperlink"/>
            <w:rFonts w:ascii="Times" w:hAnsi="Times"/>
            <w:noProof/>
          </w:rPr>
          <w:t>I)</w:t>
        </w:r>
        <w:r w:rsidRPr="00A3586B">
          <w:rPr>
            <w:rStyle w:val="Hyperlink"/>
            <w:noProof/>
          </w:rPr>
          <w:t xml:space="preserve"> Baseline suggestions</w:t>
        </w:r>
        <w:r>
          <w:rPr>
            <w:noProof/>
            <w:webHidden/>
          </w:rPr>
          <w:tab/>
        </w:r>
        <w:r>
          <w:rPr>
            <w:noProof/>
            <w:webHidden/>
          </w:rPr>
          <w:fldChar w:fldCharType="begin"/>
        </w:r>
        <w:r>
          <w:rPr>
            <w:noProof/>
            <w:webHidden/>
          </w:rPr>
          <w:instrText xml:space="preserve"> PAGEREF _Toc465365323 \h </w:instrText>
        </w:r>
        <w:r>
          <w:rPr>
            <w:noProof/>
            <w:webHidden/>
          </w:rPr>
        </w:r>
        <w:r>
          <w:rPr>
            <w:noProof/>
            <w:webHidden/>
          </w:rPr>
          <w:fldChar w:fldCharType="separate"/>
        </w:r>
        <w:r>
          <w:rPr>
            <w:noProof/>
            <w:webHidden/>
          </w:rPr>
          <w:t>18</w:t>
        </w:r>
        <w:r>
          <w:rPr>
            <w:noProof/>
            <w:webHidden/>
          </w:rPr>
          <w:fldChar w:fldCharType="end"/>
        </w:r>
      </w:hyperlink>
    </w:p>
    <w:p w14:paraId="443F5C93"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24" w:history="1">
        <w:r w:rsidRPr="00A3586B">
          <w:rPr>
            <w:rStyle w:val="Hyperlink"/>
            <w:noProof/>
          </w:rPr>
          <w:t>West</w:t>
        </w:r>
        <w:r>
          <w:rPr>
            <w:noProof/>
            <w:webHidden/>
          </w:rPr>
          <w:tab/>
        </w:r>
        <w:r>
          <w:rPr>
            <w:noProof/>
            <w:webHidden/>
          </w:rPr>
          <w:fldChar w:fldCharType="begin"/>
        </w:r>
        <w:r>
          <w:rPr>
            <w:noProof/>
            <w:webHidden/>
          </w:rPr>
          <w:instrText xml:space="preserve"> PAGEREF _Toc465365324 \h </w:instrText>
        </w:r>
        <w:r>
          <w:rPr>
            <w:noProof/>
            <w:webHidden/>
          </w:rPr>
        </w:r>
        <w:r>
          <w:rPr>
            <w:noProof/>
            <w:webHidden/>
          </w:rPr>
          <w:fldChar w:fldCharType="separate"/>
        </w:r>
        <w:r>
          <w:rPr>
            <w:noProof/>
            <w:webHidden/>
          </w:rPr>
          <w:t>18</w:t>
        </w:r>
        <w:r>
          <w:rPr>
            <w:noProof/>
            <w:webHidden/>
          </w:rPr>
          <w:fldChar w:fldCharType="end"/>
        </w:r>
      </w:hyperlink>
    </w:p>
    <w:p w14:paraId="4DCF3B7C"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25" w:history="1">
        <w:r w:rsidRPr="00A3586B">
          <w:rPr>
            <w:rStyle w:val="Hyperlink"/>
            <w:noProof/>
          </w:rPr>
          <w:t>East+Med</w:t>
        </w:r>
        <w:r>
          <w:rPr>
            <w:noProof/>
            <w:webHidden/>
          </w:rPr>
          <w:tab/>
        </w:r>
        <w:r>
          <w:rPr>
            <w:noProof/>
            <w:webHidden/>
          </w:rPr>
          <w:fldChar w:fldCharType="begin"/>
        </w:r>
        <w:r>
          <w:rPr>
            <w:noProof/>
            <w:webHidden/>
          </w:rPr>
          <w:instrText xml:space="preserve"> PAGEREF _Toc465365325 \h </w:instrText>
        </w:r>
        <w:r>
          <w:rPr>
            <w:noProof/>
            <w:webHidden/>
          </w:rPr>
        </w:r>
        <w:r>
          <w:rPr>
            <w:noProof/>
            <w:webHidden/>
          </w:rPr>
          <w:fldChar w:fldCharType="separate"/>
        </w:r>
        <w:r>
          <w:rPr>
            <w:noProof/>
            <w:webHidden/>
          </w:rPr>
          <w:t>18</w:t>
        </w:r>
        <w:r>
          <w:rPr>
            <w:noProof/>
            <w:webHidden/>
          </w:rPr>
          <w:fldChar w:fldCharType="end"/>
        </w:r>
      </w:hyperlink>
    </w:p>
    <w:p w14:paraId="2229D3D9"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26" w:history="1">
        <w:r w:rsidRPr="00A3586B">
          <w:rPr>
            <w:rStyle w:val="Hyperlink"/>
            <w:rFonts w:ascii="Times" w:hAnsi="Times"/>
            <w:noProof/>
          </w:rPr>
          <w:t>II)</w:t>
        </w:r>
        <w:r w:rsidRPr="00A3586B">
          <w:rPr>
            <w:rStyle w:val="Hyperlink"/>
            <w:noProof/>
          </w:rPr>
          <w:t xml:space="preserve"> Alternative options</w:t>
        </w:r>
        <w:r>
          <w:rPr>
            <w:noProof/>
            <w:webHidden/>
          </w:rPr>
          <w:tab/>
        </w:r>
        <w:r>
          <w:rPr>
            <w:noProof/>
            <w:webHidden/>
          </w:rPr>
          <w:fldChar w:fldCharType="begin"/>
        </w:r>
        <w:r>
          <w:rPr>
            <w:noProof/>
            <w:webHidden/>
          </w:rPr>
          <w:instrText xml:space="preserve"> PAGEREF _Toc465365326 \h </w:instrText>
        </w:r>
        <w:r>
          <w:rPr>
            <w:noProof/>
            <w:webHidden/>
          </w:rPr>
        </w:r>
        <w:r>
          <w:rPr>
            <w:noProof/>
            <w:webHidden/>
          </w:rPr>
          <w:fldChar w:fldCharType="separate"/>
        </w:r>
        <w:r>
          <w:rPr>
            <w:noProof/>
            <w:webHidden/>
          </w:rPr>
          <w:t>18</w:t>
        </w:r>
        <w:r>
          <w:rPr>
            <w:noProof/>
            <w:webHidden/>
          </w:rPr>
          <w:fldChar w:fldCharType="end"/>
        </w:r>
      </w:hyperlink>
    </w:p>
    <w:p w14:paraId="39B0F078"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27" w:history="1">
        <w:r w:rsidRPr="00A3586B">
          <w:rPr>
            <w:rStyle w:val="Hyperlink"/>
            <w:rFonts w:ascii="Times" w:hAnsi="Times"/>
            <w:noProof/>
          </w:rPr>
          <w:t>III)</w:t>
        </w:r>
        <w:r w:rsidRPr="00A3586B">
          <w:rPr>
            <w:rStyle w:val="Hyperlink"/>
            <w:noProof/>
          </w:rPr>
          <w:t xml:space="preserve"> Relationships with abundance</w:t>
        </w:r>
        <w:r>
          <w:rPr>
            <w:noProof/>
            <w:webHidden/>
          </w:rPr>
          <w:tab/>
        </w:r>
        <w:r>
          <w:rPr>
            <w:noProof/>
            <w:webHidden/>
          </w:rPr>
          <w:fldChar w:fldCharType="begin"/>
        </w:r>
        <w:r>
          <w:rPr>
            <w:noProof/>
            <w:webHidden/>
          </w:rPr>
          <w:instrText xml:space="preserve"> PAGEREF _Toc465365327 \h </w:instrText>
        </w:r>
        <w:r>
          <w:rPr>
            <w:noProof/>
            <w:webHidden/>
          </w:rPr>
        </w:r>
        <w:r>
          <w:rPr>
            <w:noProof/>
            <w:webHidden/>
          </w:rPr>
          <w:fldChar w:fldCharType="separate"/>
        </w:r>
        <w:r>
          <w:rPr>
            <w:noProof/>
            <w:webHidden/>
          </w:rPr>
          <w:t>19</w:t>
        </w:r>
        <w:r>
          <w:rPr>
            <w:noProof/>
            <w:webHidden/>
          </w:rPr>
          <w:fldChar w:fldCharType="end"/>
        </w:r>
      </w:hyperlink>
    </w:p>
    <w:p w14:paraId="5405EDC1"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28" w:history="1">
        <w:r w:rsidRPr="00A3586B">
          <w:rPr>
            <w:rStyle w:val="Hyperlink"/>
            <w:rFonts w:ascii="Times" w:hAnsi="Times"/>
            <w:noProof/>
          </w:rPr>
          <w:t>IV)</w:t>
        </w:r>
        <w:r w:rsidRPr="00A3586B">
          <w:rPr>
            <w:rStyle w:val="Hyperlink"/>
            <w:noProof/>
          </w:rPr>
          <w:t xml:space="preserve"> Statistical properties</w:t>
        </w:r>
        <w:r>
          <w:rPr>
            <w:noProof/>
            <w:webHidden/>
          </w:rPr>
          <w:tab/>
        </w:r>
        <w:r>
          <w:rPr>
            <w:noProof/>
            <w:webHidden/>
          </w:rPr>
          <w:fldChar w:fldCharType="begin"/>
        </w:r>
        <w:r>
          <w:rPr>
            <w:noProof/>
            <w:webHidden/>
          </w:rPr>
          <w:instrText xml:space="preserve"> PAGEREF _Toc465365328 \h </w:instrText>
        </w:r>
        <w:r>
          <w:rPr>
            <w:noProof/>
            <w:webHidden/>
          </w:rPr>
        </w:r>
        <w:r>
          <w:rPr>
            <w:noProof/>
            <w:webHidden/>
          </w:rPr>
          <w:fldChar w:fldCharType="separate"/>
        </w:r>
        <w:r>
          <w:rPr>
            <w:noProof/>
            <w:webHidden/>
          </w:rPr>
          <w:t>19</w:t>
        </w:r>
        <w:r>
          <w:rPr>
            <w:noProof/>
            <w:webHidden/>
          </w:rPr>
          <w:fldChar w:fldCharType="end"/>
        </w:r>
      </w:hyperlink>
    </w:p>
    <w:p w14:paraId="027EEDDE"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29" w:history="1">
        <w:r w:rsidRPr="00A3586B">
          <w:rPr>
            <w:rStyle w:val="Hyperlink"/>
            <w:noProof/>
          </w:rPr>
          <w:t>Baseline</w:t>
        </w:r>
        <w:r>
          <w:rPr>
            <w:noProof/>
            <w:webHidden/>
          </w:rPr>
          <w:tab/>
        </w:r>
        <w:r>
          <w:rPr>
            <w:noProof/>
            <w:webHidden/>
          </w:rPr>
          <w:fldChar w:fldCharType="begin"/>
        </w:r>
        <w:r>
          <w:rPr>
            <w:noProof/>
            <w:webHidden/>
          </w:rPr>
          <w:instrText xml:space="preserve"> PAGEREF _Toc465365329 \h </w:instrText>
        </w:r>
        <w:r>
          <w:rPr>
            <w:noProof/>
            <w:webHidden/>
          </w:rPr>
        </w:r>
        <w:r>
          <w:rPr>
            <w:noProof/>
            <w:webHidden/>
          </w:rPr>
          <w:fldChar w:fldCharType="separate"/>
        </w:r>
        <w:r>
          <w:rPr>
            <w:noProof/>
            <w:webHidden/>
          </w:rPr>
          <w:t>19</w:t>
        </w:r>
        <w:r>
          <w:rPr>
            <w:noProof/>
            <w:webHidden/>
          </w:rPr>
          <w:fldChar w:fldCharType="end"/>
        </w:r>
      </w:hyperlink>
    </w:p>
    <w:p w14:paraId="5A780E93"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30"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_Toc465365330 \h </w:instrText>
        </w:r>
        <w:r>
          <w:rPr>
            <w:noProof/>
            <w:webHidden/>
          </w:rPr>
        </w:r>
        <w:r>
          <w:rPr>
            <w:noProof/>
            <w:webHidden/>
          </w:rPr>
          <w:fldChar w:fldCharType="separate"/>
        </w:r>
        <w:r>
          <w:rPr>
            <w:noProof/>
            <w:webHidden/>
          </w:rPr>
          <w:t>19</w:t>
        </w:r>
        <w:r>
          <w:rPr>
            <w:noProof/>
            <w:webHidden/>
          </w:rPr>
          <w:fldChar w:fldCharType="end"/>
        </w:r>
      </w:hyperlink>
    </w:p>
    <w:p w14:paraId="4AD40EB2" w14:textId="77777777" w:rsidR="00944842" w:rsidRDefault="00944842">
      <w:pPr>
        <w:pStyle w:val="TOC5"/>
        <w:tabs>
          <w:tab w:val="right" w:leader="dot" w:pos="9016"/>
        </w:tabs>
        <w:rPr>
          <w:rFonts w:asciiTheme="minorHAnsi" w:eastAsiaTheme="minorEastAsia" w:hAnsiTheme="minorHAnsi"/>
          <w:noProof/>
          <w:sz w:val="22"/>
          <w:lang w:val="en-CA" w:eastAsia="en-CA"/>
        </w:rPr>
      </w:pPr>
      <w:hyperlink w:anchor="_Toc465365331" w:history="1">
        <w:r w:rsidRPr="00A3586B">
          <w:rPr>
            <w:rStyle w:val="Hyperlink"/>
            <w:noProof/>
          </w:rPr>
          <w:t>Other aspects</w:t>
        </w:r>
        <w:r>
          <w:rPr>
            <w:noProof/>
            <w:webHidden/>
          </w:rPr>
          <w:tab/>
        </w:r>
        <w:r>
          <w:rPr>
            <w:noProof/>
            <w:webHidden/>
          </w:rPr>
          <w:fldChar w:fldCharType="begin"/>
        </w:r>
        <w:r>
          <w:rPr>
            <w:noProof/>
            <w:webHidden/>
          </w:rPr>
          <w:instrText xml:space="preserve"> PAGEREF _Toc465365331 \h </w:instrText>
        </w:r>
        <w:r>
          <w:rPr>
            <w:noProof/>
            <w:webHidden/>
          </w:rPr>
        </w:r>
        <w:r>
          <w:rPr>
            <w:noProof/>
            <w:webHidden/>
          </w:rPr>
          <w:fldChar w:fldCharType="separate"/>
        </w:r>
        <w:r>
          <w:rPr>
            <w:noProof/>
            <w:webHidden/>
          </w:rPr>
          <w:t>19</w:t>
        </w:r>
        <w:r>
          <w:rPr>
            <w:noProof/>
            <w:webHidden/>
          </w:rPr>
          <w:fldChar w:fldCharType="end"/>
        </w:r>
      </w:hyperlink>
    </w:p>
    <w:p w14:paraId="4444A5B8"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32" w:history="1">
        <w:r w:rsidRPr="00A3586B">
          <w:rPr>
            <w:rStyle w:val="Hyperlink"/>
            <w:rFonts w:ascii="Times" w:hAnsi="Times"/>
            <w:noProof/>
          </w:rPr>
          <w:t>8.</w:t>
        </w:r>
        <w:r>
          <w:rPr>
            <w:rFonts w:asciiTheme="minorHAnsi" w:eastAsiaTheme="minorEastAsia" w:hAnsiTheme="minorHAnsi"/>
            <w:noProof/>
            <w:sz w:val="22"/>
            <w:lang w:val="en-CA" w:eastAsia="en-CA"/>
          </w:rPr>
          <w:tab/>
        </w:r>
        <w:r w:rsidRPr="00A3586B">
          <w:rPr>
            <w:rStyle w:val="Hyperlink"/>
            <w:noProof/>
          </w:rPr>
          <w:t>PARAMETERS AND CONDITIONING</w:t>
        </w:r>
        <w:r>
          <w:rPr>
            <w:noProof/>
            <w:webHidden/>
          </w:rPr>
          <w:tab/>
        </w:r>
        <w:r>
          <w:rPr>
            <w:noProof/>
            <w:webHidden/>
          </w:rPr>
          <w:fldChar w:fldCharType="begin"/>
        </w:r>
        <w:r>
          <w:rPr>
            <w:noProof/>
            <w:webHidden/>
          </w:rPr>
          <w:instrText xml:space="preserve"> PAGEREF _Toc465365332 \h </w:instrText>
        </w:r>
        <w:r>
          <w:rPr>
            <w:noProof/>
            <w:webHidden/>
          </w:rPr>
        </w:r>
        <w:r>
          <w:rPr>
            <w:noProof/>
            <w:webHidden/>
          </w:rPr>
          <w:fldChar w:fldCharType="separate"/>
        </w:r>
        <w:r>
          <w:rPr>
            <w:noProof/>
            <w:webHidden/>
          </w:rPr>
          <w:t>21</w:t>
        </w:r>
        <w:r>
          <w:rPr>
            <w:noProof/>
            <w:webHidden/>
          </w:rPr>
          <w:fldChar w:fldCharType="end"/>
        </w:r>
      </w:hyperlink>
    </w:p>
    <w:p w14:paraId="189662A1"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33" w:history="1">
        <w:r w:rsidRPr="00A3586B">
          <w:rPr>
            <w:rStyle w:val="Hyperlink"/>
            <w:rFonts w:ascii="Times" w:hAnsi="Times"/>
            <w:noProof/>
          </w:rPr>
          <w:t>I)</w:t>
        </w:r>
        <w:r w:rsidRPr="00A3586B">
          <w:rPr>
            <w:rStyle w:val="Hyperlink"/>
            <w:noProof/>
          </w:rPr>
          <w:t xml:space="preserve"> Fixed parameters</w:t>
        </w:r>
        <w:r>
          <w:rPr>
            <w:noProof/>
            <w:webHidden/>
          </w:rPr>
          <w:tab/>
        </w:r>
        <w:r>
          <w:rPr>
            <w:noProof/>
            <w:webHidden/>
          </w:rPr>
          <w:fldChar w:fldCharType="begin"/>
        </w:r>
        <w:r>
          <w:rPr>
            <w:noProof/>
            <w:webHidden/>
          </w:rPr>
          <w:instrText xml:space="preserve"> PAGEREF _Toc465365333 \h </w:instrText>
        </w:r>
        <w:r>
          <w:rPr>
            <w:noProof/>
            <w:webHidden/>
          </w:rPr>
        </w:r>
        <w:r>
          <w:rPr>
            <w:noProof/>
            <w:webHidden/>
          </w:rPr>
          <w:fldChar w:fldCharType="separate"/>
        </w:r>
        <w:r>
          <w:rPr>
            <w:noProof/>
            <w:webHidden/>
          </w:rPr>
          <w:t>21</w:t>
        </w:r>
        <w:r>
          <w:rPr>
            <w:noProof/>
            <w:webHidden/>
          </w:rPr>
          <w:fldChar w:fldCharType="end"/>
        </w:r>
      </w:hyperlink>
    </w:p>
    <w:p w14:paraId="5C528BB6"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34" w:history="1">
        <w:r w:rsidRPr="00A3586B">
          <w:rPr>
            <w:rStyle w:val="Hyperlink"/>
            <w:rFonts w:ascii="Times" w:hAnsi="Times"/>
            <w:noProof/>
          </w:rPr>
          <w:t>II)</w:t>
        </w:r>
        <w:r w:rsidRPr="00A3586B">
          <w:rPr>
            <w:rStyle w:val="Hyperlink"/>
            <w:noProof/>
          </w:rPr>
          <w:t xml:space="preserve"> Estimated parameters</w:t>
        </w:r>
        <w:r>
          <w:rPr>
            <w:noProof/>
            <w:webHidden/>
          </w:rPr>
          <w:tab/>
        </w:r>
        <w:r>
          <w:rPr>
            <w:noProof/>
            <w:webHidden/>
          </w:rPr>
          <w:fldChar w:fldCharType="begin"/>
        </w:r>
        <w:r>
          <w:rPr>
            <w:noProof/>
            <w:webHidden/>
          </w:rPr>
          <w:instrText xml:space="preserve"> PAGEREF _Toc465365334 \h </w:instrText>
        </w:r>
        <w:r>
          <w:rPr>
            <w:noProof/>
            <w:webHidden/>
          </w:rPr>
        </w:r>
        <w:r>
          <w:rPr>
            <w:noProof/>
            <w:webHidden/>
          </w:rPr>
          <w:fldChar w:fldCharType="separate"/>
        </w:r>
        <w:r>
          <w:rPr>
            <w:noProof/>
            <w:webHidden/>
          </w:rPr>
          <w:t>21</w:t>
        </w:r>
        <w:r>
          <w:rPr>
            <w:noProof/>
            <w:webHidden/>
          </w:rPr>
          <w:fldChar w:fldCharType="end"/>
        </w:r>
      </w:hyperlink>
    </w:p>
    <w:p w14:paraId="65C69B0F"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35" w:history="1">
        <w:r w:rsidRPr="00A3586B">
          <w:rPr>
            <w:rStyle w:val="Hyperlink"/>
            <w:rFonts w:ascii="Times" w:hAnsi="Times"/>
            <w:noProof/>
          </w:rPr>
          <w:t>III)</w:t>
        </w:r>
        <w:r w:rsidRPr="00A3586B">
          <w:rPr>
            <w:rStyle w:val="Hyperlink"/>
            <w:noProof/>
          </w:rPr>
          <w:t xml:space="preserve"> Model predictions to compare with past data and likelihood functions</w:t>
        </w:r>
        <w:r>
          <w:rPr>
            <w:noProof/>
            <w:webHidden/>
          </w:rPr>
          <w:tab/>
        </w:r>
        <w:r>
          <w:rPr>
            <w:noProof/>
            <w:webHidden/>
          </w:rPr>
          <w:fldChar w:fldCharType="begin"/>
        </w:r>
        <w:r>
          <w:rPr>
            <w:noProof/>
            <w:webHidden/>
          </w:rPr>
          <w:instrText xml:space="preserve"> PAGEREF _Toc465365335 \h </w:instrText>
        </w:r>
        <w:r>
          <w:rPr>
            <w:noProof/>
            <w:webHidden/>
          </w:rPr>
        </w:r>
        <w:r>
          <w:rPr>
            <w:noProof/>
            <w:webHidden/>
          </w:rPr>
          <w:fldChar w:fldCharType="separate"/>
        </w:r>
        <w:r>
          <w:rPr>
            <w:noProof/>
            <w:webHidden/>
          </w:rPr>
          <w:t>22</w:t>
        </w:r>
        <w:r>
          <w:rPr>
            <w:noProof/>
            <w:webHidden/>
          </w:rPr>
          <w:fldChar w:fldCharType="end"/>
        </w:r>
      </w:hyperlink>
    </w:p>
    <w:p w14:paraId="0F377567"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36" w:history="1">
        <w:r w:rsidRPr="00A3586B">
          <w:rPr>
            <w:rStyle w:val="Hyperlink"/>
            <w:rFonts w:ascii="Times" w:hAnsi="Times"/>
            <w:noProof/>
          </w:rPr>
          <w:t>IV)</w:t>
        </w:r>
        <w:r w:rsidRPr="00A3586B">
          <w:rPr>
            <w:rStyle w:val="Hyperlink"/>
            <w:noProof/>
          </w:rPr>
          <w:t xml:space="preserve"> Characterising uncertainty</w:t>
        </w:r>
        <w:r>
          <w:rPr>
            <w:noProof/>
            <w:webHidden/>
          </w:rPr>
          <w:tab/>
        </w:r>
        <w:r>
          <w:rPr>
            <w:noProof/>
            <w:webHidden/>
          </w:rPr>
          <w:fldChar w:fldCharType="begin"/>
        </w:r>
        <w:r>
          <w:rPr>
            <w:noProof/>
            <w:webHidden/>
          </w:rPr>
          <w:instrText xml:space="preserve"> PAGEREF _Toc465365336 \h </w:instrText>
        </w:r>
        <w:r>
          <w:rPr>
            <w:noProof/>
            <w:webHidden/>
          </w:rPr>
        </w:r>
        <w:r>
          <w:rPr>
            <w:noProof/>
            <w:webHidden/>
          </w:rPr>
          <w:fldChar w:fldCharType="separate"/>
        </w:r>
        <w:r>
          <w:rPr>
            <w:noProof/>
            <w:webHidden/>
          </w:rPr>
          <w:t>25</w:t>
        </w:r>
        <w:r>
          <w:rPr>
            <w:noProof/>
            <w:webHidden/>
          </w:rPr>
          <w:fldChar w:fldCharType="end"/>
        </w:r>
      </w:hyperlink>
    </w:p>
    <w:p w14:paraId="5D9FB9EC"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37" w:history="1">
        <w:r w:rsidRPr="00A3586B">
          <w:rPr>
            <w:rStyle w:val="Hyperlink"/>
            <w:noProof/>
          </w:rPr>
          <w:t>Baseline</w:t>
        </w:r>
        <w:r>
          <w:rPr>
            <w:noProof/>
            <w:webHidden/>
          </w:rPr>
          <w:tab/>
        </w:r>
        <w:r>
          <w:rPr>
            <w:noProof/>
            <w:webHidden/>
          </w:rPr>
          <w:fldChar w:fldCharType="begin"/>
        </w:r>
        <w:r>
          <w:rPr>
            <w:noProof/>
            <w:webHidden/>
          </w:rPr>
          <w:instrText xml:space="preserve"> PAGEREF _Toc465365337 \h </w:instrText>
        </w:r>
        <w:r>
          <w:rPr>
            <w:noProof/>
            <w:webHidden/>
          </w:rPr>
        </w:r>
        <w:r>
          <w:rPr>
            <w:noProof/>
            <w:webHidden/>
          </w:rPr>
          <w:fldChar w:fldCharType="separate"/>
        </w:r>
        <w:r>
          <w:rPr>
            <w:noProof/>
            <w:webHidden/>
          </w:rPr>
          <w:t>25</w:t>
        </w:r>
        <w:r>
          <w:rPr>
            <w:noProof/>
            <w:webHidden/>
          </w:rPr>
          <w:fldChar w:fldCharType="end"/>
        </w:r>
      </w:hyperlink>
    </w:p>
    <w:p w14:paraId="53AC73D7"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38"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_Toc465365338 \h </w:instrText>
        </w:r>
        <w:r>
          <w:rPr>
            <w:noProof/>
            <w:webHidden/>
          </w:rPr>
        </w:r>
        <w:r>
          <w:rPr>
            <w:noProof/>
            <w:webHidden/>
          </w:rPr>
          <w:fldChar w:fldCharType="separate"/>
        </w:r>
        <w:r>
          <w:rPr>
            <w:noProof/>
            <w:webHidden/>
          </w:rPr>
          <w:t>25</w:t>
        </w:r>
        <w:r>
          <w:rPr>
            <w:noProof/>
            <w:webHidden/>
          </w:rPr>
          <w:fldChar w:fldCharType="end"/>
        </w:r>
      </w:hyperlink>
    </w:p>
    <w:p w14:paraId="19E4E888"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39" w:history="1">
        <w:r w:rsidRPr="00A3586B">
          <w:rPr>
            <w:rStyle w:val="Hyperlink"/>
            <w:rFonts w:ascii="Times" w:hAnsi="Times"/>
            <w:noProof/>
          </w:rPr>
          <w:t>9.</w:t>
        </w:r>
        <w:r>
          <w:rPr>
            <w:rFonts w:asciiTheme="minorHAnsi" w:eastAsiaTheme="minorEastAsia" w:hAnsiTheme="minorHAnsi"/>
            <w:noProof/>
            <w:sz w:val="22"/>
            <w:lang w:val="en-CA" w:eastAsia="en-CA"/>
          </w:rPr>
          <w:tab/>
        </w:r>
        <w:r w:rsidRPr="00A3586B">
          <w:rPr>
            <w:rStyle w:val="Hyperlink"/>
            <w:noProof/>
          </w:rPr>
          <w:t>TRIAL SPECIFICATIONS</w:t>
        </w:r>
        <w:r>
          <w:rPr>
            <w:noProof/>
            <w:webHidden/>
          </w:rPr>
          <w:tab/>
        </w:r>
        <w:r>
          <w:rPr>
            <w:noProof/>
            <w:webHidden/>
          </w:rPr>
          <w:fldChar w:fldCharType="begin"/>
        </w:r>
        <w:r>
          <w:rPr>
            <w:noProof/>
            <w:webHidden/>
          </w:rPr>
          <w:instrText xml:space="preserve"> PAGEREF _Toc465365339 \h </w:instrText>
        </w:r>
        <w:r>
          <w:rPr>
            <w:noProof/>
            <w:webHidden/>
          </w:rPr>
        </w:r>
        <w:r>
          <w:rPr>
            <w:noProof/>
            <w:webHidden/>
          </w:rPr>
          <w:fldChar w:fldCharType="separate"/>
        </w:r>
        <w:r>
          <w:rPr>
            <w:noProof/>
            <w:webHidden/>
          </w:rPr>
          <w:t>26</w:t>
        </w:r>
        <w:r>
          <w:rPr>
            <w:noProof/>
            <w:webHidden/>
          </w:rPr>
          <w:fldChar w:fldCharType="end"/>
        </w:r>
      </w:hyperlink>
    </w:p>
    <w:p w14:paraId="7DB972AF" w14:textId="77777777" w:rsidR="00944842" w:rsidRDefault="00944842">
      <w:pPr>
        <w:pStyle w:val="TOC2"/>
        <w:tabs>
          <w:tab w:val="left" w:pos="720"/>
          <w:tab w:val="right" w:leader="dot" w:pos="9016"/>
        </w:tabs>
        <w:rPr>
          <w:rFonts w:asciiTheme="minorHAnsi" w:eastAsiaTheme="minorEastAsia" w:hAnsiTheme="minorHAnsi"/>
          <w:noProof/>
          <w:lang w:val="en-CA" w:eastAsia="en-CA"/>
        </w:rPr>
      </w:pPr>
      <w:hyperlink w:anchor="_Toc465365340" w:history="1">
        <w:r w:rsidRPr="00A3586B">
          <w:rPr>
            <w:rStyle w:val="Hyperlink"/>
            <w:rFonts w:eastAsia="Times New Roman"/>
            <w:noProof/>
          </w:rPr>
          <w:t>A.</w:t>
        </w:r>
        <w:r>
          <w:rPr>
            <w:rFonts w:asciiTheme="minorHAnsi" w:eastAsiaTheme="minorEastAsia" w:hAnsiTheme="minorHAnsi"/>
            <w:noProof/>
            <w:lang w:val="en-CA" w:eastAsia="en-CA"/>
          </w:rPr>
          <w:tab/>
        </w:r>
        <w:r w:rsidRPr="00A3586B">
          <w:rPr>
            <w:rStyle w:val="Hyperlink"/>
            <w:rFonts w:eastAsia="Times New Roman"/>
            <w:noProof/>
          </w:rPr>
          <w:t>Reference set</w:t>
        </w:r>
        <w:r>
          <w:rPr>
            <w:noProof/>
            <w:webHidden/>
          </w:rPr>
          <w:tab/>
        </w:r>
        <w:r>
          <w:rPr>
            <w:noProof/>
            <w:webHidden/>
          </w:rPr>
          <w:fldChar w:fldCharType="begin"/>
        </w:r>
        <w:r>
          <w:rPr>
            <w:noProof/>
            <w:webHidden/>
          </w:rPr>
          <w:instrText xml:space="preserve"> PAGEREF _Toc465365340 \h </w:instrText>
        </w:r>
        <w:r>
          <w:rPr>
            <w:noProof/>
            <w:webHidden/>
          </w:rPr>
        </w:r>
        <w:r>
          <w:rPr>
            <w:noProof/>
            <w:webHidden/>
          </w:rPr>
          <w:fldChar w:fldCharType="separate"/>
        </w:r>
        <w:r>
          <w:rPr>
            <w:noProof/>
            <w:webHidden/>
          </w:rPr>
          <w:t>26</w:t>
        </w:r>
        <w:r>
          <w:rPr>
            <w:noProof/>
            <w:webHidden/>
          </w:rPr>
          <w:fldChar w:fldCharType="end"/>
        </w:r>
      </w:hyperlink>
    </w:p>
    <w:p w14:paraId="4E719624" w14:textId="77777777" w:rsidR="00944842" w:rsidRDefault="00944842">
      <w:pPr>
        <w:pStyle w:val="TOC2"/>
        <w:tabs>
          <w:tab w:val="left" w:pos="720"/>
          <w:tab w:val="right" w:leader="dot" w:pos="9016"/>
        </w:tabs>
        <w:rPr>
          <w:rFonts w:asciiTheme="minorHAnsi" w:eastAsiaTheme="minorEastAsia" w:hAnsiTheme="minorHAnsi"/>
          <w:noProof/>
          <w:lang w:val="en-CA" w:eastAsia="en-CA"/>
        </w:rPr>
      </w:pPr>
      <w:hyperlink w:anchor="_Toc465365341" w:history="1">
        <w:r w:rsidRPr="00A3586B">
          <w:rPr>
            <w:rStyle w:val="Hyperlink"/>
            <w:rFonts w:eastAsia="Times New Roman"/>
            <w:noProof/>
          </w:rPr>
          <w:t>B.</w:t>
        </w:r>
        <w:r>
          <w:rPr>
            <w:rFonts w:asciiTheme="minorHAnsi" w:eastAsiaTheme="minorEastAsia" w:hAnsiTheme="minorHAnsi"/>
            <w:noProof/>
            <w:lang w:val="en-CA" w:eastAsia="en-CA"/>
          </w:rPr>
          <w:tab/>
        </w:r>
        <w:r w:rsidRPr="00A3586B">
          <w:rPr>
            <w:rStyle w:val="Hyperlink"/>
            <w:rFonts w:eastAsia="Times New Roman"/>
            <w:noProof/>
          </w:rPr>
          <w:t>Robustness trials</w:t>
        </w:r>
        <w:r>
          <w:rPr>
            <w:noProof/>
            <w:webHidden/>
          </w:rPr>
          <w:tab/>
        </w:r>
        <w:r>
          <w:rPr>
            <w:noProof/>
            <w:webHidden/>
          </w:rPr>
          <w:fldChar w:fldCharType="begin"/>
        </w:r>
        <w:r>
          <w:rPr>
            <w:noProof/>
            <w:webHidden/>
          </w:rPr>
          <w:instrText xml:space="preserve"> PAGEREF _Toc465365341 \h </w:instrText>
        </w:r>
        <w:r>
          <w:rPr>
            <w:noProof/>
            <w:webHidden/>
          </w:rPr>
        </w:r>
        <w:r>
          <w:rPr>
            <w:noProof/>
            <w:webHidden/>
          </w:rPr>
          <w:fldChar w:fldCharType="separate"/>
        </w:r>
        <w:r>
          <w:rPr>
            <w:noProof/>
            <w:webHidden/>
          </w:rPr>
          <w:t>26</w:t>
        </w:r>
        <w:r>
          <w:rPr>
            <w:noProof/>
            <w:webHidden/>
          </w:rPr>
          <w:fldChar w:fldCharType="end"/>
        </w:r>
      </w:hyperlink>
    </w:p>
    <w:p w14:paraId="7699B293" w14:textId="77777777" w:rsidR="00944842" w:rsidRDefault="00944842">
      <w:pPr>
        <w:pStyle w:val="TOC1"/>
        <w:tabs>
          <w:tab w:val="right" w:leader="dot" w:pos="9016"/>
        </w:tabs>
        <w:rPr>
          <w:rFonts w:asciiTheme="minorHAnsi" w:eastAsiaTheme="minorEastAsia" w:hAnsiTheme="minorHAnsi"/>
          <w:noProof/>
          <w:sz w:val="22"/>
          <w:lang w:val="en-CA" w:eastAsia="en-CA"/>
        </w:rPr>
      </w:pPr>
      <w:hyperlink w:anchor="_Toc465365342" w:history="1">
        <w:r w:rsidRPr="00A3586B">
          <w:rPr>
            <w:rStyle w:val="Hyperlink"/>
            <w:rFonts w:ascii="Times" w:hAnsi="Times"/>
            <w:noProof/>
          </w:rPr>
          <w:t>10.</w:t>
        </w:r>
        <w:r>
          <w:rPr>
            <w:rFonts w:asciiTheme="minorHAnsi" w:eastAsiaTheme="minorEastAsia" w:hAnsiTheme="minorHAnsi"/>
            <w:noProof/>
            <w:sz w:val="22"/>
            <w:lang w:val="en-CA" w:eastAsia="en-CA"/>
          </w:rPr>
          <w:tab/>
        </w:r>
        <w:r w:rsidRPr="00A3586B">
          <w:rPr>
            <w:rStyle w:val="Hyperlink"/>
            <w:noProof/>
          </w:rPr>
          <w:t>PERFORMANCE MEASURES/STATISTICS</w:t>
        </w:r>
        <w:r>
          <w:rPr>
            <w:noProof/>
            <w:webHidden/>
          </w:rPr>
          <w:tab/>
        </w:r>
        <w:r>
          <w:rPr>
            <w:noProof/>
            <w:webHidden/>
          </w:rPr>
          <w:fldChar w:fldCharType="begin"/>
        </w:r>
        <w:r>
          <w:rPr>
            <w:noProof/>
            <w:webHidden/>
          </w:rPr>
          <w:instrText xml:space="preserve"> PAGEREF _Toc465365342 \h </w:instrText>
        </w:r>
        <w:r>
          <w:rPr>
            <w:noProof/>
            <w:webHidden/>
          </w:rPr>
        </w:r>
        <w:r>
          <w:rPr>
            <w:noProof/>
            <w:webHidden/>
          </w:rPr>
          <w:fldChar w:fldCharType="separate"/>
        </w:r>
        <w:r>
          <w:rPr>
            <w:noProof/>
            <w:webHidden/>
          </w:rPr>
          <w:t>27</w:t>
        </w:r>
        <w:r>
          <w:rPr>
            <w:noProof/>
            <w:webHidden/>
          </w:rPr>
          <w:fldChar w:fldCharType="end"/>
        </w:r>
      </w:hyperlink>
    </w:p>
    <w:p w14:paraId="0164A6E5"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43" w:history="1">
        <w:r w:rsidRPr="00A3586B">
          <w:rPr>
            <w:rStyle w:val="Hyperlink"/>
            <w:rFonts w:ascii="Times" w:hAnsi="Times"/>
            <w:noProof/>
          </w:rPr>
          <w:t>I)</w:t>
        </w:r>
        <w:r w:rsidRPr="00A3586B">
          <w:rPr>
            <w:rStyle w:val="Hyperlink"/>
            <w:noProof/>
          </w:rPr>
          <w:t xml:space="preserve"> Summary measures/statistics</w:t>
        </w:r>
        <w:r>
          <w:rPr>
            <w:noProof/>
            <w:webHidden/>
          </w:rPr>
          <w:tab/>
        </w:r>
        <w:r>
          <w:rPr>
            <w:noProof/>
            <w:webHidden/>
          </w:rPr>
          <w:fldChar w:fldCharType="begin"/>
        </w:r>
        <w:r>
          <w:rPr>
            <w:noProof/>
            <w:webHidden/>
          </w:rPr>
          <w:instrText xml:space="preserve"> PAGEREF _Toc465365343 \h </w:instrText>
        </w:r>
        <w:r>
          <w:rPr>
            <w:noProof/>
            <w:webHidden/>
          </w:rPr>
        </w:r>
        <w:r>
          <w:rPr>
            <w:noProof/>
            <w:webHidden/>
          </w:rPr>
          <w:fldChar w:fldCharType="separate"/>
        </w:r>
        <w:r>
          <w:rPr>
            <w:noProof/>
            <w:webHidden/>
          </w:rPr>
          <w:t>27</w:t>
        </w:r>
        <w:r>
          <w:rPr>
            <w:noProof/>
            <w:webHidden/>
          </w:rPr>
          <w:fldChar w:fldCharType="end"/>
        </w:r>
      </w:hyperlink>
    </w:p>
    <w:p w14:paraId="0D634B7A"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44" w:history="1">
        <w:r w:rsidRPr="00A3586B">
          <w:rPr>
            <w:rStyle w:val="Hyperlink"/>
            <w:rFonts w:ascii="Times" w:hAnsi="Times"/>
            <w:noProof/>
          </w:rPr>
          <w:t>II)</w:t>
        </w:r>
        <w:r w:rsidRPr="00A3586B">
          <w:rPr>
            <w:rStyle w:val="Hyperlink"/>
            <w:noProof/>
          </w:rPr>
          <w:t xml:space="preserve"> Summary plots</w:t>
        </w:r>
        <w:r>
          <w:rPr>
            <w:noProof/>
            <w:webHidden/>
          </w:rPr>
          <w:tab/>
        </w:r>
        <w:r>
          <w:rPr>
            <w:noProof/>
            <w:webHidden/>
          </w:rPr>
          <w:fldChar w:fldCharType="begin"/>
        </w:r>
        <w:r>
          <w:rPr>
            <w:noProof/>
            <w:webHidden/>
          </w:rPr>
          <w:instrText xml:space="preserve"> PAGEREF _Toc465365344 \h </w:instrText>
        </w:r>
        <w:r>
          <w:rPr>
            <w:noProof/>
            <w:webHidden/>
          </w:rPr>
        </w:r>
        <w:r>
          <w:rPr>
            <w:noProof/>
            <w:webHidden/>
          </w:rPr>
          <w:fldChar w:fldCharType="separate"/>
        </w:r>
        <w:r>
          <w:rPr>
            <w:noProof/>
            <w:webHidden/>
          </w:rPr>
          <w:t>28</w:t>
        </w:r>
        <w:r>
          <w:rPr>
            <w:noProof/>
            <w:webHidden/>
          </w:rPr>
          <w:fldChar w:fldCharType="end"/>
        </w:r>
      </w:hyperlink>
    </w:p>
    <w:p w14:paraId="35534836" w14:textId="77777777" w:rsidR="00944842" w:rsidRDefault="00944842">
      <w:pPr>
        <w:pStyle w:val="TOC3"/>
        <w:tabs>
          <w:tab w:val="right" w:leader="dot" w:pos="9016"/>
        </w:tabs>
        <w:rPr>
          <w:rFonts w:asciiTheme="minorHAnsi" w:eastAsiaTheme="minorEastAsia" w:hAnsiTheme="minorHAnsi"/>
          <w:noProof/>
          <w:sz w:val="22"/>
          <w:lang w:val="en-CA" w:eastAsia="en-CA"/>
        </w:rPr>
      </w:pPr>
      <w:hyperlink w:anchor="_Toc465365345" w:history="1">
        <w:r w:rsidRPr="00A3586B">
          <w:rPr>
            <w:rStyle w:val="Hyperlink"/>
            <w:rFonts w:ascii="Times" w:hAnsi="Times" w:cs="Times New Roman"/>
            <w:noProof/>
          </w:rPr>
          <w:t>III)</w:t>
        </w:r>
        <w:r w:rsidRPr="00A3586B">
          <w:rPr>
            <w:rStyle w:val="Hyperlink"/>
            <w:rFonts w:cs="Times New Roman"/>
            <w:noProof/>
          </w:rPr>
          <w:t xml:space="preserve"> Level of reporting</w:t>
        </w:r>
        <w:r>
          <w:rPr>
            <w:noProof/>
            <w:webHidden/>
          </w:rPr>
          <w:tab/>
        </w:r>
        <w:r>
          <w:rPr>
            <w:noProof/>
            <w:webHidden/>
          </w:rPr>
          <w:fldChar w:fldCharType="begin"/>
        </w:r>
        <w:r>
          <w:rPr>
            <w:noProof/>
            <w:webHidden/>
          </w:rPr>
          <w:instrText xml:space="preserve"> PAGEREF _Toc465365345 \h </w:instrText>
        </w:r>
        <w:r>
          <w:rPr>
            <w:noProof/>
            <w:webHidden/>
          </w:rPr>
        </w:r>
        <w:r>
          <w:rPr>
            <w:noProof/>
            <w:webHidden/>
          </w:rPr>
          <w:fldChar w:fldCharType="separate"/>
        </w:r>
        <w:r>
          <w:rPr>
            <w:noProof/>
            <w:webHidden/>
          </w:rPr>
          <w:t>28</w:t>
        </w:r>
        <w:r>
          <w:rPr>
            <w:noProof/>
            <w:webHidden/>
          </w:rPr>
          <w:fldChar w:fldCharType="end"/>
        </w:r>
      </w:hyperlink>
    </w:p>
    <w:p w14:paraId="57060A22"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46" w:history="1">
        <w:r w:rsidRPr="00A3586B">
          <w:rPr>
            <w:rStyle w:val="Hyperlink"/>
            <w:rFonts w:cs="Times New Roman"/>
            <w:noProof/>
          </w:rPr>
          <w:t>Baseline</w:t>
        </w:r>
        <w:r>
          <w:rPr>
            <w:noProof/>
            <w:webHidden/>
          </w:rPr>
          <w:tab/>
        </w:r>
        <w:r>
          <w:rPr>
            <w:noProof/>
            <w:webHidden/>
          </w:rPr>
          <w:fldChar w:fldCharType="begin"/>
        </w:r>
        <w:r>
          <w:rPr>
            <w:noProof/>
            <w:webHidden/>
          </w:rPr>
          <w:instrText xml:space="preserve"> PAGEREF _Toc465365346 \h </w:instrText>
        </w:r>
        <w:r>
          <w:rPr>
            <w:noProof/>
            <w:webHidden/>
          </w:rPr>
        </w:r>
        <w:r>
          <w:rPr>
            <w:noProof/>
            <w:webHidden/>
          </w:rPr>
          <w:fldChar w:fldCharType="separate"/>
        </w:r>
        <w:r>
          <w:rPr>
            <w:noProof/>
            <w:webHidden/>
          </w:rPr>
          <w:t>28</w:t>
        </w:r>
        <w:r>
          <w:rPr>
            <w:noProof/>
            <w:webHidden/>
          </w:rPr>
          <w:fldChar w:fldCharType="end"/>
        </w:r>
      </w:hyperlink>
    </w:p>
    <w:p w14:paraId="1DBF99A0" w14:textId="77777777" w:rsidR="00944842" w:rsidRDefault="00944842">
      <w:pPr>
        <w:pStyle w:val="TOC4"/>
        <w:tabs>
          <w:tab w:val="right" w:leader="dot" w:pos="9016"/>
        </w:tabs>
        <w:rPr>
          <w:rFonts w:asciiTheme="minorHAnsi" w:eastAsiaTheme="minorEastAsia" w:hAnsiTheme="minorHAnsi"/>
          <w:noProof/>
          <w:sz w:val="22"/>
          <w:lang w:val="en-CA" w:eastAsia="en-CA"/>
        </w:rPr>
      </w:pPr>
      <w:hyperlink w:anchor="_Toc465365347" w:history="1">
        <w:r w:rsidRPr="00A3586B">
          <w:rPr>
            <w:rStyle w:val="Hyperlink"/>
            <w:noProof/>
          </w:rPr>
          <w:t>Alternative options</w:t>
        </w:r>
        <w:r>
          <w:rPr>
            <w:noProof/>
            <w:webHidden/>
          </w:rPr>
          <w:tab/>
        </w:r>
        <w:r>
          <w:rPr>
            <w:noProof/>
            <w:webHidden/>
          </w:rPr>
          <w:fldChar w:fldCharType="begin"/>
        </w:r>
        <w:r>
          <w:rPr>
            <w:noProof/>
            <w:webHidden/>
          </w:rPr>
          <w:instrText xml:space="preserve"> PAGEREF _Toc465365347 \h </w:instrText>
        </w:r>
        <w:r>
          <w:rPr>
            <w:noProof/>
            <w:webHidden/>
          </w:rPr>
        </w:r>
        <w:r>
          <w:rPr>
            <w:noProof/>
            <w:webHidden/>
          </w:rPr>
          <w:fldChar w:fldCharType="separate"/>
        </w:r>
        <w:r>
          <w:rPr>
            <w:noProof/>
            <w:webHidden/>
          </w:rPr>
          <w:t>28</w:t>
        </w:r>
        <w:r>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1" w:name="_Toc465365274"/>
      <w:r w:rsidRPr="006E4901">
        <w:t>BASIC CONCEPTS AND STOCK STRUCTURE</w:t>
      </w:r>
      <w:bookmarkEnd w:id="1"/>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2" w:name="_Toc465365275"/>
      <w:r>
        <w:t xml:space="preserve">Spatial </w:t>
      </w:r>
      <w:commentRangeStart w:id="3"/>
      <w:r>
        <w:t>strata</w:t>
      </w:r>
      <w:commentRangeEnd w:id="3"/>
      <w:r w:rsidR="00936DEB">
        <w:rPr>
          <w:rStyle w:val="CommentReference"/>
          <w:rFonts w:asciiTheme="minorHAnsi" w:eastAsiaTheme="minorHAnsi" w:hAnsiTheme="minorHAnsi" w:cstheme="minorBidi"/>
          <w:bCs w:val="0"/>
          <w:i w:val="0"/>
          <w:color w:val="auto"/>
          <w:lang w:val="en-ZA"/>
        </w:rPr>
        <w:commentReference w:id="3"/>
      </w:r>
      <w:bookmarkEnd w:id="2"/>
    </w:p>
    <w:p w14:paraId="5C0CE587" w14:textId="5284250F" w:rsidR="00987C9A" w:rsidRPr="00273D1A" w:rsidRDefault="00944842" w:rsidP="001B61C4">
      <w:pPr>
        <w:pStyle w:val="ListParagraph"/>
        <w:ind w:left="0"/>
        <w:jc w:val="both"/>
        <w:rPr>
          <w:rFonts w:ascii="Times New Roman" w:hAnsi="Times New Roman" w:cs="Times New Roman"/>
          <w:i/>
          <w:sz w:val="24"/>
          <w:szCs w:val="24"/>
        </w:rPr>
      </w:pPr>
      <w:ins w:id="4" w:author="Tom Carruthers" w:date="2016-10-27T21:08:00Z">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52495" cy="2515164"/>
                      </a:xfrm>
                      <a:prstGeom prst="rect">
                        <a:avLst/>
                      </a:prstGeom>
                    </pic:spPr>
                  </pic:pic>
                </a:graphicData>
              </a:graphic>
            </wp:inline>
          </w:drawing>
        </w:r>
      </w:ins>
    </w:p>
    <w:p w14:paraId="75CE54F1" w14:textId="31AFDF7D"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1312" behindDoc="0" locked="0" layoutInCell="1" allowOverlap="1" wp14:anchorId="086FB5D4" wp14:editId="6BAB81D2">
                <wp:simplePos x="0" y="0"/>
                <wp:positionH relativeFrom="column">
                  <wp:posOffset>3769995</wp:posOffset>
                </wp:positionH>
                <wp:positionV relativeFrom="paragraph">
                  <wp:posOffset>1837055</wp:posOffset>
                </wp:positionV>
                <wp:extent cx="321310" cy="236855"/>
                <wp:effectExtent l="0" t="0" r="2540" b="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8BF1C" w14:textId="77777777" w:rsidR="00944842" w:rsidRPr="00A71A7A" w:rsidRDefault="00944842"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96.85pt;margin-top:144.65pt;width:25.3pt;height:1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" fillcolor="white [3201]" stroked="f" strokeweight=".5pt">
                <v:path arrowok="t"/>
                <v:textbox>
                  <w:txbxContent>
                    <w:p w14:paraId="5548BF1C" w14:textId="77777777" w:rsidR="00944842" w:rsidRPr="00A71A7A" w:rsidRDefault="00944842" w:rsidP="00987C9A">
                      <w:pPr>
                        <w:jc w:val="right"/>
                        <w:rPr>
                          <w:b/>
                          <w:color w:val="0070C0"/>
                          <w:lang w:val="en-CA"/>
                        </w:rPr>
                      </w:pPr>
                      <w:r>
                        <w:rPr>
                          <w:b/>
                          <w:color w:val="0070C0"/>
                          <w:lang w:val="en-CA"/>
                        </w:rPr>
                        <w:t>B</w:t>
                      </w:r>
                    </w:p>
                  </w:txbxContent>
                </v:textbox>
              </v:shape>
            </w:pict>
          </mc:Fallback>
        </mc:AlternateContent>
      </w:r>
      <w:r>
        <w:rPr>
          <w:rFonts w:ascii="Times New Roman" w:hAnsi="Times New Roman" w:cs="Times New Roman"/>
          <w:noProof/>
          <w:sz w:val="24"/>
          <w:szCs w:val="24"/>
          <w:lang w:val="en-CA" w:eastAsia="en-CA"/>
        </w:rPr>
        <mc:AlternateContent>
          <mc:Choice Requires="wps">
            <w:drawing>
              <wp:anchor distT="0" distB="0" distL="114300" distR="114300" simplePos="0" relativeHeight="251660288" behindDoc="0" locked="0" layoutInCell="1" allowOverlap="1" wp14:anchorId="409F2A82" wp14:editId="21631626">
                <wp:simplePos x="0" y="0"/>
                <wp:positionH relativeFrom="column">
                  <wp:posOffset>1329690</wp:posOffset>
                </wp:positionH>
                <wp:positionV relativeFrom="paragraph">
                  <wp:posOffset>1875155</wp:posOffset>
                </wp:positionV>
                <wp:extent cx="321310" cy="236855"/>
                <wp:effectExtent l="0" t="0" r="254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BD1D1" w14:textId="77777777" w:rsidR="00944842" w:rsidRPr="00A71A7A" w:rsidRDefault="00944842"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104.7pt;margin-top:147.65pt;width:25.3pt;height:1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" fillcolor="white [3201]" stroked="f" strokeweight=".5pt">
                <v:path arrowok="t"/>
                <v:textbox>
                  <w:txbxContent>
                    <w:p w14:paraId="24ABD1D1" w14:textId="77777777" w:rsidR="00944842" w:rsidRPr="00A71A7A" w:rsidRDefault="00944842" w:rsidP="00987C9A">
                      <w:pPr>
                        <w:jc w:val="right"/>
                        <w:rPr>
                          <w:b/>
                          <w:color w:val="0070C0"/>
                          <w:lang w:val="en-CA"/>
                        </w:rPr>
                      </w:pPr>
                      <w:r w:rsidRPr="00A71A7A">
                        <w:rPr>
                          <w:b/>
                          <w:color w:val="0070C0"/>
                          <w:lang w:val="en-CA"/>
                        </w:rPr>
                        <w:t>A</w:t>
                      </w:r>
                    </w:p>
                  </w:txbxContent>
                </v:textbox>
              </v:shape>
            </w:pict>
          </mc:Fallback>
        </mc:AlternateContent>
      </w:r>
    </w:p>
    <w:p w14:paraId="079D86C8" w14:textId="538AA060"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w:t>
      </w:r>
      <w:proofErr w:type="gramEnd"/>
      <w:r>
        <w:rPr>
          <w:rFonts w:ascii="Times New Roman" w:hAnsi="Times New Roman" w:cs="Times New Roman"/>
          <w:sz w:val="24"/>
          <w:szCs w:val="24"/>
        </w:rPr>
        <w:t xml:space="preserve"> </w:t>
      </w:r>
      <w:del w:id="5" w:author="Thomas" w:date="2016-10-27T14:52:00Z">
        <w:r w:rsidDel="00936DEB">
          <w:rPr>
            <w:rFonts w:ascii="Times New Roman" w:hAnsi="Times New Roman" w:cs="Times New Roman"/>
            <w:sz w:val="24"/>
            <w:szCs w:val="24"/>
          </w:rPr>
          <w:delText xml:space="preserve">(A) </w:delText>
        </w:r>
      </w:del>
      <w:r>
        <w:rPr>
          <w:rFonts w:ascii="Times New Roman" w:hAnsi="Times New Roman" w:cs="Times New Roman"/>
          <w:sz w:val="24"/>
          <w:szCs w:val="24"/>
        </w:rPr>
        <w:t>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del w:id="6" w:author="Thomas" w:date="2016-10-27T14:52:00Z">
        <w:r w:rsidDel="00936DEB">
          <w:rPr>
            <w:rFonts w:ascii="Times New Roman" w:hAnsi="Times New Roman" w:cs="Times New Roman"/>
            <w:sz w:val="24"/>
            <w:szCs w:val="24"/>
          </w:rPr>
          <w:delText xml:space="preserve"> and used in the fitting of preliminary operating models. (B). Spatial definitions for which PSAT tagging movements have been reported to NOAA (M. Lauretta)</w:delText>
        </w:r>
      </w:del>
      <w:ins w:id="7" w:author="Thomas" w:date="2016-10-27T14:52:00Z">
        <w:r w:rsidR="00936DEB">
          <w:rPr>
            <w:rFonts w:ascii="Times New Roman" w:hAnsi="Times New Roman" w:cs="Times New Roman"/>
            <w:sz w:val="24"/>
            <w:szCs w:val="24"/>
          </w:rPr>
          <w:t xml:space="preserve"> with simplification to a single Mediterranean area. </w:t>
        </w:r>
      </w:ins>
      <w:del w:id="8" w:author="Thomas" w:date="2016-10-27T14:52:00Z">
        <w:r w:rsidDel="00936DEB">
          <w:rPr>
            <w:rFonts w:ascii="Times New Roman" w:hAnsi="Times New Roman" w:cs="Times New Roman"/>
            <w:sz w:val="24"/>
            <w:szCs w:val="24"/>
          </w:rPr>
          <w:delText>.</w:delText>
        </w:r>
      </w:del>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9" w:name="_Toc465365276"/>
      <w:r w:rsidRPr="008E1D5C">
        <w:t>Baseline</w:t>
      </w:r>
      <w:bookmarkEnd w:id="9"/>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A0B5D35"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ins w:id="10" w:author="Tom Carruthers" w:date="2016-10-27T21:00:00Z">
        <w:r w:rsidR="00944842">
          <w:rPr>
            <w:rFonts w:ascii="Times New Roman" w:hAnsi="Times New Roman" w:cs="Times New Roman"/>
            <w:sz w:val="24"/>
            <w:szCs w:val="24"/>
          </w:rPr>
          <w:t xml:space="preserve">and the stock of origin data (which do not have sufficient resolution to divide the Mediterranean area into East </w:t>
        </w:r>
      </w:ins>
      <w:ins w:id="11" w:author="Tom Carruthers" w:date="2016-10-27T21:01:00Z">
        <w:r w:rsidR="00944842">
          <w:rPr>
            <w:rFonts w:ascii="Times New Roman" w:hAnsi="Times New Roman" w:cs="Times New Roman"/>
            <w:sz w:val="24"/>
            <w:szCs w:val="24"/>
          </w:rPr>
          <w:t>and</w:t>
        </w:r>
      </w:ins>
      <w:ins w:id="12" w:author="Tom Carruthers" w:date="2016-10-27T21:00:00Z">
        <w:r w:rsidR="00944842">
          <w:rPr>
            <w:rFonts w:ascii="Times New Roman" w:hAnsi="Times New Roman" w:cs="Times New Roman"/>
            <w:sz w:val="24"/>
            <w:szCs w:val="24"/>
          </w:rPr>
          <w:t xml:space="preserve"> </w:t>
        </w:r>
      </w:ins>
      <w:ins w:id="13" w:author="Tom Carruthers" w:date="2016-10-27T21:01:00Z">
        <w:r w:rsidR="00944842">
          <w:rPr>
            <w:rFonts w:ascii="Times New Roman" w:hAnsi="Times New Roman" w:cs="Times New Roman"/>
            <w:sz w:val="24"/>
            <w:szCs w:val="24"/>
          </w:rPr>
          <w:t>Western sub areas</w:t>
        </w:r>
        <w:proofErr w:type="gramStart"/>
        <w:r w:rsidR="00944842">
          <w:rPr>
            <w:rFonts w:ascii="Times New Roman" w:hAnsi="Times New Roman" w:cs="Times New Roman"/>
            <w:sz w:val="24"/>
            <w:szCs w:val="24"/>
          </w:rPr>
          <w:t>)</w:t>
        </w:r>
      </w:ins>
      <w:r>
        <w:rPr>
          <w:rFonts w:ascii="Times New Roman" w:hAnsi="Times New Roman" w:cs="Times New Roman"/>
          <w:sz w:val="24"/>
          <w:szCs w:val="24"/>
        </w:rPr>
        <w:t>(</w:t>
      </w:r>
      <w:proofErr w:type="gramEnd"/>
      <w:r>
        <w:rPr>
          <w:rFonts w:ascii="Times New Roman" w:hAnsi="Times New Roman" w:cs="Times New Roman"/>
          <w:sz w:val="24"/>
          <w:szCs w:val="24"/>
        </w:rPr>
        <w:t>Figure 1.1</w:t>
      </w:r>
      <w:del w:id="14" w:author="Tom Carruthers" w:date="2016-10-27T21:01:00Z">
        <w:r w:rsidDel="00944842">
          <w:rPr>
            <w:rFonts w:ascii="Times New Roman" w:hAnsi="Times New Roman" w:cs="Times New Roman"/>
            <w:sz w:val="24"/>
            <w:szCs w:val="24"/>
          </w:rPr>
          <w:delText>B</w:delText>
        </w:r>
      </w:del>
      <w:r>
        <w:rPr>
          <w:rFonts w:ascii="Times New Roman" w:hAnsi="Times New Roman" w:cs="Times New Roman"/>
          <w:sz w:val="24"/>
          <w:szCs w:val="24"/>
        </w:rPr>
        <w:t>)</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77777777" w:rsidR="00CC223C" w:rsidRDefault="00987C9A" w:rsidP="001B61C4">
      <w:pPr>
        <w:pStyle w:val="Heading4"/>
        <w:ind w:left="0"/>
      </w:pPr>
      <w:bookmarkStart w:id="15" w:name="_Toc465365277"/>
      <w:r>
        <w:t xml:space="preserve">Alternative </w:t>
      </w:r>
      <w:commentRangeStart w:id="16"/>
      <w:r>
        <w:t>options</w:t>
      </w:r>
      <w:bookmarkEnd w:id="15"/>
      <w:commentRangeEnd w:id="16"/>
      <w:r w:rsidR="008E2327">
        <w:rPr>
          <w:rStyle w:val="CommentReference"/>
          <w:rFonts w:asciiTheme="minorHAnsi" w:eastAsiaTheme="minorHAnsi" w:hAnsiTheme="minorHAnsi" w:cstheme="minorBidi"/>
          <w:bCs w:val="0"/>
          <w:iCs w:val="0"/>
          <w:color w:val="auto"/>
          <w:u w:val="none"/>
          <w:lang w:eastAsia="en-US"/>
        </w:rPr>
        <w:commentReference w:id="16"/>
      </w:r>
    </w:p>
    <w:p w14:paraId="5C2DDC82" w14:textId="77777777" w:rsidR="00987C9A" w:rsidRDefault="00987C9A" w:rsidP="001B61C4">
      <w:pPr>
        <w:pStyle w:val="ListParagraph"/>
        <w:ind w:left="0"/>
        <w:jc w:val="both"/>
        <w:rPr>
          <w:rFonts w:ascii="Times New Roman" w:hAnsi="Times New Roman" w:cs="Times New Roman"/>
          <w:sz w:val="24"/>
          <w:szCs w:val="24"/>
        </w:rPr>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77777777" w:rsidR="00987C9A" w:rsidRDefault="00161309"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r w:rsidR="00987C9A">
        <w:rPr>
          <w:rFonts w:ascii="Times New Roman" w:hAnsi="Times New Roman" w:cs="Times New Roman"/>
          <w:sz w:val="24"/>
          <w:szCs w:val="24"/>
        </w:rPr>
        <w:t>A but simplified such that the Central Atlantic is merged with the Western Atlantic and there is no division of the Mediterranean.</w:t>
      </w:r>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77777777" w:rsidR="00CC223C" w:rsidRDefault="00987C9A" w:rsidP="001B61C4">
      <w:pPr>
        <w:pStyle w:val="Heading3"/>
        <w:ind w:left="0"/>
      </w:pPr>
      <w:bookmarkStart w:id="17" w:name="_Toc465365278"/>
      <w:r>
        <w:t>Temporal strata</w:t>
      </w:r>
      <w:bookmarkEnd w:id="17"/>
    </w:p>
    <w:p w14:paraId="339698C8" w14:textId="77777777" w:rsidR="00987C9A" w:rsidRDefault="00987C9A" w:rsidP="001B61C4">
      <w:pPr>
        <w:jc w:val="both"/>
        <w:rPr>
          <w:rFonts w:ascii="Times New Roman" w:hAnsi="Times New Roman" w:cs="Times New Roman"/>
          <w:i/>
          <w:sz w:val="24"/>
          <w:szCs w:val="24"/>
        </w:rPr>
      </w:pPr>
    </w:p>
    <w:p w14:paraId="336FF631" w14:textId="18490250" w:rsidR="00987C9A" w:rsidRPr="00196240" w:rsidDel="00936DEB" w:rsidRDefault="00987C9A" w:rsidP="001B61C4">
      <w:pPr>
        <w:keepNext/>
        <w:keepLines/>
        <w:spacing w:after="120"/>
        <w:jc w:val="both"/>
        <w:rPr>
          <w:del w:id="18" w:author="Thomas" w:date="2016-10-27T14:55:00Z"/>
          <w:rFonts w:ascii="Times New Roman" w:hAnsi="Times New Roman" w:cs="Times New Roman"/>
          <w:sz w:val="24"/>
          <w:szCs w:val="24"/>
        </w:rPr>
      </w:pPr>
      <w:del w:id="19" w:author="Thomas" w:date="2016-10-27T14:55:00Z">
        <w:r w:rsidRPr="00196240" w:rsidDel="00936DEB">
          <w:rPr>
            <w:rFonts w:ascii="Times New Roman" w:hAnsi="Times New Roman" w:cs="Times New Roman"/>
            <w:sz w:val="24"/>
            <w:szCs w:val="24"/>
          </w:rPr>
          <w:delText>Table 1</w:delText>
        </w:r>
        <w:r w:rsidR="007D2E3B" w:rsidDel="00936DEB">
          <w:rPr>
            <w:rFonts w:ascii="Times New Roman" w:hAnsi="Times New Roman" w:cs="Times New Roman"/>
            <w:sz w:val="24"/>
            <w:szCs w:val="24"/>
          </w:rPr>
          <w:delText>.1</w:delText>
        </w:r>
        <w:r w:rsidRPr="00196240" w:rsidDel="00936DEB">
          <w:rPr>
            <w:rFonts w:ascii="Times New Roman" w:hAnsi="Times New Roman" w:cs="Times New Roman"/>
            <w:sz w:val="24"/>
            <w:szCs w:val="24"/>
          </w:rPr>
          <w:delText xml:space="preserve">. Possible sub-year temporal strata for disaggregation of data and modelling of population dynamics. </w:delText>
        </w:r>
      </w:del>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263"/>
        <w:gridCol w:w="147"/>
        <w:gridCol w:w="2126"/>
        <w:gridCol w:w="808"/>
        <w:gridCol w:w="1885"/>
        <w:gridCol w:w="1196"/>
      </w:tblGrid>
      <w:tr w:rsidR="00987C9A" w:rsidRPr="00EE1E1C" w:rsidDel="00936DEB" w14:paraId="2621FC63" w14:textId="7D2A4876" w:rsidTr="00987C9A">
        <w:trPr>
          <w:gridBefore w:val="1"/>
          <w:gridAfter w:val="1"/>
          <w:wBefore w:w="817" w:type="dxa"/>
          <w:wAfter w:w="1196" w:type="dxa"/>
          <w:del w:id="20" w:author="Thomas" w:date="2016-10-27T14:55:00Z"/>
        </w:trPr>
        <w:tc>
          <w:tcPr>
            <w:tcW w:w="2410" w:type="dxa"/>
            <w:gridSpan w:val="2"/>
            <w:tcBorders>
              <w:top w:val="single" w:sz="4" w:space="0" w:color="auto"/>
              <w:bottom w:val="single" w:sz="4" w:space="0" w:color="auto"/>
            </w:tcBorders>
          </w:tcPr>
          <w:p w14:paraId="69447EDB" w14:textId="127EE7E3" w:rsidR="00987C9A" w:rsidRPr="00406114" w:rsidDel="00936DEB" w:rsidRDefault="00EC0C87" w:rsidP="00406114">
            <w:pPr>
              <w:rPr>
                <w:del w:id="21" w:author="Thomas" w:date="2016-10-27T14:55:00Z"/>
                <w:rFonts w:ascii="Times New Roman" w:hAnsi="Times New Roman" w:cs="Times New Roman"/>
                <w:b/>
                <w:sz w:val="24"/>
                <w:szCs w:val="24"/>
              </w:rPr>
            </w:pPr>
            <w:del w:id="22" w:author="Thomas" w:date="2016-10-27T14:55:00Z">
              <w:r w:rsidRPr="00406114" w:rsidDel="00936DEB">
                <w:rPr>
                  <w:rFonts w:ascii="Times New Roman" w:hAnsi="Times New Roman" w:cs="Times New Roman"/>
                  <w:b/>
                  <w:sz w:val="24"/>
                  <w:szCs w:val="24"/>
                </w:rPr>
                <w:delText>A. Quarterly</w:delText>
              </w:r>
            </w:del>
          </w:p>
        </w:tc>
        <w:tc>
          <w:tcPr>
            <w:tcW w:w="2126" w:type="dxa"/>
            <w:tcBorders>
              <w:top w:val="single" w:sz="4" w:space="0" w:color="auto"/>
              <w:bottom w:val="single" w:sz="4" w:space="0" w:color="auto"/>
            </w:tcBorders>
          </w:tcPr>
          <w:p w14:paraId="03C37539" w14:textId="79B866C3" w:rsidR="00987C9A" w:rsidRPr="00406114" w:rsidDel="00936DEB" w:rsidRDefault="00EC0C87" w:rsidP="00406114">
            <w:pPr>
              <w:rPr>
                <w:del w:id="23" w:author="Thomas" w:date="2016-10-27T14:55:00Z"/>
                <w:rFonts w:ascii="Times New Roman" w:hAnsi="Times New Roman" w:cs="Times New Roman"/>
                <w:b/>
                <w:sz w:val="24"/>
                <w:szCs w:val="24"/>
              </w:rPr>
            </w:pPr>
            <w:del w:id="24" w:author="Thomas" w:date="2016-10-27T14:55:00Z">
              <w:r w:rsidRPr="00406114" w:rsidDel="00936DEB">
                <w:rPr>
                  <w:rFonts w:ascii="Times New Roman" w:hAnsi="Times New Roman" w:cs="Times New Roman"/>
                  <w:b/>
                  <w:sz w:val="24"/>
                  <w:szCs w:val="24"/>
                </w:rPr>
                <w:delText>B. Biannual</w:delText>
              </w:r>
            </w:del>
          </w:p>
        </w:tc>
        <w:tc>
          <w:tcPr>
            <w:tcW w:w="2693" w:type="dxa"/>
            <w:gridSpan w:val="2"/>
            <w:tcBorders>
              <w:top w:val="single" w:sz="4" w:space="0" w:color="auto"/>
              <w:bottom w:val="single" w:sz="4" w:space="0" w:color="auto"/>
            </w:tcBorders>
          </w:tcPr>
          <w:p w14:paraId="7C74C121" w14:textId="0CA3A62A" w:rsidR="00987C9A" w:rsidRPr="00406114" w:rsidDel="00936DEB" w:rsidRDefault="00EC0C87" w:rsidP="00406114">
            <w:pPr>
              <w:rPr>
                <w:del w:id="25" w:author="Thomas" w:date="2016-10-27T14:55:00Z"/>
                <w:rFonts w:ascii="Times New Roman" w:hAnsi="Times New Roman" w:cs="Times New Roman"/>
                <w:b/>
                <w:sz w:val="24"/>
                <w:szCs w:val="24"/>
              </w:rPr>
            </w:pPr>
            <w:del w:id="26" w:author="Thomas" w:date="2016-10-27T14:55:00Z">
              <w:r w:rsidRPr="00406114" w:rsidDel="00936DEB">
                <w:rPr>
                  <w:rFonts w:ascii="Times New Roman" w:hAnsi="Times New Roman" w:cs="Times New Roman"/>
                  <w:b/>
                  <w:sz w:val="24"/>
                  <w:szCs w:val="24"/>
                </w:rPr>
                <w:delText>C. Custom</w:delText>
              </w:r>
            </w:del>
          </w:p>
        </w:tc>
      </w:tr>
      <w:tr w:rsidR="00987C9A" w:rsidRPr="00EE1E1C" w:rsidDel="00936DEB" w14:paraId="0D2C4E97" w14:textId="6D88924C" w:rsidTr="00987C9A">
        <w:trPr>
          <w:gridBefore w:val="1"/>
          <w:gridAfter w:val="1"/>
          <w:wBefore w:w="817" w:type="dxa"/>
          <w:wAfter w:w="1196" w:type="dxa"/>
          <w:del w:id="27" w:author="Thomas" w:date="2016-10-27T14:55:00Z"/>
        </w:trPr>
        <w:tc>
          <w:tcPr>
            <w:tcW w:w="2410" w:type="dxa"/>
            <w:gridSpan w:val="2"/>
            <w:tcBorders>
              <w:top w:val="single" w:sz="4" w:space="0" w:color="auto"/>
            </w:tcBorders>
          </w:tcPr>
          <w:p w14:paraId="00DC1CF0" w14:textId="354804CB" w:rsidR="00987C9A" w:rsidRPr="00EE1E1C" w:rsidDel="00936DEB" w:rsidRDefault="00987C9A" w:rsidP="001B61C4">
            <w:pPr>
              <w:keepNext/>
              <w:keepLines/>
              <w:jc w:val="both"/>
              <w:rPr>
                <w:del w:id="28" w:author="Thomas" w:date="2016-10-27T14:55:00Z"/>
                <w:rFonts w:ascii="Times New Roman" w:hAnsi="Times New Roman" w:cs="Times New Roman"/>
              </w:rPr>
            </w:pPr>
            <w:del w:id="29" w:author="Thomas" w:date="2016-10-27T14:55:00Z">
              <w:r w:rsidRPr="00EE1E1C" w:rsidDel="00936DEB">
                <w:rPr>
                  <w:rFonts w:ascii="Times New Roman" w:hAnsi="Times New Roman" w:cs="Times New Roman"/>
                </w:rPr>
                <w:delText>January-March</w:delText>
              </w:r>
            </w:del>
          </w:p>
        </w:tc>
        <w:tc>
          <w:tcPr>
            <w:tcW w:w="2126" w:type="dxa"/>
            <w:tcBorders>
              <w:top w:val="single" w:sz="4" w:space="0" w:color="auto"/>
            </w:tcBorders>
          </w:tcPr>
          <w:p w14:paraId="174ED4CB" w14:textId="26EC9F96" w:rsidR="00987C9A" w:rsidRPr="00EE1E1C" w:rsidDel="00936DEB" w:rsidRDefault="00987C9A" w:rsidP="001B61C4">
            <w:pPr>
              <w:keepNext/>
              <w:keepLines/>
              <w:jc w:val="both"/>
              <w:rPr>
                <w:del w:id="30" w:author="Thomas" w:date="2016-10-27T14:55:00Z"/>
                <w:rFonts w:ascii="Times New Roman" w:hAnsi="Times New Roman" w:cs="Times New Roman"/>
              </w:rPr>
            </w:pPr>
            <w:del w:id="31" w:author="Thomas" w:date="2016-10-27T14:55:00Z">
              <w:r w:rsidRPr="00EE1E1C" w:rsidDel="00936DEB">
                <w:rPr>
                  <w:rFonts w:ascii="Times New Roman" w:hAnsi="Times New Roman" w:cs="Times New Roman"/>
                </w:rPr>
                <w:delText>October-March</w:delText>
              </w:r>
            </w:del>
          </w:p>
        </w:tc>
        <w:tc>
          <w:tcPr>
            <w:tcW w:w="2693" w:type="dxa"/>
            <w:gridSpan w:val="2"/>
            <w:tcBorders>
              <w:top w:val="single" w:sz="4" w:space="0" w:color="auto"/>
            </w:tcBorders>
          </w:tcPr>
          <w:p w14:paraId="46462CAA" w14:textId="56253C56" w:rsidR="00987C9A" w:rsidRPr="00EE1E1C" w:rsidDel="00936DEB" w:rsidRDefault="00987C9A" w:rsidP="001B61C4">
            <w:pPr>
              <w:keepNext/>
              <w:keepLines/>
              <w:jc w:val="both"/>
              <w:rPr>
                <w:del w:id="32" w:author="Thomas" w:date="2016-10-27T14:55:00Z"/>
                <w:rFonts w:ascii="Times New Roman" w:hAnsi="Times New Roman" w:cs="Times New Roman"/>
              </w:rPr>
            </w:pPr>
            <w:del w:id="33" w:author="Thomas" w:date="2016-10-27T14:55:00Z">
              <w:r w:rsidRPr="00EE1E1C" w:rsidDel="00936DEB">
                <w:rPr>
                  <w:rFonts w:ascii="Times New Roman" w:hAnsi="Times New Roman" w:cs="Times New Roman"/>
                </w:rPr>
                <w:delText>1</w:delText>
              </w:r>
              <w:r w:rsidRPr="00EE1E1C" w:rsidDel="00936DEB">
                <w:rPr>
                  <w:rFonts w:ascii="Times New Roman" w:hAnsi="Times New Roman" w:cs="Times New Roman"/>
                  <w:vertAlign w:val="superscript"/>
                </w:rPr>
                <w:delText>st</w:delText>
              </w:r>
              <w:r w:rsidRPr="00EE1E1C" w:rsidDel="00936DEB">
                <w:rPr>
                  <w:rFonts w:ascii="Times New Roman" w:hAnsi="Times New Roman" w:cs="Times New Roman"/>
                </w:rPr>
                <w:delText xml:space="preserve"> January - 15</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March</w:delText>
              </w:r>
            </w:del>
          </w:p>
        </w:tc>
      </w:tr>
      <w:tr w:rsidR="00987C9A" w:rsidRPr="00EE1E1C" w:rsidDel="00936DEB" w14:paraId="320935F9" w14:textId="6796DBEB" w:rsidTr="00987C9A">
        <w:trPr>
          <w:gridBefore w:val="1"/>
          <w:gridAfter w:val="1"/>
          <w:wBefore w:w="817" w:type="dxa"/>
          <w:wAfter w:w="1196" w:type="dxa"/>
          <w:del w:id="34" w:author="Thomas" w:date="2016-10-27T14:55:00Z"/>
        </w:trPr>
        <w:tc>
          <w:tcPr>
            <w:tcW w:w="2410" w:type="dxa"/>
            <w:gridSpan w:val="2"/>
          </w:tcPr>
          <w:p w14:paraId="77CFA3F6" w14:textId="2B614C65" w:rsidR="00987C9A" w:rsidRPr="00EE1E1C" w:rsidDel="00936DEB" w:rsidRDefault="00987C9A" w:rsidP="001B61C4">
            <w:pPr>
              <w:keepNext/>
              <w:keepLines/>
              <w:jc w:val="both"/>
              <w:rPr>
                <w:del w:id="35" w:author="Thomas" w:date="2016-10-27T14:55:00Z"/>
                <w:rFonts w:ascii="Times New Roman" w:hAnsi="Times New Roman" w:cs="Times New Roman"/>
              </w:rPr>
            </w:pPr>
            <w:del w:id="36" w:author="Thomas" w:date="2016-10-27T14:55:00Z">
              <w:r w:rsidRPr="00EE1E1C" w:rsidDel="00936DEB">
                <w:rPr>
                  <w:rFonts w:ascii="Times New Roman" w:hAnsi="Times New Roman" w:cs="Times New Roman"/>
                </w:rPr>
                <w:delText>April-June</w:delText>
              </w:r>
            </w:del>
          </w:p>
        </w:tc>
        <w:tc>
          <w:tcPr>
            <w:tcW w:w="2126" w:type="dxa"/>
          </w:tcPr>
          <w:p w14:paraId="73D1FB8A" w14:textId="4EBC8FFD" w:rsidR="00987C9A" w:rsidRPr="00EE1E1C" w:rsidDel="00936DEB" w:rsidRDefault="00987C9A" w:rsidP="001B61C4">
            <w:pPr>
              <w:keepNext/>
              <w:keepLines/>
              <w:jc w:val="both"/>
              <w:rPr>
                <w:del w:id="37" w:author="Thomas" w:date="2016-10-27T14:55:00Z"/>
                <w:rFonts w:ascii="Times New Roman" w:hAnsi="Times New Roman" w:cs="Times New Roman"/>
              </w:rPr>
            </w:pPr>
            <w:del w:id="38" w:author="Thomas" w:date="2016-10-27T14:55:00Z">
              <w:r w:rsidRPr="00EE1E1C" w:rsidDel="00936DEB">
                <w:rPr>
                  <w:rFonts w:ascii="Times New Roman" w:hAnsi="Times New Roman" w:cs="Times New Roman"/>
                </w:rPr>
                <w:delText>April-September</w:delText>
              </w:r>
            </w:del>
          </w:p>
        </w:tc>
        <w:tc>
          <w:tcPr>
            <w:tcW w:w="2693" w:type="dxa"/>
            <w:gridSpan w:val="2"/>
          </w:tcPr>
          <w:p w14:paraId="59ABE1FB" w14:textId="38DF3F94" w:rsidR="00987C9A" w:rsidRPr="00EE1E1C" w:rsidDel="00936DEB" w:rsidRDefault="00987C9A" w:rsidP="001B61C4">
            <w:pPr>
              <w:keepNext/>
              <w:keepLines/>
              <w:jc w:val="both"/>
              <w:rPr>
                <w:del w:id="39" w:author="Thomas" w:date="2016-10-27T14:55:00Z"/>
                <w:rFonts w:ascii="Times New Roman" w:hAnsi="Times New Roman" w:cs="Times New Roman"/>
              </w:rPr>
            </w:pPr>
            <w:del w:id="40" w:author="Thomas" w:date="2016-10-27T14:55:00Z">
              <w:r w:rsidRPr="00EE1E1C" w:rsidDel="00936DEB">
                <w:rPr>
                  <w:rFonts w:ascii="Times New Roman" w:hAnsi="Times New Roman" w:cs="Times New Roman"/>
                </w:rPr>
                <w:delText>16</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March – 15</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May</w:delText>
              </w:r>
            </w:del>
          </w:p>
        </w:tc>
      </w:tr>
      <w:tr w:rsidR="00987C9A" w:rsidRPr="00EE1E1C" w:rsidDel="00936DEB" w14:paraId="6DDC1130" w14:textId="1967B37D" w:rsidTr="00987C9A">
        <w:trPr>
          <w:gridBefore w:val="1"/>
          <w:gridAfter w:val="1"/>
          <w:wBefore w:w="817" w:type="dxa"/>
          <w:wAfter w:w="1196" w:type="dxa"/>
          <w:del w:id="41" w:author="Thomas" w:date="2016-10-27T14:55:00Z"/>
        </w:trPr>
        <w:tc>
          <w:tcPr>
            <w:tcW w:w="2410" w:type="dxa"/>
            <w:gridSpan w:val="2"/>
          </w:tcPr>
          <w:p w14:paraId="2668587E" w14:textId="217FA755" w:rsidR="00987C9A" w:rsidRPr="00EE1E1C" w:rsidDel="00936DEB" w:rsidRDefault="00987C9A" w:rsidP="001B61C4">
            <w:pPr>
              <w:keepNext/>
              <w:keepLines/>
              <w:jc w:val="both"/>
              <w:rPr>
                <w:del w:id="42" w:author="Thomas" w:date="2016-10-27T14:55:00Z"/>
                <w:rFonts w:ascii="Times New Roman" w:hAnsi="Times New Roman" w:cs="Times New Roman"/>
              </w:rPr>
            </w:pPr>
            <w:del w:id="43" w:author="Thomas" w:date="2016-10-27T14:55:00Z">
              <w:r w:rsidRPr="00EE1E1C" w:rsidDel="00936DEB">
                <w:rPr>
                  <w:rFonts w:ascii="Times New Roman" w:hAnsi="Times New Roman" w:cs="Times New Roman"/>
                </w:rPr>
                <w:delText>July-September</w:delText>
              </w:r>
            </w:del>
          </w:p>
        </w:tc>
        <w:tc>
          <w:tcPr>
            <w:tcW w:w="2126" w:type="dxa"/>
          </w:tcPr>
          <w:p w14:paraId="0C1794BF" w14:textId="39431D01" w:rsidR="00987C9A" w:rsidRPr="00EE1E1C" w:rsidDel="00936DEB" w:rsidRDefault="00987C9A" w:rsidP="001B61C4">
            <w:pPr>
              <w:keepNext/>
              <w:keepLines/>
              <w:jc w:val="both"/>
              <w:rPr>
                <w:del w:id="44" w:author="Thomas" w:date="2016-10-27T14:55:00Z"/>
                <w:rFonts w:ascii="Times New Roman" w:hAnsi="Times New Roman" w:cs="Times New Roman"/>
              </w:rPr>
            </w:pPr>
          </w:p>
        </w:tc>
        <w:tc>
          <w:tcPr>
            <w:tcW w:w="2693" w:type="dxa"/>
            <w:gridSpan w:val="2"/>
          </w:tcPr>
          <w:p w14:paraId="7FB214FC" w14:textId="1436E7CF" w:rsidR="00987C9A" w:rsidRPr="00EE1E1C" w:rsidDel="00936DEB" w:rsidRDefault="00987C9A" w:rsidP="001B61C4">
            <w:pPr>
              <w:keepNext/>
              <w:keepLines/>
              <w:jc w:val="both"/>
              <w:rPr>
                <w:del w:id="45" w:author="Thomas" w:date="2016-10-27T14:55:00Z"/>
                <w:rFonts w:ascii="Times New Roman" w:hAnsi="Times New Roman" w:cs="Times New Roman"/>
              </w:rPr>
            </w:pPr>
            <w:del w:id="46" w:author="Thomas" w:date="2016-10-27T14:55:00Z">
              <w:r w:rsidRPr="00EE1E1C" w:rsidDel="00936DEB">
                <w:rPr>
                  <w:rFonts w:ascii="Times New Roman" w:hAnsi="Times New Roman" w:cs="Times New Roman"/>
                </w:rPr>
                <w:delText>16</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May – 15</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July</w:delText>
              </w:r>
            </w:del>
          </w:p>
        </w:tc>
      </w:tr>
      <w:tr w:rsidR="00987C9A" w:rsidRPr="00EE1E1C" w:rsidDel="00936DEB" w14:paraId="64D19D08" w14:textId="32E9F4BB" w:rsidTr="00987C9A">
        <w:trPr>
          <w:gridBefore w:val="1"/>
          <w:gridAfter w:val="1"/>
          <w:wBefore w:w="817" w:type="dxa"/>
          <w:wAfter w:w="1196" w:type="dxa"/>
          <w:del w:id="47" w:author="Thomas" w:date="2016-10-27T14:55:00Z"/>
        </w:trPr>
        <w:tc>
          <w:tcPr>
            <w:tcW w:w="2410" w:type="dxa"/>
            <w:gridSpan w:val="2"/>
            <w:tcBorders>
              <w:bottom w:val="single" w:sz="4" w:space="0" w:color="auto"/>
            </w:tcBorders>
          </w:tcPr>
          <w:p w14:paraId="2E8C5234" w14:textId="3A5D7A3B" w:rsidR="00987C9A" w:rsidRPr="00EE1E1C" w:rsidDel="00936DEB" w:rsidRDefault="00987C9A" w:rsidP="001B61C4">
            <w:pPr>
              <w:keepNext/>
              <w:keepLines/>
              <w:jc w:val="both"/>
              <w:rPr>
                <w:del w:id="48" w:author="Thomas" w:date="2016-10-27T14:55:00Z"/>
                <w:rFonts w:ascii="Times New Roman" w:hAnsi="Times New Roman" w:cs="Times New Roman"/>
              </w:rPr>
            </w:pPr>
            <w:del w:id="49" w:author="Thomas" w:date="2016-10-27T14:55:00Z">
              <w:r w:rsidRPr="00EE1E1C" w:rsidDel="00936DEB">
                <w:rPr>
                  <w:rFonts w:ascii="Times New Roman" w:hAnsi="Times New Roman" w:cs="Times New Roman"/>
                </w:rPr>
                <w:delText>October-December</w:delText>
              </w:r>
            </w:del>
          </w:p>
        </w:tc>
        <w:tc>
          <w:tcPr>
            <w:tcW w:w="2126" w:type="dxa"/>
            <w:tcBorders>
              <w:bottom w:val="single" w:sz="4" w:space="0" w:color="auto"/>
            </w:tcBorders>
          </w:tcPr>
          <w:p w14:paraId="583A60CB" w14:textId="2F270FA3" w:rsidR="00987C9A" w:rsidRPr="00EE1E1C" w:rsidDel="00936DEB" w:rsidRDefault="00987C9A" w:rsidP="001B61C4">
            <w:pPr>
              <w:keepNext/>
              <w:keepLines/>
              <w:jc w:val="both"/>
              <w:rPr>
                <w:del w:id="50" w:author="Thomas" w:date="2016-10-27T14:55:00Z"/>
                <w:rFonts w:ascii="Times New Roman" w:hAnsi="Times New Roman" w:cs="Times New Roman"/>
              </w:rPr>
            </w:pPr>
          </w:p>
        </w:tc>
        <w:tc>
          <w:tcPr>
            <w:tcW w:w="2693" w:type="dxa"/>
            <w:gridSpan w:val="2"/>
            <w:tcBorders>
              <w:bottom w:val="single" w:sz="4" w:space="0" w:color="auto"/>
            </w:tcBorders>
          </w:tcPr>
          <w:p w14:paraId="52A025A9" w14:textId="5760AD6C" w:rsidR="00987C9A" w:rsidRPr="00EE1E1C" w:rsidDel="00936DEB" w:rsidRDefault="00987C9A" w:rsidP="001B61C4">
            <w:pPr>
              <w:keepNext/>
              <w:keepLines/>
              <w:jc w:val="both"/>
              <w:rPr>
                <w:del w:id="51" w:author="Thomas" w:date="2016-10-27T14:55:00Z"/>
                <w:rFonts w:ascii="Times New Roman" w:hAnsi="Times New Roman" w:cs="Times New Roman"/>
              </w:rPr>
            </w:pPr>
            <w:del w:id="52" w:author="Thomas" w:date="2016-10-27T14:55:00Z">
              <w:r w:rsidRPr="00EE1E1C" w:rsidDel="00936DEB">
                <w:rPr>
                  <w:rFonts w:ascii="Times New Roman" w:hAnsi="Times New Roman" w:cs="Times New Roman"/>
                </w:rPr>
                <w:delText>16</w:delText>
              </w:r>
              <w:r w:rsidRPr="00EE1E1C" w:rsidDel="00936DEB">
                <w:rPr>
                  <w:rFonts w:ascii="Times New Roman" w:hAnsi="Times New Roman" w:cs="Times New Roman"/>
                  <w:vertAlign w:val="superscript"/>
                </w:rPr>
                <w:delText>th</w:delText>
              </w:r>
              <w:r w:rsidRPr="00EE1E1C" w:rsidDel="00936DEB">
                <w:rPr>
                  <w:rFonts w:ascii="Times New Roman" w:hAnsi="Times New Roman" w:cs="Times New Roman"/>
                </w:rPr>
                <w:delText xml:space="preserve"> July – 31 December</w:delText>
              </w:r>
            </w:del>
          </w:p>
        </w:tc>
      </w:tr>
      <w:tr w:rsidR="00987C9A" w:rsidRPr="00EE1E1C" w:rsidDel="00936DEB" w14:paraId="61932BC7" w14:textId="518D0017" w:rsidTr="00987C9A">
        <w:trPr>
          <w:del w:id="53" w:author="Thomas" w:date="2016-10-27T14:55:00Z"/>
        </w:trPr>
        <w:tc>
          <w:tcPr>
            <w:tcW w:w="3080" w:type="dxa"/>
            <w:gridSpan w:val="2"/>
          </w:tcPr>
          <w:p w14:paraId="58823789" w14:textId="545E845F" w:rsidR="00987C9A" w:rsidRPr="00EE1E1C" w:rsidDel="00936DEB" w:rsidRDefault="00987C9A">
            <w:pPr>
              <w:rPr>
                <w:del w:id="54" w:author="Thomas" w:date="2016-10-27T14:55:00Z"/>
                <w:rFonts w:ascii="Times New Roman" w:hAnsi="Times New Roman" w:cs="Times New Roman"/>
                <w:sz w:val="24"/>
                <w:szCs w:val="24"/>
              </w:rPr>
              <w:pPrChange w:id="55" w:author="Thomas" w:date="2016-10-27T14:55:00Z">
                <w:pPr>
                  <w:jc w:val="both"/>
                </w:pPr>
              </w:pPrChange>
            </w:pPr>
          </w:p>
        </w:tc>
        <w:tc>
          <w:tcPr>
            <w:tcW w:w="3081" w:type="dxa"/>
            <w:gridSpan w:val="3"/>
          </w:tcPr>
          <w:p w14:paraId="169977BC" w14:textId="49091391" w:rsidR="00987C9A" w:rsidRPr="00EE1E1C" w:rsidDel="00936DEB" w:rsidRDefault="00987C9A" w:rsidP="001B61C4">
            <w:pPr>
              <w:jc w:val="both"/>
              <w:rPr>
                <w:del w:id="56" w:author="Thomas" w:date="2016-10-27T14:55:00Z"/>
                <w:rFonts w:ascii="Times New Roman" w:hAnsi="Times New Roman" w:cs="Times New Roman"/>
                <w:sz w:val="24"/>
                <w:szCs w:val="24"/>
              </w:rPr>
            </w:pPr>
          </w:p>
        </w:tc>
        <w:tc>
          <w:tcPr>
            <w:tcW w:w="3081" w:type="dxa"/>
            <w:gridSpan w:val="2"/>
          </w:tcPr>
          <w:p w14:paraId="18932F88" w14:textId="7C408075" w:rsidR="00987C9A" w:rsidRPr="00EE1E1C" w:rsidDel="00936DEB" w:rsidRDefault="00987C9A" w:rsidP="001B61C4">
            <w:pPr>
              <w:jc w:val="both"/>
              <w:rPr>
                <w:del w:id="57" w:author="Thomas" w:date="2016-10-27T14:55:00Z"/>
                <w:rFonts w:ascii="Times New Roman" w:hAnsi="Times New Roman" w:cs="Times New Roman"/>
                <w:sz w:val="24"/>
                <w:szCs w:val="24"/>
              </w:rPr>
            </w:pPr>
          </w:p>
        </w:tc>
      </w:tr>
    </w:tbl>
    <w:p w14:paraId="6603540C" w14:textId="7B67728F" w:rsidR="00CC223C" w:rsidDel="00936DEB" w:rsidRDefault="00987C9A" w:rsidP="001B61C4">
      <w:pPr>
        <w:pStyle w:val="Heading4"/>
        <w:ind w:left="0"/>
        <w:rPr>
          <w:del w:id="58" w:author="Thomas" w:date="2016-10-27T14:55:00Z"/>
        </w:rPr>
      </w:pPr>
      <w:commentRangeStart w:id="59"/>
      <w:del w:id="60" w:author="Thomas" w:date="2016-10-27T14:55:00Z">
        <w:r w:rsidRPr="008E1D5C" w:rsidDel="00936DEB">
          <w:delText>Baseline</w:delText>
        </w:r>
      </w:del>
    </w:p>
    <w:p w14:paraId="28BC39A3" w14:textId="32F3614D" w:rsidR="00987C9A" w:rsidDel="00936DEB" w:rsidRDefault="00987C9A" w:rsidP="001B61C4">
      <w:pPr>
        <w:pStyle w:val="ListParagraph"/>
        <w:ind w:left="0"/>
        <w:jc w:val="both"/>
        <w:rPr>
          <w:del w:id="61" w:author="Thomas" w:date="2016-10-27T14:55:00Z"/>
          <w:rFonts w:ascii="Times New Roman" w:hAnsi="Times New Roman" w:cs="Times New Roman"/>
          <w:sz w:val="24"/>
          <w:szCs w:val="24"/>
          <w:u w:val="single"/>
        </w:rPr>
      </w:pPr>
    </w:p>
    <w:p w14:paraId="57FBDD8F" w14:textId="06E4F8F9" w:rsidR="00987C9A" w:rsidRPr="00A71A7A" w:rsidDel="00936DEB" w:rsidRDefault="00987C9A" w:rsidP="001B61C4">
      <w:pPr>
        <w:pStyle w:val="ListParagraph"/>
        <w:ind w:left="0"/>
        <w:jc w:val="both"/>
        <w:rPr>
          <w:del w:id="62" w:author="Thomas" w:date="2016-10-27T14:55:00Z"/>
          <w:rFonts w:ascii="Times New Roman" w:hAnsi="Times New Roman" w:cs="Times New Roman"/>
          <w:sz w:val="24"/>
          <w:szCs w:val="24"/>
        </w:rPr>
      </w:pPr>
      <w:del w:id="63" w:author="Thomas" w:date="2016-10-27T14:55:00Z">
        <w:r w:rsidDel="00936DEB">
          <w:rPr>
            <w:rFonts w:ascii="Times New Roman" w:hAnsi="Times New Roman" w:cs="Times New Roman"/>
            <w:sz w:val="24"/>
            <w:szCs w:val="24"/>
          </w:rPr>
          <w:delText>Years 1960-2015 with a quarterly sub-year disaggregation (Table 1</w:delText>
        </w:r>
        <w:r w:rsidR="007D2E3B" w:rsidDel="00936DEB">
          <w:rPr>
            <w:rFonts w:ascii="Times New Roman" w:hAnsi="Times New Roman" w:cs="Times New Roman"/>
            <w:sz w:val="24"/>
            <w:szCs w:val="24"/>
          </w:rPr>
          <w:delText>.1</w:delText>
        </w:r>
        <w:r w:rsidR="00161309" w:rsidDel="00936DEB">
          <w:rPr>
            <w:rFonts w:ascii="Times New Roman" w:hAnsi="Times New Roman" w:cs="Times New Roman"/>
            <w:sz w:val="24"/>
            <w:szCs w:val="24"/>
          </w:rPr>
          <w:delText>.</w:delText>
        </w:r>
        <w:r w:rsidDel="00936DEB">
          <w:rPr>
            <w:rFonts w:ascii="Times New Roman" w:hAnsi="Times New Roman" w:cs="Times New Roman"/>
            <w:sz w:val="24"/>
            <w:szCs w:val="24"/>
          </w:rPr>
          <w:delText xml:space="preserve">A) </w:delText>
        </w:r>
      </w:del>
    </w:p>
    <w:p w14:paraId="746F8B64" w14:textId="19301FD5" w:rsidR="00987C9A" w:rsidDel="00936DEB" w:rsidRDefault="00987C9A" w:rsidP="001B61C4">
      <w:pPr>
        <w:pStyle w:val="ListParagraph"/>
        <w:ind w:left="0"/>
        <w:jc w:val="both"/>
        <w:rPr>
          <w:del w:id="64" w:author="Thomas" w:date="2016-10-27T14:55:00Z"/>
          <w:rFonts w:ascii="Times New Roman" w:hAnsi="Times New Roman" w:cs="Times New Roman"/>
          <w:sz w:val="24"/>
          <w:szCs w:val="24"/>
          <w:u w:val="single"/>
        </w:rPr>
      </w:pPr>
    </w:p>
    <w:p w14:paraId="7643705D" w14:textId="09D870D8" w:rsidR="00CC223C" w:rsidDel="00936DEB" w:rsidRDefault="00987C9A" w:rsidP="001B61C4">
      <w:pPr>
        <w:pStyle w:val="Heading4"/>
        <w:ind w:left="0"/>
        <w:rPr>
          <w:del w:id="65" w:author="Thomas" w:date="2016-10-27T14:55:00Z"/>
        </w:rPr>
      </w:pPr>
      <w:del w:id="66" w:author="Thomas" w:date="2016-10-27T14:55:00Z">
        <w:r w:rsidDel="00936DEB">
          <w:delText>Alternative options</w:delText>
        </w:r>
      </w:del>
    </w:p>
    <w:p w14:paraId="143A9580" w14:textId="41305903" w:rsidR="00987C9A" w:rsidDel="00936DEB" w:rsidRDefault="00987C9A" w:rsidP="001B61C4">
      <w:pPr>
        <w:pStyle w:val="ListParagraph"/>
        <w:ind w:left="0"/>
        <w:jc w:val="both"/>
        <w:rPr>
          <w:del w:id="67" w:author="Thomas" w:date="2016-10-27T14:55:00Z"/>
          <w:rFonts w:ascii="Times New Roman" w:hAnsi="Times New Roman" w:cs="Times New Roman"/>
          <w:sz w:val="24"/>
          <w:szCs w:val="24"/>
          <w:u w:val="single"/>
        </w:rPr>
      </w:pPr>
    </w:p>
    <w:p w14:paraId="268610C4" w14:textId="36F7EE22" w:rsidR="00987C9A" w:rsidDel="00936DEB" w:rsidRDefault="00987C9A" w:rsidP="001B61C4">
      <w:pPr>
        <w:pStyle w:val="ListParagraph"/>
        <w:ind w:left="0"/>
        <w:jc w:val="both"/>
        <w:rPr>
          <w:del w:id="68" w:author="Thomas" w:date="2016-10-27T14:55:00Z"/>
          <w:rFonts w:ascii="Times New Roman" w:hAnsi="Times New Roman" w:cs="Times New Roman"/>
          <w:sz w:val="24"/>
          <w:szCs w:val="24"/>
        </w:rPr>
      </w:pPr>
      <w:del w:id="69" w:author="Thomas" w:date="2016-10-27T14:55:00Z">
        <w:r w:rsidDel="00936DEB">
          <w:rPr>
            <w:rFonts w:ascii="Times New Roman" w:hAnsi="Times New Roman" w:cs="Times New Roman"/>
            <w:sz w:val="24"/>
            <w:szCs w:val="24"/>
          </w:rPr>
          <w:delText>Biannual sub-year disaggregation (Table 1</w:delText>
        </w:r>
        <w:r w:rsidR="007D2E3B" w:rsidDel="00936DEB">
          <w:rPr>
            <w:rFonts w:ascii="Times New Roman" w:hAnsi="Times New Roman" w:cs="Times New Roman"/>
            <w:sz w:val="24"/>
            <w:szCs w:val="24"/>
          </w:rPr>
          <w:delText>.1</w:delText>
        </w:r>
        <w:r w:rsidR="00161309" w:rsidDel="00936DEB">
          <w:rPr>
            <w:rFonts w:ascii="Times New Roman" w:hAnsi="Times New Roman" w:cs="Times New Roman"/>
            <w:sz w:val="24"/>
            <w:szCs w:val="24"/>
          </w:rPr>
          <w:delText>.</w:delText>
        </w:r>
        <w:r w:rsidDel="00936DEB">
          <w:rPr>
            <w:rFonts w:ascii="Times New Roman" w:hAnsi="Times New Roman" w:cs="Times New Roman"/>
            <w:sz w:val="24"/>
            <w:szCs w:val="24"/>
          </w:rPr>
          <w:delText>B)</w:delText>
        </w:r>
      </w:del>
    </w:p>
    <w:p w14:paraId="003DEAB3" w14:textId="69A93034" w:rsidR="00987C9A" w:rsidDel="00936DEB" w:rsidRDefault="00987C9A" w:rsidP="001B61C4">
      <w:pPr>
        <w:pStyle w:val="ListParagraph"/>
        <w:ind w:left="0"/>
        <w:jc w:val="both"/>
        <w:rPr>
          <w:del w:id="70" w:author="Thomas" w:date="2016-10-27T14:55:00Z"/>
          <w:rFonts w:ascii="Times New Roman" w:hAnsi="Times New Roman" w:cs="Times New Roman"/>
          <w:sz w:val="24"/>
          <w:szCs w:val="24"/>
        </w:rPr>
      </w:pPr>
      <w:del w:id="71" w:author="Thomas" w:date="2016-10-27T14:55:00Z">
        <w:r w:rsidDel="00936DEB">
          <w:rPr>
            <w:rFonts w:ascii="Times New Roman" w:hAnsi="Times New Roman" w:cs="Times New Roman"/>
            <w:sz w:val="24"/>
            <w:szCs w:val="24"/>
          </w:rPr>
          <w:delText>Custom sub-year disaggregation (Table 1</w:delText>
        </w:r>
        <w:r w:rsidR="007D2E3B" w:rsidDel="00936DEB">
          <w:rPr>
            <w:rFonts w:ascii="Times New Roman" w:hAnsi="Times New Roman" w:cs="Times New Roman"/>
            <w:sz w:val="24"/>
            <w:szCs w:val="24"/>
          </w:rPr>
          <w:delText>.1</w:delText>
        </w:r>
        <w:r w:rsidR="00161309" w:rsidDel="00936DEB">
          <w:rPr>
            <w:rFonts w:ascii="Times New Roman" w:hAnsi="Times New Roman" w:cs="Times New Roman"/>
            <w:sz w:val="24"/>
            <w:szCs w:val="24"/>
          </w:rPr>
          <w:delText>.</w:delText>
        </w:r>
        <w:r w:rsidDel="00936DEB">
          <w:rPr>
            <w:rFonts w:ascii="Times New Roman" w:hAnsi="Times New Roman" w:cs="Times New Roman"/>
            <w:sz w:val="24"/>
            <w:szCs w:val="24"/>
          </w:rPr>
          <w:delText>C)</w:delText>
        </w:r>
      </w:del>
    </w:p>
    <w:p w14:paraId="6261910B" w14:textId="3A8FE347" w:rsidR="00C80707" w:rsidRPr="00936DEB" w:rsidRDefault="00936DEB">
      <w:pPr>
        <w:rPr>
          <w:rFonts w:ascii="Times New Roman" w:hAnsi="Times New Roman" w:cs="Times New Roman"/>
          <w:sz w:val="24"/>
          <w:szCs w:val="24"/>
          <w:rPrChange w:id="72" w:author="Thomas" w:date="2016-10-27T14:55:00Z">
            <w:rPr>
              <w:rFonts w:ascii="Times New Roman" w:hAnsi="Times New Roman" w:cs="Times New Roman"/>
              <w:i/>
              <w:sz w:val="24"/>
              <w:szCs w:val="24"/>
            </w:rPr>
          </w:rPrChange>
        </w:rPr>
      </w:pPr>
      <w:ins w:id="73" w:author="Thomas" w:date="2016-10-27T14:55:00Z">
        <w:r>
          <w:rPr>
            <w:rFonts w:ascii="Times New Roman" w:hAnsi="Times New Roman" w:cs="Times New Roman"/>
            <w:sz w:val="24"/>
            <w:szCs w:val="24"/>
          </w:rPr>
          <w:t>Since</w:t>
        </w:r>
      </w:ins>
      <w:commentRangeEnd w:id="59"/>
      <w:ins w:id="74" w:author="Thomas" w:date="2016-10-27T14:56:00Z">
        <w:r>
          <w:rPr>
            <w:rStyle w:val="CommentReference"/>
          </w:rPr>
          <w:commentReference w:id="59"/>
        </w:r>
      </w:ins>
      <w:ins w:id="75" w:author="Thomas" w:date="2016-10-27T14:55:00Z">
        <w:r>
          <w:rPr>
            <w:rFonts w:ascii="Times New Roman" w:hAnsi="Times New Roman" w:cs="Times New Roman"/>
            <w:sz w:val="24"/>
            <w:szCs w:val="24"/>
          </w:rPr>
          <w:t xml:space="preserve"> the catch and effort data are only available at a quarterly resolution </w:t>
        </w:r>
      </w:ins>
      <w:ins w:id="76" w:author="Thomas" w:date="2016-10-27T14:56:00Z">
        <w:r>
          <w:rPr>
            <w:rFonts w:ascii="Times New Roman" w:hAnsi="Times New Roman" w:cs="Times New Roman"/>
            <w:sz w:val="24"/>
            <w:szCs w:val="24"/>
          </w:rPr>
          <w:t xml:space="preserve">(Jan-Mar,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w:t>
        </w:r>
      </w:ins>
      <w:ins w:id="77" w:author="Thomas" w:date="2016-10-27T14:55:00Z">
        <w:r>
          <w:rPr>
            <w:rFonts w:ascii="Times New Roman" w:hAnsi="Times New Roman" w:cs="Times New Roman"/>
            <w:sz w:val="24"/>
            <w:szCs w:val="24"/>
          </w:rPr>
          <w:t xml:space="preserve">this is currently the only sub-year temporal definition under consideration. </w:t>
        </w:r>
      </w:ins>
    </w:p>
    <w:p w14:paraId="54063FCB" w14:textId="77777777" w:rsidR="00987C9A" w:rsidRPr="00273D1A" w:rsidRDefault="00987C9A" w:rsidP="001B61C4">
      <w:pPr>
        <w:jc w:val="both"/>
        <w:rPr>
          <w:rFonts w:ascii="Times New Roman" w:hAnsi="Times New Roman" w:cs="Times New Roman"/>
          <w:i/>
          <w:sz w:val="24"/>
          <w:szCs w:val="24"/>
        </w:rPr>
      </w:pPr>
    </w:p>
    <w:p w14:paraId="0ECA2D16" w14:textId="77777777" w:rsidR="00CC223C" w:rsidRDefault="00987C9A" w:rsidP="001B61C4">
      <w:pPr>
        <w:pStyle w:val="Heading3"/>
        <w:ind w:left="0"/>
      </w:pPr>
      <w:bookmarkStart w:id="78" w:name="_Toc465365279"/>
      <w:r w:rsidRPr="00273D1A">
        <w:t xml:space="preserve">Mixing </w:t>
      </w:r>
      <w:commentRangeStart w:id="79"/>
      <w:r w:rsidRPr="00273D1A">
        <w:t>hypotheses</w:t>
      </w:r>
      <w:commentRangeEnd w:id="79"/>
      <w:r w:rsidR="00936DEB">
        <w:rPr>
          <w:rStyle w:val="CommentReference"/>
          <w:rFonts w:asciiTheme="minorHAnsi" w:eastAsiaTheme="minorHAnsi" w:hAnsiTheme="minorHAnsi" w:cstheme="minorBidi"/>
          <w:bCs w:val="0"/>
          <w:i w:val="0"/>
          <w:color w:val="auto"/>
          <w:lang w:val="en-ZA"/>
        </w:rPr>
        <w:commentReference w:id="79"/>
      </w:r>
      <w:bookmarkEnd w:id="78"/>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944842" w:rsidRPr="00A71A7A" w:rsidRDefault="00944842"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Dl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h&#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" fillcolor="white [3201]" stroked="f" strokeweight=".5pt">
                <v:path arrowok="t"/>
                <v:textbox>
                  <w:txbxContent>
                    <w:p w14:paraId="165127FD" w14:textId="77777777" w:rsidR="00944842" w:rsidRPr="00A71A7A" w:rsidRDefault="00944842"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944842" w:rsidRPr="00A71A7A" w:rsidRDefault="00944842"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eZlQ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" fillcolor="white [3201]" stroked="f" strokeweight=".5pt">
                <v:path arrowok="t"/>
                <v:textbox>
                  <w:txbxContent>
                    <w:p w14:paraId="0AB0B439" w14:textId="77777777" w:rsidR="00944842" w:rsidRPr="00A71A7A" w:rsidRDefault="00944842"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944842" w:rsidRPr="00A71A7A" w:rsidRDefault="00944842"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CGsKWm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944842" w:rsidRPr="00A71A7A" w:rsidRDefault="00944842"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44842" w:rsidRPr="00EA538E"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31"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" fillcolor="white [3201]" stroked="f" strokeweight=".5pt">
                <v:path arrowok="t"/>
                <v:textbox>
                  <w:txbxContent>
                    <w:p w14:paraId="286294D3"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44842"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44842" w:rsidRPr="00EA538E" w:rsidRDefault="0094484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80" w:name="_Toc465365280"/>
      <w:r w:rsidRPr="008E1D5C">
        <w:t>Baseline</w:t>
      </w:r>
      <w:bookmarkEnd w:id="80"/>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roofErr w:type="gramEnd"/>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81" w:name="_Toc465365281"/>
      <w:r>
        <w:t>Alternative options</w:t>
      </w:r>
      <w:bookmarkEnd w:id="81"/>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A three-stock model with western and eastern Mediterranean stocks.</w:t>
      </w:r>
      <w:proofErr w:type="gramEnd"/>
      <w:r>
        <w:rPr>
          <w:rFonts w:ascii="Times New Roman" w:hAnsi="Times New Roman" w:cs="Times New Roman"/>
          <w:sz w:val="24"/>
          <w:szCs w:val="24"/>
        </w:rPr>
        <w:t xml:space="preserve"> </w:t>
      </w: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82" w:name="_Toc465365282"/>
      <w:r w:rsidRPr="005255F2">
        <w:t xml:space="preserve">PAST DATA </w:t>
      </w:r>
      <w:r w:rsidRPr="00EB4092">
        <w:t>AVAILABLE</w:t>
      </w:r>
      <w:bookmarkEnd w:id="82"/>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w:t>
      </w:r>
      <w:proofErr w:type="spellStart"/>
      <w:r w:rsidRPr="00B24664">
        <w:rPr>
          <w:rFonts w:ascii="Times New Roman" w:hAnsi="Times New Roman" w:cs="Times New Roman"/>
          <w:sz w:val="24"/>
          <w:szCs w:val="24"/>
        </w:rPr>
        <w:t>bluefin</w:t>
      </w:r>
      <w:proofErr w:type="spellEnd"/>
      <w:r w:rsidRPr="00B24664">
        <w:rPr>
          <w:rFonts w:ascii="Times New Roman" w:hAnsi="Times New Roman" w:cs="Times New Roman"/>
          <w:sz w:val="24"/>
          <w:szCs w:val="24"/>
        </w:rPr>
        <w:t xml:space="preserve">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123950F0" w14:textId="1B0A57CA" w:rsidR="00C80707" w:rsidDel="00FF004E" w:rsidRDefault="00C80707">
      <w:pPr>
        <w:rPr>
          <w:del w:id="83" w:author="Thomas" w:date="2016-10-27T15:09:00Z"/>
          <w:rFonts w:ascii="Times New Roman" w:hAnsi="Times New Roman" w:cs="Times New Roman"/>
          <w:sz w:val="24"/>
          <w:szCs w:val="24"/>
        </w:rPr>
      </w:pPr>
    </w:p>
    <w:p w14:paraId="3BE2B32C" w14:textId="3437A104" w:rsidR="004A409F" w:rsidRPr="00B24664" w:rsidDel="00FF004E" w:rsidRDefault="00AD5F13" w:rsidP="001B61C4">
      <w:pPr>
        <w:pStyle w:val="ListParagraph"/>
        <w:ind w:left="0"/>
        <w:jc w:val="both"/>
        <w:rPr>
          <w:del w:id="84" w:author="Thomas" w:date="2016-10-27T15:09:00Z"/>
          <w:rFonts w:ascii="Times New Roman" w:hAnsi="Times New Roman" w:cs="Times New Roman"/>
          <w:sz w:val="24"/>
          <w:szCs w:val="24"/>
        </w:rPr>
      </w:pPr>
      <w:ins w:id="85" w:author="Doug Butterworth" w:date="2016-07-16T20:47:00Z">
        <w:del w:id="86" w:author="Thomas" w:date="2016-10-27T15:09:00Z">
          <w:r w:rsidDel="00FF004E">
            <w:rPr>
              <w:rFonts w:ascii="Times New Roman" w:hAnsi="Times New Roman" w:cs="Times New Roman"/>
              <w:sz w:val="24"/>
              <w:szCs w:val="24"/>
            </w:rPr>
            <w:delText>[NOTE: This Table must be updated and finalised at the July 2016 Data Preparation meeting.]</w:delText>
          </w:r>
        </w:del>
      </w:ins>
    </w:p>
    <w:p w14:paraId="03006A5E" w14:textId="77777777" w:rsidR="00CC223C" w:rsidRDefault="00B24664" w:rsidP="00406114">
      <w:pPr>
        <w:pStyle w:val="Heading3"/>
        <w:numPr>
          <w:ilvl w:val="2"/>
          <w:numId w:val="61"/>
        </w:numPr>
        <w:ind w:left="130" w:hanging="130"/>
      </w:pPr>
      <w:bookmarkStart w:id="87" w:name="_Toc465365283"/>
      <w:r w:rsidRPr="00B24664">
        <w:t>Raw data</w:t>
      </w:r>
      <w:bookmarkEnd w:id="87"/>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w:t>
      </w:r>
      <w:proofErr w:type="gramStart"/>
      <w:r>
        <w:rPr>
          <w:rFonts w:ascii="Times New Roman" w:hAnsi="Times New Roman" w:cs="Times New Roman"/>
          <w:sz w:val="24"/>
          <w:szCs w:val="24"/>
        </w:rPr>
        <w:t>stock of origin data 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w:t>
      </w:r>
      <w:r w:rsidR="0021783C">
        <w:rPr>
          <w:rFonts w:ascii="Times New Roman" w:hAnsi="Times New Roman" w:cs="Times New Roman"/>
          <w:sz w:val="24"/>
          <w:szCs w:val="24"/>
        </w:rPr>
        <w:lastRenderedPageBreak/>
        <w:t xml:space="preserve">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88" w:name="_Toc465365284"/>
      <w:r>
        <w:t>Analysed data</w:t>
      </w:r>
      <w:bookmarkEnd w:id="88"/>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FC3F3E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del w:id="89" w:author="Thomas" w:date="2016-10-27T15:10:00Z">
        <w:r w:rsidDel="00FF004E">
          <w:rPr>
            <w:rFonts w:ascii="Times New Roman" w:hAnsi="Times New Roman" w:cs="Times New Roman"/>
            <w:sz w:val="24"/>
            <w:szCs w:val="24"/>
          </w:rPr>
          <w:delText xml:space="preserve">a </w:delText>
        </w:r>
      </w:del>
      <w:ins w:id="90" w:author="Thomas" w:date="2016-10-27T15:10:00Z">
        <w:r w:rsidR="00FF004E">
          <w:rPr>
            <w:rFonts w:ascii="Times New Roman" w:hAnsi="Times New Roman" w:cs="Times New Roman"/>
            <w:sz w:val="24"/>
            <w:szCs w:val="24"/>
          </w:rPr>
          <w:t xml:space="preserve">two </w:t>
        </w:r>
      </w:ins>
      <w:r>
        <w:rPr>
          <w:rFonts w:ascii="Times New Roman" w:hAnsi="Times New Roman" w:cs="Times New Roman"/>
          <w:sz w:val="24"/>
          <w:szCs w:val="24"/>
        </w:rPr>
        <w:t>preliminary standardized CPUE ind</w:t>
      </w:r>
      <w:ins w:id="91" w:author="Thomas" w:date="2016-10-27T15:10:00Z">
        <w:r w:rsidR="00FF004E">
          <w:rPr>
            <w:rFonts w:ascii="Times New Roman" w:hAnsi="Times New Roman" w:cs="Times New Roman"/>
            <w:sz w:val="24"/>
            <w:szCs w:val="24"/>
          </w:rPr>
          <w:t>ices</w:t>
        </w:r>
      </w:ins>
      <w:del w:id="92" w:author="Thomas" w:date="2016-10-27T15:10:00Z">
        <w:r w:rsidDel="00FF004E">
          <w:rPr>
            <w:rFonts w:ascii="Times New Roman" w:hAnsi="Times New Roman" w:cs="Times New Roman"/>
            <w:sz w:val="24"/>
            <w:szCs w:val="24"/>
          </w:rPr>
          <w:delText>ex</w:delText>
        </w:r>
      </w:del>
      <w:r>
        <w:rPr>
          <w:rFonts w:ascii="Times New Roman" w:hAnsi="Times New Roman" w:cs="Times New Roman"/>
          <w:sz w:val="24"/>
          <w:szCs w:val="24"/>
        </w:rPr>
        <w:t xml:space="preserve"> w</w:t>
      </w:r>
      <w:ins w:id="93" w:author="Thomas" w:date="2016-10-27T15:10:00Z">
        <w:r w:rsidR="00FF004E">
          <w:rPr>
            <w:rFonts w:ascii="Times New Roman" w:hAnsi="Times New Roman" w:cs="Times New Roman"/>
            <w:sz w:val="24"/>
            <w:szCs w:val="24"/>
          </w:rPr>
          <w:t>ere</w:t>
        </w:r>
      </w:ins>
      <w:del w:id="94" w:author="Thomas" w:date="2016-10-27T15:10:00Z">
        <w:r w:rsidDel="00FF004E">
          <w:rPr>
            <w:rFonts w:ascii="Times New Roman" w:hAnsi="Times New Roman" w:cs="Times New Roman"/>
            <w:sz w:val="24"/>
            <w:szCs w:val="24"/>
          </w:rPr>
          <w:delText>as</w:delText>
        </w:r>
      </w:del>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944842"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ins w:id="95" w:author="Thomas" w:date="2016-10-27T15:09:00Z"/>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ins w:id="96" w:author="Thomas" w:date="2016-10-27T15:09:00Z"/>
          <w:rFonts w:ascii="Times New Roman" w:hAnsi="Times New Roman" w:cs="Times New Roman"/>
          <w:sz w:val="24"/>
          <w:szCs w:val="24"/>
        </w:rPr>
      </w:pPr>
    </w:p>
    <w:p w14:paraId="5210617B" w14:textId="53A0C540" w:rsidR="00FF004E" w:rsidRDefault="00FF004E">
      <w:pPr>
        <w:keepNext/>
        <w:keepLines/>
        <w:jc w:val="both"/>
        <w:rPr>
          <w:ins w:id="97" w:author="Thomas" w:date="2016-10-27T15:09:00Z"/>
          <w:rFonts w:ascii="Times New Roman" w:hAnsi="Times New Roman" w:cs="Times New Roman"/>
          <w:sz w:val="24"/>
          <w:szCs w:val="24"/>
        </w:rPr>
        <w:pPrChange w:id="98" w:author="Thomas" w:date="2016-10-27T15:11:00Z">
          <w:pPr>
            <w:jc w:val="both"/>
          </w:pPr>
        </w:pPrChange>
      </w:pPr>
      <w:proofErr w:type="gramStart"/>
      <w:ins w:id="99" w:author="Thomas" w:date="2016-10-27T15:10:00Z">
        <w:r>
          <w:rPr>
            <w:rFonts w:ascii="Times New Roman" w:hAnsi="Times New Roman" w:cs="Times New Roman"/>
            <w:sz w:val="24"/>
            <w:szCs w:val="24"/>
          </w:rPr>
          <w:t>Table 2.2.</w:t>
        </w:r>
        <w:proofErr w:type="gramEnd"/>
        <w:r>
          <w:rPr>
            <w:rFonts w:ascii="Times New Roman" w:hAnsi="Times New Roman" w:cs="Times New Roman"/>
            <w:sz w:val="24"/>
            <w:szCs w:val="24"/>
          </w:rPr>
          <w:t xml:space="preserve"> The fleets </w:t>
        </w:r>
        <w:del w:id="100" w:author="Tom Carruthers" w:date="2016-10-27T22:16:00Z">
          <w:r w:rsidDel="00964829">
            <w:rPr>
              <w:rFonts w:ascii="Times New Roman" w:hAnsi="Times New Roman" w:cs="Times New Roman"/>
              <w:sz w:val="24"/>
              <w:szCs w:val="24"/>
            </w:rPr>
            <w:delText xml:space="preserve">and gears </w:delText>
          </w:r>
        </w:del>
        <w:r>
          <w:rPr>
            <w:rFonts w:ascii="Times New Roman" w:hAnsi="Times New Roman" w:cs="Times New Roman"/>
            <w:sz w:val="24"/>
            <w:szCs w:val="24"/>
          </w:rPr>
          <w:t>used to derive the preli</w:t>
        </w:r>
      </w:ins>
      <w:ins w:id="101" w:author="Tom Carruthers" w:date="2016-10-27T21:10:00Z">
        <w:r w:rsidR="008E2327">
          <w:rPr>
            <w:rFonts w:ascii="Times New Roman" w:hAnsi="Times New Roman" w:cs="Times New Roman"/>
            <w:sz w:val="24"/>
            <w:szCs w:val="24"/>
          </w:rPr>
          <w:t>mi</w:t>
        </w:r>
      </w:ins>
      <w:ins w:id="102" w:author="Thomas" w:date="2016-10-27T15:10:00Z">
        <w:r>
          <w:rPr>
            <w:rFonts w:ascii="Times New Roman" w:hAnsi="Times New Roman" w:cs="Times New Roman"/>
            <w:sz w:val="24"/>
            <w:szCs w:val="24"/>
          </w:rPr>
          <w:t xml:space="preserve">nary ‘master </w:t>
        </w:r>
        <w:commentRangeStart w:id="103"/>
        <w:r>
          <w:rPr>
            <w:rFonts w:ascii="Times New Roman" w:hAnsi="Times New Roman" w:cs="Times New Roman"/>
            <w:sz w:val="24"/>
            <w:szCs w:val="24"/>
          </w:rPr>
          <w:t>indices</w:t>
        </w:r>
      </w:ins>
      <w:commentRangeEnd w:id="103"/>
      <w:ins w:id="104" w:author="Thomas" w:date="2016-10-27T15:11:00Z">
        <w:r>
          <w:rPr>
            <w:rStyle w:val="CommentReference"/>
          </w:rPr>
          <w:commentReference w:id="103"/>
        </w:r>
      </w:ins>
      <w:ins w:id="105" w:author="Thomas" w:date="2016-10-27T15:10:00Z">
        <w:r>
          <w:rPr>
            <w:rFonts w:ascii="Times New Roman" w:hAnsi="Times New Roman" w:cs="Times New Roman"/>
            <w:sz w:val="24"/>
            <w:szCs w:val="24"/>
          </w:rPr>
          <w:t xml:space="preserve">’. </w:t>
        </w:r>
      </w:ins>
    </w:p>
    <w:p w14:paraId="5528DBD6" w14:textId="1195A578" w:rsidR="00FF004E" w:rsidDel="00964829" w:rsidRDefault="00FF004E">
      <w:pPr>
        <w:keepNext/>
        <w:keepLines/>
        <w:jc w:val="both"/>
        <w:rPr>
          <w:ins w:id="106" w:author="Thomas" w:date="2016-10-27T15:10:00Z"/>
          <w:del w:id="107" w:author="Tom Carruthers" w:date="2016-10-27T22:15:00Z"/>
          <w:rFonts w:ascii="Times New Roman" w:hAnsi="Times New Roman" w:cs="Times New Roman"/>
          <w:sz w:val="24"/>
          <w:szCs w:val="24"/>
        </w:rPr>
        <w:pPrChange w:id="108" w:author="Thomas" w:date="2016-10-27T15:11:00Z">
          <w:pPr>
            <w:jc w:val="both"/>
          </w:pPr>
        </w:pPrChange>
      </w:pPr>
    </w:p>
    <w:p w14:paraId="59787EC7" w14:textId="7524ACE9" w:rsidR="00FF004E" w:rsidRDefault="00FF004E">
      <w:pPr>
        <w:keepNext/>
        <w:keepLines/>
        <w:jc w:val="both"/>
        <w:rPr>
          <w:ins w:id="109" w:author="Thomas" w:date="2016-10-27T15:09:00Z"/>
          <w:rFonts w:ascii="Times New Roman" w:hAnsi="Times New Roman" w:cs="Times New Roman"/>
          <w:sz w:val="24"/>
          <w:szCs w:val="24"/>
        </w:rPr>
        <w:pPrChange w:id="110" w:author="Thomas" w:date="2016-10-27T15:11:00Z">
          <w:pPr>
            <w:jc w:val="both"/>
          </w:pPr>
        </w:pPrChange>
      </w:pPr>
      <w:ins w:id="111" w:author="Thomas" w:date="2016-10-27T15:09:00Z">
        <w:r w:rsidRPr="00FF004E">
          <w:rPr>
            <w:noProof/>
            <w:lang w:val="en-CA" w:eastAsia="en-CA"/>
          </w:rPr>
          <w:drawing>
            <wp:inline distT="0" distB="0" distL="0" distR="0" wp14:anchorId="6D0A6ADD" wp14:editId="4F1DF16E">
              <wp:extent cx="2359479" cy="16573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3914" cy="1660465"/>
                      </a:xfrm>
                      <a:prstGeom prst="rect">
                        <a:avLst/>
                      </a:prstGeom>
                      <a:noFill/>
                      <a:ln>
                        <a:noFill/>
                      </a:ln>
                    </pic:spPr>
                  </pic:pic>
                </a:graphicData>
              </a:graphic>
            </wp:inline>
          </w:drawing>
        </w:r>
      </w:ins>
    </w:p>
    <w:p w14:paraId="7EA482FD" w14:textId="77777777" w:rsidR="00FF004E" w:rsidRDefault="00FF004E" w:rsidP="001B61C4">
      <w:pPr>
        <w:jc w:val="both"/>
        <w:rPr>
          <w:ins w:id="112" w:author="Thomas" w:date="2016-10-27T15:09:00Z"/>
          <w:rFonts w:ascii="Times New Roman" w:hAnsi="Times New Roman" w:cs="Times New Roman"/>
          <w:sz w:val="24"/>
          <w:szCs w:val="24"/>
        </w:rPr>
      </w:pPr>
    </w:p>
    <w:p w14:paraId="632FE388" w14:textId="51817C08" w:rsidR="00B24664" w:rsidDel="00FF004E" w:rsidRDefault="00B24664" w:rsidP="001B61C4">
      <w:pPr>
        <w:jc w:val="both"/>
        <w:rPr>
          <w:del w:id="113" w:author="Thomas" w:date="2016-10-27T15:11:00Z"/>
          <w:rFonts w:ascii="Times New Roman" w:hAnsi="Times New Roman" w:cs="Times New Roman"/>
          <w:sz w:val="24"/>
          <w:szCs w:val="24"/>
        </w:rPr>
      </w:pPr>
      <w:del w:id="114" w:author="Thomas" w:date="2016-10-27T15:11:00Z">
        <w:r w:rsidDel="00FF004E">
          <w:rPr>
            <w:rFonts w:ascii="Times New Roman" w:hAnsi="Times New Roman" w:cs="Times New Roman"/>
            <w:sz w:val="24"/>
            <w:szCs w:val="24"/>
          </w:rPr>
          <w:delText xml:space="preserve">In formulating this temporary catch rate index, three fleets were used: Japanese longline, US longline and the Canadian rod and reel fleet. </w:delText>
        </w:r>
      </w:del>
    </w:p>
    <w:p w14:paraId="3F38CCFF" w14:textId="6F8021CF" w:rsidR="00B24664" w:rsidDel="00FF004E" w:rsidRDefault="00B24664" w:rsidP="001B61C4">
      <w:pPr>
        <w:jc w:val="both"/>
        <w:rPr>
          <w:del w:id="115" w:author="Thomas" w:date="2016-10-27T15:11:00Z"/>
          <w:rFonts w:ascii="Times New Roman" w:hAnsi="Times New Roman" w:cs="Times New Roman"/>
          <w:sz w:val="24"/>
          <w:szCs w:val="24"/>
        </w:rPr>
      </w:pPr>
    </w:p>
    <w:p w14:paraId="011D1E6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0910A5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lastRenderedPageBreak/>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del w:id="116" w:author="Tom Carruthers" w:date="2016-10-27T21:11:00Z">
        <w:r w:rsidR="00A93B41" w:rsidDel="008E2327">
          <w:rPr>
            <w:rFonts w:ascii="Times New Roman" w:hAnsi="Times New Roman" w:cs="Times New Roman"/>
            <w:sz w:val="24"/>
            <w:szCs w:val="24"/>
          </w:rPr>
          <w:delText xml:space="preserve">effect </w:delText>
        </w:r>
      </w:del>
      <w:ins w:id="117" w:author="Tom Carruthers" w:date="2016-10-27T21:11:00Z">
        <w:r w:rsidR="008E2327">
          <w:rPr>
            <w:rFonts w:ascii="Times New Roman" w:hAnsi="Times New Roman" w:cs="Times New Roman"/>
            <w:sz w:val="24"/>
            <w:szCs w:val="24"/>
          </w:rPr>
          <w:t>a</w:t>
        </w:r>
        <w:r w:rsidR="008E2327">
          <w:rPr>
            <w:rFonts w:ascii="Times New Roman" w:hAnsi="Times New Roman" w:cs="Times New Roman"/>
            <w:sz w:val="24"/>
            <w:szCs w:val="24"/>
          </w:rPr>
          <w:t xml:space="preserve">ffect </w:t>
        </w:r>
      </w:ins>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proofErr w:type="gramStart"/>
      <w:r w:rsidR="00A93B41">
        <w:rPr>
          <w:rFonts w:ascii="Times New Roman" w:hAnsi="Times New Roman" w:cs="Times New Roman"/>
          <w:sz w:val="24"/>
          <w:szCs w:val="24"/>
        </w:rPr>
        <w:t>these stock</w:t>
      </w:r>
      <w:proofErr w:type="gramEnd"/>
      <w:r w:rsidR="00A93B41">
        <w:rPr>
          <w:rFonts w:ascii="Times New Roman" w:hAnsi="Times New Roman" w:cs="Times New Roman"/>
          <w:sz w:val="24"/>
          <w:szCs w:val="24"/>
        </w:rPr>
        <w:t xml:space="preserve">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18" w:name="_Toc465365285"/>
      <w:r>
        <w:t>Assumptions</w:t>
      </w:r>
      <w:bookmarkEnd w:id="118"/>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50474E35" w14:textId="6B863698" w:rsidR="00987C9A" w:rsidRDefault="00987C9A" w:rsidP="001B61C4">
      <w:pPr>
        <w:keepNext/>
        <w:keepLines/>
        <w:spacing w:after="120"/>
        <w:jc w:val="both"/>
        <w:rPr>
          <w:ins w:id="119" w:author="Doug Butterworth" w:date="2016-07-16T20:50:00Z"/>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w:t>
      </w:r>
      <w:commentRangeStart w:id="120"/>
      <w:r w:rsidR="007D2E3B">
        <w:rPr>
          <w:rFonts w:ascii="Times New Roman" w:hAnsi="Times New Roman" w:cs="Times New Roman"/>
          <w:sz w:val="24"/>
          <w:szCs w:val="24"/>
        </w:rPr>
        <w:t>1</w:t>
      </w:r>
      <w:commentRangeEnd w:id="120"/>
      <w:r w:rsidR="003D1ABB">
        <w:rPr>
          <w:rStyle w:val="CommentReference"/>
        </w:rPr>
        <w:commentReference w:id="120"/>
      </w:r>
      <w:r>
        <w:rPr>
          <w:rFonts w:ascii="Times New Roman" w:hAnsi="Times New Roman" w:cs="Times New Roman"/>
          <w:sz w:val="24"/>
          <w:szCs w:val="24"/>
        </w:rPr>
        <w:t>.</w:t>
      </w:r>
      <w:proofErr w:type="gramEnd"/>
      <w:r>
        <w:rPr>
          <w:rFonts w:ascii="Times New Roman" w:hAnsi="Times New Roman" w:cs="Times New Roman"/>
          <w:sz w:val="24"/>
          <w:szCs w:val="24"/>
        </w:rPr>
        <w:t xml:space="preserve"> An overview of the data that may be used to inform operating models for Atlantic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ins w:id="121" w:author="Thomas" w:date="2016-10-27T14:07:00Z">
        <w:r w:rsidR="001B2B5E">
          <w:rPr>
            <w:rFonts w:ascii="Times New Roman" w:hAnsi="Times New Roman" w:cs="Times New Roman"/>
            <w:sz w:val="24"/>
            <w:szCs w:val="24"/>
          </w:rPr>
          <w:t xml:space="preserve">. The table can be accessed: </w:t>
        </w:r>
      </w:ins>
      <w:ins w:id="122" w:author="Thomas" w:date="2016-10-27T14:08:00Z">
        <w:r w:rsidR="001B2B5E">
          <w:rPr>
            <w:rFonts w:ascii="Times New Roman" w:hAnsi="Times New Roman" w:cs="Times New Roman"/>
            <w:sz w:val="24"/>
            <w:szCs w:val="24"/>
          </w:rPr>
          <w:fldChar w:fldCharType="begin"/>
        </w:r>
        <w:r w:rsidR="001B2B5E">
          <w:rPr>
            <w:rFonts w:ascii="Times New Roman" w:hAnsi="Times New Roman" w:cs="Times New Roman"/>
            <w:sz w:val="24"/>
            <w:szCs w:val="24"/>
          </w:rPr>
          <w:instrText xml:space="preserve"> HYPERLINK "https://docs.google.com/spreadsheets/d/13pFaM3BTnzQ1BNQGoYn4O2n1IeD18V3VTbN9Hv7139U/edit%23gid=1352276725" </w:instrText>
        </w:r>
        <w:r w:rsidR="001B2B5E">
          <w:rPr>
            <w:rFonts w:ascii="Times New Roman" w:hAnsi="Times New Roman" w:cs="Times New Roman"/>
            <w:sz w:val="24"/>
            <w:szCs w:val="24"/>
          </w:rPr>
          <w:fldChar w:fldCharType="separate"/>
        </w:r>
        <w:r w:rsidR="001B2B5E" w:rsidRPr="001B2B5E">
          <w:rPr>
            <w:rStyle w:val="Hyperlink"/>
            <w:rFonts w:ascii="Times New Roman" w:hAnsi="Times New Roman" w:cs="Times New Roman"/>
            <w:sz w:val="24"/>
            <w:szCs w:val="24"/>
          </w:rPr>
          <w:t>https://docs.google.com/spreadsheets/d/13pFaM3BTnzQ1BNQGoYn4O2n1IeD18V3VTbN9Hv7139U/edit#gid=1352276725</w:t>
        </w:r>
        <w:r w:rsidR="001B2B5E">
          <w:rPr>
            <w:rFonts w:ascii="Times New Roman" w:hAnsi="Times New Roman" w:cs="Times New Roman"/>
            <w:sz w:val="24"/>
            <w:szCs w:val="24"/>
          </w:rPr>
          <w:fldChar w:fldCharType="end"/>
        </w:r>
      </w:ins>
      <w:r>
        <w:rPr>
          <w:rFonts w:ascii="Times New Roman" w:hAnsi="Times New Roman" w:cs="Times New Roman"/>
          <w:sz w:val="24"/>
          <w:szCs w:val="24"/>
        </w:rPr>
        <w:t xml:space="preserve">. </w:t>
      </w:r>
    </w:p>
    <w:p w14:paraId="7568D3A6" w14:textId="677145F8" w:rsidR="00AD5F13" w:rsidDel="001B2B5E" w:rsidRDefault="00AD5F13" w:rsidP="001B61C4">
      <w:pPr>
        <w:keepNext/>
        <w:keepLines/>
        <w:spacing w:after="120"/>
        <w:jc w:val="both"/>
        <w:rPr>
          <w:del w:id="123" w:author="Thomas" w:date="2016-10-27T14:12:00Z"/>
          <w:rFonts w:ascii="Times New Roman" w:hAnsi="Times New Roman" w:cs="Times New Roman"/>
          <w:sz w:val="24"/>
          <w:szCs w:val="24"/>
        </w:rPr>
      </w:pPr>
      <w:ins w:id="124" w:author="Doug Butterworth" w:date="2016-07-16T20:50:00Z">
        <w:del w:id="125" w:author="Thomas" w:date="2016-10-27T14:12:00Z">
          <w:r w:rsidDel="001B2B5E">
            <w:rPr>
              <w:rFonts w:ascii="Times New Roman" w:hAnsi="Times New Roman" w:cs="Times New Roman"/>
              <w:sz w:val="24"/>
              <w:szCs w:val="24"/>
            </w:rPr>
            <w:delText>[NOTE: This table needs updating, plus extension to reflect electronic tagging and SOO data</w:delText>
          </w:r>
        </w:del>
      </w:ins>
      <w:ins w:id="126" w:author="Doug Butterworth" w:date="2016-07-16T20:51:00Z">
        <w:del w:id="127" w:author="Thomas" w:date="2016-10-27T14:12:00Z">
          <w:r w:rsidDel="001B2B5E">
            <w:rPr>
              <w:rFonts w:ascii="Times New Roman" w:hAnsi="Times New Roman" w:cs="Times New Roman"/>
              <w:sz w:val="24"/>
              <w:szCs w:val="24"/>
            </w:rPr>
            <w:delText xml:space="preserve"> by age class</w:delText>
          </w:r>
        </w:del>
      </w:ins>
      <w:ins w:id="128" w:author="Doug Butterworth" w:date="2016-07-16T20:50:00Z">
        <w:del w:id="129" w:author="Thomas" w:date="2016-10-27T14:12:00Z">
          <w:r w:rsidDel="001B2B5E">
            <w:rPr>
              <w:rFonts w:ascii="Times New Roman" w:hAnsi="Times New Roman" w:cs="Times New Roman"/>
              <w:sz w:val="24"/>
              <w:szCs w:val="24"/>
            </w:rPr>
            <w:delText>.]</w:delText>
          </w:r>
        </w:del>
      </w:ins>
    </w:p>
    <w:p w14:paraId="5A9037F2" w14:textId="5B6130E4" w:rsidR="00987C9A" w:rsidRDefault="00987C9A" w:rsidP="001B61C4">
      <w:pPr>
        <w:keepNext/>
        <w:keepLines/>
        <w:jc w:val="both"/>
        <w:rPr>
          <w:rFonts w:ascii="Times New Roman" w:hAnsi="Times New Roman" w:cs="Times New Roman"/>
          <w:sz w:val="24"/>
          <w:szCs w:val="24"/>
        </w:rPr>
      </w:pPr>
      <w:del w:id="130" w:author="Thomas" w:date="2016-10-27T14:08:00Z">
        <w:r w:rsidRPr="005255F2" w:rsidDel="001B2B5E">
          <w:rPr>
            <w:noProof/>
            <w:lang w:val="en-CA" w:eastAsia="en-CA"/>
          </w:rPr>
          <w:drawing>
            <wp:inline distT="0" distB="0" distL="0" distR="0" wp14:anchorId="32140E8A" wp14:editId="3A9D74F8">
              <wp:extent cx="4923594" cy="656353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3519" cy="6563431"/>
                      </a:xfrm>
                      <a:prstGeom prst="rect">
                        <a:avLst/>
                      </a:prstGeom>
                      <a:noFill/>
                      <a:ln>
                        <a:noFill/>
                      </a:ln>
                    </pic:spPr>
                  </pic:pic>
                </a:graphicData>
              </a:graphic>
            </wp:inline>
          </w:drawing>
        </w:r>
      </w:del>
    </w:p>
    <w:p w14:paraId="69BF1FF2" w14:textId="04F6F66A" w:rsidR="00987C9A" w:rsidRDefault="001B2B5E" w:rsidP="001B61C4">
      <w:pPr>
        <w:jc w:val="both"/>
        <w:rPr>
          <w:rFonts w:ascii="Times New Roman" w:hAnsi="Times New Roman" w:cs="Times New Roman"/>
          <w:sz w:val="24"/>
          <w:szCs w:val="24"/>
        </w:rPr>
      </w:pPr>
      <w:ins w:id="131" w:author="Thomas" w:date="2016-10-27T14:12:00Z">
        <w:r>
          <w:rPr>
            <w:noProof/>
            <w:lang w:val="en-CA" w:eastAsia="en-CA"/>
          </w:rPr>
          <w:lastRenderedPageBreak/>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09795"/>
                      </a:xfrm>
                      <a:prstGeom prst="rect">
                        <a:avLst/>
                      </a:prstGeom>
                    </pic:spPr>
                  </pic:pic>
                </a:graphicData>
              </a:graphic>
            </wp:inline>
          </w:drawing>
        </w:r>
      </w:ins>
    </w:p>
    <w:p w14:paraId="6439695E" w14:textId="11C2E0DE" w:rsidR="00987C9A" w:rsidDel="001B2B5E" w:rsidRDefault="00987C9A" w:rsidP="001B61C4">
      <w:pPr>
        <w:jc w:val="both"/>
        <w:rPr>
          <w:del w:id="132" w:author="Thomas" w:date="2016-10-27T14:12:00Z"/>
          <w:rFonts w:ascii="Times New Roman" w:hAnsi="Times New Roman" w:cs="Times New Roman"/>
          <w:sz w:val="24"/>
          <w:szCs w:val="24"/>
        </w:rPr>
      </w:pP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2D2A534C" w:rsidR="00987C9A" w:rsidRDefault="001B2B5E" w:rsidP="001B61C4">
      <w:pPr>
        <w:keepNext/>
        <w:keepLines/>
        <w:jc w:val="both"/>
        <w:rPr>
          <w:rFonts w:ascii="Times New Roman" w:hAnsi="Times New Roman" w:cs="Times New Roman"/>
          <w:sz w:val="24"/>
          <w:szCs w:val="24"/>
        </w:rPr>
      </w:pPr>
      <w:ins w:id="133" w:author="Thomas" w:date="2016-10-27T14:12:00Z">
        <w:r>
          <w:rPr>
            <w:noProof/>
            <w:lang w:val="en-CA" w:eastAsia="en-CA"/>
          </w:rPr>
          <w:lastRenderedPageBreak/>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70725"/>
                      </a:xfrm>
                      <a:prstGeom prst="rect">
                        <a:avLst/>
                      </a:prstGeom>
                    </pic:spPr>
                  </pic:pic>
                </a:graphicData>
              </a:graphic>
            </wp:inline>
          </w:drawing>
        </w:r>
      </w:ins>
      <w:del w:id="134" w:author="Thomas" w:date="2016-10-27T14:08:00Z">
        <w:r w:rsidR="00987C9A" w:rsidRPr="005255F2" w:rsidDel="001B2B5E">
          <w:rPr>
            <w:noProof/>
            <w:lang w:val="en-CA" w:eastAsia="en-CA"/>
          </w:rPr>
          <w:lastRenderedPageBreak/>
          <w:drawing>
            <wp:inline distT="0" distB="0" distL="0" distR="0" wp14:anchorId="01DE3260" wp14:editId="36460DB3">
              <wp:extent cx="4906173" cy="550861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723" cy="5505869"/>
                      </a:xfrm>
                      <a:prstGeom prst="rect">
                        <a:avLst/>
                      </a:prstGeom>
                      <a:noFill/>
                      <a:ln>
                        <a:noFill/>
                      </a:ln>
                    </pic:spPr>
                  </pic:pic>
                </a:graphicData>
              </a:graphic>
            </wp:inline>
          </w:drawing>
        </w:r>
      </w:del>
    </w:p>
    <w:p w14:paraId="653DEEB0" w14:textId="77777777" w:rsidR="00987C9A" w:rsidRPr="00E47BB3" w:rsidRDefault="00987C9A" w:rsidP="001B61C4">
      <w:pPr>
        <w:jc w:val="both"/>
        <w:rPr>
          <w:rFonts w:ascii="Times New Roman" w:hAnsi="Times New Roman" w:cs="Times New Roman"/>
          <w:sz w:val="24"/>
          <w:szCs w:val="24"/>
        </w:rPr>
      </w:pPr>
    </w:p>
    <w:p w14:paraId="13FAB2B4" w14:textId="5A475FA4" w:rsidR="00987C9A" w:rsidRDefault="00987C9A" w:rsidP="001B61C4">
      <w:pPr>
        <w:jc w:val="both"/>
        <w:rPr>
          <w:rFonts w:ascii="Times New Roman" w:hAnsi="Times New Roman" w:cs="Times New Roman"/>
          <w:sz w:val="24"/>
          <w:szCs w:val="24"/>
        </w:rPr>
      </w:pPr>
      <w:del w:id="135" w:author="Thomas" w:date="2016-10-27T15:16:00Z">
        <w:r w:rsidDel="00FF004E">
          <w:rPr>
            <w:noProof/>
            <w:lang w:val="en-CA" w:eastAsia="en-CA"/>
          </w:rPr>
          <w:lastRenderedPageBreak/>
          <w:drawing>
            <wp:inline distT="0" distB="0" distL="0" distR="0" wp14:anchorId="499A4E1C" wp14:editId="7F2CEACB">
              <wp:extent cx="4494508" cy="5288618"/>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496452" cy="5290906"/>
                      </a:xfrm>
                      <a:prstGeom prst="rect">
                        <a:avLst/>
                      </a:prstGeom>
                    </pic:spPr>
                  </pic:pic>
                </a:graphicData>
              </a:graphic>
            </wp:inline>
          </w:drawing>
        </w:r>
      </w:del>
    </w:p>
    <w:p w14:paraId="13A651ED" w14:textId="39A66703" w:rsidR="00987C9A" w:rsidRDefault="00A81115" w:rsidP="001B61C4">
      <w:pPr>
        <w:jc w:val="both"/>
        <w:rPr>
          <w:rFonts w:ascii="Times New Roman" w:hAnsi="Times New Roman" w:cs="Times New Roman"/>
          <w:sz w:val="24"/>
          <w:szCs w:val="24"/>
        </w:rPr>
      </w:pPr>
      <w:ins w:id="136" w:author="Tom Carruthers" w:date="2016-10-27T21:42:00Z">
        <w:r>
          <w:rPr>
            <w:noProof/>
            <w:lang w:val="en-CA" w:eastAsia="en-CA"/>
          </w:rPr>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79556"/>
                      </a:xfrm>
                      <a:prstGeom prst="rect">
                        <a:avLst/>
                      </a:prstGeom>
                    </pic:spPr>
                  </pic:pic>
                </a:graphicData>
              </a:graphic>
            </wp:inline>
          </w:drawing>
        </w:r>
      </w:ins>
    </w:p>
    <w:p w14:paraId="6EA19CDA" w14:textId="2E2AF064" w:rsidR="00987C9A" w:rsidRDefault="00987C9A"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del w:id="137" w:author="Tom Carruthers" w:date="2016-10-27T21:42:00Z">
        <w:r w:rsidDel="00A81115">
          <w:rPr>
            <w:rFonts w:ascii="Times New Roman" w:hAnsi="Times New Roman" w:cs="Times New Roman"/>
            <w:sz w:val="24"/>
            <w:szCs w:val="24"/>
          </w:rPr>
          <w:delText>An example standardized relative abundance index by subyear (quarter and large ocean area, row).</w:delText>
        </w:r>
      </w:del>
      <w:proofErr w:type="gramStart"/>
      <w:ins w:id="138" w:author="Tom Carruthers" w:date="2016-10-27T21:42:00Z">
        <w:r w:rsidR="00A81115">
          <w:rPr>
            <w:rFonts w:ascii="Times New Roman" w:hAnsi="Times New Roman" w:cs="Times New Roman"/>
            <w:sz w:val="24"/>
            <w:szCs w:val="24"/>
          </w:rPr>
          <w:t>The two preliminary ‘master indices’.</w:t>
        </w:r>
        <w:proofErr w:type="gramEnd"/>
        <w:r w:rsidR="00A81115">
          <w:rPr>
            <w:rFonts w:ascii="Times New Roman" w:hAnsi="Times New Roman" w:cs="Times New Roman"/>
            <w:sz w:val="24"/>
            <w:szCs w:val="24"/>
          </w:rPr>
          <w:t xml:space="preserve"> </w:t>
        </w:r>
      </w:ins>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del w:id="139" w:author="Tom Carruthers" w:date="2016-10-27T21:42:00Z">
        <w:r w:rsidDel="00A81115">
          <w:rPr>
            <w:rFonts w:ascii="Times New Roman" w:hAnsi="Times New Roman" w:cs="Times New Roman"/>
            <w:sz w:val="24"/>
            <w:szCs w:val="24"/>
          </w:rPr>
          <w:delText>A</w:delText>
        </w:r>
      </w:del>
      <w:r>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1FDB0B29" w:rsidR="00987C9A" w:rsidRDefault="00987C9A" w:rsidP="001B61C4">
      <w:pPr>
        <w:keepNext/>
        <w:keepLines/>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commentRangeStart w:id="140"/>
      <w:r>
        <w:rPr>
          <w:rFonts w:ascii="Times New Roman" w:hAnsi="Times New Roman" w:cs="Times New Roman"/>
          <w:sz w:val="24"/>
          <w:szCs w:val="24"/>
        </w:rPr>
        <w:t>The</w:t>
      </w:r>
      <w:commentRangeEnd w:id="140"/>
      <w:r w:rsidR="00233C05">
        <w:rPr>
          <w:rStyle w:val="CommentReference"/>
        </w:rPr>
        <w:commentReference w:id="140"/>
      </w:r>
      <w:r>
        <w:rPr>
          <w:rFonts w:ascii="Times New Roman" w:hAnsi="Times New Roman" w:cs="Times New Roman"/>
          <w:sz w:val="24"/>
          <w:szCs w:val="24"/>
        </w:rPr>
        <w:t xml:space="preserve"> recorded quarterly transitions for </w:t>
      </w:r>
      <w:del w:id="141" w:author="Tom Carruthers" w:date="2016-10-27T22:15:00Z">
        <w:r w:rsidDel="00233C05">
          <w:rPr>
            <w:rFonts w:ascii="Times New Roman" w:hAnsi="Times New Roman" w:cs="Times New Roman"/>
            <w:sz w:val="24"/>
            <w:szCs w:val="24"/>
          </w:rPr>
          <w:delText xml:space="preserve">PSAT </w:delText>
        </w:r>
      </w:del>
      <w:ins w:id="142" w:author="Tom Carruthers" w:date="2016-10-27T22:15:00Z">
        <w:r w:rsidR="00233C05">
          <w:rPr>
            <w:rFonts w:ascii="Times New Roman" w:hAnsi="Times New Roman" w:cs="Times New Roman"/>
            <w:sz w:val="24"/>
            <w:szCs w:val="24"/>
          </w:rPr>
          <w:t>electronic</w:t>
        </w:r>
        <w:r w:rsidR="00233C05">
          <w:rPr>
            <w:rFonts w:ascii="Times New Roman" w:hAnsi="Times New Roman" w:cs="Times New Roman"/>
            <w:sz w:val="24"/>
            <w:szCs w:val="24"/>
          </w:rPr>
          <w:t xml:space="preserve"> </w:t>
        </w:r>
      </w:ins>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del w:id="143" w:author="Tom Carruthers" w:date="2016-10-27T22:11:00Z">
        <w:r w:rsidDel="000621A1">
          <w:rPr>
            <w:rFonts w:ascii="Times New Roman" w:hAnsi="Times New Roman" w:cs="Times New Roman"/>
            <w:sz w:val="24"/>
            <w:szCs w:val="24"/>
          </w:rPr>
          <w:delText>(319 tags, 929 quarterly transitions).</w:delText>
        </w:r>
      </w:del>
      <w:ins w:id="144" w:author="Tom Carruthers" w:date="2016-10-27T22:11:00Z">
        <w:r w:rsidR="000621A1">
          <w:rPr>
            <w:rFonts w:ascii="Times New Roman" w:hAnsi="Times New Roman" w:cs="Times New Roman"/>
            <w:sz w:val="24"/>
            <w:szCs w:val="24"/>
          </w:rPr>
          <w:t>of known stock of origin (i</w:t>
        </w:r>
      </w:ins>
      <w:ins w:id="145" w:author="Tom Carruthers" w:date="2016-10-27T22:15:00Z">
        <w:r w:rsidR="00233C05">
          <w:rPr>
            <w:rFonts w:ascii="Times New Roman" w:hAnsi="Times New Roman" w:cs="Times New Roman"/>
            <w:sz w:val="24"/>
            <w:szCs w:val="24"/>
          </w:rPr>
          <w:t>.</w:t>
        </w:r>
      </w:ins>
      <w:ins w:id="146" w:author="Tom Carruthers" w:date="2016-10-27T22:11:00Z">
        <w:r w:rsidR="000621A1">
          <w:rPr>
            <w:rFonts w:ascii="Times New Roman" w:hAnsi="Times New Roman" w:cs="Times New Roman"/>
            <w:sz w:val="24"/>
            <w:szCs w:val="24"/>
          </w:rPr>
          <w:t>e</w:t>
        </w:r>
      </w:ins>
      <w:ins w:id="147" w:author="Tom Carruthers" w:date="2016-10-27T22:15:00Z">
        <w:r w:rsidR="00233C05">
          <w:rPr>
            <w:rFonts w:ascii="Times New Roman" w:hAnsi="Times New Roman" w:cs="Times New Roman"/>
            <w:sz w:val="24"/>
            <w:szCs w:val="24"/>
          </w:rPr>
          <w:t>.</w:t>
        </w:r>
      </w:ins>
      <w:ins w:id="148" w:author="Tom Carruthers" w:date="2016-10-27T22:11:00Z">
        <w:r w:rsidR="000621A1">
          <w:rPr>
            <w:rFonts w:ascii="Times New Roman" w:hAnsi="Times New Roman" w:cs="Times New Roman"/>
            <w:sz w:val="24"/>
            <w:szCs w:val="24"/>
          </w:rPr>
          <w:t xml:space="preserve"> those tags entering either </w:t>
        </w:r>
      </w:ins>
      <w:ins w:id="149" w:author="Tom Carruthers" w:date="2016-10-27T22:12:00Z">
        <w:r w:rsidR="000621A1">
          <w:rPr>
            <w:rFonts w:ascii="Times New Roman" w:hAnsi="Times New Roman" w:cs="Times New Roman"/>
            <w:sz w:val="24"/>
            <w:szCs w:val="24"/>
          </w:rPr>
          <w:t>the</w:t>
        </w:r>
      </w:ins>
      <w:ins w:id="150" w:author="Tom Carruthers" w:date="2016-10-27T22:11:00Z">
        <w:r w:rsidR="000621A1">
          <w:rPr>
            <w:rFonts w:ascii="Times New Roman" w:hAnsi="Times New Roman" w:cs="Times New Roman"/>
            <w:sz w:val="24"/>
            <w:szCs w:val="24"/>
          </w:rPr>
          <w:t xml:space="preserve"> </w:t>
        </w:r>
      </w:ins>
      <w:ins w:id="151" w:author="Tom Carruthers" w:date="2016-10-27T22:12:00Z">
        <w:r w:rsidR="000621A1">
          <w:rPr>
            <w:rFonts w:ascii="Times New Roman" w:hAnsi="Times New Roman" w:cs="Times New Roman"/>
            <w:sz w:val="24"/>
            <w:szCs w:val="24"/>
          </w:rPr>
          <w:t>Gulf of Mexico or the Mediterranean).</w:t>
        </w:r>
      </w:ins>
      <w:r>
        <w:rPr>
          <w:rFonts w:ascii="Times New Roman" w:hAnsi="Times New Roman" w:cs="Times New Roman"/>
          <w:sz w:val="24"/>
          <w:szCs w:val="24"/>
        </w:rPr>
        <w:t xml:space="preserve"> For example, there are </w:t>
      </w:r>
      <w:del w:id="152" w:author="Tom Carruthers" w:date="2016-10-27T22:12:00Z">
        <w:r w:rsidDel="00233C05">
          <w:rPr>
            <w:rFonts w:ascii="Times New Roman" w:hAnsi="Times New Roman" w:cs="Times New Roman"/>
            <w:sz w:val="24"/>
            <w:szCs w:val="24"/>
          </w:rPr>
          <w:delText xml:space="preserve">21 </w:delText>
        </w:r>
      </w:del>
      <w:ins w:id="153" w:author="Tom Carruthers" w:date="2016-10-27T22:12:00Z">
        <w:r w:rsidR="00233C05">
          <w:rPr>
            <w:rFonts w:ascii="Times New Roman" w:hAnsi="Times New Roman" w:cs="Times New Roman"/>
            <w:sz w:val="24"/>
            <w:szCs w:val="24"/>
          </w:rPr>
          <w:t>2</w:t>
        </w:r>
        <w:r w:rsidR="00233C05">
          <w:rPr>
            <w:rFonts w:ascii="Times New Roman" w:hAnsi="Times New Roman" w:cs="Times New Roman"/>
            <w:sz w:val="24"/>
            <w:szCs w:val="24"/>
          </w:rPr>
          <w:t>0</w:t>
        </w:r>
        <w:r w:rsidR="00233C05">
          <w:rPr>
            <w:rFonts w:ascii="Times New Roman" w:hAnsi="Times New Roman" w:cs="Times New Roman"/>
            <w:sz w:val="24"/>
            <w:szCs w:val="24"/>
          </w:rPr>
          <w:t xml:space="preserve"> </w:t>
        </w:r>
      </w:ins>
      <w:r>
        <w:rPr>
          <w:rFonts w:ascii="Times New Roman" w:hAnsi="Times New Roman" w:cs="Times New Roman"/>
          <w:sz w:val="24"/>
          <w:szCs w:val="24"/>
        </w:rPr>
        <w:t xml:space="preserve">tags that </w:t>
      </w:r>
      <w:ins w:id="154" w:author="Tom Carruthers" w:date="2016-10-27T22:13:00Z">
        <w:r w:rsidR="00233C05">
          <w:rPr>
            <w:rFonts w:ascii="Times New Roman" w:hAnsi="Times New Roman" w:cs="Times New Roman"/>
            <w:sz w:val="24"/>
            <w:szCs w:val="24"/>
          </w:rPr>
          <w:t xml:space="preserve">at some point entered the Gulf of Mexico (Western fish) that exhibited a movement from the Gulf of St Laurence to </w:t>
        </w:r>
      </w:ins>
      <w:ins w:id="155" w:author="Tom Carruthers" w:date="2016-10-27T22:14:00Z">
        <w:r w:rsidR="00233C05">
          <w:rPr>
            <w:rFonts w:ascii="Times New Roman" w:hAnsi="Times New Roman" w:cs="Times New Roman"/>
            <w:sz w:val="24"/>
            <w:szCs w:val="24"/>
          </w:rPr>
          <w:t>the</w:t>
        </w:r>
      </w:ins>
      <w:ins w:id="156" w:author="Tom Carruthers" w:date="2016-10-27T22:13:00Z">
        <w:r w:rsidR="00233C05">
          <w:rPr>
            <w:rFonts w:ascii="Times New Roman" w:hAnsi="Times New Roman" w:cs="Times New Roman"/>
            <w:sz w:val="24"/>
            <w:szCs w:val="24"/>
          </w:rPr>
          <w:t xml:space="preserve"> </w:t>
        </w:r>
      </w:ins>
      <w:ins w:id="157" w:author="Tom Carruthers" w:date="2016-10-27T22:14:00Z">
        <w:r w:rsidR="00233C05">
          <w:rPr>
            <w:rFonts w:ascii="Times New Roman" w:hAnsi="Times New Roman" w:cs="Times New Roman"/>
            <w:sz w:val="24"/>
            <w:szCs w:val="24"/>
          </w:rPr>
          <w:t xml:space="preserve">Western Atlantic. </w:t>
        </w:r>
      </w:ins>
      <w:del w:id="158" w:author="Tom Carruthers" w:date="2016-10-27T22:14:00Z">
        <w:r w:rsidDel="00233C05">
          <w:rPr>
            <w:rFonts w:ascii="Times New Roman" w:hAnsi="Times New Roman" w:cs="Times New Roman"/>
            <w:sz w:val="24"/>
            <w:szCs w:val="24"/>
          </w:rPr>
          <w:delText xml:space="preserve">were placed on fish in </w:delText>
        </w:r>
      </w:del>
      <w:del w:id="159" w:author="Tom Carruthers" w:date="2016-10-27T22:12:00Z">
        <w:r w:rsidDel="00233C05">
          <w:rPr>
            <w:rFonts w:ascii="Times New Roman" w:hAnsi="Times New Roman" w:cs="Times New Roman"/>
            <w:sz w:val="24"/>
            <w:szCs w:val="24"/>
          </w:rPr>
          <w:delText>Western Med</w:delText>
        </w:r>
      </w:del>
      <w:del w:id="160" w:author="Tom Carruthers" w:date="2016-10-27T22:14:00Z">
        <w:r w:rsidDel="00233C05">
          <w:rPr>
            <w:rFonts w:ascii="Times New Roman" w:hAnsi="Times New Roman" w:cs="Times New Roman"/>
            <w:sz w:val="24"/>
            <w:szCs w:val="24"/>
          </w:rPr>
          <w:delText xml:space="preserve"> in quarter 2 that subsequently migrated to Eastern Atlantic in quarter 3. </w:delText>
        </w:r>
      </w:del>
    </w:p>
    <w:p w14:paraId="62F29298" w14:textId="067ED695" w:rsidR="00987C9A" w:rsidRPr="005F576D" w:rsidDel="00233C05" w:rsidRDefault="00987C9A" w:rsidP="001B61C4">
      <w:pPr>
        <w:keepNext/>
        <w:keepLines/>
        <w:jc w:val="both"/>
        <w:rPr>
          <w:del w:id="161" w:author="Tom Carruthers" w:date="2016-10-27T22:14:00Z"/>
          <w:rFonts w:ascii="Times New Roman" w:hAnsi="Times New Roman" w:cs="Times New Roman"/>
          <w:sz w:val="24"/>
          <w:szCs w:val="24"/>
        </w:rPr>
      </w:pPr>
      <w:del w:id="162" w:author="Tom Carruthers" w:date="2016-10-27T22:11:00Z">
        <w:r w:rsidRPr="00E47BB3" w:rsidDel="000621A1">
          <w:rPr>
            <w:noProof/>
            <w:lang w:val="en-CA" w:eastAsia="en-CA"/>
          </w:rPr>
          <w:drawing>
            <wp:inline distT="0" distB="0" distL="0" distR="0" wp14:anchorId="61E8E60F" wp14:editId="6E3BC302">
              <wp:extent cx="4972050" cy="3111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5726" cy="3113803"/>
                      </a:xfrm>
                      <a:prstGeom prst="rect">
                        <a:avLst/>
                      </a:prstGeom>
                      <a:noFill/>
                      <a:ln>
                        <a:noFill/>
                      </a:ln>
                    </pic:spPr>
                  </pic:pic>
                </a:graphicData>
              </a:graphic>
            </wp:inline>
          </w:drawing>
        </w:r>
      </w:del>
    </w:p>
    <w:p w14:paraId="0EEEAA03" w14:textId="6D93F8F7" w:rsidR="00987C9A" w:rsidRDefault="000621A1" w:rsidP="001B61C4">
      <w:pPr>
        <w:jc w:val="both"/>
        <w:rPr>
          <w:rFonts w:ascii="Times New Roman" w:hAnsi="Times New Roman" w:cs="Times New Roman"/>
          <w:sz w:val="24"/>
          <w:szCs w:val="24"/>
        </w:rPr>
      </w:pPr>
      <w:ins w:id="163" w:author="Tom Carruthers" w:date="2016-10-27T22:11:00Z">
        <w:r w:rsidRPr="000621A1">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ins>
    </w:p>
    <w:p w14:paraId="74FCF1EE" w14:textId="77777777" w:rsidR="00987C9A" w:rsidRDefault="00987C9A" w:rsidP="001B61C4">
      <w:pPr>
        <w:jc w:val="both"/>
        <w:rPr>
          <w:rFonts w:ascii="Times New Roman" w:hAnsi="Times New Roman" w:cs="Times New Roman"/>
          <w:sz w:val="24"/>
          <w:szCs w:val="24"/>
        </w:rPr>
      </w:pPr>
    </w:p>
    <w:p w14:paraId="26DA242F" w14:textId="0020E828" w:rsidR="00987C9A" w:rsidRDefault="00987C9A" w:rsidP="001B61C4">
      <w:pPr>
        <w:keepNext/>
        <w:keepLines/>
        <w:spacing w:after="120"/>
        <w:jc w:val="both"/>
        <w:rPr>
          <w:rFonts w:ascii="Times New Roman" w:hAnsi="Times New Roman" w:cs="Times New Roman"/>
          <w:sz w:val="24"/>
          <w:szCs w:val="24"/>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proofErr w:type="gramEnd"/>
      <w:r>
        <w:rPr>
          <w:rFonts w:ascii="Times New Roman" w:hAnsi="Times New Roman" w:cs="Times New Roman"/>
          <w:sz w:val="24"/>
          <w:szCs w:val="24"/>
        </w:rPr>
        <w:t xml:space="preserve"> Distribution of fish that were sampled and </w:t>
      </w:r>
      <w:ins w:id="164" w:author="Tom Carruthers" w:date="2016-10-27T23:32:00Z">
        <w:r w:rsidR="00714DAE">
          <w:rPr>
            <w:rFonts w:ascii="Times New Roman" w:hAnsi="Times New Roman" w:cs="Times New Roman"/>
            <w:sz w:val="24"/>
            <w:szCs w:val="24"/>
          </w:rPr>
          <w:t xml:space="preserve">assigned </w:t>
        </w:r>
      </w:ins>
      <w:r>
        <w:rPr>
          <w:rFonts w:ascii="Times New Roman" w:hAnsi="Times New Roman" w:cs="Times New Roman"/>
          <w:sz w:val="24"/>
          <w:szCs w:val="24"/>
        </w:rPr>
        <w:t xml:space="preserve">stock </w:t>
      </w:r>
      <w:ins w:id="165" w:author="Tom Carruthers" w:date="2016-10-27T23:31:00Z">
        <w:r w:rsidR="00714DAE">
          <w:rPr>
            <w:rFonts w:ascii="Times New Roman" w:hAnsi="Times New Roman" w:cs="Times New Roman"/>
            <w:sz w:val="24"/>
            <w:szCs w:val="24"/>
          </w:rPr>
          <w:t xml:space="preserve">of origin </w:t>
        </w:r>
      </w:ins>
      <w:del w:id="166" w:author="Tom Carruthers" w:date="2016-10-27T23:31:00Z">
        <w:r w:rsidDel="00714DAE">
          <w:rPr>
            <w:rFonts w:ascii="Times New Roman" w:hAnsi="Times New Roman" w:cs="Times New Roman"/>
            <w:sz w:val="24"/>
            <w:szCs w:val="24"/>
          </w:rPr>
          <w:delText>ass</w:delText>
        </w:r>
      </w:del>
      <w:del w:id="167" w:author="Tom Carruthers" w:date="2016-10-27T23:32:00Z">
        <w:r w:rsidDel="00714DAE">
          <w:rPr>
            <w:rFonts w:ascii="Times New Roman" w:hAnsi="Times New Roman" w:cs="Times New Roman"/>
            <w:sz w:val="24"/>
            <w:szCs w:val="24"/>
          </w:rPr>
          <w:delText xml:space="preserve">igned </w:delText>
        </w:r>
      </w:del>
      <w:del w:id="168" w:author="Tom Carruthers" w:date="2016-10-27T23:31:00Z">
        <w:r w:rsidDel="00714DAE">
          <w:rPr>
            <w:rFonts w:ascii="Times New Roman" w:hAnsi="Times New Roman" w:cs="Times New Roman"/>
            <w:sz w:val="24"/>
            <w:szCs w:val="24"/>
          </w:rPr>
          <w:delText xml:space="preserve">based on otolith microchemistry (N = 5266) </w:delText>
        </w:r>
      </w:del>
      <w:del w:id="169" w:author="Tom Carruthers" w:date="2016-10-27T23:32:00Z">
        <w:r w:rsidDel="00714DAE">
          <w:rPr>
            <w:rFonts w:ascii="Times New Roman" w:hAnsi="Times New Roman" w:cs="Times New Roman"/>
            <w:sz w:val="24"/>
            <w:szCs w:val="24"/>
          </w:rPr>
          <w:delText xml:space="preserve">among </w:delText>
        </w:r>
      </w:del>
      <w:ins w:id="170" w:author="Tom Carruthers" w:date="2016-10-27T23:32:00Z">
        <w:r w:rsidR="00714DAE">
          <w:rPr>
            <w:rFonts w:ascii="Times New Roman" w:hAnsi="Times New Roman" w:cs="Times New Roman"/>
            <w:sz w:val="24"/>
            <w:szCs w:val="24"/>
          </w:rPr>
          <w:t xml:space="preserve">across </w:t>
        </w:r>
      </w:ins>
      <w:r>
        <w:rPr>
          <w:rFonts w:ascii="Times New Roman" w:hAnsi="Times New Roman" w:cs="Times New Roman"/>
          <w:sz w:val="24"/>
          <w:szCs w:val="24"/>
        </w:rPr>
        <w:t>years, areas and quarters</w:t>
      </w:r>
      <w:ins w:id="171" w:author="Tom Carruthers" w:date="2016-10-27T23:35:00Z">
        <w:r w:rsidR="00714DAE">
          <w:rPr>
            <w:rFonts w:ascii="Times New Roman" w:hAnsi="Times New Roman" w:cs="Times New Roman"/>
            <w:sz w:val="24"/>
            <w:szCs w:val="24"/>
          </w:rPr>
          <w:t xml:space="preserve"> (N=3</w:t>
        </w:r>
      </w:ins>
      <w:ins w:id="172" w:author="Tom Carruthers" w:date="2016-10-27T23:36:00Z">
        <w:r w:rsidR="00714DAE">
          <w:rPr>
            <w:rFonts w:ascii="Times New Roman" w:hAnsi="Times New Roman" w:cs="Times New Roman"/>
            <w:sz w:val="24"/>
            <w:szCs w:val="24"/>
          </w:rPr>
          <w:t>4</w:t>
        </w:r>
      </w:ins>
      <w:ins w:id="173" w:author="Tom Carruthers" w:date="2016-10-27T23:35:00Z">
        <w:r w:rsidR="00714DAE">
          <w:rPr>
            <w:rFonts w:ascii="Times New Roman" w:hAnsi="Times New Roman" w:cs="Times New Roman"/>
            <w:sz w:val="24"/>
            <w:szCs w:val="24"/>
          </w:rPr>
          <w:t>65)</w:t>
        </w:r>
      </w:ins>
      <w:r>
        <w:rPr>
          <w:rFonts w:ascii="Times New Roman" w:hAnsi="Times New Roman" w:cs="Times New Roman"/>
          <w:sz w:val="24"/>
          <w:szCs w:val="24"/>
        </w:rPr>
        <w:t>.</w:t>
      </w:r>
    </w:p>
    <w:p w14:paraId="19AAE822" w14:textId="25B20F5A" w:rsidR="00987C9A" w:rsidDel="00714DAE" w:rsidRDefault="00987C9A" w:rsidP="001B61C4">
      <w:pPr>
        <w:keepNext/>
        <w:keepLines/>
        <w:jc w:val="both"/>
        <w:rPr>
          <w:del w:id="174" w:author="Tom Carruthers" w:date="2016-10-27T23:31:00Z"/>
          <w:rFonts w:ascii="Times New Roman" w:hAnsi="Times New Roman" w:cs="Times New Roman"/>
          <w:sz w:val="24"/>
          <w:szCs w:val="24"/>
        </w:rPr>
      </w:pPr>
      <w:del w:id="175" w:author="Tom Carruthers" w:date="2016-10-27T23:31:00Z">
        <w:r w:rsidRPr="00EE1E1C" w:rsidDel="00714DAE">
          <w:rPr>
            <w:noProof/>
            <w:lang w:val="en-CA" w:eastAsia="en-CA"/>
          </w:rPr>
          <w:drawing>
            <wp:inline distT="0" distB="0" distL="0" distR="0" wp14:anchorId="1BA95464" wp14:editId="37A4DC94">
              <wp:extent cx="2680370" cy="1673678"/>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5888" cy="1677123"/>
                      </a:xfrm>
                      <a:prstGeom prst="rect">
                        <a:avLst/>
                      </a:prstGeom>
                      <a:noFill/>
                      <a:ln>
                        <a:noFill/>
                      </a:ln>
                    </pic:spPr>
                  </pic:pic>
                </a:graphicData>
              </a:graphic>
            </wp:inline>
          </w:drawing>
        </w:r>
      </w:del>
    </w:p>
    <w:p w14:paraId="4C9817A6" w14:textId="52F8BFF4" w:rsidR="00987C9A" w:rsidRDefault="00714DAE" w:rsidP="001B61C4">
      <w:pPr>
        <w:jc w:val="both"/>
        <w:rPr>
          <w:rFonts w:ascii="Times New Roman" w:hAnsi="Times New Roman" w:cs="Times New Roman"/>
          <w:sz w:val="24"/>
          <w:szCs w:val="24"/>
        </w:rPr>
      </w:pPr>
      <w:ins w:id="176" w:author="Tom Carruthers" w:date="2016-10-27T23:31:00Z">
        <w:r w:rsidRPr="00714DAE">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ins>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77" w:name="_Toc465365286"/>
      <w:r w:rsidRPr="00465C7D">
        <w:t xml:space="preserve">BASIC </w:t>
      </w:r>
      <w:commentRangeStart w:id="178"/>
      <w:r w:rsidRPr="00EB4092">
        <w:t>DYNAMI</w:t>
      </w:r>
      <w:r w:rsidR="00303ADC">
        <w:t>CS</w:t>
      </w:r>
      <w:commentRangeEnd w:id="178"/>
      <w:r w:rsidR="00FF004E">
        <w:rPr>
          <w:rStyle w:val="CommentReference"/>
          <w:rFonts w:asciiTheme="minorHAnsi" w:eastAsiaTheme="minorHAnsi" w:hAnsiTheme="minorHAnsi" w:cstheme="minorBidi"/>
          <w:b w:val="0"/>
          <w:bCs w:val="0"/>
          <w:lang w:val="en-ZA"/>
        </w:rPr>
        <w:commentReference w:id="178"/>
      </w:r>
      <w:bookmarkEnd w:id="177"/>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79" w:name="_Toc465365287"/>
      <w:r w:rsidRPr="00987C9A">
        <w:t>Overview</w:t>
      </w:r>
      <w:bookmarkEnd w:id="179"/>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w:t>
      </w:r>
      <w:proofErr w:type="spellStart"/>
      <w:r w:rsidRPr="00987C9A">
        <w:rPr>
          <w:rFonts w:ascii="Times New Roman" w:eastAsiaTheme="minorEastAsia" w:hAnsi="Times New Roman" w:cs="Times New Roman"/>
          <w:sz w:val="24"/>
          <w:szCs w:val="24"/>
          <w:lang w:val="en-CA"/>
        </w:rPr>
        <w:t>Deriso</w:t>
      </w:r>
      <w:proofErr w:type="spellEnd"/>
      <w:r w:rsidRPr="00987C9A">
        <w:rPr>
          <w:rFonts w:ascii="Times New Roman" w:eastAsiaTheme="minorEastAsia" w:hAnsi="Times New Roman" w:cs="Times New Roman"/>
          <w:sz w:val="24"/>
          <w:szCs w:val="24"/>
          <w:lang w:val="en-CA"/>
        </w:rPr>
        <w:t xml:space="preserve"> 1999, Chapter 8) which is common to stock assessment models such as Stock Synthesis 3 (</w:t>
      </w:r>
      <w:proofErr w:type="spellStart"/>
      <w:r w:rsidRPr="00987C9A">
        <w:rPr>
          <w:rFonts w:ascii="Times New Roman" w:eastAsiaTheme="minorEastAsia" w:hAnsi="Times New Roman" w:cs="Times New Roman"/>
          <w:sz w:val="24"/>
          <w:szCs w:val="24"/>
          <w:lang w:val="en-CA"/>
        </w:rPr>
        <w:t>Methot</w:t>
      </w:r>
      <w:proofErr w:type="spellEnd"/>
      <w:r w:rsidRPr="00987C9A">
        <w:rPr>
          <w:rFonts w:ascii="Times New Roman" w:eastAsiaTheme="minorEastAsia" w:hAnsi="Times New Roman" w:cs="Times New Roman"/>
          <w:sz w:val="24"/>
          <w:szCs w:val="24"/>
          <w:lang w:val="en-CA"/>
        </w:rPr>
        <w:t xml:space="preserve">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66E9EC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w:t>
      </w:r>
      <w:r w:rsidRPr="00987C9A">
        <w:rPr>
          <w:rFonts w:ascii="Times New Roman" w:eastAsiaTheme="minorEastAsia" w:hAnsi="Times New Roman" w:cs="Times New Roman"/>
          <w:sz w:val="24"/>
          <w:szCs w:val="24"/>
          <w:lang w:val="en-CA"/>
        </w:rPr>
        <w:lastRenderedPageBreak/>
        <w:t xml:space="preserve">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w:t>
      </w:r>
      <w:del w:id="180" w:author="Tom Carruthers" w:date="2016-10-27T23:43:00Z">
        <w:r w:rsidRPr="00987C9A" w:rsidDel="00162824">
          <w:rPr>
            <w:rFonts w:ascii="Times New Roman" w:eastAsiaTheme="minorEastAsia" w:hAnsi="Times New Roman" w:cs="Times New Roman"/>
            <w:sz w:val="24"/>
            <w:szCs w:val="24"/>
            <w:lang w:val="en-CA"/>
          </w:rPr>
          <w:delText xml:space="preserve">this is also likely to be the case in any final model fitted to bluefin tuna data since </w:delText>
        </w:r>
      </w:del>
      <w:r w:rsidRPr="00987C9A">
        <w:rPr>
          <w:rFonts w:ascii="Times New Roman" w:eastAsiaTheme="minorEastAsia" w:hAnsi="Times New Roman" w:cs="Times New Roman"/>
          <w:sz w:val="24"/>
          <w:szCs w:val="24"/>
          <w:lang w:val="en-CA"/>
        </w:rPr>
        <w:t>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81" w:name="_Toc465365288"/>
      <w:r w:rsidRPr="00987C9A">
        <w:rPr>
          <w:rFonts w:eastAsiaTheme="minorEastAsia"/>
        </w:rPr>
        <w:t>Equations</w:t>
      </w:r>
      <w:bookmarkEnd w:id="181"/>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5A75C666" w:rsidR="007E218D" w:rsidRDefault="00987C9A" w:rsidP="00406114">
      <w:pPr>
        <w:spacing w:after="200"/>
        <w:jc w:val="both"/>
        <w:rPr>
          <w:rFonts w:ascii="Times New Roman" w:eastAsiaTheme="minorEastAsia" w:hAnsi="Times New Roman" w:cs="Times New Roman"/>
          <w:bCs/>
          <w:sz w:val="24"/>
          <w:szCs w:val="24"/>
          <w:lang w:val="en-CA"/>
        </w:rPr>
      </w:pPr>
      <w:del w:id="182" w:author="Thomas" w:date="2016-10-27T15:13:00Z">
        <w:r w:rsidRPr="00987C9A" w:rsidDel="00FF004E">
          <w:rPr>
            <w:rFonts w:ascii="Times New Roman" w:eastAsiaTheme="minorEastAsia" w:hAnsi="Times New Roman" w:cs="Times New Roman"/>
            <w:bCs/>
            <w:sz w:val="24"/>
            <w:szCs w:val="24"/>
            <w:lang w:val="en-CA"/>
          </w:rPr>
          <w:tab/>
        </w:r>
      </w:del>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Pr>
          <w:rFonts w:ascii="Times New Roman" w:eastAsiaTheme="minorEastAsia" w:hAnsi="Times New Roman" w:cs="Times New Roman"/>
          <w:bCs/>
          <w:sz w:val="24"/>
          <w:szCs w:val="24"/>
          <w:lang w:val="en-CA"/>
        </w:rPr>
        <w:t xml:space="preserve"> </w:t>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r>
        <w:rPr>
          <w:rFonts w:ascii="Times New Roman" w:eastAsiaTheme="minorEastAsia" w:hAnsi="Times New Roman" w:cs="Times New Roman"/>
          <w:bCs/>
          <w:sz w:val="24"/>
          <w:szCs w:val="24"/>
          <w:lang w:val="en-CA"/>
        </w:rPr>
        <w:tab/>
      </w:r>
      <w:ins w:id="183" w:author="Thomas" w:date="2016-10-27T15:14:00Z">
        <w:r w:rsidR="00FF004E">
          <w:rPr>
            <w:rFonts w:ascii="Times New Roman" w:eastAsiaTheme="minorEastAsia" w:hAnsi="Times New Roman" w:cs="Times New Roman"/>
            <w:bCs/>
            <w:sz w:val="24"/>
            <w:szCs w:val="24"/>
            <w:lang w:val="en-CA"/>
          </w:rPr>
          <w:tab/>
        </w:r>
      </w:ins>
      <w:r>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spellStart"/>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spellEnd"/>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944842"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proofErr w:type="spellStart"/>
      <w:proofErr w:type="gramStart"/>
      <w:r w:rsidRPr="00987C9A">
        <w:rPr>
          <w:rFonts w:ascii="Times New Roman" w:eastAsiaTheme="minorEastAsia" w:hAnsi="Times New Roman" w:cs="Times New Roman"/>
          <w:i/>
          <w:sz w:val="24"/>
          <w:szCs w:val="24"/>
          <w:lang w:val="en-CA"/>
        </w:rPr>
        <w:t>rs</w:t>
      </w:r>
      <w:proofErr w:type="spellEnd"/>
      <w:proofErr w:type="gramEnd"/>
      <w:r w:rsidRPr="00987C9A">
        <w:rPr>
          <w:rFonts w:ascii="Times New Roman" w:eastAsiaTheme="minorEastAsia" w:hAnsi="Times New Roman" w:cs="Times New Roman"/>
          <w:sz w:val="24"/>
          <w:szCs w:val="24"/>
          <w:lang w:val="en-CA"/>
        </w:rPr>
        <w:t xml:space="preserve">. Recruitment is assumed to follow a </w:t>
      </w:r>
      <w:proofErr w:type="spellStart"/>
      <w:r w:rsidRPr="00987C9A">
        <w:rPr>
          <w:rFonts w:ascii="Times New Roman" w:eastAsiaTheme="minorEastAsia" w:hAnsi="Times New Roman" w:cs="Times New Roman"/>
          <w:sz w:val="24"/>
          <w:szCs w:val="24"/>
          <w:lang w:val="en-CA"/>
        </w:rPr>
        <w:t>Beverton</w:t>
      </w:r>
      <w:proofErr w:type="spellEnd"/>
      <w:r w:rsidRPr="00987C9A">
        <w:rPr>
          <w:rFonts w:ascii="Times New Roman" w:eastAsiaTheme="minorEastAsia" w:hAnsi="Times New Roman" w:cs="Times New Roman"/>
          <w:sz w:val="24"/>
          <w:szCs w:val="24"/>
          <w:lang w:val="en-CA"/>
        </w:rPr>
        <w:t xml:space="preserve">-Holt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w:ins w:id="184" w:author="Thomas" w:date="2016-03-01T09:05:00Z">
                    <w:rPr>
                      <w:rFonts w:ascii="Cambria Math" w:eastAsiaTheme="minorEastAsia" w:hAnsi="Cambria Math" w:cs="Times New Roman"/>
                      <w:sz w:val="24"/>
                      <w:szCs w:val="24"/>
                      <w:lang w:val="en-CA"/>
                    </w:rPr>
                    <m:t>-1</m:t>
                  </w:ins>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w:ins w:id="185" w:author="Thomas" w:date="2016-03-01T09:05:00Z">
                    <w:rPr>
                      <w:rFonts w:ascii="Cambria Math" w:eastAsiaTheme="minorEastAsia" w:hAnsi="Cambria Math" w:cs="Times New Roman"/>
                      <w:sz w:val="24"/>
                      <w:szCs w:val="24"/>
                      <w:lang w:val="en-CA"/>
                    </w:rPr>
                    <m:t>-1</m:t>
                  </w:ins>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prior to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in spawning area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Stock numbers for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that are not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of the year and are not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944842"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each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proofErr w:type="spellStart"/>
      <w:r w:rsidRPr="00987C9A">
        <w:rPr>
          <w:rFonts w:ascii="Times New Roman" w:eastAsiaTheme="minorEastAsia" w:hAnsi="Times New Roman" w:cs="Times New Roman"/>
          <w:i/>
          <w:sz w:val="24"/>
          <w:szCs w:val="24"/>
          <w:lang w:val="en-CA"/>
        </w:rPr>
        <w:t>mov</w:t>
      </w:r>
      <w:proofErr w:type="spellEnd"/>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4AC3F408" w:rsidR="007E218D" w:rsidRDefault="00987C9A" w:rsidP="00406114">
      <w:pPr>
        <w:jc w:val="both"/>
        <w:rPr>
          <w:rFonts w:ascii="Times New Roman" w:eastAsiaTheme="minorEastAsia" w:hAnsi="Times New Roman" w:cs="Times New Roman"/>
          <w:sz w:val="24"/>
          <w:szCs w:val="24"/>
          <w:lang w:val="en-CA"/>
        </w:rPr>
      </w:pPr>
      <w:del w:id="186" w:author="Thomas" w:date="2016-10-27T15:14:00Z">
        <w:r w:rsidRPr="00987C9A" w:rsidDel="00FF004E">
          <w:rPr>
            <w:rFonts w:ascii="Times New Roman" w:eastAsiaTheme="minorEastAsia" w:hAnsi="Times New Roman" w:cs="Times New Roman"/>
            <w:sz w:val="24"/>
            <w:szCs w:val="24"/>
            <w:lang w:val="en-CA"/>
          </w:rPr>
          <w:tab/>
        </w:r>
      </w:del>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m:rPr>
                    <m:sty m:val="p"/>
                  </m:rPr>
                  <w:rPr>
                    <w:rStyle w:val="CommentReference"/>
                  </w:rPr>
                  <w:annotationRef/>
                </m:r>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ab/>
      </w:r>
      <w:r>
        <w:rPr>
          <w:rFonts w:ascii="Times New Roman" w:eastAsiaTheme="minorEastAsia" w:hAnsi="Times New Roman" w:cs="Times New Roman"/>
          <w:sz w:val="24"/>
          <w:szCs w:val="24"/>
          <w:lang w:val="en-CA"/>
        </w:rPr>
        <w:tab/>
      </w:r>
      <w:r>
        <w:rPr>
          <w:rFonts w:ascii="Times New Roman" w:eastAsiaTheme="minorEastAsia" w:hAnsi="Times New Roman" w:cs="Times New Roman"/>
          <w:sz w:val="24"/>
          <w:szCs w:val="24"/>
          <w:lang w:val="en-CA"/>
        </w:rPr>
        <w:tab/>
      </w:r>
      <w:r>
        <w:rPr>
          <w:rFonts w:ascii="Times New Roman" w:eastAsiaTheme="minorEastAsia" w:hAnsi="Times New Roman" w:cs="Times New Roman"/>
          <w:sz w:val="24"/>
          <w:szCs w:val="24"/>
          <w:lang w:val="en-CA"/>
        </w:rPr>
        <w:tab/>
      </w:r>
      <w:r>
        <w:rPr>
          <w:rFonts w:ascii="Times New Roman" w:eastAsiaTheme="minorEastAsia" w:hAnsi="Times New Roman" w:cs="Times New Roman"/>
          <w:sz w:val="24"/>
          <w:szCs w:val="24"/>
          <w:lang w:val="en-CA"/>
        </w:rPr>
        <w:tab/>
      </w:r>
      <w:ins w:id="187" w:author="Thomas" w:date="2016-10-27T15:14:00Z">
        <w:r w:rsidR="00FF004E">
          <w:rPr>
            <w:rFonts w:ascii="Times New Roman" w:eastAsiaTheme="minorEastAsia" w:hAnsi="Times New Roman" w:cs="Times New Roman"/>
            <w:sz w:val="24"/>
            <w:szCs w:val="24"/>
            <w:lang w:val="en-CA"/>
          </w:rPr>
          <w:tab/>
        </w:r>
      </w:ins>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proofErr w:type="spellStart"/>
      <w:r w:rsidRPr="00987C9A">
        <w:rPr>
          <w:rFonts w:ascii="Times New Roman" w:eastAsiaTheme="minorEastAsia" w:hAnsi="Times New Roman" w:cs="Times New Roman"/>
          <w:i/>
          <w:sz w:val="24"/>
          <w:szCs w:val="24"/>
          <w:lang w:val="en-CA"/>
        </w:rPr>
        <w:t>lnmov</w:t>
      </w:r>
      <w:proofErr w:type="spellEnd"/>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944842"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27B87C8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w:t>
      </w:r>
      <w:proofErr w:type="gramStart"/>
      <w:r w:rsidRPr="00987C9A">
        <w:rPr>
          <w:rFonts w:ascii="Times New Roman" w:eastAsiaTheme="minorEastAsia" w:hAnsi="Times New Roman" w:cs="Times New Roman"/>
          <w:sz w:val="24"/>
          <w:szCs w:val="24"/>
          <w:lang w:val="en-CA"/>
        </w:rPr>
        <w:t xml:space="preserve">given </w:t>
      </w:r>
      <w:r w:rsidR="00ED211D">
        <w:rPr>
          <w:rFonts w:ascii="Times New Roman" w:eastAsiaTheme="minorEastAsia" w:hAnsi="Times New Roman" w:cs="Times New Roman"/>
          <w:sz w:val="24"/>
          <w:szCs w:val="24"/>
          <w:lang w:val="en-CA"/>
        </w:rPr>
        <w:t xml:space="preserve"> a</w:t>
      </w:r>
      <w:proofErr w:type="gramEnd"/>
      <w:r w:rsidR="00ED211D">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944842"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188" w:name="_Toc465365289"/>
      <w:r w:rsidRPr="00987C9A">
        <w:t>Baseline</w:t>
      </w:r>
      <w:bookmarkEnd w:id="188"/>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proofErr w:type="spellStart"/>
      <w:r w:rsidRPr="00987C9A">
        <w:rPr>
          <w:rFonts w:ascii="Times New Roman" w:hAnsi="Times New Roman" w:cs="Times New Roman"/>
          <w:sz w:val="24"/>
          <w:szCs w:val="24"/>
        </w:rPr>
        <w:t>Beverton</w:t>
      </w:r>
      <w:proofErr w:type="spellEnd"/>
      <w:r w:rsidRPr="00987C9A">
        <w:rPr>
          <w:rFonts w:ascii="Times New Roman" w:hAnsi="Times New Roman" w:cs="Times New Roman"/>
          <w:sz w:val="24"/>
          <w:szCs w:val="24"/>
        </w:rPr>
        <w:t>-</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Markov movement matrix by </w:t>
      </w:r>
      <w:proofErr w:type="spellStart"/>
      <w:r w:rsidRPr="00987C9A">
        <w:rPr>
          <w:rFonts w:ascii="Times New Roman" w:hAnsi="Times New Roman" w:cs="Times New Roman"/>
          <w:sz w:val="24"/>
          <w:szCs w:val="24"/>
        </w:rPr>
        <w:t>subyear</w:t>
      </w:r>
      <w:proofErr w:type="spellEnd"/>
      <w:r w:rsidRPr="00987C9A">
        <w:rPr>
          <w:rFonts w:ascii="Times New Roman" w:hAnsi="Times New Roman" w:cs="Times New Roman"/>
          <w:sz w:val="24"/>
          <w:szCs w:val="24"/>
        </w:rPr>
        <w:t xml:space="preserve">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189" w:name="_Toc465365290"/>
      <w:r w:rsidRPr="00987C9A">
        <w:t>Alternative options</w:t>
      </w:r>
      <w:bookmarkEnd w:id="189"/>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proofErr w:type="gramStart"/>
      <w:r w:rsidRPr="00987C9A">
        <w:rPr>
          <w:rFonts w:ascii="Times New Roman" w:hAnsi="Times New Roman" w:cs="Times New Roman"/>
          <w:sz w:val="24"/>
          <w:szCs w:val="24"/>
        </w:rPr>
        <w:t>Hockey stick</w:t>
      </w:r>
      <w:proofErr w:type="gramEnd"/>
      <w:r w:rsidRPr="00987C9A">
        <w:rPr>
          <w:rFonts w:ascii="Times New Roman" w:hAnsi="Times New Roman" w:cs="Times New Roman"/>
          <w:sz w:val="24"/>
          <w:szCs w:val="24"/>
        </w:rPr>
        <w:t xml:space="preserve">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90" w:name="_Toc465365291"/>
      <w:r w:rsidRPr="00987C9A">
        <w:t>Fleet structure and exploitation history</w:t>
      </w:r>
      <w:bookmarkEnd w:id="190"/>
    </w:p>
    <w:p w14:paraId="00CE1238" w14:textId="77777777" w:rsidR="007E218D" w:rsidRPr="00406114" w:rsidRDefault="007E218D" w:rsidP="00406114">
      <w:pPr>
        <w:rPr>
          <w:lang w:val="en-CA"/>
        </w:rPr>
      </w:pPr>
    </w:p>
    <w:p w14:paraId="7C9D98F9" w14:textId="7934CF6D" w:rsidR="007E218D" w:rsidRDefault="007E35E6" w:rsidP="00406114">
      <w:pPr>
        <w:keepNext/>
        <w:keepLines/>
        <w:spacing w:after="120"/>
        <w:jc w:val="both"/>
        <w:rPr>
          <w:rFonts w:ascii="Times New Roman" w:hAnsi="Times New Roman" w:cs="Times New Roman"/>
          <w:sz w:val="24"/>
          <w:szCs w:val="24"/>
        </w:rPr>
      </w:pPr>
      <w:proofErr w:type="gramStart"/>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w:t>
      </w:r>
      <w:proofErr w:type="gramEnd"/>
      <w:r w:rsidRPr="00987C9A">
        <w:rPr>
          <w:rFonts w:ascii="Times New Roman" w:hAnsi="Times New Roman" w:cs="Times New Roman"/>
          <w:sz w:val="24"/>
          <w:szCs w:val="24"/>
        </w:rPr>
        <w:t xml:space="preserve"> Fleet definitions </w:t>
      </w:r>
      <w:del w:id="191" w:author="Thomas" w:date="2016-10-27T14:30:00Z">
        <w:r w:rsidRPr="00987C9A" w:rsidDel="000B2E29">
          <w:rPr>
            <w:rFonts w:ascii="Times New Roman" w:hAnsi="Times New Roman" w:cs="Times New Roman"/>
            <w:sz w:val="24"/>
            <w:szCs w:val="24"/>
          </w:rPr>
          <w:delText>by gear group code</w:delText>
        </w:r>
      </w:del>
    </w:p>
    <w:p w14:paraId="45029639" w14:textId="1D95BF70" w:rsidR="007E218D" w:rsidRDefault="000B2E29" w:rsidP="00406114">
      <w:pPr>
        <w:keepNext/>
        <w:keepLines/>
        <w:jc w:val="both"/>
        <w:rPr>
          <w:rFonts w:ascii="Times New Roman" w:hAnsi="Times New Roman" w:cs="Times New Roman"/>
          <w:sz w:val="24"/>
          <w:szCs w:val="24"/>
        </w:rPr>
      </w:pPr>
      <w:ins w:id="192" w:author="Thomas" w:date="2016-10-27T14:30:00Z">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ins>
      <w:del w:id="193" w:author="Thomas" w:date="2016-10-27T14:28:00Z">
        <w:r w:rsidR="007E218D" w:rsidDel="000B2E29">
          <w:rPr>
            <w:noProof/>
            <w:lang w:val="en-CA" w:eastAsia="en-CA"/>
          </w:rPr>
          <w:drawing>
            <wp:inline distT="0" distB="0" distL="0" distR="0" wp14:anchorId="77BDD0E9" wp14:editId="42996719">
              <wp:extent cx="3439045" cy="4015679"/>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6155" cy="4012305"/>
                      </a:xfrm>
                      <a:prstGeom prst="rect">
                        <a:avLst/>
                      </a:prstGeom>
                      <a:noFill/>
                      <a:ln>
                        <a:noFill/>
                      </a:ln>
                    </pic:spPr>
                  </pic:pic>
                </a:graphicData>
              </a:graphic>
            </wp:inline>
          </w:drawing>
        </w:r>
      </w:del>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94" w:name="_Toc465365292"/>
      <w:r w:rsidRPr="00987C9A">
        <w:t>Baseline</w:t>
      </w:r>
      <w:bookmarkEnd w:id="194"/>
    </w:p>
    <w:p w14:paraId="649956C3" w14:textId="77777777" w:rsidR="007E218D" w:rsidRDefault="007E218D" w:rsidP="00406114">
      <w:pPr>
        <w:jc w:val="both"/>
        <w:rPr>
          <w:rFonts w:ascii="Times New Roman" w:hAnsi="Times New Roman" w:cs="Times New Roman"/>
          <w:sz w:val="24"/>
          <w:szCs w:val="24"/>
        </w:rPr>
      </w:pPr>
    </w:p>
    <w:p w14:paraId="69A264A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A 6 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p>
    <w:p w14:paraId="15FD725B" w14:textId="77777777" w:rsidR="007E218D" w:rsidRDefault="007E218D" w:rsidP="00406114">
      <w:pPr>
        <w:jc w:val="both"/>
        <w:rPr>
          <w:ins w:id="195" w:author="Doug Butterworth" w:date="2016-07-16T20:54:00Z"/>
          <w:rFonts w:ascii="Times New Roman" w:hAnsi="Times New Roman" w:cs="Times New Roman"/>
          <w:sz w:val="24"/>
          <w:szCs w:val="24"/>
        </w:rPr>
      </w:pPr>
    </w:p>
    <w:p w14:paraId="6B8E042F" w14:textId="15AED8E6" w:rsidR="00BD0C59" w:rsidRDefault="00BD0C59" w:rsidP="00406114">
      <w:pPr>
        <w:jc w:val="both"/>
        <w:rPr>
          <w:rFonts w:ascii="Times New Roman" w:hAnsi="Times New Roman" w:cs="Times New Roman"/>
          <w:sz w:val="24"/>
          <w:szCs w:val="24"/>
        </w:rPr>
      </w:pPr>
      <w:ins w:id="196" w:author="Doug Butterworth" w:date="2016-07-16T20:54:00Z">
        <w:r>
          <w:rPr>
            <w:rFonts w:ascii="Times New Roman" w:hAnsi="Times New Roman" w:cs="Times New Roman"/>
            <w:sz w:val="24"/>
            <w:szCs w:val="24"/>
          </w:rPr>
          <w:t>[NOTE: This suggestion might need review</w:t>
        </w:r>
      </w:ins>
      <w:ins w:id="197" w:author="Doug Butterworth" w:date="2016-07-16T20:55:00Z">
        <w:r>
          <w:rPr>
            <w:rFonts w:ascii="Times New Roman" w:hAnsi="Times New Roman" w:cs="Times New Roman"/>
            <w:sz w:val="24"/>
            <w:szCs w:val="24"/>
          </w:rPr>
          <w:t xml:space="preserve"> to allow for temporal shifts in targeting particular size classes.]</w:t>
        </w:r>
      </w:ins>
    </w:p>
    <w:p w14:paraId="3718CC4D" w14:textId="77777777" w:rsidR="007E218D" w:rsidRDefault="007E35E6" w:rsidP="00406114">
      <w:pPr>
        <w:pStyle w:val="Heading4"/>
        <w:ind w:left="0"/>
      </w:pPr>
      <w:bookmarkStart w:id="198" w:name="_Toc465365293"/>
      <w:r w:rsidRPr="00987C9A">
        <w:t>Alternative options</w:t>
      </w:r>
      <w:bookmarkEnd w:id="198"/>
    </w:p>
    <w:p w14:paraId="4D626523" w14:textId="77777777" w:rsidR="007E218D" w:rsidRDefault="007E218D" w:rsidP="00406114">
      <w:pPr>
        <w:jc w:val="both"/>
        <w:rPr>
          <w:rFonts w:ascii="Times New Roman" w:hAnsi="Times New Roman" w:cs="Times New Roman"/>
          <w:sz w:val="24"/>
          <w:szCs w:val="24"/>
        </w:rPr>
      </w:pPr>
    </w:p>
    <w:p w14:paraId="62CC361C" w14:textId="533FA742" w:rsidR="00D24B08" w:rsidRDefault="00D24B08" w:rsidP="00406114">
      <w:pPr>
        <w:jc w:val="both"/>
        <w:rPr>
          <w:rFonts w:ascii="Times New Roman" w:hAnsi="Times New Roman" w:cs="Times New Roman"/>
          <w:sz w:val="24"/>
          <w:szCs w:val="24"/>
        </w:rPr>
      </w:pPr>
      <w:r>
        <w:rPr>
          <w:rFonts w:ascii="Times New Roman" w:hAnsi="Times New Roman" w:cs="Times New Roman"/>
          <w:sz w:val="24"/>
          <w:szCs w:val="24"/>
        </w:rPr>
        <w:t xml:space="preserve">A proposal for alternatives </w:t>
      </w:r>
      <w:r w:rsidR="001F2259">
        <w:rPr>
          <w:rFonts w:ascii="Times New Roman" w:hAnsi="Times New Roman" w:cs="Times New Roman"/>
          <w:sz w:val="24"/>
          <w:szCs w:val="24"/>
        </w:rPr>
        <w:t xml:space="preserve">will </w:t>
      </w:r>
      <w:r>
        <w:rPr>
          <w:rFonts w:ascii="Times New Roman" w:hAnsi="Times New Roman" w:cs="Times New Roman"/>
          <w:sz w:val="24"/>
          <w:szCs w:val="24"/>
        </w:rPr>
        <w:t xml:space="preserve">need to be developed </w:t>
      </w:r>
      <w:ins w:id="199" w:author="Doug Butterworth" w:date="2016-07-16T20:56:00Z">
        <w:r w:rsidR="00201356">
          <w:rPr>
            <w:rFonts w:ascii="Times New Roman" w:hAnsi="Times New Roman" w:cs="Times New Roman"/>
            <w:sz w:val="24"/>
            <w:szCs w:val="24"/>
          </w:rPr>
          <w:t xml:space="preserve">and </w:t>
        </w:r>
      </w:ins>
      <w:del w:id="200" w:author="Doug Butterworth" w:date="2016-07-16T20:56:00Z">
        <w:r w:rsidDel="00201356">
          <w:rPr>
            <w:rFonts w:ascii="Times New Roman" w:hAnsi="Times New Roman" w:cs="Times New Roman"/>
            <w:sz w:val="24"/>
            <w:szCs w:val="24"/>
          </w:rPr>
          <w:delText xml:space="preserve">for </w:delText>
        </w:r>
      </w:del>
      <w:r>
        <w:rPr>
          <w:rFonts w:ascii="Times New Roman" w:hAnsi="Times New Roman" w:cs="Times New Roman"/>
          <w:sz w:val="24"/>
          <w:szCs w:val="24"/>
        </w:rPr>
        <w:t>revie</w:t>
      </w:r>
      <w:r w:rsidR="001F2259">
        <w:rPr>
          <w:rFonts w:ascii="Times New Roman" w:hAnsi="Times New Roman" w:cs="Times New Roman"/>
          <w:sz w:val="24"/>
          <w:szCs w:val="24"/>
        </w:rPr>
        <w:t>w</w:t>
      </w:r>
      <w:ins w:id="201" w:author="Doug Butterworth" w:date="2016-07-16T20:56:00Z">
        <w:r w:rsidR="00201356">
          <w:rPr>
            <w:rFonts w:ascii="Times New Roman" w:hAnsi="Times New Roman" w:cs="Times New Roman"/>
            <w:sz w:val="24"/>
            <w:szCs w:val="24"/>
          </w:rPr>
          <w:t xml:space="preserve">ed at the Data Preparation </w:t>
        </w:r>
      </w:ins>
      <w:ins w:id="202" w:author="Doug Butterworth" w:date="2016-07-16T20:57:00Z">
        <w:r w:rsidR="00201356">
          <w:rPr>
            <w:rFonts w:ascii="Times New Roman" w:hAnsi="Times New Roman" w:cs="Times New Roman"/>
            <w:sz w:val="24"/>
            <w:szCs w:val="24"/>
          </w:rPr>
          <w:t>meeting</w:t>
        </w:r>
      </w:ins>
      <w:ins w:id="203" w:author="Doug Butterworth" w:date="2016-07-16T20:56:00Z">
        <w:r w:rsidR="00201356">
          <w:rPr>
            <w:rFonts w:ascii="Times New Roman" w:hAnsi="Times New Roman" w:cs="Times New Roman"/>
            <w:sz w:val="24"/>
            <w:szCs w:val="24"/>
          </w:rPr>
          <w:t>.</w:t>
        </w:r>
      </w:ins>
      <w:del w:id="204" w:author="Doug Butterworth" w:date="2016-07-16T20:56:00Z">
        <w:r w:rsidDel="00201356">
          <w:rPr>
            <w:rFonts w:ascii="Times New Roman" w:hAnsi="Times New Roman" w:cs="Times New Roman"/>
            <w:sz w:val="24"/>
            <w:szCs w:val="24"/>
          </w:rPr>
          <w:delText xml:space="preserve"> by the Group</w:delText>
        </w:r>
      </w:del>
      <w:r>
        <w:rPr>
          <w:rFonts w:ascii="Times New Roman" w:hAnsi="Times New Roman" w:cs="Times New Roman"/>
          <w:sz w:val="24"/>
          <w:szCs w:val="24"/>
        </w:rPr>
        <w:t>.</w:t>
      </w:r>
    </w:p>
    <w:p w14:paraId="4F44B27A" w14:textId="77777777" w:rsidR="007E218D" w:rsidRDefault="007E218D" w:rsidP="00406114">
      <w:pPr>
        <w:rPr>
          <w:rFonts w:ascii="Times New Roman" w:eastAsiaTheme="minorEastAsia" w:hAnsi="Times New Roman" w:cs="Times New Roman"/>
          <w:sz w:val="24"/>
          <w:szCs w:val="24"/>
          <w:lang w:val="en-CA"/>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05" w:name="_Toc465365294"/>
      <w:r w:rsidRPr="00E75498">
        <w:t>MANAGEMENT OPTIONS</w:t>
      </w:r>
      <w:bookmarkEnd w:id="205"/>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06" w:name="_Toc465365295"/>
      <w:r w:rsidRPr="004239D2">
        <w:t>Spatial strata for which TACs are set</w:t>
      </w:r>
      <w:bookmarkEnd w:id="206"/>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207" w:name="_Toc465365296"/>
      <w:r w:rsidRPr="00B20954">
        <w:t>Baseline</w:t>
      </w:r>
      <w:bookmarkEnd w:id="207"/>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208" w:name="_Toc465365297"/>
      <w:r w:rsidRPr="00B20954">
        <w:t>Alternative options</w:t>
      </w:r>
      <w:bookmarkEnd w:id="208"/>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East+Med</w:t>
      </w:r>
      <w:proofErr w:type="spellEnd"/>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 xml:space="preserve">E.ATL, NE.ATL, W.MED, </w:t>
      </w:r>
      <w:proofErr w:type="gramStart"/>
      <w:r w:rsidR="001D1844" w:rsidRPr="00AD688E">
        <w:rPr>
          <w:rFonts w:ascii="Times New Roman" w:hAnsi="Times New Roman" w:cs="Times New Roman"/>
          <w:sz w:val="24"/>
          <w:szCs w:val="24"/>
        </w:rPr>
        <w:t>E.MED</w:t>
      </w:r>
      <w:proofErr w:type="gramEnd"/>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09" w:name="_Toc465365298"/>
      <w:r w:rsidRPr="007D255E">
        <w:lastRenderedPageBreak/>
        <w:t>Options for the frequency of setting TACs</w:t>
      </w:r>
      <w:bookmarkEnd w:id="209"/>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210" w:name="_Toc465365299"/>
      <w:r w:rsidRPr="004239D2">
        <w:t>Baseline</w:t>
      </w:r>
      <w:bookmarkEnd w:id="210"/>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211" w:name="_Toc465365300"/>
      <w:r w:rsidRPr="004239D2">
        <w:t>Alternative options</w:t>
      </w:r>
      <w:bookmarkEnd w:id="211"/>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12" w:name="_Toc465365301"/>
      <w:r w:rsidRPr="004239D2">
        <w:t>Upper limits on TACs</w:t>
      </w:r>
      <w:bookmarkEnd w:id="212"/>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13" w:name="_Toc465365302"/>
      <w:r w:rsidRPr="007D255E">
        <w:t>Minimum extent of TAC change</w:t>
      </w:r>
      <w:bookmarkEnd w:id="213"/>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214" w:name="_Toc465365303"/>
      <w:r w:rsidRPr="009F3A87">
        <w:t>Baseline</w:t>
      </w:r>
      <w:bookmarkEnd w:id="214"/>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215" w:name="_Toc465365304"/>
      <w:r w:rsidRPr="009F3A87">
        <w:t>Alternative options</w:t>
      </w:r>
      <w:bookmarkEnd w:id="215"/>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 xml:space="preserve">3 000 </w:t>
      </w:r>
      <w:proofErr w:type="spellStart"/>
      <w:r>
        <w:rPr>
          <w:rFonts w:ascii="Times New Roman" w:hAnsi="Times New Roman" w:cs="Times New Roman"/>
          <w:sz w:val="24"/>
          <w:szCs w:val="24"/>
        </w:rPr>
        <w:t>mt</w:t>
      </w:r>
      <w:proofErr w:type="spellEnd"/>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216" w:name="_Toc465365305"/>
      <w:r>
        <w:t>Maximum</w:t>
      </w:r>
      <w:r w:rsidRPr="007D255E">
        <w:t xml:space="preserve"> extent of TAC change</w:t>
      </w:r>
      <w:bookmarkEnd w:id="216"/>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217" w:name="_Toc465365306"/>
      <w:r w:rsidRPr="009F3A87">
        <w:t>Baseline</w:t>
      </w:r>
      <w:bookmarkEnd w:id="217"/>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ins w:id="218" w:author="Doug Butterworth" w:date="2016-07-16T20:57:00Z"/>
          <w:rFonts w:ascii="Times New Roman" w:eastAsiaTheme="majorEastAsia" w:hAnsi="Times New Roman" w:cstheme="majorBidi"/>
          <w:bCs/>
          <w:iCs/>
          <w:color w:val="000000" w:themeColor="text1"/>
          <w:sz w:val="24"/>
          <w:u w:val="single"/>
          <w:lang w:eastAsia="en-ZA"/>
        </w:rPr>
      </w:pPr>
      <w:ins w:id="219" w:author="Doug Butterworth" w:date="2016-07-16T20:57:00Z">
        <w:r>
          <w:br w:type="page"/>
        </w:r>
      </w:ins>
    </w:p>
    <w:p w14:paraId="61A600A6" w14:textId="0511B172" w:rsidR="007E218D" w:rsidRDefault="00A86DCC" w:rsidP="00406114">
      <w:pPr>
        <w:pStyle w:val="Heading4"/>
        <w:ind w:left="0"/>
      </w:pPr>
      <w:bookmarkStart w:id="220" w:name="_Toc465365307"/>
      <w:r w:rsidRPr="009F3A87">
        <w:lastRenderedPageBreak/>
        <w:t>Alternative options</w:t>
      </w:r>
      <w:bookmarkEnd w:id="220"/>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221" w:name="_Toc465365308"/>
      <w:r w:rsidRPr="008E43D5">
        <w:t>Technical measures</w:t>
      </w:r>
      <w:bookmarkEnd w:id="221"/>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222" w:name="_Toc465365309"/>
      <w:r w:rsidRPr="00AF7796">
        <w:t xml:space="preserve">FUTURE RECRUITMENT </w:t>
      </w:r>
      <w:r w:rsidR="00815AF5">
        <w:t xml:space="preserve">AND DISTRIBUTION </w:t>
      </w:r>
      <w:r w:rsidRPr="00AF7796">
        <w:t>SCENARIOS</w:t>
      </w:r>
      <w:bookmarkEnd w:id="222"/>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223" w:name="_Toc465365310"/>
      <w:r w:rsidRPr="00FF74B6">
        <w:t>West</w:t>
      </w:r>
      <w:bookmarkEnd w:id="223"/>
    </w:p>
    <w:p w14:paraId="23A20741" w14:textId="77777777" w:rsidR="00FF74B6" w:rsidRDefault="00FF74B6" w:rsidP="001B61C4">
      <w:pPr>
        <w:jc w:val="both"/>
        <w:rPr>
          <w:rFonts w:ascii="Times New Roman" w:hAnsi="Times New Roman" w:cs="Times New Roman"/>
          <w:sz w:val="24"/>
          <w:szCs w:val="24"/>
        </w:rPr>
      </w:pPr>
    </w:p>
    <w:p w14:paraId="19FCFBCB" w14:textId="77777777" w:rsidR="007E218D" w:rsidRDefault="006247E3" w:rsidP="00406114">
      <w:pPr>
        <w:jc w:val="both"/>
        <w:rPr>
          <w:rFonts w:ascii="Times New Roman" w:hAnsi="Times New Roman" w:cs="Times New Roman"/>
          <w:sz w:val="24"/>
          <w:szCs w:val="24"/>
        </w:rPr>
      </w:pPr>
      <w:commentRangeStart w:id="224"/>
      <w:r>
        <w:rPr>
          <w:rFonts w:ascii="Times New Roman" w:hAnsi="Times New Roman" w:cs="Times New Roman"/>
          <w:sz w:val="24"/>
          <w:szCs w:val="24"/>
        </w:rPr>
        <w:t>Functional</w:t>
      </w:r>
      <w:commentRangeEnd w:id="224"/>
      <w:r w:rsidR="008A1205">
        <w:rPr>
          <w:rStyle w:val="CommentReference"/>
        </w:rPr>
        <w:commentReference w:id="224"/>
      </w:r>
      <w:r>
        <w:rPr>
          <w:rFonts w:ascii="Times New Roman" w:hAnsi="Times New Roman" w:cs="Times New Roman"/>
          <w:sz w:val="24"/>
          <w:szCs w:val="24"/>
        </w:rPr>
        <w:t xml:space="preserve"> forms fitted to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225" w:name="_Toc465365311"/>
      <w:r w:rsidRPr="00FF74B6">
        <w:t>East + Mediterranean</w:t>
      </w:r>
      <w:bookmarkEnd w:id="225"/>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226" w:name="_Toc465365312"/>
      <w:r>
        <w:t>Future r</w:t>
      </w:r>
      <w:r w:rsidRPr="00271515">
        <w:t>egime shifts</w:t>
      </w:r>
      <w:bookmarkEnd w:id="226"/>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227" w:name="_Toc465365313"/>
      <w:r w:rsidRPr="00271515">
        <w:t>West</w:t>
      </w:r>
      <w:bookmarkEnd w:id="227"/>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228" w:name="_Toc465365314"/>
      <w:proofErr w:type="spellStart"/>
      <w:r w:rsidRPr="0089132A">
        <w:lastRenderedPageBreak/>
        <w:t>East+Med</w:t>
      </w:r>
      <w:bookmarkEnd w:id="228"/>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229" w:name="_Toc465365315"/>
      <w:r w:rsidRPr="0059552F">
        <w:t>Statistical properties</w:t>
      </w:r>
      <w:bookmarkEnd w:id="229"/>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230" w:name="_Toc465365316"/>
      <w:r>
        <w:t>Baseline</w:t>
      </w:r>
      <w:bookmarkEnd w:id="230"/>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231" w:name="_Toc465365317"/>
      <w:r w:rsidRPr="00D2389D">
        <w:t>Alternative options</w:t>
      </w:r>
      <w:bookmarkEnd w:id="231"/>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232" w:name="_Toc465365318"/>
      <w:r w:rsidRPr="000708BD">
        <w:t>Possible future distributional changes</w:t>
      </w:r>
      <w:bookmarkEnd w:id="232"/>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233" w:name="_Toc465365319"/>
      <w:r w:rsidRPr="00AF7796">
        <w:t>FUTURE CATCHES</w:t>
      </w:r>
      <w:bookmarkEnd w:id="233"/>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234" w:name="_Toc465365320"/>
      <w:r w:rsidRPr="0065577D">
        <w:t>Baseline</w:t>
      </w:r>
      <w:bookmarkEnd w:id="234"/>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235" w:name="_Toc465365321"/>
      <w:r w:rsidRPr="00735238">
        <w:t>Alternative options</w:t>
      </w:r>
      <w:bookmarkEnd w:id="235"/>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236" w:name="_Toc465365322"/>
      <w:r w:rsidRPr="00537841">
        <w:t>GENERATION OF FUTURE DATA</w:t>
      </w:r>
      <w:bookmarkEnd w:id="236"/>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ins w:id="237" w:author="Tom Carruthers" w:date="2016-07-11T20:57:00Z"/>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238" w:name="_Toc465365323"/>
      <w:r w:rsidRPr="00313AC4">
        <w:t>Baseline suggestions</w:t>
      </w:r>
      <w:bookmarkEnd w:id="238"/>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239" w:name="_Toc465365324"/>
      <w:r w:rsidRPr="00D82AA4">
        <w:t>West</w:t>
      </w:r>
      <w:bookmarkEnd w:id="239"/>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6F528281"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JPN</w:t>
      </w:r>
      <w:r w:rsidR="000F2F84">
        <w:rPr>
          <w:rFonts w:ascii="Times New Roman" w:hAnsi="Times New Roman" w:cs="Times New Roman"/>
          <w:sz w:val="24"/>
          <w:szCs w:val="24"/>
        </w:rPr>
        <w:t>/</w:t>
      </w:r>
      <w:r w:rsidR="00112525">
        <w:rPr>
          <w:rFonts w:ascii="Times New Roman" w:hAnsi="Times New Roman" w:cs="Times New Roman"/>
          <w:sz w:val="24"/>
          <w:szCs w:val="24"/>
        </w:rPr>
        <w:t>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w:t>
      </w:r>
      <w:commentRangeStart w:id="240"/>
      <w:r>
        <w:rPr>
          <w:rFonts w:ascii="Times New Roman" w:hAnsi="Times New Roman" w:cs="Times New Roman"/>
          <w:sz w:val="24"/>
          <w:szCs w:val="24"/>
        </w:rPr>
        <w:t>development</w:t>
      </w:r>
      <w:commentRangeEnd w:id="240"/>
      <w:r w:rsidR="00162824">
        <w:rPr>
          <w:rStyle w:val="CommentReference"/>
        </w:rPr>
        <w:commentReference w:id="240"/>
      </w:r>
    </w:p>
    <w:p w14:paraId="76845954" w14:textId="3250ECB3" w:rsidR="00D82AA4" w:rsidRPr="00C837B1" w:rsidRDefault="00162824" w:rsidP="001B61C4">
      <w:pPr>
        <w:jc w:val="both"/>
        <w:rPr>
          <w:rFonts w:ascii="Times New Roman" w:hAnsi="Times New Roman" w:cs="Times New Roman"/>
          <w:sz w:val="24"/>
          <w:szCs w:val="24"/>
        </w:rPr>
      </w:pPr>
      <w:ins w:id="241" w:author="Tom Carruthers" w:date="2016-10-27T23:45:00Z">
        <w:r>
          <w:rPr>
            <w:rFonts w:ascii="Times New Roman" w:hAnsi="Times New Roman" w:cs="Times New Roman"/>
            <w:sz w:val="24"/>
            <w:szCs w:val="24"/>
          </w:rPr>
          <w:t xml:space="preserve">c) </w:t>
        </w:r>
      </w:ins>
      <w:ins w:id="242" w:author="Tom Carruthers" w:date="2016-10-27T23:46:00Z">
        <w:r>
          <w:rPr>
            <w:rFonts w:ascii="Times New Roman" w:hAnsi="Times New Roman" w:cs="Times New Roman"/>
            <w:sz w:val="24"/>
            <w:szCs w:val="24"/>
          </w:rPr>
          <w:t xml:space="preserve">  </w:t>
        </w:r>
        <w:commentRangeStart w:id="243"/>
        <w:r>
          <w:rPr>
            <w:rFonts w:ascii="Times New Roman" w:hAnsi="Times New Roman" w:cs="Times New Roman"/>
            <w:sz w:val="24"/>
            <w:szCs w:val="24"/>
          </w:rPr>
          <w:t xml:space="preserve">JLL_W CPUE index of exploitable abundance </w:t>
        </w:r>
        <w:commentRangeEnd w:id="243"/>
        <w:r>
          <w:rPr>
            <w:rStyle w:val="CommentReference"/>
          </w:rPr>
          <w:commentReference w:id="243"/>
        </w:r>
      </w:ins>
    </w:p>
    <w:p w14:paraId="4E63E9D8" w14:textId="77777777" w:rsidR="007E218D" w:rsidRDefault="00D82AA4" w:rsidP="00406114">
      <w:pPr>
        <w:pStyle w:val="Heading4"/>
        <w:ind w:left="0"/>
      </w:pPr>
      <w:bookmarkStart w:id="244" w:name="_Toc465365325"/>
      <w:proofErr w:type="spellStart"/>
      <w:r>
        <w:t>East+Med</w:t>
      </w:r>
      <w:bookmarkEnd w:id="244"/>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245" w:name="_Toc465365326"/>
      <w:r w:rsidRPr="00C837B1">
        <w:t>Alternative options</w:t>
      </w:r>
      <w:bookmarkEnd w:id="245"/>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 xml:space="preserve">Obviously many additions or alternatives to the suggestions made are possible. The reasons behind the initial suggestions above are respectively lengthy continuity (though admitting a </w:t>
      </w:r>
      <w:r>
        <w:rPr>
          <w:rFonts w:ascii="Times New Roman" w:hAnsi="Times New Roman" w:cs="Times New Roman"/>
          <w:sz w:val="24"/>
          <w:szCs w:val="24"/>
        </w:rPr>
        <w:lastRenderedPageBreak/>
        <w:t>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246" w:name="_Toc465365327"/>
      <w:r w:rsidRPr="00071A74">
        <w:t>Relationships with abundance</w:t>
      </w:r>
      <w:bookmarkEnd w:id="246"/>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247" w:name="_Toc465365328"/>
      <w:r w:rsidRPr="00071A74">
        <w:t>Statistical properties</w:t>
      </w:r>
      <w:bookmarkEnd w:id="247"/>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248" w:name="_Toc465365329"/>
      <w:r w:rsidRPr="001C0F8B">
        <w:t>Baseline</w:t>
      </w:r>
      <w:bookmarkEnd w:id="248"/>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249" w:name="_Toc465365330"/>
      <w:r w:rsidRPr="001C0F8B">
        <w:t>Alternative options</w:t>
      </w:r>
      <w:bookmarkEnd w:id="249"/>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250" w:name="_Toc465365331"/>
      <w:r w:rsidRPr="00965CDE">
        <w:t>Other aspects</w:t>
      </w:r>
      <w:bookmarkEnd w:id="250"/>
    </w:p>
    <w:p w14:paraId="669941D7" w14:textId="77777777" w:rsidR="00D03681" w:rsidRDefault="00D03681" w:rsidP="001B61C4">
      <w:pPr>
        <w:jc w:val="both"/>
        <w:rPr>
          <w:rFonts w:ascii="Times New Roman" w:hAnsi="Times New Roman" w:cs="Times New Roman"/>
          <w:sz w:val="24"/>
          <w:szCs w:val="24"/>
        </w:rPr>
      </w:pPr>
    </w:p>
    <w:p w14:paraId="207FC3A0" w14:textId="0F48BDAE"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w:t>
      </w:r>
      <w:r>
        <w:rPr>
          <w:rFonts w:ascii="Times New Roman" w:hAnsi="Times New Roman" w:cs="Times New Roman"/>
          <w:sz w:val="24"/>
          <w:szCs w:val="24"/>
        </w:rPr>
        <w:lastRenderedPageBreak/>
        <w:t xml:space="preserve">(by fleet, year, quarter and area). Simulation testing reveals that this approach provides unbiased estimates of central quantities such as abundance, stock depletion, mixing rate and selectivity. </w:t>
      </w:r>
      <w:proofErr w:type="gramStart"/>
      <w:r>
        <w:rPr>
          <w:rFonts w:ascii="Times New Roman" w:hAnsi="Times New Roman" w:cs="Times New Roman"/>
          <w:sz w:val="24"/>
          <w:szCs w:val="24"/>
        </w:rPr>
        <w:t>However the construction of the ‘master’ index is critical and an important axis of uncertainty for operating models.</w:t>
      </w:r>
      <w:proofErr w:type="gramEnd"/>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w:t>
      </w:r>
      <w:proofErr w:type="gramStart"/>
      <w:r>
        <w:rPr>
          <w:rFonts w:ascii="Times New Roman" w:hAnsi="Times New Roman" w:cs="Times New Roman"/>
          <w:sz w:val="24"/>
          <w:szCs w:val="24"/>
        </w:rPr>
        <w:t>effected</w:t>
      </w:r>
      <w:proofErr w:type="gramEnd"/>
      <w:r>
        <w:rPr>
          <w:rFonts w:ascii="Times New Roman" w:hAnsi="Times New Roman" w:cs="Times New Roman"/>
          <w:sz w:val="24"/>
          <w:szCs w:val="24"/>
        </w:rPr>
        <w:t xml:space="preserve"> by including these series in the conditioning </w:t>
      </w:r>
      <w:r w:rsidR="00745630">
        <w:rPr>
          <w:rFonts w:ascii="Times New Roman" w:hAnsi="Times New Roman" w:cs="Times New Roman"/>
          <w:sz w:val="24"/>
          <w:szCs w:val="24"/>
        </w:rPr>
        <w:t xml:space="preserve">with comparisons to the resource components which they are assumed to reflect, but with a very low weight in the log-likelihood so as not to impact estimates of other parameters in the model fit. The estimates of the catchability </w:t>
      </w:r>
      <w:proofErr w:type="gramStart"/>
      <w:r w:rsidR="00745630">
        <w:rPr>
          <w:rFonts w:ascii="Times New Roman" w:hAnsi="Times New Roman" w:cs="Times New Roman"/>
          <w:sz w:val="24"/>
          <w:szCs w:val="24"/>
        </w:rPr>
        <w:t>coefficients,</w:t>
      </w:r>
      <w:proofErr w:type="gramEnd"/>
      <w:r w:rsidR="00745630">
        <w:rPr>
          <w:rFonts w:ascii="Times New Roman" w:hAnsi="Times New Roman" w:cs="Times New Roman"/>
          <w:sz w:val="24"/>
          <w:szCs w:val="24"/>
        </w:rPr>
        <w:t xml:space="preserve">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251" w:name="_Toc465365332"/>
      <w:r w:rsidRPr="00987C9A">
        <w:t>PARAMETERS AND CONDITIONING</w:t>
      </w:r>
      <w:bookmarkEnd w:id="251"/>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252" w:name="_Toc465365333"/>
      <w:r w:rsidRPr="00987C9A">
        <w:t>Fixed parameters</w:t>
      </w:r>
      <w:bookmarkEnd w:id="252"/>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77777777" w:rsidR="009F4647" w:rsidRDefault="009F4647" w:rsidP="009F4647">
      <w:pPr>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4E9AEC5C" w14:textId="47055600" w:rsidR="00355A2F" w:rsidRPr="00355A2F" w:rsidDel="00162824" w:rsidRDefault="00355A2F">
            <w:pPr>
              <w:jc w:val="center"/>
              <w:rPr>
                <w:del w:id="253" w:author="Tom Carruthers" w:date="2016-10-27T23:48:00Z"/>
                <w:rFonts w:ascii="Times New Roman" w:eastAsiaTheme="minorHAnsi" w:hAnsi="Times New Roman" w:cs="Times New Roman"/>
                <w:sz w:val="20"/>
                <w:szCs w:val="20"/>
                <w:lang w:val="en-ZA"/>
              </w:rPr>
            </w:pPr>
            <w:ins w:id="254" w:author="Tom Carruthers" w:date="2016-10-28T00:13:00Z">
              <w:r w:rsidRPr="00355A2F">
                <w:rPr>
                  <w:rFonts w:ascii="Times New Roman" w:hAnsi="Times New Roman" w:cs="Times New Roman"/>
                  <w:color w:val="000000"/>
                  <w:sz w:val="20"/>
                  <w:szCs w:val="20"/>
                  <w:rPrChange w:id="255" w:author="Tom Carruthers" w:date="2016-10-28T00:13:00Z">
                    <w:rPr>
                      <w:rFonts w:ascii="Lucida Console" w:hAnsi="Lucida Console"/>
                      <w:color w:val="000000"/>
                    </w:rPr>
                  </w:rPrChange>
                </w:rPr>
                <w:t>0.42</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56" w:author="Tom Carruthers" w:date="2016-10-28T00:13:00Z">
                    <w:rPr>
                      <w:rFonts w:ascii="Lucida Console" w:hAnsi="Lucida Console"/>
                      <w:color w:val="000000"/>
                    </w:rPr>
                  </w:rPrChange>
                </w:rPr>
                <w:t xml:space="preserve"> 0.30</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57" w:author="Tom Carruthers" w:date="2016-10-28T00:13:00Z">
                    <w:rPr>
                      <w:rFonts w:ascii="Lucida Console" w:hAnsi="Lucida Console"/>
                      <w:color w:val="000000"/>
                    </w:rPr>
                  </w:rPrChange>
                </w:rPr>
                <w:t xml:space="preserve"> 0.24</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58" w:author="Tom Carruthers" w:date="2016-10-28T00:13:00Z">
                    <w:rPr>
                      <w:rFonts w:ascii="Lucida Console" w:hAnsi="Lucida Console"/>
                      <w:color w:val="000000"/>
                    </w:rPr>
                  </w:rPrChange>
                </w:rPr>
                <w:t xml:space="preserve"> 0.22</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59" w:author="Tom Carruthers" w:date="2016-10-28T00:13:00Z">
                    <w:rPr>
                      <w:rFonts w:ascii="Lucida Console" w:hAnsi="Lucida Console"/>
                      <w:color w:val="000000"/>
                    </w:rPr>
                  </w:rPrChange>
                </w:rPr>
                <w:t xml:space="preserve"> 0.20</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60" w:author="Tom Carruthers" w:date="2016-10-28T00:13:00Z">
                    <w:rPr>
                      <w:rFonts w:ascii="Lucida Console" w:hAnsi="Lucida Console"/>
                      <w:color w:val="000000"/>
                    </w:rPr>
                  </w:rPrChange>
                </w:rPr>
                <w:t xml:space="preserve"> 0.19</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61" w:author="Tom Carruthers" w:date="2016-10-28T00:13:00Z">
                    <w:rPr>
                      <w:rFonts w:ascii="Lucida Console" w:hAnsi="Lucida Console"/>
                      <w:color w:val="000000"/>
                    </w:rPr>
                  </w:rPrChange>
                </w:rPr>
                <w:t xml:space="preserve"> 0.18</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62" w:author="Tom Carruthers" w:date="2016-10-28T00:13:00Z">
                    <w:rPr>
                      <w:rFonts w:ascii="Lucida Console" w:hAnsi="Lucida Console"/>
                      <w:color w:val="000000"/>
                    </w:rPr>
                  </w:rPrChange>
                </w:rPr>
                <w:t xml:space="preserve"> 0.17</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63" w:author="Tom Carruthers" w:date="2016-10-28T00:13:00Z">
                    <w:rPr>
                      <w:rFonts w:ascii="Lucida Console" w:hAnsi="Lucida Console"/>
                      <w:color w:val="000000"/>
                    </w:rPr>
                  </w:rPrChange>
                </w:rPr>
                <w:t xml:space="preserve"> 0.17</w:t>
              </w:r>
              <w:r>
                <w:rPr>
                  <w:rFonts w:ascii="Times New Roman" w:hAnsi="Times New Roman" w:cs="Times New Roman"/>
                  <w:color w:val="000000"/>
                  <w:sz w:val="20"/>
                  <w:szCs w:val="20"/>
                </w:rPr>
                <w:t>,</w:t>
              </w:r>
              <w:r w:rsidRPr="00355A2F">
                <w:rPr>
                  <w:rFonts w:ascii="Times New Roman" w:hAnsi="Times New Roman" w:cs="Times New Roman"/>
                  <w:color w:val="000000"/>
                  <w:sz w:val="20"/>
                  <w:szCs w:val="20"/>
                  <w:rPrChange w:id="264" w:author="Tom Carruthers" w:date="2016-10-28T00:13:00Z">
                    <w:rPr>
                      <w:rFonts w:ascii="Lucida Console" w:hAnsi="Lucida Console"/>
                      <w:color w:val="000000"/>
                    </w:rPr>
                  </w:rPrChange>
                </w:rPr>
                <w:t xml:space="preserve"> 0.16</w:t>
              </w:r>
              <w:r>
                <w:rPr>
                  <w:rFonts w:ascii="Times New Roman" w:hAnsi="Times New Roman" w:cs="Times New Roman"/>
                  <w:color w:val="000000"/>
                  <w:sz w:val="20"/>
                  <w:szCs w:val="20"/>
                </w:rPr>
                <w:t xml:space="preserve"> -</w:t>
              </w:r>
            </w:ins>
            <w:del w:id="265" w:author="Tom Carruthers" w:date="2016-10-27T23:48:00Z">
              <w:r w:rsidRPr="00355A2F" w:rsidDel="00162824">
                <w:rPr>
                  <w:rFonts w:ascii="Times New Roman" w:hAnsi="Times New Roman" w:cs="Times New Roman"/>
                  <w:sz w:val="20"/>
                  <w:szCs w:val="20"/>
                </w:rPr>
                <w:delText>0.14 (age independent)</w:delText>
              </w:r>
            </w:del>
          </w:p>
          <w:p w14:paraId="286A5CB7" w14:textId="6A8AF65D" w:rsidR="00355A2F" w:rsidRPr="00355A2F" w:rsidDel="00162824" w:rsidRDefault="00355A2F">
            <w:pPr>
              <w:jc w:val="center"/>
              <w:rPr>
                <w:del w:id="266" w:author="Tom Carruthers" w:date="2016-10-27T23:48:00Z"/>
                <w:rFonts w:ascii="Times New Roman" w:eastAsiaTheme="minorHAnsi" w:hAnsi="Times New Roman" w:cs="Times New Roman"/>
                <w:sz w:val="20"/>
                <w:szCs w:val="20"/>
                <w:lang w:val="en-ZA"/>
              </w:rPr>
            </w:pPr>
          </w:p>
          <w:p w14:paraId="1373A369" w14:textId="6DDC85DB" w:rsidR="00355A2F" w:rsidRPr="00355A2F" w:rsidRDefault="00355A2F">
            <w:pPr>
              <w:jc w:val="center"/>
              <w:rPr>
                <w:rFonts w:ascii="Times New Roman" w:eastAsiaTheme="minorHAnsi" w:hAnsi="Times New Roman" w:cs="Times New Roman"/>
                <w:sz w:val="20"/>
                <w:szCs w:val="20"/>
                <w:lang w:val="en-ZA"/>
              </w:rPr>
            </w:pPr>
            <w:del w:id="267" w:author="Tom Carruthers" w:date="2016-10-28T00:12:00Z">
              <w:r w:rsidRPr="00355A2F" w:rsidDel="00FA4A15">
                <w:rPr>
                  <w:rFonts w:ascii="Times New Roman" w:hAnsi="Times New Roman" w:cs="Times New Roman"/>
                  <w:sz w:val="20"/>
                  <w:szCs w:val="20"/>
                </w:rPr>
                <w:delText>Alternative: as for East</w:delText>
              </w:r>
            </w:del>
          </w:p>
        </w:tc>
        <w:tc>
          <w:tcPr>
            <w:tcW w:w="3402" w:type="dxa"/>
            <w:tcBorders>
              <w:top w:val="single" w:sz="4" w:space="0" w:color="auto"/>
              <w:bottom w:val="single" w:sz="4" w:space="0" w:color="auto"/>
            </w:tcBorders>
          </w:tcPr>
          <w:p w14:paraId="5650BF32" w14:textId="4FD83A13" w:rsidR="00355A2F" w:rsidRPr="00355A2F" w:rsidDel="00FA4A15" w:rsidRDefault="00355A2F">
            <w:pPr>
              <w:jc w:val="center"/>
              <w:rPr>
                <w:del w:id="268" w:author="Tom Carruthers" w:date="2016-10-28T00:12:00Z"/>
                <w:rFonts w:ascii="Times New Roman" w:hAnsi="Times New Roman" w:cs="Times New Roman"/>
                <w:b/>
                <w:sz w:val="20"/>
                <w:szCs w:val="20"/>
              </w:rPr>
            </w:pPr>
            <w:ins w:id="269" w:author="Tom Carruthers" w:date="2016-10-28T00:12:00Z">
              <w:r w:rsidRPr="00355A2F">
                <w:rPr>
                  <w:rFonts w:ascii="Times New Roman" w:hAnsi="Times New Roman" w:cs="Times New Roman"/>
                  <w:color w:val="000000"/>
                  <w:sz w:val="20"/>
                  <w:szCs w:val="20"/>
                  <w:rPrChange w:id="270" w:author="Tom Carruthers" w:date="2016-10-28T00:13:00Z">
                    <w:rPr>
                      <w:rFonts w:ascii="Lucida Console" w:hAnsi="Lucida Console"/>
                      <w:color w:val="000000"/>
                    </w:rPr>
                  </w:rPrChange>
                </w:rPr>
                <w:t>0.41</w:t>
              </w:r>
            </w:ins>
            <w:ins w:id="271" w:author="Tom Carruthers" w:date="2016-10-28T00:14:00Z">
              <w:r>
                <w:rPr>
                  <w:rFonts w:ascii="Times New Roman" w:hAnsi="Times New Roman" w:cs="Times New Roman"/>
                  <w:color w:val="000000"/>
                  <w:sz w:val="20"/>
                  <w:szCs w:val="20"/>
                </w:rPr>
                <w:t>,</w:t>
              </w:r>
            </w:ins>
            <w:ins w:id="272" w:author="Tom Carruthers" w:date="2016-10-28T00:12:00Z">
              <w:r w:rsidRPr="00355A2F">
                <w:rPr>
                  <w:rFonts w:ascii="Times New Roman" w:hAnsi="Times New Roman" w:cs="Times New Roman"/>
                  <w:color w:val="000000"/>
                  <w:sz w:val="20"/>
                  <w:szCs w:val="20"/>
                  <w:rPrChange w:id="273" w:author="Tom Carruthers" w:date="2016-10-28T00:13:00Z">
                    <w:rPr>
                      <w:rFonts w:ascii="Lucida Console" w:hAnsi="Lucida Console"/>
                      <w:color w:val="000000"/>
                    </w:rPr>
                  </w:rPrChange>
                </w:rPr>
                <w:t xml:space="preserve"> 0.30</w:t>
              </w:r>
            </w:ins>
            <w:ins w:id="274" w:author="Tom Carruthers" w:date="2016-10-28T00:14:00Z">
              <w:r>
                <w:rPr>
                  <w:rFonts w:ascii="Times New Roman" w:hAnsi="Times New Roman" w:cs="Times New Roman"/>
                  <w:color w:val="000000"/>
                  <w:sz w:val="20"/>
                  <w:szCs w:val="20"/>
                </w:rPr>
                <w:t>,</w:t>
              </w:r>
            </w:ins>
            <w:ins w:id="275" w:author="Tom Carruthers" w:date="2016-10-28T00:12:00Z">
              <w:r w:rsidRPr="00355A2F">
                <w:rPr>
                  <w:rFonts w:ascii="Times New Roman" w:hAnsi="Times New Roman" w:cs="Times New Roman"/>
                  <w:color w:val="000000"/>
                  <w:sz w:val="20"/>
                  <w:szCs w:val="20"/>
                  <w:rPrChange w:id="276" w:author="Tom Carruthers" w:date="2016-10-28T00:13:00Z">
                    <w:rPr>
                      <w:rFonts w:ascii="Lucida Console" w:hAnsi="Lucida Console"/>
                      <w:color w:val="000000"/>
                    </w:rPr>
                  </w:rPrChange>
                </w:rPr>
                <w:t xml:space="preserve"> 0.25</w:t>
              </w:r>
            </w:ins>
            <w:ins w:id="277" w:author="Tom Carruthers" w:date="2016-10-28T00:14:00Z">
              <w:r>
                <w:rPr>
                  <w:rFonts w:ascii="Times New Roman" w:hAnsi="Times New Roman" w:cs="Times New Roman"/>
                  <w:color w:val="000000"/>
                  <w:sz w:val="20"/>
                  <w:szCs w:val="20"/>
                </w:rPr>
                <w:t>,</w:t>
              </w:r>
            </w:ins>
            <w:ins w:id="278" w:author="Tom Carruthers" w:date="2016-10-28T00:12:00Z">
              <w:r w:rsidRPr="00355A2F">
                <w:rPr>
                  <w:rFonts w:ascii="Times New Roman" w:hAnsi="Times New Roman" w:cs="Times New Roman"/>
                  <w:color w:val="000000"/>
                  <w:sz w:val="20"/>
                  <w:szCs w:val="20"/>
                  <w:rPrChange w:id="279" w:author="Tom Carruthers" w:date="2016-10-28T00:13:00Z">
                    <w:rPr>
                      <w:rFonts w:ascii="Lucida Console" w:hAnsi="Lucida Console"/>
                      <w:color w:val="000000"/>
                    </w:rPr>
                  </w:rPrChange>
                </w:rPr>
                <w:t xml:space="preserve"> 0.22</w:t>
              </w:r>
            </w:ins>
            <w:ins w:id="280" w:author="Tom Carruthers" w:date="2016-10-28T00:14:00Z">
              <w:r>
                <w:rPr>
                  <w:rFonts w:ascii="Times New Roman" w:hAnsi="Times New Roman" w:cs="Times New Roman"/>
                  <w:color w:val="000000"/>
                  <w:sz w:val="20"/>
                  <w:szCs w:val="20"/>
                </w:rPr>
                <w:t>,</w:t>
              </w:r>
            </w:ins>
            <w:ins w:id="281" w:author="Tom Carruthers" w:date="2016-10-28T00:12:00Z">
              <w:r w:rsidRPr="00355A2F">
                <w:rPr>
                  <w:rFonts w:ascii="Times New Roman" w:hAnsi="Times New Roman" w:cs="Times New Roman"/>
                  <w:color w:val="000000"/>
                  <w:sz w:val="20"/>
                  <w:szCs w:val="20"/>
                  <w:rPrChange w:id="282" w:author="Tom Carruthers" w:date="2016-10-28T00:13:00Z">
                    <w:rPr>
                      <w:rFonts w:ascii="Lucida Console" w:hAnsi="Lucida Console"/>
                      <w:color w:val="000000"/>
                    </w:rPr>
                  </w:rPrChange>
                </w:rPr>
                <w:t xml:space="preserve"> 0.20</w:t>
              </w:r>
            </w:ins>
            <w:ins w:id="283" w:author="Tom Carruthers" w:date="2016-10-28T00:14:00Z">
              <w:r>
                <w:rPr>
                  <w:rFonts w:ascii="Times New Roman" w:hAnsi="Times New Roman" w:cs="Times New Roman"/>
                  <w:color w:val="000000"/>
                  <w:sz w:val="20"/>
                  <w:szCs w:val="20"/>
                </w:rPr>
                <w:t>,</w:t>
              </w:r>
            </w:ins>
            <w:ins w:id="284" w:author="Tom Carruthers" w:date="2016-10-28T00:12:00Z">
              <w:r w:rsidRPr="00355A2F">
                <w:rPr>
                  <w:rFonts w:ascii="Times New Roman" w:hAnsi="Times New Roman" w:cs="Times New Roman"/>
                  <w:color w:val="000000"/>
                  <w:sz w:val="20"/>
                  <w:szCs w:val="20"/>
                  <w:rPrChange w:id="285" w:author="Tom Carruthers" w:date="2016-10-28T00:13:00Z">
                    <w:rPr>
                      <w:rFonts w:ascii="Lucida Console" w:hAnsi="Lucida Console"/>
                      <w:color w:val="000000"/>
                    </w:rPr>
                  </w:rPrChange>
                </w:rPr>
                <w:t xml:space="preserve"> 0.19</w:t>
              </w:r>
            </w:ins>
            <w:ins w:id="286" w:author="Tom Carruthers" w:date="2016-10-28T00:14:00Z">
              <w:r>
                <w:rPr>
                  <w:rFonts w:ascii="Times New Roman" w:hAnsi="Times New Roman" w:cs="Times New Roman"/>
                  <w:color w:val="000000"/>
                  <w:sz w:val="20"/>
                  <w:szCs w:val="20"/>
                </w:rPr>
                <w:t>,</w:t>
              </w:r>
            </w:ins>
            <w:ins w:id="287" w:author="Tom Carruthers" w:date="2016-10-28T00:12:00Z">
              <w:r w:rsidRPr="00355A2F">
                <w:rPr>
                  <w:rFonts w:ascii="Times New Roman" w:hAnsi="Times New Roman" w:cs="Times New Roman"/>
                  <w:color w:val="000000"/>
                  <w:sz w:val="20"/>
                  <w:szCs w:val="20"/>
                  <w:rPrChange w:id="288" w:author="Tom Carruthers" w:date="2016-10-28T00:13:00Z">
                    <w:rPr>
                      <w:rFonts w:ascii="Lucida Console" w:hAnsi="Lucida Console"/>
                      <w:color w:val="000000"/>
                    </w:rPr>
                  </w:rPrChange>
                </w:rPr>
                <w:t xml:space="preserve"> 0.18</w:t>
              </w:r>
            </w:ins>
            <w:ins w:id="289" w:author="Tom Carruthers" w:date="2016-10-28T00:14:00Z">
              <w:r>
                <w:rPr>
                  <w:rFonts w:ascii="Times New Roman" w:hAnsi="Times New Roman" w:cs="Times New Roman"/>
                  <w:color w:val="000000"/>
                  <w:sz w:val="20"/>
                  <w:szCs w:val="20"/>
                </w:rPr>
                <w:t>,</w:t>
              </w:r>
            </w:ins>
            <w:ins w:id="290" w:author="Tom Carruthers" w:date="2016-10-28T00:12:00Z">
              <w:r w:rsidRPr="00355A2F">
                <w:rPr>
                  <w:rFonts w:ascii="Times New Roman" w:hAnsi="Times New Roman" w:cs="Times New Roman"/>
                  <w:color w:val="000000"/>
                  <w:sz w:val="20"/>
                  <w:szCs w:val="20"/>
                  <w:rPrChange w:id="291" w:author="Tom Carruthers" w:date="2016-10-28T00:13:00Z">
                    <w:rPr>
                      <w:rFonts w:ascii="Lucida Console" w:hAnsi="Lucida Console"/>
                      <w:color w:val="000000"/>
                    </w:rPr>
                  </w:rPrChange>
                </w:rPr>
                <w:t xml:space="preserve"> 0.18</w:t>
              </w:r>
            </w:ins>
            <w:ins w:id="292" w:author="Tom Carruthers" w:date="2016-10-28T00:14:00Z">
              <w:r>
                <w:rPr>
                  <w:rFonts w:ascii="Times New Roman" w:hAnsi="Times New Roman" w:cs="Times New Roman"/>
                  <w:color w:val="000000"/>
                  <w:sz w:val="20"/>
                  <w:szCs w:val="20"/>
                </w:rPr>
                <w:t>,</w:t>
              </w:r>
            </w:ins>
            <w:ins w:id="293" w:author="Tom Carruthers" w:date="2016-10-28T00:12:00Z">
              <w:r w:rsidRPr="00355A2F">
                <w:rPr>
                  <w:rFonts w:ascii="Times New Roman" w:hAnsi="Times New Roman" w:cs="Times New Roman"/>
                  <w:color w:val="000000"/>
                  <w:sz w:val="20"/>
                  <w:szCs w:val="20"/>
                  <w:rPrChange w:id="294" w:author="Tom Carruthers" w:date="2016-10-28T00:13:00Z">
                    <w:rPr>
                      <w:rFonts w:ascii="Lucida Console" w:hAnsi="Lucida Console"/>
                      <w:color w:val="000000"/>
                    </w:rPr>
                  </w:rPrChange>
                </w:rPr>
                <w:t xml:space="preserve"> 0.17</w:t>
              </w:r>
            </w:ins>
            <w:ins w:id="295" w:author="Tom Carruthers" w:date="2016-10-28T00:14:00Z">
              <w:r>
                <w:rPr>
                  <w:rFonts w:ascii="Times New Roman" w:hAnsi="Times New Roman" w:cs="Times New Roman"/>
                  <w:color w:val="000000"/>
                  <w:sz w:val="20"/>
                  <w:szCs w:val="20"/>
                </w:rPr>
                <w:t>,</w:t>
              </w:r>
            </w:ins>
            <w:ins w:id="296" w:author="Tom Carruthers" w:date="2016-10-28T00:12:00Z">
              <w:r w:rsidRPr="00355A2F">
                <w:rPr>
                  <w:rFonts w:ascii="Times New Roman" w:hAnsi="Times New Roman" w:cs="Times New Roman"/>
                  <w:color w:val="000000"/>
                  <w:sz w:val="20"/>
                  <w:szCs w:val="20"/>
                  <w:rPrChange w:id="297" w:author="Tom Carruthers" w:date="2016-10-28T00:13:00Z">
                    <w:rPr>
                      <w:rFonts w:ascii="Lucida Console" w:hAnsi="Lucida Console"/>
                      <w:color w:val="000000"/>
                    </w:rPr>
                  </w:rPrChange>
                </w:rPr>
                <w:t xml:space="preserve"> 0.17</w:t>
              </w:r>
            </w:ins>
            <w:ins w:id="298" w:author="Tom Carruthers" w:date="2016-10-28T00:14:00Z">
              <w:r>
                <w:rPr>
                  <w:rFonts w:ascii="Times New Roman" w:hAnsi="Times New Roman" w:cs="Times New Roman"/>
                  <w:color w:val="000000"/>
                  <w:sz w:val="20"/>
                  <w:szCs w:val="20"/>
                </w:rPr>
                <w:t>,</w:t>
              </w:r>
            </w:ins>
            <w:ins w:id="299" w:author="Tom Carruthers" w:date="2016-10-28T00:12:00Z">
              <w:r w:rsidRPr="00355A2F">
                <w:rPr>
                  <w:rFonts w:ascii="Times New Roman" w:hAnsi="Times New Roman" w:cs="Times New Roman"/>
                  <w:color w:val="000000"/>
                  <w:sz w:val="20"/>
                  <w:szCs w:val="20"/>
                  <w:rPrChange w:id="300" w:author="Tom Carruthers" w:date="2016-10-28T00:13:00Z">
                    <w:rPr>
                      <w:rFonts w:ascii="Lucida Console" w:hAnsi="Lucida Console"/>
                      <w:color w:val="000000"/>
                    </w:rPr>
                  </w:rPrChange>
                </w:rPr>
                <w:t xml:space="preserve"> 0.17</w:t>
              </w:r>
            </w:ins>
            <w:ins w:id="301" w:author="Tom Carruthers" w:date="2016-10-28T00:13:00Z">
              <w:r>
                <w:rPr>
                  <w:rFonts w:ascii="Times New Roman" w:hAnsi="Times New Roman" w:cs="Times New Roman"/>
                  <w:color w:val="000000"/>
                  <w:sz w:val="20"/>
                  <w:szCs w:val="20"/>
                </w:rPr>
                <w:t>,</w:t>
              </w:r>
            </w:ins>
            <w:ins w:id="302" w:author="Tom Carruthers" w:date="2016-10-28T00:12:00Z">
              <w:r w:rsidRPr="00355A2F">
                <w:rPr>
                  <w:rFonts w:ascii="Times New Roman" w:hAnsi="Times New Roman" w:cs="Times New Roman"/>
                  <w:color w:val="000000"/>
                  <w:sz w:val="20"/>
                  <w:szCs w:val="20"/>
                  <w:rPrChange w:id="303" w:author="Tom Carruthers" w:date="2016-10-28T00:13:00Z">
                    <w:rPr>
                      <w:rFonts w:ascii="Lucida Console" w:hAnsi="Lucida Console"/>
                      <w:color w:val="000000"/>
                    </w:rPr>
                  </w:rPrChange>
                </w:rPr>
                <w:t xml:space="preserve"> 0.16</w:t>
              </w:r>
            </w:ins>
            <w:ins w:id="304" w:author="Tom Carruthers" w:date="2016-10-28T00:13:00Z">
              <w:r>
                <w:rPr>
                  <w:rFonts w:ascii="Times New Roman" w:hAnsi="Times New Roman" w:cs="Times New Roman"/>
                  <w:color w:val="000000"/>
                  <w:sz w:val="20"/>
                  <w:szCs w:val="20"/>
                </w:rPr>
                <w:t>-</w:t>
              </w:r>
            </w:ins>
            <w:ins w:id="305" w:author="Tom Carruthers" w:date="2016-10-28T00:12:00Z">
              <w:r w:rsidRPr="00355A2F">
                <w:rPr>
                  <w:rFonts w:ascii="Times New Roman" w:hAnsi="Times New Roman" w:cs="Times New Roman"/>
                  <w:color w:val="000000"/>
                  <w:sz w:val="20"/>
                  <w:szCs w:val="20"/>
                  <w:rPrChange w:id="306" w:author="Tom Carruthers" w:date="2016-10-28T00:13:00Z">
                    <w:rPr>
                      <w:rFonts w:ascii="Lucida Console" w:hAnsi="Lucida Console"/>
                      <w:color w:val="000000"/>
                    </w:rPr>
                  </w:rPrChange>
                </w:rPr>
                <w:t xml:space="preserve"> </w:t>
              </w:r>
            </w:ins>
            <w:del w:id="307" w:author="Tom Carruthers" w:date="2016-10-28T00:12:00Z">
              <w:r w:rsidRPr="00355A2F" w:rsidDel="00FA4A15">
                <w:rPr>
                  <w:rFonts w:ascii="Times New Roman" w:hAnsi="Times New Roman" w:cs="Times New Roman"/>
                  <w:b/>
                  <w:sz w:val="20"/>
                  <w:szCs w:val="20"/>
                </w:rPr>
                <w:delText>1      2-5    6      7       8       9      10+</w:delText>
              </w:r>
            </w:del>
          </w:p>
          <w:p w14:paraId="72C3C903" w14:textId="180EE307" w:rsidR="00355A2F" w:rsidDel="00FA4A15" w:rsidRDefault="00355A2F">
            <w:pPr>
              <w:jc w:val="center"/>
              <w:rPr>
                <w:del w:id="308" w:author="Tom Carruthers" w:date="2016-10-28T00:12:00Z"/>
                <w:rFonts w:ascii="Times New Roman" w:eastAsiaTheme="minorHAnsi" w:hAnsi="Times New Roman" w:cs="Times New Roman"/>
                <w:sz w:val="20"/>
                <w:szCs w:val="20"/>
                <w:lang w:val="en-ZA"/>
              </w:rPr>
            </w:pPr>
            <w:del w:id="309" w:author="Tom Carruthers" w:date="2016-10-28T00:12:00Z">
              <w:r w:rsidDel="00FA4A15">
                <w:rPr>
                  <w:rFonts w:ascii="Times New Roman" w:hAnsi="Times New Roman" w:cs="Times New Roman"/>
                  <w:sz w:val="20"/>
                  <w:szCs w:val="20"/>
                </w:rPr>
                <w:delText>0.49, 0.24, 0.2, 0.18, 0.15, 0.13, 0.10</w:delText>
              </w:r>
            </w:del>
          </w:p>
          <w:p w14:paraId="5C036EDA" w14:textId="0A386E68" w:rsidR="00355A2F" w:rsidRDefault="00355A2F">
            <w:pPr>
              <w:jc w:val="center"/>
              <w:rPr>
                <w:rFonts w:ascii="Times New Roman" w:hAnsi="Times New Roman" w:cs="Times New Roman"/>
                <w:sz w:val="20"/>
                <w:szCs w:val="20"/>
              </w:rPr>
            </w:pPr>
            <w:del w:id="310" w:author="Tom Carruthers" w:date="2016-10-28T00:12:00Z">
              <w:r w:rsidRPr="005A2074" w:rsidDel="00FA4A15">
                <w:rPr>
                  <w:rFonts w:ascii="Times New Roman" w:hAnsi="Times New Roman" w:cs="Times New Roman"/>
                  <w:sz w:val="20"/>
                  <w:szCs w:val="20"/>
                </w:rPr>
                <w:delText>Alternative: as for West</w:delText>
              </w:r>
            </w:del>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ins w:id="311" w:author="Tom Carruthers" w:date="2016-10-28T00:23:00Z">
              <w:r w:rsidR="00D31F40">
                <w:rPr>
                  <w:rFonts w:ascii="Times New Roman" w:hAnsi="Times New Roman" w:cs="Times New Roman"/>
                  <w:sz w:val="20"/>
                  <w:szCs w:val="20"/>
                </w:rPr>
                <w:t>Japanese</w:t>
              </w:r>
            </w:ins>
            <w:r>
              <w:rPr>
                <w:rFonts w:ascii="Times New Roman" w:hAnsi="Times New Roman" w:cs="Times New Roman"/>
                <w:sz w:val="20"/>
                <w:szCs w:val="20"/>
              </w:rPr>
              <w:t xml:space="preserve"> Longline fleet is asymptotic        -</w:t>
            </w:r>
          </w:p>
        </w:tc>
      </w:tr>
      <w:tr w:rsidR="00355A2F" w:rsidRPr="00987C9A" w14:paraId="30E6FFF1" w14:textId="77777777" w:rsidTr="00C32D14">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ins w:id="312" w:author="Tom Carruthers" w:date="2016-10-28T00:32:00Z"/>
                <w:rFonts w:ascii="Times New Roman" w:hAnsi="Times New Roman" w:cs="Times New Roman"/>
                <w:sz w:val="20"/>
                <w:szCs w:val="20"/>
              </w:rPr>
            </w:pPr>
            <w:ins w:id="313" w:author="Tom Carruthers" w:date="2016-10-28T00:32:00Z">
              <w:r>
                <w:rPr>
                  <w:rFonts w:ascii="Times New Roman" w:hAnsi="Times New Roman" w:cs="Times New Roman"/>
                  <w:sz w:val="20"/>
                  <w:szCs w:val="20"/>
                </w:rPr>
                <w:t>Age</w:t>
              </w:r>
            </w:ins>
          </w:p>
          <w:p w14:paraId="2189FC15" w14:textId="71DB93E1" w:rsidR="00355A2F" w:rsidRDefault="00355A2F" w:rsidP="00816E3E">
            <w:pPr>
              <w:rPr>
                <w:ins w:id="314" w:author="Tom Carruthers" w:date="2016-10-28T00:31:00Z"/>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ins w:id="315" w:author="Tom Carruthers" w:date="2016-10-28T00:31:00Z"/>
                <w:rFonts w:ascii="Times New Roman" w:hAnsi="Times New Roman" w:cs="Times New Roman"/>
                <w:sz w:val="20"/>
                <w:szCs w:val="20"/>
              </w:rPr>
            </w:pPr>
            <w:ins w:id="316" w:author="Tom Carruthers" w:date="2016-10-28T00:31:00Z">
              <w:r>
                <w:rPr>
                  <w:rFonts w:ascii="Times New Roman" w:hAnsi="Times New Roman" w:cs="Times New Roman"/>
                  <w:sz w:val="20"/>
                  <w:szCs w:val="20"/>
                </w:rPr>
                <w:t>Alternative (low)</w:t>
              </w:r>
            </w:ins>
          </w:p>
          <w:p w14:paraId="4B2F4F98" w14:textId="4D6AD744" w:rsidR="00722735" w:rsidRPr="00987C9A" w:rsidRDefault="00722735" w:rsidP="00816E3E">
            <w:pPr>
              <w:rPr>
                <w:rFonts w:ascii="Times New Roman" w:hAnsi="Times New Roman" w:cs="Times New Roman"/>
                <w:sz w:val="20"/>
                <w:szCs w:val="20"/>
              </w:rPr>
            </w:pPr>
            <w:ins w:id="317" w:author="Tom Carruthers" w:date="2016-10-28T00:31:00Z">
              <w:r>
                <w:rPr>
                  <w:rFonts w:ascii="Times New Roman" w:hAnsi="Times New Roman" w:cs="Times New Roman"/>
                  <w:sz w:val="20"/>
                  <w:szCs w:val="20"/>
                </w:rPr>
                <w:t>Alternative (high)</w:t>
              </w:r>
            </w:ins>
          </w:p>
        </w:tc>
        <w:tc>
          <w:tcPr>
            <w:tcW w:w="7371" w:type="dxa"/>
            <w:gridSpan w:val="3"/>
            <w:tcBorders>
              <w:top w:val="single" w:sz="4" w:space="0" w:color="auto"/>
              <w:bottom w:val="single" w:sz="4" w:space="0" w:color="auto"/>
            </w:tcBorders>
          </w:tcPr>
          <w:p w14:paraId="221D814F" w14:textId="0C1469EE" w:rsidR="00355A2F" w:rsidRPr="00D63323"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318" w:author="Tom Carruthers" w:date="2016-10-28T00:21:00Z"/>
                <w:rFonts w:ascii="Times New Roman" w:eastAsia="Times New Roman" w:hAnsi="Times New Roman" w:cs="Times New Roman"/>
                <w:b/>
                <w:color w:val="000000"/>
                <w:sz w:val="19"/>
                <w:szCs w:val="19"/>
                <w:lang w:eastAsia="en-CA"/>
                <w:rPrChange w:id="319" w:author="Tom Carruthers" w:date="2016-10-28T00:37:00Z">
                  <w:rPr>
                    <w:ins w:id="320" w:author="Tom Carruthers" w:date="2016-10-28T00:21:00Z"/>
                    <w:rFonts w:ascii="Times New Roman" w:eastAsia="Times New Roman" w:hAnsi="Times New Roman" w:cs="Times New Roman"/>
                    <w:color w:val="000000"/>
                    <w:sz w:val="20"/>
                    <w:szCs w:val="20"/>
                    <w:lang w:eastAsia="en-CA"/>
                  </w:rPr>
                </w:rPrChange>
              </w:rPr>
            </w:pPr>
            <w:ins w:id="321" w:author="Tom Carruthers" w:date="2016-10-28T00:35:00Z">
              <w:r>
                <w:rPr>
                  <w:rFonts w:ascii="Times New Roman" w:eastAsia="Times New Roman" w:hAnsi="Times New Roman" w:cs="Times New Roman"/>
                  <w:b/>
                  <w:color w:val="000000"/>
                  <w:sz w:val="20"/>
                  <w:szCs w:val="20"/>
                  <w:lang w:eastAsia="en-CA"/>
                </w:rPr>
                <w:t xml:space="preserve">   </w:t>
              </w:r>
              <w:r w:rsidRPr="00D63323">
                <w:rPr>
                  <w:rFonts w:ascii="Times New Roman" w:eastAsia="Times New Roman" w:hAnsi="Times New Roman" w:cs="Times New Roman"/>
                  <w:b/>
                  <w:color w:val="000000"/>
                  <w:sz w:val="19"/>
                  <w:szCs w:val="19"/>
                  <w:lang w:eastAsia="en-CA"/>
                  <w:rPrChange w:id="322" w:author="Tom Carruthers" w:date="2016-10-28T00:37:00Z">
                    <w:rPr>
                      <w:rFonts w:ascii="Times New Roman" w:eastAsia="Times New Roman" w:hAnsi="Times New Roman" w:cs="Times New Roman"/>
                      <w:b/>
                      <w:color w:val="000000"/>
                      <w:sz w:val="20"/>
                      <w:szCs w:val="20"/>
                      <w:lang w:eastAsia="en-CA"/>
                    </w:rPr>
                  </w:rPrChange>
                </w:rPr>
                <w:t xml:space="preserve">1 </w:t>
              </w:r>
            </w:ins>
            <w:ins w:id="323" w:author="Tom Carruthers" w:date="2016-10-28T00:22:00Z">
              <w:r w:rsidR="00355A2F" w:rsidRPr="00D63323">
                <w:rPr>
                  <w:rFonts w:ascii="Times New Roman" w:eastAsia="Times New Roman" w:hAnsi="Times New Roman" w:cs="Times New Roman"/>
                  <w:b/>
                  <w:color w:val="000000"/>
                  <w:sz w:val="19"/>
                  <w:szCs w:val="19"/>
                  <w:lang w:eastAsia="en-CA"/>
                  <w:rPrChange w:id="324" w:author="Tom Carruthers" w:date="2016-10-28T00:37:00Z">
                    <w:rPr>
                      <w:rFonts w:eastAsia="Times New Roman"/>
                      <w:lang w:eastAsia="en-CA"/>
                    </w:rPr>
                  </w:rPrChange>
                </w:rPr>
                <w:t xml:space="preserve"> </w:t>
              </w:r>
            </w:ins>
            <w:ins w:id="325" w:author="Tom Carruthers" w:date="2016-10-28T00:35:00Z">
              <w:r w:rsidRPr="00D63323">
                <w:rPr>
                  <w:rFonts w:ascii="Times New Roman" w:eastAsia="Times New Roman" w:hAnsi="Times New Roman" w:cs="Times New Roman"/>
                  <w:b/>
                  <w:color w:val="000000"/>
                  <w:sz w:val="19"/>
                  <w:szCs w:val="19"/>
                  <w:lang w:eastAsia="en-CA"/>
                  <w:rPrChange w:id="326" w:author="Tom Carruthers" w:date="2016-10-28T00:37:00Z">
                    <w:rPr>
                      <w:rFonts w:ascii="Times New Roman" w:eastAsia="Times New Roman" w:hAnsi="Times New Roman" w:cs="Times New Roman"/>
                      <w:b/>
                      <w:color w:val="000000"/>
                      <w:sz w:val="20"/>
                      <w:szCs w:val="20"/>
                      <w:lang w:eastAsia="en-CA"/>
                    </w:rPr>
                  </w:rPrChange>
                </w:rPr>
                <w:t xml:space="preserve">   </w:t>
              </w:r>
            </w:ins>
            <w:ins w:id="327" w:author="Tom Carruthers" w:date="2016-10-28T00:21:00Z">
              <w:r w:rsidR="00355A2F" w:rsidRPr="00D63323">
                <w:rPr>
                  <w:rFonts w:ascii="Times New Roman" w:eastAsia="Times New Roman" w:hAnsi="Times New Roman" w:cs="Times New Roman"/>
                  <w:b/>
                  <w:color w:val="000000"/>
                  <w:sz w:val="19"/>
                  <w:szCs w:val="19"/>
                  <w:lang w:eastAsia="en-CA"/>
                  <w:rPrChange w:id="328" w:author="Tom Carruthers" w:date="2016-10-28T00:37:00Z">
                    <w:rPr>
                      <w:rFonts w:ascii="Times New Roman" w:eastAsia="Times New Roman" w:hAnsi="Times New Roman" w:cs="Times New Roman"/>
                      <w:color w:val="000000"/>
                      <w:sz w:val="20"/>
                      <w:szCs w:val="20"/>
                      <w:lang w:eastAsia="en-CA"/>
                    </w:rPr>
                  </w:rPrChange>
                </w:rPr>
                <w:t xml:space="preserve"> 2       3 </w:t>
              </w:r>
            </w:ins>
            <w:ins w:id="329" w:author="Tom Carruthers" w:date="2016-10-28T00:35:00Z">
              <w:r w:rsidRPr="00D63323">
                <w:rPr>
                  <w:rFonts w:ascii="Times New Roman" w:eastAsia="Times New Roman" w:hAnsi="Times New Roman" w:cs="Times New Roman"/>
                  <w:b/>
                  <w:color w:val="000000"/>
                  <w:sz w:val="19"/>
                  <w:szCs w:val="19"/>
                  <w:lang w:eastAsia="en-CA"/>
                  <w:rPrChange w:id="330" w:author="Tom Carruthers" w:date="2016-10-28T00:37:00Z">
                    <w:rPr>
                      <w:rFonts w:ascii="Times New Roman" w:eastAsia="Times New Roman" w:hAnsi="Times New Roman" w:cs="Times New Roman"/>
                      <w:b/>
                      <w:color w:val="000000"/>
                      <w:sz w:val="20"/>
                      <w:szCs w:val="20"/>
                      <w:lang w:eastAsia="en-CA"/>
                    </w:rPr>
                  </w:rPrChange>
                </w:rPr>
                <w:t xml:space="preserve"> </w:t>
              </w:r>
            </w:ins>
            <w:ins w:id="331" w:author="Tom Carruthers" w:date="2016-10-28T00:21:00Z">
              <w:r w:rsidR="00355A2F" w:rsidRPr="00D63323">
                <w:rPr>
                  <w:rFonts w:ascii="Times New Roman" w:eastAsia="Times New Roman" w:hAnsi="Times New Roman" w:cs="Times New Roman"/>
                  <w:b/>
                  <w:color w:val="000000"/>
                  <w:sz w:val="19"/>
                  <w:szCs w:val="19"/>
                  <w:lang w:eastAsia="en-CA"/>
                  <w:rPrChange w:id="332" w:author="Tom Carruthers" w:date="2016-10-28T00:37:00Z">
                    <w:rPr>
                      <w:rFonts w:ascii="Times New Roman" w:eastAsia="Times New Roman" w:hAnsi="Times New Roman" w:cs="Times New Roman"/>
                      <w:color w:val="000000"/>
                      <w:sz w:val="20"/>
                      <w:szCs w:val="20"/>
                      <w:lang w:eastAsia="en-CA"/>
                    </w:rPr>
                  </w:rPrChange>
                </w:rPr>
                <w:t xml:space="preserve"> </w:t>
              </w:r>
            </w:ins>
            <w:ins w:id="333" w:author="Tom Carruthers" w:date="2016-10-28T00:22:00Z">
              <w:r w:rsidR="00355A2F" w:rsidRPr="00D63323">
                <w:rPr>
                  <w:rFonts w:ascii="Times New Roman" w:eastAsia="Times New Roman" w:hAnsi="Times New Roman" w:cs="Times New Roman"/>
                  <w:b/>
                  <w:color w:val="000000"/>
                  <w:sz w:val="19"/>
                  <w:szCs w:val="19"/>
                  <w:lang w:eastAsia="en-CA"/>
                  <w:rPrChange w:id="334" w:author="Tom Carruthers" w:date="2016-10-28T00:37:00Z">
                    <w:rPr>
                      <w:rFonts w:eastAsia="Times New Roman"/>
                      <w:lang w:eastAsia="en-CA"/>
                    </w:rPr>
                  </w:rPrChange>
                </w:rPr>
                <w:t xml:space="preserve"> </w:t>
              </w:r>
            </w:ins>
            <w:ins w:id="335" w:author="Tom Carruthers" w:date="2016-10-28T00:21:00Z">
              <w:r w:rsidR="00355A2F" w:rsidRPr="00D63323">
                <w:rPr>
                  <w:rFonts w:ascii="Times New Roman" w:eastAsia="Times New Roman" w:hAnsi="Times New Roman" w:cs="Times New Roman"/>
                  <w:b/>
                  <w:color w:val="000000"/>
                  <w:sz w:val="19"/>
                  <w:szCs w:val="19"/>
                  <w:lang w:eastAsia="en-CA"/>
                  <w:rPrChange w:id="336" w:author="Tom Carruthers" w:date="2016-10-28T00:37:00Z">
                    <w:rPr>
                      <w:rFonts w:ascii="Times New Roman" w:eastAsia="Times New Roman" w:hAnsi="Times New Roman" w:cs="Times New Roman"/>
                      <w:color w:val="000000"/>
                      <w:sz w:val="20"/>
                      <w:szCs w:val="20"/>
                      <w:lang w:eastAsia="en-CA"/>
                    </w:rPr>
                  </w:rPrChange>
                </w:rPr>
                <w:t xml:space="preserve">  </w:t>
              </w:r>
            </w:ins>
            <w:ins w:id="337" w:author="Tom Carruthers" w:date="2016-10-28T00:22:00Z">
              <w:r w:rsidR="00D31F40" w:rsidRPr="00D63323">
                <w:rPr>
                  <w:rFonts w:ascii="Times New Roman" w:eastAsia="Times New Roman" w:hAnsi="Times New Roman" w:cs="Times New Roman"/>
                  <w:b/>
                  <w:color w:val="000000"/>
                  <w:sz w:val="19"/>
                  <w:szCs w:val="19"/>
                  <w:lang w:eastAsia="en-CA"/>
                  <w:rPrChange w:id="338" w:author="Tom Carruthers" w:date="2016-10-28T00:37:00Z">
                    <w:rPr>
                      <w:rFonts w:eastAsia="Times New Roman"/>
                      <w:lang w:eastAsia="en-CA"/>
                    </w:rPr>
                  </w:rPrChange>
                </w:rPr>
                <w:t xml:space="preserve"> </w:t>
              </w:r>
            </w:ins>
            <w:ins w:id="339" w:author="Tom Carruthers" w:date="2016-10-28T00:21:00Z">
              <w:r w:rsidR="00355A2F" w:rsidRPr="00D63323">
                <w:rPr>
                  <w:rFonts w:ascii="Times New Roman" w:eastAsia="Times New Roman" w:hAnsi="Times New Roman" w:cs="Times New Roman"/>
                  <w:b/>
                  <w:color w:val="000000"/>
                  <w:sz w:val="19"/>
                  <w:szCs w:val="19"/>
                  <w:lang w:eastAsia="en-CA"/>
                  <w:rPrChange w:id="340" w:author="Tom Carruthers" w:date="2016-10-28T00:37:00Z">
                    <w:rPr>
                      <w:rFonts w:ascii="Times New Roman" w:eastAsia="Times New Roman" w:hAnsi="Times New Roman" w:cs="Times New Roman"/>
                      <w:color w:val="000000"/>
                      <w:sz w:val="20"/>
                      <w:szCs w:val="20"/>
                      <w:lang w:eastAsia="en-CA"/>
                    </w:rPr>
                  </w:rPrChange>
                </w:rPr>
                <w:t xml:space="preserve">4      </w:t>
              </w:r>
            </w:ins>
            <w:ins w:id="341" w:author="Tom Carruthers" w:date="2016-10-28T00:22:00Z">
              <w:r w:rsidR="00355A2F" w:rsidRPr="00D63323">
                <w:rPr>
                  <w:rFonts w:ascii="Times New Roman" w:eastAsia="Times New Roman" w:hAnsi="Times New Roman" w:cs="Times New Roman"/>
                  <w:b/>
                  <w:color w:val="000000"/>
                  <w:sz w:val="19"/>
                  <w:szCs w:val="19"/>
                  <w:lang w:eastAsia="en-CA"/>
                  <w:rPrChange w:id="342" w:author="Tom Carruthers" w:date="2016-10-28T00:37:00Z">
                    <w:rPr>
                      <w:rFonts w:eastAsia="Times New Roman"/>
                      <w:lang w:eastAsia="en-CA"/>
                    </w:rPr>
                  </w:rPrChange>
                </w:rPr>
                <w:t xml:space="preserve"> </w:t>
              </w:r>
            </w:ins>
            <w:ins w:id="343" w:author="Tom Carruthers" w:date="2016-10-28T00:21:00Z">
              <w:r w:rsidR="00355A2F" w:rsidRPr="00D63323">
                <w:rPr>
                  <w:rFonts w:ascii="Times New Roman" w:eastAsia="Times New Roman" w:hAnsi="Times New Roman" w:cs="Times New Roman"/>
                  <w:b/>
                  <w:color w:val="000000"/>
                  <w:sz w:val="19"/>
                  <w:szCs w:val="19"/>
                  <w:lang w:eastAsia="en-CA"/>
                  <w:rPrChange w:id="344" w:author="Tom Carruthers" w:date="2016-10-28T00:37:00Z">
                    <w:rPr>
                      <w:rFonts w:ascii="Times New Roman" w:eastAsia="Times New Roman" w:hAnsi="Times New Roman" w:cs="Times New Roman"/>
                      <w:color w:val="000000"/>
                      <w:sz w:val="20"/>
                      <w:szCs w:val="20"/>
                      <w:lang w:eastAsia="en-CA"/>
                    </w:rPr>
                  </w:rPrChange>
                </w:rPr>
                <w:t xml:space="preserve">5      </w:t>
              </w:r>
            </w:ins>
            <w:ins w:id="345" w:author="Tom Carruthers" w:date="2016-10-28T00:22:00Z">
              <w:r w:rsidR="00355A2F" w:rsidRPr="00D63323">
                <w:rPr>
                  <w:rFonts w:ascii="Times New Roman" w:eastAsia="Times New Roman" w:hAnsi="Times New Roman" w:cs="Times New Roman"/>
                  <w:b/>
                  <w:color w:val="000000"/>
                  <w:sz w:val="19"/>
                  <w:szCs w:val="19"/>
                  <w:lang w:eastAsia="en-CA"/>
                  <w:rPrChange w:id="346" w:author="Tom Carruthers" w:date="2016-10-28T00:37:00Z">
                    <w:rPr>
                      <w:rFonts w:eastAsia="Times New Roman"/>
                      <w:lang w:eastAsia="en-CA"/>
                    </w:rPr>
                  </w:rPrChange>
                </w:rPr>
                <w:t xml:space="preserve"> </w:t>
              </w:r>
            </w:ins>
            <w:ins w:id="347" w:author="Tom Carruthers" w:date="2016-10-28T00:21:00Z">
              <w:r w:rsidR="00355A2F" w:rsidRPr="00D63323">
                <w:rPr>
                  <w:rFonts w:ascii="Times New Roman" w:eastAsia="Times New Roman" w:hAnsi="Times New Roman" w:cs="Times New Roman"/>
                  <w:b/>
                  <w:color w:val="000000"/>
                  <w:sz w:val="19"/>
                  <w:szCs w:val="19"/>
                  <w:lang w:eastAsia="en-CA"/>
                  <w:rPrChange w:id="348" w:author="Tom Carruthers" w:date="2016-10-28T00:37:00Z">
                    <w:rPr>
                      <w:rFonts w:ascii="Times New Roman" w:eastAsia="Times New Roman" w:hAnsi="Times New Roman" w:cs="Times New Roman"/>
                      <w:color w:val="000000"/>
                      <w:sz w:val="20"/>
                      <w:szCs w:val="20"/>
                      <w:lang w:eastAsia="en-CA"/>
                    </w:rPr>
                  </w:rPrChange>
                </w:rPr>
                <w:t xml:space="preserve">6      </w:t>
              </w:r>
            </w:ins>
            <w:ins w:id="349" w:author="Tom Carruthers" w:date="2016-10-28T00:22:00Z">
              <w:r w:rsidR="00355A2F" w:rsidRPr="00D63323">
                <w:rPr>
                  <w:rFonts w:ascii="Times New Roman" w:eastAsia="Times New Roman" w:hAnsi="Times New Roman" w:cs="Times New Roman"/>
                  <w:b/>
                  <w:color w:val="000000"/>
                  <w:sz w:val="19"/>
                  <w:szCs w:val="19"/>
                  <w:lang w:eastAsia="en-CA"/>
                  <w:rPrChange w:id="350" w:author="Tom Carruthers" w:date="2016-10-28T00:37:00Z">
                    <w:rPr>
                      <w:rFonts w:eastAsia="Times New Roman"/>
                      <w:lang w:eastAsia="en-CA"/>
                    </w:rPr>
                  </w:rPrChange>
                </w:rPr>
                <w:t xml:space="preserve"> </w:t>
              </w:r>
            </w:ins>
            <w:ins w:id="351" w:author="Tom Carruthers" w:date="2016-10-28T00:21:00Z">
              <w:r w:rsidR="00355A2F" w:rsidRPr="00D63323">
                <w:rPr>
                  <w:rFonts w:ascii="Times New Roman" w:eastAsia="Times New Roman" w:hAnsi="Times New Roman" w:cs="Times New Roman"/>
                  <w:b/>
                  <w:color w:val="000000"/>
                  <w:sz w:val="19"/>
                  <w:szCs w:val="19"/>
                  <w:lang w:eastAsia="en-CA"/>
                  <w:rPrChange w:id="352" w:author="Tom Carruthers" w:date="2016-10-28T00:37:00Z">
                    <w:rPr>
                      <w:rFonts w:ascii="Times New Roman" w:eastAsia="Times New Roman" w:hAnsi="Times New Roman" w:cs="Times New Roman"/>
                      <w:color w:val="000000"/>
                      <w:sz w:val="20"/>
                      <w:szCs w:val="20"/>
                      <w:lang w:eastAsia="en-CA"/>
                    </w:rPr>
                  </w:rPrChange>
                </w:rPr>
                <w:t xml:space="preserve">7    </w:t>
              </w:r>
            </w:ins>
            <w:ins w:id="353" w:author="Tom Carruthers" w:date="2016-10-28T00:22:00Z">
              <w:r w:rsidR="00355A2F" w:rsidRPr="00D63323">
                <w:rPr>
                  <w:rFonts w:ascii="Times New Roman" w:eastAsia="Times New Roman" w:hAnsi="Times New Roman" w:cs="Times New Roman"/>
                  <w:b/>
                  <w:color w:val="000000"/>
                  <w:sz w:val="19"/>
                  <w:szCs w:val="19"/>
                  <w:lang w:eastAsia="en-CA"/>
                  <w:rPrChange w:id="354" w:author="Tom Carruthers" w:date="2016-10-28T00:37:00Z">
                    <w:rPr>
                      <w:rFonts w:eastAsia="Times New Roman"/>
                      <w:lang w:eastAsia="en-CA"/>
                    </w:rPr>
                  </w:rPrChange>
                </w:rPr>
                <w:t xml:space="preserve">  </w:t>
              </w:r>
            </w:ins>
            <w:ins w:id="355" w:author="Tom Carruthers" w:date="2016-10-28T00:21:00Z">
              <w:r w:rsidR="00355A2F" w:rsidRPr="00D63323">
                <w:rPr>
                  <w:rFonts w:ascii="Times New Roman" w:eastAsia="Times New Roman" w:hAnsi="Times New Roman" w:cs="Times New Roman"/>
                  <w:b/>
                  <w:color w:val="000000"/>
                  <w:sz w:val="19"/>
                  <w:szCs w:val="19"/>
                  <w:lang w:eastAsia="en-CA"/>
                  <w:rPrChange w:id="356" w:author="Tom Carruthers" w:date="2016-10-28T00:37:00Z">
                    <w:rPr>
                      <w:rFonts w:ascii="Times New Roman" w:eastAsia="Times New Roman" w:hAnsi="Times New Roman" w:cs="Times New Roman"/>
                      <w:color w:val="000000"/>
                      <w:sz w:val="20"/>
                      <w:szCs w:val="20"/>
                      <w:lang w:eastAsia="en-CA"/>
                    </w:rPr>
                  </w:rPrChange>
                </w:rPr>
                <w:t xml:space="preserve"> 8       9      10    </w:t>
              </w:r>
            </w:ins>
            <w:ins w:id="357" w:author="Tom Carruthers" w:date="2016-10-28T00:22:00Z">
              <w:r w:rsidR="00355A2F" w:rsidRPr="00D63323">
                <w:rPr>
                  <w:rFonts w:ascii="Times New Roman" w:eastAsia="Times New Roman" w:hAnsi="Times New Roman" w:cs="Times New Roman"/>
                  <w:b/>
                  <w:color w:val="000000"/>
                  <w:sz w:val="19"/>
                  <w:szCs w:val="19"/>
                  <w:lang w:eastAsia="en-CA"/>
                  <w:rPrChange w:id="358" w:author="Tom Carruthers" w:date="2016-10-28T00:37:00Z">
                    <w:rPr>
                      <w:rFonts w:eastAsia="Times New Roman"/>
                      <w:lang w:eastAsia="en-CA"/>
                    </w:rPr>
                  </w:rPrChange>
                </w:rPr>
                <w:t xml:space="preserve"> </w:t>
              </w:r>
            </w:ins>
            <w:ins w:id="359" w:author="Tom Carruthers" w:date="2016-10-28T00:21:00Z">
              <w:r w:rsidRPr="00D63323">
                <w:rPr>
                  <w:rFonts w:ascii="Times New Roman" w:eastAsia="Times New Roman" w:hAnsi="Times New Roman" w:cs="Times New Roman"/>
                  <w:b/>
                  <w:color w:val="000000"/>
                  <w:sz w:val="19"/>
                  <w:szCs w:val="19"/>
                  <w:lang w:eastAsia="en-CA"/>
                  <w:rPrChange w:id="360" w:author="Tom Carruthers" w:date="2016-10-28T00:37:00Z">
                    <w:rPr>
                      <w:rFonts w:eastAsia="Times New Roman"/>
                      <w:lang w:eastAsia="en-CA"/>
                    </w:rPr>
                  </w:rPrChange>
                </w:rPr>
                <w:t>11</w:t>
              </w:r>
            </w:ins>
            <w:ins w:id="361" w:author="Tom Carruthers" w:date="2016-10-28T00:34:00Z">
              <w:r w:rsidRPr="00D63323">
                <w:rPr>
                  <w:rFonts w:ascii="Times New Roman" w:eastAsia="Times New Roman" w:hAnsi="Times New Roman" w:cs="Times New Roman"/>
                  <w:b/>
                  <w:color w:val="000000"/>
                  <w:sz w:val="19"/>
                  <w:szCs w:val="19"/>
                  <w:lang w:eastAsia="en-CA"/>
                  <w:rPrChange w:id="362" w:author="Tom Carruthers" w:date="2016-10-28T00:37:00Z">
                    <w:rPr>
                      <w:rFonts w:eastAsia="Times New Roman"/>
                      <w:lang w:eastAsia="en-CA"/>
                    </w:rPr>
                  </w:rPrChange>
                </w:rPr>
                <w:t xml:space="preserve">   </w:t>
              </w:r>
            </w:ins>
            <w:ins w:id="363" w:author="Tom Carruthers" w:date="2016-10-28T00:35:00Z">
              <w:r w:rsidRPr="00D63323">
                <w:rPr>
                  <w:rFonts w:ascii="Times New Roman" w:eastAsia="Times New Roman" w:hAnsi="Times New Roman" w:cs="Times New Roman"/>
                  <w:b/>
                  <w:color w:val="000000"/>
                  <w:sz w:val="19"/>
                  <w:szCs w:val="19"/>
                  <w:lang w:eastAsia="en-CA"/>
                  <w:rPrChange w:id="364" w:author="Tom Carruthers" w:date="2016-10-28T00:37:00Z">
                    <w:rPr>
                      <w:rFonts w:ascii="Times New Roman" w:eastAsia="Times New Roman" w:hAnsi="Times New Roman" w:cs="Times New Roman"/>
                      <w:b/>
                      <w:color w:val="000000"/>
                      <w:sz w:val="20"/>
                      <w:szCs w:val="20"/>
                      <w:lang w:eastAsia="en-CA"/>
                    </w:rPr>
                  </w:rPrChange>
                </w:rPr>
                <w:t xml:space="preserve"> </w:t>
              </w:r>
            </w:ins>
            <w:ins w:id="365" w:author="Tom Carruthers" w:date="2016-10-28T00:34:00Z">
              <w:r w:rsidRPr="00D63323">
                <w:rPr>
                  <w:rFonts w:ascii="Times New Roman" w:eastAsia="Times New Roman" w:hAnsi="Times New Roman" w:cs="Times New Roman"/>
                  <w:b/>
                  <w:color w:val="000000"/>
                  <w:sz w:val="19"/>
                  <w:szCs w:val="19"/>
                  <w:lang w:eastAsia="en-CA"/>
                  <w:rPrChange w:id="366" w:author="Tom Carruthers" w:date="2016-10-28T00:37:00Z">
                    <w:rPr>
                      <w:rFonts w:eastAsia="Times New Roman"/>
                      <w:lang w:eastAsia="en-CA"/>
                    </w:rPr>
                  </w:rPrChange>
                </w:rPr>
                <w:t xml:space="preserve"> 12  </w:t>
              </w:r>
            </w:ins>
            <w:ins w:id="367" w:author="Tom Carruthers" w:date="2016-10-28T00:35:00Z">
              <w:r w:rsidRPr="00D63323">
                <w:rPr>
                  <w:rFonts w:ascii="Times New Roman" w:eastAsia="Times New Roman" w:hAnsi="Times New Roman" w:cs="Times New Roman"/>
                  <w:b/>
                  <w:color w:val="000000"/>
                  <w:sz w:val="19"/>
                  <w:szCs w:val="19"/>
                  <w:lang w:eastAsia="en-CA"/>
                  <w:rPrChange w:id="368" w:author="Tom Carruthers" w:date="2016-10-28T00:37:00Z">
                    <w:rPr>
                      <w:rFonts w:ascii="Times New Roman" w:eastAsia="Times New Roman" w:hAnsi="Times New Roman" w:cs="Times New Roman"/>
                      <w:b/>
                      <w:color w:val="000000"/>
                      <w:sz w:val="20"/>
                      <w:szCs w:val="20"/>
                      <w:lang w:eastAsia="en-CA"/>
                    </w:rPr>
                  </w:rPrChange>
                </w:rPr>
                <w:t xml:space="preserve">   </w:t>
              </w:r>
            </w:ins>
            <w:ins w:id="369" w:author="Tom Carruthers" w:date="2016-10-28T00:34:00Z">
              <w:r w:rsidRPr="00D63323">
                <w:rPr>
                  <w:rFonts w:ascii="Times New Roman" w:eastAsia="Times New Roman" w:hAnsi="Times New Roman" w:cs="Times New Roman"/>
                  <w:b/>
                  <w:color w:val="000000"/>
                  <w:sz w:val="19"/>
                  <w:szCs w:val="19"/>
                  <w:lang w:eastAsia="en-CA"/>
                  <w:rPrChange w:id="370" w:author="Tom Carruthers" w:date="2016-10-28T00:37:00Z">
                    <w:rPr>
                      <w:rFonts w:eastAsia="Times New Roman"/>
                      <w:lang w:eastAsia="en-CA"/>
                    </w:rPr>
                  </w:rPrChange>
                </w:rPr>
                <w:t xml:space="preserve">13  </w:t>
              </w:r>
            </w:ins>
            <w:ins w:id="371" w:author="Tom Carruthers" w:date="2016-10-28T00:35:00Z">
              <w:r w:rsidRPr="00D63323">
                <w:rPr>
                  <w:rFonts w:ascii="Times New Roman" w:eastAsia="Times New Roman" w:hAnsi="Times New Roman" w:cs="Times New Roman"/>
                  <w:b/>
                  <w:color w:val="000000"/>
                  <w:sz w:val="19"/>
                  <w:szCs w:val="19"/>
                  <w:lang w:eastAsia="en-CA"/>
                  <w:rPrChange w:id="372" w:author="Tom Carruthers" w:date="2016-10-28T00:37:00Z">
                    <w:rPr>
                      <w:rFonts w:ascii="Times New Roman" w:eastAsia="Times New Roman" w:hAnsi="Times New Roman" w:cs="Times New Roman"/>
                      <w:b/>
                      <w:color w:val="000000"/>
                      <w:sz w:val="20"/>
                      <w:szCs w:val="20"/>
                      <w:lang w:eastAsia="en-CA"/>
                    </w:rPr>
                  </w:rPrChange>
                </w:rPr>
                <w:t xml:space="preserve">   </w:t>
              </w:r>
            </w:ins>
            <w:ins w:id="373" w:author="Tom Carruthers" w:date="2016-10-28T00:34:00Z">
              <w:r w:rsidRPr="00D63323">
                <w:rPr>
                  <w:rFonts w:ascii="Times New Roman" w:eastAsia="Times New Roman" w:hAnsi="Times New Roman" w:cs="Times New Roman"/>
                  <w:b/>
                  <w:color w:val="000000"/>
                  <w:sz w:val="19"/>
                  <w:szCs w:val="19"/>
                  <w:lang w:eastAsia="en-CA"/>
                  <w:rPrChange w:id="374" w:author="Tom Carruthers" w:date="2016-10-28T00:37:00Z">
                    <w:rPr>
                      <w:rFonts w:eastAsia="Times New Roman"/>
                      <w:lang w:eastAsia="en-CA"/>
                    </w:rPr>
                  </w:rPrChange>
                </w:rPr>
                <w:t xml:space="preserve">14  </w:t>
              </w:r>
            </w:ins>
            <w:ins w:id="375" w:author="Tom Carruthers" w:date="2016-10-28T00:36:00Z">
              <w:r w:rsidRPr="00D63323">
                <w:rPr>
                  <w:rFonts w:ascii="Times New Roman" w:eastAsia="Times New Roman" w:hAnsi="Times New Roman" w:cs="Times New Roman"/>
                  <w:b/>
                  <w:color w:val="000000"/>
                  <w:sz w:val="19"/>
                  <w:szCs w:val="19"/>
                  <w:lang w:eastAsia="en-CA"/>
                  <w:rPrChange w:id="376" w:author="Tom Carruthers" w:date="2016-10-28T00:37:00Z">
                    <w:rPr>
                      <w:rFonts w:ascii="Times New Roman" w:eastAsia="Times New Roman" w:hAnsi="Times New Roman" w:cs="Times New Roman"/>
                      <w:b/>
                      <w:color w:val="000000"/>
                      <w:sz w:val="20"/>
                      <w:szCs w:val="20"/>
                      <w:lang w:eastAsia="en-CA"/>
                    </w:rPr>
                  </w:rPrChange>
                </w:rPr>
                <w:t xml:space="preserve">  </w:t>
              </w:r>
            </w:ins>
            <w:ins w:id="377" w:author="Tom Carruthers" w:date="2016-10-28T00:34:00Z">
              <w:r w:rsidRPr="00D63323">
                <w:rPr>
                  <w:rFonts w:ascii="Times New Roman" w:eastAsia="Times New Roman" w:hAnsi="Times New Roman" w:cs="Times New Roman"/>
                  <w:b/>
                  <w:color w:val="000000"/>
                  <w:sz w:val="19"/>
                  <w:szCs w:val="19"/>
                  <w:lang w:eastAsia="en-CA"/>
                  <w:rPrChange w:id="378" w:author="Tom Carruthers" w:date="2016-10-28T00:37:00Z">
                    <w:rPr>
                      <w:rFonts w:eastAsia="Times New Roman"/>
                      <w:lang w:eastAsia="en-CA"/>
                    </w:rPr>
                  </w:rPrChange>
                </w:rPr>
                <w:t>15</w:t>
              </w:r>
            </w:ins>
            <w:ins w:id="379" w:author="Tom Carruthers" w:date="2016-10-28T00:36:00Z">
              <w:r w:rsidRPr="00D63323">
                <w:rPr>
                  <w:rFonts w:ascii="Times New Roman" w:eastAsia="Times New Roman" w:hAnsi="Times New Roman" w:cs="Times New Roman"/>
                  <w:b/>
                  <w:color w:val="000000"/>
                  <w:sz w:val="19"/>
                  <w:szCs w:val="19"/>
                  <w:lang w:eastAsia="en-CA"/>
                  <w:rPrChange w:id="380" w:author="Tom Carruthers" w:date="2016-10-28T00:37:00Z">
                    <w:rPr>
                      <w:rFonts w:ascii="Times New Roman" w:eastAsia="Times New Roman" w:hAnsi="Times New Roman" w:cs="Times New Roman"/>
                      <w:b/>
                      <w:color w:val="000000"/>
                      <w:sz w:val="20"/>
                      <w:szCs w:val="20"/>
                      <w:lang w:eastAsia="en-CA"/>
                    </w:rPr>
                  </w:rPrChange>
                </w:rPr>
                <w:t xml:space="preserve"> </w:t>
              </w:r>
            </w:ins>
            <w:ins w:id="381" w:author="Tom Carruthers" w:date="2016-10-28T00:37:00Z">
              <w:r>
                <w:rPr>
                  <w:rFonts w:ascii="Times New Roman" w:eastAsia="Times New Roman" w:hAnsi="Times New Roman" w:cs="Times New Roman"/>
                  <w:b/>
                  <w:color w:val="000000"/>
                  <w:sz w:val="19"/>
                  <w:szCs w:val="19"/>
                  <w:lang w:eastAsia="en-CA"/>
                </w:rPr>
                <w:t xml:space="preserve">   16   17+</w:t>
              </w:r>
            </w:ins>
          </w:p>
          <w:p w14:paraId="10E78DA0" w14:textId="377B7476" w:rsidR="00722735" w:rsidRPr="00D63323" w:rsidRDefault="00D63323" w:rsidP="00D63323">
            <w:pPr>
              <w:rPr>
                <w:ins w:id="382" w:author="Tom Carruthers" w:date="2016-10-28T00:31:00Z"/>
                <w:rFonts w:ascii="Times New Roman" w:eastAsia="Times New Roman" w:hAnsi="Times New Roman" w:cs="Times New Roman"/>
                <w:color w:val="000000"/>
                <w:sz w:val="19"/>
                <w:szCs w:val="19"/>
                <w:lang w:eastAsia="en-CA"/>
                <w:rPrChange w:id="383" w:author="Tom Carruthers" w:date="2016-10-28T00:37:00Z">
                  <w:rPr>
                    <w:ins w:id="384" w:author="Tom Carruthers" w:date="2016-10-28T00:31:00Z"/>
                    <w:rFonts w:eastAsia="Times New Roman"/>
                    <w:lang w:eastAsia="en-CA"/>
                  </w:rPr>
                </w:rPrChange>
              </w:rPr>
              <w:pPrChange w:id="385" w:author="Tom Carruthers" w:date="2016-10-28T00:35:00Z">
                <w:pPr>
                  <w:jc w:val="center"/>
                </w:pPr>
              </w:pPrChange>
            </w:pPr>
            <w:ins w:id="386" w:author="Tom Carruthers" w:date="2016-10-28T00:35:00Z">
              <w:r w:rsidRPr="00D63323">
                <w:rPr>
                  <w:rFonts w:ascii="Times New Roman" w:eastAsia="Times New Roman" w:hAnsi="Times New Roman" w:cs="Times New Roman"/>
                  <w:color w:val="000000"/>
                  <w:sz w:val="19"/>
                  <w:szCs w:val="19"/>
                  <w:lang w:eastAsia="en-CA"/>
                  <w:rPrChange w:id="387" w:author="Tom Carruthers" w:date="2016-10-28T00:37:00Z">
                    <w:rPr>
                      <w:rFonts w:ascii="Times New Roman" w:eastAsia="Times New Roman" w:hAnsi="Times New Roman" w:cs="Times New Roman"/>
                      <w:color w:val="000000"/>
                      <w:sz w:val="20"/>
                      <w:szCs w:val="20"/>
                      <w:lang w:eastAsia="en-CA"/>
                    </w:rPr>
                  </w:rPrChange>
                </w:rPr>
                <w:t xml:space="preserve">0.01  </w:t>
              </w:r>
            </w:ins>
            <w:ins w:id="388" w:author="Tom Carruthers" w:date="2016-10-28T00:20:00Z">
              <w:r w:rsidR="00355A2F" w:rsidRPr="00D63323">
                <w:rPr>
                  <w:rFonts w:ascii="Times New Roman" w:eastAsia="Times New Roman" w:hAnsi="Times New Roman" w:cs="Times New Roman"/>
                  <w:color w:val="000000"/>
                  <w:sz w:val="19"/>
                  <w:szCs w:val="19"/>
                  <w:lang w:eastAsia="en-CA"/>
                  <w:rPrChange w:id="389" w:author="Tom Carruthers" w:date="2016-10-28T00:37:00Z">
                    <w:rPr>
                      <w:rFonts w:ascii="Lucida Console" w:eastAsia="Times New Roman" w:hAnsi="Lucida Console" w:cs="Courier New"/>
                      <w:color w:val="000000"/>
                      <w:sz w:val="20"/>
                      <w:szCs w:val="20"/>
                      <w:lang w:eastAsia="en-CA"/>
                    </w:rPr>
                  </w:rPrChange>
                </w:rPr>
                <w:t>0.03</w:t>
              </w:r>
            </w:ins>
            <w:ins w:id="390" w:author="Tom Carruthers" w:date="2016-10-28T00:22:00Z">
              <w:r w:rsidR="00355A2F" w:rsidRPr="00D63323">
                <w:rPr>
                  <w:rFonts w:ascii="Times New Roman" w:eastAsia="Times New Roman" w:hAnsi="Times New Roman" w:cs="Times New Roman"/>
                  <w:color w:val="000000"/>
                  <w:sz w:val="19"/>
                  <w:szCs w:val="19"/>
                  <w:lang w:eastAsia="en-CA"/>
                  <w:rPrChange w:id="391" w:author="Tom Carruthers" w:date="2016-10-28T00:37:00Z">
                    <w:rPr>
                      <w:rFonts w:eastAsia="Times New Roman"/>
                      <w:lang w:eastAsia="en-CA"/>
                    </w:rPr>
                  </w:rPrChange>
                </w:rPr>
                <w:t xml:space="preserve"> </w:t>
              </w:r>
            </w:ins>
            <w:ins w:id="392" w:author="Tom Carruthers" w:date="2016-10-28T00:20:00Z">
              <w:r w:rsidR="00355A2F" w:rsidRPr="00D63323">
                <w:rPr>
                  <w:rFonts w:ascii="Times New Roman" w:eastAsia="Times New Roman" w:hAnsi="Times New Roman" w:cs="Times New Roman"/>
                  <w:color w:val="000000"/>
                  <w:sz w:val="19"/>
                  <w:szCs w:val="19"/>
                  <w:lang w:eastAsia="en-CA"/>
                  <w:rPrChange w:id="393" w:author="Tom Carruthers" w:date="2016-10-28T00:37:00Z">
                    <w:rPr>
                      <w:rFonts w:ascii="Lucida Console" w:eastAsia="Times New Roman" w:hAnsi="Lucida Console" w:cs="Courier New"/>
                      <w:color w:val="000000"/>
                      <w:sz w:val="20"/>
                      <w:szCs w:val="20"/>
                      <w:lang w:eastAsia="en-CA"/>
                    </w:rPr>
                  </w:rPrChange>
                </w:rPr>
                <w:t xml:space="preserve"> 0.08</w:t>
              </w:r>
            </w:ins>
            <w:ins w:id="394" w:author="Tom Carruthers" w:date="2016-10-28T00:22:00Z">
              <w:r w:rsidR="00355A2F" w:rsidRPr="00D63323">
                <w:rPr>
                  <w:rFonts w:ascii="Times New Roman" w:eastAsia="Times New Roman" w:hAnsi="Times New Roman" w:cs="Times New Roman"/>
                  <w:color w:val="000000"/>
                  <w:sz w:val="19"/>
                  <w:szCs w:val="19"/>
                  <w:lang w:eastAsia="en-CA"/>
                  <w:rPrChange w:id="395" w:author="Tom Carruthers" w:date="2016-10-28T00:37:00Z">
                    <w:rPr>
                      <w:rFonts w:eastAsia="Times New Roman"/>
                      <w:lang w:eastAsia="en-CA"/>
                    </w:rPr>
                  </w:rPrChange>
                </w:rPr>
                <w:t xml:space="preserve"> </w:t>
              </w:r>
            </w:ins>
            <w:ins w:id="396" w:author="Tom Carruthers" w:date="2016-10-28T00:20:00Z">
              <w:r w:rsidR="00355A2F" w:rsidRPr="00D63323">
                <w:rPr>
                  <w:rFonts w:ascii="Times New Roman" w:eastAsia="Times New Roman" w:hAnsi="Times New Roman" w:cs="Times New Roman"/>
                  <w:color w:val="000000"/>
                  <w:sz w:val="19"/>
                  <w:szCs w:val="19"/>
                  <w:lang w:eastAsia="en-CA"/>
                  <w:rPrChange w:id="397" w:author="Tom Carruthers" w:date="2016-10-28T00:37:00Z">
                    <w:rPr>
                      <w:rFonts w:ascii="Lucida Console" w:eastAsia="Times New Roman" w:hAnsi="Lucida Console" w:cs="Courier New"/>
                      <w:color w:val="000000"/>
                      <w:sz w:val="20"/>
                      <w:szCs w:val="20"/>
                      <w:lang w:eastAsia="en-CA"/>
                    </w:rPr>
                  </w:rPrChange>
                </w:rPr>
                <w:t xml:space="preserve"> 0.18 </w:t>
              </w:r>
            </w:ins>
            <w:ins w:id="398" w:author="Tom Carruthers" w:date="2016-10-28T00:22:00Z">
              <w:r w:rsidR="00355A2F" w:rsidRPr="00D63323">
                <w:rPr>
                  <w:rFonts w:ascii="Times New Roman" w:eastAsia="Times New Roman" w:hAnsi="Times New Roman" w:cs="Times New Roman"/>
                  <w:color w:val="000000"/>
                  <w:sz w:val="19"/>
                  <w:szCs w:val="19"/>
                  <w:lang w:eastAsia="en-CA"/>
                  <w:rPrChange w:id="399" w:author="Tom Carruthers" w:date="2016-10-28T00:37:00Z">
                    <w:rPr>
                      <w:rFonts w:eastAsia="Times New Roman"/>
                      <w:lang w:eastAsia="en-CA"/>
                    </w:rPr>
                  </w:rPrChange>
                </w:rPr>
                <w:t xml:space="preserve"> </w:t>
              </w:r>
            </w:ins>
            <w:ins w:id="400" w:author="Tom Carruthers" w:date="2016-10-28T00:20:00Z">
              <w:r w:rsidR="00355A2F" w:rsidRPr="00D63323">
                <w:rPr>
                  <w:rFonts w:ascii="Times New Roman" w:eastAsia="Times New Roman" w:hAnsi="Times New Roman" w:cs="Times New Roman"/>
                  <w:color w:val="000000"/>
                  <w:sz w:val="19"/>
                  <w:szCs w:val="19"/>
                  <w:lang w:eastAsia="en-CA"/>
                  <w:rPrChange w:id="401" w:author="Tom Carruthers" w:date="2016-10-28T00:37:00Z">
                    <w:rPr>
                      <w:rFonts w:ascii="Lucida Console" w:eastAsia="Times New Roman" w:hAnsi="Lucida Console" w:cs="Courier New"/>
                      <w:color w:val="000000"/>
                      <w:sz w:val="20"/>
                      <w:szCs w:val="20"/>
                      <w:lang w:eastAsia="en-CA"/>
                    </w:rPr>
                  </w:rPrChange>
                </w:rPr>
                <w:t>0.38</w:t>
              </w:r>
            </w:ins>
            <w:ins w:id="402" w:author="Tom Carruthers" w:date="2016-10-28T00:22:00Z">
              <w:r w:rsidR="00355A2F" w:rsidRPr="00D63323">
                <w:rPr>
                  <w:rFonts w:ascii="Times New Roman" w:eastAsia="Times New Roman" w:hAnsi="Times New Roman" w:cs="Times New Roman"/>
                  <w:color w:val="000000"/>
                  <w:sz w:val="19"/>
                  <w:szCs w:val="19"/>
                  <w:lang w:eastAsia="en-CA"/>
                  <w:rPrChange w:id="403" w:author="Tom Carruthers" w:date="2016-10-28T00:37:00Z">
                    <w:rPr>
                      <w:rFonts w:eastAsia="Times New Roman"/>
                      <w:lang w:eastAsia="en-CA"/>
                    </w:rPr>
                  </w:rPrChange>
                </w:rPr>
                <w:t xml:space="preserve"> </w:t>
              </w:r>
            </w:ins>
            <w:ins w:id="404" w:author="Tom Carruthers" w:date="2016-10-28T00:20:00Z">
              <w:r w:rsidR="00355A2F" w:rsidRPr="00D63323">
                <w:rPr>
                  <w:rFonts w:ascii="Times New Roman" w:eastAsia="Times New Roman" w:hAnsi="Times New Roman" w:cs="Times New Roman"/>
                  <w:color w:val="000000"/>
                  <w:sz w:val="19"/>
                  <w:szCs w:val="19"/>
                  <w:lang w:eastAsia="en-CA"/>
                  <w:rPrChange w:id="405" w:author="Tom Carruthers" w:date="2016-10-28T00:37:00Z">
                    <w:rPr>
                      <w:rFonts w:ascii="Lucida Console" w:eastAsia="Times New Roman" w:hAnsi="Lucida Console" w:cs="Courier New"/>
                      <w:color w:val="000000"/>
                      <w:sz w:val="20"/>
                      <w:szCs w:val="20"/>
                      <w:lang w:eastAsia="en-CA"/>
                    </w:rPr>
                  </w:rPrChange>
                </w:rPr>
                <w:t xml:space="preserve"> 0.62 </w:t>
              </w:r>
            </w:ins>
            <w:ins w:id="406" w:author="Tom Carruthers" w:date="2016-10-28T00:22:00Z">
              <w:r w:rsidR="00355A2F" w:rsidRPr="00D63323">
                <w:rPr>
                  <w:rFonts w:ascii="Times New Roman" w:eastAsia="Times New Roman" w:hAnsi="Times New Roman" w:cs="Times New Roman"/>
                  <w:color w:val="000000"/>
                  <w:sz w:val="19"/>
                  <w:szCs w:val="19"/>
                  <w:lang w:eastAsia="en-CA"/>
                  <w:rPrChange w:id="407" w:author="Tom Carruthers" w:date="2016-10-28T00:37:00Z">
                    <w:rPr>
                      <w:rFonts w:eastAsia="Times New Roman"/>
                      <w:lang w:eastAsia="en-CA"/>
                    </w:rPr>
                  </w:rPrChange>
                </w:rPr>
                <w:t xml:space="preserve"> </w:t>
              </w:r>
            </w:ins>
            <w:ins w:id="408" w:author="Tom Carruthers" w:date="2016-10-28T00:20:00Z">
              <w:r w:rsidR="00355A2F" w:rsidRPr="00D63323">
                <w:rPr>
                  <w:rFonts w:ascii="Times New Roman" w:eastAsia="Times New Roman" w:hAnsi="Times New Roman" w:cs="Times New Roman"/>
                  <w:color w:val="000000"/>
                  <w:sz w:val="19"/>
                  <w:szCs w:val="19"/>
                  <w:lang w:eastAsia="en-CA"/>
                  <w:rPrChange w:id="409" w:author="Tom Carruthers" w:date="2016-10-28T00:37:00Z">
                    <w:rPr>
                      <w:rFonts w:ascii="Lucida Console" w:eastAsia="Times New Roman" w:hAnsi="Lucida Console" w:cs="Courier New"/>
                      <w:color w:val="000000"/>
                      <w:sz w:val="20"/>
                      <w:szCs w:val="20"/>
                      <w:lang w:eastAsia="en-CA"/>
                    </w:rPr>
                  </w:rPrChange>
                </w:rPr>
                <w:t>0.82</w:t>
              </w:r>
            </w:ins>
            <w:ins w:id="410" w:author="Tom Carruthers" w:date="2016-10-28T00:22:00Z">
              <w:r w:rsidR="00355A2F" w:rsidRPr="00D63323">
                <w:rPr>
                  <w:rFonts w:ascii="Times New Roman" w:eastAsia="Times New Roman" w:hAnsi="Times New Roman" w:cs="Times New Roman"/>
                  <w:color w:val="000000"/>
                  <w:sz w:val="19"/>
                  <w:szCs w:val="19"/>
                  <w:lang w:eastAsia="en-CA"/>
                  <w:rPrChange w:id="411" w:author="Tom Carruthers" w:date="2016-10-28T00:37:00Z">
                    <w:rPr>
                      <w:rFonts w:eastAsia="Times New Roman"/>
                      <w:lang w:eastAsia="en-CA"/>
                    </w:rPr>
                  </w:rPrChange>
                </w:rPr>
                <w:t xml:space="preserve"> </w:t>
              </w:r>
            </w:ins>
            <w:ins w:id="412" w:author="Tom Carruthers" w:date="2016-10-28T00:20:00Z">
              <w:r w:rsidR="00355A2F" w:rsidRPr="00D63323">
                <w:rPr>
                  <w:rFonts w:ascii="Times New Roman" w:eastAsia="Times New Roman" w:hAnsi="Times New Roman" w:cs="Times New Roman"/>
                  <w:color w:val="000000"/>
                  <w:sz w:val="19"/>
                  <w:szCs w:val="19"/>
                  <w:lang w:eastAsia="en-CA"/>
                  <w:rPrChange w:id="413" w:author="Tom Carruthers" w:date="2016-10-28T00:37:00Z">
                    <w:rPr>
                      <w:rFonts w:ascii="Lucida Console" w:eastAsia="Times New Roman" w:hAnsi="Lucida Console" w:cs="Courier New"/>
                      <w:color w:val="000000"/>
                      <w:sz w:val="20"/>
                      <w:szCs w:val="20"/>
                      <w:lang w:eastAsia="en-CA"/>
                    </w:rPr>
                  </w:rPrChange>
                </w:rPr>
                <w:t xml:space="preserve"> 0.92 </w:t>
              </w:r>
            </w:ins>
            <w:ins w:id="414" w:author="Tom Carruthers" w:date="2016-10-28T00:22:00Z">
              <w:r w:rsidR="00355A2F" w:rsidRPr="00D63323">
                <w:rPr>
                  <w:rFonts w:ascii="Times New Roman" w:eastAsia="Times New Roman" w:hAnsi="Times New Roman" w:cs="Times New Roman"/>
                  <w:color w:val="000000"/>
                  <w:sz w:val="19"/>
                  <w:szCs w:val="19"/>
                  <w:lang w:eastAsia="en-CA"/>
                  <w:rPrChange w:id="415" w:author="Tom Carruthers" w:date="2016-10-28T00:37:00Z">
                    <w:rPr>
                      <w:rFonts w:eastAsia="Times New Roman"/>
                      <w:lang w:eastAsia="en-CA"/>
                    </w:rPr>
                  </w:rPrChange>
                </w:rPr>
                <w:t xml:space="preserve"> </w:t>
              </w:r>
            </w:ins>
            <w:ins w:id="416" w:author="Tom Carruthers" w:date="2016-10-28T00:20:00Z">
              <w:r w:rsidR="00355A2F" w:rsidRPr="00D63323">
                <w:rPr>
                  <w:rFonts w:ascii="Times New Roman" w:eastAsia="Times New Roman" w:hAnsi="Times New Roman" w:cs="Times New Roman"/>
                  <w:color w:val="000000"/>
                  <w:sz w:val="19"/>
                  <w:szCs w:val="19"/>
                  <w:lang w:eastAsia="en-CA"/>
                  <w:rPrChange w:id="417" w:author="Tom Carruthers" w:date="2016-10-28T00:37:00Z">
                    <w:rPr>
                      <w:rFonts w:ascii="Lucida Console" w:eastAsia="Times New Roman" w:hAnsi="Lucida Console" w:cs="Courier New"/>
                      <w:color w:val="000000"/>
                      <w:sz w:val="20"/>
                      <w:szCs w:val="20"/>
                      <w:lang w:eastAsia="en-CA"/>
                    </w:rPr>
                  </w:rPrChange>
                </w:rPr>
                <w:t>0.97</w:t>
              </w:r>
            </w:ins>
            <w:ins w:id="418" w:author="Tom Carruthers" w:date="2016-10-28T00:22:00Z">
              <w:r w:rsidR="00355A2F" w:rsidRPr="00D63323">
                <w:rPr>
                  <w:rFonts w:ascii="Times New Roman" w:eastAsia="Times New Roman" w:hAnsi="Times New Roman" w:cs="Times New Roman"/>
                  <w:color w:val="000000"/>
                  <w:sz w:val="19"/>
                  <w:szCs w:val="19"/>
                  <w:lang w:eastAsia="en-CA"/>
                  <w:rPrChange w:id="419" w:author="Tom Carruthers" w:date="2016-10-28T00:37:00Z">
                    <w:rPr>
                      <w:rFonts w:eastAsia="Times New Roman"/>
                      <w:lang w:eastAsia="en-CA"/>
                    </w:rPr>
                  </w:rPrChange>
                </w:rPr>
                <w:t xml:space="preserve"> </w:t>
              </w:r>
            </w:ins>
            <w:ins w:id="420" w:author="Tom Carruthers" w:date="2016-10-28T00:20:00Z">
              <w:r w:rsidR="00355A2F" w:rsidRPr="00D63323">
                <w:rPr>
                  <w:rFonts w:ascii="Times New Roman" w:eastAsia="Times New Roman" w:hAnsi="Times New Roman" w:cs="Times New Roman"/>
                  <w:color w:val="000000"/>
                  <w:sz w:val="19"/>
                  <w:szCs w:val="19"/>
                  <w:lang w:eastAsia="en-CA"/>
                  <w:rPrChange w:id="421" w:author="Tom Carruthers" w:date="2016-10-28T00:37:00Z">
                    <w:rPr>
                      <w:rFonts w:ascii="Lucida Console" w:eastAsia="Times New Roman" w:hAnsi="Lucida Console" w:cs="Courier New"/>
                      <w:color w:val="000000"/>
                      <w:sz w:val="20"/>
                      <w:szCs w:val="20"/>
                      <w:lang w:eastAsia="en-CA"/>
                    </w:rPr>
                  </w:rPrChange>
                </w:rPr>
                <w:t xml:space="preserve"> 0.99 </w:t>
              </w:r>
            </w:ins>
            <w:ins w:id="422" w:author="Tom Carruthers" w:date="2016-10-28T00:22:00Z">
              <w:r w:rsidR="00355A2F" w:rsidRPr="00D63323">
                <w:rPr>
                  <w:rFonts w:ascii="Times New Roman" w:eastAsia="Times New Roman" w:hAnsi="Times New Roman" w:cs="Times New Roman"/>
                  <w:color w:val="000000"/>
                  <w:sz w:val="19"/>
                  <w:szCs w:val="19"/>
                  <w:lang w:eastAsia="en-CA"/>
                  <w:rPrChange w:id="423" w:author="Tom Carruthers" w:date="2016-10-28T00:37:00Z">
                    <w:rPr>
                      <w:rFonts w:eastAsia="Times New Roman"/>
                      <w:lang w:eastAsia="en-CA"/>
                    </w:rPr>
                  </w:rPrChange>
                </w:rPr>
                <w:t xml:space="preserve"> </w:t>
              </w:r>
            </w:ins>
            <w:ins w:id="424" w:author="Tom Carruthers" w:date="2016-10-28T00:34:00Z">
              <w:r w:rsidRPr="00D63323">
                <w:rPr>
                  <w:rFonts w:ascii="Times New Roman" w:eastAsia="Times New Roman" w:hAnsi="Times New Roman" w:cs="Times New Roman"/>
                  <w:color w:val="000000"/>
                  <w:sz w:val="19"/>
                  <w:szCs w:val="19"/>
                  <w:lang w:eastAsia="en-CA"/>
                  <w:rPrChange w:id="425" w:author="Tom Carruthers" w:date="2016-10-28T00:37:00Z">
                    <w:rPr>
                      <w:rFonts w:ascii="Times New Roman" w:eastAsia="Times New Roman" w:hAnsi="Times New Roman" w:cs="Times New Roman"/>
                      <w:color w:val="000000"/>
                      <w:sz w:val="20"/>
                      <w:szCs w:val="20"/>
                      <w:lang w:eastAsia="en-CA"/>
                    </w:rPr>
                  </w:rPrChange>
                </w:rPr>
                <w:t xml:space="preserve">  1     </w:t>
              </w:r>
            </w:ins>
            <w:ins w:id="426" w:author="Tom Carruthers" w:date="2016-10-28T00:36:00Z">
              <w:r w:rsidRPr="00D63323">
                <w:rPr>
                  <w:rFonts w:ascii="Times New Roman" w:eastAsia="Times New Roman" w:hAnsi="Times New Roman" w:cs="Times New Roman"/>
                  <w:color w:val="000000"/>
                  <w:sz w:val="19"/>
                  <w:szCs w:val="19"/>
                  <w:lang w:eastAsia="en-CA"/>
                  <w:rPrChange w:id="427" w:author="Tom Carruthers" w:date="2016-10-28T00:37:00Z">
                    <w:rPr>
                      <w:rFonts w:ascii="Times New Roman" w:eastAsia="Times New Roman" w:hAnsi="Times New Roman" w:cs="Times New Roman"/>
                      <w:color w:val="000000"/>
                      <w:sz w:val="20"/>
                      <w:szCs w:val="20"/>
                      <w:lang w:eastAsia="en-CA"/>
                    </w:rPr>
                  </w:rPrChange>
                </w:rPr>
                <w:t xml:space="preserve"> </w:t>
              </w:r>
            </w:ins>
            <w:ins w:id="428" w:author="Tom Carruthers" w:date="2016-10-28T00:35:00Z">
              <w:r w:rsidRPr="00D63323">
                <w:rPr>
                  <w:rFonts w:ascii="Times New Roman" w:eastAsia="Times New Roman" w:hAnsi="Times New Roman" w:cs="Times New Roman"/>
                  <w:color w:val="000000"/>
                  <w:sz w:val="19"/>
                  <w:szCs w:val="19"/>
                  <w:lang w:eastAsia="en-CA"/>
                  <w:rPrChange w:id="429" w:author="Tom Carruthers" w:date="2016-10-28T00:37:00Z">
                    <w:rPr>
                      <w:rFonts w:ascii="Times New Roman" w:eastAsia="Times New Roman" w:hAnsi="Times New Roman" w:cs="Times New Roman"/>
                      <w:color w:val="000000"/>
                      <w:sz w:val="20"/>
                      <w:szCs w:val="20"/>
                      <w:lang w:eastAsia="en-CA"/>
                    </w:rPr>
                  </w:rPrChange>
                </w:rPr>
                <w:t xml:space="preserve"> </w:t>
              </w:r>
            </w:ins>
            <w:ins w:id="430" w:author="Tom Carruthers" w:date="2016-10-28T00:34:00Z">
              <w:r w:rsidRPr="00D63323">
                <w:rPr>
                  <w:rFonts w:ascii="Times New Roman" w:eastAsia="Times New Roman" w:hAnsi="Times New Roman" w:cs="Times New Roman"/>
                  <w:color w:val="000000"/>
                  <w:sz w:val="19"/>
                  <w:szCs w:val="19"/>
                  <w:lang w:eastAsia="en-CA"/>
                  <w:rPrChange w:id="431" w:author="Tom Carruthers" w:date="2016-10-28T00:37:00Z">
                    <w:rPr>
                      <w:rFonts w:eastAsia="Times New Roman"/>
                      <w:lang w:eastAsia="en-CA"/>
                    </w:rPr>
                  </w:rPrChange>
                </w:rPr>
                <w:t xml:space="preserve">1    </w:t>
              </w:r>
            </w:ins>
            <w:ins w:id="432" w:author="Tom Carruthers" w:date="2016-10-28T00:35:00Z">
              <w:r w:rsidRPr="00D63323">
                <w:rPr>
                  <w:rFonts w:ascii="Times New Roman" w:eastAsia="Times New Roman" w:hAnsi="Times New Roman" w:cs="Times New Roman"/>
                  <w:color w:val="000000"/>
                  <w:sz w:val="19"/>
                  <w:szCs w:val="19"/>
                  <w:lang w:eastAsia="en-CA"/>
                  <w:rPrChange w:id="433" w:author="Tom Carruthers" w:date="2016-10-28T00:37:00Z">
                    <w:rPr>
                      <w:rFonts w:ascii="Times New Roman" w:eastAsia="Times New Roman" w:hAnsi="Times New Roman" w:cs="Times New Roman"/>
                      <w:color w:val="000000"/>
                      <w:sz w:val="20"/>
                      <w:szCs w:val="20"/>
                      <w:lang w:eastAsia="en-CA"/>
                    </w:rPr>
                  </w:rPrChange>
                </w:rPr>
                <w:t xml:space="preserve">    </w:t>
              </w:r>
            </w:ins>
            <w:ins w:id="434" w:author="Tom Carruthers" w:date="2016-10-28T00:34:00Z">
              <w:r w:rsidRPr="00D63323">
                <w:rPr>
                  <w:rFonts w:ascii="Times New Roman" w:eastAsia="Times New Roman" w:hAnsi="Times New Roman" w:cs="Times New Roman"/>
                  <w:color w:val="000000"/>
                  <w:sz w:val="19"/>
                  <w:szCs w:val="19"/>
                  <w:lang w:eastAsia="en-CA"/>
                  <w:rPrChange w:id="435" w:author="Tom Carruthers" w:date="2016-10-28T00:37:00Z">
                    <w:rPr>
                      <w:rFonts w:eastAsia="Times New Roman"/>
                      <w:lang w:eastAsia="en-CA"/>
                    </w:rPr>
                  </w:rPrChange>
                </w:rPr>
                <w:t xml:space="preserve">1     </w:t>
              </w:r>
            </w:ins>
            <w:ins w:id="436" w:author="Tom Carruthers" w:date="2016-10-28T00:36:00Z">
              <w:r w:rsidRPr="00D63323">
                <w:rPr>
                  <w:rFonts w:ascii="Times New Roman" w:eastAsia="Times New Roman" w:hAnsi="Times New Roman" w:cs="Times New Roman"/>
                  <w:color w:val="000000"/>
                  <w:sz w:val="19"/>
                  <w:szCs w:val="19"/>
                  <w:lang w:eastAsia="en-CA"/>
                  <w:rPrChange w:id="437" w:author="Tom Carruthers" w:date="2016-10-28T00:37:00Z">
                    <w:rPr>
                      <w:rFonts w:ascii="Times New Roman" w:eastAsia="Times New Roman" w:hAnsi="Times New Roman" w:cs="Times New Roman"/>
                      <w:color w:val="000000"/>
                      <w:sz w:val="20"/>
                      <w:szCs w:val="20"/>
                      <w:lang w:eastAsia="en-CA"/>
                    </w:rPr>
                  </w:rPrChange>
                </w:rPr>
                <w:t xml:space="preserve">  </w:t>
              </w:r>
            </w:ins>
            <w:ins w:id="438" w:author="Tom Carruthers" w:date="2016-10-28T00:34:00Z">
              <w:r w:rsidRPr="00D63323">
                <w:rPr>
                  <w:rFonts w:ascii="Times New Roman" w:eastAsia="Times New Roman" w:hAnsi="Times New Roman" w:cs="Times New Roman"/>
                  <w:color w:val="000000"/>
                  <w:sz w:val="19"/>
                  <w:szCs w:val="19"/>
                  <w:lang w:eastAsia="en-CA"/>
                  <w:rPrChange w:id="439" w:author="Tom Carruthers" w:date="2016-10-28T00:37:00Z">
                    <w:rPr>
                      <w:rFonts w:eastAsia="Times New Roman"/>
                      <w:lang w:eastAsia="en-CA"/>
                    </w:rPr>
                  </w:rPrChange>
                </w:rPr>
                <w:t xml:space="preserve">1   </w:t>
              </w:r>
            </w:ins>
            <w:ins w:id="440" w:author="Tom Carruthers" w:date="2016-10-28T00:36:00Z">
              <w:r w:rsidRPr="00D63323">
                <w:rPr>
                  <w:rFonts w:ascii="Times New Roman" w:eastAsia="Times New Roman" w:hAnsi="Times New Roman" w:cs="Times New Roman"/>
                  <w:color w:val="000000"/>
                  <w:sz w:val="19"/>
                  <w:szCs w:val="19"/>
                  <w:lang w:eastAsia="en-CA"/>
                  <w:rPrChange w:id="441" w:author="Tom Carruthers" w:date="2016-10-28T00:37:00Z">
                    <w:rPr>
                      <w:rFonts w:ascii="Times New Roman" w:eastAsia="Times New Roman" w:hAnsi="Times New Roman" w:cs="Times New Roman"/>
                      <w:color w:val="000000"/>
                      <w:sz w:val="20"/>
                      <w:szCs w:val="20"/>
                      <w:lang w:eastAsia="en-CA"/>
                    </w:rPr>
                  </w:rPrChange>
                </w:rPr>
                <w:t xml:space="preserve">  </w:t>
              </w:r>
            </w:ins>
            <w:ins w:id="442" w:author="Tom Carruthers" w:date="2016-10-28T00:34:00Z">
              <w:r w:rsidRPr="00D63323">
                <w:rPr>
                  <w:rFonts w:ascii="Times New Roman" w:eastAsia="Times New Roman" w:hAnsi="Times New Roman" w:cs="Times New Roman"/>
                  <w:color w:val="000000"/>
                  <w:sz w:val="19"/>
                  <w:szCs w:val="19"/>
                  <w:lang w:eastAsia="en-CA"/>
                  <w:rPrChange w:id="443" w:author="Tom Carruthers" w:date="2016-10-28T00:37:00Z">
                    <w:rPr>
                      <w:rFonts w:eastAsia="Times New Roman"/>
                      <w:lang w:eastAsia="en-CA"/>
                    </w:rPr>
                  </w:rPrChange>
                </w:rPr>
                <w:t>1</w:t>
              </w:r>
            </w:ins>
            <w:ins w:id="444" w:author="Tom Carruthers" w:date="2016-10-28T00:37:00Z">
              <w:r>
                <w:rPr>
                  <w:rFonts w:ascii="Times New Roman" w:eastAsia="Times New Roman" w:hAnsi="Times New Roman" w:cs="Times New Roman"/>
                  <w:color w:val="000000"/>
                  <w:sz w:val="19"/>
                  <w:szCs w:val="19"/>
                  <w:lang w:eastAsia="en-CA"/>
                </w:rPr>
                <w:t xml:space="preserve">        1    1</w:t>
              </w:r>
            </w:ins>
          </w:p>
          <w:p w14:paraId="0CF729F5" w14:textId="33ED930B" w:rsidR="00D63323" w:rsidRPr="00D63323" w:rsidRDefault="00D63323" w:rsidP="00D63323">
            <w:pPr>
              <w:rPr>
                <w:ins w:id="445" w:author="Tom Carruthers" w:date="2016-10-28T00:36:00Z"/>
                <w:rFonts w:ascii="Times New Roman" w:hAnsi="Times New Roman" w:cs="Times New Roman"/>
                <w:sz w:val="19"/>
                <w:szCs w:val="19"/>
                <w:rPrChange w:id="446" w:author="Tom Carruthers" w:date="2016-10-28T00:37:00Z">
                  <w:rPr>
                    <w:ins w:id="447" w:author="Tom Carruthers" w:date="2016-10-28T00:36:00Z"/>
                    <w:rFonts w:ascii="Times New Roman" w:hAnsi="Times New Roman" w:cs="Times New Roman"/>
                    <w:sz w:val="20"/>
                    <w:szCs w:val="20"/>
                  </w:rPr>
                </w:rPrChange>
              </w:rPr>
              <w:pPrChange w:id="448" w:author="Tom Carruthers" w:date="2016-10-28T00:36:00Z">
                <w:pPr>
                  <w:jc w:val="center"/>
                </w:pPr>
              </w:pPrChange>
            </w:pPr>
            <w:ins w:id="449" w:author="Tom Carruthers" w:date="2016-10-28T00:35:00Z">
              <w:r w:rsidRPr="00D63323">
                <w:rPr>
                  <w:rFonts w:ascii="Times New Roman" w:hAnsi="Times New Roman" w:cs="Times New Roman"/>
                  <w:sz w:val="19"/>
                  <w:szCs w:val="19"/>
                  <w:rPrChange w:id="450" w:author="Tom Carruthers" w:date="2016-10-28T00:37:00Z">
                    <w:rPr>
                      <w:rFonts w:ascii="Times New Roman" w:hAnsi="Times New Roman" w:cs="Times New Roman"/>
                      <w:sz w:val="20"/>
                      <w:szCs w:val="20"/>
                    </w:rPr>
                  </w:rPrChange>
                </w:rPr>
                <w:t xml:space="preserve">  </w:t>
              </w:r>
            </w:ins>
            <w:ins w:id="451" w:author="Tom Carruthers" w:date="2016-10-28T00:32:00Z">
              <w:r w:rsidR="00722735" w:rsidRPr="00D63323">
                <w:rPr>
                  <w:rFonts w:ascii="Times New Roman" w:hAnsi="Times New Roman" w:cs="Times New Roman"/>
                  <w:sz w:val="19"/>
                  <w:szCs w:val="19"/>
                  <w:rPrChange w:id="452" w:author="Tom Carruthers" w:date="2016-10-28T00:37:00Z">
                    <w:rPr>
                      <w:rFonts w:ascii="Times New Roman" w:hAnsi="Times New Roman" w:cs="Times New Roman"/>
                      <w:b/>
                      <w:sz w:val="20"/>
                      <w:szCs w:val="20"/>
                    </w:rPr>
                  </w:rPrChange>
                </w:rPr>
                <w:t xml:space="preserve"> </w:t>
              </w:r>
            </w:ins>
            <w:ins w:id="453" w:author="Tom Carruthers" w:date="2016-10-28T00:31:00Z">
              <w:r w:rsidR="00722735" w:rsidRPr="00D63323">
                <w:rPr>
                  <w:rFonts w:ascii="Times New Roman" w:hAnsi="Times New Roman" w:cs="Times New Roman"/>
                  <w:sz w:val="19"/>
                  <w:szCs w:val="19"/>
                  <w:rPrChange w:id="454" w:author="Tom Carruthers" w:date="2016-10-28T00:37:00Z">
                    <w:rPr/>
                  </w:rPrChange>
                </w:rPr>
                <w:t xml:space="preserve">0   </w:t>
              </w:r>
            </w:ins>
            <w:ins w:id="455" w:author="Tom Carruthers" w:date="2016-10-28T00:32:00Z">
              <w:r w:rsidR="00722735" w:rsidRPr="00D63323">
                <w:rPr>
                  <w:rFonts w:ascii="Times New Roman" w:hAnsi="Times New Roman" w:cs="Times New Roman"/>
                  <w:sz w:val="19"/>
                  <w:szCs w:val="19"/>
                  <w:rPrChange w:id="456" w:author="Tom Carruthers" w:date="2016-10-28T00:37:00Z">
                    <w:rPr>
                      <w:rFonts w:ascii="Times New Roman" w:hAnsi="Times New Roman" w:cs="Times New Roman"/>
                      <w:b/>
                      <w:sz w:val="20"/>
                      <w:szCs w:val="20"/>
                    </w:rPr>
                  </w:rPrChange>
                </w:rPr>
                <w:t xml:space="preserve">    </w:t>
              </w:r>
            </w:ins>
            <w:ins w:id="457" w:author="Tom Carruthers" w:date="2016-10-28T00:31:00Z">
              <w:r w:rsidR="00722735" w:rsidRPr="00D63323">
                <w:rPr>
                  <w:rFonts w:ascii="Times New Roman" w:hAnsi="Times New Roman" w:cs="Times New Roman"/>
                  <w:sz w:val="19"/>
                  <w:szCs w:val="19"/>
                  <w:rPrChange w:id="458" w:author="Tom Carruthers" w:date="2016-10-28T00:37:00Z">
                    <w:rPr/>
                  </w:rPrChange>
                </w:rPr>
                <w:t xml:space="preserve">0   </w:t>
              </w:r>
            </w:ins>
            <w:ins w:id="459" w:author="Tom Carruthers" w:date="2016-10-28T00:32:00Z">
              <w:r w:rsidR="00722735" w:rsidRPr="00D63323">
                <w:rPr>
                  <w:rFonts w:ascii="Times New Roman" w:hAnsi="Times New Roman" w:cs="Times New Roman"/>
                  <w:sz w:val="19"/>
                  <w:szCs w:val="19"/>
                  <w:rPrChange w:id="460" w:author="Tom Carruthers" w:date="2016-10-28T00:37:00Z">
                    <w:rPr>
                      <w:rFonts w:ascii="Times New Roman" w:hAnsi="Times New Roman" w:cs="Times New Roman"/>
                      <w:b/>
                      <w:sz w:val="20"/>
                      <w:szCs w:val="20"/>
                    </w:rPr>
                  </w:rPrChange>
                </w:rPr>
                <w:t xml:space="preserve">     </w:t>
              </w:r>
            </w:ins>
            <w:ins w:id="461" w:author="Tom Carruthers" w:date="2016-10-28T00:31:00Z">
              <w:r w:rsidR="00722735" w:rsidRPr="00D63323">
                <w:rPr>
                  <w:rFonts w:ascii="Times New Roman" w:hAnsi="Times New Roman" w:cs="Times New Roman"/>
                  <w:sz w:val="19"/>
                  <w:szCs w:val="19"/>
                  <w:rPrChange w:id="462" w:author="Tom Carruthers" w:date="2016-10-28T00:37:00Z">
                    <w:rPr/>
                  </w:rPrChange>
                </w:rPr>
                <w:t xml:space="preserve">0  </w:t>
              </w:r>
            </w:ins>
            <w:ins w:id="463" w:author="Tom Carruthers" w:date="2016-10-28T00:32:00Z">
              <w:r w:rsidR="00722735" w:rsidRPr="00D63323">
                <w:rPr>
                  <w:rFonts w:ascii="Times New Roman" w:hAnsi="Times New Roman" w:cs="Times New Roman"/>
                  <w:sz w:val="19"/>
                  <w:szCs w:val="19"/>
                  <w:rPrChange w:id="464" w:author="Tom Carruthers" w:date="2016-10-28T00:37:00Z">
                    <w:rPr>
                      <w:rFonts w:ascii="Times New Roman" w:hAnsi="Times New Roman" w:cs="Times New Roman"/>
                      <w:b/>
                      <w:sz w:val="20"/>
                      <w:szCs w:val="20"/>
                    </w:rPr>
                  </w:rPrChange>
                </w:rPr>
                <w:t xml:space="preserve">  </w:t>
              </w:r>
            </w:ins>
            <w:ins w:id="465" w:author="Tom Carruthers" w:date="2016-10-28T00:31:00Z">
              <w:r w:rsidR="00722735" w:rsidRPr="00D63323">
                <w:rPr>
                  <w:rFonts w:ascii="Times New Roman" w:hAnsi="Times New Roman" w:cs="Times New Roman"/>
                  <w:sz w:val="19"/>
                  <w:szCs w:val="19"/>
                  <w:rPrChange w:id="466" w:author="Tom Carruthers" w:date="2016-10-28T00:37:00Z">
                    <w:rPr/>
                  </w:rPrChange>
                </w:rPr>
                <w:t xml:space="preserve">0.25  0.5   </w:t>
              </w:r>
            </w:ins>
            <w:ins w:id="467" w:author="Tom Carruthers" w:date="2016-10-28T00:32:00Z">
              <w:r w:rsidR="00722735" w:rsidRPr="00D63323">
                <w:rPr>
                  <w:rFonts w:ascii="Times New Roman" w:hAnsi="Times New Roman" w:cs="Times New Roman"/>
                  <w:sz w:val="19"/>
                  <w:szCs w:val="19"/>
                  <w:rPrChange w:id="468" w:author="Tom Carruthers" w:date="2016-10-28T00:37:00Z">
                    <w:rPr>
                      <w:rFonts w:ascii="Times New Roman" w:hAnsi="Times New Roman" w:cs="Times New Roman"/>
                      <w:b/>
                      <w:sz w:val="20"/>
                      <w:szCs w:val="20"/>
                    </w:rPr>
                  </w:rPrChange>
                </w:rPr>
                <w:t xml:space="preserve">   </w:t>
              </w:r>
            </w:ins>
            <w:ins w:id="469" w:author="Tom Carruthers" w:date="2016-10-28T00:31:00Z">
              <w:r w:rsidR="00722735" w:rsidRPr="00D63323">
                <w:rPr>
                  <w:rFonts w:ascii="Times New Roman" w:hAnsi="Times New Roman" w:cs="Times New Roman"/>
                  <w:sz w:val="19"/>
                  <w:szCs w:val="19"/>
                  <w:rPrChange w:id="470" w:author="Tom Carruthers" w:date="2016-10-28T00:37:00Z">
                    <w:rPr/>
                  </w:rPrChange>
                </w:rPr>
                <w:t xml:space="preserve">1 </w:t>
              </w:r>
            </w:ins>
            <w:ins w:id="471" w:author="Tom Carruthers" w:date="2016-10-28T00:32:00Z">
              <w:r w:rsidR="00722735" w:rsidRPr="00D63323">
                <w:rPr>
                  <w:rFonts w:ascii="Times New Roman" w:hAnsi="Times New Roman" w:cs="Times New Roman"/>
                  <w:sz w:val="19"/>
                  <w:szCs w:val="19"/>
                  <w:rPrChange w:id="472" w:author="Tom Carruthers" w:date="2016-10-28T00:37:00Z">
                    <w:rPr>
                      <w:rFonts w:ascii="Times New Roman" w:hAnsi="Times New Roman" w:cs="Times New Roman"/>
                      <w:sz w:val="20"/>
                      <w:szCs w:val="20"/>
                    </w:rPr>
                  </w:rPrChange>
                </w:rPr>
                <w:t xml:space="preserve">     1       1         </w:t>
              </w:r>
              <w:r w:rsidRPr="00D63323">
                <w:rPr>
                  <w:rFonts w:ascii="Times New Roman" w:hAnsi="Times New Roman" w:cs="Times New Roman"/>
                  <w:sz w:val="19"/>
                  <w:szCs w:val="19"/>
                  <w:rPrChange w:id="473" w:author="Tom Carruthers" w:date="2016-10-28T00:37:00Z">
                    <w:rPr>
                      <w:rFonts w:ascii="Times New Roman" w:hAnsi="Times New Roman" w:cs="Times New Roman"/>
                      <w:sz w:val="20"/>
                      <w:szCs w:val="20"/>
                    </w:rPr>
                  </w:rPrChange>
                </w:rPr>
                <w:t>1      1      1</w:t>
              </w:r>
            </w:ins>
            <w:ins w:id="474" w:author="Tom Carruthers" w:date="2016-10-28T00:37:00Z">
              <w:r>
                <w:rPr>
                  <w:rFonts w:ascii="Times New Roman" w:hAnsi="Times New Roman" w:cs="Times New Roman"/>
                  <w:sz w:val="19"/>
                  <w:szCs w:val="19"/>
                </w:rPr>
                <w:t xml:space="preserve">       1        1       1     1        1    1</w:t>
              </w:r>
            </w:ins>
          </w:p>
          <w:p w14:paraId="42F9F4FD" w14:textId="2F86D8B8" w:rsidR="00355A2F" w:rsidRPr="00722735" w:rsidDel="00355A2F" w:rsidRDefault="00D63323" w:rsidP="00D63323">
            <w:pPr>
              <w:numPr>
                <w:ilvl w:val="1"/>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0"/>
              <w:rPr>
                <w:del w:id="475" w:author="Tom Carruthers" w:date="2016-10-28T00:20:00Z"/>
                <w:rFonts w:ascii="Times New Roman" w:hAnsi="Times New Roman" w:cs="Times New Roman"/>
                <w:sz w:val="20"/>
                <w:szCs w:val="20"/>
                <w:rPrChange w:id="476" w:author="Tom Carruthers" w:date="2016-10-28T00:32:00Z">
                  <w:rPr>
                    <w:del w:id="477" w:author="Tom Carruthers" w:date="2016-10-28T00:20:00Z"/>
                  </w:rPr>
                </w:rPrChange>
              </w:rPr>
              <w:pPrChange w:id="478" w:author="Tom Carruthers" w:date="2016-10-28T00:36:00Z">
                <w:pPr>
                  <w:jc w:val="center"/>
                </w:pPr>
              </w:pPrChange>
            </w:pPr>
            <w:ins w:id="479" w:author="Tom Carruthers" w:date="2016-10-28T00:36:00Z">
              <w:r w:rsidRPr="00D63323">
                <w:rPr>
                  <w:rFonts w:ascii="Times New Roman" w:hAnsi="Times New Roman" w:cs="Times New Roman"/>
                  <w:sz w:val="19"/>
                  <w:szCs w:val="19"/>
                  <w:rPrChange w:id="480" w:author="Tom Carruthers" w:date="2016-10-28T00:37:00Z">
                    <w:rPr>
                      <w:rFonts w:ascii="Times New Roman" w:hAnsi="Times New Roman" w:cs="Times New Roman"/>
                      <w:sz w:val="20"/>
                      <w:szCs w:val="20"/>
                    </w:rPr>
                  </w:rPrChange>
                </w:rPr>
                <w:t xml:space="preserve">  </w:t>
              </w:r>
            </w:ins>
            <w:ins w:id="481" w:author="Tom Carruthers" w:date="2016-10-28T00:35:00Z">
              <w:r w:rsidRPr="00D63323">
                <w:rPr>
                  <w:rFonts w:ascii="Times New Roman" w:hAnsi="Times New Roman" w:cs="Times New Roman"/>
                  <w:sz w:val="19"/>
                  <w:szCs w:val="19"/>
                  <w:rPrChange w:id="482" w:author="Tom Carruthers" w:date="2016-10-28T00:37:00Z">
                    <w:rPr>
                      <w:rFonts w:ascii="Times New Roman" w:hAnsi="Times New Roman" w:cs="Times New Roman"/>
                      <w:sz w:val="20"/>
                      <w:szCs w:val="20"/>
                    </w:rPr>
                  </w:rPrChange>
                </w:rPr>
                <w:t xml:space="preserve"> </w:t>
              </w:r>
            </w:ins>
            <w:ins w:id="483" w:author="Tom Carruthers" w:date="2016-10-28T00:33:00Z">
              <w:r w:rsidR="00722735" w:rsidRPr="00D63323">
                <w:rPr>
                  <w:rFonts w:ascii="Times New Roman" w:hAnsi="Times New Roman" w:cs="Times New Roman"/>
                  <w:sz w:val="19"/>
                  <w:szCs w:val="19"/>
                  <w:rPrChange w:id="484" w:author="Tom Carruthers" w:date="2016-10-28T00:37:00Z">
                    <w:rPr>
                      <w:rFonts w:ascii="Times New Roman" w:hAnsi="Times New Roman" w:cs="Times New Roman"/>
                      <w:sz w:val="20"/>
                      <w:szCs w:val="20"/>
                    </w:rPr>
                  </w:rPrChange>
                </w:rPr>
                <w:t xml:space="preserve">0       0   </w:t>
              </w:r>
              <w:r w:rsidRPr="00D63323">
                <w:rPr>
                  <w:rFonts w:ascii="Times New Roman" w:hAnsi="Times New Roman" w:cs="Times New Roman"/>
                  <w:sz w:val="19"/>
                  <w:szCs w:val="19"/>
                  <w:rPrChange w:id="485" w:author="Tom Carruthers" w:date="2016-10-28T00:37:00Z">
                    <w:rPr>
                      <w:rFonts w:ascii="Times New Roman" w:hAnsi="Times New Roman" w:cs="Times New Roman"/>
                      <w:sz w:val="20"/>
                      <w:szCs w:val="20"/>
                    </w:rPr>
                  </w:rPrChange>
                </w:rPr>
                <w:t xml:space="preserve">     0       </w:t>
              </w:r>
              <w:r w:rsidR="00722735" w:rsidRPr="00D63323">
                <w:rPr>
                  <w:rFonts w:ascii="Times New Roman" w:hAnsi="Times New Roman" w:cs="Times New Roman"/>
                  <w:sz w:val="19"/>
                  <w:szCs w:val="19"/>
                  <w:rPrChange w:id="486" w:author="Tom Carruthers" w:date="2016-10-28T00:37:00Z">
                    <w:rPr>
                      <w:rFonts w:ascii="Times New Roman" w:hAnsi="Times New Roman" w:cs="Times New Roman"/>
                      <w:sz w:val="20"/>
                      <w:szCs w:val="20"/>
                    </w:rPr>
                  </w:rPrChange>
                </w:rPr>
                <w:t>0</w:t>
              </w:r>
              <w:r w:rsidRPr="00D63323">
                <w:rPr>
                  <w:rFonts w:ascii="Times New Roman" w:hAnsi="Times New Roman" w:cs="Times New Roman"/>
                  <w:sz w:val="19"/>
                  <w:szCs w:val="19"/>
                  <w:rPrChange w:id="487" w:author="Tom Carruthers" w:date="2016-10-28T00:37:00Z">
                    <w:rPr>
                      <w:rFonts w:ascii="Times New Roman" w:hAnsi="Times New Roman" w:cs="Times New Roman"/>
                      <w:sz w:val="20"/>
                      <w:szCs w:val="20"/>
                    </w:rPr>
                  </w:rPrChange>
                </w:rPr>
                <w:t xml:space="preserve">    </w:t>
              </w:r>
              <w:r w:rsidR="00722735" w:rsidRPr="00D63323">
                <w:rPr>
                  <w:rFonts w:ascii="Times New Roman" w:hAnsi="Times New Roman" w:cs="Times New Roman"/>
                  <w:sz w:val="19"/>
                  <w:szCs w:val="19"/>
                  <w:rPrChange w:id="488" w:author="Tom Carruthers" w:date="2016-10-28T00:37:00Z">
                    <w:rPr>
                      <w:rFonts w:ascii="Times New Roman" w:hAnsi="Times New Roman" w:cs="Times New Roman"/>
                      <w:sz w:val="20"/>
                      <w:szCs w:val="20"/>
                    </w:rPr>
                  </w:rPrChange>
                </w:rPr>
                <w:t>0.08</w:t>
              </w:r>
              <w:r w:rsidRPr="00D63323">
                <w:rPr>
                  <w:rFonts w:ascii="Times New Roman" w:hAnsi="Times New Roman" w:cs="Times New Roman"/>
                  <w:sz w:val="19"/>
                  <w:szCs w:val="19"/>
                  <w:rPrChange w:id="489" w:author="Tom Carruthers" w:date="2016-10-28T00:37:00Z">
                    <w:rPr>
                      <w:rFonts w:ascii="Times New Roman" w:hAnsi="Times New Roman" w:cs="Times New Roman"/>
                      <w:sz w:val="20"/>
                      <w:szCs w:val="20"/>
                    </w:rPr>
                  </w:rPrChange>
                </w:rPr>
                <w:t xml:space="preserve">  0.15  0.24  </w:t>
              </w:r>
              <w:r w:rsidR="00722735" w:rsidRPr="00D63323">
                <w:rPr>
                  <w:rFonts w:ascii="Times New Roman" w:hAnsi="Times New Roman" w:cs="Times New Roman"/>
                  <w:sz w:val="19"/>
                  <w:szCs w:val="19"/>
                  <w:rPrChange w:id="490" w:author="Tom Carruthers" w:date="2016-10-28T00:37:00Z">
                    <w:rPr>
                      <w:rFonts w:ascii="Times New Roman" w:hAnsi="Times New Roman" w:cs="Times New Roman"/>
                      <w:sz w:val="20"/>
                      <w:szCs w:val="20"/>
                    </w:rPr>
                  </w:rPrChange>
                </w:rPr>
                <w:t>0.33</w:t>
              </w:r>
              <w:r w:rsidRPr="00D63323">
                <w:rPr>
                  <w:rFonts w:ascii="Times New Roman" w:hAnsi="Times New Roman" w:cs="Times New Roman"/>
                  <w:sz w:val="19"/>
                  <w:szCs w:val="19"/>
                  <w:rPrChange w:id="491" w:author="Tom Carruthers" w:date="2016-10-28T00:37:00Z">
                    <w:rPr>
                      <w:rFonts w:ascii="Times New Roman" w:hAnsi="Times New Roman" w:cs="Times New Roman"/>
                      <w:sz w:val="20"/>
                      <w:szCs w:val="20"/>
                    </w:rPr>
                  </w:rPrChange>
                </w:rPr>
                <w:t xml:space="preserve">  </w:t>
              </w:r>
              <w:r w:rsidR="00722735" w:rsidRPr="00D63323">
                <w:rPr>
                  <w:rFonts w:ascii="Times New Roman" w:hAnsi="Times New Roman" w:cs="Times New Roman"/>
                  <w:sz w:val="19"/>
                  <w:szCs w:val="19"/>
                  <w:rPrChange w:id="492" w:author="Tom Carruthers" w:date="2016-10-28T00:37:00Z">
                    <w:rPr>
                      <w:rFonts w:ascii="Times New Roman" w:hAnsi="Times New Roman" w:cs="Times New Roman"/>
                      <w:sz w:val="20"/>
                      <w:szCs w:val="20"/>
                    </w:rPr>
                  </w:rPrChange>
                </w:rPr>
                <w:t>0.41</w:t>
              </w:r>
              <w:r w:rsidRPr="00D63323">
                <w:rPr>
                  <w:rFonts w:ascii="Times New Roman" w:hAnsi="Times New Roman" w:cs="Times New Roman"/>
                  <w:sz w:val="19"/>
                  <w:szCs w:val="19"/>
                  <w:rPrChange w:id="493" w:author="Tom Carruthers" w:date="2016-10-28T00:37:00Z">
                    <w:rPr>
                      <w:rFonts w:ascii="Times New Roman" w:hAnsi="Times New Roman" w:cs="Times New Roman"/>
                      <w:sz w:val="20"/>
                      <w:szCs w:val="20"/>
                    </w:rPr>
                  </w:rPrChange>
                </w:rPr>
                <w:t xml:space="preserve">  </w:t>
              </w:r>
              <w:r w:rsidR="00722735" w:rsidRPr="00D63323">
                <w:rPr>
                  <w:rFonts w:ascii="Times New Roman" w:hAnsi="Times New Roman" w:cs="Times New Roman"/>
                  <w:sz w:val="19"/>
                  <w:szCs w:val="19"/>
                  <w:rPrChange w:id="494" w:author="Tom Carruthers" w:date="2016-10-28T00:37:00Z">
                    <w:rPr>
                      <w:rFonts w:ascii="Times New Roman" w:hAnsi="Times New Roman" w:cs="Times New Roman"/>
                      <w:sz w:val="20"/>
                      <w:szCs w:val="20"/>
                    </w:rPr>
                  </w:rPrChange>
                </w:rPr>
                <w:t>0.5</w:t>
              </w:r>
            </w:ins>
            <w:ins w:id="495" w:author="Tom Carruthers" w:date="2016-10-28T00:34:00Z">
              <w:r w:rsidRPr="00D63323">
                <w:rPr>
                  <w:rFonts w:ascii="Times New Roman" w:hAnsi="Times New Roman" w:cs="Times New Roman"/>
                  <w:sz w:val="19"/>
                  <w:szCs w:val="19"/>
                  <w:rPrChange w:id="496" w:author="Tom Carruthers" w:date="2016-10-28T00:37:00Z">
                    <w:rPr>
                      <w:rFonts w:ascii="Times New Roman" w:hAnsi="Times New Roman" w:cs="Times New Roman"/>
                      <w:sz w:val="20"/>
                      <w:szCs w:val="20"/>
                    </w:rPr>
                  </w:rPrChange>
                </w:rPr>
                <w:t xml:space="preserve">   </w:t>
              </w:r>
            </w:ins>
            <w:ins w:id="497" w:author="Tom Carruthers" w:date="2016-10-28T00:33:00Z">
              <w:r w:rsidRPr="00D63323">
                <w:rPr>
                  <w:rFonts w:ascii="Times New Roman" w:hAnsi="Times New Roman" w:cs="Times New Roman"/>
                  <w:sz w:val="19"/>
                  <w:szCs w:val="19"/>
                  <w:rPrChange w:id="498" w:author="Tom Carruthers" w:date="2016-10-28T00:37:00Z">
                    <w:rPr>
                      <w:rFonts w:ascii="Times New Roman" w:hAnsi="Times New Roman" w:cs="Times New Roman"/>
                      <w:sz w:val="20"/>
                      <w:szCs w:val="20"/>
                    </w:rPr>
                  </w:rPrChange>
                </w:rPr>
                <w:t>0.58</w:t>
              </w:r>
            </w:ins>
            <w:ins w:id="499" w:author="Tom Carruthers" w:date="2016-10-28T00:36:00Z">
              <w:r w:rsidRPr="00D63323">
                <w:rPr>
                  <w:rFonts w:ascii="Times New Roman" w:hAnsi="Times New Roman" w:cs="Times New Roman"/>
                  <w:sz w:val="19"/>
                  <w:szCs w:val="19"/>
                  <w:rPrChange w:id="500" w:author="Tom Carruthers" w:date="2016-10-28T00:37:00Z">
                    <w:rPr>
                      <w:rFonts w:ascii="Times New Roman" w:hAnsi="Times New Roman" w:cs="Times New Roman"/>
                      <w:sz w:val="20"/>
                      <w:szCs w:val="20"/>
                    </w:rPr>
                  </w:rPrChange>
                </w:rPr>
                <w:t xml:space="preserve">  </w:t>
              </w:r>
            </w:ins>
            <w:ins w:id="501" w:author="Tom Carruthers" w:date="2016-10-28T00:33:00Z">
              <w:r w:rsidRPr="00D63323">
                <w:rPr>
                  <w:rFonts w:ascii="Times New Roman" w:hAnsi="Times New Roman" w:cs="Times New Roman"/>
                  <w:sz w:val="19"/>
                  <w:szCs w:val="19"/>
                  <w:rPrChange w:id="502" w:author="Tom Carruthers" w:date="2016-10-28T00:37:00Z">
                    <w:rPr>
                      <w:rFonts w:ascii="Times New Roman" w:hAnsi="Times New Roman" w:cs="Times New Roman"/>
                      <w:sz w:val="20"/>
                      <w:szCs w:val="20"/>
                    </w:rPr>
                  </w:rPrChange>
                </w:rPr>
                <w:t>0.65</w:t>
              </w:r>
            </w:ins>
            <w:ins w:id="503" w:author="Tom Carruthers" w:date="2016-10-28T00:36:00Z">
              <w:r w:rsidRPr="00D63323">
                <w:rPr>
                  <w:rFonts w:ascii="Times New Roman" w:hAnsi="Times New Roman" w:cs="Times New Roman"/>
                  <w:sz w:val="19"/>
                  <w:szCs w:val="19"/>
                  <w:rPrChange w:id="504" w:author="Tom Carruthers" w:date="2016-10-28T00:37:00Z">
                    <w:rPr>
                      <w:rFonts w:ascii="Times New Roman" w:hAnsi="Times New Roman" w:cs="Times New Roman"/>
                      <w:sz w:val="20"/>
                      <w:szCs w:val="20"/>
                    </w:rPr>
                  </w:rPrChange>
                </w:rPr>
                <w:t xml:space="preserve">   </w:t>
              </w:r>
            </w:ins>
            <w:ins w:id="505" w:author="Tom Carruthers" w:date="2016-10-28T00:33:00Z">
              <w:r w:rsidR="00722735" w:rsidRPr="00D63323">
                <w:rPr>
                  <w:rFonts w:ascii="Times New Roman" w:hAnsi="Times New Roman" w:cs="Times New Roman"/>
                  <w:sz w:val="19"/>
                  <w:szCs w:val="19"/>
                  <w:rPrChange w:id="506" w:author="Tom Carruthers" w:date="2016-10-28T00:37:00Z">
                    <w:rPr>
                      <w:rFonts w:ascii="Times New Roman" w:hAnsi="Times New Roman" w:cs="Times New Roman"/>
                      <w:sz w:val="20"/>
                      <w:szCs w:val="20"/>
                    </w:rPr>
                  </w:rPrChange>
                </w:rPr>
                <w:t>0.71</w:t>
              </w:r>
            </w:ins>
            <w:ins w:id="507" w:author="Tom Carruthers" w:date="2016-10-28T00:36:00Z">
              <w:r w:rsidRPr="00D63323">
                <w:rPr>
                  <w:rFonts w:ascii="Times New Roman" w:hAnsi="Times New Roman" w:cs="Times New Roman"/>
                  <w:sz w:val="19"/>
                  <w:szCs w:val="19"/>
                  <w:rPrChange w:id="508" w:author="Tom Carruthers" w:date="2016-10-28T00:37:00Z">
                    <w:rPr>
                      <w:rFonts w:ascii="Times New Roman" w:hAnsi="Times New Roman" w:cs="Times New Roman"/>
                      <w:sz w:val="20"/>
                      <w:szCs w:val="20"/>
                    </w:rPr>
                  </w:rPrChange>
                </w:rPr>
                <w:t xml:space="preserve"> </w:t>
              </w:r>
            </w:ins>
            <w:ins w:id="509" w:author="Tom Carruthers" w:date="2016-10-28T00:33:00Z">
              <w:r w:rsidRPr="00D63323">
                <w:rPr>
                  <w:rFonts w:ascii="Times New Roman" w:hAnsi="Times New Roman" w:cs="Times New Roman"/>
                  <w:sz w:val="19"/>
                  <w:szCs w:val="19"/>
                  <w:rPrChange w:id="510" w:author="Tom Carruthers" w:date="2016-10-28T00:37:00Z">
                    <w:rPr>
                      <w:rFonts w:ascii="Times New Roman" w:hAnsi="Times New Roman" w:cs="Times New Roman"/>
                      <w:sz w:val="20"/>
                      <w:szCs w:val="20"/>
                    </w:rPr>
                  </w:rPrChange>
                </w:rPr>
                <w:t xml:space="preserve">0.82  </w:t>
              </w:r>
              <w:r w:rsidR="00722735" w:rsidRPr="00D63323">
                <w:rPr>
                  <w:rFonts w:ascii="Times New Roman" w:hAnsi="Times New Roman" w:cs="Times New Roman"/>
                  <w:sz w:val="19"/>
                  <w:szCs w:val="19"/>
                  <w:rPrChange w:id="511" w:author="Tom Carruthers" w:date="2016-10-28T00:37:00Z">
                    <w:rPr>
                      <w:rFonts w:ascii="Times New Roman" w:hAnsi="Times New Roman" w:cs="Times New Roman"/>
                      <w:sz w:val="20"/>
                      <w:szCs w:val="20"/>
                    </w:rPr>
                  </w:rPrChange>
                </w:rPr>
                <w:t>0.86</w:t>
              </w:r>
            </w:ins>
            <w:ins w:id="512" w:author="Tom Carruthers" w:date="2016-10-28T00:36:00Z">
              <w:r w:rsidRPr="00D63323">
                <w:rPr>
                  <w:rFonts w:ascii="Times New Roman" w:hAnsi="Times New Roman" w:cs="Times New Roman"/>
                  <w:sz w:val="19"/>
                  <w:szCs w:val="19"/>
                  <w:rPrChange w:id="513" w:author="Tom Carruthers" w:date="2016-10-28T00:37:00Z">
                    <w:rPr>
                      <w:rFonts w:ascii="Times New Roman" w:hAnsi="Times New Roman" w:cs="Times New Roman"/>
                      <w:sz w:val="20"/>
                      <w:szCs w:val="20"/>
                    </w:rPr>
                  </w:rPrChange>
                </w:rPr>
                <w:t xml:space="preserve">  </w:t>
              </w:r>
            </w:ins>
            <w:ins w:id="514" w:author="Tom Carruthers" w:date="2016-10-28T00:33:00Z">
              <w:r w:rsidR="00722735" w:rsidRPr="00D63323">
                <w:rPr>
                  <w:rFonts w:ascii="Times New Roman" w:hAnsi="Times New Roman" w:cs="Times New Roman"/>
                  <w:sz w:val="19"/>
                  <w:szCs w:val="19"/>
                  <w:rPrChange w:id="515" w:author="Tom Carruthers" w:date="2016-10-28T00:37:00Z">
                    <w:rPr>
                      <w:rFonts w:ascii="Times New Roman" w:hAnsi="Times New Roman" w:cs="Times New Roman"/>
                      <w:sz w:val="20"/>
                      <w:szCs w:val="20"/>
                    </w:rPr>
                  </w:rPrChange>
                </w:rPr>
                <w:t>0.9</w:t>
              </w:r>
            </w:ins>
            <w:ins w:id="516" w:author="Tom Carruthers" w:date="2016-10-28T00:36:00Z">
              <w:r w:rsidRPr="00D63323">
                <w:rPr>
                  <w:rFonts w:ascii="Times New Roman" w:hAnsi="Times New Roman" w:cs="Times New Roman"/>
                  <w:sz w:val="19"/>
                  <w:szCs w:val="19"/>
                  <w:rPrChange w:id="517" w:author="Tom Carruthers" w:date="2016-10-28T00:37:00Z">
                    <w:rPr>
                      <w:rFonts w:ascii="Times New Roman" w:hAnsi="Times New Roman" w:cs="Times New Roman"/>
                      <w:sz w:val="20"/>
                      <w:szCs w:val="20"/>
                    </w:rPr>
                  </w:rPrChange>
                </w:rPr>
                <w:t xml:space="preserve"> </w:t>
              </w:r>
            </w:ins>
            <w:ins w:id="518" w:author="Tom Carruthers" w:date="2016-10-28T00:37:00Z">
              <w:r>
                <w:rPr>
                  <w:rFonts w:ascii="Times New Roman" w:hAnsi="Times New Roman" w:cs="Times New Roman"/>
                  <w:sz w:val="19"/>
                  <w:szCs w:val="19"/>
                </w:rPr>
                <w:t xml:space="preserve">  </w:t>
              </w:r>
            </w:ins>
            <w:ins w:id="519" w:author="Tom Carruthers" w:date="2016-10-28T00:36:00Z">
              <w:r w:rsidRPr="00D63323">
                <w:rPr>
                  <w:rFonts w:ascii="Times New Roman" w:hAnsi="Times New Roman" w:cs="Times New Roman"/>
                  <w:sz w:val="19"/>
                  <w:szCs w:val="19"/>
                  <w:rPrChange w:id="520" w:author="Tom Carruthers" w:date="2016-10-28T00:37:00Z">
                    <w:rPr>
                      <w:rFonts w:ascii="Times New Roman" w:hAnsi="Times New Roman" w:cs="Times New Roman"/>
                      <w:sz w:val="20"/>
                      <w:szCs w:val="20"/>
                    </w:rPr>
                  </w:rPrChange>
                </w:rPr>
                <w:t>1</w:t>
              </w:r>
            </w:ins>
            <w:ins w:id="521" w:author="Tom Carruthers" w:date="2016-10-28T00:33:00Z">
              <w:r w:rsidR="00722735" w:rsidRPr="00722735" w:rsidDel="00355A2F">
                <w:rPr>
                  <w:rFonts w:ascii="Times New Roman" w:hAnsi="Times New Roman" w:cs="Times New Roman"/>
                  <w:sz w:val="20"/>
                  <w:szCs w:val="20"/>
                </w:rPr>
                <w:t xml:space="preserve"> </w:t>
              </w:r>
            </w:ins>
            <w:del w:id="522" w:author="Tom Carruthers" w:date="2016-10-28T00:20:00Z">
              <w:r w:rsidR="00355A2F" w:rsidRPr="00722735" w:rsidDel="00355A2F">
                <w:rPr>
                  <w:rFonts w:ascii="Times New Roman" w:hAnsi="Times New Roman" w:cs="Times New Roman"/>
                  <w:sz w:val="20"/>
                  <w:szCs w:val="20"/>
                  <w:rPrChange w:id="523" w:author="Tom Carruthers" w:date="2016-10-28T00:32:00Z">
                    <w:rPr/>
                  </w:rPrChange>
                </w:rPr>
                <w:delText>6       7     8     9       10    11   12    13    14</w:delText>
              </w:r>
            </w:del>
          </w:p>
          <w:p w14:paraId="0A385CF7" w14:textId="77777777" w:rsidR="00355A2F" w:rsidDel="00355A2F" w:rsidRDefault="00355A2F" w:rsidP="00D63323">
            <w:pPr>
              <w:rPr>
                <w:del w:id="524" w:author="Tom Carruthers" w:date="2016-10-28T00:20:00Z"/>
                <w:rFonts w:eastAsiaTheme="minorHAnsi"/>
                <w:lang w:val="en-ZA"/>
              </w:rPr>
              <w:pPrChange w:id="525" w:author="Tom Carruthers" w:date="2016-10-28T00:36:00Z">
                <w:pPr>
                  <w:jc w:val="center"/>
                </w:pPr>
              </w:pPrChange>
            </w:pPr>
            <w:del w:id="526" w:author="Tom Carruthers" w:date="2016-10-28T00:20:00Z">
              <w:r w:rsidDel="00355A2F">
                <w:delText>0.13, 0.2, 0.3, 0.43, 0.57, 0.7, 0.8, 0.87, 0.92</w:delText>
              </w:r>
            </w:del>
          </w:p>
          <w:p w14:paraId="215B325F" w14:textId="426C4E31" w:rsidR="00355A2F" w:rsidDel="00355A2F" w:rsidRDefault="00355A2F" w:rsidP="00D63323">
            <w:pPr>
              <w:rPr>
                <w:del w:id="527" w:author="Tom Carruthers" w:date="2016-10-28T00:21:00Z"/>
              </w:rPr>
              <w:pPrChange w:id="528" w:author="Tom Carruthers" w:date="2016-10-28T00:36:00Z">
                <w:pPr>
                  <w:jc w:val="center"/>
                </w:pPr>
              </w:pPrChange>
            </w:pPr>
            <w:del w:id="529" w:author="Tom Carruthers" w:date="2016-10-28T00:20:00Z">
              <w:r w:rsidRPr="005A2074" w:rsidDel="00355A2F">
                <w:delText>Alternative: as for East</w:delText>
              </w:r>
            </w:del>
          </w:p>
          <w:p w14:paraId="33E6BB11" w14:textId="2F53150C" w:rsidR="00355A2F" w:rsidDel="00355A2F" w:rsidRDefault="00355A2F" w:rsidP="00D63323">
            <w:pPr>
              <w:rPr>
                <w:del w:id="530" w:author="Tom Carruthers" w:date="2016-10-28T00:20:00Z"/>
              </w:rPr>
              <w:pPrChange w:id="531" w:author="Tom Carruthers" w:date="2016-10-28T00:36:00Z">
                <w:pPr>
                  <w:jc w:val="center"/>
                </w:pPr>
              </w:pPrChange>
            </w:pPr>
            <w:del w:id="532" w:author="Tom Carruthers" w:date="2016-10-28T00:20:00Z">
              <w:r w:rsidRPr="001F3F86" w:rsidDel="00355A2F">
                <w:delText>2       3       4       5        6       7</w:delText>
              </w:r>
            </w:del>
          </w:p>
          <w:p w14:paraId="35A33A57" w14:textId="4DCA32C2" w:rsidR="00355A2F" w:rsidDel="00355A2F" w:rsidRDefault="00355A2F" w:rsidP="00D63323">
            <w:pPr>
              <w:rPr>
                <w:del w:id="533" w:author="Tom Carruthers" w:date="2016-10-28T00:20:00Z"/>
                <w:rFonts w:eastAsiaTheme="minorHAnsi"/>
                <w:lang w:val="en-ZA"/>
              </w:rPr>
              <w:pPrChange w:id="534" w:author="Tom Carruthers" w:date="2016-10-28T00:36:00Z">
                <w:pPr>
                  <w:jc w:val="center"/>
                </w:pPr>
              </w:pPrChange>
            </w:pPr>
            <w:del w:id="535" w:author="Tom Carruthers" w:date="2016-10-28T00:20:00Z">
              <w:r w:rsidDel="00355A2F">
                <w:delText>0.04, 0.13, 0.35, 0.65, 0.87, 0.96</w:delText>
              </w:r>
            </w:del>
          </w:p>
          <w:p w14:paraId="5201FA2A" w14:textId="42375622" w:rsidR="00355A2F" w:rsidRDefault="00355A2F" w:rsidP="00D63323">
            <w:pPr>
              <w:pPrChange w:id="536" w:author="Tom Carruthers" w:date="2016-10-28T00:36:00Z">
                <w:pPr>
                  <w:jc w:val="center"/>
                </w:pPr>
              </w:pPrChange>
            </w:pPr>
            <w:del w:id="537" w:author="Tom Carruthers" w:date="2016-10-28T00:20:00Z">
              <w:r w:rsidRPr="005A2074" w:rsidDel="00355A2F">
                <w:delText>Alternative: as for West</w:delText>
              </w:r>
            </w:del>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ins w:id="538" w:author="Doug Butterworth" w:date="2016-07-16T20:59:00Z"/>
          <w:rFonts w:ascii="Times New Roman" w:hAnsi="Times New Roman" w:cs="Times New Roman"/>
          <w:i/>
          <w:sz w:val="24"/>
          <w:szCs w:val="24"/>
        </w:rPr>
      </w:pPr>
    </w:p>
    <w:p w14:paraId="57F0D479" w14:textId="2117146A" w:rsidR="00201356" w:rsidRPr="00201356" w:rsidDel="00355A2F" w:rsidRDefault="00201356" w:rsidP="001B61C4">
      <w:pPr>
        <w:jc w:val="both"/>
        <w:rPr>
          <w:del w:id="539" w:author="Tom Carruthers" w:date="2016-10-28T00:14:00Z"/>
          <w:rFonts w:ascii="Times New Roman" w:hAnsi="Times New Roman" w:cs="Times New Roman"/>
          <w:sz w:val="24"/>
          <w:szCs w:val="24"/>
          <w:rPrChange w:id="540" w:author="Doug Butterworth" w:date="2016-07-16T20:59:00Z">
            <w:rPr>
              <w:del w:id="541" w:author="Tom Carruthers" w:date="2016-10-28T00:14:00Z"/>
              <w:rFonts w:ascii="Times New Roman" w:hAnsi="Times New Roman" w:cs="Times New Roman"/>
              <w:i/>
              <w:sz w:val="24"/>
              <w:szCs w:val="24"/>
            </w:rPr>
          </w:rPrChange>
        </w:rPr>
      </w:pPr>
      <w:ins w:id="542" w:author="Doug Butterworth" w:date="2016-07-16T20:59:00Z">
        <w:del w:id="543" w:author="Tom Carruthers" w:date="2016-10-28T00:14:00Z">
          <w:r w:rsidDel="00355A2F">
            <w:rPr>
              <w:rFonts w:ascii="Times New Roman" w:hAnsi="Times New Roman" w:cs="Times New Roman"/>
              <w:sz w:val="24"/>
              <w:szCs w:val="24"/>
            </w:rPr>
            <w:delText xml:space="preserve">[NOTE: The data preparation meeting needs to check the </w:delText>
          </w:r>
        </w:del>
      </w:ins>
      <w:ins w:id="544" w:author="Doug Butterworth" w:date="2016-07-16T21:00:00Z">
        <w:del w:id="545" w:author="Tom Carruthers" w:date="2016-10-28T00:14:00Z">
          <w:r w:rsidDel="00355A2F">
            <w:rPr>
              <w:rFonts w:ascii="Times New Roman" w:hAnsi="Times New Roman" w:cs="Times New Roman"/>
              <w:sz w:val="24"/>
              <w:szCs w:val="24"/>
            </w:rPr>
            <w:delText xml:space="preserve">values given for the </w:delText>
          </w:r>
        </w:del>
      </w:ins>
      <w:ins w:id="546" w:author="Doug Butterworth" w:date="2016-07-16T20:59:00Z">
        <w:del w:id="547" w:author="Tom Carruthers" w:date="2016-10-28T00:14:00Z">
          <w:r w:rsidDel="00355A2F">
            <w:rPr>
              <w:rFonts w:ascii="Times New Roman" w:hAnsi="Times New Roman" w:cs="Times New Roman"/>
              <w:sz w:val="24"/>
              <w:szCs w:val="24"/>
            </w:rPr>
            <w:delText>natural mortality and</w:delText>
          </w:r>
        </w:del>
      </w:ins>
      <w:ins w:id="548" w:author="Doug Butterworth" w:date="2016-07-16T21:00:00Z">
        <w:del w:id="549" w:author="Tom Carruthers" w:date="2016-10-28T00:14:00Z">
          <w:r w:rsidDel="00355A2F">
            <w:rPr>
              <w:rFonts w:ascii="Times New Roman" w:hAnsi="Times New Roman" w:cs="Times New Roman"/>
              <w:sz w:val="24"/>
              <w:szCs w:val="24"/>
            </w:rPr>
            <w:delText xml:space="preserve"> maturity at age vectors.]</w:delText>
          </w:r>
        </w:del>
      </w:ins>
    </w:p>
    <w:p w14:paraId="4690BDF9" w14:textId="77777777" w:rsidR="007E218D" w:rsidRDefault="00987C9A" w:rsidP="00406114">
      <w:pPr>
        <w:pStyle w:val="Heading3"/>
        <w:ind w:left="0"/>
      </w:pPr>
      <w:bookmarkStart w:id="550" w:name="_Toc465365334"/>
      <w:r w:rsidRPr="00987C9A">
        <w:t>Estimated parameters</w:t>
      </w:r>
      <w:bookmarkEnd w:id="550"/>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7C344FA2"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estimated by the model. The example is for a possible </w:t>
      </w:r>
      <w:proofErr w:type="spellStart"/>
      <w:r w:rsidRPr="00987C9A">
        <w:rPr>
          <w:rFonts w:ascii="Times New Roman" w:eastAsiaTheme="minorEastAsia" w:hAnsi="Times New Roman" w:cs="Times New Roman"/>
          <w:sz w:val="24"/>
          <w:szCs w:val="24"/>
          <w:lang w:val="en-CA"/>
        </w:rPr>
        <w:t>bluefin</w:t>
      </w:r>
      <w:proofErr w:type="spellEnd"/>
      <w:r w:rsidRPr="00987C9A">
        <w:rPr>
          <w:rFonts w:ascii="Times New Roman" w:eastAsiaTheme="minorEastAsia" w:hAnsi="Times New Roman" w:cs="Times New Roman"/>
          <w:sz w:val="24"/>
          <w:szCs w:val="24"/>
          <w:lang w:val="en-CA"/>
        </w:rPr>
        <w:t xml:space="preserve"> tuna operating model of </w:t>
      </w:r>
      <w:del w:id="551" w:author="Tom Carruthers" w:date="2016-10-28T00:23:00Z">
        <w:r w:rsidRPr="00987C9A" w:rsidDel="00D31F40">
          <w:rPr>
            <w:rFonts w:ascii="Times New Roman" w:eastAsiaTheme="minorEastAsia" w:hAnsi="Times New Roman" w:cs="Times New Roman"/>
            <w:sz w:val="24"/>
            <w:szCs w:val="24"/>
            <w:lang w:val="en-CA"/>
          </w:rPr>
          <w:delText xml:space="preserve">8 </w:delText>
        </w:r>
      </w:del>
      <w:ins w:id="552" w:author="Tom Carruthers" w:date="2016-10-28T00:23:00Z">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ins>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del w:id="553" w:author="Tom Carruthers" w:date="2016-10-28T00:23:00Z">
        <w:r w:rsidRPr="00987C9A" w:rsidDel="00D31F40">
          <w:rPr>
            <w:rFonts w:ascii="Times New Roman" w:eastAsiaTheme="minorEastAsia" w:hAnsi="Times New Roman" w:cs="Times New Roman"/>
            <w:sz w:val="24"/>
            <w:szCs w:val="24"/>
            <w:lang w:val="en-CA"/>
          </w:rPr>
          <w:delText xml:space="preserve">5 </w:delText>
        </w:r>
      </w:del>
      <w:ins w:id="554" w:author="Tom Carruthers" w:date="2016-10-28T00:23:00Z">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ins>
      <w:r w:rsidRPr="00987C9A">
        <w:rPr>
          <w:rFonts w:ascii="Times New Roman" w:eastAsiaTheme="minorEastAsia" w:hAnsi="Times New Roman" w:cs="Times New Roman"/>
          <w:sz w:val="24"/>
          <w:szCs w:val="24"/>
          <w:lang w:val="en-CA"/>
        </w:rPr>
        <w:t xml:space="preserve">fleets, </w:t>
      </w:r>
      <w:del w:id="555" w:author="Tom Carruthers" w:date="2016-10-28T00:23:00Z">
        <w:r w:rsidRPr="00987C9A" w:rsidDel="00D31F40">
          <w:rPr>
            <w:rFonts w:ascii="Times New Roman" w:eastAsiaTheme="minorEastAsia" w:hAnsi="Times New Roman" w:cs="Times New Roman"/>
            <w:sz w:val="24"/>
            <w:szCs w:val="24"/>
            <w:lang w:val="en-CA"/>
          </w:rPr>
          <w:delText xml:space="preserve">65 </w:delText>
        </w:r>
      </w:del>
      <w:ins w:id="556" w:author="Tom Carruthers" w:date="2016-10-28T00:23:00Z">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ins>
      <w:r w:rsidRPr="00987C9A">
        <w:rPr>
          <w:rFonts w:ascii="Times New Roman" w:eastAsiaTheme="minorEastAsia" w:hAnsi="Times New Roman" w:cs="Times New Roman"/>
          <w:sz w:val="24"/>
          <w:szCs w:val="24"/>
          <w:lang w:val="en-CA"/>
        </w:rPr>
        <w:t xml:space="preserve">years and </w:t>
      </w:r>
      <w:del w:id="557" w:author="Tom Carruthers" w:date="2016-10-28T00:23:00Z">
        <w:r w:rsidR="009B49D0" w:rsidRPr="00987C9A" w:rsidDel="00D31F40">
          <w:rPr>
            <w:rFonts w:ascii="Times New Roman" w:eastAsiaTheme="minorEastAsia" w:hAnsi="Times New Roman" w:cs="Times New Roman"/>
            <w:sz w:val="24"/>
            <w:szCs w:val="24"/>
            <w:lang w:val="en-CA"/>
          </w:rPr>
          <w:delText>2</w:delText>
        </w:r>
        <w:r w:rsidR="009B49D0" w:rsidDel="00D31F40">
          <w:rPr>
            <w:rFonts w:ascii="Times New Roman" w:eastAsiaTheme="minorEastAsia" w:hAnsi="Times New Roman" w:cs="Times New Roman"/>
            <w:sz w:val="24"/>
            <w:szCs w:val="24"/>
            <w:lang w:val="en-CA"/>
          </w:rPr>
          <w:delText>6</w:delText>
        </w:r>
        <w:r w:rsidR="009B49D0" w:rsidRPr="00987C9A" w:rsidDel="00D31F40">
          <w:rPr>
            <w:rFonts w:ascii="Times New Roman" w:eastAsiaTheme="minorEastAsia" w:hAnsi="Times New Roman" w:cs="Times New Roman"/>
            <w:sz w:val="24"/>
            <w:szCs w:val="24"/>
            <w:lang w:val="en-CA"/>
          </w:rPr>
          <w:delText xml:space="preserve"> </w:delText>
        </w:r>
      </w:del>
      <w:ins w:id="558" w:author="Tom Carruthers" w:date="2016-10-28T00:23:00Z">
        <w:r w:rsidR="00D31F40">
          <w:rPr>
            <w:rFonts w:ascii="Times New Roman" w:eastAsiaTheme="minorEastAsia" w:hAnsi="Times New Roman" w:cs="Times New Roman"/>
            <w:sz w:val="24"/>
            <w:szCs w:val="24"/>
            <w:lang w:val="en-CA"/>
          </w:rPr>
          <w:t>2</w:t>
        </w:r>
      </w:ins>
      <w:ins w:id="559" w:author="Tom Carruthers" w:date="2016-10-28T00:24:00Z">
        <w:r w:rsidR="00D31F40">
          <w:rPr>
            <w:rFonts w:ascii="Times New Roman" w:eastAsiaTheme="minorEastAsia" w:hAnsi="Times New Roman" w:cs="Times New Roman"/>
            <w:sz w:val="24"/>
            <w:szCs w:val="24"/>
            <w:lang w:val="en-CA"/>
          </w:rPr>
          <w:t>6</w:t>
        </w:r>
      </w:ins>
      <w:ins w:id="560" w:author="Tom Carruthers" w:date="2016-10-28T00:23:00Z">
        <w:r w:rsidR="00D31F40" w:rsidRPr="00987C9A">
          <w:rPr>
            <w:rFonts w:ascii="Times New Roman" w:eastAsiaTheme="minorEastAsia" w:hAnsi="Times New Roman" w:cs="Times New Roman"/>
            <w:sz w:val="24"/>
            <w:szCs w:val="24"/>
            <w:lang w:val="en-CA"/>
          </w:rPr>
          <w:t xml:space="preserve"> </w:t>
        </w:r>
      </w:ins>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71B304D6" w:rsidR="00987C9A" w:rsidRPr="00987C9A" w:rsidRDefault="00987C9A" w:rsidP="00355A2F">
            <w:pPr>
              <w:keepNext/>
              <w:keepLines/>
              <w:rPr>
                <w:rFonts w:ascii="Times New Roman" w:hAnsi="Times New Roman" w:cs="Times New Roman"/>
                <w:sz w:val="20"/>
                <w:szCs w:val="20"/>
              </w:rPr>
            </w:pPr>
            <w:del w:id="561" w:author="Tom Carruthers" w:date="2016-10-28T00:15:00Z">
              <w:r w:rsidRPr="00987C9A" w:rsidDel="00355A2F">
                <w:rPr>
                  <w:rFonts w:ascii="Times New Roman" w:hAnsi="Times New Roman" w:cs="Times New Roman"/>
                  <w:sz w:val="20"/>
                  <w:szCs w:val="20"/>
                </w:rPr>
                <w:delText>5</w:delText>
              </w:r>
            </w:del>
            <w:ins w:id="562" w:author="Tom Carruthers" w:date="2016-10-28T00:15:00Z">
              <w:r w:rsidR="00355A2F">
                <w:rPr>
                  <w:rFonts w:ascii="Times New Roman" w:hAnsi="Times New Roman" w:cs="Times New Roman"/>
                  <w:sz w:val="20"/>
                  <w:szCs w:val="20"/>
                </w:rPr>
                <w:t>14</w:t>
              </w:r>
            </w:ins>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58380BB" w:rsidR="00987C9A" w:rsidRPr="00987C9A" w:rsidRDefault="00987C9A" w:rsidP="00355A2F">
            <w:pPr>
              <w:keepNext/>
              <w:keepLines/>
              <w:rPr>
                <w:rFonts w:ascii="Times New Roman" w:hAnsi="Times New Roman" w:cs="Times New Roman"/>
                <w:sz w:val="20"/>
                <w:szCs w:val="20"/>
              </w:rPr>
            </w:pPr>
            <w:del w:id="563" w:author="Tom Carruthers" w:date="2016-10-28T00:15:00Z">
              <w:r w:rsidRPr="00987C9A" w:rsidDel="00355A2F">
                <w:rPr>
                  <w:rFonts w:ascii="Times New Roman" w:hAnsi="Times New Roman" w:cs="Times New Roman"/>
                  <w:sz w:val="20"/>
                  <w:szCs w:val="20"/>
                </w:rPr>
                <w:delText>5</w:delText>
              </w:r>
            </w:del>
            <w:ins w:id="564" w:author="Tom Carruthers" w:date="2016-10-28T00:15:00Z">
              <w:r w:rsidR="00355A2F">
                <w:rPr>
                  <w:rFonts w:ascii="Times New Roman" w:hAnsi="Times New Roman" w:cs="Times New Roman"/>
                  <w:sz w:val="20"/>
                  <w:szCs w:val="20"/>
                </w:rPr>
                <w:t>14</w:t>
              </w:r>
            </w:ins>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2023DF66" w:rsidR="00987C9A" w:rsidRPr="00987C9A" w:rsidRDefault="00987C9A" w:rsidP="00355A2F">
            <w:pPr>
              <w:keepNext/>
              <w:keepLines/>
              <w:rPr>
                <w:rFonts w:ascii="Times New Roman" w:hAnsi="Times New Roman" w:cs="Times New Roman"/>
                <w:sz w:val="20"/>
                <w:szCs w:val="20"/>
              </w:rPr>
            </w:pPr>
            <w:del w:id="565" w:author="Tom Carruthers" w:date="2016-10-28T00:15:00Z">
              <w:r w:rsidRPr="00987C9A" w:rsidDel="00355A2F">
                <w:rPr>
                  <w:rFonts w:ascii="Times New Roman" w:hAnsi="Times New Roman" w:cs="Times New Roman"/>
                  <w:sz w:val="20"/>
                  <w:szCs w:val="20"/>
                </w:rPr>
                <w:delText>5</w:delText>
              </w:r>
            </w:del>
            <w:ins w:id="566" w:author="Tom Carruthers" w:date="2016-10-28T00:15:00Z">
              <w:r w:rsidR="00355A2F">
                <w:rPr>
                  <w:rFonts w:ascii="Times New Roman" w:hAnsi="Times New Roman" w:cs="Times New Roman"/>
                  <w:sz w:val="20"/>
                  <w:szCs w:val="20"/>
                </w:rPr>
                <w:t>13</w:t>
              </w:r>
            </w:ins>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02B11A5C" w:rsidR="00987C9A" w:rsidRPr="00987C9A" w:rsidRDefault="00987C9A" w:rsidP="00D31F40">
            <w:pPr>
              <w:keepNext/>
              <w:keepLines/>
              <w:rPr>
                <w:rFonts w:ascii="Times New Roman" w:hAnsi="Times New Roman" w:cs="Times New Roman"/>
                <w:sz w:val="20"/>
                <w:szCs w:val="20"/>
              </w:rPr>
            </w:pPr>
            <w:del w:id="567" w:author="Tom Carruthers" w:date="2016-10-28T00:24:00Z">
              <w:r w:rsidRPr="00987C9A" w:rsidDel="00D31F40">
                <w:rPr>
                  <w:rFonts w:ascii="Times New Roman" w:hAnsi="Times New Roman" w:cs="Times New Roman"/>
                  <w:sz w:val="20"/>
                  <w:szCs w:val="20"/>
                </w:rPr>
                <w:delText>178</w:delText>
              </w:r>
            </w:del>
            <w:ins w:id="568" w:author="Tom Carruthers" w:date="2016-10-28T00:24:00Z">
              <w:r w:rsidR="00D31F40" w:rsidRPr="00987C9A">
                <w:rPr>
                  <w:rFonts w:ascii="Times New Roman" w:hAnsi="Times New Roman" w:cs="Times New Roman"/>
                  <w:sz w:val="20"/>
                  <w:szCs w:val="20"/>
                </w:rPr>
                <w:t>1</w:t>
              </w:r>
              <w:r w:rsidR="00D31F40">
                <w:rPr>
                  <w:rFonts w:ascii="Times New Roman" w:hAnsi="Times New Roman" w:cs="Times New Roman"/>
                  <w:sz w:val="20"/>
                  <w:szCs w:val="20"/>
                </w:rPr>
                <w:t>60</w:t>
              </w:r>
            </w:ins>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225D4BDC" w:rsidR="00987C9A" w:rsidRPr="00987C9A" w:rsidRDefault="00987C9A" w:rsidP="001B61C4">
            <w:pPr>
              <w:keepNext/>
              <w:keepLines/>
              <w:rPr>
                <w:rFonts w:ascii="Times New Roman" w:hAnsi="Times New Roman" w:cs="Times New Roman"/>
                <w:sz w:val="20"/>
                <w:szCs w:val="20"/>
              </w:rPr>
            </w:pPr>
            <w:del w:id="569" w:author="Tom Carruthers" w:date="2016-10-28T00:15:00Z">
              <w:r w:rsidRPr="00987C9A" w:rsidDel="00355A2F">
                <w:rPr>
                  <w:rFonts w:ascii="Times New Roman" w:hAnsi="Times New Roman" w:cs="Times New Roman"/>
                  <w:sz w:val="20"/>
                  <w:szCs w:val="20"/>
                </w:rPr>
                <w:delText>5</w:delText>
              </w:r>
            </w:del>
            <w:ins w:id="570" w:author="Tom Carruthers" w:date="2016-10-28T00:15:00Z">
              <w:r w:rsidR="00355A2F">
                <w:rPr>
                  <w:rFonts w:ascii="Times New Roman" w:hAnsi="Times New Roman" w:cs="Times New Roman"/>
                  <w:sz w:val="20"/>
                  <w:szCs w:val="20"/>
                </w:rPr>
                <w:t>14</w:t>
              </w:r>
            </w:ins>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ins w:id="571" w:author="Tom Carruthers" w:date="2016-10-28T00:25:00Z">
              <w:r w:rsidR="00D31F40">
                <w:rPr>
                  <w:rFonts w:ascii="Times New Roman" w:hAnsi="Times New Roman" w:cs="Times New Roman"/>
                  <w:sz w:val="20"/>
                  <w:szCs w:val="20"/>
                </w:rPr>
                <w:t>(gravity model)</w:t>
              </w:r>
            </w:ins>
          </w:p>
        </w:tc>
        <w:tc>
          <w:tcPr>
            <w:tcW w:w="2701" w:type="dxa"/>
          </w:tcPr>
          <w:p w14:paraId="7FDED2B9" w14:textId="14D2B3CC" w:rsidR="00987C9A" w:rsidRPr="00987C9A" w:rsidRDefault="00987C9A" w:rsidP="00D31F40">
            <w:pPr>
              <w:keepNext/>
              <w:keepLines/>
              <w:rPr>
                <w:rFonts w:ascii="Times New Roman" w:hAnsi="Times New Roman" w:cs="Times New Roman"/>
                <w:i/>
                <w:sz w:val="20"/>
                <w:szCs w:val="20"/>
              </w:rPr>
            </w:pPr>
            <w:del w:id="572" w:author="Tom Carruthers" w:date="2016-10-28T00:27:00Z">
              <w:r w:rsidRPr="00987C9A" w:rsidDel="00D31F40">
                <w:rPr>
                  <w:rFonts w:ascii="Times New Roman" w:hAnsi="Times New Roman" w:cs="Times New Roman"/>
                  <w:sz w:val="20"/>
                  <w:szCs w:val="20"/>
                </w:rPr>
                <w:delText xml:space="preserve">Up to: </w:delText>
              </w:r>
            </w:del>
            <w:del w:id="573" w:author="Tom Carruthers" w:date="2016-10-28T00:25:00Z">
              <w:r w:rsidRPr="00987C9A" w:rsidDel="00D31F40">
                <w:rPr>
                  <w:rFonts w:ascii="Times New Roman" w:hAnsi="Times New Roman" w:cs="Times New Roman"/>
                  <w:sz w:val="20"/>
                  <w:szCs w:val="20"/>
                </w:rPr>
                <w:delText>(</w:delText>
              </w:r>
            </w:del>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del w:id="574" w:author="Tom Carruthers" w:date="2016-10-28T00:25:00Z">
              <w:r w:rsidRPr="00987C9A" w:rsidDel="00D31F40">
                <w:rPr>
                  <w:rFonts w:ascii="Times New Roman" w:hAnsi="Times New Roman" w:cs="Times New Roman"/>
                  <w:sz w:val="20"/>
                  <w:szCs w:val="20"/>
                </w:rPr>
                <w:delText>-1)</w:delText>
              </w:r>
            </w:del>
            <w:r w:rsidRPr="00987C9A">
              <w:rPr>
                <w:rFonts w:ascii="Times New Roman" w:hAnsi="Times New Roman" w:cs="Times New Roman"/>
                <w:sz w:val="20"/>
                <w:szCs w:val="20"/>
              </w:rPr>
              <w:t xml:space="preserve"> </w:t>
            </w:r>
            <w:del w:id="575" w:author="Tom Carruthers" w:date="2016-10-28T00:25:00Z">
              <w:r w:rsidRPr="00987C9A" w:rsidDel="00D31F40">
                <w:rPr>
                  <w:rFonts w:ascii="Times New Roman" w:hAnsi="Times New Roman" w:cs="Times New Roman"/>
                  <w:sz w:val="20"/>
                  <w:szCs w:val="20"/>
                </w:rPr>
                <w:delText>∙ (</w:delText>
              </w:r>
              <w:r w:rsidRPr="00987C9A" w:rsidDel="00D31F40">
                <w:rPr>
                  <w:rFonts w:ascii="Times New Roman" w:hAnsi="Times New Roman" w:cs="Times New Roman"/>
                  <w:i/>
                  <w:sz w:val="20"/>
                  <w:szCs w:val="20"/>
                </w:rPr>
                <w:delText>n</w:delText>
              </w:r>
              <w:r w:rsidRPr="00987C9A" w:rsidDel="00D31F40">
                <w:rPr>
                  <w:rFonts w:ascii="Times New Roman" w:hAnsi="Times New Roman" w:cs="Times New Roman"/>
                  <w:i/>
                  <w:sz w:val="20"/>
                  <w:szCs w:val="20"/>
                  <w:vertAlign w:val="subscript"/>
                </w:rPr>
                <w:delText>r</w:delText>
              </w:r>
              <w:r w:rsidRPr="00987C9A" w:rsidDel="00D31F40">
                <w:rPr>
                  <w:rFonts w:ascii="Times New Roman" w:hAnsi="Times New Roman" w:cs="Times New Roman"/>
                  <w:sz w:val="20"/>
                  <w:szCs w:val="20"/>
                </w:rPr>
                <w:delText xml:space="preserve">) </w:delText>
              </w:r>
            </w:del>
            <w:r w:rsidRPr="00987C9A">
              <w:rPr>
                <w:rFonts w:ascii="Times New Roman" w:hAnsi="Times New Roman" w:cs="Times New Roman"/>
                <w:sz w:val="20"/>
                <w:szCs w:val="20"/>
              </w:rPr>
              <w:t xml:space="preserve">∙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ins w:id="576" w:author="Tom Carruthers" w:date="2016-10-28T00:25:00Z">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ins>
          </w:p>
        </w:tc>
        <w:tc>
          <w:tcPr>
            <w:tcW w:w="972" w:type="dxa"/>
          </w:tcPr>
          <w:p w14:paraId="22470FB3" w14:textId="4DDCAF5E" w:rsidR="00987C9A" w:rsidRPr="00987C9A" w:rsidRDefault="00987C9A" w:rsidP="001B61C4">
            <w:pPr>
              <w:keepNext/>
              <w:keepLines/>
              <w:rPr>
                <w:rFonts w:ascii="Times New Roman" w:hAnsi="Times New Roman" w:cs="Times New Roman"/>
                <w:sz w:val="20"/>
                <w:szCs w:val="20"/>
              </w:rPr>
            </w:pPr>
            <w:del w:id="577" w:author="Tom Carruthers" w:date="2016-10-28T00:24:00Z">
              <w:r w:rsidRPr="00987C9A" w:rsidDel="00D31F40">
                <w:rPr>
                  <w:rFonts w:ascii="Times New Roman" w:hAnsi="Times New Roman" w:cs="Times New Roman"/>
                  <w:sz w:val="20"/>
                  <w:szCs w:val="20"/>
                </w:rPr>
                <w:delText>224</w:delText>
              </w:r>
            </w:del>
            <w:ins w:id="578" w:author="Tom Carruthers" w:date="2016-10-28T00:25:00Z">
              <w:r w:rsidR="00D31F40">
                <w:rPr>
                  <w:rFonts w:ascii="Times New Roman" w:hAnsi="Times New Roman" w:cs="Times New Roman"/>
                  <w:sz w:val="20"/>
                  <w:szCs w:val="20"/>
                </w:rPr>
                <w:t>80</w:t>
              </w:r>
            </w:ins>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ins w:id="579" w:author="Tom Carruthers" w:date="2016-10-28T00:16:00Z">
              <w:r w:rsidR="00355A2F">
                <w:rPr>
                  <w:rFonts w:ascii="Times New Roman" w:hAnsi="Times New Roman" w:cs="Times New Roman"/>
                  <w:sz w:val="20"/>
                  <w:szCs w:val="20"/>
                </w:rPr>
                <w:t xml:space="preserve"> </w:t>
              </w:r>
            </w:ins>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6006319" w:rsidR="00987C9A" w:rsidRPr="00987C9A" w:rsidRDefault="00987C9A" w:rsidP="001B61C4">
            <w:pPr>
              <w:keepNext/>
              <w:keepLines/>
              <w:rPr>
                <w:rFonts w:ascii="Times New Roman" w:hAnsi="Times New Roman" w:cs="Times New Roman"/>
                <w:sz w:val="20"/>
                <w:szCs w:val="20"/>
              </w:rPr>
            </w:pPr>
            <w:del w:id="580" w:author="Tom Carruthers" w:date="2016-10-28T00:26:00Z">
              <w:r w:rsidRPr="00987C9A" w:rsidDel="00D31F40">
                <w:rPr>
                  <w:rFonts w:ascii="Times New Roman" w:hAnsi="Times New Roman" w:cs="Times New Roman"/>
                  <w:sz w:val="20"/>
                  <w:szCs w:val="20"/>
                </w:rPr>
                <w:delText>428</w:delText>
              </w:r>
            </w:del>
            <w:ins w:id="581" w:author="Tom Carruthers" w:date="2016-10-28T00:26:00Z">
              <w:r w:rsidR="00D31F40">
                <w:rPr>
                  <w:rFonts w:ascii="Times New Roman" w:hAnsi="Times New Roman" w:cs="Times New Roman"/>
                  <w:sz w:val="20"/>
                  <w:szCs w:val="20"/>
                </w:rPr>
                <w:t>297</w:t>
              </w:r>
            </w:ins>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82" w:name="_Toc465365335"/>
      <w:r>
        <w:rPr>
          <w:rFonts w:eastAsiaTheme="minorEastAsia"/>
        </w:rPr>
        <w:t>Model predictions to compare with past data</w:t>
      </w:r>
      <w:r w:rsidR="00987C9A" w:rsidRPr="00987C9A">
        <w:rPr>
          <w:rFonts w:eastAsiaTheme="minorEastAsia"/>
        </w:rPr>
        <w:t xml:space="preserve"> and likelihood functions</w:t>
      </w:r>
      <w:bookmarkEnd w:id="582"/>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944842"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PSAT tagging data of known stock of origin (SOO</w:t>
      </w:r>
      <w:proofErr w:type="gramStart"/>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r>
                  <w:rPr>
                    <w:rFonts w:ascii="Cambria Math" w:eastAsiaTheme="minorEastAsia" w:hAnsi="Cambria Math" w:cs="Times New Roman"/>
                    <w:sz w:val="24"/>
                    <w:szCs w:val="24"/>
                    <w:lang w:val="en-CA"/>
                  </w:rPr>
                  <m:t>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proofErr w:type="gram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944842"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944842"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94484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356"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83" w:author="Tom Carruthers" w:date="2016-10-28T00:29:00Z">
          <w:tblPr>
            <w:tblStyle w:val="TableGrid11"/>
            <w:tblW w:w="808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395"/>
        <w:gridCol w:w="3118"/>
        <w:gridCol w:w="1843"/>
        <w:tblGridChange w:id="584">
          <w:tblGrid>
            <w:gridCol w:w="4395"/>
            <w:gridCol w:w="2267"/>
            <w:gridCol w:w="1418"/>
          </w:tblGrid>
        </w:tblGridChange>
      </w:tblGrid>
      <w:tr w:rsidR="00987C9A" w:rsidRPr="00987C9A" w14:paraId="5410BBD0" w14:textId="77777777" w:rsidTr="00D31F40">
        <w:tc>
          <w:tcPr>
            <w:tcW w:w="4395" w:type="dxa"/>
            <w:tcBorders>
              <w:top w:val="single" w:sz="8" w:space="0" w:color="auto"/>
              <w:bottom w:val="single" w:sz="8" w:space="0" w:color="auto"/>
            </w:tcBorders>
            <w:tcPrChange w:id="585" w:author="Tom Carruthers" w:date="2016-10-28T00:29:00Z">
              <w:tcPr>
                <w:tcW w:w="4395" w:type="dxa"/>
                <w:tcBorders>
                  <w:top w:val="single" w:sz="8" w:space="0" w:color="auto"/>
                  <w:bottom w:val="single" w:sz="8" w:space="0" w:color="auto"/>
                </w:tcBorders>
              </w:tcPr>
            </w:tcPrChange>
          </w:tcPr>
          <w:p w14:paraId="28F7545A" w14:textId="77777777" w:rsidR="00987C9A" w:rsidRPr="00987C9A" w:rsidRDefault="00987C9A" w:rsidP="001B61C4">
            <w:pPr>
              <w:keepNext/>
              <w:keepLines/>
              <w:rPr>
                <w:rFonts w:ascii="Times New Roman" w:hAnsi="Times New Roman" w:cs="Times New Roman"/>
                <w:b/>
                <w:sz w:val="19"/>
                <w:szCs w:val="19"/>
              </w:rPr>
            </w:pPr>
            <w:r w:rsidRPr="00987C9A">
              <w:rPr>
                <w:rFonts w:ascii="Times New Roman" w:hAnsi="Times New Roman" w:cs="Times New Roman"/>
                <w:b/>
                <w:sz w:val="19"/>
                <w:szCs w:val="19"/>
              </w:rPr>
              <w:t>Type of data</w:t>
            </w:r>
          </w:p>
        </w:tc>
        <w:tc>
          <w:tcPr>
            <w:tcW w:w="3118" w:type="dxa"/>
            <w:tcBorders>
              <w:top w:val="single" w:sz="8" w:space="0" w:color="auto"/>
              <w:bottom w:val="single" w:sz="8" w:space="0" w:color="auto"/>
            </w:tcBorders>
            <w:tcPrChange w:id="586" w:author="Tom Carruthers" w:date="2016-10-28T00:29:00Z">
              <w:tcPr>
                <w:tcW w:w="2267" w:type="dxa"/>
                <w:tcBorders>
                  <w:top w:val="single" w:sz="8" w:space="0" w:color="auto"/>
                  <w:bottom w:val="single" w:sz="8" w:space="0" w:color="auto"/>
                </w:tcBorders>
              </w:tcPr>
            </w:tcPrChange>
          </w:tcPr>
          <w:p w14:paraId="336BD78A" w14:textId="77777777" w:rsidR="00987C9A" w:rsidRPr="00987C9A" w:rsidRDefault="00987C9A" w:rsidP="001B61C4">
            <w:pPr>
              <w:keepNext/>
              <w:keepLines/>
              <w:rPr>
                <w:rFonts w:ascii="Times New Roman" w:hAnsi="Times New Roman" w:cs="Times New Roman"/>
                <w:b/>
                <w:sz w:val="19"/>
                <w:szCs w:val="19"/>
              </w:rPr>
            </w:pPr>
            <w:r w:rsidRPr="00987C9A">
              <w:rPr>
                <w:rFonts w:ascii="Times New Roman" w:hAnsi="Times New Roman" w:cs="Times New Roman"/>
                <w:b/>
                <w:sz w:val="19"/>
                <w:szCs w:val="19"/>
              </w:rPr>
              <w:t>Disaggregation</w:t>
            </w:r>
          </w:p>
        </w:tc>
        <w:tc>
          <w:tcPr>
            <w:tcW w:w="1843" w:type="dxa"/>
            <w:tcBorders>
              <w:top w:val="single" w:sz="8" w:space="0" w:color="auto"/>
              <w:bottom w:val="single" w:sz="8" w:space="0" w:color="auto"/>
            </w:tcBorders>
            <w:tcPrChange w:id="587" w:author="Tom Carruthers" w:date="2016-10-28T00:29:00Z">
              <w:tcPr>
                <w:tcW w:w="1418" w:type="dxa"/>
                <w:tcBorders>
                  <w:top w:val="single" w:sz="8" w:space="0" w:color="auto"/>
                  <w:bottom w:val="single" w:sz="8" w:space="0" w:color="auto"/>
                </w:tcBorders>
              </w:tcPr>
            </w:tcPrChange>
          </w:tcPr>
          <w:p w14:paraId="4B38909D" w14:textId="77777777" w:rsidR="00987C9A" w:rsidRPr="00987C9A" w:rsidRDefault="00987C9A" w:rsidP="001B61C4">
            <w:pPr>
              <w:keepNext/>
              <w:keepLines/>
              <w:rPr>
                <w:rFonts w:ascii="Times New Roman" w:hAnsi="Times New Roman" w:cs="Times New Roman"/>
                <w:b/>
                <w:sz w:val="19"/>
                <w:szCs w:val="19"/>
              </w:rPr>
            </w:pPr>
            <w:r w:rsidRPr="00987C9A">
              <w:rPr>
                <w:rFonts w:ascii="Times New Roman" w:hAnsi="Times New Roman" w:cs="Times New Roman"/>
                <w:b/>
                <w:sz w:val="19"/>
                <w:szCs w:val="19"/>
              </w:rPr>
              <w:t>Likelihood function</w:t>
            </w:r>
          </w:p>
        </w:tc>
      </w:tr>
      <w:tr w:rsidR="00987C9A" w:rsidRPr="00987C9A" w14:paraId="4CD9A972" w14:textId="77777777" w:rsidTr="00D31F40">
        <w:tc>
          <w:tcPr>
            <w:tcW w:w="4395" w:type="dxa"/>
            <w:tcBorders>
              <w:top w:val="single" w:sz="8" w:space="0" w:color="auto"/>
            </w:tcBorders>
            <w:tcPrChange w:id="588" w:author="Tom Carruthers" w:date="2016-10-28T00:29:00Z">
              <w:tcPr>
                <w:tcW w:w="4395" w:type="dxa"/>
                <w:tcBorders>
                  <w:top w:val="single" w:sz="8" w:space="0" w:color="auto"/>
                </w:tcBorders>
              </w:tcPr>
            </w:tcPrChange>
          </w:tcPr>
          <w:p w14:paraId="2102002B"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Total catches (weight) </w:t>
            </w:r>
          </w:p>
        </w:tc>
        <w:tc>
          <w:tcPr>
            <w:tcW w:w="3118" w:type="dxa"/>
            <w:tcBorders>
              <w:top w:val="single" w:sz="8" w:space="0" w:color="auto"/>
            </w:tcBorders>
            <w:tcPrChange w:id="589" w:author="Tom Carruthers" w:date="2016-10-28T00:29:00Z">
              <w:tcPr>
                <w:tcW w:w="2267" w:type="dxa"/>
                <w:tcBorders>
                  <w:top w:val="single" w:sz="8" w:space="0" w:color="auto"/>
                </w:tcBorders>
              </w:tcPr>
            </w:tcPrChange>
          </w:tcPr>
          <w:p w14:paraId="64CD30C9"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 fleet</w:t>
            </w:r>
          </w:p>
        </w:tc>
        <w:tc>
          <w:tcPr>
            <w:tcW w:w="1843" w:type="dxa"/>
            <w:tcBorders>
              <w:top w:val="single" w:sz="8" w:space="0" w:color="auto"/>
            </w:tcBorders>
            <w:tcPrChange w:id="590" w:author="Tom Carruthers" w:date="2016-10-28T00:29:00Z">
              <w:tcPr>
                <w:tcW w:w="1418" w:type="dxa"/>
                <w:tcBorders>
                  <w:top w:val="single" w:sz="8" w:space="0" w:color="auto"/>
                </w:tcBorders>
              </w:tcPr>
            </w:tcPrChange>
          </w:tcPr>
          <w:p w14:paraId="2ED56D95"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Log-normal</w:t>
            </w:r>
          </w:p>
        </w:tc>
      </w:tr>
      <w:tr w:rsidR="00987C9A" w:rsidRPr="00987C9A" w14:paraId="64A20FC8" w14:textId="77777777" w:rsidTr="00D31F40">
        <w:tc>
          <w:tcPr>
            <w:tcW w:w="4395" w:type="dxa"/>
            <w:tcPrChange w:id="591" w:author="Tom Carruthers" w:date="2016-10-28T00:29:00Z">
              <w:tcPr>
                <w:tcW w:w="4395" w:type="dxa"/>
              </w:tcPr>
            </w:tcPrChange>
          </w:tcPr>
          <w:p w14:paraId="55465CB8"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Index of </w:t>
            </w:r>
            <w:r w:rsidR="0003012F">
              <w:rPr>
                <w:rFonts w:ascii="Times New Roman" w:hAnsi="Times New Roman" w:cs="Times New Roman"/>
                <w:sz w:val="19"/>
                <w:szCs w:val="19"/>
              </w:rPr>
              <w:t>exploitable</w:t>
            </w:r>
            <w:r w:rsidRPr="00987C9A">
              <w:rPr>
                <w:rFonts w:ascii="Times New Roman" w:hAnsi="Times New Roman" w:cs="Times New Roman"/>
                <w:sz w:val="19"/>
                <w:szCs w:val="19"/>
              </w:rPr>
              <w:t xml:space="preserve"> biomass (e.g. a CPUE index)</w:t>
            </w:r>
          </w:p>
        </w:tc>
        <w:tc>
          <w:tcPr>
            <w:tcW w:w="3118" w:type="dxa"/>
            <w:tcPrChange w:id="592" w:author="Tom Carruthers" w:date="2016-10-28T00:29:00Z">
              <w:tcPr>
                <w:tcW w:w="2267" w:type="dxa"/>
              </w:tcPr>
            </w:tcPrChange>
          </w:tcPr>
          <w:p w14:paraId="075FE4AD"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 fleet</w:t>
            </w:r>
          </w:p>
        </w:tc>
        <w:tc>
          <w:tcPr>
            <w:tcW w:w="1843" w:type="dxa"/>
            <w:tcPrChange w:id="593" w:author="Tom Carruthers" w:date="2016-10-28T00:29:00Z">
              <w:tcPr>
                <w:tcW w:w="1418" w:type="dxa"/>
              </w:tcPr>
            </w:tcPrChange>
          </w:tcPr>
          <w:p w14:paraId="04D46E8F"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Log-normal</w:t>
            </w:r>
          </w:p>
        </w:tc>
      </w:tr>
      <w:tr w:rsidR="00987C9A" w:rsidRPr="00987C9A" w14:paraId="38207A0D" w14:textId="77777777" w:rsidTr="00D31F40">
        <w:tc>
          <w:tcPr>
            <w:tcW w:w="4395" w:type="dxa"/>
            <w:tcPrChange w:id="594" w:author="Tom Carruthers" w:date="2016-10-28T00:29:00Z">
              <w:tcPr>
                <w:tcW w:w="4395" w:type="dxa"/>
              </w:tcPr>
            </w:tcPrChange>
          </w:tcPr>
          <w:p w14:paraId="38444F76"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Index of spawning stock biomass (e.g. a larval survey)</w:t>
            </w:r>
          </w:p>
        </w:tc>
        <w:tc>
          <w:tcPr>
            <w:tcW w:w="3118" w:type="dxa"/>
            <w:tcPrChange w:id="595" w:author="Tom Carruthers" w:date="2016-10-28T00:29:00Z">
              <w:tcPr>
                <w:tcW w:w="2267" w:type="dxa"/>
              </w:tcPr>
            </w:tcPrChange>
          </w:tcPr>
          <w:p w14:paraId="2FA9399C"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year, stock</w:t>
            </w:r>
          </w:p>
        </w:tc>
        <w:tc>
          <w:tcPr>
            <w:tcW w:w="1843" w:type="dxa"/>
            <w:tcPrChange w:id="596" w:author="Tom Carruthers" w:date="2016-10-28T00:29:00Z">
              <w:tcPr>
                <w:tcW w:w="1418" w:type="dxa"/>
              </w:tcPr>
            </w:tcPrChange>
          </w:tcPr>
          <w:p w14:paraId="0A13E40D"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Log-normal</w:t>
            </w:r>
          </w:p>
        </w:tc>
      </w:tr>
      <w:tr w:rsidR="00987C9A" w:rsidRPr="00987C9A" w14:paraId="1EA0E899" w14:textId="77777777" w:rsidTr="00D31F40">
        <w:tc>
          <w:tcPr>
            <w:tcW w:w="4395" w:type="dxa"/>
            <w:tcPrChange w:id="597" w:author="Tom Carruthers" w:date="2016-10-28T00:29:00Z">
              <w:tcPr>
                <w:tcW w:w="4395" w:type="dxa"/>
              </w:tcPr>
            </w:tcPrChange>
          </w:tcPr>
          <w:p w14:paraId="50F70875"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Length composition</w:t>
            </w:r>
          </w:p>
        </w:tc>
        <w:tc>
          <w:tcPr>
            <w:tcW w:w="3118" w:type="dxa"/>
            <w:tcPrChange w:id="598" w:author="Tom Carruthers" w:date="2016-10-28T00:29:00Z">
              <w:tcPr>
                <w:tcW w:w="2267" w:type="dxa"/>
              </w:tcPr>
            </w:tcPrChange>
          </w:tcPr>
          <w:p w14:paraId="300C5223"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w:t>
            </w:r>
          </w:p>
        </w:tc>
        <w:tc>
          <w:tcPr>
            <w:tcW w:w="1843" w:type="dxa"/>
            <w:tcPrChange w:id="599" w:author="Tom Carruthers" w:date="2016-10-28T00:29:00Z">
              <w:tcPr>
                <w:tcW w:w="1418" w:type="dxa"/>
              </w:tcPr>
            </w:tcPrChange>
          </w:tcPr>
          <w:p w14:paraId="63B7D630"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Multinomial</w:t>
            </w:r>
          </w:p>
        </w:tc>
      </w:tr>
      <w:tr w:rsidR="00987C9A" w:rsidRPr="00987C9A" w14:paraId="1993DAE8" w14:textId="77777777" w:rsidTr="00D31F40">
        <w:tc>
          <w:tcPr>
            <w:tcW w:w="4395" w:type="dxa"/>
            <w:tcPrChange w:id="600" w:author="Tom Carruthers" w:date="2016-10-28T00:29:00Z">
              <w:tcPr>
                <w:tcW w:w="4395" w:type="dxa"/>
              </w:tcPr>
            </w:tcPrChange>
          </w:tcPr>
          <w:p w14:paraId="1E080469"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PSAT tag (known stock of origin)</w:t>
            </w:r>
          </w:p>
        </w:tc>
        <w:tc>
          <w:tcPr>
            <w:tcW w:w="3118" w:type="dxa"/>
            <w:tcPrChange w:id="601" w:author="Tom Carruthers" w:date="2016-10-28T00:29:00Z">
              <w:tcPr>
                <w:tcW w:w="2267" w:type="dxa"/>
              </w:tcPr>
            </w:tcPrChange>
          </w:tcPr>
          <w:p w14:paraId="349DE6EB" w14:textId="2898C51A"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stock, 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w:t>
            </w:r>
            <w:ins w:id="602" w:author="Tom Carruthers" w:date="2016-10-28T00:28:00Z">
              <w:r w:rsidR="00D31F40">
                <w:rPr>
                  <w:rFonts w:ascii="Times New Roman" w:hAnsi="Times New Roman" w:cs="Times New Roman"/>
                  <w:sz w:val="19"/>
                  <w:szCs w:val="19"/>
                </w:rPr>
                <w:t>, age class</w:t>
              </w:r>
            </w:ins>
          </w:p>
        </w:tc>
        <w:tc>
          <w:tcPr>
            <w:tcW w:w="1843" w:type="dxa"/>
            <w:tcPrChange w:id="603" w:author="Tom Carruthers" w:date="2016-10-28T00:29:00Z">
              <w:tcPr>
                <w:tcW w:w="1418" w:type="dxa"/>
              </w:tcPr>
            </w:tcPrChange>
          </w:tcPr>
          <w:p w14:paraId="28B096BF"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Multinomial</w:t>
            </w:r>
          </w:p>
        </w:tc>
      </w:tr>
      <w:tr w:rsidR="00987C9A" w:rsidRPr="00987C9A" w14:paraId="355B79B8" w14:textId="77777777" w:rsidTr="00D31F40">
        <w:tc>
          <w:tcPr>
            <w:tcW w:w="4395" w:type="dxa"/>
            <w:tcPrChange w:id="604" w:author="Tom Carruthers" w:date="2016-10-28T00:29:00Z">
              <w:tcPr>
                <w:tcW w:w="4395" w:type="dxa"/>
              </w:tcPr>
            </w:tcPrChange>
          </w:tcPr>
          <w:p w14:paraId="5841AEA0"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PSAT tag (unknown stock of origin)</w:t>
            </w:r>
          </w:p>
        </w:tc>
        <w:tc>
          <w:tcPr>
            <w:tcW w:w="3118" w:type="dxa"/>
            <w:tcPrChange w:id="605" w:author="Tom Carruthers" w:date="2016-10-28T00:29:00Z">
              <w:tcPr>
                <w:tcW w:w="2267" w:type="dxa"/>
              </w:tcPr>
            </w:tcPrChange>
          </w:tcPr>
          <w:p w14:paraId="6AD520BD" w14:textId="3F162115"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w:t>
            </w:r>
            <w:ins w:id="606" w:author="Tom Carruthers" w:date="2016-10-28T00:29:00Z">
              <w:r w:rsidR="00D31F40">
                <w:rPr>
                  <w:rFonts w:ascii="Times New Roman" w:hAnsi="Times New Roman" w:cs="Times New Roman"/>
                  <w:sz w:val="19"/>
                  <w:szCs w:val="19"/>
                </w:rPr>
                <w:t>, age class</w:t>
              </w:r>
            </w:ins>
          </w:p>
        </w:tc>
        <w:tc>
          <w:tcPr>
            <w:tcW w:w="1843" w:type="dxa"/>
            <w:tcPrChange w:id="607" w:author="Tom Carruthers" w:date="2016-10-28T00:29:00Z">
              <w:tcPr>
                <w:tcW w:w="1418" w:type="dxa"/>
              </w:tcPr>
            </w:tcPrChange>
          </w:tcPr>
          <w:p w14:paraId="0D55F317"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Multinomial</w:t>
            </w:r>
          </w:p>
        </w:tc>
      </w:tr>
      <w:tr w:rsidR="00987C9A" w:rsidRPr="00987C9A" w14:paraId="69F28F0F" w14:textId="77777777" w:rsidTr="00D31F40">
        <w:tc>
          <w:tcPr>
            <w:tcW w:w="4395" w:type="dxa"/>
            <w:tcPrChange w:id="608" w:author="Tom Carruthers" w:date="2016-10-28T00:29:00Z">
              <w:tcPr>
                <w:tcW w:w="4395" w:type="dxa"/>
              </w:tcPr>
            </w:tcPrChange>
          </w:tcPr>
          <w:p w14:paraId="115962CF"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Stock of origin</w:t>
            </w:r>
          </w:p>
        </w:tc>
        <w:tc>
          <w:tcPr>
            <w:tcW w:w="3118" w:type="dxa"/>
            <w:tcPrChange w:id="609" w:author="Tom Carruthers" w:date="2016-10-28T00:29:00Z">
              <w:tcPr>
                <w:tcW w:w="2267" w:type="dxa"/>
              </w:tcPr>
            </w:tcPrChange>
          </w:tcPr>
          <w:p w14:paraId="2D30664F" w14:textId="0DD9D42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 xml:space="preserve">Year, </w:t>
            </w:r>
            <w:proofErr w:type="spellStart"/>
            <w:r w:rsidRPr="00987C9A">
              <w:rPr>
                <w:rFonts w:ascii="Times New Roman" w:hAnsi="Times New Roman" w:cs="Times New Roman"/>
                <w:sz w:val="19"/>
                <w:szCs w:val="19"/>
              </w:rPr>
              <w:t>subyear</w:t>
            </w:r>
            <w:proofErr w:type="spellEnd"/>
            <w:r w:rsidRPr="00987C9A">
              <w:rPr>
                <w:rFonts w:ascii="Times New Roman" w:hAnsi="Times New Roman" w:cs="Times New Roman"/>
                <w:sz w:val="19"/>
                <w:szCs w:val="19"/>
              </w:rPr>
              <w:t>, area</w:t>
            </w:r>
            <w:ins w:id="610" w:author="Tom Carruthers" w:date="2016-10-28T00:29:00Z">
              <w:r w:rsidR="00D31F40">
                <w:rPr>
                  <w:rFonts w:ascii="Times New Roman" w:hAnsi="Times New Roman" w:cs="Times New Roman"/>
                  <w:sz w:val="19"/>
                  <w:szCs w:val="19"/>
                </w:rPr>
                <w:t>, age class</w:t>
              </w:r>
            </w:ins>
          </w:p>
        </w:tc>
        <w:tc>
          <w:tcPr>
            <w:tcW w:w="1843" w:type="dxa"/>
            <w:tcPrChange w:id="611" w:author="Tom Carruthers" w:date="2016-10-28T00:29:00Z">
              <w:tcPr>
                <w:tcW w:w="1418" w:type="dxa"/>
              </w:tcPr>
            </w:tcPrChange>
          </w:tcPr>
          <w:p w14:paraId="34D1A6A3" w14:textId="77777777" w:rsidR="00987C9A" w:rsidRPr="00987C9A" w:rsidRDefault="00987C9A" w:rsidP="001B61C4">
            <w:pPr>
              <w:keepNext/>
              <w:keepLines/>
              <w:rPr>
                <w:rFonts w:ascii="Times New Roman" w:hAnsi="Times New Roman" w:cs="Times New Roman"/>
                <w:sz w:val="19"/>
                <w:szCs w:val="19"/>
              </w:rPr>
            </w:pPr>
            <w:r w:rsidRPr="00987C9A">
              <w:rPr>
                <w:rFonts w:ascii="Times New Roman" w:hAnsi="Times New Roman" w:cs="Times New Roman"/>
                <w:sz w:val="19"/>
                <w:szCs w:val="19"/>
              </w:rPr>
              <w:t>Multinomial</w:t>
            </w:r>
          </w:p>
        </w:tc>
      </w:tr>
      <w:tr w:rsidR="00987C9A" w:rsidRPr="00987C9A" w14:paraId="1FD5539C" w14:textId="77777777" w:rsidTr="00D31F40">
        <w:trPr>
          <w:cantSplit/>
          <w:trHeight w:hRule="exact" w:val="113"/>
          <w:trPrChange w:id="612" w:author="Tom Carruthers" w:date="2016-10-28T00:29:00Z">
            <w:trPr>
              <w:cantSplit/>
              <w:trHeight w:hRule="exact" w:val="113"/>
            </w:trPr>
          </w:trPrChange>
        </w:trPr>
        <w:tc>
          <w:tcPr>
            <w:tcW w:w="4395" w:type="dxa"/>
            <w:tcBorders>
              <w:bottom w:val="single" w:sz="8" w:space="0" w:color="auto"/>
            </w:tcBorders>
            <w:tcPrChange w:id="613" w:author="Tom Carruthers" w:date="2016-10-28T00:29:00Z">
              <w:tcPr>
                <w:tcW w:w="4395" w:type="dxa"/>
                <w:tcBorders>
                  <w:bottom w:val="single" w:sz="8" w:space="0" w:color="auto"/>
                </w:tcBorders>
              </w:tcPr>
            </w:tcPrChange>
          </w:tcPr>
          <w:p w14:paraId="1967161B" w14:textId="77777777" w:rsidR="00987C9A" w:rsidRPr="00987C9A" w:rsidRDefault="00987C9A" w:rsidP="001B61C4">
            <w:pPr>
              <w:keepNext/>
              <w:keepLines/>
              <w:rPr>
                <w:rFonts w:ascii="Times New Roman" w:hAnsi="Times New Roman" w:cs="Times New Roman"/>
                <w:sz w:val="19"/>
                <w:szCs w:val="19"/>
              </w:rPr>
            </w:pPr>
          </w:p>
        </w:tc>
        <w:tc>
          <w:tcPr>
            <w:tcW w:w="3118" w:type="dxa"/>
            <w:tcBorders>
              <w:bottom w:val="single" w:sz="8" w:space="0" w:color="auto"/>
            </w:tcBorders>
            <w:tcPrChange w:id="614" w:author="Tom Carruthers" w:date="2016-10-28T00:29:00Z">
              <w:tcPr>
                <w:tcW w:w="2267" w:type="dxa"/>
                <w:tcBorders>
                  <w:bottom w:val="single" w:sz="8" w:space="0" w:color="auto"/>
                </w:tcBorders>
              </w:tcPr>
            </w:tcPrChange>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Change w:id="615" w:author="Tom Carruthers" w:date="2016-10-28T00:29:00Z">
              <w:tcPr>
                <w:tcW w:w="1418" w:type="dxa"/>
                <w:tcBorders>
                  <w:bottom w:val="single" w:sz="8" w:space="0" w:color="auto"/>
                </w:tcBorders>
              </w:tcPr>
            </w:tcPrChange>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16" w:name="_Toc465365336"/>
      <w:r w:rsidRPr="00987C9A">
        <w:t>Characterising unc</w:t>
      </w:r>
      <w:r w:rsidR="005F1D09" w:rsidRPr="00440453">
        <w:t>e</w:t>
      </w:r>
      <w:r w:rsidRPr="00987C9A">
        <w:t>rtainty</w:t>
      </w:r>
      <w:bookmarkEnd w:id="616"/>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17" w:name="_Toc465365337"/>
      <w:r w:rsidRPr="00E462C0">
        <w:t>Baseline</w:t>
      </w:r>
      <w:bookmarkEnd w:id="617"/>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18" w:name="_Toc465365338"/>
      <w:r w:rsidRPr="00E462C0">
        <w:t>Alternative options</w:t>
      </w:r>
      <w:bookmarkEnd w:id="618"/>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19" w:name="_Toc465365339"/>
      <w:r w:rsidRPr="00B56829">
        <w:lastRenderedPageBreak/>
        <w:t>TRIAL SPECIFICATIONS</w:t>
      </w:r>
      <w:bookmarkEnd w:id="619"/>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20" w:name="_Toc465365340"/>
      <w:r w:rsidRPr="00B3146A">
        <w:rPr>
          <w:rFonts w:eastAsia="Times New Roman"/>
        </w:rPr>
        <w:t>Reference set</w:t>
      </w:r>
      <w:bookmarkEnd w:id="620"/>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1853C6E5"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del w:id="621" w:author="Tom Carruthers" w:date="2016-07-11T21:30:00Z">
        <w:r w:rsidRPr="00B3146A" w:rsidDel="00E63E19">
          <w:rPr>
            <w:rFonts w:ascii="Times New Roman" w:eastAsia="Times New Roman" w:hAnsi="Times New Roman" w:cs="Times New Roman"/>
            <w:sz w:val="24"/>
            <w:szCs w:val="24"/>
            <w:lang w:val="en-US"/>
          </w:rPr>
          <w:delText>abundance</w:delText>
        </w:r>
      </w:del>
      <w:ins w:id="622" w:author="Tom Carruthers" w:date="2016-07-11T21:30:00Z">
        <w:r w:rsidR="00E63E19">
          <w:rPr>
            <w:rFonts w:ascii="Times New Roman" w:eastAsia="Times New Roman" w:hAnsi="Times New Roman" w:cs="Times New Roman"/>
            <w:sz w:val="24"/>
            <w:szCs w:val="24"/>
            <w:lang w:val="en-US"/>
          </w:rPr>
          <w:t>stock depletion (</w:t>
        </w:r>
      </w:ins>
      <w:ins w:id="623" w:author="Tom Carruthers" w:date="2016-07-11T21:49:00Z">
        <w:r w:rsidR="00191B7C">
          <w:rPr>
            <w:rFonts w:ascii="Times New Roman" w:eastAsia="Times New Roman" w:hAnsi="Times New Roman" w:cs="Times New Roman"/>
            <w:sz w:val="24"/>
            <w:szCs w:val="24"/>
            <w:lang w:val="en-US"/>
          </w:rPr>
          <w:t xml:space="preserve">spawning </w:t>
        </w:r>
      </w:ins>
      <w:ins w:id="624" w:author="Tom Carruthers" w:date="2016-07-11T21:30:00Z">
        <w:r w:rsidR="00E63E19">
          <w:rPr>
            <w:rFonts w:ascii="Times New Roman" w:eastAsia="Times New Roman" w:hAnsi="Times New Roman" w:cs="Times New Roman"/>
            <w:sz w:val="24"/>
            <w:szCs w:val="24"/>
            <w:lang w:val="en-US"/>
          </w:rPr>
          <w:t>biomass relative to unfished)</w:t>
        </w:r>
      </w:ins>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bookmarkStart w:id="625" w:name="_GoBack"/>
            <w:bookmarkEnd w:id="625"/>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7E43473F"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 xml:space="preserve">Current </w:t>
            </w:r>
            <w:del w:id="626" w:author="Tom Carruthers" w:date="2016-07-11T21:31:00Z">
              <w:r w:rsidRPr="00DB7946" w:rsidDel="00E63E19">
                <w:rPr>
                  <w:rFonts w:ascii="Times New Roman" w:eastAsia="Times New Roman" w:hAnsi="Times New Roman" w:cs="Times New Roman"/>
                  <w:color w:val="000000"/>
                  <w:sz w:val="24"/>
                  <w:szCs w:val="24"/>
                  <w:u w:val="single"/>
                  <w:lang w:val="en-US"/>
                </w:rPr>
                <w:delText>abundance</w:delText>
              </w:r>
            </w:del>
            <w:ins w:id="627" w:author="Tom Carruthers" w:date="2016-07-11T21:31:00Z">
              <w:r w:rsidR="00E63E19">
                <w:rPr>
                  <w:rFonts w:ascii="Times New Roman" w:eastAsia="Times New Roman" w:hAnsi="Times New Roman" w:cs="Times New Roman"/>
                  <w:color w:val="000000"/>
                  <w:sz w:val="24"/>
                  <w:szCs w:val="24"/>
                  <w:u w:val="single"/>
                  <w:lang w:val="en-US"/>
                </w:rPr>
                <w:t>depletion</w:t>
              </w:r>
            </w:ins>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628"/>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commentRangeEnd w:id="628"/>
            <w:r w:rsidR="00CD6D17">
              <w:rPr>
                <w:rStyle w:val="CommentReference"/>
              </w:rPr>
              <w:commentReference w:id="628"/>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2141620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E63E19">
        <w:rPr>
          <w:rFonts w:ascii="Times New Roman" w:eastAsia="Times New Roman" w:hAnsi="Times New Roman" w:cs="Times New Roman"/>
          <w:color w:val="222222"/>
          <w:sz w:val="24"/>
          <w:szCs w:val="24"/>
          <w:lang w:val="en-US"/>
        </w:rPr>
        <w:t xml:space="preserve">depletion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depletion a</w:t>
      </w:r>
      <w:ins w:id="629" w:author="Doug Butterworth" w:date="2016-07-16T21:04:00Z">
        <w:r w:rsidR="009B4F22">
          <w:rPr>
            <w:rFonts w:ascii="Times New Roman" w:eastAsia="Times New Roman" w:hAnsi="Times New Roman" w:cs="Times New Roman"/>
            <w:color w:val="222222"/>
            <w:sz w:val="24"/>
            <w:szCs w:val="24"/>
            <w:lang w:val="en-US"/>
          </w:rPr>
          <w:t xml:space="preserve"> </w:t>
        </w:r>
        <w:commentRangeStart w:id="630"/>
        <w:r w:rsidR="009B4F22">
          <w:rPr>
            <w:rFonts w:ascii="Times New Roman" w:eastAsia="Times New Roman" w:hAnsi="Times New Roman" w:cs="Times New Roman"/>
            <w:color w:val="222222"/>
            <w:sz w:val="24"/>
            <w:szCs w:val="24"/>
            <w:lang w:val="en-US"/>
          </w:rPr>
          <w:t>highly</w:t>
        </w:r>
      </w:ins>
      <w:del w:id="631" w:author="Doug Butterworth" w:date="2016-07-16T21:04:00Z">
        <w:r w:rsidR="00E63E19" w:rsidDel="009B4F22">
          <w:rPr>
            <w:rFonts w:ascii="Times New Roman" w:eastAsia="Times New Roman" w:hAnsi="Times New Roman" w:cs="Times New Roman"/>
            <w:color w:val="222222"/>
            <w:sz w:val="24"/>
            <w:szCs w:val="24"/>
            <w:lang w:val="en-US"/>
          </w:rPr>
          <w:delText>n</w:delText>
        </w:r>
      </w:del>
      <w:commentRangeEnd w:id="630"/>
      <w:r w:rsidR="009B4F22">
        <w:rPr>
          <w:rStyle w:val="CommentReference"/>
        </w:rPr>
        <w:commentReference w:id="630"/>
      </w:r>
      <w:r w:rsidR="00E63E19">
        <w:rPr>
          <w:rFonts w:ascii="Times New Roman" w:eastAsia="Times New Roman" w:hAnsi="Times New Roman" w:cs="Times New Roman"/>
          <w:color w:val="222222"/>
          <w:sz w:val="24"/>
          <w:szCs w:val="24"/>
          <w:lang w:val="en-US"/>
        </w:rPr>
        <w:t xml:space="preserve"> informative prior will be placed on depletion 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proofErr w:type="gramStart"/>
      <w:r w:rsidRPr="00B3146A">
        <w:rPr>
          <w:rFonts w:ascii="Times New Roman" w:eastAsia="Times New Roman" w:hAnsi="Times New Roman" w:cs="Times New Roman"/>
          <w:sz w:val="24"/>
          <w:szCs w:val="24"/>
          <w:lang w:val="en-US"/>
        </w:rPr>
        <w:t>,  i.e</w:t>
      </w:r>
      <w:proofErr w:type="gramEnd"/>
      <w:r w:rsidRPr="00B3146A">
        <w:rPr>
          <w:rFonts w:ascii="Times New Roman" w:eastAsia="Times New Roman" w:hAnsi="Times New Roman" w:cs="Times New Roman"/>
          <w:sz w:val="24"/>
          <w:szCs w:val="24"/>
          <w:lang w:val="en-US"/>
        </w:rPr>
        <w:t>.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632" w:name="_Toc465365341"/>
      <w:r w:rsidRPr="00B3146A">
        <w:rPr>
          <w:rFonts w:eastAsia="Times New Roman"/>
        </w:rPr>
        <w:t>Robustness trials</w:t>
      </w:r>
      <w:bookmarkEnd w:id="63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lastRenderedPageBreak/>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of [X] tons in the West and [Y] tons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Alternative combinations of fleets in evaluating </w:t>
      </w:r>
      <w:proofErr w:type="spellStart"/>
      <w:r>
        <w:rPr>
          <w:rFonts w:ascii="Times New Roman" w:eastAsia="Times New Roman" w:hAnsi="Times New Roman" w:cs="Times New Roman"/>
          <w:sz w:val="24"/>
          <w:szCs w:val="24"/>
          <w:lang w:val="en-US"/>
        </w:rPr>
        <w:t>selectivities</w:t>
      </w:r>
      <w:proofErr w:type="spellEnd"/>
      <w:r>
        <w:rPr>
          <w:rFonts w:ascii="Times New Roman" w:eastAsia="Times New Roman" w:hAnsi="Times New Roman" w:cs="Times New Roman"/>
          <w:sz w:val="24"/>
          <w:szCs w:val="24"/>
          <w:lang w:val="en-US"/>
        </w:rPr>
        <w:t xml:space="preserve">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633" w:name="_Toc465365342"/>
      <w:r w:rsidRPr="00B56829">
        <w:t xml:space="preserve">PERFORMANCE </w:t>
      </w:r>
      <w:r w:rsidR="00F243AE">
        <w:t>MEASURES/</w:t>
      </w:r>
      <w:r w:rsidRPr="00B56829">
        <w:t>STATISTICS</w:t>
      </w:r>
      <w:bookmarkEnd w:id="63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634" w:name="_Toc465365343"/>
      <w:r w:rsidRPr="00883998">
        <w:t xml:space="preserve">Summary </w:t>
      </w:r>
      <w:r w:rsidR="00FF4BF8">
        <w:t>measures/</w:t>
      </w:r>
      <w:r w:rsidRPr="00883998">
        <w:t>statistics</w:t>
      </w:r>
      <w:bookmarkEnd w:id="63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30pt" o:ole="" fillcolor="window">
            <v:imagedata r:id="rId27" o:title=""/>
          </v:shape>
          <o:OLEObject Type="Embed" ProgID="Equation.3" ShapeID="_x0000_i1025" DrawAspect="Content" ObjectID="_1539120331" r:id="rId28"/>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635" w:name="_Toc465365344"/>
      <w:r w:rsidRPr="00892BFD">
        <w:t>Summary plots</w:t>
      </w:r>
      <w:bookmarkEnd w:id="63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636" w:name="_Toc465365345"/>
      <w:r w:rsidRPr="00C97833">
        <w:rPr>
          <w:rFonts w:cs="Times New Roman"/>
          <w:szCs w:val="24"/>
        </w:rPr>
        <w:t>Level of reporting</w:t>
      </w:r>
      <w:bookmarkEnd w:id="63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637" w:name="_Toc465365346"/>
      <w:r w:rsidRPr="00C97833">
        <w:rPr>
          <w:rFonts w:cs="Times New Roman"/>
          <w:szCs w:val="24"/>
        </w:rPr>
        <w:t>Baseline</w:t>
      </w:r>
      <w:bookmarkEnd w:id="63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w:t>
      </w:r>
      <w:proofErr w:type="spellStart"/>
      <w:r w:rsidRPr="00FF4BF8">
        <w:rPr>
          <w:rFonts w:ascii="Times New Roman" w:hAnsi="Times New Roman" w:cs="Times New Roman"/>
          <w:sz w:val="24"/>
          <w:szCs w:val="24"/>
        </w:rPr>
        <w:t>East+Med</w:t>
      </w:r>
      <w:proofErr w:type="spellEnd"/>
      <w:r w:rsidRPr="00FF4BF8">
        <w:rPr>
          <w:rFonts w:ascii="Times New Roman" w:hAnsi="Times New Roman" w:cs="Times New Roman"/>
          <w:sz w:val="24"/>
          <w:szCs w:val="24"/>
        </w:rPr>
        <w:t xml:space="preserve">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638" w:name="_Toc465365347"/>
      <w:r w:rsidRPr="005249EC">
        <w:t>Alternative options</w:t>
      </w:r>
      <w:bookmarkEnd w:id="63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omas" w:date="2016-10-28T00:29:00Z" w:initials="T">
    <w:p w14:paraId="2C2C7729" w14:textId="77777777" w:rsidR="00944842" w:rsidRDefault="00944842" w:rsidP="00931FE4">
      <w:pPr>
        <w:jc w:val="both"/>
      </w:pPr>
      <w:r>
        <w:rPr>
          <w:rStyle w:val="CommentReference"/>
        </w:rPr>
        <w:annotationRef/>
      </w:r>
    </w:p>
    <w:p w14:paraId="4FADAA54" w14:textId="77777777" w:rsidR="008E2327" w:rsidRDefault="008E2327" w:rsidP="00931FE4">
      <w:pPr>
        <w:jc w:val="both"/>
      </w:pPr>
      <w:r>
        <w:t>TO DO LIST (TC):</w:t>
      </w:r>
    </w:p>
    <w:p w14:paraId="14B94000" w14:textId="546C282A" w:rsidR="00944842" w:rsidRDefault="00944842" w:rsidP="00931FE4">
      <w:pPr>
        <w:jc w:val="both"/>
      </w:pPr>
      <w:proofErr w:type="spellStart"/>
      <w:r>
        <w:t>Pin_from_par</w:t>
      </w:r>
      <w:proofErr w:type="spellEnd"/>
      <w:r>
        <w:t xml:space="preserve"> E</w:t>
      </w:r>
      <w:proofErr w:type="gramStart"/>
      <w:r>
        <w:t>:/</w:t>
      </w:r>
      <w:proofErr w:type="gramEnd"/>
      <w:r>
        <w:t>ABT-MSE/M3</w:t>
      </w:r>
    </w:p>
    <w:p w14:paraId="0994FA72" w14:textId="53994C45" w:rsidR="00944842" w:rsidRDefault="00944842" w:rsidP="00931FE4">
      <w:pPr>
        <w:jc w:val="both"/>
      </w:pPr>
      <w:r>
        <w:t>Create Oms</w:t>
      </w:r>
    </w:p>
    <w:p w14:paraId="530A3A77" w14:textId="1E34073D" w:rsidR="00944842" w:rsidRDefault="00944842" w:rsidP="00931FE4">
      <w:pPr>
        <w:jc w:val="both"/>
      </w:pPr>
      <w:r>
        <w:t xml:space="preserve">Work on MSE framework – </w:t>
      </w:r>
      <w:proofErr w:type="gramStart"/>
      <w:r>
        <w:t>new(</w:t>
      </w:r>
      <w:proofErr w:type="gramEnd"/>
      <w:r>
        <w:t>‘OM’) new(MSE)</w:t>
      </w:r>
    </w:p>
    <w:p w14:paraId="64C07BD6" w14:textId="3B0FD107" w:rsidR="00944842" w:rsidRDefault="00944842" w:rsidP="00931FE4">
      <w:pPr>
        <w:jc w:val="both"/>
      </w:pPr>
      <w:r>
        <w:t>Run OMs</w:t>
      </w:r>
    </w:p>
    <w:p w14:paraId="21D8F1AE" w14:textId="77777777" w:rsidR="00944842" w:rsidRDefault="00944842" w:rsidP="00931FE4">
      <w:pPr>
        <w:jc w:val="both"/>
      </w:pPr>
    </w:p>
    <w:p w14:paraId="0CD2C6A1" w14:textId="58619D73" w:rsidR="00944842" w:rsidRDefault="00944842" w:rsidP="00931FE4">
      <w:pPr>
        <w:jc w:val="both"/>
      </w:pPr>
      <w:r>
        <w:t>MSE updates following July 2016 data prep.docx</w:t>
      </w:r>
    </w:p>
    <w:p w14:paraId="0D1ACE1B" w14:textId="77777777" w:rsidR="00944842" w:rsidRDefault="00944842" w:rsidP="00931FE4">
      <w:pPr>
        <w:jc w:val="both"/>
      </w:pPr>
    </w:p>
    <w:p w14:paraId="797CE5B7" w14:textId="40E42E58" w:rsidR="00944842" w:rsidRPr="001E1928" w:rsidRDefault="00944842" w:rsidP="00931FE4">
      <w:pPr>
        <w:jc w:val="both"/>
      </w:pPr>
      <w:r w:rsidRPr="001E1928">
        <w:t>The draft document</w:t>
      </w:r>
      <w:r>
        <w:t xml:space="preserve"> entitled</w:t>
      </w:r>
      <w:r w:rsidRPr="001E1928">
        <w:t xml:space="preserve"> </w:t>
      </w:r>
      <w:r w:rsidRPr="001E1928">
        <w:rPr>
          <w:i/>
        </w:rPr>
        <w:t>Specifications for MSE Trials for Bluefin Tuna in the North Atlantic</w:t>
      </w:r>
      <w:r>
        <w:t>, developed during the Monterey meeting [</w:t>
      </w:r>
      <w:r w:rsidRPr="00462333">
        <w:rPr>
          <w:highlight w:val="yellow"/>
        </w:rPr>
        <w:t>Please replace with appropriate reference</w:t>
      </w:r>
      <w:r>
        <w:t>], included a number of items specifically referred to this Data Preparation meeting for final decision. Those decisions are set out below, with the references being to that draft document unless otherwise indicated.</w:t>
      </w:r>
    </w:p>
    <w:p w14:paraId="4785984A" w14:textId="77777777" w:rsidR="00944842" w:rsidRDefault="00944842" w:rsidP="00931FE4">
      <w:pPr>
        <w:jc w:val="both"/>
      </w:pPr>
      <w:r w:rsidRPr="00431F7E">
        <w:rPr>
          <w:b/>
        </w:rPr>
        <w:t>Table 2.1</w:t>
      </w:r>
      <w:r>
        <w:rPr>
          <w:b/>
        </w:rPr>
        <w:t xml:space="preserve"> </w:t>
      </w:r>
      <w:r w:rsidRPr="001E1928">
        <w:t>(Overview of available data which may be used)</w:t>
      </w:r>
    </w:p>
    <w:p w14:paraId="0B0198A9" w14:textId="77777777" w:rsidR="00944842" w:rsidRDefault="00944842" w:rsidP="00931FE4">
      <w:pPr>
        <w:jc w:val="both"/>
      </w:pPr>
    </w:p>
    <w:p w14:paraId="56778164" w14:textId="319A3E03" w:rsidR="00944842" w:rsidRDefault="00944842" w:rsidP="00931FE4">
      <w:pPr>
        <w:jc w:val="both"/>
      </w:pPr>
      <w:r>
        <w:t xml:space="preserve"> &lt; TC - Table 2.1 has been updated &gt;</w:t>
      </w:r>
    </w:p>
    <w:p w14:paraId="41ABAFDF" w14:textId="77777777" w:rsidR="00944842" w:rsidRPr="001E1928" w:rsidRDefault="00944842" w:rsidP="00931FE4">
      <w:pPr>
        <w:jc w:val="both"/>
      </w:pPr>
    </w:p>
    <w:p w14:paraId="6B301DA1" w14:textId="77777777" w:rsidR="00944842" w:rsidRDefault="00944842" w:rsidP="00931FE4">
      <w:pPr>
        <w:jc w:val="both"/>
      </w:pPr>
      <w:r>
        <w:t>The ICCAT CATDIS dataset and the ICCAT</w:t>
      </w:r>
      <w:r w:rsidRPr="00E40ED8">
        <w:t xml:space="preserve"> </w:t>
      </w:r>
      <w:r>
        <w:t xml:space="preserve">bluefin size frequency data set are the sources of catch and catch composition observations, respectively. These data are now available at a sufficiently fine scale to allow for modification of fleet definitions and </w:t>
      </w:r>
      <w:proofErr w:type="spellStart"/>
      <w:r>
        <w:t>spatio</w:t>
      </w:r>
      <w:proofErr w:type="spellEnd"/>
      <w:r>
        <w:t xml:space="preserve">-temporal strata for the operating models to be used for the MSE. </w:t>
      </w:r>
    </w:p>
    <w:p w14:paraId="61D48A97" w14:textId="77777777" w:rsidR="00944842" w:rsidRDefault="00944842" w:rsidP="00931FE4">
      <w:pPr>
        <w:jc w:val="both"/>
      </w:pPr>
    </w:p>
    <w:p w14:paraId="31D5BD70" w14:textId="7BCA29C6" w:rsidR="00944842" w:rsidRDefault="00944842" w:rsidP="00931FE4">
      <w:pPr>
        <w:jc w:val="both"/>
      </w:pPr>
      <w:r>
        <w:t xml:space="preserve">&lt; </w:t>
      </w:r>
      <w:proofErr w:type="gramStart"/>
      <w:r>
        <w:t>TC  Table</w:t>
      </w:r>
      <w:proofErr w:type="gramEnd"/>
      <w:r>
        <w:t xml:space="preserve"> 3.1 has been updated &gt;</w:t>
      </w:r>
    </w:p>
    <w:p w14:paraId="4C3CC0DA" w14:textId="77777777" w:rsidR="00944842" w:rsidRDefault="00944842" w:rsidP="00931FE4">
      <w:pPr>
        <w:jc w:val="both"/>
      </w:pPr>
    </w:p>
    <w:p w14:paraId="2FEDA605" w14:textId="77777777" w:rsidR="00944842" w:rsidRPr="00BF0657" w:rsidRDefault="00944842" w:rsidP="00931FE4">
      <w:pPr>
        <w:jc w:val="both"/>
      </w:pPr>
      <w:r w:rsidRPr="00431F7E">
        <w:rPr>
          <w:b/>
        </w:rPr>
        <w:t>Tables 2.2 and 2.3</w:t>
      </w:r>
      <w:r>
        <w:rPr>
          <w:b/>
        </w:rPr>
        <w:t xml:space="preserve"> </w:t>
      </w:r>
      <w:r w:rsidRPr="00BF0657">
        <w:t>(PSAT and otolith microchemistry data)</w:t>
      </w:r>
    </w:p>
    <w:p w14:paraId="4B06E376" w14:textId="77777777" w:rsidR="00944842" w:rsidRDefault="00944842" w:rsidP="00931FE4">
      <w:pPr>
        <w:jc w:val="both"/>
      </w:pPr>
      <w:r>
        <w:t xml:space="preserve">The stock of origin data (otolith microchemistry) and electronic tagging (PSAT) data had both been compiled into single datasets. These are now available in their raw form, providing flexibility over how they may be aggregated and interpreted. Data of this nature which are provided to ICCAT only after the final day of this meeting will not be included among those to be used in conditioning the operating models. </w:t>
      </w:r>
    </w:p>
    <w:p w14:paraId="19859709" w14:textId="77777777" w:rsidR="00944842" w:rsidRDefault="00944842" w:rsidP="00931FE4">
      <w:pPr>
        <w:jc w:val="both"/>
      </w:pPr>
    </w:p>
    <w:p w14:paraId="34FFE5F3" w14:textId="107DCFA4" w:rsidR="00944842" w:rsidRDefault="00944842" w:rsidP="00931FE4">
      <w:pPr>
        <w:jc w:val="both"/>
      </w:pPr>
      <w:r>
        <w:t>&lt; TC – Figure 1.1 has been updated to reflect a lack of detail in stock of origin data for the Med. – we now have only a single Med area by necessity &gt;</w:t>
      </w:r>
    </w:p>
    <w:p w14:paraId="58255F29" w14:textId="77777777" w:rsidR="00944842" w:rsidRDefault="00944842" w:rsidP="00931FE4">
      <w:pPr>
        <w:jc w:val="both"/>
      </w:pPr>
    </w:p>
    <w:p w14:paraId="2CC09777" w14:textId="77777777" w:rsidR="00944842" w:rsidRDefault="00944842" w:rsidP="00931FE4">
      <w:pPr>
        <w:jc w:val="both"/>
      </w:pPr>
    </w:p>
    <w:p w14:paraId="6250F0F2" w14:textId="77777777" w:rsidR="00944842" w:rsidRPr="00BF0657" w:rsidRDefault="00944842" w:rsidP="00931FE4">
      <w:pPr>
        <w:jc w:val="both"/>
      </w:pPr>
      <w:r w:rsidRPr="00431F7E">
        <w:rPr>
          <w:b/>
        </w:rPr>
        <w:t>Fleet selection</w:t>
      </w:r>
      <w:r>
        <w:rPr>
          <w:b/>
        </w:rPr>
        <w:t xml:space="preserve"> </w:t>
      </w:r>
      <w:r w:rsidRPr="00BF0657">
        <w:t xml:space="preserve">(Section 3 part </w:t>
      </w:r>
      <w:r w:rsidRPr="00BF0657">
        <w:rPr>
          <w:i/>
        </w:rPr>
        <w:t>III</w:t>
      </w:r>
      <w:r w:rsidRPr="00BF0657">
        <w:t>)</w:t>
      </w:r>
    </w:p>
    <w:p w14:paraId="56384DE7" w14:textId="77777777" w:rsidR="00944842" w:rsidRDefault="00944842" w:rsidP="00931FE4">
      <w:pPr>
        <w:jc w:val="both"/>
      </w:pPr>
      <w:r>
        <w:t xml:space="preserve">Fleets are defined as fishing activities for which size selectivity can be assumed to be constant over time and space. Based on historical changes in fishing, observations of size data and the estimated </w:t>
      </w:r>
      <w:proofErr w:type="spellStart"/>
      <w:r>
        <w:t>selectivities</w:t>
      </w:r>
      <w:proofErr w:type="spellEnd"/>
      <w:r>
        <w:t xml:space="preserve"> from a previous stock assessment model, the group identified 14 discrete fleets (see Section 6 of the report of this meeting). These were structured using fishing season, year, area, flag and gear group codes. </w:t>
      </w:r>
    </w:p>
    <w:p w14:paraId="73491BAE" w14:textId="77777777" w:rsidR="00944842" w:rsidRDefault="00944842" w:rsidP="00931FE4">
      <w:pPr>
        <w:jc w:val="both"/>
      </w:pPr>
    </w:p>
    <w:p w14:paraId="56B7E03D" w14:textId="2F7F5504" w:rsidR="00944842" w:rsidRDefault="00CD6D17" w:rsidP="00931FE4">
      <w:pPr>
        <w:jc w:val="both"/>
      </w:pPr>
      <w:r>
        <w:t xml:space="preserve">&lt; TC - </w:t>
      </w:r>
      <w:r w:rsidR="00944842">
        <w:t xml:space="preserve">See above WRT Table 3.1. </w:t>
      </w:r>
      <w:r>
        <w:t>&gt;</w:t>
      </w:r>
    </w:p>
    <w:p w14:paraId="67227214" w14:textId="77777777" w:rsidR="00944842" w:rsidRPr="003B02EE" w:rsidRDefault="00944842" w:rsidP="00931FE4">
      <w:pPr>
        <w:jc w:val="both"/>
      </w:pPr>
    </w:p>
    <w:p w14:paraId="49117687" w14:textId="77777777" w:rsidR="00944842" w:rsidRPr="0045058A" w:rsidRDefault="00944842" w:rsidP="00931FE4">
      <w:pPr>
        <w:jc w:val="both"/>
      </w:pPr>
      <w:r>
        <w:rPr>
          <w:b/>
        </w:rPr>
        <w:t>Indic</w:t>
      </w:r>
      <w:r w:rsidRPr="00431F7E">
        <w:rPr>
          <w:b/>
        </w:rPr>
        <w:t>es to use in projections</w:t>
      </w:r>
      <w:r>
        <w:rPr>
          <w:b/>
        </w:rPr>
        <w:t xml:space="preserve"> </w:t>
      </w:r>
      <w:r w:rsidRPr="0045058A">
        <w:t xml:space="preserve">(Section 7 part </w:t>
      </w:r>
      <w:r w:rsidRPr="0045058A">
        <w:rPr>
          <w:i/>
        </w:rPr>
        <w:t>I</w:t>
      </w:r>
      <w:r w:rsidRPr="0045058A">
        <w:t>)</w:t>
      </w:r>
    </w:p>
    <w:p w14:paraId="3DFCEA31" w14:textId="56DA7FD5" w:rsidR="00944842" w:rsidRDefault="00944842" w:rsidP="00931FE4">
      <w:pPr>
        <w:jc w:val="both"/>
      </w:pPr>
      <w:r>
        <w:t xml:space="preserve">The predictions of the conditioned operating models can be compared with relative abundance indices to characterize the statistical properties of these data (e.g. imprecision, autocorrelation, constant of proportionality). In the absence of a combined index derived from Canadian, US and Japanese longline catch rate data in the west, the meeting agreed to replace this option with two alternative options: the Japanese longline index and the combined US-Canada longline index (SCRS/2015/171).  </w:t>
      </w:r>
    </w:p>
    <w:p w14:paraId="1766FBB4" w14:textId="556E0A8C" w:rsidR="00162824" w:rsidRDefault="00162824" w:rsidP="00931FE4">
      <w:pPr>
        <w:jc w:val="both"/>
      </w:pPr>
    </w:p>
    <w:p w14:paraId="79978C80" w14:textId="335A227C" w:rsidR="00162824" w:rsidRDefault="00CD6D17" w:rsidP="00931FE4">
      <w:pPr>
        <w:jc w:val="both"/>
      </w:pPr>
      <w:r>
        <w:t>&lt;</w:t>
      </w:r>
      <w:r>
        <w:t xml:space="preserve"> TC-</w:t>
      </w:r>
      <w:r>
        <w:t xml:space="preserve"> I've added the JP_LL_W CPUE index to </w:t>
      </w:r>
      <w:r>
        <w:t>S</w:t>
      </w:r>
      <w:r>
        <w:t>ection 7</w:t>
      </w:r>
      <w:r>
        <w:t xml:space="preserve"> </w:t>
      </w:r>
      <w:r>
        <w:t>&gt;</w:t>
      </w:r>
      <w:r>
        <w:t xml:space="preserve"> </w:t>
      </w:r>
    </w:p>
    <w:p w14:paraId="42ED3592" w14:textId="77777777" w:rsidR="00944842" w:rsidRPr="006E5985" w:rsidRDefault="00944842" w:rsidP="00931FE4">
      <w:pPr>
        <w:jc w:val="both"/>
      </w:pPr>
    </w:p>
    <w:p w14:paraId="2AB128C7" w14:textId="77777777" w:rsidR="00944842" w:rsidRPr="0045058A" w:rsidRDefault="00944842" w:rsidP="00931FE4">
      <w:pPr>
        <w:jc w:val="both"/>
      </w:pPr>
      <w:r>
        <w:rPr>
          <w:b/>
        </w:rPr>
        <w:t xml:space="preserve">Parameter values </w:t>
      </w:r>
      <w:r w:rsidRPr="0045058A">
        <w:t>(Table 8.2)</w:t>
      </w:r>
    </w:p>
    <w:p w14:paraId="69761F00" w14:textId="77777777" w:rsidR="00944842" w:rsidRDefault="00944842" w:rsidP="00931FE4">
      <w:pPr>
        <w:jc w:val="both"/>
      </w:pPr>
      <w:r>
        <w:t xml:space="preserve">The von </w:t>
      </w:r>
      <w:proofErr w:type="spellStart"/>
      <w:r>
        <w:t>Bertalanffy</w:t>
      </w:r>
      <w:proofErr w:type="spellEnd"/>
      <w:r>
        <w:t xml:space="preserve"> growth curve will be replaced by a Richards curve (see </w:t>
      </w:r>
      <w:proofErr w:type="gramStart"/>
      <w:r>
        <w:t xml:space="preserve">section </w:t>
      </w:r>
      <w:r w:rsidRPr="00462333">
        <w:rPr>
          <w:highlight w:val="yellow"/>
        </w:rPr>
        <w:t>??</w:t>
      </w:r>
      <w:proofErr w:type="gramEnd"/>
      <w:r>
        <w:t xml:space="preserve"> of the report of this meeting). </w:t>
      </w:r>
    </w:p>
    <w:p w14:paraId="7390327E" w14:textId="77777777" w:rsidR="00944842" w:rsidRDefault="00944842" w:rsidP="00931FE4">
      <w:pPr>
        <w:jc w:val="both"/>
      </w:pPr>
      <w:r>
        <w:t xml:space="preserve">The same age-based mortality curve will be used for both stocks. This is a </w:t>
      </w:r>
      <w:proofErr w:type="spellStart"/>
      <w:r>
        <w:t>Lorenzen</w:t>
      </w:r>
      <w:proofErr w:type="spellEnd"/>
      <w:r>
        <w:t xml:space="preserve"> type curve in which natural mortality rate is inversely related to weight. M=3W</w:t>
      </w:r>
      <w:r w:rsidRPr="006B7F5D">
        <w:rPr>
          <w:vertAlign w:val="superscript"/>
        </w:rPr>
        <w:t>-0.288</w:t>
      </w:r>
      <w:r>
        <w:rPr>
          <w:vertAlign w:val="superscript"/>
        </w:rPr>
        <w:t xml:space="preserve"> </w:t>
      </w:r>
      <w:r>
        <w:t xml:space="preserve">(see details given in section 3.1 of the report of this meeting). </w:t>
      </w:r>
    </w:p>
    <w:p w14:paraId="7DEDF066" w14:textId="366DF70D" w:rsidR="00944842" w:rsidRDefault="00944842" w:rsidP="00931FE4">
      <w:pPr>
        <w:jc w:val="both"/>
      </w:pPr>
      <w:r>
        <w:t>Two scenarios for maturity-at-</w:t>
      </w:r>
      <w:proofErr w:type="spellStart"/>
      <w:r>
        <w:t>age</w:t>
      </w:r>
      <w:proofErr w:type="spellEnd"/>
      <w:r>
        <w:t xml:space="preserve"> were developed during the meeting, which could be applied to either stock to form a crossed design (younger/older maturity schedule in the west by younger/older maturity schedule in the east)</w:t>
      </w:r>
      <w:r w:rsidRPr="00462333">
        <w:t xml:space="preserve"> </w:t>
      </w:r>
      <w:r>
        <w:t xml:space="preserve">(see details given in </w:t>
      </w:r>
      <w:proofErr w:type="gramStart"/>
      <w:r>
        <w:t xml:space="preserve">section </w:t>
      </w:r>
      <w:r w:rsidRPr="00462333">
        <w:rPr>
          <w:highlight w:val="yellow"/>
        </w:rPr>
        <w:t>??</w:t>
      </w:r>
      <w:proofErr w:type="gramEnd"/>
      <w:r>
        <w:t xml:space="preserve"> of the report of this meeting). </w:t>
      </w:r>
    </w:p>
    <w:p w14:paraId="33AB7C8D" w14:textId="527AF443" w:rsidR="00162824" w:rsidRDefault="00162824" w:rsidP="00931FE4">
      <w:pPr>
        <w:jc w:val="both"/>
      </w:pPr>
    </w:p>
    <w:p w14:paraId="51F99597" w14:textId="77777777" w:rsidR="00162824" w:rsidRDefault="00CD6D17" w:rsidP="00931FE4">
      <w:pPr>
        <w:jc w:val="both"/>
      </w:pPr>
      <w:r>
        <w:t>&lt; TC - I've updated Table 8.2 &gt;</w:t>
      </w:r>
    </w:p>
    <w:p w14:paraId="62AFFB6D" w14:textId="144D6DE0" w:rsidR="00944842" w:rsidRDefault="00944842">
      <w:pPr>
        <w:pStyle w:val="CommentText"/>
      </w:pPr>
    </w:p>
  </w:comment>
  <w:comment w:id="3" w:author="Thomas" w:date="2016-10-28T00:29:00Z" w:initials="T">
    <w:p w14:paraId="214B6DEF" w14:textId="45A39490" w:rsidR="00944842" w:rsidRDefault="00944842">
      <w:pPr>
        <w:pStyle w:val="CommentText"/>
      </w:pPr>
      <w:r>
        <w:rPr>
          <w:rStyle w:val="CommentReference"/>
        </w:rPr>
        <w:annotationRef/>
      </w:r>
      <w:r>
        <w:t xml:space="preserve">A new figure showing the current area definitions </w:t>
      </w:r>
      <w:proofErr w:type="gramStart"/>
      <w:r>
        <w:t>–  it</w:t>
      </w:r>
      <w:proofErr w:type="gramEnd"/>
      <w:r>
        <w:t xml:space="preserve"> was not possible to separate the Med into east/western areas due to a lack of spatial resolution and detail in the Stock of origin data (which is required)</w:t>
      </w:r>
    </w:p>
  </w:comment>
  <w:comment w:id="16" w:author="Tom Carruthers" w:date="2016-10-28T00:29:00Z" w:initials="TC">
    <w:p w14:paraId="6865E22B" w14:textId="2D478796" w:rsidR="008E2327" w:rsidRDefault="008E2327">
      <w:pPr>
        <w:pStyle w:val="CommentText"/>
      </w:pPr>
      <w:r>
        <w:rPr>
          <w:rStyle w:val="CommentReference"/>
        </w:rPr>
        <w:annotationRef/>
      </w:r>
      <w:r>
        <w:t>Not sure if there really are any alternative options other than aggregating areas (</w:t>
      </w:r>
      <w:proofErr w:type="spellStart"/>
      <w:r>
        <w:t>ie</w:t>
      </w:r>
      <w:proofErr w:type="spellEnd"/>
      <w:r>
        <w:t xml:space="preserve"> that the area definitions above are as complex as they can be given the data we have right now)</w:t>
      </w:r>
    </w:p>
  </w:comment>
  <w:comment w:id="59" w:author="Thomas" w:date="2016-10-28T00:29:00Z" w:initials="T">
    <w:p w14:paraId="3D0EF874" w14:textId="3CC9D061" w:rsidR="00944842" w:rsidRDefault="00944842">
      <w:pPr>
        <w:pStyle w:val="CommentText"/>
      </w:pPr>
      <w:r>
        <w:rPr>
          <w:rStyle w:val="CommentReference"/>
        </w:rPr>
        <w:annotationRef/>
      </w:r>
      <w:r>
        <w:t xml:space="preserve">Can’t do the other </w:t>
      </w:r>
      <w:proofErr w:type="spellStart"/>
      <w:r>
        <w:t>subyear</w:t>
      </w:r>
      <w:proofErr w:type="spellEnd"/>
      <w:r>
        <w:t xml:space="preserve"> </w:t>
      </w:r>
      <w:proofErr w:type="spellStart"/>
      <w:r>
        <w:t>disaggregations</w:t>
      </w:r>
      <w:proofErr w:type="spellEnd"/>
      <w:r>
        <w:t xml:space="preserve">. </w:t>
      </w:r>
    </w:p>
    <w:p w14:paraId="37C93382" w14:textId="77777777" w:rsidR="00944842" w:rsidRDefault="00944842">
      <w:pPr>
        <w:pStyle w:val="CommentText"/>
      </w:pPr>
    </w:p>
    <w:p w14:paraId="254BDE06" w14:textId="6A915C47" w:rsidR="00944842" w:rsidRDefault="00944842">
      <w:pPr>
        <w:pStyle w:val="CommentText"/>
      </w:pPr>
      <w:r>
        <w:t xml:space="preserve">Do we want to consider a two </w:t>
      </w:r>
      <w:proofErr w:type="spellStart"/>
      <w:r>
        <w:t>subyear</w:t>
      </w:r>
      <w:proofErr w:type="spellEnd"/>
      <w:r>
        <w:t xml:space="preserve"> version that is some aggregation of quarters?</w:t>
      </w:r>
    </w:p>
  </w:comment>
  <w:comment w:id="79" w:author="Thomas" w:date="2016-10-28T00:29:00Z" w:initials="T">
    <w:p w14:paraId="658DF04C" w14:textId="7E873DCF" w:rsidR="00944842" w:rsidRDefault="00944842">
      <w:pPr>
        <w:pStyle w:val="CommentText"/>
      </w:pPr>
      <w:r>
        <w:rPr>
          <w:rStyle w:val="CommentReference"/>
        </w:rPr>
        <w:annotationRef/>
      </w:r>
      <w:r>
        <w:t>This may need to be reviewed following new data suggesting Med sub population structure is perhaps more ignorable than previously thought.</w:t>
      </w:r>
    </w:p>
  </w:comment>
  <w:comment w:id="103" w:author="Thomas" w:date="2016-10-28T00:29:00Z" w:initials="T">
    <w:p w14:paraId="359311C9" w14:textId="3C783F85" w:rsidR="00944842" w:rsidRDefault="00944842">
      <w:pPr>
        <w:pStyle w:val="CommentText"/>
      </w:pPr>
      <w:r>
        <w:rPr>
          <w:rStyle w:val="CommentReference"/>
        </w:rPr>
        <w:annotationRef/>
      </w:r>
      <w:r>
        <w:t>I derived two of these indices. They are both very important and also completely invented by me and haven’t been reviewed / approved in any way. It seems important to acknowledge this uncertainty.</w:t>
      </w:r>
    </w:p>
  </w:comment>
  <w:comment w:id="120" w:author="Thomas" w:date="2016-10-28T00:29:00Z" w:initials="T">
    <w:p w14:paraId="298BDFB7" w14:textId="3F250A1C" w:rsidR="00944842" w:rsidRDefault="00944842">
      <w:pPr>
        <w:pStyle w:val="CommentText"/>
      </w:pPr>
      <w:r>
        <w:rPr>
          <w:rStyle w:val="CommentReference"/>
        </w:rPr>
        <w:annotationRef/>
      </w:r>
      <w:r>
        <w:t xml:space="preserve">I’ve updated this. This table still doesn’t acknowledge that SOO and electronic tagging data can be assigned to age </w:t>
      </w:r>
      <w:proofErr w:type="gramStart"/>
      <w:r>
        <w:t>class  using</w:t>
      </w:r>
      <w:proofErr w:type="gramEnd"/>
      <w:r>
        <w:t xml:space="preserve"> size data or covariate otoliths etc. </w:t>
      </w:r>
    </w:p>
  </w:comment>
  <w:comment w:id="140" w:author="Tom Carruthers" w:date="2016-10-28T00:29:00Z" w:initials="TC">
    <w:p w14:paraId="4AFAB472" w14:textId="0EE95A99" w:rsidR="00233C05" w:rsidRDefault="00233C05">
      <w:pPr>
        <w:pStyle w:val="CommentText"/>
      </w:pPr>
      <w:r>
        <w:rPr>
          <w:rStyle w:val="CommentReference"/>
        </w:rPr>
        <w:annotationRef/>
      </w:r>
      <w:r w:rsidR="00CD6D17">
        <w:t>This table has been updated to show the transitions of electronic tags of known stock of origin</w:t>
      </w:r>
    </w:p>
  </w:comment>
  <w:comment w:id="178" w:author="Thomas" w:date="2016-10-28T00:29:00Z" w:initials="T">
    <w:p w14:paraId="212D07F2" w14:textId="444305EE" w:rsidR="00944842" w:rsidRDefault="00944842">
      <w:pPr>
        <w:pStyle w:val="CommentText"/>
      </w:pPr>
      <w:r>
        <w:rPr>
          <w:rStyle w:val="CommentReference"/>
        </w:rPr>
        <w:annotationRef/>
      </w:r>
      <w:r>
        <w:t>There are now other initialization equations that account for historical recruitment deviations. But they are rather complicated. Not sure where these should go.</w:t>
      </w:r>
    </w:p>
  </w:comment>
  <w:comment w:id="224" w:author="Tom Carruthers" w:date="2016-10-28T00:29:00Z" w:initials="TC">
    <w:p w14:paraId="041B8429" w14:textId="505C4B0D" w:rsidR="008A1205" w:rsidRDefault="008A1205">
      <w:pPr>
        <w:pStyle w:val="CommentText"/>
      </w:pPr>
      <w:r>
        <w:rPr>
          <w:rStyle w:val="CommentReference"/>
        </w:rPr>
        <w:annotationRef/>
      </w:r>
      <w:r w:rsidR="00CD6D17">
        <w:t>The data are not suffic</w:t>
      </w:r>
      <w:r w:rsidR="00CD6D17">
        <w:t>ient</w:t>
      </w:r>
      <w:r w:rsidR="00CD6D17">
        <w:t>ly informative to estimate stock-recruitment relationship</w:t>
      </w:r>
      <w:r w:rsidR="00CD6D17">
        <w:t>s.</w:t>
      </w:r>
      <w:r w:rsidR="00CD6D17">
        <w:t xml:space="preserve"> </w:t>
      </w:r>
      <w:r w:rsidR="00CD6D17">
        <w:t>U</w:t>
      </w:r>
      <w:r w:rsidR="00CD6D17">
        <w:t>sin</w:t>
      </w:r>
      <w:r w:rsidR="00CD6D17">
        <w:t>g t</w:t>
      </w:r>
      <w:r w:rsidR="00CD6D17">
        <w:t>he model est</w:t>
      </w:r>
      <w:r w:rsidR="00CD6D17">
        <w:t>imated SSB and recruitment t</w:t>
      </w:r>
      <w:r w:rsidR="00CD6D17">
        <w:t>he</w:t>
      </w:r>
      <w:r w:rsidR="00CD6D17">
        <w:t xml:space="preserve">se </w:t>
      </w:r>
      <w:r w:rsidR="00CD6D17">
        <w:t>S-R relationships could be fitte</w:t>
      </w:r>
      <w:r w:rsidR="00CD6D17">
        <w:t xml:space="preserve">d </w:t>
      </w:r>
      <w:r w:rsidR="00CD6D17">
        <w:t xml:space="preserve">post-hoc however. </w:t>
      </w:r>
    </w:p>
  </w:comment>
  <w:comment w:id="240" w:author="Tom Carruthers" w:date="2016-10-28T00:29:00Z" w:initials="TC">
    <w:p w14:paraId="6565A3C0" w14:textId="0747DC10" w:rsidR="00162824" w:rsidRDefault="00162824">
      <w:pPr>
        <w:pStyle w:val="CommentText"/>
      </w:pPr>
      <w:r>
        <w:rPr>
          <w:rStyle w:val="CommentReference"/>
        </w:rPr>
        <w:annotationRef/>
      </w:r>
    </w:p>
  </w:comment>
  <w:comment w:id="243" w:author="Tom Carruthers" w:date="2016-10-28T00:29:00Z" w:initials="TC">
    <w:p w14:paraId="7B8415A5" w14:textId="153F4EDC" w:rsidR="00162824" w:rsidRDefault="00162824">
      <w:pPr>
        <w:pStyle w:val="CommentText"/>
      </w:pPr>
      <w:r>
        <w:rPr>
          <w:rStyle w:val="CommentReference"/>
        </w:rPr>
        <w:annotationRef/>
      </w:r>
      <w:r w:rsidR="00CD6D17">
        <w:t xml:space="preserve">I think this is also proposed at data-prep. </w:t>
      </w:r>
    </w:p>
  </w:comment>
  <w:comment w:id="628" w:author="Tom Carruthers" w:date="2016-10-28T00:39:00Z" w:initials="TC">
    <w:p w14:paraId="15CAF175" w14:textId="071CF223" w:rsidR="00CD6D17" w:rsidRDefault="00CD6D17">
      <w:pPr>
        <w:pStyle w:val="CommentText"/>
      </w:pPr>
      <w:r>
        <w:rPr>
          <w:rStyle w:val="CommentReference"/>
        </w:rPr>
        <w:annotationRef/>
      </w:r>
      <w:r>
        <w:t xml:space="preserve">Following </w:t>
      </w:r>
      <w:proofErr w:type="spellStart"/>
      <w:r>
        <w:t>the</w:t>
      </w:r>
      <w:proofErr w:type="spellEnd"/>
      <w:r>
        <w:t xml:space="preserve"> M-mat discussions of data-prep I'm not sure what the final set was. I have code for a range of these however and it's s</w:t>
      </w:r>
      <w:r>
        <w:t>traightforward to re-run the OM</w:t>
      </w:r>
      <w:r>
        <w:t xml:space="preserve"> fitting (takes around 3 hours). </w:t>
      </w:r>
    </w:p>
  </w:comment>
  <w:comment w:id="630" w:author="Doug Butterworth" w:date="2016-10-28T00:29:00Z" w:initials="DS">
    <w:p w14:paraId="7890011F" w14:textId="77777777" w:rsidR="00944842" w:rsidRDefault="00944842">
      <w:pPr>
        <w:pStyle w:val="CommentText"/>
      </w:pPr>
      <w:r>
        <w:rPr>
          <w:rStyle w:val="CommentReference"/>
        </w:rPr>
        <w:annotationRef/>
      </w:r>
      <w:r>
        <w:t>Tom – correct? I think it needs to be so to ensure that we actually do get the intended depletion.</w:t>
      </w:r>
    </w:p>
    <w:p w14:paraId="681D2B9B" w14:textId="77777777" w:rsidR="008A1205" w:rsidRDefault="008A1205">
      <w:pPr>
        <w:pStyle w:val="CommentText"/>
      </w:pPr>
    </w:p>
    <w:p w14:paraId="6459F40A" w14:textId="717672C0" w:rsidR="008A1205" w:rsidRDefault="00CD6D17">
      <w:pPr>
        <w:pStyle w:val="CommentText"/>
      </w:pPr>
      <w:r>
        <w:t>TC: Instead of putting a prior on it, which is hard since it de</w:t>
      </w:r>
      <w:r>
        <w:t xml:space="preserve">pends on another model fit, I've added the appropriate adjustment (an underlying linear decline) to all the relative abundance indices and partial F's that go into the model. It seems like the most theoretically </w:t>
      </w:r>
      <w:proofErr w:type="spellStart"/>
      <w:r>
        <w:t>consis</w:t>
      </w:r>
      <w:proofErr w:type="spellEnd"/>
      <w:r>
        <w:t>tent way of achieving this. Not sure w</w:t>
      </w:r>
      <w:r>
        <w:t>hat you think?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AFFB6D" w15:done="0"/>
  <w15:commentEx w15:paraId="214B6DEF" w15:done="0"/>
  <w15:commentEx w15:paraId="254BDE06" w15:done="0"/>
  <w15:commentEx w15:paraId="658DF04C" w15:done="0"/>
  <w15:commentEx w15:paraId="359311C9" w15:done="0"/>
  <w15:commentEx w15:paraId="298BDFB7" w15:done="0"/>
  <w15:commentEx w15:paraId="212D07F2" w15:done="0"/>
  <w15:commentEx w15:paraId="6459F4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F834B" w14:textId="77777777" w:rsidR="00944842" w:rsidRDefault="00944842" w:rsidP="00B56829">
      <w:r>
        <w:separator/>
      </w:r>
    </w:p>
  </w:endnote>
  <w:endnote w:type="continuationSeparator" w:id="0">
    <w:p w14:paraId="4CB24A3D" w14:textId="77777777" w:rsidR="00944842" w:rsidRDefault="00944842"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944842" w:rsidRDefault="00944842">
        <w:pPr>
          <w:pStyle w:val="Footer"/>
          <w:jc w:val="right"/>
        </w:pPr>
        <w:r>
          <w:fldChar w:fldCharType="begin"/>
        </w:r>
        <w:r>
          <w:instrText xml:space="preserve"> PAGE   \* MERGEFORMAT </w:instrText>
        </w:r>
        <w:r>
          <w:fldChar w:fldCharType="separate"/>
        </w:r>
        <w:r w:rsidR="00CD6D17">
          <w:rPr>
            <w:noProof/>
          </w:rPr>
          <w:t>25</w:t>
        </w:r>
        <w:r>
          <w:rPr>
            <w:noProof/>
          </w:rPr>
          <w:fldChar w:fldCharType="end"/>
        </w:r>
      </w:p>
    </w:sdtContent>
  </w:sdt>
  <w:p w14:paraId="6E39F51C" w14:textId="77777777" w:rsidR="00944842" w:rsidRDefault="00944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92002" w14:textId="77777777" w:rsidR="00944842" w:rsidRDefault="00944842" w:rsidP="00B56829">
      <w:r>
        <w:separator/>
      </w:r>
    </w:p>
  </w:footnote>
  <w:footnote w:type="continuationSeparator" w:id="0">
    <w:p w14:paraId="22629242" w14:textId="77777777" w:rsidR="00944842" w:rsidRDefault="00944842"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2CDB"/>
    <w:rsid w:val="00026E3D"/>
    <w:rsid w:val="0003012F"/>
    <w:rsid w:val="00051D39"/>
    <w:rsid w:val="000621A1"/>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6D59"/>
    <w:rsid w:val="00297782"/>
    <w:rsid w:val="002A7158"/>
    <w:rsid w:val="002B12C3"/>
    <w:rsid w:val="002C1CAD"/>
    <w:rsid w:val="002C3A5D"/>
    <w:rsid w:val="002C4ADF"/>
    <w:rsid w:val="002D3512"/>
    <w:rsid w:val="002D7A43"/>
    <w:rsid w:val="002F4FE3"/>
    <w:rsid w:val="002F5BED"/>
    <w:rsid w:val="00303ADC"/>
    <w:rsid w:val="00313AC4"/>
    <w:rsid w:val="00322AF7"/>
    <w:rsid w:val="00344395"/>
    <w:rsid w:val="00344FCF"/>
    <w:rsid w:val="00355A2F"/>
    <w:rsid w:val="0038078A"/>
    <w:rsid w:val="00386C74"/>
    <w:rsid w:val="00392739"/>
    <w:rsid w:val="003A2B66"/>
    <w:rsid w:val="003C5411"/>
    <w:rsid w:val="003C7104"/>
    <w:rsid w:val="003D1ABB"/>
    <w:rsid w:val="003D7B06"/>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A385F"/>
    <w:rsid w:val="004A409F"/>
    <w:rsid w:val="004B5430"/>
    <w:rsid w:val="004C55E4"/>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71D99"/>
    <w:rsid w:val="00574565"/>
    <w:rsid w:val="00580726"/>
    <w:rsid w:val="0059552F"/>
    <w:rsid w:val="005A146A"/>
    <w:rsid w:val="005A2074"/>
    <w:rsid w:val="005A3ABF"/>
    <w:rsid w:val="005B5C28"/>
    <w:rsid w:val="005B69E7"/>
    <w:rsid w:val="005C3384"/>
    <w:rsid w:val="005D05ED"/>
    <w:rsid w:val="005D3C3E"/>
    <w:rsid w:val="005D5E2C"/>
    <w:rsid w:val="005D71F7"/>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A2669"/>
    <w:rsid w:val="006A3A79"/>
    <w:rsid w:val="006A6F6C"/>
    <w:rsid w:val="006C5970"/>
    <w:rsid w:val="006E03B2"/>
    <w:rsid w:val="006E3394"/>
    <w:rsid w:val="006E6827"/>
    <w:rsid w:val="006E7033"/>
    <w:rsid w:val="006F2CFB"/>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C21F2"/>
    <w:rsid w:val="007C4056"/>
    <w:rsid w:val="007D0156"/>
    <w:rsid w:val="007D255E"/>
    <w:rsid w:val="007D2E3B"/>
    <w:rsid w:val="007E218D"/>
    <w:rsid w:val="007E35E6"/>
    <w:rsid w:val="008042E1"/>
    <w:rsid w:val="00815AF5"/>
    <w:rsid w:val="00816E3E"/>
    <w:rsid w:val="00817587"/>
    <w:rsid w:val="00820B53"/>
    <w:rsid w:val="00836930"/>
    <w:rsid w:val="008379B2"/>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904E39"/>
    <w:rsid w:val="009070AD"/>
    <w:rsid w:val="00913887"/>
    <w:rsid w:val="00931FE4"/>
    <w:rsid w:val="00935FA4"/>
    <w:rsid w:val="00936DEB"/>
    <w:rsid w:val="00943256"/>
    <w:rsid w:val="00944842"/>
    <w:rsid w:val="0095645D"/>
    <w:rsid w:val="00956B68"/>
    <w:rsid w:val="00964829"/>
    <w:rsid w:val="00965CDE"/>
    <w:rsid w:val="00976AE8"/>
    <w:rsid w:val="00987C9A"/>
    <w:rsid w:val="009A272C"/>
    <w:rsid w:val="009B1E5B"/>
    <w:rsid w:val="009B49D0"/>
    <w:rsid w:val="009B4F22"/>
    <w:rsid w:val="009B55FB"/>
    <w:rsid w:val="009C7DA6"/>
    <w:rsid w:val="009D1390"/>
    <w:rsid w:val="009D7428"/>
    <w:rsid w:val="009E2EE0"/>
    <w:rsid w:val="009F3A87"/>
    <w:rsid w:val="009F4647"/>
    <w:rsid w:val="00A02A88"/>
    <w:rsid w:val="00A1002C"/>
    <w:rsid w:val="00A152D8"/>
    <w:rsid w:val="00A1797C"/>
    <w:rsid w:val="00A24A56"/>
    <w:rsid w:val="00A3262D"/>
    <w:rsid w:val="00A47FB5"/>
    <w:rsid w:val="00A54383"/>
    <w:rsid w:val="00A62F20"/>
    <w:rsid w:val="00A7186C"/>
    <w:rsid w:val="00A77A42"/>
    <w:rsid w:val="00A81115"/>
    <w:rsid w:val="00A86DCC"/>
    <w:rsid w:val="00A93B41"/>
    <w:rsid w:val="00AA0061"/>
    <w:rsid w:val="00AB2F3E"/>
    <w:rsid w:val="00AB45C0"/>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F0EC6"/>
    <w:rsid w:val="00C162D0"/>
    <w:rsid w:val="00C26F39"/>
    <w:rsid w:val="00C30EEE"/>
    <w:rsid w:val="00C31889"/>
    <w:rsid w:val="00C41ECA"/>
    <w:rsid w:val="00C45830"/>
    <w:rsid w:val="00C47DC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D6760"/>
    <w:rsid w:val="00DE432C"/>
    <w:rsid w:val="00DE6E3F"/>
    <w:rsid w:val="00DE6F83"/>
    <w:rsid w:val="00DF0CE1"/>
    <w:rsid w:val="00DF4471"/>
    <w:rsid w:val="00E016A0"/>
    <w:rsid w:val="00E03601"/>
    <w:rsid w:val="00E33C63"/>
    <w:rsid w:val="00E37C32"/>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6CCC"/>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emf"/><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w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6B45-F91F-4C5A-B2DA-4B7F32FD5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30</Pages>
  <Words>7768</Words>
  <Characters>44280</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16</cp:revision>
  <cp:lastPrinted>2016-01-11T22:12:00Z</cp:lastPrinted>
  <dcterms:created xsi:type="dcterms:W3CDTF">2016-07-16T18:46:00Z</dcterms:created>
  <dcterms:modified xsi:type="dcterms:W3CDTF">2016-10-28T08:39:00Z</dcterms:modified>
</cp:coreProperties>
</file>