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BE4B1" w14:textId="7EA5471C" w:rsidR="000C2DB3" w:rsidRPr="00E7628F" w:rsidRDefault="008E08F3" w:rsidP="008E08F3">
      <w:pPr>
        <w:spacing w:after="0" w:line="240" w:lineRule="auto"/>
        <w:jc w:val="right"/>
        <w:rPr>
          <w:rFonts w:ascii="Cambria" w:eastAsia="MS Mincho" w:hAnsi="Cambria"/>
          <w:b/>
          <w:sz w:val="20"/>
          <w:szCs w:val="20"/>
          <w:u w:val="single"/>
          <w:lang w:val="en-ZA"/>
        </w:rPr>
      </w:pPr>
      <w:bookmarkStart w:id="0" w:name="_Hlk14467729"/>
      <w:bookmarkStart w:id="1" w:name="_Hlk40299940"/>
      <w:r>
        <w:rPr>
          <w:rFonts w:ascii="Cambria" w:eastAsia="MS Mincho" w:hAnsi="Cambria"/>
          <w:b/>
          <w:sz w:val="20"/>
          <w:szCs w:val="20"/>
          <w:lang w:val="en-ZA"/>
        </w:rPr>
        <w:t xml:space="preserve">Appendix </w:t>
      </w:r>
      <w:r w:rsidR="00D675E2">
        <w:rPr>
          <w:rFonts w:ascii="Cambria" w:eastAsia="MS Mincho" w:hAnsi="Cambria"/>
          <w:b/>
          <w:sz w:val="20"/>
          <w:szCs w:val="20"/>
          <w:lang w:val="en-ZA"/>
        </w:rPr>
        <w:t>5</w:t>
      </w:r>
    </w:p>
    <w:p w14:paraId="2D529418" w14:textId="77777777" w:rsidR="0026736D" w:rsidRPr="00E7628F" w:rsidRDefault="0026736D" w:rsidP="00636EAD">
      <w:pPr>
        <w:spacing w:after="0" w:line="240" w:lineRule="auto"/>
        <w:jc w:val="center"/>
        <w:rPr>
          <w:rFonts w:ascii="Cambria" w:eastAsia="MS Mincho" w:hAnsi="Cambria"/>
          <w:b/>
          <w:sz w:val="20"/>
          <w:szCs w:val="20"/>
          <w:u w:val="single"/>
          <w:lang w:val="en-ZA"/>
        </w:rPr>
      </w:pPr>
    </w:p>
    <w:p w14:paraId="4B542973" w14:textId="77777777" w:rsidR="000C2DB3" w:rsidRPr="00E7628F" w:rsidRDefault="000C2DB3" w:rsidP="00636EAD">
      <w:pPr>
        <w:spacing w:after="0" w:line="240" w:lineRule="auto"/>
        <w:rPr>
          <w:rFonts w:ascii="Cambria" w:eastAsia="MS Mincho" w:hAnsi="Cambria"/>
          <w:sz w:val="20"/>
          <w:szCs w:val="20"/>
          <w:lang w:val="en-ZA"/>
        </w:rPr>
      </w:pPr>
    </w:p>
    <w:p w14:paraId="76C6F418" w14:textId="236A8E28" w:rsidR="000C2DB3" w:rsidRPr="00E7628F" w:rsidRDefault="000C2DB3" w:rsidP="008E08F3">
      <w:pPr>
        <w:spacing w:after="0" w:line="240" w:lineRule="auto"/>
        <w:ind w:firstLine="340"/>
        <w:jc w:val="center"/>
        <w:rPr>
          <w:rFonts w:ascii="Cambria" w:eastAsia="MS Mincho" w:hAnsi="Cambria"/>
          <w:b/>
          <w:sz w:val="20"/>
          <w:szCs w:val="20"/>
          <w:lang w:val="en-ZA"/>
        </w:rPr>
      </w:pPr>
      <w:r w:rsidRPr="00E7628F">
        <w:rPr>
          <w:rFonts w:ascii="Cambria" w:eastAsia="MS Mincho" w:hAnsi="Cambria"/>
          <w:b/>
          <w:sz w:val="20"/>
          <w:szCs w:val="20"/>
          <w:lang w:val="en-ZA"/>
        </w:rPr>
        <w:t xml:space="preserve">SPECIFICATIONS FOR MSE TRIALS FOR </w:t>
      </w:r>
      <w:r w:rsidR="00BC7C3D" w:rsidRPr="00E7628F">
        <w:rPr>
          <w:rFonts w:ascii="Cambria" w:eastAsia="MS Mincho" w:hAnsi="Cambria"/>
          <w:b/>
          <w:sz w:val="20"/>
          <w:szCs w:val="20"/>
          <w:lang w:val="en-ZA"/>
        </w:rPr>
        <w:t xml:space="preserve">ATLANTIC </w:t>
      </w:r>
      <w:r w:rsidRPr="00E7628F">
        <w:rPr>
          <w:rFonts w:ascii="Cambria" w:eastAsia="MS Mincho" w:hAnsi="Cambria"/>
          <w:b/>
          <w:sz w:val="20"/>
          <w:szCs w:val="20"/>
          <w:lang w:val="en-ZA"/>
        </w:rPr>
        <w:t>BLUEFIN TUNA</w:t>
      </w:r>
    </w:p>
    <w:p w14:paraId="40E5D222" w14:textId="41D72F95" w:rsidR="00BA6B88" w:rsidRPr="00E7628F" w:rsidRDefault="00BA6B88" w:rsidP="00BA6B88">
      <w:pPr>
        <w:spacing w:after="0" w:line="240" w:lineRule="auto"/>
        <w:jc w:val="center"/>
        <w:rPr>
          <w:rFonts w:ascii="Cambria" w:eastAsia="MS Mincho" w:hAnsi="Cambria"/>
          <w:b/>
          <w:sz w:val="20"/>
          <w:szCs w:val="20"/>
          <w:u w:val="single"/>
          <w:lang w:val="en-ZA"/>
        </w:rPr>
      </w:pPr>
      <w:r w:rsidRPr="00E7628F">
        <w:rPr>
          <w:rFonts w:ascii="Cambria" w:eastAsia="MS Mincho" w:hAnsi="Cambria"/>
          <w:b/>
          <w:sz w:val="20"/>
          <w:szCs w:val="20"/>
          <w:u w:val="single"/>
          <w:lang w:val="en-ZA"/>
        </w:rPr>
        <w:t xml:space="preserve">Version </w:t>
      </w:r>
      <w:r w:rsidR="002352FF" w:rsidRPr="00E7628F">
        <w:rPr>
          <w:rFonts w:ascii="Cambria" w:eastAsia="MS Mincho" w:hAnsi="Cambria"/>
          <w:b/>
          <w:sz w:val="20"/>
          <w:szCs w:val="20"/>
          <w:u w:val="single"/>
          <w:lang w:val="en-ZA"/>
        </w:rPr>
        <w:t>2</w:t>
      </w:r>
      <w:r w:rsidR="002352FF">
        <w:rPr>
          <w:rFonts w:ascii="Cambria" w:eastAsia="MS Mincho" w:hAnsi="Cambria"/>
          <w:b/>
          <w:sz w:val="20"/>
          <w:szCs w:val="20"/>
          <w:u w:val="single"/>
          <w:lang w:val="en-ZA"/>
        </w:rPr>
        <w:t>2</w:t>
      </w:r>
      <w:r w:rsidRPr="00E7628F">
        <w:rPr>
          <w:rFonts w:ascii="Cambria" w:eastAsia="MS Mincho" w:hAnsi="Cambria"/>
          <w:b/>
          <w:sz w:val="20"/>
          <w:szCs w:val="20"/>
          <w:u w:val="single"/>
          <w:lang w:val="en-ZA"/>
        </w:rPr>
        <w:t>-</w:t>
      </w:r>
      <w:r w:rsidR="002352FF" w:rsidRPr="00E7628F">
        <w:rPr>
          <w:rFonts w:ascii="Cambria" w:eastAsia="MS Mincho" w:hAnsi="Cambria"/>
          <w:b/>
          <w:sz w:val="20"/>
          <w:szCs w:val="20"/>
          <w:u w:val="single"/>
          <w:lang w:val="en-ZA"/>
        </w:rPr>
        <w:t>0</w:t>
      </w:r>
      <w:r w:rsidR="002352FF">
        <w:rPr>
          <w:rFonts w:ascii="Cambria" w:eastAsia="MS Mincho" w:hAnsi="Cambria"/>
          <w:b/>
          <w:sz w:val="20"/>
          <w:szCs w:val="20"/>
          <w:u w:val="single"/>
          <w:lang w:val="en-ZA"/>
        </w:rPr>
        <w:t>1</w:t>
      </w:r>
      <w:r w:rsidRPr="00E7628F">
        <w:rPr>
          <w:rFonts w:ascii="Cambria" w:eastAsia="MS Mincho" w:hAnsi="Cambria"/>
          <w:b/>
          <w:sz w:val="20"/>
          <w:szCs w:val="20"/>
          <w:u w:val="single"/>
          <w:lang w:val="en-ZA"/>
        </w:rPr>
        <w:t xml:space="preserve">: </w:t>
      </w:r>
      <w:r w:rsidR="002352FF">
        <w:rPr>
          <w:rFonts w:ascii="Cambria" w:eastAsia="MS Mincho" w:hAnsi="Cambria"/>
          <w:b/>
          <w:sz w:val="20"/>
          <w:szCs w:val="20"/>
          <w:u w:val="single"/>
          <w:lang w:val="en-ZA"/>
        </w:rPr>
        <w:t>April</w:t>
      </w:r>
      <w:r w:rsidR="002352FF">
        <w:rPr>
          <w:rFonts w:ascii="Cambria" w:eastAsia="MS Mincho" w:hAnsi="Cambria"/>
          <w:b/>
          <w:sz w:val="20"/>
          <w:szCs w:val="20"/>
          <w:u w:val="single"/>
          <w:lang w:val="en-ZA"/>
        </w:rPr>
        <w:t xml:space="preserve"> </w:t>
      </w:r>
      <w:r w:rsidR="002352FF">
        <w:rPr>
          <w:rFonts w:ascii="Cambria" w:eastAsia="MS Mincho" w:hAnsi="Cambria"/>
          <w:b/>
          <w:sz w:val="20"/>
          <w:szCs w:val="20"/>
          <w:u w:val="single"/>
          <w:lang w:val="en-ZA"/>
        </w:rPr>
        <w:t>25</w:t>
      </w:r>
      <w:r w:rsidRPr="00E7628F">
        <w:rPr>
          <w:rFonts w:ascii="Cambria" w:eastAsia="MS Mincho" w:hAnsi="Cambria"/>
          <w:b/>
          <w:sz w:val="20"/>
          <w:szCs w:val="20"/>
          <w:u w:val="single"/>
          <w:lang w:val="en-ZA"/>
        </w:rPr>
        <w:t xml:space="preserve"> 202</w:t>
      </w:r>
      <w:r w:rsidR="002352FF">
        <w:rPr>
          <w:rFonts w:ascii="Cambria" w:eastAsia="MS Mincho" w:hAnsi="Cambria"/>
          <w:b/>
          <w:sz w:val="20"/>
          <w:szCs w:val="20"/>
          <w:u w:val="single"/>
          <w:lang w:val="en-ZA"/>
        </w:rPr>
        <w:t>2</w:t>
      </w:r>
    </w:p>
    <w:p w14:paraId="34D51990" w14:textId="77777777" w:rsidR="00B22E26" w:rsidRPr="00E7628F" w:rsidRDefault="00B22E26" w:rsidP="00636EAD">
      <w:pPr>
        <w:spacing w:after="0" w:line="240" w:lineRule="auto"/>
        <w:jc w:val="center"/>
        <w:rPr>
          <w:rFonts w:ascii="Cambria" w:eastAsia="MS Mincho" w:hAnsi="Cambria"/>
          <w:b/>
          <w:sz w:val="20"/>
          <w:szCs w:val="20"/>
          <w:lang w:val="en-ZA"/>
        </w:rPr>
      </w:pPr>
    </w:p>
    <w:p w14:paraId="498F3C52" w14:textId="77777777" w:rsidR="000C2DB3" w:rsidRPr="00C6050E" w:rsidRDefault="000C2DB3" w:rsidP="00636EAD">
      <w:pPr>
        <w:tabs>
          <w:tab w:val="right" w:leader="dot" w:pos="9288"/>
        </w:tabs>
        <w:spacing w:after="0" w:line="240" w:lineRule="auto"/>
        <w:ind w:left="340" w:hanging="340"/>
        <w:rPr>
          <w:rFonts w:ascii="Cambria" w:eastAsia="MS Mincho" w:hAnsi="Cambria"/>
          <w:b/>
          <w:bCs/>
          <w:sz w:val="20"/>
          <w:szCs w:val="20"/>
          <w:lang w:val="en-ZA"/>
        </w:rPr>
      </w:pPr>
      <w:r w:rsidRPr="00C6050E">
        <w:rPr>
          <w:rFonts w:ascii="Cambria" w:eastAsia="MS Mincho" w:hAnsi="Cambria"/>
          <w:b/>
          <w:bCs/>
          <w:sz w:val="20"/>
          <w:szCs w:val="20"/>
          <w:lang w:val="en-ZA"/>
        </w:rPr>
        <w:t>CONTENTS</w:t>
      </w:r>
    </w:p>
    <w:p w14:paraId="107EFCBB" w14:textId="558BB85E" w:rsidR="006127C0" w:rsidRDefault="000C2DB3">
      <w:pPr>
        <w:pStyle w:val="TOC1"/>
        <w:rPr>
          <w:rFonts w:asciiTheme="minorHAnsi" w:eastAsiaTheme="minorEastAsia" w:hAnsiTheme="minorHAnsi" w:cstheme="minorBidi"/>
          <w:sz w:val="22"/>
          <w:szCs w:val="22"/>
          <w:lang w:val="en-US"/>
        </w:rPr>
      </w:pPr>
      <w:r w:rsidRPr="00D60751">
        <w:rPr>
          <w:b/>
          <w:sz w:val="20"/>
          <w:szCs w:val="20"/>
        </w:rPr>
        <w:fldChar w:fldCharType="begin"/>
      </w:r>
      <w:r w:rsidRPr="00D60751">
        <w:rPr>
          <w:b/>
          <w:sz w:val="20"/>
          <w:szCs w:val="20"/>
        </w:rPr>
        <w:instrText xml:space="preserve"> TOC \o \h \z \u </w:instrText>
      </w:r>
      <w:r w:rsidRPr="00D60751">
        <w:rPr>
          <w:b/>
          <w:sz w:val="20"/>
          <w:szCs w:val="20"/>
        </w:rPr>
        <w:fldChar w:fldCharType="separate"/>
      </w:r>
      <w:hyperlink w:anchor="_Toc82063665" w:history="1">
        <w:r w:rsidR="006127C0" w:rsidRPr="00401813">
          <w:rPr>
            <w:rStyle w:val="Hyperlink"/>
          </w:rPr>
          <w:t>1</w:t>
        </w:r>
        <w:r w:rsidR="006127C0">
          <w:rPr>
            <w:rFonts w:asciiTheme="minorHAnsi" w:eastAsiaTheme="minorEastAsia" w:hAnsiTheme="minorHAnsi" w:cstheme="minorBidi"/>
            <w:sz w:val="22"/>
            <w:szCs w:val="22"/>
            <w:lang w:val="en-US"/>
          </w:rPr>
          <w:tab/>
        </w:r>
        <w:r w:rsidR="006127C0" w:rsidRPr="00401813">
          <w:rPr>
            <w:rStyle w:val="Hyperlink"/>
          </w:rPr>
          <w:t>BASIC CONCEPTS AND STOCK STRUCTURE</w:t>
        </w:r>
        <w:r w:rsidR="006127C0">
          <w:rPr>
            <w:webHidden/>
          </w:rPr>
          <w:tab/>
        </w:r>
        <w:r w:rsidR="006127C0">
          <w:rPr>
            <w:webHidden/>
          </w:rPr>
          <w:fldChar w:fldCharType="begin"/>
        </w:r>
        <w:r w:rsidR="006127C0">
          <w:rPr>
            <w:webHidden/>
          </w:rPr>
          <w:instrText xml:space="preserve"> PAGEREF _Toc82063665 \h </w:instrText>
        </w:r>
        <w:r w:rsidR="006127C0">
          <w:rPr>
            <w:webHidden/>
          </w:rPr>
        </w:r>
        <w:r w:rsidR="006127C0">
          <w:rPr>
            <w:webHidden/>
          </w:rPr>
          <w:fldChar w:fldCharType="separate"/>
        </w:r>
        <w:r w:rsidR="006127C0">
          <w:rPr>
            <w:webHidden/>
          </w:rPr>
          <w:t>2</w:t>
        </w:r>
        <w:r w:rsidR="006127C0">
          <w:rPr>
            <w:webHidden/>
          </w:rPr>
          <w:fldChar w:fldCharType="end"/>
        </w:r>
      </w:hyperlink>
    </w:p>
    <w:p w14:paraId="72B242C9" w14:textId="5C221ED6"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6" w:history="1">
        <w:r w:rsidR="006127C0" w:rsidRPr="00401813">
          <w:rPr>
            <w:rStyle w:val="Hyperlink"/>
            <w:rFonts w:ascii="Cambria" w:eastAsia="MS Gothic" w:hAnsi="Cambria"/>
            <w:bCs/>
            <w:iCs/>
            <w:noProof/>
            <w:lang w:val="en-CA"/>
          </w:rPr>
          <w:t>1.1 Spatial definitions</w:t>
        </w:r>
        <w:r w:rsidR="006127C0">
          <w:rPr>
            <w:noProof/>
            <w:webHidden/>
          </w:rPr>
          <w:tab/>
        </w:r>
        <w:r w:rsidR="006127C0">
          <w:rPr>
            <w:noProof/>
            <w:webHidden/>
          </w:rPr>
          <w:fldChar w:fldCharType="begin"/>
        </w:r>
        <w:r w:rsidR="006127C0">
          <w:rPr>
            <w:noProof/>
            <w:webHidden/>
          </w:rPr>
          <w:instrText xml:space="preserve"> PAGEREF _Toc82063666 \h </w:instrText>
        </w:r>
        <w:r w:rsidR="006127C0">
          <w:rPr>
            <w:noProof/>
            <w:webHidden/>
          </w:rPr>
        </w:r>
        <w:r w:rsidR="006127C0">
          <w:rPr>
            <w:noProof/>
            <w:webHidden/>
          </w:rPr>
          <w:fldChar w:fldCharType="separate"/>
        </w:r>
        <w:r w:rsidR="006127C0">
          <w:rPr>
            <w:noProof/>
            <w:webHidden/>
          </w:rPr>
          <w:t>3</w:t>
        </w:r>
        <w:r w:rsidR="006127C0">
          <w:rPr>
            <w:noProof/>
            <w:webHidden/>
          </w:rPr>
          <w:fldChar w:fldCharType="end"/>
        </w:r>
      </w:hyperlink>
    </w:p>
    <w:p w14:paraId="3BB90358" w14:textId="12F21C46"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7" w:history="1">
        <w:r w:rsidR="006127C0" w:rsidRPr="00401813">
          <w:rPr>
            <w:rStyle w:val="Hyperlink"/>
            <w:rFonts w:ascii="Cambria" w:eastAsia="MS Gothic" w:hAnsi="Cambria"/>
            <w:bCs/>
            <w:iCs/>
            <w:noProof/>
            <w:lang w:val="en-CA"/>
          </w:rPr>
          <w:t>1.2 Stock mixing</w:t>
        </w:r>
        <w:r w:rsidR="006127C0">
          <w:rPr>
            <w:noProof/>
            <w:webHidden/>
          </w:rPr>
          <w:tab/>
        </w:r>
        <w:r w:rsidR="006127C0">
          <w:rPr>
            <w:noProof/>
            <w:webHidden/>
          </w:rPr>
          <w:fldChar w:fldCharType="begin"/>
        </w:r>
        <w:r w:rsidR="006127C0">
          <w:rPr>
            <w:noProof/>
            <w:webHidden/>
          </w:rPr>
          <w:instrText xml:space="preserve"> PAGEREF _Toc82063667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43C21738" w14:textId="3DDFC25A" w:rsidR="006127C0" w:rsidRDefault="00000000">
      <w:pPr>
        <w:pStyle w:val="TOC1"/>
        <w:rPr>
          <w:rFonts w:asciiTheme="minorHAnsi" w:eastAsiaTheme="minorEastAsia" w:hAnsiTheme="minorHAnsi" w:cstheme="minorBidi"/>
          <w:sz w:val="22"/>
          <w:szCs w:val="22"/>
          <w:lang w:val="en-US"/>
        </w:rPr>
      </w:pPr>
      <w:hyperlink w:anchor="_Toc82063668" w:history="1">
        <w:r w:rsidR="006127C0" w:rsidRPr="00401813">
          <w:rPr>
            <w:rStyle w:val="Hyperlink"/>
          </w:rPr>
          <w:t>2</w:t>
        </w:r>
        <w:r w:rsidR="006127C0">
          <w:rPr>
            <w:rFonts w:asciiTheme="minorHAnsi" w:eastAsiaTheme="minorEastAsia" w:hAnsiTheme="minorHAnsi" w:cstheme="minorBidi"/>
            <w:sz w:val="22"/>
            <w:szCs w:val="22"/>
            <w:lang w:val="en-US"/>
          </w:rPr>
          <w:tab/>
        </w:r>
        <w:r w:rsidR="006127C0" w:rsidRPr="00401813">
          <w:rPr>
            <w:rStyle w:val="Hyperlink"/>
          </w:rPr>
          <w:t>PAST DATA AVAILABLE</w:t>
        </w:r>
        <w:r w:rsidR="006127C0">
          <w:rPr>
            <w:webHidden/>
          </w:rPr>
          <w:tab/>
        </w:r>
        <w:r w:rsidR="006127C0">
          <w:rPr>
            <w:webHidden/>
          </w:rPr>
          <w:fldChar w:fldCharType="begin"/>
        </w:r>
        <w:r w:rsidR="006127C0">
          <w:rPr>
            <w:webHidden/>
          </w:rPr>
          <w:instrText xml:space="preserve"> PAGEREF _Toc82063668 \h </w:instrText>
        </w:r>
        <w:r w:rsidR="006127C0">
          <w:rPr>
            <w:webHidden/>
          </w:rPr>
        </w:r>
        <w:r w:rsidR="006127C0">
          <w:rPr>
            <w:webHidden/>
          </w:rPr>
          <w:fldChar w:fldCharType="separate"/>
        </w:r>
        <w:r w:rsidR="006127C0">
          <w:rPr>
            <w:webHidden/>
          </w:rPr>
          <w:t>4</w:t>
        </w:r>
        <w:r w:rsidR="006127C0">
          <w:rPr>
            <w:webHidden/>
          </w:rPr>
          <w:fldChar w:fldCharType="end"/>
        </w:r>
      </w:hyperlink>
    </w:p>
    <w:p w14:paraId="0801876E" w14:textId="0E9D332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69" w:history="1">
        <w:r w:rsidR="006127C0" w:rsidRPr="00401813">
          <w:rPr>
            <w:rStyle w:val="Hyperlink"/>
            <w:rFonts w:ascii="Cambria" w:eastAsia="MS Gothic" w:hAnsi="Cambria"/>
            <w:bCs/>
            <w:iCs/>
            <w:noProof/>
            <w:lang w:val="en-CA"/>
          </w:rPr>
          <w:t>2.1 Raw data</w:t>
        </w:r>
        <w:r w:rsidR="006127C0">
          <w:rPr>
            <w:noProof/>
            <w:webHidden/>
          </w:rPr>
          <w:tab/>
        </w:r>
        <w:r w:rsidR="006127C0">
          <w:rPr>
            <w:noProof/>
            <w:webHidden/>
          </w:rPr>
          <w:fldChar w:fldCharType="begin"/>
        </w:r>
        <w:r w:rsidR="006127C0">
          <w:rPr>
            <w:noProof/>
            <w:webHidden/>
          </w:rPr>
          <w:instrText xml:space="preserve"> PAGEREF _Toc82063669 \h </w:instrText>
        </w:r>
        <w:r w:rsidR="006127C0">
          <w:rPr>
            <w:noProof/>
            <w:webHidden/>
          </w:rPr>
        </w:r>
        <w:r w:rsidR="006127C0">
          <w:rPr>
            <w:noProof/>
            <w:webHidden/>
          </w:rPr>
          <w:fldChar w:fldCharType="separate"/>
        </w:r>
        <w:r w:rsidR="006127C0">
          <w:rPr>
            <w:noProof/>
            <w:webHidden/>
          </w:rPr>
          <w:t>4</w:t>
        </w:r>
        <w:r w:rsidR="006127C0">
          <w:rPr>
            <w:noProof/>
            <w:webHidden/>
          </w:rPr>
          <w:fldChar w:fldCharType="end"/>
        </w:r>
      </w:hyperlink>
    </w:p>
    <w:p w14:paraId="3DB53066" w14:textId="6850411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0" w:history="1">
        <w:r w:rsidR="006127C0" w:rsidRPr="00401813">
          <w:rPr>
            <w:rStyle w:val="Hyperlink"/>
            <w:rFonts w:ascii="Cambria" w:eastAsia="MS Gothic" w:hAnsi="Cambria"/>
            <w:bCs/>
            <w:iCs/>
            <w:noProof/>
            <w:lang w:val="en-CA"/>
          </w:rPr>
          <w:t>2.2 Analysed data</w:t>
        </w:r>
        <w:r w:rsidR="006127C0">
          <w:rPr>
            <w:noProof/>
            <w:webHidden/>
          </w:rPr>
          <w:tab/>
        </w:r>
        <w:r w:rsidR="006127C0">
          <w:rPr>
            <w:noProof/>
            <w:webHidden/>
          </w:rPr>
          <w:fldChar w:fldCharType="begin"/>
        </w:r>
        <w:r w:rsidR="006127C0">
          <w:rPr>
            <w:noProof/>
            <w:webHidden/>
          </w:rPr>
          <w:instrText xml:space="preserve"> PAGEREF _Toc82063670 \h </w:instrText>
        </w:r>
        <w:r w:rsidR="006127C0">
          <w:rPr>
            <w:noProof/>
            <w:webHidden/>
          </w:rPr>
        </w:r>
        <w:r w:rsidR="006127C0">
          <w:rPr>
            <w:noProof/>
            <w:webHidden/>
          </w:rPr>
          <w:fldChar w:fldCharType="separate"/>
        </w:r>
        <w:r w:rsidR="006127C0">
          <w:rPr>
            <w:noProof/>
            <w:webHidden/>
          </w:rPr>
          <w:t>8</w:t>
        </w:r>
        <w:r w:rsidR="006127C0">
          <w:rPr>
            <w:noProof/>
            <w:webHidden/>
          </w:rPr>
          <w:fldChar w:fldCharType="end"/>
        </w:r>
      </w:hyperlink>
    </w:p>
    <w:p w14:paraId="6B0E7DB0" w14:textId="13E63E45"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1" w:history="1">
        <w:r w:rsidR="006127C0" w:rsidRPr="00401813">
          <w:rPr>
            <w:rStyle w:val="Hyperlink"/>
            <w:rFonts w:ascii="Cambria" w:eastAsia="MS Gothic" w:hAnsi="Cambria"/>
            <w:bCs/>
            <w:iCs/>
            <w:noProof/>
            <w:lang w:val="en-CA"/>
          </w:rPr>
          <w:t>2.3 Assumptions</w:t>
        </w:r>
        <w:r w:rsidR="006127C0">
          <w:rPr>
            <w:noProof/>
            <w:webHidden/>
          </w:rPr>
          <w:tab/>
        </w:r>
        <w:r w:rsidR="006127C0">
          <w:rPr>
            <w:noProof/>
            <w:webHidden/>
          </w:rPr>
          <w:fldChar w:fldCharType="begin"/>
        </w:r>
        <w:r w:rsidR="006127C0">
          <w:rPr>
            <w:noProof/>
            <w:webHidden/>
          </w:rPr>
          <w:instrText xml:space="preserve"> PAGEREF _Toc82063671 \h </w:instrText>
        </w:r>
        <w:r w:rsidR="006127C0">
          <w:rPr>
            <w:noProof/>
            <w:webHidden/>
          </w:rPr>
        </w:r>
        <w:r w:rsidR="006127C0">
          <w:rPr>
            <w:noProof/>
            <w:webHidden/>
          </w:rPr>
          <w:fldChar w:fldCharType="separate"/>
        </w:r>
        <w:r w:rsidR="006127C0">
          <w:rPr>
            <w:noProof/>
            <w:webHidden/>
          </w:rPr>
          <w:t>10</w:t>
        </w:r>
        <w:r w:rsidR="006127C0">
          <w:rPr>
            <w:noProof/>
            <w:webHidden/>
          </w:rPr>
          <w:fldChar w:fldCharType="end"/>
        </w:r>
      </w:hyperlink>
    </w:p>
    <w:p w14:paraId="25F8B177" w14:textId="33612764" w:rsidR="006127C0" w:rsidRDefault="00000000">
      <w:pPr>
        <w:pStyle w:val="TOC1"/>
        <w:rPr>
          <w:rFonts w:asciiTheme="minorHAnsi" w:eastAsiaTheme="minorEastAsia" w:hAnsiTheme="minorHAnsi" w:cstheme="minorBidi"/>
          <w:sz w:val="22"/>
          <w:szCs w:val="22"/>
          <w:lang w:val="en-US"/>
        </w:rPr>
      </w:pPr>
      <w:hyperlink w:anchor="_Toc82063672" w:history="1">
        <w:r w:rsidR="006127C0" w:rsidRPr="00401813">
          <w:rPr>
            <w:rStyle w:val="Hyperlink"/>
          </w:rPr>
          <w:t>3</w:t>
        </w:r>
        <w:r w:rsidR="006127C0">
          <w:rPr>
            <w:rFonts w:asciiTheme="minorHAnsi" w:eastAsiaTheme="minorEastAsia" w:hAnsiTheme="minorHAnsi" w:cstheme="minorBidi"/>
            <w:sz w:val="22"/>
            <w:szCs w:val="22"/>
            <w:lang w:val="en-US"/>
          </w:rPr>
          <w:tab/>
        </w:r>
        <w:r w:rsidR="006127C0" w:rsidRPr="00401813">
          <w:rPr>
            <w:rStyle w:val="Hyperlink"/>
          </w:rPr>
          <w:t>BASIC OPERATING MODEL DYNAMICS</w:t>
        </w:r>
        <w:r w:rsidR="006127C0">
          <w:rPr>
            <w:webHidden/>
          </w:rPr>
          <w:tab/>
        </w:r>
        <w:r w:rsidR="006127C0">
          <w:rPr>
            <w:webHidden/>
          </w:rPr>
          <w:fldChar w:fldCharType="begin"/>
        </w:r>
        <w:r w:rsidR="006127C0">
          <w:rPr>
            <w:webHidden/>
          </w:rPr>
          <w:instrText xml:space="preserve"> PAGEREF _Toc82063672 \h </w:instrText>
        </w:r>
        <w:r w:rsidR="006127C0">
          <w:rPr>
            <w:webHidden/>
          </w:rPr>
        </w:r>
        <w:r w:rsidR="006127C0">
          <w:rPr>
            <w:webHidden/>
          </w:rPr>
          <w:fldChar w:fldCharType="separate"/>
        </w:r>
        <w:r w:rsidR="006127C0">
          <w:rPr>
            <w:webHidden/>
          </w:rPr>
          <w:t>13</w:t>
        </w:r>
        <w:r w:rsidR="006127C0">
          <w:rPr>
            <w:webHidden/>
          </w:rPr>
          <w:fldChar w:fldCharType="end"/>
        </w:r>
      </w:hyperlink>
    </w:p>
    <w:p w14:paraId="50BCE4B1" w14:textId="6D12D49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3" w:history="1">
        <w:r w:rsidR="006127C0" w:rsidRPr="00401813">
          <w:rPr>
            <w:rStyle w:val="Hyperlink"/>
            <w:rFonts w:ascii="Cambria" w:eastAsia="MS Gothic" w:hAnsi="Cambria"/>
            <w:bCs/>
            <w:iCs/>
            <w:noProof/>
            <w:lang w:val="en-CA"/>
          </w:rPr>
          <w:t>3.1 Overview</w:t>
        </w:r>
        <w:r w:rsidR="006127C0">
          <w:rPr>
            <w:noProof/>
            <w:webHidden/>
          </w:rPr>
          <w:tab/>
        </w:r>
        <w:r w:rsidR="006127C0">
          <w:rPr>
            <w:noProof/>
            <w:webHidden/>
          </w:rPr>
          <w:fldChar w:fldCharType="begin"/>
        </w:r>
        <w:r w:rsidR="006127C0">
          <w:rPr>
            <w:noProof/>
            <w:webHidden/>
          </w:rPr>
          <w:instrText xml:space="preserve"> PAGEREF _Toc82063673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799E388F" w14:textId="5D2D091E"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4" w:history="1">
        <w:r w:rsidR="006127C0" w:rsidRPr="00401813">
          <w:rPr>
            <w:rStyle w:val="Hyperlink"/>
            <w:rFonts w:ascii="Cambria" w:hAnsi="Cambria"/>
            <w:bCs/>
            <w:iCs/>
            <w:noProof/>
            <w:lang w:val="en-CA"/>
          </w:rPr>
          <w:t>3.2 Equations</w:t>
        </w:r>
        <w:r w:rsidR="006127C0">
          <w:rPr>
            <w:noProof/>
            <w:webHidden/>
          </w:rPr>
          <w:tab/>
        </w:r>
        <w:r w:rsidR="006127C0">
          <w:rPr>
            <w:noProof/>
            <w:webHidden/>
          </w:rPr>
          <w:fldChar w:fldCharType="begin"/>
        </w:r>
        <w:r w:rsidR="006127C0">
          <w:rPr>
            <w:noProof/>
            <w:webHidden/>
          </w:rPr>
          <w:instrText xml:space="preserve"> PAGEREF _Toc82063674 \h </w:instrText>
        </w:r>
        <w:r w:rsidR="006127C0">
          <w:rPr>
            <w:noProof/>
            <w:webHidden/>
          </w:rPr>
        </w:r>
        <w:r w:rsidR="006127C0">
          <w:rPr>
            <w:noProof/>
            <w:webHidden/>
          </w:rPr>
          <w:fldChar w:fldCharType="separate"/>
        </w:r>
        <w:r w:rsidR="006127C0">
          <w:rPr>
            <w:noProof/>
            <w:webHidden/>
          </w:rPr>
          <w:t>13</w:t>
        </w:r>
        <w:r w:rsidR="006127C0">
          <w:rPr>
            <w:noProof/>
            <w:webHidden/>
          </w:rPr>
          <w:fldChar w:fldCharType="end"/>
        </w:r>
      </w:hyperlink>
    </w:p>
    <w:p w14:paraId="45ECB31F" w14:textId="18CA14D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5" w:history="1">
        <w:r w:rsidR="006127C0" w:rsidRPr="00401813">
          <w:rPr>
            <w:rStyle w:val="Hyperlink"/>
            <w:rFonts w:ascii="Cambria" w:eastAsia="MS Gothic" w:hAnsi="Cambria"/>
            <w:bCs/>
            <w:iCs/>
            <w:noProof/>
            <w:lang w:val="en-CA"/>
          </w:rPr>
          <w:t>3.3 Fleet structure and exploitation history</w:t>
        </w:r>
        <w:r w:rsidR="006127C0">
          <w:rPr>
            <w:noProof/>
            <w:webHidden/>
          </w:rPr>
          <w:tab/>
        </w:r>
        <w:r w:rsidR="006127C0">
          <w:rPr>
            <w:noProof/>
            <w:webHidden/>
          </w:rPr>
          <w:fldChar w:fldCharType="begin"/>
        </w:r>
        <w:r w:rsidR="006127C0">
          <w:rPr>
            <w:noProof/>
            <w:webHidden/>
          </w:rPr>
          <w:instrText xml:space="preserve"> PAGEREF _Toc82063675 \h </w:instrText>
        </w:r>
        <w:r w:rsidR="006127C0">
          <w:rPr>
            <w:noProof/>
            <w:webHidden/>
          </w:rPr>
        </w:r>
        <w:r w:rsidR="006127C0">
          <w:rPr>
            <w:noProof/>
            <w:webHidden/>
          </w:rPr>
          <w:fldChar w:fldCharType="separate"/>
        </w:r>
        <w:r w:rsidR="006127C0">
          <w:rPr>
            <w:noProof/>
            <w:webHidden/>
          </w:rPr>
          <w:t>17</w:t>
        </w:r>
        <w:r w:rsidR="006127C0">
          <w:rPr>
            <w:noProof/>
            <w:webHidden/>
          </w:rPr>
          <w:fldChar w:fldCharType="end"/>
        </w:r>
      </w:hyperlink>
    </w:p>
    <w:p w14:paraId="24A078C4" w14:textId="4C2E2A7F" w:rsidR="006127C0" w:rsidRDefault="00000000">
      <w:pPr>
        <w:pStyle w:val="TOC1"/>
        <w:rPr>
          <w:rFonts w:asciiTheme="minorHAnsi" w:eastAsiaTheme="minorEastAsia" w:hAnsiTheme="minorHAnsi" w:cstheme="minorBidi"/>
          <w:sz w:val="22"/>
          <w:szCs w:val="22"/>
          <w:lang w:val="en-US"/>
        </w:rPr>
      </w:pPr>
      <w:hyperlink w:anchor="_Toc82063676" w:history="1">
        <w:r w:rsidR="006127C0" w:rsidRPr="00401813">
          <w:rPr>
            <w:rStyle w:val="Hyperlink"/>
          </w:rPr>
          <w:t>4</w:t>
        </w:r>
        <w:r w:rsidR="006127C0">
          <w:rPr>
            <w:rFonts w:asciiTheme="minorHAnsi" w:eastAsiaTheme="minorEastAsia" w:hAnsiTheme="minorHAnsi" w:cstheme="minorBidi"/>
            <w:sz w:val="22"/>
            <w:szCs w:val="22"/>
            <w:lang w:val="en-US"/>
          </w:rPr>
          <w:tab/>
        </w:r>
        <w:r w:rsidR="006127C0" w:rsidRPr="00401813">
          <w:rPr>
            <w:rStyle w:val="Hyperlink"/>
          </w:rPr>
          <w:t>MANAGEMENT OPTIONS</w:t>
        </w:r>
        <w:r w:rsidR="006127C0">
          <w:rPr>
            <w:webHidden/>
          </w:rPr>
          <w:tab/>
        </w:r>
        <w:r w:rsidR="006127C0">
          <w:rPr>
            <w:webHidden/>
          </w:rPr>
          <w:fldChar w:fldCharType="begin"/>
        </w:r>
        <w:r w:rsidR="006127C0">
          <w:rPr>
            <w:webHidden/>
          </w:rPr>
          <w:instrText xml:space="preserve"> PAGEREF _Toc82063676 \h </w:instrText>
        </w:r>
        <w:r w:rsidR="006127C0">
          <w:rPr>
            <w:webHidden/>
          </w:rPr>
        </w:r>
        <w:r w:rsidR="006127C0">
          <w:rPr>
            <w:webHidden/>
          </w:rPr>
          <w:fldChar w:fldCharType="separate"/>
        </w:r>
        <w:r w:rsidR="006127C0">
          <w:rPr>
            <w:webHidden/>
          </w:rPr>
          <w:t>18</w:t>
        </w:r>
        <w:r w:rsidR="006127C0">
          <w:rPr>
            <w:webHidden/>
          </w:rPr>
          <w:fldChar w:fldCharType="end"/>
        </w:r>
      </w:hyperlink>
    </w:p>
    <w:p w14:paraId="3B45BC23" w14:textId="106C69C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7" w:history="1">
        <w:r w:rsidR="006127C0" w:rsidRPr="00401813">
          <w:rPr>
            <w:rStyle w:val="Hyperlink"/>
            <w:rFonts w:ascii="Cambria" w:eastAsia="MS Gothic" w:hAnsi="Cambria"/>
            <w:bCs/>
            <w:iCs/>
            <w:noProof/>
            <w:lang w:val="en-CA"/>
          </w:rPr>
          <w:t>4.1 Spatial strata for which TACs are set</w:t>
        </w:r>
        <w:r w:rsidR="006127C0">
          <w:rPr>
            <w:noProof/>
            <w:webHidden/>
          </w:rPr>
          <w:tab/>
        </w:r>
        <w:r w:rsidR="006127C0">
          <w:rPr>
            <w:noProof/>
            <w:webHidden/>
          </w:rPr>
          <w:fldChar w:fldCharType="begin"/>
        </w:r>
        <w:r w:rsidR="006127C0">
          <w:rPr>
            <w:noProof/>
            <w:webHidden/>
          </w:rPr>
          <w:instrText xml:space="preserve"> PAGEREF _Toc82063677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7D4F68BF" w14:textId="27E13CE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8" w:history="1">
        <w:r w:rsidR="006127C0" w:rsidRPr="00401813">
          <w:rPr>
            <w:rStyle w:val="Hyperlink"/>
            <w:rFonts w:ascii="Cambria" w:eastAsia="MS Gothic" w:hAnsi="Cambria"/>
            <w:bCs/>
            <w:iCs/>
            <w:noProof/>
            <w:lang w:val="en-CA"/>
          </w:rPr>
          <w:t>4.2 Management period length for the setting of TACs</w:t>
        </w:r>
        <w:r w:rsidR="006127C0">
          <w:rPr>
            <w:noProof/>
            <w:webHidden/>
          </w:rPr>
          <w:tab/>
        </w:r>
        <w:r w:rsidR="006127C0">
          <w:rPr>
            <w:noProof/>
            <w:webHidden/>
          </w:rPr>
          <w:fldChar w:fldCharType="begin"/>
        </w:r>
        <w:r w:rsidR="006127C0">
          <w:rPr>
            <w:noProof/>
            <w:webHidden/>
          </w:rPr>
          <w:instrText xml:space="preserve"> PAGEREF _Toc82063678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6A726603" w14:textId="51FF1165"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79" w:history="1">
        <w:r w:rsidR="006127C0" w:rsidRPr="00401813">
          <w:rPr>
            <w:rStyle w:val="Hyperlink"/>
            <w:rFonts w:ascii="Cambria" w:eastAsia="MS Gothic" w:hAnsi="Cambria"/>
            <w:bCs/>
            <w:iCs/>
            <w:noProof/>
            <w:lang w:val="en-CA"/>
          </w:rPr>
          <w:t>4.3 Upper limits on TACs</w:t>
        </w:r>
        <w:r w:rsidR="006127C0">
          <w:rPr>
            <w:noProof/>
            <w:webHidden/>
          </w:rPr>
          <w:tab/>
        </w:r>
        <w:r w:rsidR="006127C0">
          <w:rPr>
            <w:noProof/>
            <w:webHidden/>
          </w:rPr>
          <w:fldChar w:fldCharType="begin"/>
        </w:r>
        <w:r w:rsidR="006127C0">
          <w:rPr>
            <w:noProof/>
            <w:webHidden/>
          </w:rPr>
          <w:instrText xml:space="preserve"> PAGEREF _Toc82063679 \h </w:instrText>
        </w:r>
        <w:r w:rsidR="006127C0">
          <w:rPr>
            <w:noProof/>
            <w:webHidden/>
          </w:rPr>
        </w:r>
        <w:r w:rsidR="006127C0">
          <w:rPr>
            <w:noProof/>
            <w:webHidden/>
          </w:rPr>
          <w:fldChar w:fldCharType="separate"/>
        </w:r>
        <w:r w:rsidR="006127C0">
          <w:rPr>
            <w:noProof/>
            <w:webHidden/>
          </w:rPr>
          <w:t>19</w:t>
        </w:r>
        <w:r w:rsidR="006127C0">
          <w:rPr>
            <w:noProof/>
            <w:webHidden/>
          </w:rPr>
          <w:fldChar w:fldCharType="end"/>
        </w:r>
      </w:hyperlink>
    </w:p>
    <w:p w14:paraId="41C08065" w14:textId="2F07D80F"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0" w:history="1">
        <w:r w:rsidR="006127C0" w:rsidRPr="00401813">
          <w:rPr>
            <w:rStyle w:val="Hyperlink"/>
            <w:rFonts w:ascii="Cambria" w:eastAsia="MS Gothic" w:hAnsi="Cambria"/>
            <w:bCs/>
            <w:iCs/>
            <w:noProof/>
            <w:lang w:val="en-CA"/>
          </w:rPr>
          <w:t>4.4 Minimum extent of TAC change</w:t>
        </w:r>
        <w:r w:rsidR="006127C0">
          <w:rPr>
            <w:noProof/>
            <w:webHidden/>
          </w:rPr>
          <w:tab/>
        </w:r>
        <w:r w:rsidR="006127C0">
          <w:rPr>
            <w:noProof/>
            <w:webHidden/>
          </w:rPr>
          <w:fldChar w:fldCharType="begin"/>
        </w:r>
        <w:r w:rsidR="006127C0">
          <w:rPr>
            <w:noProof/>
            <w:webHidden/>
          </w:rPr>
          <w:instrText xml:space="preserve"> PAGEREF _Toc82063680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110A6D79" w14:textId="0252ADE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1" w:history="1">
        <w:r w:rsidR="006127C0" w:rsidRPr="00401813">
          <w:rPr>
            <w:rStyle w:val="Hyperlink"/>
            <w:rFonts w:ascii="Cambria" w:eastAsia="MS Gothic" w:hAnsi="Cambria"/>
            <w:bCs/>
            <w:iCs/>
            <w:noProof/>
            <w:lang w:val="en-CA"/>
          </w:rPr>
          <w:t>4.5 Maximum extent of TAC change</w:t>
        </w:r>
        <w:r w:rsidR="006127C0">
          <w:rPr>
            <w:noProof/>
            <w:webHidden/>
          </w:rPr>
          <w:tab/>
        </w:r>
        <w:r w:rsidR="006127C0">
          <w:rPr>
            <w:noProof/>
            <w:webHidden/>
          </w:rPr>
          <w:fldChar w:fldCharType="begin"/>
        </w:r>
        <w:r w:rsidR="006127C0">
          <w:rPr>
            <w:noProof/>
            <w:webHidden/>
          </w:rPr>
          <w:instrText xml:space="preserve"> PAGEREF _Toc82063681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58167912" w14:textId="7AB9E4B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2" w:history="1">
        <w:r w:rsidR="006127C0" w:rsidRPr="00401813">
          <w:rPr>
            <w:rStyle w:val="Hyperlink"/>
            <w:rFonts w:ascii="Cambria" w:eastAsia="MS Gothic" w:hAnsi="Cambria"/>
            <w:bCs/>
            <w:iCs/>
            <w:noProof/>
            <w:lang w:val="en-CA"/>
          </w:rPr>
          <w:t>4.6 Technical measures</w:t>
        </w:r>
        <w:r w:rsidR="006127C0">
          <w:rPr>
            <w:noProof/>
            <w:webHidden/>
          </w:rPr>
          <w:tab/>
        </w:r>
        <w:r w:rsidR="006127C0">
          <w:rPr>
            <w:noProof/>
            <w:webHidden/>
          </w:rPr>
          <w:fldChar w:fldCharType="begin"/>
        </w:r>
        <w:r w:rsidR="006127C0">
          <w:rPr>
            <w:noProof/>
            <w:webHidden/>
          </w:rPr>
          <w:instrText xml:space="preserve"> PAGEREF _Toc82063682 \h </w:instrText>
        </w:r>
        <w:r w:rsidR="006127C0">
          <w:rPr>
            <w:noProof/>
            <w:webHidden/>
          </w:rPr>
        </w:r>
        <w:r w:rsidR="006127C0">
          <w:rPr>
            <w:noProof/>
            <w:webHidden/>
          </w:rPr>
          <w:fldChar w:fldCharType="separate"/>
        </w:r>
        <w:r w:rsidR="006127C0">
          <w:rPr>
            <w:noProof/>
            <w:webHidden/>
          </w:rPr>
          <w:t>20</w:t>
        </w:r>
        <w:r w:rsidR="006127C0">
          <w:rPr>
            <w:noProof/>
            <w:webHidden/>
          </w:rPr>
          <w:fldChar w:fldCharType="end"/>
        </w:r>
      </w:hyperlink>
    </w:p>
    <w:p w14:paraId="712F97A1" w14:textId="107ACDB0" w:rsidR="006127C0" w:rsidRDefault="00000000">
      <w:pPr>
        <w:pStyle w:val="TOC1"/>
        <w:rPr>
          <w:rFonts w:asciiTheme="minorHAnsi" w:eastAsiaTheme="minorEastAsia" w:hAnsiTheme="minorHAnsi" w:cstheme="minorBidi"/>
          <w:sz w:val="22"/>
          <w:szCs w:val="22"/>
          <w:lang w:val="en-US"/>
        </w:rPr>
      </w:pPr>
      <w:hyperlink w:anchor="_Toc82063683" w:history="1">
        <w:r w:rsidR="006127C0" w:rsidRPr="00401813">
          <w:rPr>
            <w:rStyle w:val="Hyperlink"/>
          </w:rPr>
          <w:t>5</w:t>
        </w:r>
        <w:r w:rsidR="006127C0">
          <w:rPr>
            <w:rFonts w:asciiTheme="minorHAnsi" w:eastAsiaTheme="minorEastAsia" w:hAnsiTheme="minorHAnsi" w:cstheme="minorBidi"/>
            <w:sz w:val="22"/>
            <w:szCs w:val="22"/>
            <w:lang w:val="en-US"/>
          </w:rPr>
          <w:tab/>
        </w:r>
        <w:r w:rsidR="006127C0" w:rsidRPr="00401813">
          <w:rPr>
            <w:rStyle w:val="Hyperlink"/>
          </w:rPr>
          <w:t>RECRUITMENT AND SPATIAL DISTRIBUTION SCENARIOS IN THE OPERATING MODEL</w:t>
        </w:r>
        <w:r w:rsidR="006127C0">
          <w:rPr>
            <w:webHidden/>
          </w:rPr>
          <w:tab/>
        </w:r>
        <w:r w:rsidR="006127C0">
          <w:rPr>
            <w:webHidden/>
          </w:rPr>
          <w:fldChar w:fldCharType="begin"/>
        </w:r>
        <w:r w:rsidR="006127C0">
          <w:rPr>
            <w:webHidden/>
          </w:rPr>
          <w:instrText xml:space="preserve"> PAGEREF _Toc82063683 \h </w:instrText>
        </w:r>
        <w:r w:rsidR="006127C0">
          <w:rPr>
            <w:webHidden/>
          </w:rPr>
        </w:r>
        <w:r w:rsidR="006127C0">
          <w:rPr>
            <w:webHidden/>
          </w:rPr>
          <w:fldChar w:fldCharType="separate"/>
        </w:r>
        <w:r w:rsidR="006127C0">
          <w:rPr>
            <w:webHidden/>
          </w:rPr>
          <w:t>20</w:t>
        </w:r>
        <w:r w:rsidR="006127C0">
          <w:rPr>
            <w:webHidden/>
          </w:rPr>
          <w:fldChar w:fldCharType="end"/>
        </w:r>
      </w:hyperlink>
    </w:p>
    <w:p w14:paraId="49D8F180" w14:textId="7C0B937E"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4" w:history="1">
        <w:r w:rsidR="006127C0" w:rsidRPr="00401813">
          <w:rPr>
            <w:rStyle w:val="Hyperlink"/>
            <w:rFonts w:ascii="Cambria" w:eastAsia="MS Gothic" w:hAnsi="Cambria"/>
            <w:bCs/>
            <w:iCs/>
            <w:noProof/>
            <w:lang w:val="en-CA"/>
          </w:rPr>
          <w:t>5.1 Recruitment by Stock</w:t>
        </w:r>
        <w:r w:rsidR="006127C0">
          <w:rPr>
            <w:noProof/>
            <w:webHidden/>
          </w:rPr>
          <w:tab/>
        </w:r>
        <w:r w:rsidR="006127C0">
          <w:rPr>
            <w:noProof/>
            <w:webHidden/>
          </w:rPr>
          <w:fldChar w:fldCharType="begin"/>
        </w:r>
        <w:r w:rsidR="006127C0">
          <w:rPr>
            <w:noProof/>
            <w:webHidden/>
          </w:rPr>
          <w:instrText xml:space="preserve"> PAGEREF _Toc82063684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2B598A3" w14:textId="2A24536B"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5" w:history="1">
        <w:r w:rsidR="006127C0" w:rsidRPr="00401813">
          <w:rPr>
            <w:rStyle w:val="Hyperlink"/>
            <w:rFonts w:ascii="Cambria" w:eastAsia="MS Gothic" w:hAnsi="Cambria"/>
            <w:bCs/>
            <w:iCs/>
            <w:noProof/>
            <w:lang w:val="en-CA"/>
          </w:rPr>
          <w:t>5.2 Future regime shifts</w:t>
        </w:r>
        <w:r w:rsidR="006127C0">
          <w:rPr>
            <w:noProof/>
            <w:webHidden/>
          </w:rPr>
          <w:tab/>
        </w:r>
        <w:r w:rsidR="006127C0">
          <w:rPr>
            <w:noProof/>
            <w:webHidden/>
          </w:rPr>
          <w:fldChar w:fldCharType="begin"/>
        </w:r>
        <w:r w:rsidR="006127C0">
          <w:rPr>
            <w:noProof/>
            <w:webHidden/>
          </w:rPr>
          <w:instrText xml:space="preserve"> PAGEREF _Toc82063685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2BAD7697" w14:textId="5CA81056"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6" w:history="1">
        <w:r w:rsidR="006127C0" w:rsidRPr="00401813">
          <w:rPr>
            <w:rStyle w:val="Hyperlink"/>
            <w:rFonts w:ascii="Cambria" w:eastAsia="MS Gothic" w:hAnsi="Cambria"/>
            <w:bCs/>
            <w:iCs/>
            <w:noProof/>
            <w:lang w:val="en-CA"/>
          </w:rPr>
          <w:t>5.3 Statistical properties of recruitment deviations</w:t>
        </w:r>
        <w:r w:rsidR="006127C0">
          <w:rPr>
            <w:noProof/>
            <w:webHidden/>
          </w:rPr>
          <w:tab/>
        </w:r>
        <w:r w:rsidR="006127C0">
          <w:rPr>
            <w:noProof/>
            <w:webHidden/>
          </w:rPr>
          <w:fldChar w:fldCharType="begin"/>
        </w:r>
        <w:r w:rsidR="006127C0">
          <w:rPr>
            <w:noProof/>
            <w:webHidden/>
          </w:rPr>
          <w:instrText xml:space="preserve"> PAGEREF _Toc82063686 \h </w:instrText>
        </w:r>
        <w:r w:rsidR="006127C0">
          <w:rPr>
            <w:noProof/>
            <w:webHidden/>
          </w:rPr>
        </w:r>
        <w:r w:rsidR="006127C0">
          <w:rPr>
            <w:noProof/>
            <w:webHidden/>
          </w:rPr>
          <w:fldChar w:fldCharType="separate"/>
        </w:r>
        <w:r w:rsidR="006127C0">
          <w:rPr>
            <w:noProof/>
            <w:webHidden/>
          </w:rPr>
          <w:t>21</w:t>
        </w:r>
        <w:r w:rsidR="006127C0">
          <w:rPr>
            <w:noProof/>
            <w:webHidden/>
          </w:rPr>
          <w:fldChar w:fldCharType="end"/>
        </w:r>
      </w:hyperlink>
    </w:p>
    <w:p w14:paraId="38AB3C5F" w14:textId="06D8A6CF"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7" w:history="1">
        <w:r w:rsidR="006127C0" w:rsidRPr="00401813">
          <w:rPr>
            <w:rStyle w:val="Hyperlink"/>
            <w:rFonts w:ascii="Cambria" w:eastAsia="MS Gothic" w:hAnsi="Cambria"/>
            <w:bCs/>
            <w:iCs/>
            <w:noProof/>
            <w:lang w:val="en-CA"/>
          </w:rPr>
          <w:t>5.4 Possible future spatial distributional changes (movement)</w:t>
        </w:r>
        <w:r w:rsidR="006127C0">
          <w:rPr>
            <w:noProof/>
            <w:webHidden/>
          </w:rPr>
          <w:tab/>
        </w:r>
        <w:r w:rsidR="006127C0">
          <w:rPr>
            <w:noProof/>
            <w:webHidden/>
          </w:rPr>
          <w:fldChar w:fldCharType="begin"/>
        </w:r>
        <w:r w:rsidR="006127C0">
          <w:rPr>
            <w:noProof/>
            <w:webHidden/>
          </w:rPr>
          <w:instrText xml:space="preserve"> PAGEREF _Toc82063687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1C37E739" w14:textId="1EE840EB" w:rsidR="006127C0" w:rsidRDefault="00000000">
      <w:pPr>
        <w:pStyle w:val="TOC1"/>
        <w:rPr>
          <w:rFonts w:asciiTheme="minorHAnsi" w:eastAsiaTheme="minorEastAsia" w:hAnsiTheme="minorHAnsi" w:cstheme="minorBidi"/>
          <w:sz w:val="22"/>
          <w:szCs w:val="22"/>
          <w:lang w:val="en-US"/>
        </w:rPr>
      </w:pPr>
      <w:hyperlink w:anchor="_Toc82063688" w:history="1">
        <w:r w:rsidR="006127C0" w:rsidRPr="00401813">
          <w:rPr>
            <w:rStyle w:val="Hyperlink"/>
          </w:rPr>
          <w:t>6</w:t>
        </w:r>
        <w:r w:rsidR="006127C0">
          <w:rPr>
            <w:rFonts w:asciiTheme="minorHAnsi" w:eastAsiaTheme="minorEastAsia" w:hAnsiTheme="minorHAnsi" w:cstheme="minorBidi"/>
            <w:sz w:val="22"/>
            <w:szCs w:val="22"/>
            <w:lang w:val="en-US"/>
          </w:rPr>
          <w:tab/>
        </w:r>
        <w:r w:rsidR="006127C0" w:rsidRPr="00401813">
          <w:rPr>
            <w:rStyle w:val="Hyperlink"/>
          </w:rPr>
          <w:t>FUTURE CATCHES</w:t>
        </w:r>
        <w:r w:rsidR="006127C0">
          <w:rPr>
            <w:webHidden/>
          </w:rPr>
          <w:tab/>
        </w:r>
        <w:r w:rsidR="006127C0">
          <w:rPr>
            <w:webHidden/>
          </w:rPr>
          <w:fldChar w:fldCharType="begin"/>
        </w:r>
        <w:r w:rsidR="006127C0">
          <w:rPr>
            <w:webHidden/>
          </w:rPr>
          <w:instrText xml:space="preserve"> PAGEREF _Toc82063688 \h </w:instrText>
        </w:r>
        <w:r w:rsidR="006127C0">
          <w:rPr>
            <w:webHidden/>
          </w:rPr>
        </w:r>
        <w:r w:rsidR="006127C0">
          <w:rPr>
            <w:webHidden/>
          </w:rPr>
          <w:fldChar w:fldCharType="separate"/>
        </w:r>
        <w:r w:rsidR="006127C0">
          <w:rPr>
            <w:webHidden/>
          </w:rPr>
          <w:t>23</w:t>
        </w:r>
        <w:r w:rsidR="006127C0">
          <w:rPr>
            <w:webHidden/>
          </w:rPr>
          <w:fldChar w:fldCharType="end"/>
        </w:r>
      </w:hyperlink>
    </w:p>
    <w:p w14:paraId="27AE3FF6" w14:textId="41A1BE51"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89" w:history="1">
        <w:r w:rsidR="006127C0" w:rsidRPr="00401813">
          <w:rPr>
            <w:rStyle w:val="Hyperlink"/>
            <w:rFonts w:ascii="Cambria" w:eastAsia="MS Gothic" w:hAnsi="Cambria"/>
            <w:bCs/>
            <w:iCs/>
            <w:noProof/>
            <w:lang w:val="en-CA"/>
          </w:rPr>
          <w:t>6.1 Catches between 2020 and 2022</w:t>
        </w:r>
        <w:r w:rsidR="006127C0">
          <w:rPr>
            <w:noProof/>
            <w:webHidden/>
          </w:rPr>
          <w:tab/>
        </w:r>
        <w:r w:rsidR="006127C0">
          <w:rPr>
            <w:noProof/>
            <w:webHidden/>
          </w:rPr>
          <w:fldChar w:fldCharType="begin"/>
        </w:r>
        <w:r w:rsidR="006127C0">
          <w:rPr>
            <w:noProof/>
            <w:webHidden/>
          </w:rPr>
          <w:instrText xml:space="preserve"> PAGEREF _Toc82063689 \h </w:instrText>
        </w:r>
        <w:r w:rsidR="006127C0">
          <w:rPr>
            <w:noProof/>
            <w:webHidden/>
          </w:rPr>
        </w:r>
        <w:r w:rsidR="006127C0">
          <w:rPr>
            <w:noProof/>
            <w:webHidden/>
          </w:rPr>
          <w:fldChar w:fldCharType="separate"/>
        </w:r>
        <w:r w:rsidR="006127C0">
          <w:rPr>
            <w:noProof/>
            <w:webHidden/>
          </w:rPr>
          <w:t>23</w:t>
        </w:r>
        <w:r w:rsidR="006127C0">
          <w:rPr>
            <w:noProof/>
            <w:webHidden/>
          </w:rPr>
          <w:fldChar w:fldCharType="end"/>
        </w:r>
      </w:hyperlink>
    </w:p>
    <w:p w14:paraId="62D89A6E" w14:textId="4A711BD7"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0" w:history="1">
        <w:r w:rsidR="006127C0" w:rsidRPr="00401813">
          <w:rPr>
            <w:rStyle w:val="Hyperlink"/>
            <w:rFonts w:ascii="Cambria" w:eastAsia="MS Gothic" w:hAnsi="Cambria"/>
            <w:bCs/>
            <w:iCs/>
            <w:noProof/>
            <w:lang w:val="en-CA"/>
          </w:rPr>
          <w:t>6.</w:t>
        </w:r>
        <w:r w:rsidR="006127C0" w:rsidRPr="00401813">
          <w:rPr>
            <w:rStyle w:val="Hyperlink"/>
            <w:rFonts w:ascii="Cambria" w:eastAsia="MS Gothic" w:hAnsi="Cambria"/>
            <w:bCs/>
            <w:iCs/>
            <w:noProof/>
            <w:lang w:eastAsia="en-ZA"/>
          </w:rPr>
          <w:t>2 Equations for calculating projected catch in numbers by stock, fleet, spatial strata, year and quarter based on TACs specified in weight by management area</w:t>
        </w:r>
        <w:r w:rsidR="006127C0">
          <w:rPr>
            <w:noProof/>
            <w:webHidden/>
          </w:rPr>
          <w:tab/>
        </w:r>
        <w:r w:rsidR="006127C0">
          <w:rPr>
            <w:noProof/>
            <w:webHidden/>
          </w:rPr>
          <w:fldChar w:fldCharType="begin"/>
        </w:r>
        <w:r w:rsidR="006127C0">
          <w:rPr>
            <w:noProof/>
            <w:webHidden/>
          </w:rPr>
          <w:instrText xml:space="preserve"> PAGEREF _Toc82063690 \h </w:instrText>
        </w:r>
        <w:r w:rsidR="006127C0">
          <w:rPr>
            <w:noProof/>
            <w:webHidden/>
          </w:rPr>
        </w:r>
        <w:r w:rsidR="006127C0">
          <w:rPr>
            <w:noProof/>
            <w:webHidden/>
          </w:rPr>
          <w:fldChar w:fldCharType="separate"/>
        </w:r>
        <w:r w:rsidR="006127C0">
          <w:rPr>
            <w:noProof/>
            <w:webHidden/>
          </w:rPr>
          <w:t>24</w:t>
        </w:r>
        <w:r w:rsidR="006127C0">
          <w:rPr>
            <w:noProof/>
            <w:webHidden/>
          </w:rPr>
          <w:fldChar w:fldCharType="end"/>
        </w:r>
      </w:hyperlink>
    </w:p>
    <w:p w14:paraId="2AA9548A" w14:textId="4ACE9FBE" w:rsidR="006127C0" w:rsidRDefault="00000000">
      <w:pPr>
        <w:pStyle w:val="TOC1"/>
        <w:rPr>
          <w:rFonts w:asciiTheme="minorHAnsi" w:eastAsiaTheme="minorEastAsia" w:hAnsiTheme="minorHAnsi" w:cstheme="minorBidi"/>
          <w:sz w:val="22"/>
          <w:szCs w:val="22"/>
          <w:lang w:val="en-US"/>
        </w:rPr>
      </w:pPr>
      <w:hyperlink w:anchor="_Toc82063691" w:history="1">
        <w:r w:rsidR="006127C0" w:rsidRPr="00401813">
          <w:rPr>
            <w:rStyle w:val="Hyperlink"/>
          </w:rPr>
          <w:t>7</w:t>
        </w:r>
        <w:r w:rsidR="006127C0">
          <w:rPr>
            <w:rFonts w:asciiTheme="minorHAnsi" w:eastAsiaTheme="minorEastAsia" w:hAnsiTheme="minorHAnsi" w:cstheme="minorBidi"/>
            <w:sz w:val="22"/>
            <w:szCs w:val="22"/>
            <w:lang w:val="en-US"/>
          </w:rPr>
          <w:tab/>
        </w:r>
        <w:r w:rsidR="006127C0" w:rsidRPr="00401813">
          <w:rPr>
            <w:rStyle w:val="Hyperlink"/>
          </w:rPr>
          <w:t>GENERATION OF FUTURE DATA FOR INPUT TO CANDIDATE MANAGEMENT PROCEDURES</w:t>
        </w:r>
        <w:r w:rsidR="006127C0">
          <w:rPr>
            <w:webHidden/>
          </w:rPr>
          <w:tab/>
        </w:r>
        <w:r w:rsidR="006127C0">
          <w:rPr>
            <w:webHidden/>
          </w:rPr>
          <w:fldChar w:fldCharType="begin"/>
        </w:r>
        <w:r w:rsidR="006127C0">
          <w:rPr>
            <w:webHidden/>
          </w:rPr>
          <w:instrText xml:space="preserve"> PAGEREF _Toc82063691 \h </w:instrText>
        </w:r>
        <w:r w:rsidR="006127C0">
          <w:rPr>
            <w:webHidden/>
          </w:rPr>
        </w:r>
        <w:r w:rsidR="006127C0">
          <w:rPr>
            <w:webHidden/>
          </w:rPr>
          <w:fldChar w:fldCharType="separate"/>
        </w:r>
        <w:r w:rsidR="006127C0">
          <w:rPr>
            <w:webHidden/>
          </w:rPr>
          <w:t>25</w:t>
        </w:r>
        <w:r w:rsidR="006127C0">
          <w:rPr>
            <w:webHidden/>
          </w:rPr>
          <w:fldChar w:fldCharType="end"/>
        </w:r>
      </w:hyperlink>
    </w:p>
    <w:p w14:paraId="3D1CFF29" w14:textId="68F2CA3D"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2"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1 Indices</w:t>
        </w:r>
        <w:r w:rsidR="006127C0">
          <w:rPr>
            <w:noProof/>
            <w:webHidden/>
          </w:rPr>
          <w:tab/>
        </w:r>
        <w:r w:rsidR="006127C0">
          <w:rPr>
            <w:noProof/>
            <w:webHidden/>
          </w:rPr>
          <w:fldChar w:fldCharType="begin"/>
        </w:r>
        <w:r w:rsidR="006127C0">
          <w:rPr>
            <w:noProof/>
            <w:webHidden/>
          </w:rPr>
          <w:instrText xml:space="preserve"> PAGEREF _Toc82063692 \h </w:instrText>
        </w:r>
        <w:r w:rsidR="006127C0">
          <w:rPr>
            <w:noProof/>
            <w:webHidden/>
          </w:rPr>
        </w:r>
        <w:r w:rsidR="006127C0">
          <w:rPr>
            <w:noProof/>
            <w:webHidden/>
          </w:rPr>
          <w:fldChar w:fldCharType="separate"/>
        </w:r>
        <w:r w:rsidR="006127C0">
          <w:rPr>
            <w:noProof/>
            <w:webHidden/>
          </w:rPr>
          <w:t>25</w:t>
        </w:r>
        <w:r w:rsidR="006127C0">
          <w:rPr>
            <w:noProof/>
            <w:webHidden/>
          </w:rPr>
          <w:fldChar w:fldCharType="end"/>
        </w:r>
      </w:hyperlink>
    </w:p>
    <w:p w14:paraId="1C75973F" w14:textId="5A74D8E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3"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2 Relationships with abundance</w:t>
        </w:r>
        <w:r w:rsidR="006127C0">
          <w:rPr>
            <w:noProof/>
            <w:webHidden/>
          </w:rPr>
          <w:tab/>
        </w:r>
        <w:r w:rsidR="006127C0">
          <w:rPr>
            <w:noProof/>
            <w:webHidden/>
          </w:rPr>
          <w:fldChar w:fldCharType="begin"/>
        </w:r>
        <w:r w:rsidR="006127C0">
          <w:rPr>
            <w:noProof/>
            <w:webHidden/>
          </w:rPr>
          <w:instrText xml:space="preserve"> PAGEREF _Toc82063693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66380D13" w14:textId="691496E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4"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3 Statistical properties</w:t>
        </w:r>
        <w:r w:rsidR="006127C0">
          <w:rPr>
            <w:noProof/>
            <w:webHidden/>
          </w:rPr>
          <w:tab/>
        </w:r>
        <w:r w:rsidR="006127C0">
          <w:rPr>
            <w:noProof/>
            <w:webHidden/>
          </w:rPr>
          <w:fldChar w:fldCharType="begin"/>
        </w:r>
        <w:r w:rsidR="006127C0">
          <w:rPr>
            <w:noProof/>
            <w:webHidden/>
          </w:rPr>
          <w:instrText xml:space="preserve"> PAGEREF _Toc82063694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0F5A6CCB" w14:textId="6DB5149A"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5"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4 Other aspects</w:t>
        </w:r>
        <w:r w:rsidR="006127C0">
          <w:rPr>
            <w:noProof/>
            <w:webHidden/>
          </w:rPr>
          <w:tab/>
        </w:r>
        <w:r w:rsidR="006127C0">
          <w:rPr>
            <w:noProof/>
            <w:webHidden/>
          </w:rPr>
          <w:fldChar w:fldCharType="begin"/>
        </w:r>
        <w:r w:rsidR="006127C0">
          <w:rPr>
            <w:noProof/>
            <w:webHidden/>
          </w:rPr>
          <w:instrText xml:space="preserve"> PAGEREF _Toc82063695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1B0C67E3" w14:textId="16A7DCE6"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6" w:history="1">
        <w:r w:rsidR="006127C0" w:rsidRPr="00401813">
          <w:rPr>
            <w:rStyle w:val="Hyperlink"/>
            <w:rFonts w:ascii="Cambria" w:eastAsia="MS Gothic" w:hAnsi="Cambria"/>
            <w:bCs/>
            <w:iCs/>
            <w:noProof/>
            <w:lang w:val="en-CA"/>
          </w:rPr>
          <w:t>7.</w:t>
        </w:r>
        <w:r w:rsidR="006127C0" w:rsidRPr="00401813">
          <w:rPr>
            <w:rStyle w:val="Hyperlink"/>
            <w:rFonts w:ascii="Cambria" w:eastAsia="MS Gothic" w:hAnsi="Cambria"/>
            <w:bCs/>
            <w:iCs/>
            <w:noProof/>
            <w:lang w:eastAsia="en-ZA"/>
          </w:rPr>
          <w:t>5 Equations for the simulation of indices</w:t>
        </w:r>
        <w:r w:rsidR="006127C0">
          <w:rPr>
            <w:noProof/>
            <w:webHidden/>
          </w:rPr>
          <w:tab/>
        </w:r>
        <w:r w:rsidR="006127C0">
          <w:rPr>
            <w:noProof/>
            <w:webHidden/>
          </w:rPr>
          <w:fldChar w:fldCharType="begin"/>
        </w:r>
        <w:r w:rsidR="006127C0">
          <w:rPr>
            <w:noProof/>
            <w:webHidden/>
          </w:rPr>
          <w:instrText xml:space="preserve"> PAGEREF _Toc82063696 \h </w:instrText>
        </w:r>
        <w:r w:rsidR="006127C0">
          <w:rPr>
            <w:noProof/>
            <w:webHidden/>
          </w:rPr>
        </w:r>
        <w:r w:rsidR="006127C0">
          <w:rPr>
            <w:noProof/>
            <w:webHidden/>
          </w:rPr>
          <w:fldChar w:fldCharType="separate"/>
        </w:r>
        <w:r w:rsidR="006127C0">
          <w:rPr>
            <w:noProof/>
            <w:webHidden/>
          </w:rPr>
          <w:t>27</w:t>
        </w:r>
        <w:r w:rsidR="006127C0">
          <w:rPr>
            <w:noProof/>
            <w:webHidden/>
          </w:rPr>
          <w:fldChar w:fldCharType="end"/>
        </w:r>
      </w:hyperlink>
    </w:p>
    <w:p w14:paraId="45FA3586" w14:textId="2C9ED319"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7" w:history="1">
        <w:r w:rsidR="006127C0" w:rsidRPr="00401813">
          <w:rPr>
            <w:rStyle w:val="Hyperlink"/>
            <w:rFonts w:ascii="Cambria" w:eastAsia="MS Gothic" w:hAnsi="Cambria"/>
            <w:bCs/>
            <w:iCs/>
            <w:noProof/>
            <w:lang w:val="en-CA"/>
          </w:rPr>
          <w:t>7.6</w:t>
        </w:r>
        <w:r w:rsidR="006127C0" w:rsidRPr="00401813">
          <w:rPr>
            <w:rStyle w:val="Hyperlink"/>
            <w:rFonts w:ascii="Cambria" w:eastAsia="MS Gothic" w:hAnsi="Cambria"/>
            <w:bCs/>
            <w:iCs/>
            <w:noProof/>
            <w:lang w:eastAsia="en-ZA"/>
          </w:rPr>
          <w:t xml:space="preserve"> Stochastic versus deterministic projections</w:t>
        </w:r>
        <w:r w:rsidR="006127C0">
          <w:rPr>
            <w:noProof/>
            <w:webHidden/>
          </w:rPr>
          <w:tab/>
        </w:r>
        <w:r w:rsidR="006127C0">
          <w:rPr>
            <w:noProof/>
            <w:webHidden/>
          </w:rPr>
          <w:fldChar w:fldCharType="begin"/>
        </w:r>
        <w:r w:rsidR="006127C0">
          <w:rPr>
            <w:noProof/>
            <w:webHidden/>
          </w:rPr>
          <w:instrText xml:space="preserve"> PAGEREF _Toc82063697 \h </w:instrText>
        </w:r>
        <w:r w:rsidR="006127C0">
          <w:rPr>
            <w:noProof/>
            <w:webHidden/>
          </w:rPr>
        </w:r>
        <w:r w:rsidR="006127C0">
          <w:rPr>
            <w:noProof/>
            <w:webHidden/>
          </w:rPr>
          <w:fldChar w:fldCharType="separate"/>
        </w:r>
        <w:r w:rsidR="006127C0">
          <w:rPr>
            <w:noProof/>
            <w:webHidden/>
          </w:rPr>
          <w:t>28</w:t>
        </w:r>
        <w:r w:rsidR="006127C0">
          <w:rPr>
            <w:noProof/>
            <w:webHidden/>
          </w:rPr>
          <w:fldChar w:fldCharType="end"/>
        </w:r>
      </w:hyperlink>
    </w:p>
    <w:p w14:paraId="2AE42927" w14:textId="553208ED" w:rsidR="006127C0" w:rsidRDefault="00000000">
      <w:pPr>
        <w:pStyle w:val="TOC1"/>
        <w:rPr>
          <w:rFonts w:asciiTheme="minorHAnsi" w:eastAsiaTheme="minorEastAsia" w:hAnsiTheme="minorHAnsi" w:cstheme="minorBidi"/>
          <w:sz w:val="22"/>
          <w:szCs w:val="22"/>
          <w:lang w:val="en-US"/>
        </w:rPr>
      </w:pPr>
      <w:hyperlink w:anchor="_Toc82063698" w:history="1">
        <w:r w:rsidR="006127C0" w:rsidRPr="00401813">
          <w:rPr>
            <w:rStyle w:val="Hyperlink"/>
          </w:rPr>
          <w:t>8</w:t>
        </w:r>
        <w:r w:rsidR="006127C0">
          <w:rPr>
            <w:rFonts w:asciiTheme="minorHAnsi" w:eastAsiaTheme="minorEastAsia" w:hAnsiTheme="minorHAnsi" w:cstheme="minorBidi"/>
            <w:sz w:val="22"/>
            <w:szCs w:val="22"/>
            <w:lang w:val="en-US"/>
          </w:rPr>
          <w:tab/>
        </w:r>
        <w:r w:rsidR="006127C0" w:rsidRPr="00401813">
          <w:rPr>
            <w:rStyle w:val="Hyperlink"/>
          </w:rPr>
          <w:t>PARAMETERS AND CONDITIONING OF OPERATING MODELS</w:t>
        </w:r>
        <w:r w:rsidR="006127C0">
          <w:rPr>
            <w:webHidden/>
          </w:rPr>
          <w:tab/>
        </w:r>
        <w:r w:rsidR="006127C0">
          <w:rPr>
            <w:webHidden/>
          </w:rPr>
          <w:fldChar w:fldCharType="begin"/>
        </w:r>
        <w:r w:rsidR="006127C0">
          <w:rPr>
            <w:webHidden/>
          </w:rPr>
          <w:instrText xml:space="preserve"> PAGEREF _Toc82063698 \h </w:instrText>
        </w:r>
        <w:r w:rsidR="006127C0">
          <w:rPr>
            <w:webHidden/>
          </w:rPr>
        </w:r>
        <w:r w:rsidR="006127C0">
          <w:rPr>
            <w:webHidden/>
          </w:rPr>
          <w:fldChar w:fldCharType="separate"/>
        </w:r>
        <w:r w:rsidR="006127C0">
          <w:rPr>
            <w:webHidden/>
          </w:rPr>
          <w:t>29</w:t>
        </w:r>
        <w:r w:rsidR="006127C0">
          <w:rPr>
            <w:webHidden/>
          </w:rPr>
          <w:fldChar w:fldCharType="end"/>
        </w:r>
      </w:hyperlink>
    </w:p>
    <w:p w14:paraId="0E0B7DFC" w14:textId="2FA7B3C3"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699"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1 Fixed parameters</w:t>
        </w:r>
        <w:r w:rsidR="006127C0">
          <w:rPr>
            <w:noProof/>
            <w:webHidden/>
          </w:rPr>
          <w:tab/>
        </w:r>
        <w:r w:rsidR="006127C0">
          <w:rPr>
            <w:noProof/>
            <w:webHidden/>
          </w:rPr>
          <w:fldChar w:fldCharType="begin"/>
        </w:r>
        <w:r w:rsidR="006127C0">
          <w:rPr>
            <w:noProof/>
            <w:webHidden/>
          </w:rPr>
          <w:instrText xml:space="preserve"> PAGEREF _Toc82063699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69ECE497" w14:textId="2DB53E92"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0"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2 Estimated parameters</w:t>
        </w:r>
        <w:r w:rsidR="006127C0">
          <w:rPr>
            <w:noProof/>
            <w:webHidden/>
          </w:rPr>
          <w:tab/>
        </w:r>
        <w:r w:rsidR="006127C0">
          <w:rPr>
            <w:noProof/>
            <w:webHidden/>
          </w:rPr>
          <w:fldChar w:fldCharType="begin"/>
        </w:r>
        <w:r w:rsidR="006127C0">
          <w:rPr>
            <w:noProof/>
            <w:webHidden/>
          </w:rPr>
          <w:instrText xml:space="preserve"> PAGEREF _Toc82063700 \h </w:instrText>
        </w:r>
        <w:r w:rsidR="006127C0">
          <w:rPr>
            <w:noProof/>
            <w:webHidden/>
          </w:rPr>
        </w:r>
        <w:r w:rsidR="006127C0">
          <w:rPr>
            <w:noProof/>
            <w:webHidden/>
          </w:rPr>
          <w:fldChar w:fldCharType="separate"/>
        </w:r>
        <w:r w:rsidR="006127C0">
          <w:rPr>
            <w:noProof/>
            <w:webHidden/>
          </w:rPr>
          <w:t>29</w:t>
        </w:r>
        <w:r w:rsidR="006127C0">
          <w:rPr>
            <w:noProof/>
            <w:webHidden/>
          </w:rPr>
          <w:fldChar w:fldCharType="end"/>
        </w:r>
      </w:hyperlink>
    </w:p>
    <w:p w14:paraId="400A6FF7" w14:textId="344298CB"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1" w:history="1">
        <w:r w:rsidR="006127C0" w:rsidRPr="00401813">
          <w:rPr>
            <w:rStyle w:val="Hyperlink"/>
            <w:rFonts w:ascii="Cambria" w:eastAsia="MS Gothic" w:hAnsi="Cambria"/>
            <w:bCs/>
            <w:iCs/>
            <w:noProof/>
            <w:lang w:val="en-CA"/>
          </w:rPr>
          <w:t>8.</w:t>
        </w:r>
        <w:r w:rsidR="006127C0" w:rsidRPr="00401813">
          <w:rPr>
            <w:rStyle w:val="Hyperlink"/>
            <w:rFonts w:ascii="Cambria" w:eastAsia="MS Gothic" w:hAnsi="Cambria"/>
            <w:bCs/>
            <w:iCs/>
            <w:noProof/>
            <w:lang w:eastAsia="en-ZA"/>
          </w:rPr>
          <w:t>3 Characterising uncertainty</w:t>
        </w:r>
        <w:r w:rsidR="006127C0">
          <w:rPr>
            <w:noProof/>
            <w:webHidden/>
          </w:rPr>
          <w:tab/>
        </w:r>
        <w:r w:rsidR="006127C0">
          <w:rPr>
            <w:noProof/>
            <w:webHidden/>
          </w:rPr>
          <w:fldChar w:fldCharType="begin"/>
        </w:r>
        <w:r w:rsidR="006127C0">
          <w:rPr>
            <w:noProof/>
            <w:webHidden/>
          </w:rPr>
          <w:instrText xml:space="preserve"> PAGEREF _Toc82063701 \h </w:instrText>
        </w:r>
        <w:r w:rsidR="006127C0">
          <w:rPr>
            <w:noProof/>
            <w:webHidden/>
          </w:rPr>
        </w:r>
        <w:r w:rsidR="006127C0">
          <w:rPr>
            <w:noProof/>
            <w:webHidden/>
          </w:rPr>
          <w:fldChar w:fldCharType="separate"/>
        </w:r>
        <w:r w:rsidR="006127C0">
          <w:rPr>
            <w:noProof/>
            <w:webHidden/>
          </w:rPr>
          <w:t>33</w:t>
        </w:r>
        <w:r w:rsidR="006127C0">
          <w:rPr>
            <w:noProof/>
            <w:webHidden/>
          </w:rPr>
          <w:fldChar w:fldCharType="end"/>
        </w:r>
      </w:hyperlink>
    </w:p>
    <w:p w14:paraId="6B761AEA" w14:textId="7DBA37F2" w:rsidR="006127C0" w:rsidRDefault="00000000">
      <w:pPr>
        <w:pStyle w:val="TOC1"/>
        <w:rPr>
          <w:rFonts w:asciiTheme="minorHAnsi" w:eastAsiaTheme="minorEastAsia" w:hAnsiTheme="minorHAnsi" w:cstheme="minorBidi"/>
          <w:sz w:val="22"/>
          <w:szCs w:val="22"/>
          <w:lang w:val="en-US"/>
        </w:rPr>
      </w:pPr>
      <w:hyperlink w:anchor="_Toc82063702" w:history="1">
        <w:r w:rsidR="006127C0" w:rsidRPr="00401813">
          <w:rPr>
            <w:rStyle w:val="Hyperlink"/>
          </w:rPr>
          <w:t>9</w:t>
        </w:r>
        <w:r w:rsidR="006127C0">
          <w:rPr>
            <w:rFonts w:asciiTheme="minorHAnsi" w:eastAsiaTheme="minorEastAsia" w:hAnsiTheme="minorHAnsi" w:cstheme="minorBidi"/>
            <w:sz w:val="22"/>
            <w:szCs w:val="22"/>
            <w:lang w:val="en-US"/>
          </w:rPr>
          <w:tab/>
        </w:r>
        <w:r w:rsidR="006127C0" w:rsidRPr="00401813">
          <w:rPr>
            <w:rStyle w:val="Hyperlink"/>
          </w:rPr>
          <w:t>TRIAL SPECIFICATIONS</w:t>
        </w:r>
        <w:r w:rsidR="006127C0">
          <w:rPr>
            <w:webHidden/>
          </w:rPr>
          <w:tab/>
        </w:r>
        <w:r w:rsidR="006127C0">
          <w:rPr>
            <w:webHidden/>
          </w:rPr>
          <w:fldChar w:fldCharType="begin"/>
        </w:r>
        <w:r w:rsidR="006127C0">
          <w:rPr>
            <w:webHidden/>
          </w:rPr>
          <w:instrText xml:space="preserve"> PAGEREF _Toc82063702 \h </w:instrText>
        </w:r>
        <w:r w:rsidR="006127C0">
          <w:rPr>
            <w:webHidden/>
          </w:rPr>
        </w:r>
        <w:r w:rsidR="006127C0">
          <w:rPr>
            <w:webHidden/>
          </w:rPr>
          <w:fldChar w:fldCharType="separate"/>
        </w:r>
        <w:r w:rsidR="006127C0">
          <w:rPr>
            <w:webHidden/>
          </w:rPr>
          <w:t>34</w:t>
        </w:r>
        <w:r w:rsidR="006127C0">
          <w:rPr>
            <w:webHidden/>
          </w:rPr>
          <w:fldChar w:fldCharType="end"/>
        </w:r>
      </w:hyperlink>
    </w:p>
    <w:p w14:paraId="2CF36816" w14:textId="49B5602A" w:rsidR="006127C0" w:rsidRDefault="00000000">
      <w:pPr>
        <w:pStyle w:val="TOC2"/>
        <w:rPr>
          <w:rFonts w:asciiTheme="minorHAnsi" w:eastAsiaTheme="minorEastAsia" w:hAnsiTheme="minorHAnsi" w:cstheme="minorBidi"/>
          <w:noProof/>
          <w:lang w:val="en-US"/>
        </w:rPr>
      </w:pPr>
      <w:hyperlink w:anchor="_Toc82063703" w:history="1">
        <w:r w:rsidR="006127C0" w:rsidRPr="00401813">
          <w:rPr>
            <w:rStyle w:val="Hyperlink"/>
            <w:rFonts w:ascii="Cambria" w:eastAsia="Times New Roman" w:hAnsi="Cambria"/>
            <w:noProof/>
            <w:lang w:val="en-CA"/>
          </w:rPr>
          <w:t>9.1 Reference Grid</w:t>
        </w:r>
        <w:r w:rsidR="006127C0">
          <w:rPr>
            <w:noProof/>
            <w:webHidden/>
          </w:rPr>
          <w:tab/>
        </w:r>
        <w:r w:rsidR="006127C0">
          <w:rPr>
            <w:noProof/>
            <w:webHidden/>
          </w:rPr>
          <w:fldChar w:fldCharType="begin"/>
        </w:r>
        <w:r w:rsidR="006127C0">
          <w:rPr>
            <w:noProof/>
            <w:webHidden/>
          </w:rPr>
          <w:instrText xml:space="preserve"> PAGEREF _Toc82063703 \h </w:instrText>
        </w:r>
        <w:r w:rsidR="006127C0">
          <w:rPr>
            <w:noProof/>
            <w:webHidden/>
          </w:rPr>
        </w:r>
        <w:r w:rsidR="006127C0">
          <w:rPr>
            <w:noProof/>
            <w:webHidden/>
          </w:rPr>
          <w:fldChar w:fldCharType="separate"/>
        </w:r>
        <w:r w:rsidR="006127C0">
          <w:rPr>
            <w:noProof/>
            <w:webHidden/>
          </w:rPr>
          <w:t>34</w:t>
        </w:r>
        <w:r w:rsidR="006127C0">
          <w:rPr>
            <w:noProof/>
            <w:webHidden/>
          </w:rPr>
          <w:fldChar w:fldCharType="end"/>
        </w:r>
      </w:hyperlink>
    </w:p>
    <w:p w14:paraId="10ECEF2F" w14:textId="1C0D3E91" w:rsidR="006127C0" w:rsidRDefault="00000000">
      <w:pPr>
        <w:pStyle w:val="TOC2"/>
        <w:rPr>
          <w:rFonts w:asciiTheme="minorHAnsi" w:eastAsiaTheme="minorEastAsia" w:hAnsiTheme="minorHAnsi" w:cstheme="minorBidi"/>
          <w:noProof/>
          <w:lang w:val="en-US"/>
        </w:rPr>
      </w:pPr>
      <w:hyperlink w:anchor="_Toc82063704" w:history="1">
        <w:r w:rsidR="006127C0" w:rsidRPr="00401813">
          <w:rPr>
            <w:rStyle w:val="Hyperlink"/>
            <w:rFonts w:ascii="Cambria" w:eastAsia="Times New Roman" w:hAnsi="Cambria"/>
            <w:noProof/>
            <w:lang w:val="en-CA"/>
          </w:rPr>
          <w:t xml:space="preserve">9.2 </w:t>
        </w:r>
        <w:r w:rsidR="006127C0" w:rsidRPr="00401813">
          <w:rPr>
            <w:rStyle w:val="Hyperlink"/>
            <w:rFonts w:ascii="Cambria" w:eastAsia="Times New Roman" w:hAnsi="Cambria"/>
            <w:noProof/>
          </w:rPr>
          <w:t>Plausibility weighting</w:t>
        </w:r>
        <w:r w:rsidR="006127C0">
          <w:rPr>
            <w:noProof/>
            <w:webHidden/>
          </w:rPr>
          <w:tab/>
        </w:r>
        <w:r w:rsidR="006127C0">
          <w:rPr>
            <w:noProof/>
            <w:webHidden/>
          </w:rPr>
          <w:fldChar w:fldCharType="begin"/>
        </w:r>
        <w:r w:rsidR="006127C0">
          <w:rPr>
            <w:noProof/>
            <w:webHidden/>
          </w:rPr>
          <w:instrText xml:space="preserve"> PAGEREF _Toc82063704 \h </w:instrText>
        </w:r>
        <w:r w:rsidR="006127C0">
          <w:rPr>
            <w:noProof/>
            <w:webHidden/>
          </w:rPr>
        </w:r>
        <w:r w:rsidR="006127C0">
          <w:rPr>
            <w:noProof/>
            <w:webHidden/>
          </w:rPr>
          <w:fldChar w:fldCharType="separate"/>
        </w:r>
        <w:r w:rsidR="006127C0">
          <w:rPr>
            <w:noProof/>
            <w:webHidden/>
          </w:rPr>
          <w:t>35</w:t>
        </w:r>
        <w:r w:rsidR="006127C0">
          <w:rPr>
            <w:noProof/>
            <w:webHidden/>
          </w:rPr>
          <w:fldChar w:fldCharType="end"/>
        </w:r>
      </w:hyperlink>
    </w:p>
    <w:p w14:paraId="6CA093B8" w14:textId="1432DEA0" w:rsidR="006127C0" w:rsidRDefault="00000000">
      <w:pPr>
        <w:pStyle w:val="TOC2"/>
        <w:rPr>
          <w:rFonts w:asciiTheme="minorHAnsi" w:eastAsiaTheme="minorEastAsia" w:hAnsiTheme="minorHAnsi" w:cstheme="minorBidi"/>
          <w:noProof/>
          <w:lang w:val="en-US"/>
        </w:rPr>
      </w:pPr>
      <w:hyperlink w:anchor="_Toc82063705" w:history="1">
        <w:r w:rsidR="006127C0" w:rsidRPr="00401813">
          <w:rPr>
            <w:rStyle w:val="Hyperlink"/>
            <w:rFonts w:ascii="Cambria" w:eastAsia="Times New Roman" w:hAnsi="Cambria"/>
            <w:noProof/>
            <w:lang w:val="en-CA"/>
          </w:rPr>
          <w:t>9.3 Robustness trials</w:t>
        </w:r>
        <w:r w:rsidR="006127C0">
          <w:rPr>
            <w:noProof/>
            <w:webHidden/>
          </w:rPr>
          <w:tab/>
        </w:r>
        <w:r w:rsidR="006127C0">
          <w:rPr>
            <w:noProof/>
            <w:webHidden/>
          </w:rPr>
          <w:fldChar w:fldCharType="begin"/>
        </w:r>
        <w:r w:rsidR="006127C0">
          <w:rPr>
            <w:noProof/>
            <w:webHidden/>
          </w:rPr>
          <w:instrText xml:space="preserve"> PAGEREF _Toc82063705 \h </w:instrText>
        </w:r>
        <w:r w:rsidR="006127C0">
          <w:rPr>
            <w:noProof/>
            <w:webHidden/>
          </w:rPr>
        </w:r>
        <w:r w:rsidR="006127C0">
          <w:rPr>
            <w:noProof/>
            <w:webHidden/>
          </w:rPr>
          <w:fldChar w:fldCharType="separate"/>
        </w:r>
        <w:r w:rsidR="006127C0">
          <w:rPr>
            <w:noProof/>
            <w:webHidden/>
          </w:rPr>
          <w:t>37</w:t>
        </w:r>
        <w:r w:rsidR="006127C0">
          <w:rPr>
            <w:noProof/>
            <w:webHidden/>
          </w:rPr>
          <w:fldChar w:fldCharType="end"/>
        </w:r>
      </w:hyperlink>
    </w:p>
    <w:p w14:paraId="674FFC24" w14:textId="47747DAD" w:rsidR="006127C0" w:rsidRDefault="00000000">
      <w:pPr>
        <w:pStyle w:val="TOC1"/>
        <w:rPr>
          <w:rFonts w:asciiTheme="minorHAnsi" w:eastAsiaTheme="minorEastAsia" w:hAnsiTheme="minorHAnsi" w:cstheme="minorBidi"/>
          <w:sz w:val="22"/>
          <w:szCs w:val="22"/>
          <w:lang w:val="en-US"/>
        </w:rPr>
      </w:pPr>
      <w:hyperlink w:anchor="_Toc82063706" w:history="1">
        <w:r w:rsidR="006127C0" w:rsidRPr="00401813">
          <w:rPr>
            <w:rStyle w:val="Hyperlink"/>
          </w:rPr>
          <w:t>10</w:t>
        </w:r>
        <w:r w:rsidR="006127C0">
          <w:rPr>
            <w:rFonts w:asciiTheme="minorHAnsi" w:eastAsiaTheme="minorEastAsia" w:hAnsiTheme="minorHAnsi" w:cstheme="minorBidi"/>
            <w:sz w:val="22"/>
            <w:szCs w:val="22"/>
            <w:lang w:val="en-US"/>
          </w:rPr>
          <w:tab/>
        </w:r>
        <w:r w:rsidR="006127C0" w:rsidRPr="00401813">
          <w:rPr>
            <w:rStyle w:val="Hyperlink"/>
          </w:rPr>
          <w:t>PERFORMANCE MEASURES/STATISTICS</w:t>
        </w:r>
        <w:r w:rsidR="006127C0">
          <w:rPr>
            <w:webHidden/>
          </w:rPr>
          <w:tab/>
        </w:r>
        <w:r w:rsidR="006127C0">
          <w:rPr>
            <w:webHidden/>
          </w:rPr>
          <w:fldChar w:fldCharType="begin"/>
        </w:r>
        <w:r w:rsidR="006127C0">
          <w:rPr>
            <w:webHidden/>
          </w:rPr>
          <w:instrText xml:space="preserve"> PAGEREF _Toc82063706 \h </w:instrText>
        </w:r>
        <w:r w:rsidR="006127C0">
          <w:rPr>
            <w:webHidden/>
          </w:rPr>
        </w:r>
        <w:r w:rsidR="006127C0">
          <w:rPr>
            <w:webHidden/>
          </w:rPr>
          <w:fldChar w:fldCharType="separate"/>
        </w:r>
        <w:r w:rsidR="006127C0">
          <w:rPr>
            <w:webHidden/>
          </w:rPr>
          <w:t>38</w:t>
        </w:r>
        <w:r w:rsidR="006127C0">
          <w:rPr>
            <w:webHidden/>
          </w:rPr>
          <w:fldChar w:fldCharType="end"/>
        </w:r>
      </w:hyperlink>
    </w:p>
    <w:p w14:paraId="0288EC7D" w14:textId="45944AF3"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7" w:history="1">
        <w:r w:rsidR="006127C0" w:rsidRPr="00401813">
          <w:rPr>
            <w:rStyle w:val="Hyperlink"/>
            <w:rFonts w:ascii="Cambria" w:eastAsia="MS Gothic" w:hAnsi="Cambria"/>
            <w:bCs/>
            <w:iCs/>
            <w:noProof/>
            <w:lang w:val="en-CA"/>
          </w:rPr>
          <w:t>10.1 Summary measures/statistics</w:t>
        </w:r>
        <w:r w:rsidR="006127C0">
          <w:rPr>
            <w:noProof/>
            <w:webHidden/>
          </w:rPr>
          <w:tab/>
        </w:r>
        <w:r w:rsidR="006127C0">
          <w:rPr>
            <w:noProof/>
            <w:webHidden/>
          </w:rPr>
          <w:fldChar w:fldCharType="begin"/>
        </w:r>
        <w:r w:rsidR="006127C0">
          <w:rPr>
            <w:noProof/>
            <w:webHidden/>
          </w:rPr>
          <w:instrText xml:space="preserve"> PAGEREF _Toc82063707 \h </w:instrText>
        </w:r>
        <w:r w:rsidR="006127C0">
          <w:rPr>
            <w:noProof/>
            <w:webHidden/>
          </w:rPr>
        </w:r>
        <w:r w:rsidR="006127C0">
          <w:rPr>
            <w:noProof/>
            <w:webHidden/>
          </w:rPr>
          <w:fldChar w:fldCharType="separate"/>
        </w:r>
        <w:r w:rsidR="006127C0">
          <w:rPr>
            <w:noProof/>
            <w:webHidden/>
          </w:rPr>
          <w:t>38</w:t>
        </w:r>
        <w:r w:rsidR="006127C0">
          <w:rPr>
            <w:noProof/>
            <w:webHidden/>
          </w:rPr>
          <w:fldChar w:fldCharType="end"/>
        </w:r>
      </w:hyperlink>
    </w:p>
    <w:p w14:paraId="59E5311B" w14:textId="1B78E608"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8" w:history="1">
        <w:r w:rsidR="006127C0" w:rsidRPr="00401813">
          <w:rPr>
            <w:rStyle w:val="Hyperlink"/>
            <w:rFonts w:ascii="Cambria" w:eastAsia="MS Gothic" w:hAnsi="Cambria"/>
            <w:bCs/>
            <w:iCs/>
            <w:noProof/>
            <w:lang w:val="en-CA"/>
          </w:rPr>
          <w:t>10.2 Summary plots</w:t>
        </w:r>
        <w:r w:rsidR="006127C0">
          <w:rPr>
            <w:noProof/>
            <w:webHidden/>
          </w:rPr>
          <w:tab/>
        </w:r>
        <w:r w:rsidR="006127C0">
          <w:rPr>
            <w:noProof/>
            <w:webHidden/>
          </w:rPr>
          <w:fldChar w:fldCharType="begin"/>
        </w:r>
        <w:r w:rsidR="006127C0">
          <w:rPr>
            <w:noProof/>
            <w:webHidden/>
          </w:rPr>
          <w:instrText xml:space="preserve"> PAGEREF _Toc82063708 \h </w:instrText>
        </w:r>
        <w:r w:rsidR="006127C0">
          <w:rPr>
            <w:noProof/>
            <w:webHidden/>
          </w:rPr>
        </w:r>
        <w:r w:rsidR="006127C0">
          <w:rPr>
            <w:noProof/>
            <w:webHidden/>
          </w:rPr>
          <w:fldChar w:fldCharType="separate"/>
        </w:r>
        <w:r w:rsidR="006127C0">
          <w:rPr>
            <w:noProof/>
            <w:webHidden/>
          </w:rPr>
          <w:t>39</w:t>
        </w:r>
        <w:r w:rsidR="006127C0">
          <w:rPr>
            <w:noProof/>
            <w:webHidden/>
          </w:rPr>
          <w:fldChar w:fldCharType="end"/>
        </w:r>
      </w:hyperlink>
    </w:p>
    <w:p w14:paraId="4899AD68" w14:textId="04A8FACF" w:rsidR="006127C0" w:rsidRDefault="00000000">
      <w:pPr>
        <w:pStyle w:val="TOC3"/>
        <w:tabs>
          <w:tab w:val="right" w:leader="dot" w:pos="9288"/>
        </w:tabs>
        <w:rPr>
          <w:rFonts w:asciiTheme="minorHAnsi" w:eastAsiaTheme="minorEastAsia" w:hAnsiTheme="minorHAnsi" w:cstheme="minorBidi"/>
          <w:noProof/>
          <w:sz w:val="22"/>
          <w:lang w:val="en-US"/>
        </w:rPr>
      </w:pPr>
      <w:hyperlink w:anchor="_Toc82063709" w:history="1">
        <w:r w:rsidR="006127C0" w:rsidRPr="00401813">
          <w:rPr>
            <w:rStyle w:val="Hyperlink"/>
            <w:rFonts w:ascii="Cambria" w:eastAsia="MS Gothic" w:hAnsi="Cambria"/>
            <w:bCs/>
            <w:iCs/>
            <w:noProof/>
            <w:lang w:val="en-CA"/>
          </w:rPr>
          <w:t>10.3 Level of reporting</w:t>
        </w:r>
        <w:r w:rsidR="006127C0">
          <w:rPr>
            <w:noProof/>
            <w:webHidden/>
          </w:rPr>
          <w:tab/>
        </w:r>
        <w:r w:rsidR="006127C0">
          <w:rPr>
            <w:noProof/>
            <w:webHidden/>
          </w:rPr>
          <w:fldChar w:fldCharType="begin"/>
        </w:r>
        <w:r w:rsidR="006127C0">
          <w:rPr>
            <w:noProof/>
            <w:webHidden/>
          </w:rPr>
          <w:instrText xml:space="preserve"> PAGEREF _Toc82063709 \h </w:instrText>
        </w:r>
        <w:r w:rsidR="006127C0">
          <w:rPr>
            <w:noProof/>
            <w:webHidden/>
          </w:rPr>
        </w:r>
        <w:r w:rsidR="006127C0">
          <w:rPr>
            <w:noProof/>
            <w:webHidden/>
          </w:rPr>
          <w:fldChar w:fldCharType="separate"/>
        </w:r>
        <w:r w:rsidR="006127C0">
          <w:rPr>
            <w:noProof/>
            <w:webHidden/>
          </w:rPr>
          <w:t>40</w:t>
        </w:r>
        <w:r w:rsidR="006127C0">
          <w:rPr>
            <w:noProof/>
            <w:webHidden/>
          </w:rPr>
          <w:fldChar w:fldCharType="end"/>
        </w:r>
      </w:hyperlink>
    </w:p>
    <w:p w14:paraId="4A9E3C08" w14:textId="6A6A6D77" w:rsidR="006127C0" w:rsidRDefault="00000000">
      <w:pPr>
        <w:pStyle w:val="TOC1"/>
        <w:rPr>
          <w:rFonts w:asciiTheme="minorHAnsi" w:eastAsiaTheme="minorEastAsia" w:hAnsiTheme="minorHAnsi" w:cstheme="minorBidi"/>
          <w:sz w:val="22"/>
          <w:szCs w:val="22"/>
          <w:lang w:val="en-US"/>
        </w:rPr>
      </w:pPr>
      <w:hyperlink w:anchor="_Toc82063710" w:history="1">
        <w:r w:rsidR="006127C0" w:rsidRPr="00401813">
          <w:rPr>
            <w:rStyle w:val="Hyperlink"/>
          </w:rPr>
          <w:t>11</w:t>
        </w:r>
        <w:r w:rsidR="006127C0">
          <w:rPr>
            <w:rFonts w:asciiTheme="minorHAnsi" w:eastAsiaTheme="minorEastAsia" w:hAnsiTheme="minorHAnsi" w:cstheme="minorBidi"/>
            <w:sz w:val="22"/>
            <w:szCs w:val="22"/>
            <w:lang w:val="en-US"/>
          </w:rPr>
          <w:tab/>
        </w:r>
        <w:r w:rsidR="006127C0" w:rsidRPr="00401813">
          <w:rPr>
            <w:rStyle w:val="Hyperlink"/>
          </w:rPr>
          <w:t>REFERENCES</w:t>
        </w:r>
        <w:r w:rsidR="006127C0">
          <w:rPr>
            <w:webHidden/>
          </w:rPr>
          <w:tab/>
        </w:r>
        <w:r w:rsidR="006127C0">
          <w:rPr>
            <w:webHidden/>
          </w:rPr>
          <w:fldChar w:fldCharType="begin"/>
        </w:r>
        <w:r w:rsidR="006127C0">
          <w:rPr>
            <w:webHidden/>
          </w:rPr>
          <w:instrText xml:space="preserve"> PAGEREF _Toc82063710 \h </w:instrText>
        </w:r>
        <w:r w:rsidR="006127C0">
          <w:rPr>
            <w:webHidden/>
          </w:rPr>
        </w:r>
        <w:r w:rsidR="006127C0">
          <w:rPr>
            <w:webHidden/>
          </w:rPr>
          <w:fldChar w:fldCharType="separate"/>
        </w:r>
        <w:r w:rsidR="006127C0">
          <w:rPr>
            <w:webHidden/>
          </w:rPr>
          <w:t>40</w:t>
        </w:r>
        <w:r w:rsidR="006127C0">
          <w:rPr>
            <w:webHidden/>
          </w:rPr>
          <w:fldChar w:fldCharType="end"/>
        </w:r>
      </w:hyperlink>
    </w:p>
    <w:p w14:paraId="3371E329" w14:textId="053C6162" w:rsidR="006127C0" w:rsidRDefault="00000000">
      <w:pPr>
        <w:pStyle w:val="TOC1"/>
        <w:rPr>
          <w:rFonts w:asciiTheme="minorHAnsi" w:eastAsiaTheme="minorEastAsia" w:hAnsiTheme="minorHAnsi" w:cstheme="minorBidi"/>
          <w:sz w:val="22"/>
          <w:szCs w:val="22"/>
          <w:lang w:val="en-US"/>
        </w:rPr>
      </w:pPr>
      <w:hyperlink w:anchor="_Toc82063711" w:history="1">
        <w:r w:rsidR="006127C0" w:rsidRPr="00401813">
          <w:rPr>
            <w:rStyle w:val="Hyperlink"/>
          </w:rPr>
          <w:t>12</w:t>
        </w:r>
        <w:r w:rsidR="006127C0">
          <w:rPr>
            <w:rFonts w:asciiTheme="minorHAnsi" w:eastAsiaTheme="minorEastAsia" w:hAnsiTheme="minorHAnsi" w:cstheme="minorBidi"/>
            <w:sz w:val="22"/>
            <w:szCs w:val="22"/>
            <w:lang w:val="en-US"/>
          </w:rPr>
          <w:tab/>
        </w:r>
        <w:r w:rsidR="006127C0" w:rsidRPr="00401813">
          <w:rPr>
            <w:rStyle w:val="Hyperlink"/>
          </w:rPr>
          <w:t>Appendix 1 – year indexing in the OM fitting and ABTMSE R packages</w:t>
        </w:r>
        <w:r w:rsidR="006127C0">
          <w:rPr>
            <w:webHidden/>
          </w:rPr>
          <w:tab/>
        </w:r>
        <w:r w:rsidR="006127C0">
          <w:rPr>
            <w:webHidden/>
          </w:rPr>
          <w:fldChar w:fldCharType="begin"/>
        </w:r>
        <w:r w:rsidR="006127C0">
          <w:rPr>
            <w:webHidden/>
          </w:rPr>
          <w:instrText xml:space="preserve"> PAGEREF _Toc82063711 \h </w:instrText>
        </w:r>
        <w:r w:rsidR="006127C0">
          <w:rPr>
            <w:webHidden/>
          </w:rPr>
        </w:r>
        <w:r w:rsidR="006127C0">
          <w:rPr>
            <w:webHidden/>
          </w:rPr>
          <w:fldChar w:fldCharType="separate"/>
        </w:r>
        <w:r w:rsidR="006127C0">
          <w:rPr>
            <w:webHidden/>
          </w:rPr>
          <w:t>42</w:t>
        </w:r>
        <w:r w:rsidR="006127C0">
          <w:rPr>
            <w:webHidden/>
          </w:rPr>
          <w:fldChar w:fldCharType="end"/>
        </w:r>
      </w:hyperlink>
    </w:p>
    <w:p w14:paraId="594A378A" w14:textId="33247715" w:rsidR="000C2DB3" w:rsidRPr="00E7628F" w:rsidRDefault="000C2DB3" w:rsidP="00636EAD">
      <w:pPr>
        <w:spacing w:after="0" w:line="240" w:lineRule="auto"/>
        <w:ind w:left="720"/>
        <w:contextualSpacing/>
        <w:jc w:val="both"/>
        <w:rPr>
          <w:rFonts w:ascii="Cambria" w:eastAsia="MS Mincho" w:hAnsi="Cambria"/>
          <w:b/>
          <w:sz w:val="20"/>
          <w:szCs w:val="20"/>
          <w:lang w:val="en-ZA"/>
        </w:rPr>
      </w:pPr>
      <w:r w:rsidRPr="00D60751">
        <w:rPr>
          <w:rFonts w:ascii="Cambria" w:eastAsia="MS Mincho" w:hAnsi="Cambria"/>
          <w:b/>
          <w:sz w:val="20"/>
          <w:szCs w:val="20"/>
          <w:lang w:val="en-ZA"/>
        </w:rPr>
        <w:fldChar w:fldCharType="end"/>
      </w:r>
    </w:p>
    <w:p w14:paraId="0F41A046" w14:textId="77777777" w:rsidR="000C2DB3" w:rsidRPr="00E7628F" w:rsidRDefault="000C2DB3" w:rsidP="00636EAD">
      <w:pPr>
        <w:spacing w:after="0" w:line="240" w:lineRule="auto"/>
        <w:jc w:val="both"/>
        <w:rPr>
          <w:rFonts w:ascii="Cambria" w:eastAsia="MS Mincho" w:hAnsi="Cambria"/>
          <w:b/>
          <w:sz w:val="20"/>
          <w:szCs w:val="20"/>
          <w:lang w:val="en-ZA"/>
        </w:rPr>
      </w:pPr>
    </w:p>
    <w:p w14:paraId="63AE4990" w14:textId="77777777" w:rsidR="000C2DB3" w:rsidRPr="00E7628F" w:rsidRDefault="000C2DB3" w:rsidP="00636EAD">
      <w:pPr>
        <w:pStyle w:val="Heading1"/>
        <w:spacing w:before="0" w:line="240" w:lineRule="auto"/>
        <w:rPr>
          <w:rFonts w:ascii="Cambria" w:hAnsi="Cambria"/>
          <w:sz w:val="20"/>
          <w:szCs w:val="20"/>
        </w:rPr>
      </w:pPr>
      <w:r w:rsidRPr="00E7628F">
        <w:rPr>
          <w:rFonts w:ascii="Cambria" w:eastAsia="MS Mincho" w:hAnsi="Cambria"/>
          <w:b w:val="0"/>
          <w:sz w:val="20"/>
          <w:szCs w:val="20"/>
          <w:lang w:val="en-ZA"/>
        </w:rPr>
        <w:br w:type="page"/>
      </w:r>
      <w:bookmarkStart w:id="2" w:name="_Toc40272407"/>
      <w:bookmarkStart w:id="3" w:name="_Toc82063665"/>
      <w:bookmarkEnd w:id="2"/>
      <w:r w:rsidRPr="00E7628F">
        <w:rPr>
          <w:rFonts w:ascii="Cambria" w:hAnsi="Cambria"/>
          <w:sz w:val="20"/>
          <w:szCs w:val="20"/>
        </w:rPr>
        <w:lastRenderedPageBreak/>
        <w:t>BASIC CONCEPTS AND STOCK STRUCTURE</w:t>
      </w:r>
      <w:bookmarkEnd w:id="3"/>
    </w:p>
    <w:p w14:paraId="3048F2A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90D1BE" w14:textId="3B27011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This first item intends to cover only the broadest overview issues. More detailed technical specifications are included under subsequent items</w:t>
      </w:r>
      <w:r w:rsidR="00E30C1C">
        <w:rPr>
          <w:rFonts w:ascii="Cambria" w:eastAsia="MS Mincho" w:hAnsi="Cambria"/>
          <w:sz w:val="20"/>
          <w:szCs w:val="20"/>
          <w:lang w:val="en-ZA"/>
        </w:rPr>
        <w:t xml:space="preserve"> (</w:t>
      </w:r>
      <w:r w:rsidR="00E30C1C" w:rsidRPr="00E30C1C">
        <w:rPr>
          <w:rFonts w:ascii="Cambria" w:eastAsia="MS Mincho" w:hAnsi="Cambria"/>
          <w:b/>
          <w:bCs/>
          <w:sz w:val="20"/>
          <w:szCs w:val="20"/>
          <w:lang w:val="en-ZA"/>
        </w:rPr>
        <w:t>Table 1.1</w:t>
      </w:r>
      <w:r w:rsidR="00E30C1C">
        <w:rPr>
          <w:rFonts w:ascii="Cambria" w:eastAsia="MS Mincho" w:hAnsi="Cambria"/>
          <w:sz w:val="20"/>
          <w:szCs w:val="20"/>
          <w:lang w:val="en-ZA"/>
        </w:rPr>
        <w:t>)</w:t>
      </w:r>
      <w:r w:rsidRPr="00E7628F">
        <w:rPr>
          <w:rFonts w:ascii="Cambria" w:eastAsia="MS Mincho" w:hAnsi="Cambria"/>
          <w:sz w:val="20"/>
          <w:szCs w:val="20"/>
          <w:lang w:val="en-ZA"/>
        </w:rPr>
        <w:t>.</w:t>
      </w:r>
    </w:p>
    <w:p w14:paraId="64B9F7E2" w14:textId="77777777" w:rsidR="00ED7113" w:rsidRPr="00E7628F" w:rsidRDefault="00ED7113" w:rsidP="00636EAD">
      <w:pPr>
        <w:spacing w:after="0" w:line="240" w:lineRule="auto"/>
        <w:contextualSpacing/>
        <w:jc w:val="both"/>
        <w:rPr>
          <w:rFonts w:ascii="Cambria" w:eastAsia="MS Mincho" w:hAnsi="Cambria"/>
          <w:sz w:val="20"/>
          <w:szCs w:val="20"/>
          <w:lang w:val="en-ZA"/>
        </w:rPr>
      </w:pPr>
    </w:p>
    <w:p w14:paraId="4D67970E" w14:textId="62E0501A" w:rsidR="00ED7113" w:rsidRPr="00E7628F" w:rsidRDefault="00ED7113" w:rsidP="00636EAD">
      <w:pPr>
        <w:spacing w:after="0" w:line="240" w:lineRule="auto"/>
        <w:contextualSpacing/>
        <w:jc w:val="both"/>
        <w:rPr>
          <w:rFonts w:ascii="Cambria" w:eastAsia="MS Mincho" w:hAnsi="Cambria"/>
          <w:sz w:val="20"/>
          <w:szCs w:val="20"/>
          <w:lang w:val="en-ZA"/>
        </w:rPr>
      </w:pPr>
      <w:r w:rsidRPr="00C6050E">
        <w:rPr>
          <w:rFonts w:ascii="Cambria" w:eastAsia="MS Mincho" w:hAnsi="Cambria"/>
          <w:b/>
          <w:bCs/>
          <w:sz w:val="20"/>
          <w:szCs w:val="20"/>
          <w:lang w:val="en-ZA"/>
        </w:rPr>
        <w:t>Table 1.1.</w:t>
      </w:r>
      <w:r w:rsidRPr="00E7628F">
        <w:rPr>
          <w:rFonts w:ascii="Cambria" w:eastAsia="MS Mincho" w:hAnsi="Cambria"/>
          <w:sz w:val="20"/>
          <w:szCs w:val="20"/>
          <w:lang w:val="en-ZA"/>
        </w:rPr>
        <w:t xml:space="preserve"> Terminology used in this document</w:t>
      </w:r>
      <w:r w:rsidR="00421948">
        <w:rPr>
          <w:rFonts w:ascii="Cambria" w:eastAsia="MS Mincho" w:hAnsi="Cambria"/>
          <w:sz w:val="20"/>
          <w:szCs w:val="20"/>
          <w:lang w:val="en-ZA"/>
        </w:rPr>
        <w:t>.</w:t>
      </w:r>
    </w:p>
    <w:tbl>
      <w:tblPr>
        <w:tblStyle w:val="TableGrid"/>
        <w:tblW w:w="0" w:type="auto"/>
        <w:tblLook w:val="04A0" w:firstRow="1" w:lastRow="0" w:firstColumn="1" w:lastColumn="0" w:noHBand="0" w:noVBand="1"/>
      </w:tblPr>
      <w:tblGrid>
        <w:gridCol w:w="1838"/>
        <w:gridCol w:w="7371"/>
      </w:tblGrid>
      <w:tr w:rsidR="00ED7113" w:rsidRPr="00E7628F" w14:paraId="6950C40A" w14:textId="77777777" w:rsidTr="00ED7113">
        <w:tc>
          <w:tcPr>
            <w:tcW w:w="1838" w:type="dxa"/>
          </w:tcPr>
          <w:p w14:paraId="1A1ADAE4" w14:textId="77777777" w:rsidR="00ED7113" w:rsidRPr="00E7628F" w:rsidRDefault="00ED7113" w:rsidP="00636EAD">
            <w:pPr>
              <w:spacing w:after="0" w:line="240" w:lineRule="auto"/>
              <w:contextualSpacing/>
              <w:rPr>
                <w:rFonts w:ascii="Cambria" w:hAnsi="Cambria"/>
                <w:b/>
                <w:bCs/>
                <w:sz w:val="20"/>
                <w:szCs w:val="20"/>
              </w:rPr>
            </w:pPr>
            <w:bookmarkStart w:id="4" w:name="_Hlk73452187"/>
            <w:bookmarkStart w:id="5" w:name="_Hlk73349518"/>
            <w:r w:rsidRPr="00E7628F">
              <w:rPr>
                <w:rFonts w:ascii="Cambria" w:hAnsi="Cambria"/>
                <w:b/>
                <w:bCs/>
                <w:sz w:val="20"/>
                <w:szCs w:val="20"/>
              </w:rPr>
              <w:t>Term</w:t>
            </w:r>
          </w:p>
        </w:tc>
        <w:tc>
          <w:tcPr>
            <w:tcW w:w="7371" w:type="dxa"/>
          </w:tcPr>
          <w:p w14:paraId="134C1866" w14:textId="77777777" w:rsidR="00ED7113" w:rsidRPr="00E7628F" w:rsidRDefault="00ED7113"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bookmarkEnd w:id="4"/>
      <w:tr w:rsidR="00ED7113" w:rsidRPr="00E7628F" w14:paraId="4897DC3B" w14:textId="77777777" w:rsidTr="00ED7113">
        <w:tc>
          <w:tcPr>
            <w:tcW w:w="1838" w:type="dxa"/>
          </w:tcPr>
          <w:p w14:paraId="5A7D9C4E"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Candidate Management Procedure (CMP)</w:t>
            </w:r>
          </w:p>
        </w:tc>
        <w:tc>
          <w:tcPr>
            <w:tcW w:w="7371" w:type="dxa"/>
          </w:tcPr>
          <w:p w14:paraId="4BDC28CC" w14:textId="77777777" w:rsidR="00ED7113" w:rsidRDefault="00ED7113" w:rsidP="00636EAD">
            <w:pPr>
              <w:widowControl w:val="0"/>
              <w:spacing w:after="0" w:line="240" w:lineRule="auto"/>
              <w:jc w:val="both"/>
              <w:rPr>
                <w:rFonts w:ascii="Cambria" w:hAnsi="Cambria"/>
                <w:sz w:val="20"/>
                <w:szCs w:val="20"/>
              </w:rPr>
            </w:pPr>
            <w:r w:rsidRPr="00E7628F">
              <w:rPr>
                <w:rFonts w:ascii="Cambria" w:hAnsi="Cambria"/>
                <w:sz w:val="20"/>
                <w:szCs w:val="20"/>
              </w:rPr>
              <w:t>Some combination of monitoring, assessment, harvest control rule and management action designed to meet the stated objectives of a fishery. A fully specified harvest strategy that has been simulation tested for performance and adequate robustness to uncertainties is often referred to as a Management Procedure.</w:t>
            </w:r>
          </w:p>
          <w:p w14:paraId="1FE25306" w14:textId="73B39807" w:rsidR="00C6050E" w:rsidRPr="00E7628F" w:rsidRDefault="00C6050E" w:rsidP="00636EAD">
            <w:pPr>
              <w:widowControl w:val="0"/>
              <w:spacing w:after="0" w:line="240" w:lineRule="auto"/>
              <w:jc w:val="both"/>
              <w:rPr>
                <w:rFonts w:ascii="Cambria" w:hAnsi="Cambria"/>
                <w:sz w:val="20"/>
                <w:szCs w:val="20"/>
              </w:rPr>
            </w:pPr>
          </w:p>
        </w:tc>
      </w:tr>
      <w:tr w:rsidR="00ED7113" w:rsidRPr="00E7628F" w14:paraId="37D28980" w14:textId="77777777" w:rsidTr="00ED7113">
        <w:tc>
          <w:tcPr>
            <w:tcW w:w="1838" w:type="dxa"/>
          </w:tcPr>
          <w:p w14:paraId="04E88F1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Operating Model (OM)</w:t>
            </w:r>
          </w:p>
        </w:tc>
        <w:tc>
          <w:tcPr>
            <w:tcW w:w="7371" w:type="dxa"/>
          </w:tcPr>
          <w:p w14:paraId="5D76005C"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A model representing a plausible scenario for stock and fishery dynamics that is used to simulation test the management performance of CMPs.</w:t>
            </w:r>
          </w:p>
          <w:p w14:paraId="68C7108B" w14:textId="5815F572" w:rsidR="00C6050E" w:rsidRPr="00E7628F" w:rsidRDefault="00C6050E" w:rsidP="00636EAD">
            <w:pPr>
              <w:spacing w:after="0" w:line="240" w:lineRule="auto"/>
              <w:contextualSpacing/>
              <w:jc w:val="both"/>
              <w:rPr>
                <w:rFonts w:ascii="Cambria" w:hAnsi="Cambria"/>
                <w:sz w:val="20"/>
                <w:szCs w:val="20"/>
              </w:rPr>
            </w:pPr>
          </w:p>
        </w:tc>
      </w:tr>
      <w:tr w:rsidR="00ED7113" w:rsidRPr="00E7628F" w14:paraId="77FB03AE" w14:textId="77777777" w:rsidTr="00ED7113">
        <w:tc>
          <w:tcPr>
            <w:tcW w:w="1838" w:type="dxa"/>
          </w:tcPr>
          <w:p w14:paraId="22F1C7A6"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Reference Grid / Robustness Set</w:t>
            </w:r>
          </w:p>
        </w:tc>
        <w:tc>
          <w:tcPr>
            <w:tcW w:w="7371" w:type="dxa"/>
          </w:tcPr>
          <w:p w14:paraId="3084DE1B" w14:textId="407EE73C"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Reference Grid: The operating models that represent the most important uncertainties in stock and fishing dynamics, which are used as the principal basis for evaluating CMP performance. The reference operating models are specified according to factors (e.g., natural mortality rate) that have multiple levels (possible scenarios for each factor, e.g., high / low natural mortality rate). Reference operating models are organized in a usually fully crossed orthogonal ‘grid’ of all factors and levels (</w:t>
            </w:r>
            <w:r w:rsidRPr="00D60751">
              <w:rPr>
                <w:rFonts w:ascii="Cambria" w:hAnsi="Cambria"/>
                <w:sz w:val="20"/>
                <w:szCs w:val="20"/>
              </w:rPr>
              <w:t xml:space="preserve">see </w:t>
            </w:r>
            <w:r w:rsidRPr="00D60751">
              <w:rPr>
                <w:rFonts w:ascii="Cambria" w:hAnsi="Cambria"/>
                <w:b/>
                <w:bCs/>
                <w:sz w:val="20"/>
                <w:szCs w:val="20"/>
              </w:rPr>
              <w:t>Tables 9.1</w:t>
            </w:r>
            <w:r w:rsidRPr="00D60751">
              <w:rPr>
                <w:rFonts w:ascii="Cambria" w:hAnsi="Cambria"/>
                <w:sz w:val="20"/>
                <w:szCs w:val="20"/>
              </w:rPr>
              <w:t xml:space="preserve"> and </w:t>
            </w:r>
            <w:r w:rsidRPr="00D60751">
              <w:rPr>
                <w:rFonts w:ascii="Cambria" w:hAnsi="Cambria"/>
                <w:b/>
                <w:bCs/>
                <w:sz w:val="20"/>
                <w:szCs w:val="20"/>
              </w:rPr>
              <w:t>9.2</w:t>
            </w:r>
            <w:r w:rsidRPr="00D60751">
              <w:rPr>
                <w:rFonts w:ascii="Cambria" w:hAnsi="Cambria"/>
                <w:sz w:val="20"/>
                <w:szCs w:val="20"/>
              </w:rPr>
              <w:t>).</w:t>
            </w:r>
            <w:r w:rsidRPr="00E7628F">
              <w:rPr>
                <w:rFonts w:ascii="Cambria" w:hAnsi="Cambria"/>
                <w:sz w:val="20"/>
                <w:szCs w:val="20"/>
              </w:rPr>
              <w:t xml:space="preserve"> </w:t>
            </w:r>
          </w:p>
          <w:p w14:paraId="7449917D" w14:textId="77777777" w:rsidR="00ED7113" w:rsidRPr="00E7628F" w:rsidRDefault="00ED7113" w:rsidP="00636EAD">
            <w:pPr>
              <w:spacing w:after="0" w:line="240" w:lineRule="auto"/>
              <w:contextualSpacing/>
              <w:rPr>
                <w:rFonts w:ascii="Cambria" w:hAnsi="Cambria"/>
                <w:sz w:val="20"/>
                <w:szCs w:val="20"/>
              </w:rPr>
            </w:pPr>
          </w:p>
          <w:p w14:paraId="6C701B66"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Robustness Set: Other potentially important uncertainties in stock and fishing dynamics may be included in a Robustness Set of operating models that provide additional tests of CMP performance robustness. They can be used to further discriminate between CMPs. Compared to the Reference Grid operating models, the Robustness Set models will be typically less plausible and/or influential on performance. </w:t>
            </w:r>
          </w:p>
          <w:p w14:paraId="455F66E4" w14:textId="12F8C37C" w:rsidR="00C6050E" w:rsidRPr="00E7628F" w:rsidRDefault="00C6050E" w:rsidP="00636EAD">
            <w:pPr>
              <w:spacing w:after="0" w:line="240" w:lineRule="auto"/>
              <w:contextualSpacing/>
              <w:jc w:val="both"/>
              <w:rPr>
                <w:rFonts w:ascii="Cambria" w:hAnsi="Cambria"/>
                <w:sz w:val="20"/>
                <w:szCs w:val="20"/>
              </w:rPr>
            </w:pPr>
          </w:p>
        </w:tc>
      </w:tr>
      <w:tr w:rsidR="00ED7113" w:rsidRPr="00E7628F" w14:paraId="28024834" w14:textId="77777777" w:rsidTr="00ED7113">
        <w:tc>
          <w:tcPr>
            <w:tcW w:w="1838" w:type="dxa"/>
          </w:tcPr>
          <w:p w14:paraId="73C915A8"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Baseline / Alternative options</w:t>
            </w:r>
          </w:p>
        </w:tc>
        <w:tc>
          <w:tcPr>
            <w:tcW w:w="7371" w:type="dxa"/>
          </w:tcPr>
          <w:p w14:paraId="0A0519B2"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All OMs (both Reference Grid and Robustness Set) are specified according to a set of Baseline assumptions. For completeness, alternative options are described in this document which could be considered in the specification of operating models in future iterations of the MSE. </w:t>
            </w:r>
          </w:p>
          <w:p w14:paraId="0450BA28" w14:textId="1B0E2DF0" w:rsidR="00C6050E" w:rsidRPr="00E7628F" w:rsidRDefault="00C6050E" w:rsidP="00636EAD">
            <w:pPr>
              <w:spacing w:after="0" w:line="240" w:lineRule="auto"/>
              <w:contextualSpacing/>
              <w:rPr>
                <w:rFonts w:ascii="Cambria" w:hAnsi="Cambria"/>
                <w:sz w:val="20"/>
                <w:szCs w:val="20"/>
              </w:rPr>
            </w:pPr>
          </w:p>
        </w:tc>
      </w:tr>
      <w:tr w:rsidR="00ED7113" w:rsidRPr="00E7628F" w14:paraId="41B1AB12" w14:textId="77777777" w:rsidTr="00ED7113">
        <w:tc>
          <w:tcPr>
            <w:tcW w:w="1838" w:type="dxa"/>
          </w:tcPr>
          <w:p w14:paraId="7A98CB2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Stratum</w:t>
            </w:r>
          </w:p>
        </w:tc>
        <w:tc>
          <w:tcPr>
            <w:tcW w:w="7371" w:type="dxa"/>
          </w:tcPr>
          <w:p w14:paraId="1A2C8B35" w14:textId="77777777" w:rsidR="00ED7113"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One of the seven spatial areas described in </w:t>
            </w:r>
            <w:r w:rsidRPr="00E30C1C">
              <w:rPr>
                <w:rFonts w:ascii="Cambria" w:hAnsi="Cambria"/>
                <w:b/>
                <w:bCs/>
                <w:sz w:val="20"/>
                <w:szCs w:val="20"/>
              </w:rPr>
              <w:t>Figure 1.1</w:t>
            </w:r>
            <w:r w:rsidRPr="00E7628F">
              <w:rPr>
                <w:rFonts w:ascii="Cambria" w:hAnsi="Cambria"/>
                <w:sz w:val="20"/>
                <w:szCs w:val="20"/>
              </w:rPr>
              <w:t xml:space="preserve">. </w:t>
            </w:r>
          </w:p>
          <w:p w14:paraId="52B69652" w14:textId="00B77C69" w:rsidR="00C6050E" w:rsidRPr="00E7628F" w:rsidRDefault="00C6050E" w:rsidP="00636EAD">
            <w:pPr>
              <w:spacing w:after="0" w:line="240" w:lineRule="auto"/>
              <w:contextualSpacing/>
              <w:rPr>
                <w:rFonts w:ascii="Cambria" w:hAnsi="Cambria"/>
                <w:sz w:val="20"/>
                <w:szCs w:val="20"/>
              </w:rPr>
            </w:pPr>
          </w:p>
        </w:tc>
      </w:tr>
      <w:tr w:rsidR="00ED7113" w:rsidRPr="00E7628F" w14:paraId="482DA54B" w14:textId="77777777" w:rsidTr="00ED7113">
        <w:tc>
          <w:tcPr>
            <w:tcW w:w="1838" w:type="dxa"/>
          </w:tcPr>
          <w:p w14:paraId="57FC9EDD"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Area, Management Area</w:t>
            </w:r>
          </w:p>
        </w:tc>
        <w:tc>
          <w:tcPr>
            <w:tcW w:w="7371" w:type="dxa"/>
          </w:tcPr>
          <w:p w14:paraId="29DD147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two management areas are delineated by 45 degrees west in the North Atlantic. The West management area includes areas (or strata) 1-3 of </w:t>
            </w:r>
            <w:r w:rsidRPr="00E30C1C">
              <w:rPr>
                <w:rFonts w:ascii="Cambria" w:hAnsi="Cambria"/>
                <w:b/>
                <w:bCs/>
                <w:sz w:val="20"/>
                <w:szCs w:val="20"/>
              </w:rPr>
              <w:t>Figure 1.1</w:t>
            </w:r>
            <w:r w:rsidRPr="00E7628F">
              <w:rPr>
                <w:rFonts w:ascii="Cambria" w:hAnsi="Cambria"/>
                <w:sz w:val="20"/>
                <w:szCs w:val="20"/>
              </w:rPr>
              <w:t xml:space="preserve">. Areas 4-7 constitute the East management area. </w:t>
            </w:r>
          </w:p>
          <w:p w14:paraId="11676F83" w14:textId="39E53989" w:rsidR="00C6050E" w:rsidRPr="00E7628F" w:rsidRDefault="00C6050E" w:rsidP="00636EAD">
            <w:pPr>
              <w:spacing w:after="0" w:line="240" w:lineRule="auto"/>
              <w:contextualSpacing/>
              <w:jc w:val="both"/>
              <w:rPr>
                <w:rFonts w:ascii="Cambria" w:hAnsi="Cambria"/>
                <w:sz w:val="20"/>
                <w:szCs w:val="20"/>
              </w:rPr>
            </w:pPr>
          </w:p>
        </w:tc>
      </w:tr>
      <w:tr w:rsidR="00ED7113" w:rsidRPr="00E7628F" w14:paraId="7997A2A6" w14:textId="77777777" w:rsidTr="00081454">
        <w:tc>
          <w:tcPr>
            <w:tcW w:w="1838" w:type="dxa"/>
            <w:tcBorders>
              <w:bottom w:val="single" w:sz="4" w:space="0" w:color="auto"/>
            </w:tcBorders>
          </w:tcPr>
          <w:p w14:paraId="1A2B0AA3"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Stock</w:t>
            </w:r>
          </w:p>
        </w:tc>
        <w:tc>
          <w:tcPr>
            <w:tcW w:w="7371" w:type="dxa"/>
            <w:tcBorders>
              <w:bottom w:val="single" w:sz="4" w:space="0" w:color="auto"/>
            </w:tcBorders>
          </w:tcPr>
          <w:p w14:paraId="0043C145"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In this document the term ‘Stock’ refers to fish originating from a natal spawning region, either in the Mediterranean (Eastern Stock) or in the Gulf of Mexico / Slope Sea (Western Stock). Hence ‘Eastern’ and ‘Western’ may be used to describe fish according to their stock of origin, for example ‘Eastern fish’ are fish that spawn in the Mediterranean.</w:t>
            </w:r>
          </w:p>
          <w:p w14:paraId="425A346E" w14:textId="77777777" w:rsidR="00ED7113" w:rsidRPr="00E7628F" w:rsidRDefault="00ED7113" w:rsidP="00636EAD">
            <w:pPr>
              <w:spacing w:after="0" w:line="240" w:lineRule="auto"/>
              <w:contextualSpacing/>
              <w:rPr>
                <w:rFonts w:ascii="Cambria" w:hAnsi="Cambria"/>
                <w:sz w:val="20"/>
                <w:szCs w:val="20"/>
              </w:rPr>
            </w:pPr>
          </w:p>
          <w:p w14:paraId="199A3AEE" w14:textId="77777777" w:rsidR="00ED7113"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Eastern fish (of the Eastern Stock) can migrate to the West area (management area) and Western fish (of the Western Stock) can migrate to the East area (management area). However, it is assumed that no Eastern fish enter the Gulf of Mexico and no Western fish enter the Mediterranean.</w:t>
            </w:r>
          </w:p>
          <w:p w14:paraId="4CD36B9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 xml:space="preserve"> </w:t>
            </w:r>
          </w:p>
          <w:p w14:paraId="11AB1F6A" w14:textId="77777777" w:rsidR="00ED7113"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‘Stock’ in this document should not be confused with ‘stock’ as defined in previous stock assessments that are based on Management Area. </w:t>
            </w:r>
          </w:p>
          <w:p w14:paraId="65D3635C" w14:textId="21674412" w:rsidR="00C6050E" w:rsidRPr="00E7628F" w:rsidRDefault="00C6050E" w:rsidP="00636EAD">
            <w:pPr>
              <w:spacing w:after="0" w:line="240" w:lineRule="auto"/>
              <w:contextualSpacing/>
              <w:jc w:val="both"/>
              <w:rPr>
                <w:rFonts w:ascii="Cambria" w:hAnsi="Cambria"/>
                <w:sz w:val="20"/>
                <w:szCs w:val="20"/>
              </w:rPr>
            </w:pPr>
          </w:p>
        </w:tc>
      </w:tr>
      <w:tr w:rsidR="00ED7113" w:rsidRPr="00E7628F" w14:paraId="61496D5C" w14:textId="77777777" w:rsidTr="00081454">
        <w:tc>
          <w:tcPr>
            <w:tcW w:w="1838" w:type="dxa"/>
            <w:tcBorders>
              <w:bottom w:val="single" w:sz="4" w:space="0" w:color="auto"/>
            </w:tcBorders>
          </w:tcPr>
          <w:p w14:paraId="4947BF87" w14:textId="77777777" w:rsidR="00ED7113" w:rsidRPr="00E7628F" w:rsidRDefault="00ED7113" w:rsidP="00636EAD">
            <w:pPr>
              <w:spacing w:after="0" w:line="240" w:lineRule="auto"/>
              <w:contextualSpacing/>
              <w:rPr>
                <w:rFonts w:ascii="Cambria" w:hAnsi="Cambria"/>
                <w:sz w:val="20"/>
                <w:szCs w:val="20"/>
              </w:rPr>
            </w:pPr>
            <w:r w:rsidRPr="00E7628F">
              <w:rPr>
                <w:rFonts w:ascii="Cambria" w:hAnsi="Cambria"/>
                <w:sz w:val="20"/>
                <w:szCs w:val="20"/>
              </w:rPr>
              <w:t>Season</w:t>
            </w:r>
          </w:p>
        </w:tc>
        <w:tc>
          <w:tcPr>
            <w:tcW w:w="7371" w:type="dxa"/>
            <w:tcBorders>
              <w:bottom w:val="single" w:sz="4" w:space="0" w:color="auto"/>
            </w:tcBorders>
          </w:tcPr>
          <w:p w14:paraId="608B7662" w14:textId="699A6C5A" w:rsidR="00C6050E" w:rsidRPr="00E7628F" w:rsidRDefault="00ED7113" w:rsidP="00636EAD">
            <w:pPr>
              <w:spacing w:after="0" w:line="240" w:lineRule="auto"/>
              <w:contextualSpacing/>
              <w:jc w:val="both"/>
              <w:rPr>
                <w:rFonts w:ascii="Cambria" w:hAnsi="Cambria"/>
                <w:sz w:val="20"/>
                <w:szCs w:val="20"/>
              </w:rPr>
            </w:pPr>
            <w:r w:rsidRPr="00E7628F">
              <w:rPr>
                <w:rFonts w:ascii="Cambria" w:hAnsi="Cambria"/>
                <w:sz w:val="20"/>
                <w:szCs w:val="20"/>
              </w:rPr>
              <w:t xml:space="preserve">A quarterly division of the calendar years used in the OMs to account for seasonal migration and stock mixing: (1) Jan-Mar, (2) Apr – Jun, (3) July – Sept and (4) Oct-Dec. The term ‘spatio-temporal stratum’ refers to one of the seven spatial strata in a particular year and quarter (e.g., stratum 6, quarter 3 in 1981). </w:t>
            </w:r>
          </w:p>
        </w:tc>
      </w:tr>
    </w:tbl>
    <w:p w14:paraId="10EF5A37" w14:textId="05AC6E1B" w:rsidR="00081454" w:rsidRDefault="00081454" w:rsidP="00636EAD">
      <w:pPr>
        <w:spacing w:after="0" w:line="240" w:lineRule="auto"/>
        <w:contextualSpacing/>
        <w:rPr>
          <w:rFonts w:ascii="Cambria" w:eastAsia="MS Mincho" w:hAnsi="Cambria"/>
          <w:sz w:val="20"/>
          <w:szCs w:val="20"/>
          <w:lang w:val="en-ZA"/>
        </w:rPr>
      </w:pPr>
      <w:r w:rsidRPr="00C6050E">
        <w:rPr>
          <w:rFonts w:ascii="Cambria" w:eastAsia="MS Mincho" w:hAnsi="Cambria"/>
          <w:b/>
          <w:bCs/>
          <w:sz w:val="20"/>
          <w:szCs w:val="20"/>
          <w:lang w:val="en-ZA"/>
        </w:rPr>
        <w:lastRenderedPageBreak/>
        <w:t>Table 1.1.</w:t>
      </w:r>
      <w:r>
        <w:rPr>
          <w:rFonts w:ascii="Cambria" w:hAnsi="Cambria"/>
          <w:b/>
          <w:bCs/>
          <w:sz w:val="20"/>
          <w:szCs w:val="20"/>
        </w:rPr>
        <w:t xml:space="preserve"> </w:t>
      </w:r>
      <w:r>
        <w:rPr>
          <w:rFonts w:ascii="Cambria" w:hAnsi="Cambria"/>
          <w:sz w:val="20"/>
          <w:szCs w:val="20"/>
        </w:rPr>
        <w:t>Continued.</w:t>
      </w:r>
    </w:p>
    <w:tbl>
      <w:tblPr>
        <w:tblStyle w:val="TableGrid"/>
        <w:tblW w:w="0" w:type="auto"/>
        <w:tblLook w:val="04A0" w:firstRow="1" w:lastRow="0" w:firstColumn="1" w:lastColumn="0" w:noHBand="0" w:noVBand="1"/>
      </w:tblPr>
      <w:tblGrid>
        <w:gridCol w:w="1838"/>
        <w:gridCol w:w="7371"/>
      </w:tblGrid>
      <w:tr w:rsidR="00081454" w:rsidRPr="00E7628F" w14:paraId="74740236" w14:textId="77777777" w:rsidTr="00C46F4D">
        <w:tc>
          <w:tcPr>
            <w:tcW w:w="1838" w:type="dxa"/>
            <w:tcBorders>
              <w:top w:val="single" w:sz="4" w:space="0" w:color="auto"/>
            </w:tcBorders>
          </w:tcPr>
          <w:p w14:paraId="168BC00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Term</w:t>
            </w:r>
          </w:p>
        </w:tc>
        <w:tc>
          <w:tcPr>
            <w:tcW w:w="7371" w:type="dxa"/>
            <w:tcBorders>
              <w:top w:val="single" w:sz="4" w:space="0" w:color="auto"/>
            </w:tcBorders>
          </w:tcPr>
          <w:p w14:paraId="0A518550" w14:textId="77777777" w:rsidR="00081454" w:rsidRPr="00E7628F" w:rsidRDefault="00081454" w:rsidP="00636EAD">
            <w:pPr>
              <w:spacing w:after="0" w:line="240" w:lineRule="auto"/>
              <w:contextualSpacing/>
              <w:rPr>
                <w:rFonts w:ascii="Cambria" w:hAnsi="Cambria"/>
                <w:b/>
                <w:bCs/>
                <w:sz w:val="20"/>
                <w:szCs w:val="20"/>
              </w:rPr>
            </w:pPr>
            <w:r w:rsidRPr="00E7628F">
              <w:rPr>
                <w:rFonts w:ascii="Cambria" w:hAnsi="Cambria"/>
                <w:b/>
                <w:bCs/>
                <w:sz w:val="20"/>
                <w:szCs w:val="20"/>
              </w:rPr>
              <w:t>Description</w:t>
            </w:r>
          </w:p>
        </w:tc>
      </w:tr>
      <w:tr w:rsidR="00081454" w:rsidRPr="00E7628F" w14:paraId="1814C4FE" w14:textId="77777777" w:rsidTr="00C46F4D">
        <w:tc>
          <w:tcPr>
            <w:tcW w:w="1838" w:type="dxa"/>
          </w:tcPr>
          <w:p w14:paraId="2185BBA5"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Terminal year</w:t>
            </w:r>
          </w:p>
        </w:tc>
        <w:tc>
          <w:tcPr>
            <w:tcW w:w="7371" w:type="dxa"/>
          </w:tcPr>
          <w:p w14:paraId="227C5D52"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most recent historical year for which the operating model is conditioned on data (see </w:t>
            </w:r>
            <w:r w:rsidRPr="00912ACD">
              <w:rPr>
                <w:rFonts w:ascii="Cambria" w:hAnsi="Cambria"/>
                <w:b/>
                <w:bCs/>
                <w:sz w:val="20"/>
                <w:szCs w:val="20"/>
              </w:rPr>
              <w:t>Table App.1.1</w:t>
            </w:r>
            <w:r w:rsidRPr="00912ACD">
              <w:rPr>
                <w:rFonts w:ascii="Cambria" w:hAnsi="Cambria"/>
                <w:sz w:val="20"/>
                <w:szCs w:val="20"/>
              </w:rPr>
              <w:t>. f</w:t>
            </w:r>
            <w:r w:rsidRPr="00E7628F">
              <w:rPr>
                <w:rFonts w:ascii="Cambria" w:hAnsi="Cambria"/>
                <w:sz w:val="20"/>
                <w:szCs w:val="20"/>
              </w:rPr>
              <w:t>or year definitions, years of MSE projection and years for which CMP advice is calculated)</w:t>
            </w:r>
          </w:p>
        </w:tc>
      </w:tr>
      <w:tr w:rsidR="00F9696C" w:rsidRPr="00E7628F" w14:paraId="557C4C48" w14:textId="77777777" w:rsidTr="00C46F4D">
        <w:tc>
          <w:tcPr>
            <w:tcW w:w="1838" w:type="dxa"/>
          </w:tcPr>
          <w:p w14:paraId="6393C7FF" w14:textId="37D6381B" w:rsidR="00F9696C" w:rsidRPr="00200676" w:rsidRDefault="00F9696C" w:rsidP="00636EAD">
            <w:pPr>
              <w:spacing w:after="0" w:line="240" w:lineRule="auto"/>
              <w:contextualSpacing/>
              <w:rPr>
                <w:rFonts w:ascii="Cambria" w:hAnsi="Cambria"/>
                <w:sz w:val="20"/>
                <w:szCs w:val="20"/>
              </w:rPr>
            </w:pPr>
            <w:r w:rsidRPr="00200676">
              <w:rPr>
                <w:rFonts w:ascii="Cambria" w:hAnsi="Cambria" w:hint="eastAsia"/>
                <w:sz w:val="20"/>
                <w:szCs w:val="20"/>
              </w:rPr>
              <w:t>A</w:t>
            </w:r>
            <w:r w:rsidRPr="00200676">
              <w:rPr>
                <w:rFonts w:ascii="Cambria" w:hAnsi="Cambria"/>
                <w:sz w:val="20"/>
                <w:szCs w:val="20"/>
              </w:rPr>
              <w:t>ge class</w:t>
            </w:r>
          </w:p>
        </w:tc>
        <w:tc>
          <w:tcPr>
            <w:tcW w:w="7371" w:type="dxa"/>
          </w:tcPr>
          <w:p w14:paraId="376C6C1C" w14:textId="6A0D33E9" w:rsidR="00F9696C" w:rsidRPr="00200676" w:rsidRDefault="00F9696C" w:rsidP="00636EAD">
            <w:pPr>
              <w:spacing w:after="0" w:line="240" w:lineRule="auto"/>
              <w:contextualSpacing/>
              <w:jc w:val="both"/>
              <w:rPr>
                <w:rFonts w:ascii="Cambria" w:hAnsi="Cambria"/>
                <w:sz w:val="20"/>
                <w:szCs w:val="20"/>
              </w:rPr>
            </w:pPr>
            <w:r w:rsidRPr="00200676">
              <w:rPr>
                <w:rFonts w:ascii="Cambria" w:hAnsi="Cambria"/>
                <w:sz w:val="20"/>
                <w:szCs w:val="20"/>
              </w:rPr>
              <w:t>There are 3 age classes</w:t>
            </w:r>
            <w:r w:rsidR="00200676" w:rsidRPr="00200676">
              <w:rPr>
                <w:rFonts w:ascii="Cambria" w:hAnsi="Cambria"/>
                <w:sz w:val="20"/>
                <w:szCs w:val="20"/>
              </w:rPr>
              <w:t xml:space="preserve"> that are used to model movement</w:t>
            </w:r>
            <w:r w:rsidRPr="00200676">
              <w:rPr>
                <w:rFonts w:ascii="Cambria" w:hAnsi="Cambria"/>
                <w:sz w:val="20"/>
                <w:szCs w:val="20"/>
              </w:rPr>
              <w:t xml:space="preserve">: </w:t>
            </w:r>
            <w:r w:rsidR="00F94BC2" w:rsidRPr="00200676">
              <w:rPr>
                <w:rFonts w:ascii="Cambria" w:hAnsi="Cambria"/>
                <w:sz w:val="20"/>
                <w:szCs w:val="20"/>
              </w:rPr>
              <w:t xml:space="preserve">Age class 1 consists of </w:t>
            </w:r>
            <w:proofErr w:type="gramStart"/>
            <w:r w:rsidR="00F94BC2" w:rsidRPr="00200676">
              <w:rPr>
                <w:rFonts w:ascii="Cambria" w:hAnsi="Cambria"/>
                <w:sz w:val="20"/>
                <w:szCs w:val="20"/>
              </w:rPr>
              <w:t>1-4 year olds</w:t>
            </w:r>
            <w:proofErr w:type="gramEnd"/>
            <w:r w:rsidR="00F94BC2" w:rsidRPr="00200676">
              <w:rPr>
                <w:rFonts w:ascii="Cambria" w:hAnsi="Cambria"/>
                <w:sz w:val="20"/>
                <w:szCs w:val="20"/>
              </w:rPr>
              <w:t>; age class 2 consists of 5-8 year olds; age class 3 consists of 9+ year olds.</w:t>
            </w:r>
          </w:p>
        </w:tc>
      </w:tr>
      <w:tr w:rsidR="00081454" w:rsidRPr="00E7628F" w14:paraId="6B74E77B" w14:textId="77777777" w:rsidTr="00C46F4D">
        <w:tc>
          <w:tcPr>
            <w:tcW w:w="1838" w:type="dxa"/>
          </w:tcPr>
          <w:p w14:paraId="6FD61292" w14:textId="77777777" w:rsidR="00081454" w:rsidRPr="00E7628F" w:rsidRDefault="00081454" w:rsidP="00636EAD">
            <w:pPr>
              <w:spacing w:after="0" w:line="240" w:lineRule="auto"/>
              <w:contextualSpacing/>
              <w:rPr>
                <w:rFonts w:ascii="Cambria" w:hAnsi="Cambria"/>
                <w:sz w:val="20"/>
                <w:szCs w:val="20"/>
              </w:rPr>
            </w:pPr>
            <w:r w:rsidRPr="00E7628F">
              <w:rPr>
                <w:rFonts w:ascii="Cambria" w:hAnsi="Cambria"/>
                <w:sz w:val="20"/>
                <w:szCs w:val="20"/>
              </w:rPr>
              <w:t>Penalized maximum likelihood estimate (MLE)</w:t>
            </w:r>
          </w:p>
        </w:tc>
        <w:tc>
          <w:tcPr>
            <w:tcW w:w="7371" w:type="dxa"/>
          </w:tcPr>
          <w:p w14:paraId="02936421" w14:textId="77777777" w:rsidR="00081454" w:rsidRPr="00E7628F" w:rsidRDefault="00081454" w:rsidP="00636EAD">
            <w:pPr>
              <w:spacing w:after="0" w:line="240" w:lineRule="auto"/>
              <w:contextualSpacing/>
              <w:jc w:val="both"/>
              <w:rPr>
                <w:rFonts w:ascii="Cambria" w:hAnsi="Cambria"/>
                <w:sz w:val="20"/>
                <w:szCs w:val="20"/>
              </w:rPr>
            </w:pPr>
            <w:r w:rsidRPr="00E7628F">
              <w:rPr>
                <w:rFonts w:ascii="Cambria" w:hAnsi="Cambria"/>
                <w:sz w:val="20"/>
                <w:szCs w:val="20"/>
              </w:rPr>
              <w:t xml:space="preserve">The type of fitting (estimation) process used to condition operating models on data. The penalized MLE include priors (penalty functions) for parameters such as recruitment deviations in addition to the likelihood components for observed data. The M3 model was designed to operate as a Bayesian estimator using Markov Chain Monte Carlo and as such the penalized MLE is equivalent to the maximum posterior density (mode of the joint posterior distribution). </w:t>
            </w:r>
          </w:p>
        </w:tc>
      </w:tr>
    </w:tbl>
    <w:p w14:paraId="60F5119F" w14:textId="77777777" w:rsidR="00081454" w:rsidRPr="00E7628F" w:rsidRDefault="00081454" w:rsidP="00636EAD">
      <w:pPr>
        <w:spacing w:after="0" w:line="240" w:lineRule="auto"/>
        <w:contextualSpacing/>
        <w:rPr>
          <w:rFonts w:ascii="Cambria" w:eastAsia="MS Mincho" w:hAnsi="Cambria"/>
          <w:sz w:val="20"/>
          <w:szCs w:val="20"/>
          <w:lang w:val="en-ZA"/>
        </w:rPr>
      </w:pPr>
    </w:p>
    <w:p w14:paraId="3AA26DEF" w14:textId="35FAB0C1" w:rsidR="00081454"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6" w:name="_Toc82063666"/>
      <w:bookmarkEnd w:id="5"/>
      <w:r w:rsidRPr="00081454">
        <w:rPr>
          <w:rFonts w:ascii="Cambria" w:eastAsia="MS Gothic" w:hAnsi="Cambria"/>
          <w:bCs/>
          <w:iCs/>
          <w:color w:val="000000"/>
          <w:sz w:val="20"/>
          <w:szCs w:val="20"/>
          <w:lang w:val="en-CA"/>
        </w:rPr>
        <w:t xml:space="preserve">1.1 </w:t>
      </w:r>
      <w:r w:rsidR="000C2DB3" w:rsidRPr="00081454">
        <w:rPr>
          <w:rFonts w:ascii="Cambria" w:eastAsia="MS Gothic" w:hAnsi="Cambria"/>
          <w:bCs/>
          <w:iCs/>
          <w:color w:val="000000"/>
          <w:sz w:val="20"/>
          <w:szCs w:val="20"/>
          <w:lang w:val="en-CA"/>
        </w:rPr>
        <w:t>Spatial definitions</w:t>
      </w:r>
      <w:bookmarkEnd w:id="6"/>
      <w:r w:rsidRPr="00081454">
        <w:rPr>
          <w:rFonts w:ascii="Cambria" w:eastAsia="MS Gothic" w:hAnsi="Cambria"/>
          <w:bCs/>
          <w:iCs/>
          <w:color w:val="000000"/>
          <w:sz w:val="20"/>
          <w:szCs w:val="20"/>
          <w:lang w:val="en-CA"/>
        </w:rPr>
        <w:br/>
      </w:r>
    </w:p>
    <w:p w14:paraId="2CCC34BC" w14:textId="297A37E6" w:rsidR="000C2DB3" w:rsidRPr="00E7628F" w:rsidRDefault="00716963" w:rsidP="00636EAD">
      <w:pPr>
        <w:spacing w:after="0" w:line="240" w:lineRule="auto"/>
        <w:rPr>
          <w:rFonts w:ascii="Cambria" w:eastAsia="Times New Roman" w:hAnsi="Cambria"/>
          <w:sz w:val="20"/>
          <w:szCs w:val="20"/>
          <w:u w:val="single"/>
        </w:rPr>
      </w:pPr>
      <w:r w:rsidRPr="00E7628F">
        <w:rPr>
          <w:rFonts w:ascii="Cambria" w:eastAsia="Times New Roman" w:hAnsi="Cambria"/>
          <w:noProof/>
          <w:sz w:val="20"/>
          <w:szCs w:val="20"/>
        </w:rPr>
        <w:drawing>
          <wp:inline distT="0" distB="0" distL="0" distR="0" wp14:anchorId="1E29AC80" wp14:editId="0D5F9880">
            <wp:extent cx="2696845" cy="2177203"/>
            <wp:effectExtent l="0" t="0" r="8255" b="0"/>
            <wp:docPr id="1" name="Picture 5" descr="C:\Users\dupreyn\AppData\LocalLow\Temp\Microsoft\OPC\DDT.k5ra9e2jmc9neoljo6pvjnth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preyn\AppData\LocalLow\Temp\Microsoft\OPC\DDT.k5ra9e2jmc9neoljo6pvjnthc.tmp"/>
                    <pic:cNvPicPr>
                      <a:picLocks noChangeAspect="1" noChangeArrowheads="1"/>
                    </pic:cNvPicPr>
                  </pic:nvPicPr>
                  <pic:blipFill rotWithShape="1">
                    <a:blip r:embed="rId8">
                      <a:extLst>
                        <a:ext uri="{28A0092B-C50C-407E-A947-70E740481C1C}">
                          <a14:useLocalDpi xmlns:a14="http://schemas.microsoft.com/office/drawing/2010/main" val="0"/>
                        </a:ext>
                      </a:extLst>
                    </a:blip>
                    <a:srcRect t="4281"/>
                    <a:stretch/>
                  </pic:blipFill>
                  <pic:spPr bwMode="auto">
                    <a:xfrm>
                      <a:off x="0" y="0"/>
                      <a:ext cx="2696845" cy="2177203"/>
                    </a:xfrm>
                    <a:prstGeom prst="rect">
                      <a:avLst/>
                    </a:prstGeom>
                    <a:noFill/>
                    <a:ln>
                      <a:noFill/>
                    </a:ln>
                    <a:extLst>
                      <a:ext uri="{53640926-AAD7-44D8-BBD7-CCE9431645EC}">
                        <a14:shadowObscured xmlns:a14="http://schemas.microsoft.com/office/drawing/2010/main"/>
                      </a:ext>
                    </a:extLst>
                  </pic:spPr>
                </pic:pic>
              </a:graphicData>
            </a:graphic>
          </wp:inline>
        </w:drawing>
      </w:r>
    </w:p>
    <w:p w14:paraId="310FC858" w14:textId="2DC019B7"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 xml:space="preserve">Figure 1.1. </w:t>
      </w:r>
      <w:r w:rsidRPr="00E7628F">
        <w:rPr>
          <w:rFonts w:ascii="Cambria" w:eastAsia="MS Mincho" w:hAnsi="Cambria"/>
          <w:sz w:val="20"/>
          <w:szCs w:val="20"/>
          <w:lang w:val="en-ZA"/>
        </w:rPr>
        <w:t xml:space="preserve">The seven spatial strata. </w:t>
      </w:r>
    </w:p>
    <w:p w14:paraId="3DA741B2"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060B1EDC" w14:textId="091BA76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bCs/>
          <w:iCs/>
          <w:color w:val="000000"/>
          <w:sz w:val="20"/>
          <w:szCs w:val="20"/>
          <w:u w:val="single"/>
          <w:lang w:val="en-ZA" w:eastAsia="en-ZA"/>
        </w:rPr>
        <w:t>Baseline</w:t>
      </w:r>
    </w:p>
    <w:p w14:paraId="1CD7D43B" w14:textId="77777777" w:rsidR="00F61AA9" w:rsidRDefault="00F61AA9" w:rsidP="00636EAD">
      <w:pPr>
        <w:spacing w:after="0" w:line="240" w:lineRule="auto"/>
        <w:contextualSpacing/>
        <w:jc w:val="both"/>
        <w:rPr>
          <w:rFonts w:ascii="Cambria" w:eastAsia="MS Mincho" w:hAnsi="Cambria"/>
          <w:sz w:val="20"/>
          <w:szCs w:val="20"/>
          <w:lang w:val="en-ZA"/>
        </w:rPr>
      </w:pPr>
    </w:p>
    <w:p w14:paraId="73AB8C99" w14:textId="0D0BE83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7-stratum model of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xml:space="preserve"> (the reported electronic tagging data and the stock of origin data do not have sufficient resolution to divide the Mediterranean stratum).</w:t>
      </w:r>
    </w:p>
    <w:p w14:paraId="173DD002"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6E22755B" w14:textId="4FB73873" w:rsidR="000C2DB3" w:rsidRPr="00E7628F" w:rsidRDefault="00F61AA9" w:rsidP="00636EAD">
      <w:pPr>
        <w:spacing w:after="0" w:line="240" w:lineRule="auto"/>
        <w:contextualSpacing/>
        <w:jc w:val="both"/>
        <w:rPr>
          <w:rFonts w:ascii="Cambria" w:eastAsia="MS Mincho" w:hAnsi="Cambria"/>
          <w:sz w:val="20"/>
          <w:szCs w:val="20"/>
          <w:lang w:val="en-ZA"/>
        </w:rPr>
      </w:pPr>
      <w:r w:rsidRPr="00E7628F">
        <w:rPr>
          <w:rFonts w:ascii="Cambria" w:eastAsia="MS Gothic" w:hAnsi="Cambria"/>
          <w:color w:val="000000"/>
          <w:sz w:val="20"/>
          <w:szCs w:val="20"/>
          <w:u w:val="single"/>
          <w:lang w:val="en-ZA" w:eastAsia="en-ZA"/>
        </w:rPr>
        <w:t>Alternative low priority future options</w:t>
      </w:r>
    </w:p>
    <w:p w14:paraId="14EDE625" w14:textId="77777777" w:rsidR="00F61AA9" w:rsidRDefault="00F61AA9" w:rsidP="00636EAD">
      <w:pPr>
        <w:spacing w:after="0" w:line="240" w:lineRule="auto"/>
        <w:rPr>
          <w:rFonts w:ascii="Cambria" w:eastAsia="MS Mincho" w:hAnsi="Cambria"/>
          <w:sz w:val="20"/>
          <w:szCs w:val="20"/>
          <w:lang w:val="en-ZA"/>
        </w:rPr>
      </w:pPr>
    </w:p>
    <w:p w14:paraId="3AFD0923" w14:textId="492E6BE4"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The MAST model (</w:t>
      </w:r>
      <w:bookmarkStart w:id="7" w:name="_Hlk73518937"/>
      <w:r w:rsidRPr="00E7628F">
        <w:rPr>
          <w:rFonts w:ascii="Cambria" w:eastAsia="MS Mincho" w:hAnsi="Cambria"/>
          <w:sz w:val="20"/>
          <w:szCs w:val="20"/>
          <w:lang w:val="en-ZA"/>
        </w:rPr>
        <w:t>Taylor et al. 2011</w:t>
      </w:r>
      <w:bookmarkEnd w:id="7"/>
      <w:r w:rsidRPr="00E7628F">
        <w:rPr>
          <w:rFonts w:ascii="Cambria" w:eastAsia="MS Mincho" w:hAnsi="Cambria"/>
          <w:sz w:val="20"/>
          <w:szCs w:val="20"/>
          <w:lang w:val="en-ZA"/>
        </w:rPr>
        <w:t xml:space="preserve">) which has strata similar to </w:t>
      </w:r>
      <w:r w:rsidRPr="00E30C1C">
        <w:rPr>
          <w:rFonts w:ascii="Cambria" w:eastAsia="MS Mincho" w:hAnsi="Cambria"/>
          <w:b/>
          <w:bCs/>
          <w:sz w:val="20"/>
          <w:szCs w:val="20"/>
          <w:lang w:val="en-ZA"/>
        </w:rPr>
        <w:t>Figure 1.1</w:t>
      </w:r>
      <w:r w:rsidRPr="00E7628F">
        <w:rPr>
          <w:rFonts w:ascii="Cambria" w:eastAsia="MS Mincho" w:hAnsi="Cambria"/>
          <w:sz w:val="20"/>
          <w:szCs w:val="20"/>
          <w:lang w:val="en-ZA"/>
        </w:rPr>
        <w:t>, but where strata 4-6 are merged into a single East Atlantic stratum.</w:t>
      </w:r>
      <w:r w:rsidRPr="00E7628F" w:rsidDel="008D31F4">
        <w:rPr>
          <w:rFonts w:ascii="Cambria" w:eastAsia="MS Mincho" w:hAnsi="Cambria"/>
          <w:sz w:val="20"/>
          <w:szCs w:val="20"/>
          <w:lang w:val="en-ZA"/>
        </w:rPr>
        <w:t xml:space="preserve"> </w:t>
      </w:r>
    </w:p>
    <w:p w14:paraId="18545E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E05CB63" w14:textId="77777777" w:rsidR="00ED7113" w:rsidRPr="00E7628F" w:rsidRDefault="00ED7113" w:rsidP="00636EAD">
      <w:pPr>
        <w:spacing w:after="0" w:line="240" w:lineRule="auto"/>
        <w:rPr>
          <w:rFonts w:ascii="Cambria" w:eastAsia="MS Gothic" w:hAnsi="Cambria"/>
          <w:bCs/>
          <w:i/>
          <w:color w:val="000000"/>
          <w:sz w:val="20"/>
          <w:szCs w:val="20"/>
          <w:lang w:val="en-CA"/>
        </w:rPr>
      </w:pPr>
      <w:r w:rsidRPr="00E7628F">
        <w:rPr>
          <w:rFonts w:ascii="Cambria" w:eastAsia="MS Gothic" w:hAnsi="Cambria"/>
          <w:bCs/>
          <w:i/>
          <w:color w:val="000000"/>
          <w:sz w:val="20"/>
          <w:szCs w:val="20"/>
          <w:lang w:val="en-CA"/>
        </w:rPr>
        <w:br w:type="page"/>
      </w:r>
    </w:p>
    <w:p w14:paraId="77C99FED" w14:textId="4403B592" w:rsidR="000C2DB3" w:rsidRPr="00081454" w:rsidRDefault="00081454"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 w:name="_Toc82063667"/>
      <w:r w:rsidRPr="00081454">
        <w:rPr>
          <w:rFonts w:ascii="Cambria" w:eastAsia="MS Gothic" w:hAnsi="Cambria"/>
          <w:bCs/>
          <w:iCs/>
          <w:color w:val="000000"/>
          <w:sz w:val="20"/>
          <w:szCs w:val="20"/>
          <w:lang w:val="en-CA"/>
        </w:rPr>
        <w:lastRenderedPageBreak/>
        <w:t xml:space="preserve">1.2 </w:t>
      </w:r>
      <w:r w:rsidR="000C2DB3" w:rsidRPr="00081454">
        <w:rPr>
          <w:rFonts w:ascii="Cambria" w:eastAsia="MS Gothic" w:hAnsi="Cambria"/>
          <w:bCs/>
          <w:iCs/>
          <w:color w:val="000000"/>
          <w:sz w:val="20"/>
          <w:szCs w:val="20"/>
          <w:lang w:val="en-CA"/>
        </w:rPr>
        <w:t>Stock mixing</w:t>
      </w:r>
      <w:bookmarkEnd w:id="8"/>
    </w:p>
    <w:p w14:paraId="0D09496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851A319" w14:textId="18AD3C5C"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3FCB6133" wp14:editId="338F32F5">
            <wp:extent cx="2447925" cy="1782445"/>
            <wp:effectExtent l="0" t="0" r="0" b="0"/>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rrowheads="1"/>
                    </pic:cNvPicPr>
                  </pic:nvPicPr>
                  <pic:blipFill>
                    <a:blip r:embed="rId9" cstate="print">
                      <a:extLst>
                        <a:ext uri="{28A0092B-C50C-407E-A947-70E740481C1C}">
                          <a14:useLocalDpi xmlns:a14="http://schemas.microsoft.com/office/drawing/2010/main" val="0"/>
                        </a:ext>
                      </a:extLst>
                    </a:blip>
                    <a:srcRect t="5737" b="2443"/>
                    <a:stretch>
                      <a:fillRect/>
                    </a:stretch>
                  </pic:blipFill>
                  <pic:spPr bwMode="auto">
                    <a:xfrm>
                      <a:off x="0" y="0"/>
                      <a:ext cx="2447925" cy="1782445"/>
                    </a:xfrm>
                    <a:prstGeom prst="rect">
                      <a:avLst/>
                    </a:prstGeom>
                    <a:noFill/>
                    <a:ln>
                      <a:noFill/>
                    </a:ln>
                  </pic:spPr>
                </pic:pic>
              </a:graphicData>
            </a:graphic>
          </wp:inline>
        </w:drawing>
      </w:r>
      <w:r w:rsidRPr="00E7628F">
        <w:rPr>
          <w:rFonts w:ascii="Cambria" w:hAnsi="Cambria"/>
          <w:noProof/>
          <w:sz w:val="20"/>
          <w:szCs w:val="20"/>
        </w:rPr>
        <mc:AlternateContent>
          <mc:Choice Requires="wps">
            <w:drawing>
              <wp:anchor distT="0" distB="0" distL="114300" distR="114300" simplePos="0" relativeHeight="251654656" behindDoc="0" locked="0" layoutInCell="1" allowOverlap="1" wp14:anchorId="785CABEE" wp14:editId="1004869F">
                <wp:simplePos x="0" y="0"/>
                <wp:positionH relativeFrom="column">
                  <wp:posOffset>4301490</wp:posOffset>
                </wp:positionH>
                <wp:positionV relativeFrom="paragraph">
                  <wp:posOffset>19685</wp:posOffset>
                </wp:positionV>
                <wp:extent cx="321310" cy="236855"/>
                <wp:effectExtent l="0" t="0" r="0" b="0"/>
                <wp:wrapNone/>
                <wp:docPr id="15"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AD32BD3" w14:textId="77777777" w:rsidR="00C46F4D" w:rsidRPr="00A71A7A" w:rsidRDefault="00C46F4D" w:rsidP="000C2DB3">
                            <w:pPr>
                              <w:jc w:val="right"/>
                              <w:rPr>
                                <w:b/>
                                <w:color w:val="0070C0"/>
                                <w:lang w:val="en-CA"/>
                              </w:rPr>
                            </w:pPr>
                            <w:r>
                              <w:rPr>
                                <w:b/>
                                <w:color w:val="0070C0"/>
                                <w:lang w:val="en-CA"/>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CABEE" id="_x0000_t202" coordsize="21600,21600" o:spt="202" path="m,l,21600r21600,l21600,xe">
                <v:stroke joinstyle="miter"/>
                <v:path gradientshapeok="t" o:connecttype="rect"/>
              </v:shapetype>
              <v:shape id="Text Box 12" o:spid="_x0000_s1026" type="#_x0000_t202" style="position:absolute;left:0;text-align:left;margin-left:338.7pt;margin-top:1.55pt;width:25.3pt;height:18.6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" fillcolor="window" stroked="f" strokeweight=".5pt">
                <v:textbox>
                  <w:txbxContent>
                    <w:p w14:paraId="3AD32BD3" w14:textId="77777777" w:rsidR="00C46F4D" w:rsidRPr="00A71A7A" w:rsidRDefault="00C46F4D" w:rsidP="000C2DB3">
                      <w:pPr>
                        <w:jc w:val="right"/>
                        <w:rPr>
                          <w:b/>
                          <w:color w:val="0070C0"/>
                          <w:lang w:val="en-CA"/>
                        </w:rPr>
                      </w:pPr>
                      <w:r>
                        <w:rPr>
                          <w:b/>
                          <w:color w:val="0070C0"/>
                          <w:lang w:val="en-CA"/>
                        </w:rPr>
                        <w:t>B</w:t>
                      </w:r>
                    </w:p>
                  </w:txbxContent>
                </v:textbox>
              </v:shape>
            </w:pict>
          </mc:Fallback>
        </mc:AlternateContent>
      </w:r>
      <w:r w:rsidRPr="00E7628F">
        <w:rPr>
          <w:rFonts w:ascii="Cambria" w:hAnsi="Cambria"/>
          <w:noProof/>
          <w:sz w:val="20"/>
          <w:szCs w:val="20"/>
        </w:rPr>
        <mc:AlternateContent>
          <mc:Choice Requires="wps">
            <w:drawing>
              <wp:anchor distT="0" distB="0" distL="114300" distR="114300" simplePos="0" relativeHeight="251653632" behindDoc="0" locked="0" layoutInCell="1" allowOverlap="1" wp14:anchorId="163CB177" wp14:editId="7AEEB794">
                <wp:simplePos x="0" y="0"/>
                <wp:positionH relativeFrom="column">
                  <wp:posOffset>1782445</wp:posOffset>
                </wp:positionH>
                <wp:positionV relativeFrom="paragraph">
                  <wp:posOffset>19685</wp:posOffset>
                </wp:positionV>
                <wp:extent cx="321310" cy="236855"/>
                <wp:effectExtent l="0" t="0" r="0" b="0"/>
                <wp:wrapNone/>
                <wp:docPr id="1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B177" id="Text Box 11" o:spid="_x0000_s1027" type="#_x0000_t202" style="position:absolute;left:0;text-align:left;margin-left:140.35pt;margin-top:1.55pt;width:25.3pt;height: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" fillcolor="window" stroked="f" strokeweight=".5pt">
                <v:textbox>
                  <w:txbxContent>
                    <w:p w14:paraId="3ECE5804" w14:textId="77777777" w:rsidR="00C46F4D" w:rsidRPr="00A71A7A" w:rsidRDefault="00C46F4D" w:rsidP="000C2DB3">
                      <w:pPr>
                        <w:jc w:val="right"/>
                        <w:rPr>
                          <w:b/>
                          <w:color w:val="0070C0"/>
                          <w:lang w:val="en-CA"/>
                        </w:rPr>
                      </w:pPr>
                      <w:r w:rsidRPr="00A71A7A">
                        <w:rPr>
                          <w:b/>
                          <w:color w:val="0070C0"/>
                          <w:lang w:val="en-CA"/>
                        </w:rPr>
                        <w:t>A</w:t>
                      </w:r>
                    </w:p>
                  </w:txbxContent>
                </v:textbox>
              </v:shape>
            </w:pict>
          </mc:Fallback>
        </mc:AlternateContent>
      </w:r>
      <w:r w:rsidRPr="00E7628F">
        <w:rPr>
          <w:rFonts w:ascii="Cambria" w:eastAsia="MS Mincho" w:hAnsi="Cambria"/>
          <w:noProof/>
          <w:sz w:val="20"/>
          <w:szCs w:val="20"/>
        </w:rPr>
        <w:drawing>
          <wp:inline distT="0" distB="0" distL="0" distR="0" wp14:anchorId="3170DA34" wp14:editId="6E6F9D92">
            <wp:extent cx="2505710" cy="1765300"/>
            <wp:effectExtent l="0" t="0" r="0" b="0"/>
            <wp:docPr id="3"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rrowheads="1"/>
                    </pic:cNvPicPr>
                  </pic:nvPicPr>
                  <pic:blipFill>
                    <a:blip r:embed="rId10" cstate="print">
                      <a:extLst>
                        <a:ext uri="{28A0092B-C50C-407E-A947-70E740481C1C}">
                          <a14:useLocalDpi xmlns:a14="http://schemas.microsoft.com/office/drawing/2010/main" val="0"/>
                        </a:ext>
                      </a:extLst>
                    </a:blip>
                    <a:srcRect l="-351" t="8633" r="-351" b="2977"/>
                    <a:stretch>
                      <a:fillRect/>
                    </a:stretch>
                  </pic:blipFill>
                  <pic:spPr bwMode="auto">
                    <a:xfrm>
                      <a:off x="0" y="0"/>
                      <a:ext cx="2505710" cy="1765300"/>
                    </a:xfrm>
                    <a:prstGeom prst="rect">
                      <a:avLst/>
                    </a:prstGeom>
                    <a:noFill/>
                    <a:ln>
                      <a:noFill/>
                    </a:ln>
                  </pic:spPr>
                </pic:pic>
              </a:graphicData>
            </a:graphic>
          </wp:inline>
        </w:drawing>
      </w:r>
    </w:p>
    <w:p w14:paraId="2EEAD62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25F7AD" w14:textId="4AF131CF" w:rsidR="000C2DB3" w:rsidRPr="00E7628F" w:rsidRDefault="00716963" w:rsidP="00636EAD">
      <w:pPr>
        <w:spacing w:after="0" w:line="240" w:lineRule="auto"/>
        <w:contextualSpacing/>
        <w:jc w:val="both"/>
        <w:rPr>
          <w:rFonts w:ascii="Cambria" w:eastAsia="MS Mincho" w:hAnsi="Cambria"/>
          <w:sz w:val="20"/>
          <w:szCs w:val="20"/>
          <w:lang w:val="en-ZA"/>
        </w:rPr>
      </w:pPr>
      <w:r w:rsidRPr="00E7628F">
        <w:rPr>
          <w:rFonts w:ascii="Cambria" w:hAnsi="Cambria"/>
          <w:noProof/>
          <w:sz w:val="20"/>
          <w:szCs w:val="20"/>
        </w:rPr>
        <mc:AlternateContent>
          <mc:Choice Requires="wps">
            <w:drawing>
              <wp:anchor distT="0" distB="0" distL="114300" distR="114300" simplePos="0" relativeHeight="251655680" behindDoc="0" locked="0" layoutInCell="1" allowOverlap="1" wp14:anchorId="48BECA6D" wp14:editId="2210B3AF">
                <wp:simplePos x="0" y="0"/>
                <wp:positionH relativeFrom="column">
                  <wp:posOffset>1782445</wp:posOffset>
                </wp:positionH>
                <wp:positionV relativeFrom="paragraph">
                  <wp:posOffset>1905</wp:posOffset>
                </wp:positionV>
                <wp:extent cx="321310" cy="23685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1310" cy="236855"/>
                        </a:xfrm>
                        <a:prstGeom prst="rect">
                          <a:avLst/>
                        </a:prstGeom>
                        <a:solidFill>
                          <a:sysClr val="window" lastClr="FFFFFF"/>
                        </a:solidFill>
                        <a:ln w="6350">
                          <a:noFill/>
                        </a:ln>
                        <a:effectLst/>
                      </wps:spPr>
                      <wps:txbx>
                        <w:txbxContent>
                          <w:p w14:paraId="59446DA0" w14:textId="77777777" w:rsidR="00C46F4D" w:rsidRPr="00A71A7A" w:rsidRDefault="00C46F4D" w:rsidP="000C2DB3">
                            <w:pPr>
                              <w:jc w:val="right"/>
                              <w:rPr>
                                <w:b/>
                                <w:color w:val="0070C0"/>
                                <w:lang w:val="en-CA"/>
                              </w:rPr>
                            </w:pPr>
                            <w:r>
                              <w:rPr>
                                <w:b/>
                                <w:color w:val="0070C0"/>
                                <w:lang w:val="en-CA"/>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ECA6D" id="Text Box 13" o:spid="_x0000_s1028" type="#_x0000_t202" style="position:absolute;left:0;text-align:left;margin-left:140.35pt;margin-top:.15pt;width:25.3pt;height:18.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" fillcolor="window" stroked="f" strokeweight=".5pt">
                <v:textbox>
                  <w:txbxContent>
                    <w:p w14:paraId="59446DA0" w14:textId="77777777" w:rsidR="00C46F4D" w:rsidRPr="00A71A7A" w:rsidRDefault="00C46F4D" w:rsidP="000C2DB3">
                      <w:pPr>
                        <w:jc w:val="right"/>
                        <w:rPr>
                          <w:b/>
                          <w:color w:val="0070C0"/>
                          <w:lang w:val="en-CA"/>
                        </w:rPr>
                      </w:pPr>
                      <w:r>
                        <w:rPr>
                          <w:b/>
                          <w:color w:val="0070C0"/>
                          <w:lang w:val="en-CA"/>
                        </w:rPr>
                        <w:t>C</w:t>
                      </w:r>
                    </w:p>
                  </w:txbxContent>
                </v:textbox>
              </v:shape>
            </w:pict>
          </mc:Fallback>
        </mc:AlternateContent>
      </w:r>
      <w:r w:rsidRPr="00E7628F">
        <w:rPr>
          <w:rFonts w:ascii="Cambria" w:eastAsia="MS Mincho" w:hAnsi="Cambria"/>
          <w:noProof/>
          <w:sz w:val="20"/>
          <w:szCs w:val="20"/>
        </w:rPr>
        <w:drawing>
          <wp:inline distT="0" distB="0" distL="0" distR="0" wp14:anchorId="5A689C4D" wp14:editId="7F82B0BA">
            <wp:extent cx="2523490" cy="1701165"/>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rrowheads="1"/>
                    </pic:cNvPicPr>
                  </pic:nvPicPr>
                  <pic:blipFill>
                    <a:blip r:embed="rId11" cstate="print">
                      <a:extLst>
                        <a:ext uri="{28A0092B-C50C-407E-A947-70E740481C1C}">
                          <a14:useLocalDpi xmlns:a14="http://schemas.microsoft.com/office/drawing/2010/main" val="0"/>
                        </a:ext>
                      </a:extLst>
                    </a:blip>
                    <a:srcRect t="10001" b="5759"/>
                    <a:stretch>
                      <a:fillRect/>
                    </a:stretch>
                  </pic:blipFill>
                  <pic:spPr bwMode="auto">
                    <a:xfrm>
                      <a:off x="0" y="0"/>
                      <a:ext cx="2523490" cy="1701165"/>
                    </a:xfrm>
                    <a:prstGeom prst="rect">
                      <a:avLst/>
                    </a:prstGeom>
                    <a:noFill/>
                    <a:ln>
                      <a:noFill/>
                    </a:ln>
                  </pic:spPr>
                </pic:pic>
              </a:graphicData>
            </a:graphic>
          </wp:inline>
        </w:drawing>
      </w:r>
    </w:p>
    <w:p w14:paraId="059B5E1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B355819" w14:textId="7410225A" w:rsidR="00081454" w:rsidRDefault="00081454" w:rsidP="00636EAD">
      <w:pPr>
        <w:spacing w:after="0" w:line="240" w:lineRule="auto"/>
        <w:rPr>
          <w:rFonts w:ascii="Times New Roman" w:hAnsi="Times New Roman"/>
          <w:lang w:val="en-CA"/>
        </w:rPr>
      </w:pPr>
      <w:r w:rsidRPr="00081454">
        <w:rPr>
          <w:rFonts w:ascii="Times New Roman" w:hAnsi="Times New Roman"/>
          <w:b/>
          <w:bCs/>
          <w:lang w:val="en-CA"/>
        </w:rPr>
        <w:t xml:space="preserve">Figure 1.2. </w:t>
      </w:r>
      <w:r w:rsidRPr="00EA538E">
        <w:rPr>
          <w:rFonts w:ascii="Times New Roman" w:hAnsi="Times New Roman"/>
          <w:lang w:val="en-CA"/>
        </w:rPr>
        <w:t xml:space="preserve">Mixing hypotheses suggested by </w:t>
      </w:r>
      <w:bookmarkStart w:id="9" w:name="_Hlk73518511"/>
      <w:r>
        <w:rPr>
          <w:rFonts w:ascii="Times New Roman" w:hAnsi="Times New Roman"/>
          <w:lang w:val="en-CA"/>
        </w:rPr>
        <w:t>Anon</w:t>
      </w:r>
      <w:r w:rsidR="006D0202">
        <w:rPr>
          <w:rFonts w:ascii="Times New Roman" w:hAnsi="Times New Roman"/>
          <w:lang w:val="en-CA"/>
        </w:rPr>
        <w:t>.</w:t>
      </w:r>
      <w:r>
        <w:rPr>
          <w:rFonts w:ascii="Times New Roman" w:hAnsi="Times New Roman"/>
          <w:lang w:val="en-CA"/>
        </w:rPr>
        <w:t xml:space="preserve"> (2014) and </w:t>
      </w:r>
      <w:proofErr w:type="spellStart"/>
      <w:r w:rsidRPr="00EA538E">
        <w:rPr>
          <w:rFonts w:ascii="Times New Roman" w:hAnsi="Times New Roman"/>
          <w:lang w:val="en-CA"/>
        </w:rPr>
        <w:t>Arrizabalaga</w:t>
      </w:r>
      <w:proofErr w:type="spellEnd"/>
      <w:r w:rsidRPr="00EA538E">
        <w:rPr>
          <w:rFonts w:ascii="Times New Roman" w:hAnsi="Times New Roman"/>
          <w:lang w:val="en-CA"/>
        </w:rPr>
        <w:t xml:space="preserve"> et al. </w:t>
      </w:r>
      <w:r>
        <w:rPr>
          <w:rFonts w:ascii="Times New Roman" w:hAnsi="Times New Roman"/>
          <w:lang w:val="en-CA"/>
        </w:rPr>
        <w:t>(</w:t>
      </w:r>
      <w:r w:rsidRPr="00EA538E">
        <w:rPr>
          <w:rFonts w:ascii="Times New Roman" w:hAnsi="Times New Roman"/>
          <w:lang w:val="en-CA"/>
        </w:rPr>
        <w:t>201</w:t>
      </w:r>
      <w:r>
        <w:rPr>
          <w:rFonts w:ascii="Times New Roman" w:hAnsi="Times New Roman"/>
          <w:lang w:val="en-CA"/>
        </w:rPr>
        <w:t>9</w:t>
      </w:r>
      <w:r w:rsidRPr="00EA538E">
        <w:rPr>
          <w:rFonts w:ascii="Times New Roman" w:hAnsi="Times New Roman"/>
          <w:lang w:val="en-CA"/>
        </w:rPr>
        <w:t>).</w:t>
      </w:r>
      <w:bookmarkEnd w:id="9"/>
      <w:r w:rsidRPr="00EA538E">
        <w:rPr>
          <w:rFonts w:ascii="Times New Roman" w:hAnsi="Times New Roman"/>
          <w:lang w:val="en-CA"/>
        </w:rPr>
        <w:t xml:space="preserve"> (</w:t>
      </w:r>
      <w:r>
        <w:rPr>
          <w:rFonts w:ascii="Times New Roman" w:hAnsi="Times New Roman"/>
          <w:lang w:val="en-CA"/>
        </w:rPr>
        <w:t>A</w:t>
      </w:r>
      <w:r w:rsidRPr="00EA538E">
        <w:rPr>
          <w:rFonts w:ascii="Times New Roman" w:hAnsi="Times New Roman"/>
          <w:lang w:val="en-CA"/>
        </w:rPr>
        <w:t>) A two-stock</w:t>
      </w:r>
      <w:r>
        <w:rPr>
          <w:rFonts w:ascii="Times New Roman" w:hAnsi="Times New Roman"/>
          <w:lang w:val="en-CA"/>
        </w:rPr>
        <w:t xml:space="preserve"> model with no sub-stock structure</w:t>
      </w:r>
      <w:r w:rsidRPr="00EA538E">
        <w:rPr>
          <w:rFonts w:ascii="Times New Roman" w:hAnsi="Times New Roman"/>
          <w:lang w:val="en-CA"/>
        </w:rPr>
        <w:t>. (</w:t>
      </w:r>
      <w:r>
        <w:rPr>
          <w:rFonts w:ascii="Times New Roman" w:hAnsi="Times New Roman"/>
          <w:lang w:val="en-CA"/>
        </w:rPr>
        <w:t>B</w:t>
      </w:r>
      <w:r w:rsidRPr="00EA538E">
        <w:rPr>
          <w:rFonts w:ascii="Times New Roman" w:hAnsi="Times New Roman"/>
          <w:lang w:val="en-CA"/>
        </w:rPr>
        <w:t>) A two-stock model with sub</w:t>
      </w:r>
      <w:r>
        <w:rPr>
          <w:rFonts w:ascii="Times New Roman" w:hAnsi="Times New Roman"/>
          <w:lang w:val="en-CA"/>
        </w:rPr>
        <w:t>-stock</w:t>
      </w:r>
      <w:r w:rsidRPr="00EA538E">
        <w:rPr>
          <w:rFonts w:ascii="Times New Roman" w:hAnsi="Times New Roman"/>
          <w:lang w:val="en-CA"/>
        </w:rPr>
        <w:t xml:space="preserve"> structure.</w:t>
      </w:r>
      <w:r w:rsidR="00E574F2">
        <w:rPr>
          <w:rFonts w:ascii="Times New Roman" w:hAnsi="Times New Roman"/>
          <w:lang w:val="en-CA"/>
        </w:rPr>
        <w:t xml:space="preserve"> (C) A two-stock model with sub-stock structure. </w:t>
      </w:r>
      <w:r w:rsidRPr="00EA538E">
        <w:rPr>
          <w:rFonts w:ascii="Times New Roman" w:hAnsi="Times New Roman"/>
          <w:lang w:val="en-CA"/>
        </w:rPr>
        <w:t xml:space="preserve"> </w:t>
      </w:r>
    </w:p>
    <w:p w14:paraId="3475AC0B" w14:textId="7EEADED5" w:rsidR="000C2DB3" w:rsidRDefault="000C2DB3" w:rsidP="00636EAD">
      <w:pPr>
        <w:spacing w:after="0" w:line="240" w:lineRule="auto"/>
        <w:contextualSpacing/>
        <w:jc w:val="both"/>
        <w:rPr>
          <w:rFonts w:ascii="Cambria" w:eastAsia="MS Mincho" w:hAnsi="Cambria"/>
          <w:sz w:val="20"/>
          <w:szCs w:val="20"/>
          <w:lang w:val="en-CA"/>
        </w:rPr>
      </w:pPr>
    </w:p>
    <w:p w14:paraId="7871900B" w14:textId="4C55ECB5" w:rsidR="000C2DB3" w:rsidRPr="00E7628F" w:rsidRDefault="00F61AA9" w:rsidP="00636EAD">
      <w:pPr>
        <w:spacing w:after="0" w:line="240" w:lineRule="auto"/>
        <w:contextualSpacing/>
        <w:jc w:val="both"/>
        <w:rPr>
          <w:rFonts w:ascii="Cambria" w:eastAsia="MS Mincho" w:hAnsi="Cambria"/>
          <w:sz w:val="20"/>
          <w:szCs w:val="20"/>
          <w:u w:val="single"/>
          <w:lang w:val="en-ZA"/>
        </w:rPr>
      </w:pPr>
      <w:r>
        <w:rPr>
          <w:rFonts w:ascii="Cambria" w:eastAsia="MS Mincho" w:hAnsi="Cambria" w:hint="eastAsia"/>
          <w:sz w:val="20"/>
          <w:szCs w:val="20"/>
          <w:u w:val="single"/>
          <w:lang w:val="en-ZA"/>
        </w:rPr>
        <w:t>B</w:t>
      </w:r>
      <w:r>
        <w:rPr>
          <w:rFonts w:ascii="Cambria" w:eastAsia="MS Mincho" w:hAnsi="Cambria"/>
          <w:sz w:val="20"/>
          <w:szCs w:val="20"/>
          <w:u w:val="single"/>
          <w:lang w:val="en-ZA"/>
        </w:rPr>
        <w:t>aseline</w:t>
      </w:r>
    </w:p>
    <w:p w14:paraId="3C8272C2" w14:textId="77777777" w:rsidR="00F61AA9" w:rsidRDefault="00F61AA9" w:rsidP="00636EAD">
      <w:pPr>
        <w:spacing w:after="0" w:line="240" w:lineRule="auto"/>
        <w:contextualSpacing/>
        <w:jc w:val="both"/>
        <w:rPr>
          <w:rFonts w:ascii="Cambria" w:eastAsia="MS Mincho" w:hAnsi="Cambria"/>
          <w:sz w:val="20"/>
          <w:szCs w:val="20"/>
          <w:lang w:val="en-ZA"/>
        </w:rPr>
      </w:pPr>
    </w:p>
    <w:p w14:paraId="37AFEE4B" w14:textId="74553D0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two-stock model similar to </w:t>
      </w:r>
      <w:r w:rsidRPr="00E30C1C">
        <w:rPr>
          <w:rFonts w:ascii="Cambria" w:eastAsia="MS Mincho" w:hAnsi="Cambria"/>
          <w:b/>
          <w:bCs/>
          <w:sz w:val="20"/>
          <w:szCs w:val="20"/>
          <w:lang w:val="en-ZA"/>
        </w:rPr>
        <w:t>Figure 1.2</w:t>
      </w:r>
      <w:r w:rsidR="00F9696C">
        <w:rPr>
          <w:rFonts w:ascii="Cambria" w:eastAsia="MS Mincho" w:hAnsi="Cambria"/>
          <w:b/>
          <w:bCs/>
          <w:sz w:val="20"/>
          <w:szCs w:val="20"/>
          <w:lang w:val="en-ZA"/>
        </w:rPr>
        <w:t>-</w:t>
      </w:r>
      <w:r w:rsidRPr="00E30C1C">
        <w:rPr>
          <w:rFonts w:ascii="Cambria" w:eastAsia="MS Mincho" w:hAnsi="Cambria"/>
          <w:b/>
          <w:bCs/>
          <w:sz w:val="20"/>
          <w:szCs w:val="20"/>
          <w:lang w:val="en-ZA"/>
        </w:rPr>
        <w:t>A</w:t>
      </w:r>
      <w:r w:rsidRPr="00E7628F">
        <w:rPr>
          <w:rFonts w:ascii="Cambria" w:eastAsia="MS Mincho" w:hAnsi="Cambria"/>
          <w:sz w:val="20"/>
          <w:szCs w:val="20"/>
          <w:lang w:val="en-ZA"/>
        </w:rPr>
        <w:t xml:space="preserve"> but adhering to the spatial structure of </w:t>
      </w:r>
      <w:r w:rsidRPr="00F9696C">
        <w:rPr>
          <w:rFonts w:ascii="Cambria" w:eastAsia="MS Mincho" w:hAnsi="Cambria"/>
          <w:b/>
          <w:bCs/>
          <w:sz w:val="20"/>
          <w:szCs w:val="20"/>
          <w:lang w:val="en-ZA"/>
        </w:rPr>
        <w:t>Figure 1.1</w:t>
      </w:r>
      <w:r w:rsidRPr="00E7628F">
        <w:rPr>
          <w:rFonts w:ascii="Cambria" w:eastAsia="MS Mincho" w:hAnsi="Cambria"/>
          <w:sz w:val="20"/>
          <w:szCs w:val="20"/>
          <w:lang w:val="en-ZA"/>
        </w:rPr>
        <w:t>. The mixing proportions are determined by the stock of origin data (genetics and otolith chemistry).</w:t>
      </w:r>
    </w:p>
    <w:p w14:paraId="735591E1" w14:textId="05FAD082" w:rsidR="000C2DB3" w:rsidRDefault="000C2DB3" w:rsidP="00636EAD">
      <w:pPr>
        <w:spacing w:after="0" w:line="240" w:lineRule="auto"/>
        <w:jc w:val="both"/>
        <w:rPr>
          <w:rFonts w:ascii="Cambria" w:eastAsia="MS Mincho" w:hAnsi="Cambria"/>
          <w:b/>
          <w:sz w:val="20"/>
          <w:szCs w:val="20"/>
          <w:lang w:val="en-ZA"/>
        </w:rPr>
      </w:pPr>
    </w:p>
    <w:p w14:paraId="021DBE08" w14:textId="77777777" w:rsidR="00081454" w:rsidRPr="00E7628F" w:rsidRDefault="00081454" w:rsidP="00636EAD">
      <w:pPr>
        <w:spacing w:after="0" w:line="240" w:lineRule="auto"/>
        <w:jc w:val="both"/>
        <w:rPr>
          <w:rFonts w:ascii="Cambria" w:eastAsia="MS Mincho" w:hAnsi="Cambria"/>
          <w:b/>
          <w:sz w:val="20"/>
          <w:szCs w:val="20"/>
          <w:lang w:val="en-ZA"/>
        </w:rPr>
      </w:pPr>
    </w:p>
    <w:p w14:paraId="34CA4E63" w14:textId="77777777" w:rsidR="000C2DB3" w:rsidRPr="00E7628F" w:rsidRDefault="000C2DB3" w:rsidP="00636EAD">
      <w:pPr>
        <w:pStyle w:val="Heading1"/>
        <w:spacing w:before="0" w:line="240" w:lineRule="auto"/>
        <w:rPr>
          <w:rFonts w:ascii="Cambria" w:hAnsi="Cambria"/>
          <w:b w:val="0"/>
          <w:bCs w:val="0"/>
          <w:sz w:val="20"/>
          <w:szCs w:val="20"/>
        </w:rPr>
      </w:pPr>
      <w:bookmarkStart w:id="10" w:name="_Toc82063668"/>
      <w:r w:rsidRPr="00E7628F">
        <w:rPr>
          <w:rFonts w:ascii="Cambria" w:hAnsi="Cambria"/>
          <w:sz w:val="20"/>
          <w:szCs w:val="20"/>
        </w:rPr>
        <w:t>PAST DATA AVAILABLE</w:t>
      </w:r>
      <w:bookmarkEnd w:id="10"/>
    </w:p>
    <w:p w14:paraId="502E0A4D" w14:textId="77777777" w:rsidR="000C2DB3" w:rsidRPr="00E7628F" w:rsidRDefault="000C2DB3" w:rsidP="00636EAD">
      <w:pPr>
        <w:spacing w:after="0" w:line="240" w:lineRule="auto"/>
        <w:contextualSpacing/>
        <w:jc w:val="both"/>
        <w:rPr>
          <w:rFonts w:ascii="Cambria" w:eastAsia="MS Mincho" w:hAnsi="Cambria"/>
          <w:sz w:val="20"/>
          <w:szCs w:val="20"/>
          <w:highlight w:val="yellow"/>
          <w:lang w:val="en-ZA"/>
        </w:rPr>
      </w:pPr>
    </w:p>
    <w:p w14:paraId="114DF9C0" w14:textId="011E16BC" w:rsidR="000C2DB3" w:rsidRDefault="000C2DB3" w:rsidP="00636EAD">
      <w:pPr>
        <w:spacing w:after="0" w:line="240" w:lineRule="auto"/>
        <w:contextualSpacing/>
        <w:jc w:val="both"/>
        <w:rPr>
          <w:rFonts w:ascii="Cambria" w:eastAsia="MS Mincho" w:hAnsi="Cambria"/>
          <w:sz w:val="20"/>
          <w:szCs w:val="20"/>
          <w:lang w:val="en-ZA"/>
        </w:rPr>
      </w:pP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provides an overview of the data that may be used to condition operating models for Atlantic bluefin tuna. The table indicates those data that have been gathered, those that are currently available and those that have already been used in conditioning operating models.</w:t>
      </w:r>
    </w:p>
    <w:p w14:paraId="7A5ADAD9" w14:textId="77777777" w:rsidR="00081454" w:rsidRPr="00E7628F" w:rsidRDefault="00081454" w:rsidP="00636EAD">
      <w:pPr>
        <w:spacing w:after="0" w:line="240" w:lineRule="auto"/>
        <w:contextualSpacing/>
        <w:jc w:val="both"/>
        <w:rPr>
          <w:rFonts w:ascii="Cambria" w:eastAsia="MS Mincho" w:hAnsi="Cambria"/>
          <w:sz w:val="20"/>
          <w:szCs w:val="20"/>
          <w:lang w:val="en-ZA"/>
        </w:rPr>
      </w:pPr>
    </w:p>
    <w:p w14:paraId="7773030E" w14:textId="302EC4EB" w:rsidR="000C2DB3" w:rsidRPr="00081454" w:rsidRDefault="00081454" w:rsidP="00636EAD">
      <w:pPr>
        <w:keepNext/>
        <w:keepLines/>
        <w:spacing w:after="0" w:line="240" w:lineRule="auto"/>
        <w:outlineLvl w:val="2"/>
        <w:rPr>
          <w:rFonts w:ascii="Cambria" w:eastAsia="MS Gothic" w:hAnsi="Cambria"/>
          <w:bCs/>
          <w:iCs/>
          <w:color w:val="000000"/>
          <w:sz w:val="20"/>
          <w:szCs w:val="20"/>
          <w:lang w:val="en-CA"/>
        </w:rPr>
      </w:pPr>
      <w:bookmarkStart w:id="11" w:name="_Toc82063669"/>
      <w:r w:rsidRPr="00081454">
        <w:rPr>
          <w:rFonts w:ascii="Cambria" w:eastAsia="MS Gothic" w:hAnsi="Cambria"/>
          <w:bCs/>
          <w:iCs/>
          <w:color w:val="000000"/>
          <w:sz w:val="20"/>
          <w:szCs w:val="20"/>
          <w:lang w:val="en-CA"/>
        </w:rPr>
        <w:t xml:space="preserve">2.1 </w:t>
      </w:r>
      <w:r w:rsidR="000C2DB3" w:rsidRPr="00081454">
        <w:rPr>
          <w:rFonts w:ascii="Cambria" w:eastAsia="MS Gothic" w:hAnsi="Cambria"/>
          <w:bCs/>
          <w:iCs/>
          <w:color w:val="000000"/>
          <w:sz w:val="20"/>
          <w:szCs w:val="20"/>
          <w:lang w:val="en-CA"/>
        </w:rPr>
        <w:t>Raw data</w:t>
      </w:r>
      <w:bookmarkEnd w:id="11"/>
    </w:p>
    <w:p w14:paraId="124914CB" w14:textId="77777777" w:rsidR="000C2DB3" w:rsidRPr="00081454" w:rsidRDefault="000C2DB3" w:rsidP="00636EAD">
      <w:pPr>
        <w:spacing w:after="0" w:line="240" w:lineRule="auto"/>
        <w:contextualSpacing/>
        <w:jc w:val="both"/>
        <w:rPr>
          <w:rFonts w:ascii="Cambria" w:eastAsia="MS Mincho" w:hAnsi="Cambria"/>
          <w:iCs/>
          <w:sz w:val="20"/>
          <w:szCs w:val="20"/>
          <w:lang w:val="en-ZA"/>
        </w:rPr>
      </w:pPr>
    </w:p>
    <w:p w14:paraId="18AF6805"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fitted to the fishery, tagging and survey data that are currently available (</w:t>
      </w:r>
      <w:r w:rsidRPr="00E30C1C">
        <w:rPr>
          <w:rFonts w:ascii="Cambria" w:eastAsia="MS Mincho" w:hAnsi="Cambria"/>
          <w:b/>
          <w:bCs/>
          <w:sz w:val="20"/>
          <w:szCs w:val="20"/>
          <w:lang w:val="en-ZA"/>
        </w:rPr>
        <w:t>Table 2.5</w:t>
      </w:r>
      <w:r w:rsidRPr="00E7628F">
        <w:rPr>
          <w:rFonts w:ascii="Cambria" w:eastAsia="MS Mincho" w:hAnsi="Cambria"/>
          <w:sz w:val="20"/>
          <w:szCs w:val="20"/>
          <w:lang w:val="en-ZA"/>
        </w:rPr>
        <w:t xml:space="preserve">, field ‘Used in OM’). Currently, the operating model is fitted to ICCAT Task II landings data scaled upwards to annual Task I landings. </w:t>
      </w:r>
    </w:p>
    <w:p w14:paraId="1C364B1B" w14:textId="77777777" w:rsidR="000C2DB3" w:rsidRPr="00E7628F" w:rsidRDefault="000C2DB3" w:rsidP="00636EAD">
      <w:pPr>
        <w:spacing w:after="0" w:line="240" w:lineRule="auto"/>
        <w:jc w:val="both"/>
        <w:rPr>
          <w:rFonts w:ascii="Cambria" w:eastAsia="MS Mincho" w:hAnsi="Cambria"/>
          <w:sz w:val="20"/>
          <w:szCs w:val="20"/>
          <w:lang w:val="en-ZA"/>
        </w:rPr>
      </w:pPr>
    </w:p>
    <w:p w14:paraId="69EC02A1" w14:textId="49CA57BD"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ICCAT catch-at-size dataset was used to estimate gear selectivity for each of the baseline fleet types. The operating models incorporate 1</w:t>
      </w:r>
      <w:r w:rsidR="00405037">
        <w:rPr>
          <w:rFonts w:ascii="Cambria" w:eastAsia="MS Mincho" w:hAnsi="Cambria"/>
          <w:sz w:val="20"/>
          <w:szCs w:val="20"/>
          <w:lang w:val="en-ZA"/>
        </w:rPr>
        <w:t>8</w:t>
      </w:r>
      <w:r w:rsidRPr="00E7628F">
        <w:rPr>
          <w:rFonts w:ascii="Cambria" w:eastAsia="MS Mincho" w:hAnsi="Cambria"/>
          <w:sz w:val="20"/>
          <w:szCs w:val="20"/>
          <w:lang w:val="en-ZA"/>
        </w:rPr>
        <w:t xml:space="preserve"> fishing fleets, as descri</w:t>
      </w:r>
      <w:r w:rsidRPr="00421948">
        <w:rPr>
          <w:rFonts w:ascii="Cambria" w:eastAsia="MS Mincho" w:hAnsi="Cambria"/>
          <w:sz w:val="20"/>
          <w:szCs w:val="20"/>
          <w:lang w:val="en-ZA"/>
        </w:rPr>
        <w:t xml:space="preserve">bed in </w:t>
      </w:r>
      <w:r w:rsidRPr="00421948">
        <w:rPr>
          <w:rFonts w:ascii="Cambria" w:eastAsia="MS Mincho" w:hAnsi="Cambria"/>
          <w:b/>
          <w:bCs/>
          <w:sz w:val="20"/>
          <w:szCs w:val="20"/>
          <w:lang w:val="en-ZA"/>
        </w:rPr>
        <w:t>Table 3.1</w:t>
      </w:r>
      <w:r w:rsidRPr="00421948">
        <w:rPr>
          <w:rFonts w:ascii="Cambria" w:eastAsia="MS Mincho" w:hAnsi="Cambria"/>
          <w:sz w:val="20"/>
          <w:szCs w:val="20"/>
          <w:lang w:val="en-ZA"/>
        </w:rPr>
        <w:t>.</w:t>
      </w:r>
    </w:p>
    <w:p w14:paraId="1E2DC0B1" w14:textId="77777777" w:rsidR="000C2DB3" w:rsidRPr="00E7628F" w:rsidRDefault="000C2DB3" w:rsidP="00636EAD">
      <w:pPr>
        <w:spacing w:after="0" w:line="240" w:lineRule="auto"/>
        <w:jc w:val="both"/>
        <w:rPr>
          <w:rFonts w:ascii="Cambria" w:eastAsia="MS Mincho" w:hAnsi="Cambria"/>
          <w:sz w:val="20"/>
          <w:szCs w:val="20"/>
          <w:lang w:val="en-ZA"/>
        </w:rPr>
      </w:pPr>
    </w:p>
    <w:p w14:paraId="5C4616D9" w14:textId="784B383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electronic tagging data from several sources (NOAA, DFO, WWF, AZTI, UNIMAR, IEO, UCA, FEDERCOOPESCA, COMBIOMA, GBYP, IFREMER, Stanford University) have been compiled by NOAA (M. Lauretta) and used to estimate movements among spatial strata. Tag tracks were provided by the seven spatial strata. These are converted to strata-quarter records by the following rule: for each tag, its strata position in a quarter is assigned as the strata in which the tag spent the most days during that quarter </w:t>
      </w:r>
      <w:r w:rsidRPr="003B1A36">
        <w:rPr>
          <w:rFonts w:ascii="Cambria" w:eastAsia="MS Mincho" w:hAnsi="Cambria"/>
          <w:sz w:val="20"/>
          <w:szCs w:val="20"/>
          <w:lang w:val="en-ZA"/>
        </w:rPr>
        <w:t>(</w:t>
      </w:r>
      <w:r w:rsidRPr="003B1A36">
        <w:rPr>
          <w:rFonts w:ascii="Cambria" w:eastAsia="MS Mincho" w:hAnsi="Cambria"/>
          <w:b/>
          <w:bCs/>
          <w:sz w:val="20"/>
          <w:szCs w:val="20"/>
          <w:lang w:val="en-ZA"/>
        </w:rPr>
        <w:t>Fig</w:t>
      </w:r>
      <w:r w:rsidR="003B1A36" w:rsidRPr="003B1A36">
        <w:rPr>
          <w:rFonts w:ascii="Cambria" w:eastAsia="MS Mincho" w:hAnsi="Cambria"/>
          <w:b/>
          <w:bCs/>
          <w:sz w:val="20"/>
          <w:szCs w:val="20"/>
          <w:lang w:val="en-ZA"/>
        </w:rPr>
        <w:t>ure</w:t>
      </w:r>
      <w:r w:rsidRPr="003B1A36">
        <w:rPr>
          <w:rFonts w:ascii="Cambria" w:eastAsia="MS Mincho" w:hAnsi="Cambria"/>
          <w:b/>
          <w:bCs/>
          <w:sz w:val="20"/>
          <w:szCs w:val="20"/>
          <w:lang w:val="en-ZA"/>
        </w:rPr>
        <w:t xml:space="preserve"> 2.1</w:t>
      </w:r>
      <w:r w:rsidRPr="003B1A36">
        <w:rPr>
          <w:rFonts w:ascii="Cambria" w:eastAsia="MS Mincho" w:hAnsi="Cambria"/>
          <w:sz w:val="20"/>
          <w:szCs w:val="20"/>
          <w:lang w:val="en-ZA"/>
        </w:rPr>
        <w:t>).</w:t>
      </w:r>
      <w:r w:rsidRPr="00E7628F">
        <w:rPr>
          <w:rFonts w:ascii="Cambria" w:eastAsia="MS Mincho" w:hAnsi="Cambria"/>
          <w:sz w:val="20"/>
          <w:szCs w:val="20"/>
          <w:lang w:val="en-ZA"/>
        </w:rPr>
        <w:t xml:space="preserve"> </w:t>
      </w:r>
    </w:p>
    <w:p w14:paraId="07E766CA" w14:textId="77777777" w:rsidR="000C2DB3" w:rsidRPr="00E7628F" w:rsidRDefault="000C2DB3" w:rsidP="00636EAD">
      <w:pPr>
        <w:spacing w:after="0" w:line="240" w:lineRule="auto"/>
        <w:jc w:val="both"/>
        <w:rPr>
          <w:rFonts w:ascii="Cambria" w:eastAsia="MS Mincho" w:hAnsi="Cambria"/>
          <w:sz w:val="20"/>
          <w:szCs w:val="20"/>
          <w:lang w:val="en-ZA"/>
        </w:rPr>
      </w:pPr>
    </w:p>
    <w:p w14:paraId="535F12B2" w14:textId="7A34C313"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In the model developed for movement, quarterly transitions between strata depend on stock (Eastern or Western) and age class (ages 1-4, 5-8, and 9+). Only tags that have either corresponding weight or length data can be assigned an age class (by cohort slicing) and can be used by the model. Similarly, only those tags that have entered either the Gulf of Mexico or the Mediterranean can be assigned a stock of origin. All other tags are removed and not used in the conditioning of operating models. The exception are tags released by AZTI in the Bay of Biscay, which are assumed to correspond to Eastern Stock of origin. By November 2018 data from 1,307 tags were available for the model</w:t>
      </w:r>
      <w:r w:rsidR="00662397" w:rsidRPr="00E7628F">
        <w:rPr>
          <w:rFonts w:ascii="Cambria" w:eastAsia="MS Mincho" w:hAnsi="Cambria"/>
          <w:sz w:val="20"/>
          <w:szCs w:val="20"/>
          <w:lang w:val="en-ZA"/>
        </w:rPr>
        <w:t>;</w:t>
      </w:r>
      <w:r w:rsidRPr="00E7628F">
        <w:rPr>
          <w:rFonts w:ascii="Cambria" w:eastAsia="MS Mincho" w:hAnsi="Cambria"/>
          <w:sz w:val="20"/>
          <w:szCs w:val="20"/>
          <w:lang w:val="en-ZA"/>
        </w:rPr>
        <w:t xml:space="preserve"> however only 598 tag transitions (quarterly </w:t>
      </w:r>
      <w:r w:rsidR="00ED7113" w:rsidRPr="00E7628F">
        <w:rPr>
          <w:rFonts w:ascii="Cambria" w:eastAsia="MS Mincho" w:hAnsi="Cambria"/>
          <w:sz w:val="20"/>
          <w:szCs w:val="20"/>
          <w:lang w:val="en-ZA"/>
        </w:rPr>
        <w:t>movements) could</w:t>
      </w:r>
      <w:r w:rsidRPr="00E7628F">
        <w:rPr>
          <w:rFonts w:ascii="Cambria" w:eastAsia="MS Mincho" w:hAnsi="Cambria"/>
          <w:sz w:val="20"/>
          <w:szCs w:val="20"/>
          <w:lang w:val="en-ZA"/>
        </w:rPr>
        <w:t xml:space="preserve"> be used to provide transition information as the others lacked either age-class assignment or stock of origin assignment (</w:t>
      </w:r>
      <w:r w:rsidRPr="00E30C1C">
        <w:rPr>
          <w:rFonts w:ascii="Cambria" w:eastAsia="MS Mincho" w:hAnsi="Cambria"/>
          <w:b/>
          <w:bCs/>
          <w:sz w:val="20"/>
          <w:szCs w:val="20"/>
          <w:lang w:val="en-ZA"/>
        </w:rPr>
        <w:t>Fig</w:t>
      </w:r>
      <w:r w:rsidR="00B82D2C" w:rsidRPr="00E30C1C">
        <w:rPr>
          <w:rFonts w:ascii="Cambria" w:eastAsia="MS Mincho" w:hAnsi="Cambria"/>
          <w:b/>
          <w:bCs/>
          <w:sz w:val="20"/>
          <w:szCs w:val="20"/>
          <w:lang w:val="en-ZA"/>
        </w:rPr>
        <w:t>ure</w:t>
      </w:r>
      <w:r w:rsidRPr="00E30C1C">
        <w:rPr>
          <w:rFonts w:ascii="Cambria" w:eastAsia="MS Mincho" w:hAnsi="Cambria"/>
          <w:b/>
          <w:bCs/>
          <w:sz w:val="20"/>
          <w:szCs w:val="20"/>
          <w:lang w:val="en-ZA"/>
        </w:rPr>
        <w:t xml:space="preserve"> 2.</w:t>
      </w:r>
      <w:r w:rsidR="003B1A36">
        <w:rPr>
          <w:rFonts w:ascii="Cambria" w:eastAsia="MS Mincho" w:hAnsi="Cambria"/>
          <w:b/>
          <w:bCs/>
          <w:sz w:val="20"/>
          <w:szCs w:val="20"/>
          <w:lang w:val="en-ZA"/>
        </w:rPr>
        <w:t>2</w:t>
      </w:r>
      <w:r w:rsidRPr="00E7628F">
        <w:rPr>
          <w:rFonts w:ascii="Cambria" w:eastAsia="MS Mincho" w:hAnsi="Cambria"/>
          <w:sz w:val="20"/>
          <w:szCs w:val="20"/>
          <w:lang w:val="en-ZA"/>
        </w:rPr>
        <w:t>).</w:t>
      </w:r>
    </w:p>
    <w:p w14:paraId="6D1AB655" w14:textId="77777777" w:rsidR="000C2DB3" w:rsidRPr="00E7628F" w:rsidRDefault="000C2DB3" w:rsidP="00636EAD">
      <w:pPr>
        <w:spacing w:after="0" w:line="240" w:lineRule="auto"/>
        <w:rPr>
          <w:rFonts w:ascii="Cambria" w:eastAsia="MS Mincho" w:hAnsi="Cambria"/>
          <w:sz w:val="20"/>
          <w:szCs w:val="20"/>
          <w:u w:val="single"/>
          <w:lang w:val="en-ZA"/>
        </w:rPr>
      </w:pPr>
    </w:p>
    <w:p w14:paraId="34D1BDF0" w14:textId="77777777" w:rsidR="000C2DB3" w:rsidRPr="00E7628F" w:rsidRDefault="000C2DB3" w:rsidP="00636EAD">
      <w:pPr>
        <w:spacing w:after="0" w:line="240" w:lineRule="auto"/>
        <w:rPr>
          <w:rFonts w:ascii="Cambria" w:eastAsia="MS Mincho" w:hAnsi="Cambria"/>
          <w:sz w:val="20"/>
          <w:szCs w:val="20"/>
          <w:u w:val="single"/>
          <w:lang w:val="en-ZA"/>
        </w:rPr>
      </w:pPr>
    </w:p>
    <w:p w14:paraId="6D706425" w14:textId="6E095DD8" w:rsidR="000C2DB3" w:rsidRPr="00E7628F" w:rsidRDefault="00716963" w:rsidP="00636EAD">
      <w:pPr>
        <w:spacing w:after="0" w:line="240" w:lineRule="auto"/>
        <w:rPr>
          <w:rFonts w:ascii="Cambria" w:eastAsia="MS Mincho" w:hAnsi="Cambria"/>
          <w:sz w:val="20"/>
          <w:szCs w:val="20"/>
          <w:lang w:val="en-ZA"/>
        </w:rPr>
      </w:pPr>
      <w:r w:rsidRPr="00E7628F">
        <w:rPr>
          <w:rFonts w:ascii="Cambria" w:hAnsi="Cambria"/>
          <w:noProof/>
          <w:sz w:val="20"/>
          <w:szCs w:val="20"/>
        </w:rPr>
        <mc:AlternateContent>
          <mc:Choice Requires="wps">
            <w:drawing>
              <wp:anchor distT="45720" distB="45720" distL="114300" distR="114300" simplePos="0" relativeHeight="251657728" behindDoc="0" locked="0" layoutInCell="1" allowOverlap="1" wp14:anchorId="7A41149B" wp14:editId="68465A76">
                <wp:simplePos x="0" y="0"/>
                <wp:positionH relativeFrom="margin">
                  <wp:posOffset>1898650</wp:posOffset>
                </wp:positionH>
                <wp:positionV relativeFrom="paragraph">
                  <wp:posOffset>1196340</wp:posOffset>
                </wp:positionV>
                <wp:extent cx="269875" cy="386715"/>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603ECD0F" w14:textId="77777777" w:rsidR="00C46F4D" w:rsidRDefault="00C46F4D" w:rsidP="000C2DB3">
                            <w: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41149B" id="Text Box 2" o:spid="_x0000_s1029" type="#_x0000_t202" style="position:absolute;margin-left:149.5pt;margin-top:94.2pt;width:21.25pt;height:30.45pt;z-index:2516577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">
                <v:textbox style="mso-fit-shape-to-text:t">
                  <w:txbxContent>
                    <w:p w14:paraId="603ECD0F" w14:textId="77777777" w:rsidR="00C46F4D" w:rsidRDefault="00C46F4D" w:rsidP="000C2DB3">
                      <w:r>
                        <w:t>B</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8752" behindDoc="0" locked="0" layoutInCell="1" allowOverlap="1" wp14:anchorId="2DC067F5" wp14:editId="09EA03D1">
                <wp:simplePos x="0" y="0"/>
                <wp:positionH relativeFrom="margin">
                  <wp:posOffset>3688080</wp:posOffset>
                </wp:positionH>
                <wp:positionV relativeFrom="paragraph">
                  <wp:posOffset>1196340</wp:posOffset>
                </wp:positionV>
                <wp:extent cx="269875" cy="386715"/>
                <wp:effectExtent l="0" t="0" r="0" b="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138F5D68" w14:textId="77777777" w:rsidR="00C46F4D" w:rsidRDefault="00C46F4D" w:rsidP="000C2DB3">
                            <w:r>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067F5" id="_x0000_s1030" type="#_x0000_t202" style="position:absolute;margin-left:290.4pt;margin-top:94.2pt;width:21.25pt;height:30.45pt;z-index:2516587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">
                <v:textbox style="mso-fit-shape-to-text:t">
                  <w:txbxContent>
                    <w:p w14:paraId="138F5D68" w14:textId="77777777" w:rsidR="00C46F4D" w:rsidRDefault="00C46F4D" w:rsidP="000C2DB3">
                      <w:r>
                        <w:t>C</w:t>
                      </w:r>
                    </w:p>
                  </w:txbxContent>
                </v:textbox>
                <w10:wrap anchorx="margin"/>
              </v:shape>
            </w:pict>
          </mc:Fallback>
        </mc:AlternateContent>
      </w:r>
      <w:r w:rsidRPr="00E7628F">
        <w:rPr>
          <w:rFonts w:ascii="Cambria" w:hAnsi="Cambria"/>
          <w:noProof/>
          <w:sz w:val="20"/>
          <w:szCs w:val="20"/>
        </w:rPr>
        <mc:AlternateContent>
          <mc:Choice Requires="wps">
            <w:drawing>
              <wp:anchor distT="45720" distB="45720" distL="114300" distR="114300" simplePos="0" relativeHeight="251656704" behindDoc="0" locked="0" layoutInCell="1" allowOverlap="1" wp14:anchorId="49610057" wp14:editId="0C7A2377">
                <wp:simplePos x="0" y="0"/>
                <wp:positionH relativeFrom="margin">
                  <wp:posOffset>24130</wp:posOffset>
                </wp:positionH>
                <wp:positionV relativeFrom="paragraph">
                  <wp:posOffset>1196340</wp:posOffset>
                </wp:positionV>
                <wp:extent cx="269875" cy="386715"/>
                <wp:effectExtent l="0" t="0" r="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86715"/>
                        </a:xfrm>
                        <a:prstGeom prst="rect">
                          <a:avLst/>
                        </a:prstGeom>
                        <a:solidFill>
                          <a:srgbClr val="FFFFFF"/>
                        </a:solidFill>
                        <a:ln w="9525">
                          <a:solidFill>
                            <a:srgbClr val="000000"/>
                          </a:solidFill>
                          <a:miter lim="800000"/>
                          <a:headEnd/>
                          <a:tailEnd/>
                        </a:ln>
                      </wps:spPr>
                      <wps:txbx>
                        <w:txbxContent>
                          <w:p w14:paraId="3C7DAA62" w14:textId="77777777" w:rsidR="00C46F4D" w:rsidRDefault="00C46F4D" w:rsidP="000C2DB3">
                            <w: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610057" id="_x0000_s1031" type="#_x0000_t202" style="position:absolute;margin-left:1.9pt;margin-top:94.2pt;width:21.25pt;height:30.45pt;z-index:25165670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">
                <v:textbox style="mso-fit-shape-to-text:t">
                  <w:txbxContent>
                    <w:p w14:paraId="3C7DAA62" w14:textId="77777777" w:rsidR="00C46F4D" w:rsidRDefault="00C46F4D" w:rsidP="000C2DB3">
                      <w:r>
                        <w:t>A</w:t>
                      </w:r>
                    </w:p>
                  </w:txbxContent>
                </v:textbox>
                <w10:wrap anchorx="margin"/>
              </v:shape>
            </w:pict>
          </mc:Fallback>
        </mc:AlternateContent>
      </w:r>
      <w:r w:rsidRPr="00E7628F">
        <w:rPr>
          <w:rFonts w:ascii="Cambria" w:eastAsia="MS Mincho" w:hAnsi="Cambria"/>
          <w:noProof/>
          <w:sz w:val="20"/>
          <w:szCs w:val="20"/>
        </w:rPr>
        <w:drawing>
          <wp:inline distT="0" distB="0" distL="0" distR="0" wp14:anchorId="2956D762" wp14:editId="69821D8A">
            <wp:extent cx="1828800" cy="1724660"/>
            <wp:effectExtent l="0" t="0" r="0" b="0"/>
            <wp:docPr id="5"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8800" cy="1724660"/>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39192E9" wp14:editId="2C75A74B">
            <wp:extent cx="1828800" cy="1637665"/>
            <wp:effectExtent l="0" t="0" r="0" b="0"/>
            <wp:docPr id="6"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0" cy="1637665"/>
                    </a:xfrm>
                    <a:prstGeom prst="rect">
                      <a:avLst/>
                    </a:prstGeom>
                    <a:noFill/>
                    <a:ln>
                      <a:noFill/>
                    </a:ln>
                  </pic:spPr>
                </pic:pic>
              </a:graphicData>
            </a:graphic>
          </wp:inline>
        </w:drawing>
      </w:r>
      <w:r w:rsidRPr="00E7628F">
        <w:rPr>
          <w:rFonts w:ascii="Cambria" w:eastAsia="MS Mincho" w:hAnsi="Cambria"/>
          <w:noProof/>
          <w:sz w:val="20"/>
          <w:szCs w:val="20"/>
        </w:rPr>
        <w:drawing>
          <wp:inline distT="0" distB="0" distL="0" distR="0" wp14:anchorId="02BDB2FD" wp14:editId="23B03C05">
            <wp:extent cx="1828800" cy="1666875"/>
            <wp:effectExtent l="0" t="0" r="0" b="0"/>
            <wp:docPr id="7"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666875"/>
                    </a:xfrm>
                    <a:prstGeom prst="rect">
                      <a:avLst/>
                    </a:prstGeom>
                    <a:noFill/>
                    <a:ln>
                      <a:noFill/>
                    </a:ln>
                  </pic:spPr>
                </pic:pic>
              </a:graphicData>
            </a:graphic>
          </wp:inline>
        </w:drawing>
      </w:r>
    </w:p>
    <w:p w14:paraId="0BBED5FB" w14:textId="77777777" w:rsidR="000C2DB3" w:rsidRPr="00E7628F" w:rsidRDefault="000C2DB3" w:rsidP="00636EAD">
      <w:pPr>
        <w:spacing w:after="0" w:line="240" w:lineRule="auto"/>
        <w:rPr>
          <w:rFonts w:ascii="Cambria" w:eastAsia="MS Mincho" w:hAnsi="Cambria"/>
          <w:sz w:val="20"/>
          <w:szCs w:val="20"/>
          <w:lang w:val="en-ZA"/>
        </w:rPr>
      </w:pPr>
    </w:p>
    <w:p w14:paraId="3323BF72" w14:textId="552C9954" w:rsidR="000C2DB3" w:rsidRPr="00E7628F" w:rsidRDefault="000C2DB3" w:rsidP="00636EAD">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 xml:space="preserve">Figure 2.1. </w:t>
      </w:r>
      <w:r w:rsidRPr="00E7628F">
        <w:rPr>
          <w:rFonts w:ascii="Cambria" w:eastAsia="MS Mincho" w:hAnsi="Cambria"/>
          <w:sz w:val="20"/>
          <w:szCs w:val="20"/>
          <w:lang w:val="en-ZA"/>
        </w:rPr>
        <w:t>Electronic tag data were used to inform quarterly transitions. This figure explains how each tag was allocated to a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(represented as </w:t>
      </w:r>
      <w:r w:rsidR="00662397" w:rsidRPr="00E7628F">
        <w:rPr>
          <w:rFonts w:ascii="Cambria" w:eastAsia="MS Mincho" w:hAnsi="Cambria"/>
          <w:sz w:val="20"/>
          <w:szCs w:val="20"/>
          <w:lang w:val="en-ZA"/>
        </w:rPr>
        <w:t xml:space="preserve">a </w:t>
      </w:r>
      <w:r w:rsidRPr="00E7628F">
        <w:rPr>
          <w:rFonts w:ascii="Cambria" w:eastAsia="MS Mincho" w:hAnsi="Cambria"/>
          <w:sz w:val="20"/>
          <w:szCs w:val="20"/>
          <w:lang w:val="en-ZA"/>
        </w:rPr>
        <w:t>black, red</w:t>
      </w:r>
      <w:r w:rsidR="00662397" w:rsidRPr="00E7628F">
        <w:rPr>
          <w:rFonts w:ascii="Cambria" w:eastAsia="MS Mincho" w:hAnsi="Cambria"/>
          <w:sz w:val="20"/>
          <w:szCs w:val="20"/>
          <w:lang w:val="en-ZA"/>
        </w:rPr>
        <w:t xml:space="preserve"> or</w:t>
      </w:r>
      <w:r w:rsidRPr="00E7628F">
        <w:rPr>
          <w:rFonts w:ascii="Cambria" w:eastAsia="MS Mincho" w:hAnsi="Cambria"/>
          <w:sz w:val="20"/>
          <w:szCs w:val="20"/>
          <w:lang w:val="en-ZA"/>
        </w:rPr>
        <w:t xml:space="preserve"> </w:t>
      </w:r>
      <w:r w:rsidR="00ED7113" w:rsidRPr="00E7628F">
        <w:rPr>
          <w:rFonts w:ascii="Cambria" w:eastAsia="MS Mincho" w:hAnsi="Cambria"/>
          <w:sz w:val="20"/>
          <w:szCs w:val="20"/>
          <w:lang w:val="en-ZA"/>
        </w:rPr>
        <w:t>grey</w:t>
      </w:r>
      <w:r w:rsidRPr="00E7628F">
        <w:rPr>
          <w:rFonts w:ascii="Cambria" w:eastAsia="MS Mincho" w:hAnsi="Cambria"/>
          <w:sz w:val="20"/>
          <w:szCs w:val="20"/>
          <w:lang w:val="en-ZA"/>
        </w:rPr>
        <w:t xml:space="preserve"> circle) and quarter. The blue dashed line in (A) represents one electronic tag track. In (B) this track is sliced into quarters (here the track is split into different quarters through different colours 1=yellow, 2=green, 3=blue). Then (C) the track for each quarter was allocated to a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(a spatial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quarter, age class). This was done by counting the days (days are represented as dashes in these figures) the tag spent in each spatio-temporal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the strat</w:t>
      </w:r>
      <w:r w:rsidR="00662397" w:rsidRPr="00E7628F">
        <w:rPr>
          <w:rFonts w:ascii="Cambria" w:eastAsia="MS Mincho" w:hAnsi="Cambria"/>
          <w:sz w:val="20"/>
          <w:szCs w:val="20"/>
          <w:lang w:val="en-ZA"/>
        </w:rPr>
        <w:t>um</w:t>
      </w:r>
      <w:r w:rsidRPr="00E7628F">
        <w:rPr>
          <w:rFonts w:ascii="Cambria" w:eastAsia="MS Mincho" w:hAnsi="Cambria"/>
          <w:sz w:val="20"/>
          <w:szCs w:val="20"/>
          <w:lang w:val="en-ZA"/>
        </w:rPr>
        <w:t xml:space="preserve"> where the tag spent the most days in a quarter was determined to be the location for the tag in that quarter.</w:t>
      </w:r>
    </w:p>
    <w:p w14:paraId="7D745A44" w14:textId="77777777" w:rsidR="000C2DB3" w:rsidRPr="00E7628F" w:rsidRDefault="000C2DB3" w:rsidP="00636EAD">
      <w:pPr>
        <w:spacing w:after="0" w:line="240" w:lineRule="auto"/>
        <w:rPr>
          <w:rFonts w:ascii="Cambria" w:eastAsia="MS Mincho" w:hAnsi="Cambria"/>
          <w:sz w:val="20"/>
          <w:szCs w:val="20"/>
          <w:u w:val="single"/>
          <w:lang w:val="en-ZA"/>
        </w:rPr>
      </w:pPr>
    </w:p>
    <w:p w14:paraId="73B7EB72" w14:textId="0D452D63" w:rsidR="00081454" w:rsidRDefault="00081454" w:rsidP="00636EAD">
      <w:pPr>
        <w:spacing w:after="0" w:line="240" w:lineRule="auto"/>
        <w:rPr>
          <w:rFonts w:ascii="Cambria" w:eastAsia="MS Mincho" w:hAnsi="Cambria"/>
          <w:i/>
          <w:sz w:val="20"/>
          <w:szCs w:val="20"/>
          <w:lang w:val="en-ZA"/>
        </w:rPr>
      </w:pPr>
      <w:r>
        <w:rPr>
          <w:rFonts w:ascii="Cambria" w:eastAsia="MS Mincho" w:hAnsi="Cambria"/>
          <w:i/>
          <w:sz w:val="20"/>
          <w:szCs w:val="20"/>
          <w:lang w:val="en-ZA"/>
        </w:rPr>
        <w:br w:type="page"/>
      </w:r>
    </w:p>
    <w:p w14:paraId="71D06148" w14:textId="5C3F6698" w:rsidR="000C2DB3" w:rsidRPr="00E7628F" w:rsidRDefault="003B1A36" w:rsidP="00E30C1C">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2848" behindDoc="0" locked="0" layoutInCell="1" allowOverlap="1" wp14:anchorId="42884C2E" wp14:editId="6BEB3A49">
                <wp:simplePos x="0" y="0"/>
                <wp:positionH relativeFrom="margin">
                  <wp:posOffset>44248</wp:posOffset>
                </wp:positionH>
                <wp:positionV relativeFrom="paragraph">
                  <wp:posOffset>-72189</wp:posOffset>
                </wp:positionV>
                <wp:extent cx="1305427" cy="300355"/>
                <wp:effectExtent l="0" t="0" r="0" b="4445"/>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427" cy="300355"/>
                        </a:xfrm>
                        <a:prstGeom prst="rect">
                          <a:avLst/>
                        </a:prstGeom>
                        <a:noFill/>
                        <a:ln w="9525">
                          <a:noFill/>
                          <a:miter lim="800000"/>
                          <a:headEnd/>
                          <a:tailEnd/>
                        </a:ln>
                      </wps:spPr>
                      <wps:txbx>
                        <w:txbxContent>
                          <w:p w14:paraId="251705EF" w14:textId="361F3FEA" w:rsidR="00C46F4D" w:rsidRPr="002D41BE" w:rsidRDefault="00C46F4D" w:rsidP="000C2DB3">
                            <w:r w:rsidRPr="002D41BE">
                              <w:t>(A) All age classes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884C2E" id="_x0000_s1032" type="#_x0000_t202" style="position:absolute;margin-left:3.5pt;margin-top:-5.7pt;width:102.8pt;height:23.6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" filled="f" stroked="f">
                <v:textbox>
                  <w:txbxContent>
                    <w:p w14:paraId="251705EF" w14:textId="361F3FEA" w:rsidR="00C46F4D" w:rsidRPr="002D41BE" w:rsidRDefault="00C46F4D" w:rsidP="000C2DB3">
                      <w:r w:rsidRPr="002D41BE">
                        <w:t>(A) All age classes</w:t>
                      </w:r>
                    </w:p>
                  </w:txbxContent>
                </v:textbox>
                <w10:wrap anchorx="margin"/>
              </v:shape>
            </w:pict>
          </mc:Fallback>
        </mc:AlternateContent>
      </w:r>
      <w:r w:rsidR="00E30C1C" w:rsidRPr="00E7628F">
        <w:rPr>
          <w:rFonts w:ascii="Cambria" w:hAnsi="Cambria"/>
          <w:noProof/>
          <w:sz w:val="20"/>
          <w:szCs w:val="20"/>
        </w:rPr>
        <mc:AlternateContent>
          <mc:Choice Requires="wps">
            <w:drawing>
              <wp:anchor distT="45720" distB="45720" distL="114300" distR="114300" simplePos="0" relativeHeight="251661824" behindDoc="0" locked="0" layoutInCell="1" allowOverlap="1" wp14:anchorId="7300409B" wp14:editId="196B680F">
                <wp:simplePos x="0" y="0"/>
                <wp:positionH relativeFrom="column">
                  <wp:posOffset>44248</wp:posOffset>
                </wp:positionH>
                <wp:positionV relativeFrom="paragraph">
                  <wp:posOffset>3862137</wp:posOffset>
                </wp:positionV>
                <wp:extent cx="1136985" cy="300355"/>
                <wp:effectExtent l="0" t="0" r="0" b="4445"/>
                <wp:wrapNone/>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985" cy="300355"/>
                        </a:xfrm>
                        <a:prstGeom prst="rect">
                          <a:avLst/>
                        </a:prstGeom>
                        <a:noFill/>
                        <a:ln w="9525">
                          <a:noFill/>
                          <a:miter lim="800000"/>
                          <a:headEnd/>
                          <a:tailEnd/>
                        </a:ln>
                      </wps:spPr>
                      <wps:txbx>
                        <w:txbxContent>
                          <w:p w14:paraId="08E8F314" w14:textId="7240C79A" w:rsidR="00C46F4D" w:rsidRPr="002D41BE" w:rsidRDefault="00C46F4D" w:rsidP="000C2DB3">
                            <w:r w:rsidRPr="002D41BE">
                              <w:t>(B) Age class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00409B" id="_x0000_s1033" type="#_x0000_t202" style="position:absolute;margin-left:3.5pt;margin-top:304.1pt;width:89.55pt;height:23.6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" filled="f" stroked="f">
                <v:textbox>
                  <w:txbxContent>
                    <w:p w14:paraId="08E8F314" w14:textId="7240C79A" w:rsidR="00C46F4D" w:rsidRPr="002D41BE" w:rsidRDefault="00C46F4D" w:rsidP="000C2DB3">
                      <w:r w:rsidRPr="002D41BE">
                        <w:t>(B) Age class 1</w:t>
                      </w:r>
                    </w:p>
                  </w:txbxContent>
                </v:textbox>
              </v:shape>
            </w:pict>
          </mc:Fallback>
        </mc:AlternateContent>
      </w:r>
      <w:r w:rsidR="00716963" w:rsidRPr="00E7628F">
        <w:rPr>
          <w:rFonts w:ascii="Cambria" w:eastAsia="MS Mincho" w:hAnsi="Cambria"/>
          <w:noProof/>
          <w:sz w:val="20"/>
          <w:szCs w:val="20"/>
        </w:rPr>
        <w:drawing>
          <wp:inline distT="0" distB="0" distL="0" distR="0" wp14:anchorId="01DF6A5E" wp14:editId="31AB83DB">
            <wp:extent cx="3859200" cy="3922560"/>
            <wp:effectExtent l="0" t="0" r="8255" b="190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0D86EB16" w14:textId="227D062A" w:rsidR="000C2DB3"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01CD5348" wp14:editId="5554CF8F">
            <wp:extent cx="3859200" cy="3922560"/>
            <wp:effectExtent l="0" t="0" r="8255" b="1905"/>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9200" cy="3922560"/>
                    </a:xfrm>
                    <a:prstGeom prst="rect">
                      <a:avLst/>
                    </a:prstGeom>
                    <a:noFill/>
                    <a:ln>
                      <a:noFill/>
                    </a:ln>
                  </pic:spPr>
                </pic:pic>
              </a:graphicData>
            </a:graphic>
          </wp:inline>
        </w:drawing>
      </w:r>
    </w:p>
    <w:p w14:paraId="522F44FE" w14:textId="2EE87A9C" w:rsidR="00E30C1C" w:rsidRPr="00E7628F" w:rsidRDefault="00E30C1C" w:rsidP="00E30C1C">
      <w:pPr>
        <w:spacing w:after="0" w:line="240" w:lineRule="auto"/>
        <w:jc w:val="both"/>
        <w:rPr>
          <w:rFonts w:ascii="Cambria" w:eastAsia="MS Mincho" w:hAnsi="Cambria"/>
          <w:sz w:val="20"/>
          <w:szCs w:val="20"/>
          <w:lang w:val="en-ZA"/>
        </w:rPr>
      </w:pPr>
      <w:r w:rsidRPr="00081454">
        <w:rPr>
          <w:rFonts w:ascii="Cambria" w:eastAsia="MS Mincho" w:hAnsi="Cambria"/>
          <w:b/>
          <w:bCs/>
          <w:sz w:val="20"/>
          <w:szCs w:val="20"/>
          <w:lang w:val="en-ZA"/>
        </w:rPr>
        <w:t>Figure 2.</w:t>
      </w:r>
      <w:r w:rsidR="003B1A36">
        <w:rPr>
          <w:rFonts w:ascii="Cambria" w:eastAsia="MS Mincho" w:hAnsi="Cambria"/>
          <w:b/>
          <w:bCs/>
          <w:sz w:val="20"/>
          <w:szCs w:val="20"/>
          <w:lang w:val="en-ZA"/>
        </w:rPr>
        <w:t>2</w:t>
      </w:r>
      <w:r w:rsidRPr="00E7628F">
        <w:rPr>
          <w:rFonts w:ascii="Cambria" w:eastAsia="MS Mincho" w:hAnsi="Cambria"/>
          <w:sz w:val="20"/>
          <w:szCs w:val="20"/>
          <w:lang w:val="en-ZA"/>
        </w:rPr>
        <w:t>. Observed electronic tag transitions among spatial strata by stock and quarter</w:t>
      </w:r>
      <w:r w:rsidR="003B1A36" w:rsidRPr="00E7628F">
        <w:rPr>
          <w:rFonts w:ascii="Cambria" w:eastAsia="MS Mincho" w:hAnsi="Cambria"/>
          <w:sz w:val="20"/>
          <w:szCs w:val="20"/>
          <w:lang w:val="en-ZA"/>
        </w:rPr>
        <w:t>.</w:t>
      </w:r>
      <w:r w:rsidR="003B1A36">
        <w:rPr>
          <w:rFonts w:ascii="Cambria" w:eastAsia="MS Mincho" w:hAnsi="Cambria"/>
          <w:sz w:val="20"/>
          <w:szCs w:val="20"/>
          <w:lang w:val="en-ZA"/>
        </w:rPr>
        <w:t xml:space="preserve"> </w:t>
      </w:r>
      <w:r w:rsidRPr="00E7628F">
        <w:rPr>
          <w:rFonts w:ascii="Cambria" w:eastAsia="MS Mincho" w:hAnsi="Cambria"/>
          <w:sz w:val="20"/>
          <w:szCs w:val="20"/>
          <w:lang w:val="en-ZA"/>
        </w:rPr>
        <w:t>These are tags present in a particular stratum (row) that move to a stratum (column) in the following quarter</w:t>
      </w:r>
      <w:r w:rsidR="003B1A36">
        <w:rPr>
          <w:rFonts w:ascii="Cambria" w:eastAsia="MS Mincho" w:hAnsi="Cambria"/>
          <w:sz w:val="20"/>
          <w:szCs w:val="20"/>
          <w:lang w:val="en-ZA"/>
        </w:rPr>
        <w:t>, and t</w:t>
      </w:r>
      <w:r w:rsidR="003B1A36" w:rsidRPr="00E7628F">
        <w:rPr>
          <w:rFonts w:ascii="Cambria" w:eastAsia="MS Mincho" w:hAnsi="Cambria"/>
          <w:sz w:val="20"/>
          <w:szCs w:val="20"/>
          <w:lang w:val="en-ZA"/>
        </w:rPr>
        <w:t>hese transitions are derived from 1307 individual tags</w:t>
      </w:r>
      <w:r w:rsidR="003B1A36">
        <w:rPr>
          <w:rFonts w:ascii="Cambria" w:eastAsia="MS Mincho" w:hAnsi="Cambria"/>
          <w:sz w:val="20"/>
          <w:szCs w:val="20"/>
          <w:lang w:val="en-ZA"/>
        </w:rPr>
        <w:t xml:space="preserve"> (A)</w:t>
      </w:r>
      <w:r w:rsidRPr="00E7628F">
        <w:rPr>
          <w:rFonts w:ascii="Cambria" w:eastAsia="MS Mincho" w:hAnsi="Cambria"/>
          <w:sz w:val="20"/>
          <w:szCs w:val="20"/>
          <w:lang w:val="en-ZA"/>
        </w:rPr>
        <w:t xml:space="preserve">. The solid line represents strata available to the Western Stock (i.e., excludes the MED), the dashed line represents strata available to the Eastern Stock (i.e., excludes the GOM). The shaded diagonal cells highlight tags that did not move strata from one quarter to the next. </w:t>
      </w:r>
      <w:r w:rsidR="003B1A36">
        <w:rPr>
          <w:rFonts w:ascii="Cambria" w:eastAsia="MS Mincho" w:hAnsi="Cambria"/>
          <w:sz w:val="20"/>
          <w:szCs w:val="20"/>
          <w:lang w:val="en-ZA"/>
        </w:rPr>
        <w:t xml:space="preserve">(B) </w:t>
      </w:r>
      <w:r w:rsidRPr="00E7628F">
        <w:rPr>
          <w:rFonts w:ascii="Cambria" w:eastAsia="MS Mincho" w:hAnsi="Cambria"/>
          <w:sz w:val="20"/>
          <w:szCs w:val="20"/>
          <w:lang w:val="en-ZA"/>
        </w:rPr>
        <w:t>Age class 1</w:t>
      </w:r>
      <w:r w:rsidR="003B1A36">
        <w:rPr>
          <w:rFonts w:ascii="Cambria" w:eastAsia="MS Mincho" w:hAnsi="Cambria"/>
          <w:sz w:val="20"/>
          <w:szCs w:val="20"/>
          <w:lang w:val="en-ZA"/>
        </w:rPr>
        <w:t>, (C) age class 2, (D) age class 3</w:t>
      </w:r>
      <w:r w:rsidRPr="00E7628F">
        <w:rPr>
          <w:rFonts w:ascii="Cambria" w:eastAsia="MS Mincho" w:hAnsi="Cambria"/>
          <w:sz w:val="20"/>
          <w:szCs w:val="20"/>
          <w:lang w:val="en-ZA"/>
        </w:rPr>
        <w:t xml:space="preserve"> consist of </w:t>
      </w:r>
      <w:proofErr w:type="gramStart"/>
      <w:r w:rsidRPr="00E7628F">
        <w:rPr>
          <w:rFonts w:ascii="Cambria" w:eastAsia="MS Mincho" w:hAnsi="Cambria"/>
          <w:sz w:val="20"/>
          <w:szCs w:val="20"/>
          <w:lang w:val="en-ZA"/>
        </w:rPr>
        <w:t>1-4 year olds</w:t>
      </w:r>
      <w:proofErr w:type="gramEnd"/>
      <w:r w:rsidR="003B1A36">
        <w:rPr>
          <w:rFonts w:ascii="Cambria" w:eastAsia="MS Mincho" w:hAnsi="Cambria"/>
          <w:sz w:val="20"/>
          <w:szCs w:val="20"/>
          <w:lang w:val="en-ZA"/>
        </w:rPr>
        <w:t>,</w:t>
      </w:r>
      <w:r w:rsidRPr="00E7628F">
        <w:rPr>
          <w:rFonts w:ascii="Cambria" w:eastAsia="MS Mincho" w:hAnsi="Cambria"/>
          <w:sz w:val="20"/>
          <w:szCs w:val="20"/>
          <w:lang w:val="en-ZA"/>
        </w:rPr>
        <w:t xml:space="preserve"> 5-8 year olds</w:t>
      </w:r>
      <w:r w:rsidR="003B1A36">
        <w:rPr>
          <w:rFonts w:ascii="Cambria" w:eastAsia="MS Mincho" w:hAnsi="Cambria"/>
          <w:sz w:val="20"/>
          <w:szCs w:val="20"/>
          <w:lang w:val="en-ZA"/>
        </w:rPr>
        <w:t>,</w:t>
      </w:r>
      <w:r w:rsidRPr="00E7628F">
        <w:rPr>
          <w:rFonts w:ascii="Cambria" w:eastAsia="MS Mincho" w:hAnsi="Cambria"/>
          <w:sz w:val="20"/>
          <w:szCs w:val="20"/>
          <w:lang w:val="en-ZA"/>
        </w:rPr>
        <w:t xml:space="preserve"> 9+ year olds</w:t>
      </w:r>
      <w:r w:rsidR="003B1A36">
        <w:rPr>
          <w:rFonts w:ascii="Cambria" w:eastAsia="MS Mincho" w:hAnsi="Cambria"/>
          <w:sz w:val="20"/>
          <w:szCs w:val="20"/>
          <w:lang w:val="en-ZA"/>
        </w:rPr>
        <w:t>, respectively</w:t>
      </w:r>
      <w:r w:rsidRPr="00E7628F">
        <w:rPr>
          <w:rFonts w:ascii="Cambria" w:eastAsia="MS Mincho" w:hAnsi="Cambria"/>
          <w:sz w:val="20"/>
          <w:szCs w:val="20"/>
          <w:lang w:val="en-ZA"/>
        </w:rPr>
        <w:t xml:space="preserve">. </w:t>
      </w:r>
    </w:p>
    <w:p w14:paraId="0BF56823" w14:textId="47B24139" w:rsidR="000C2DB3" w:rsidRPr="00E7628F" w:rsidRDefault="002D41BE" w:rsidP="00636EAD">
      <w:pPr>
        <w:spacing w:after="0" w:line="240" w:lineRule="auto"/>
        <w:rPr>
          <w:rFonts w:ascii="Cambria" w:eastAsia="MS Mincho" w:hAnsi="Cambria"/>
          <w:sz w:val="20"/>
          <w:szCs w:val="20"/>
          <w:lang w:val="en-ZA"/>
        </w:rPr>
      </w:pPr>
      <w:r w:rsidRPr="00E7628F">
        <w:rPr>
          <w:rFonts w:ascii="Cambria" w:hAnsi="Cambria"/>
          <w:noProof/>
          <w:sz w:val="20"/>
          <w:szCs w:val="20"/>
        </w:rPr>
        <w:lastRenderedPageBreak/>
        <mc:AlternateContent>
          <mc:Choice Requires="wps">
            <w:drawing>
              <wp:anchor distT="45720" distB="45720" distL="114300" distR="114300" simplePos="0" relativeHeight="251660800" behindDoc="0" locked="0" layoutInCell="1" allowOverlap="1" wp14:anchorId="6BBB7DCF" wp14:editId="227C6769">
                <wp:simplePos x="0" y="0"/>
                <wp:positionH relativeFrom="margin">
                  <wp:posOffset>0</wp:posOffset>
                </wp:positionH>
                <wp:positionV relativeFrom="paragraph">
                  <wp:posOffset>-1270</wp:posOffset>
                </wp:positionV>
                <wp:extent cx="1252855" cy="386715"/>
                <wp:effectExtent l="0" t="0" r="0" b="0"/>
                <wp:wrapNone/>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386715"/>
                        </a:xfrm>
                        <a:prstGeom prst="rect">
                          <a:avLst/>
                        </a:prstGeom>
                        <a:noFill/>
                        <a:ln w="9525">
                          <a:noFill/>
                          <a:miter lim="800000"/>
                          <a:headEnd/>
                          <a:tailEnd/>
                        </a:ln>
                      </wps:spPr>
                      <wps:txbx>
                        <w:txbxContent>
                          <w:p w14:paraId="0BD03D1D" w14:textId="3E10EFDF" w:rsidR="00C46F4D" w:rsidRPr="002D41BE" w:rsidRDefault="00C46F4D" w:rsidP="000C2DB3">
                            <w:r w:rsidRPr="002D41BE">
                              <w:t>(C) Age class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BB7DCF" id="_x0000_s1034" type="#_x0000_t202" style="position:absolute;margin-left:0;margin-top:-.1pt;width:98.65pt;height:30.45pt;z-index:2516608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" filled="f" stroked="f">
                <v:textbox style="mso-fit-shape-to-text:t">
                  <w:txbxContent>
                    <w:p w14:paraId="0BD03D1D" w14:textId="3E10EFDF" w:rsidR="00C46F4D" w:rsidRPr="002D41BE" w:rsidRDefault="00C46F4D" w:rsidP="000C2DB3">
                      <w:r w:rsidRPr="002D41BE">
                        <w:t>(C) Age class 2</w:t>
                      </w:r>
                    </w:p>
                  </w:txbxContent>
                </v:textbox>
                <w10:wrap anchorx="margin"/>
              </v:shape>
            </w:pict>
          </mc:Fallback>
        </mc:AlternateContent>
      </w:r>
      <w:r w:rsidR="003B1A36" w:rsidRPr="00E7628F">
        <w:rPr>
          <w:rFonts w:ascii="Cambria" w:hAnsi="Cambria"/>
          <w:noProof/>
          <w:sz w:val="20"/>
          <w:szCs w:val="20"/>
        </w:rPr>
        <mc:AlternateContent>
          <mc:Choice Requires="wps">
            <w:drawing>
              <wp:anchor distT="45720" distB="45720" distL="114300" distR="114300" simplePos="0" relativeHeight="251659776" behindDoc="0" locked="0" layoutInCell="1" allowOverlap="1" wp14:anchorId="12D65694" wp14:editId="2961615B">
                <wp:simplePos x="0" y="0"/>
                <wp:positionH relativeFrom="margin">
                  <wp:posOffset>0</wp:posOffset>
                </wp:positionH>
                <wp:positionV relativeFrom="paragraph">
                  <wp:posOffset>3899903</wp:posOffset>
                </wp:positionV>
                <wp:extent cx="1130968" cy="386715"/>
                <wp:effectExtent l="0" t="0" r="0" b="0"/>
                <wp:wrapNone/>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968" cy="386715"/>
                        </a:xfrm>
                        <a:prstGeom prst="rect">
                          <a:avLst/>
                        </a:prstGeom>
                        <a:noFill/>
                        <a:ln w="9525">
                          <a:noFill/>
                          <a:miter lim="800000"/>
                          <a:headEnd/>
                          <a:tailEnd/>
                        </a:ln>
                      </wps:spPr>
                      <wps:txbx>
                        <w:txbxContent>
                          <w:p w14:paraId="7DA9901B" w14:textId="016DF35F" w:rsidR="00C46F4D" w:rsidRPr="002D41BE" w:rsidRDefault="00C46F4D" w:rsidP="000C2DB3">
                            <w:r w:rsidRPr="002D41BE">
                              <w:t>(D) Age class 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D65694" id="_x0000_s1035" type="#_x0000_t202" style="position:absolute;margin-left:0;margin-top:307.1pt;width:89.05pt;height:30.45pt;z-index:2516597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EHfEAIAAPs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" filled="f" stroked="f">
                <v:textbox style="mso-fit-shape-to-text:t">
                  <w:txbxContent>
                    <w:p w14:paraId="7DA9901B" w14:textId="016DF35F" w:rsidR="00C46F4D" w:rsidRPr="002D41BE" w:rsidRDefault="00C46F4D" w:rsidP="000C2DB3">
                      <w:r w:rsidRPr="002D41BE">
                        <w:t>(D) Age class 3</w:t>
                      </w:r>
                    </w:p>
                  </w:txbxContent>
                </v:textbox>
                <w10:wrap anchorx="margin"/>
              </v:shape>
            </w:pict>
          </mc:Fallback>
        </mc:AlternateContent>
      </w:r>
      <w:r w:rsidR="00716963" w:rsidRPr="00E7628F">
        <w:rPr>
          <w:rFonts w:ascii="Cambria" w:eastAsia="MS Mincho" w:hAnsi="Cambria"/>
          <w:noProof/>
          <w:sz w:val="20"/>
          <w:szCs w:val="20"/>
        </w:rPr>
        <w:drawing>
          <wp:inline distT="0" distB="0" distL="0" distR="0" wp14:anchorId="3D009160" wp14:editId="39E30D78">
            <wp:extent cx="3937680" cy="3926880"/>
            <wp:effectExtent l="0" t="0" r="5715"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53DACFD" w14:textId="1C7A48FE" w:rsidR="000C2DB3" w:rsidRPr="00E7628F" w:rsidRDefault="00716963" w:rsidP="00636EAD">
      <w:pPr>
        <w:spacing w:after="0" w:line="240" w:lineRule="auto"/>
        <w:rPr>
          <w:rFonts w:ascii="Cambria" w:eastAsia="MS Mincho" w:hAnsi="Cambria"/>
          <w:sz w:val="20"/>
          <w:szCs w:val="20"/>
          <w:lang w:val="en-ZA"/>
        </w:rPr>
      </w:pPr>
      <w:r w:rsidRPr="00E7628F">
        <w:rPr>
          <w:rFonts w:ascii="Cambria" w:eastAsia="MS Mincho" w:hAnsi="Cambria"/>
          <w:noProof/>
          <w:sz w:val="20"/>
          <w:szCs w:val="20"/>
        </w:rPr>
        <w:drawing>
          <wp:inline distT="0" distB="0" distL="0" distR="0" wp14:anchorId="59D5EDC3" wp14:editId="56887F12">
            <wp:extent cx="3937680" cy="3926880"/>
            <wp:effectExtent l="0" t="0" r="5715"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80" cy="3926880"/>
                    </a:xfrm>
                    <a:prstGeom prst="rect">
                      <a:avLst/>
                    </a:prstGeom>
                    <a:noFill/>
                    <a:ln>
                      <a:noFill/>
                    </a:ln>
                  </pic:spPr>
                </pic:pic>
              </a:graphicData>
            </a:graphic>
          </wp:inline>
        </w:drawing>
      </w:r>
    </w:p>
    <w:p w14:paraId="49FC4107" w14:textId="1D89749A" w:rsidR="000C2DB3" w:rsidRDefault="003B1A36" w:rsidP="00636EAD">
      <w:pPr>
        <w:spacing w:after="0" w:line="240" w:lineRule="auto"/>
        <w:rPr>
          <w:rFonts w:ascii="Cambria" w:eastAsia="MS Mincho" w:hAnsi="Cambria"/>
          <w:sz w:val="20"/>
          <w:szCs w:val="20"/>
          <w:lang w:val="en-ZA"/>
        </w:rPr>
      </w:pPr>
      <w:r w:rsidRPr="00081454">
        <w:rPr>
          <w:rFonts w:ascii="Cambria" w:eastAsia="MS Mincho" w:hAnsi="Cambria"/>
          <w:b/>
          <w:bCs/>
          <w:sz w:val="20"/>
          <w:szCs w:val="20"/>
          <w:lang w:val="en-ZA"/>
        </w:rPr>
        <w:t>Figure 2.</w:t>
      </w:r>
      <w:r>
        <w:rPr>
          <w:rFonts w:ascii="Cambria" w:eastAsia="MS Mincho" w:hAnsi="Cambria"/>
          <w:b/>
          <w:bCs/>
          <w:sz w:val="20"/>
          <w:szCs w:val="20"/>
          <w:lang w:val="en-ZA"/>
        </w:rPr>
        <w:t>2</w:t>
      </w:r>
      <w:r w:rsidRPr="00E7628F">
        <w:rPr>
          <w:rFonts w:ascii="Cambria" w:eastAsia="MS Mincho" w:hAnsi="Cambria"/>
          <w:sz w:val="20"/>
          <w:szCs w:val="20"/>
          <w:lang w:val="en-ZA"/>
        </w:rPr>
        <w:t xml:space="preserve">. </w:t>
      </w:r>
      <w:r>
        <w:rPr>
          <w:rFonts w:ascii="Cambria" w:eastAsia="MS Mincho" w:hAnsi="Cambria"/>
          <w:sz w:val="20"/>
          <w:szCs w:val="20"/>
          <w:lang w:val="en-ZA"/>
        </w:rPr>
        <w:t>Continued.</w:t>
      </w:r>
    </w:p>
    <w:p w14:paraId="3D4AEC8C" w14:textId="77777777" w:rsidR="003B1A36" w:rsidRPr="00E7628F" w:rsidRDefault="003B1A36" w:rsidP="00636EAD">
      <w:pPr>
        <w:spacing w:after="0" w:line="240" w:lineRule="auto"/>
        <w:rPr>
          <w:rFonts w:ascii="Cambria" w:eastAsia="MS Mincho" w:hAnsi="Cambria"/>
          <w:sz w:val="20"/>
          <w:szCs w:val="20"/>
          <w:lang w:val="en-ZA"/>
        </w:rPr>
      </w:pPr>
    </w:p>
    <w:p w14:paraId="7D2A5507" w14:textId="77777777" w:rsidR="003B1A36" w:rsidRDefault="003B1A36">
      <w:pPr>
        <w:spacing w:after="0" w:line="240" w:lineRule="auto"/>
        <w:rPr>
          <w:rFonts w:ascii="Cambria" w:eastAsia="MS Mincho" w:hAnsi="Cambria"/>
          <w:sz w:val="20"/>
          <w:szCs w:val="20"/>
          <w:lang w:val="en-ZA"/>
        </w:rPr>
      </w:pPr>
      <w:r>
        <w:rPr>
          <w:rFonts w:ascii="Cambria" w:eastAsia="MS Mincho" w:hAnsi="Cambria"/>
          <w:sz w:val="20"/>
          <w:szCs w:val="20"/>
          <w:lang w:val="en-ZA"/>
        </w:rPr>
        <w:br w:type="page"/>
      </w:r>
    </w:p>
    <w:p w14:paraId="6D5795E3" w14:textId="5F3E26C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lastRenderedPageBreak/>
        <w:t>Catch data provide scale to stock assessments. It follows that spatial stock of origin data are necessary to estimate the relative magnitude of the various stocks in a multi-stock model (to correctly assign catches to stock). Currently the model uses stock of origin data derived from the otolith microchemistry and genetic research of AZTI, UMCES, GBYP, and DFO (</w:t>
      </w:r>
      <w:r w:rsidRPr="003B1A36">
        <w:rPr>
          <w:rFonts w:ascii="Cambria" w:eastAsia="MS Mincho" w:hAnsi="Cambria"/>
          <w:b/>
          <w:bCs/>
          <w:sz w:val="20"/>
          <w:szCs w:val="20"/>
          <w:lang w:val="en-ZA"/>
        </w:rPr>
        <w:t>Table</w:t>
      </w:r>
      <w:r w:rsidR="00421948">
        <w:rPr>
          <w:rFonts w:ascii="Cambria" w:eastAsia="MS Mincho" w:hAnsi="Cambria"/>
          <w:b/>
          <w:bCs/>
          <w:sz w:val="20"/>
          <w:szCs w:val="20"/>
          <w:lang w:val="en-ZA"/>
        </w:rPr>
        <w:t>s</w:t>
      </w:r>
      <w:r w:rsidRPr="003B1A36">
        <w:rPr>
          <w:rFonts w:ascii="Cambria" w:eastAsia="MS Mincho" w:hAnsi="Cambria"/>
          <w:b/>
          <w:bCs/>
          <w:sz w:val="20"/>
          <w:szCs w:val="20"/>
          <w:lang w:val="en-ZA"/>
        </w:rPr>
        <w:t xml:space="preserve"> 2.5</w:t>
      </w:r>
      <w:r w:rsidR="00421948">
        <w:rPr>
          <w:rFonts w:ascii="Cambria" w:eastAsia="MS Mincho" w:hAnsi="Cambria"/>
          <w:sz w:val="20"/>
          <w:szCs w:val="20"/>
          <w:lang w:val="en-ZA"/>
        </w:rPr>
        <w:t xml:space="preserve"> to </w:t>
      </w:r>
      <w:r w:rsidR="00421948" w:rsidRPr="00421948">
        <w:rPr>
          <w:rFonts w:ascii="Cambria" w:eastAsia="MS Mincho" w:hAnsi="Cambria"/>
          <w:b/>
          <w:bCs/>
          <w:sz w:val="20"/>
          <w:szCs w:val="20"/>
          <w:lang w:val="en-ZA"/>
        </w:rPr>
        <w:t>2.9</w:t>
      </w:r>
      <w:r w:rsidRPr="00E7628F">
        <w:rPr>
          <w:rFonts w:ascii="Cambria" w:eastAsia="MS Mincho" w:hAnsi="Cambria"/>
          <w:sz w:val="20"/>
          <w:szCs w:val="20"/>
          <w:lang w:val="en-ZA"/>
        </w:rPr>
        <w:t>).</w:t>
      </w:r>
    </w:p>
    <w:p w14:paraId="541E1854" w14:textId="77777777" w:rsidR="000C2DB3" w:rsidRPr="00421948" w:rsidRDefault="000C2DB3" w:rsidP="00636EAD">
      <w:pPr>
        <w:spacing w:after="0" w:line="240" w:lineRule="auto"/>
        <w:jc w:val="both"/>
        <w:rPr>
          <w:rFonts w:ascii="Cambria" w:eastAsia="MS Mincho" w:hAnsi="Cambria"/>
          <w:sz w:val="20"/>
          <w:szCs w:val="20"/>
          <w:lang w:val="en-ZA"/>
        </w:rPr>
      </w:pPr>
    </w:p>
    <w:p w14:paraId="219839E4" w14:textId="114A4F1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There is uncertainty in regard to the stock of origin of bluefin tuna catches in the South Atlantic that were reported prior to 1970. For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these are dealt with in the same way as all other catches: they are assigned to the strata of Figure 1.1 by uprating Task II catches (that are reported spatially) to the annual Task </w:t>
      </w:r>
      <w:r w:rsidR="00F61AA9">
        <w:rPr>
          <w:rFonts w:ascii="Cambria" w:eastAsia="MS Mincho" w:hAnsi="Cambria"/>
          <w:sz w:val="20"/>
          <w:szCs w:val="20"/>
          <w:lang w:val="en-ZA"/>
        </w:rPr>
        <w:t>1</w:t>
      </w:r>
      <w:r w:rsidRPr="00E7628F">
        <w:rPr>
          <w:rFonts w:ascii="Cambria" w:eastAsia="MS Mincho" w:hAnsi="Cambria"/>
          <w:sz w:val="20"/>
          <w:szCs w:val="20"/>
          <w:lang w:val="en-ZA"/>
        </w:rPr>
        <w:t xml:space="preserve"> catch data. </w:t>
      </w:r>
    </w:p>
    <w:p w14:paraId="3B5935BD" w14:textId="77777777" w:rsidR="000C2DB3" w:rsidRPr="00E7628F" w:rsidRDefault="000C2DB3" w:rsidP="00636EAD">
      <w:pPr>
        <w:spacing w:after="0" w:line="240" w:lineRule="auto"/>
        <w:rPr>
          <w:rFonts w:ascii="Cambria" w:eastAsia="MS Mincho" w:hAnsi="Cambria"/>
          <w:sz w:val="20"/>
          <w:szCs w:val="20"/>
          <w:lang w:val="en-ZA"/>
        </w:rPr>
      </w:pPr>
    </w:p>
    <w:p w14:paraId="686F6CD3" w14:textId="367EF978"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2" w:name="_Toc82063670"/>
      <w:r w:rsidRPr="00B82D2C">
        <w:rPr>
          <w:rFonts w:ascii="Cambria" w:eastAsia="MS Gothic" w:hAnsi="Cambria"/>
          <w:bCs/>
          <w:iCs/>
          <w:color w:val="000000"/>
          <w:sz w:val="20"/>
          <w:szCs w:val="20"/>
          <w:lang w:val="en-CA"/>
        </w:rPr>
        <w:t xml:space="preserve">2.2 </w:t>
      </w:r>
      <w:r w:rsidR="000C2DB3" w:rsidRPr="00B82D2C">
        <w:rPr>
          <w:rFonts w:ascii="Cambria" w:eastAsia="MS Gothic" w:hAnsi="Cambria"/>
          <w:bCs/>
          <w:iCs/>
          <w:color w:val="000000"/>
          <w:sz w:val="20"/>
          <w:szCs w:val="20"/>
          <w:lang w:val="en-CA"/>
        </w:rPr>
        <w:t>Analysed data</w:t>
      </w:r>
      <w:bookmarkEnd w:id="12"/>
    </w:p>
    <w:p w14:paraId="15AEBA57"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10B78D47" w14:textId="7061BC7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operating models are also fitted to standardized CPUE indices (</w:t>
      </w:r>
      <w:r w:rsidRPr="003B1A36">
        <w:rPr>
          <w:rFonts w:ascii="Cambria" w:eastAsia="MS Mincho" w:hAnsi="Cambria"/>
          <w:b/>
          <w:bCs/>
          <w:sz w:val="20"/>
          <w:szCs w:val="20"/>
          <w:lang w:val="en-ZA"/>
        </w:rPr>
        <w:t>Table 2.1</w:t>
      </w:r>
      <w:r w:rsidRPr="00E7628F">
        <w:rPr>
          <w:rFonts w:ascii="Cambria" w:eastAsia="MS Mincho" w:hAnsi="Cambria"/>
          <w:sz w:val="20"/>
          <w:szCs w:val="20"/>
          <w:lang w:val="en-ZA"/>
        </w:rPr>
        <w:t>) and a range of fishery-independen</w:t>
      </w:r>
      <w:r w:rsidRPr="001C3396">
        <w:rPr>
          <w:rFonts w:ascii="Cambria" w:eastAsia="MS Mincho" w:hAnsi="Cambria"/>
          <w:sz w:val="20"/>
          <w:szCs w:val="20"/>
          <w:lang w:val="en-ZA"/>
        </w:rPr>
        <w:t>t indices (</w:t>
      </w:r>
      <w:r w:rsidRPr="001C3396">
        <w:rPr>
          <w:rFonts w:ascii="Cambria" w:eastAsia="MS Mincho" w:hAnsi="Cambria"/>
          <w:b/>
          <w:bCs/>
          <w:sz w:val="20"/>
          <w:szCs w:val="20"/>
          <w:lang w:val="en-ZA"/>
        </w:rPr>
        <w:t>Table 2.2</w:t>
      </w:r>
      <w:r w:rsidRPr="001C3396">
        <w:rPr>
          <w:rFonts w:ascii="Cambria" w:eastAsia="MS Mincho" w:hAnsi="Cambria"/>
          <w:sz w:val="20"/>
          <w:szCs w:val="20"/>
          <w:lang w:val="en-ZA"/>
        </w:rPr>
        <w:t xml:space="preserve">). These fishery-independent indices include a </w:t>
      </w:r>
      <w:bookmarkStart w:id="13" w:name="_Hlk73519710"/>
      <w:r w:rsidRPr="001C3396">
        <w:rPr>
          <w:rFonts w:ascii="Cambria" w:eastAsia="MS Mincho" w:hAnsi="Cambria"/>
          <w:sz w:val="20"/>
          <w:szCs w:val="20"/>
          <w:lang w:val="en-ZA"/>
        </w:rPr>
        <w:t>Western larval index in the Gulf of Mexico</w:t>
      </w:r>
      <w:r w:rsidR="001C3396" w:rsidRPr="001C3396">
        <w:rPr>
          <w:rFonts w:ascii="Cambria" w:eastAsia="MS Mincho" w:hAnsi="Cambria"/>
          <w:sz w:val="20"/>
          <w:szCs w:val="20"/>
          <w:lang w:val="en-ZA"/>
        </w:rPr>
        <w:t xml:space="preserve"> (</w:t>
      </w:r>
      <w:bookmarkStart w:id="14" w:name="_Hlk73520219"/>
      <w:r w:rsidR="00421948">
        <w:rPr>
          <w:rFonts w:ascii="Cambria" w:eastAsia="MS Mincho" w:hAnsi="Cambria"/>
          <w:sz w:val="20"/>
          <w:szCs w:val="20"/>
          <w:lang w:val="en-ZA"/>
        </w:rPr>
        <w:t xml:space="preserve">GOM, </w:t>
      </w:r>
      <w:r w:rsidR="001C3396" w:rsidRPr="001C3396">
        <w:rPr>
          <w:rFonts w:ascii="Cambria" w:eastAsia="MS Mincho" w:hAnsi="Cambria"/>
          <w:sz w:val="20"/>
          <w:szCs w:val="20"/>
          <w:lang w:val="en-ZA"/>
        </w:rPr>
        <w:t>Lauretta et al., 2018</w:t>
      </w:r>
      <w:bookmarkEnd w:id="14"/>
      <w:r w:rsidR="001C3396" w:rsidRPr="001C3396">
        <w:rPr>
          <w:rFonts w:ascii="Cambria" w:eastAsia="MS Mincho" w:hAnsi="Cambria"/>
          <w:sz w:val="20"/>
          <w:szCs w:val="20"/>
          <w:lang w:val="en-ZA"/>
        </w:rPr>
        <w:t>)</w:t>
      </w:r>
      <w:r w:rsidR="00662397" w:rsidRPr="001C3396">
        <w:rPr>
          <w:rFonts w:ascii="Cambria" w:eastAsia="MS Mincho" w:hAnsi="Cambria"/>
          <w:sz w:val="20"/>
          <w:szCs w:val="20"/>
          <w:lang w:val="en-ZA"/>
        </w:rPr>
        <w:t>,</w:t>
      </w:r>
      <w:r w:rsidRPr="001C3396">
        <w:rPr>
          <w:rFonts w:ascii="Cambria" w:eastAsia="MS Mincho" w:hAnsi="Cambria"/>
          <w:sz w:val="20"/>
          <w:szCs w:val="20"/>
          <w:lang w:val="en-ZA"/>
        </w:rPr>
        <w:t xml:space="preserve"> an Eastern larval index in the western Mediterranean (</w:t>
      </w:r>
      <w:bookmarkStart w:id="15" w:name="_Hlk73518398"/>
      <w:r w:rsidR="001C3396" w:rsidRPr="001C3396">
        <w:rPr>
          <w:rFonts w:ascii="Cambria" w:eastAsia="MS Mincho" w:hAnsi="Cambria"/>
          <w:sz w:val="20"/>
          <w:szCs w:val="20"/>
          <w:lang w:val="en-ZA"/>
        </w:rPr>
        <w:t>Alvarez-</w:t>
      </w:r>
      <w:proofErr w:type="spellStart"/>
      <w:r w:rsidR="001C3396" w:rsidRPr="001C3396">
        <w:rPr>
          <w:rFonts w:ascii="Cambria" w:eastAsia="MS Mincho" w:hAnsi="Cambria"/>
          <w:sz w:val="20"/>
          <w:szCs w:val="20"/>
          <w:lang w:val="en-ZA"/>
        </w:rPr>
        <w:t>Berastegui</w:t>
      </w:r>
      <w:proofErr w:type="spellEnd"/>
      <w:r w:rsidR="001C3396" w:rsidRPr="001C3396">
        <w:rPr>
          <w:rFonts w:ascii="Cambria" w:eastAsia="MS Mincho" w:hAnsi="Cambria"/>
          <w:sz w:val="20"/>
          <w:szCs w:val="20"/>
          <w:lang w:val="en-ZA"/>
        </w:rPr>
        <w:t xml:space="preserve"> et al., 2020</w:t>
      </w:r>
      <w:bookmarkEnd w:id="13"/>
      <w:bookmarkEnd w:id="15"/>
      <w:r w:rsidRPr="001C3396">
        <w:rPr>
          <w:rFonts w:ascii="Cambria" w:eastAsia="MS Mincho" w:hAnsi="Cambria"/>
          <w:sz w:val="20"/>
          <w:szCs w:val="20"/>
          <w:lang w:val="en-ZA"/>
        </w:rPr>
        <w:t>) and two aerial surveys in the Mediterranean (</w:t>
      </w:r>
      <w:bookmarkStart w:id="16" w:name="_Hlk73519715"/>
      <w:r w:rsidRPr="001C3396">
        <w:rPr>
          <w:rFonts w:ascii="Cambria" w:eastAsia="MS Mincho" w:hAnsi="Cambria"/>
          <w:sz w:val="20"/>
          <w:szCs w:val="20"/>
          <w:lang w:val="en-ZA"/>
        </w:rPr>
        <w:t xml:space="preserve">French Aerial survey: </w:t>
      </w:r>
      <w:proofErr w:type="spellStart"/>
      <w:r w:rsidRPr="001C3396">
        <w:rPr>
          <w:rFonts w:ascii="Cambria" w:eastAsia="MS Mincho" w:hAnsi="Cambria"/>
          <w:sz w:val="20"/>
          <w:szCs w:val="20"/>
          <w:lang w:val="en-ZA"/>
        </w:rPr>
        <w:t>Rouyer</w:t>
      </w:r>
      <w:proofErr w:type="spellEnd"/>
      <w:r w:rsidRPr="001C3396">
        <w:rPr>
          <w:rFonts w:ascii="Cambria" w:eastAsia="MS Mincho" w:hAnsi="Cambria"/>
          <w:sz w:val="20"/>
          <w:szCs w:val="20"/>
          <w:lang w:val="en-ZA"/>
        </w:rPr>
        <w:t xml:space="preserve"> et al., 20</w:t>
      </w:r>
      <w:r w:rsidR="001C3396" w:rsidRPr="001C3396">
        <w:rPr>
          <w:rFonts w:ascii="Cambria" w:eastAsia="MS Mincho" w:hAnsi="Cambria"/>
          <w:sz w:val="20"/>
          <w:szCs w:val="20"/>
          <w:lang w:val="en-ZA"/>
        </w:rPr>
        <w:t xml:space="preserve">21, and GBYP aerial survey: </w:t>
      </w:r>
      <w:bookmarkStart w:id="17" w:name="_Hlk73520240"/>
      <w:r w:rsidR="001C3396" w:rsidRPr="001C3396">
        <w:rPr>
          <w:rFonts w:ascii="Cambria" w:eastAsia="MS Mincho" w:hAnsi="Cambria"/>
          <w:sz w:val="20"/>
          <w:szCs w:val="20"/>
          <w:lang w:val="en-ZA"/>
        </w:rPr>
        <w:t xml:space="preserve">Vázquez </w:t>
      </w:r>
      <w:proofErr w:type="spellStart"/>
      <w:r w:rsidR="001C3396" w:rsidRPr="001C3396">
        <w:rPr>
          <w:rFonts w:ascii="Cambria" w:eastAsia="MS Mincho" w:hAnsi="Cambria"/>
          <w:sz w:val="20"/>
          <w:szCs w:val="20"/>
          <w:lang w:val="en-ZA"/>
        </w:rPr>
        <w:t>Bonales</w:t>
      </w:r>
      <w:proofErr w:type="spellEnd"/>
      <w:r w:rsidR="001C3396">
        <w:rPr>
          <w:rFonts w:ascii="Cambria" w:eastAsia="MS Mincho" w:hAnsi="Cambria"/>
          <w:sz w:val="20"/>
          <w:szCs w:val="20"/>
          <w:lang w:val="en-ZA"/>
        </w:rPr>
        <w:t xml:space="preserve"> et al.</w:t>
      </w:r>
      <w:r w:rsidR="001C3396" w:rsidRPr="001C3396">
        <w:rPr>
          <w:rFonts w:ascii="Cambria" w:eastAsia="MS Mincho" w:hAnsi="Cambria"/>
          <w:sz w:val="20"/>
          <w:szCs w:val="20"/>
          <w:lang w:val="en-ZA"/>
        </w:rPr>
        <w:t>, 2018</w:t>
      </w:r>
      <w:bookmarkEnd w:id="17"/>
      <w:r w:rsidRPr="001C3396">
        <w:rPr>
          <w:rFonts w:ascii="Cambria" w:eastAsia="MS Mincho" w:hAnsi="Cambria"/>
          <w:sz w:val="20"/>
          <w:szCs w:val="20"/>
          <w:lang w:val="en-ZA"/>
        </w:rPr>
        <w:t>).</w:t>
      </w:r>
      <w:bookmarkEnd w:id="16"/>
      <w:r w:rsidRPr="00E7628F">
        <w:rPr>
          <w:rFonts w:ascii="Cambria" w:eastAsia="MS Mincho" w:hAnsi="Cambria"/>
          <w:sz w:val="20"/>
          <w:szCs w:val="20"/>
          <w:lang w:val="en-ZA"/>
        </w:rPr>
        <w:t xml:space="preserve"> </w:t>
      </w:r>
    </w:p>
    <w:p w14:paraId="6CB3A1F3" w14:textId="77777777" w:rsidR="000C2DB3" w:rsidRPr="00E7628F" w:rsidRDefault="000C2DB3" w:rsidP="00636EAD">
      <w:pPr>
        <w:spacing w:after="0" w:line="240" w:lineRule="auto"/>
        <w:jc w:val="both"/>
        <w:rPr>
          <w:rFonts w:ascii="Cambria" w:eastAsia="MS Mincho" w:hAnsi="Cambria"/>
          <w:sz w:val="20"/>
          <w:szCs w:val="20"/>
          <w:lang w:val="en-ZA"/>
        </w:rPr>
      </w:pPr>
    </w:p>
    <w:p w14:paraId="4258DA38" w14:textId="2844C19C"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In order to predict observed catch at size from model predicted catch at age, operating models </w:t>
      </w:r>
      <w:r w:rsidR="00662397" w:rsidRPr="00E7628F">
        <w:rPr>
          <w:rFonts w:ascii="Cambria" w:eastAsia="MS Mincho" w:hAnsi="Cambria"/>
          <w:sz w:val="20"/>
          <w:szCs w:val="20"/>
          <w:lang w:val="en-ZA"/>
        </w:rPr>
        <w:t xml:space="preserve">have </w:t>
      </w:r>
      <w:r w:rsidRPr="00E7628F">
        <w:rPr>
          <w:rFonts w:ascii="Cambria" w:eastAsia="MS Mincho" w:hAnsi="Cambria"/>
          <w:sz w:val="20"/>
          <w:szCs w:val="20"/>
          <w:lang w:val="en-ZA"/>
        </w:rPr>
        <w:t xml:space="preserve">made use of an inverse age-at-length key (probability of length class given age). These keys are developed from the base-case stock assessment growth curves for Eastern and Western stocks and a coefficient of variation (variability in length at age) determined by the growth model of </w:t>
      </w:r>
      <w:bookmarkStart w:id="18" w:name="_Hlk73519738"/>
      <w:proofErr w:type="spellStart"/>
      <w:r w:rsidRPr="00E7628F">
        <w:rPr>
          <w:rFonts w:ascii="Cambria" w:eastAsia="MS Mincho" w:hAnsi="Cambria"/>
          <w:sz w:val="20"/>
          <w:szCs w:val="20"/>
          <w:lang w:val="en-ZA"/>
        </w:rPr>
        <w:t>Allioud</w:t>
      </w:r>
      <w:proofErr w:type="spellEnd"/>
      <w:r w:rsidRPr="00E7628F">
        <w:rPr>
          <w:rFonts w:ascii="Cambria" w:eastAsia="MS Mincho" w:hAnsi="Cambria"/>
          <w:sz w:val="20"/>
          <w:szCs w:val="20"/>
          <w:lang w:val="en-ZA"/>
        </w:rPr>
        <w:t xml:space="preserve"> et al. (2017).</w:t>
      </w:r>
      <w:bookmarkEnd w:id="18"/>
    </w:p>
    <w:p w14:paraId="65B86265"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7D8D6A03" w14:textId="6E62E461" w:rsidR="00E7628F" w:rsidRPr="00421948"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 xml:space="preserve">Table 2.1. </w:t>
      </w:r>
      <w:r w:rsidRPr="00E7628F">
        <w:rPr>
          <w:rFonts w:ascii="Cambria" w:eastAsia="MS Mincho" w:hAnsi="Cambria"/>
          <w:sz w:val="20"/>
          <w:szCs w:val="20"/>
          <w:lang w:val="en-ZA"/>
        </w:rPr>
        <w:t xml:space="preserve">The standardized CPUE indices used to fit the operating models (many of which are used in stock assessments previously conducted by ICCAT). Many of these indices are available after </w:t>
      </w:r>
      <w:r w:rsidR="00B22E26" w:rsidRPr="00E7628F">
        <w:rPr>
          <w:rFonts w:ascii="Cambria" w:eastAsia="MS Mincho" w:hAnsi="Cambria"/>
          <w:sz w:val="20"/>
          <w:szCs w:val="20"/>
          <w:lang w:val="en-ZA"/>
        </w:rPr>
        <w:t>20</w:t>
      </w:r>
      <w:r w:rsidR="00903B57" w:rsidRPr="00E7628F">
        <w:rPr>
          <w:rFonts w:ascii="Cambria" w:eastAsia="MS Mincho" w:hAnsi="Cambria"/>
          <w:sz w:val="20"/>
          <w:szCs w:val="20"/>
          <w:lang w:val="en-ZA"/>
        </w:rPr>
        <w:t>19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 xml:space="preserve">but the operating mode uses data </w:t>
      </w:r>
      <w:r w:rsidR="00875303" w:rsidRPr="00E7628F">
        <w:rPr>
          <w:rFonts w:ascii="Cambria" w:eastAsia="MS Mincho" w:hAnsi="Cambria"/>
          <w:sz w:val="20"/>
          <w:szCs w:val="20"/>
          <w:lang w:val="en-ZA"/>
        </w:rPr>
        <w:t xml:space="preserve">only </w:t>
      </w:r>
      <w:r w:rsidRPr="00E7628F">
        <w:rPr>
          <w:rFonts w:ascii="Cambria" w:eastAsia="MS Mincho" w:hAnsi="Cambria"/>
          <w:sz w:val="20"/>
          <w:szCs w:val="20"/>
          <w:lang w:val="en-ZA"/>
        </w:rPr>
        <w:t xml:space="preserve">to </w:t>
      </w:r>
      <w:r w:rsidR="00B22E26" w:rsidRPr="00E7628F">
        <w:rPr>
          <w:rFonts w:ascii="Cambria" w:eastAsia="MS Mincho" w:hAnsi="Cambria"/>
          <w:sz w:val="20"/>
          <w:szCs w:val="20"/>
          <w:lang w:val="en-ZA"/>
        </w:rPr>
        <w:t>201</w:t>
      </w:r>
      <w:r w:rsidR="00903B57" w:rsidRPr="00E7628F">
        <w:rPr>
          <w:rFonts w:ascii="Cambria" w:eastAsia="MS Mincho" w:hAnsi="Cambria"/>
          <w:sz w:val="20"/>
          <w:szCs w:val="20"/>
          <w:lang w:val="en-ZA"/>
        </w:rPr>
        <w:t>9</w:t>
      </w:r>
      <w:r w:rsidR="00B22E26" w:rsidRPr="00E7628F">
        <w:rPr>
          <w:rFonts w:ascii="Cambria" w:eastAsia="MS Mincho" w:hAnsi="Cambria"/>
          <w:sz w:val="20"/>
          <w:szCs w:val="20"/>
          <w:lang w:val="en-ZA"/>
        </w:rPr>
        <w:t xml:space="preserve"> </w:t>
      </w:r>
      <w:r w:rsidRPr="00E7628F">
        <w:rPr>
          <w:rFonts w:ascii="Cambria" w:eastAsia="MS Mincho" w:hAnsi="Cambria"/>
          <w:sz w:val="20"/>
          <w:szCs w:val="20"/>
          <w:lang w:val="en-ZA"/>
        </w:rPr>
        <w:t>due to the unavailability of CATDIS up</w:t>
      </w:r>
      <w:r w:rsidR="00875303" w:rsidRPr="00E7628F">
        <w:rPr>
          <w:rFonts w:ascii="Cambria" w:eastAsia="MS Mincho" w:hAnsi="Cambria"/>
          <w:sz w:val="20"/>
          <w:szCs w:val="20"/>
          <w:lang w:val="en-ZA"/>
        </w:rPr>
        <w:t>d</w:t>
      </w:r>
      <w:r w:rsidRPr="00E7628F">
        <w:rPr>
          <w:rFonts w:ascii="Cambria" w:eastAsia="MS Mincho" w:hAnsi="Cambria"/>
          <w:sz w:val="20"/>
          <w:szCs w:val="20"/>
          <w:lang w:val="en-ZA"/>
        </w:rPr>
        <w:t xml:space="preserve">ated catch data for more recent years at the time of model conditioning. The right-most column indicates the fishing fleets used to assign selectivity to each CPUE index; the fishing fleets are described in </w:t>
      </w:r>
      <w:r w:rsidRPr="001C3396">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tbl>
      <w:tblPr>
        <w:tblW w:w="9356" w:type="dxa"/>
        <w:shd w:val="clear" w:color="auto" w:fill="FFFFFF"/>
        <w:tblLook w:val="04A0" w:firstRow="1" w:lastRow="0" w:firstColumn="1" w:lastColumn="0" w:noHBand="0" w:noVBand="1"/>
      </w:tblPr>
      <w:tblGrid>
        <w:gridCol w:w="617"/>
        <w:gridCol w:w="2050"/>
        <w:gridCol w:w="1417"/>
        <w:gridCol w:w="2536"/>
        <w:gridCol w:w="2736"/>
      </w:tblGrid>
      <w:tr w:rsidR="000C2DB3" w:rsidRPr="00E7628F" w14:paraId="4E8C6FC7" w14:textId="77777777" w:rsidTr="005D149C">
        <w:trPr>
          <w:trHeight w:val="304"/>
        </w:trPr>
        <w:tc>
          <w:tcPr>
            <w:tcW w:w="617" w:type="dxa"/>
            <w:tcBorders>
              <w:top w:val="single" w:sz="4" w:space="0" w:color="auto"/>
              <w:bottom w:val="single" w:sz="4" w:space="0" w:color="auto"/>
            </w:tcBorders>
            <w:shd w:val="clear" w:color="auto" w:fill="FFFFFF"/>
          </w:tcPr>
          <w:p w14:paraId="39EC38E5" w14:textId="77777777" w:rsidR="000C2DB3" w:rsidRPr="00E7628F" w:rsidRDefault="000C2DB3" w:rsidP="00636EAD">
            <w:pPr>
              <w:keepNext/>
              <w:keepLines/>
              <w:spacing w:after="0" w:line="240" w:lineRule="auto"/>
              <w:jc w:val="both"/>
              <w:rPr>
                <w:rFonts w:ascii="Cambria" w:eastAsia="MS Mincho" w:hAnsi="Cambria"/>
                <w:sz w:val="20"/>
                <w:szCs w:val="20"/>
                <w:lang w:val="en-ZA"/>
              </w:rPr>
            </w:pPr>
            <w:bookmarkStart w:id="19" w:name="_Hlk73449975"/>
          </w:p>
        </w:tc>
        <w:tc>
          <w:tcPr>
            <w:tcW w:w="2050" w:type="dxa"/>
            <w:tcBorders>
              <w:top w:val="single" w:sz="4" w:space="0" w:color="auto"/>
              <w:bottom w:val="single" w:sz="4" w:space="0" w:color="auto"/>
            </w:tcBorders>
            <w:shd w:val="clear" w:color="auto" w:fill="FFFFFF"/>
          </w:tcPr>
          <w:p w14:paraId="364F7F49"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Flag</w:t>
            </w:r>
          </w:p>
        </w:tc>
        <w:tc>
          <w:tcPr>
            <w:tcW w:w="1417" w:type="dxa"/>
            <w:tcBorders>
              <w:top w:val="single" w:sz="4" w:space="0" w:color="auto"/>
              <w:bottom w:val="single" w:sz="4" w:space="0" w:color="auto"/>
            </w:tcBorders>
            <w:shd w:val="clear" w:color="auto" w:fill="FFFFFF"/>
          </w:tcPr>
          <w:p w14:paraId="22D2E20C"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Gear</w:t>
            </w:r>
          </w:p>
        </w:tc>
        <w:tc>
          <w:tcPr>
            <w:tcW w:w="2536" w:type="dxa"/>
            <w:tcBorders>
              <w:top w:val="single" w:sz="4" w:space="0" w:color="auto"/>
              <w:bottom w:val="single" w:sz="4" w:space="0" w:color="auto"/>
            </w:tcBorders>
            <w:shd w:val="clear" w:color="auto" w:fill="FFFFFF"/>
          </w:tcPr>
          <w:p w14:paraId="0F36A7A0"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2736" w:type="dxa"/>
            <w:tcBorders>
              <w:top w:val="single" w:sz="4" w:space="0" w:color="auto"/>
              <w:bottom w:val="single" w:sz="4" w:space="0" w:color="auto"/>
            </w:tcBorders>
            <w:shd w:val="clear" w:color="auto" w:fill="FFFFFF"/>
          </w:tcPr>
          <w:p w14:paraId="3EC9609E"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 xml:space="preserve">Fleet (selectivity) assigned </w:t>
            </w:r>
          </w:p>
        </w:tc>
      </w:tr>
      <w:tr w:rsidR="000C2DB3" w:rsidRPr="00E7628F" w14:paraId="6AEED8D9" w14:textId="77777777" w:rsidTr="005D149C">
        <w:tc>
          <w:tcPr>
            <w:tcW w:w="617" w:type="dxa"/>
            <w:shd w:val="clear" w:color="auto" w:fill="FFFFFF"/>
          </w:tcPr>
          <w:p w14:paraId="7CA91216"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050" w:type="dxa"/>
            <w:shd w:val="clear" w:color="auto" w:fill="FFFFFF"/>
          </w:tcPr>
          <w:p w14:paraId="7D27CC4D"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w:t>
            </w:r>
          </w:p>
        </w:tc>
        <w:tc>
          <w:tcPr>
            <w:tcW w:w="1417" w:type="dxa"/>
            <w:shd w:val="clear" w:color="auto" w:fill="FFFFFF"/>
          </w:tcPr>
          <w:p w14:paraId="7AD59EFB"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7040EA82"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1952-2006,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57169A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3: </w:t>
            </w:r>
            <w:proofErr w:type="spellStart"/>
            <w:r w:rsidRPr="00E7628F">
              <w:rPr>
                <w:rFonts w:ascii="Cambria" w:eastAsia="MS Mincho" w:hAnsi="Cambria"/>
                <w:sz w:val="20"/>
                <w:szCs w:val="20"/>
                <w:lang w:val="en-ZA"/>
              </w:rPr>
              <w:t>BBold</w:t>
            </w:r>
            <w:proofErr w:type="spellEnd"/>
          </w:p>
        </w:tc>
      </w:tr>
      <w:tr w:rsidR="000C2DB3" w:rsidRPr="00E7628F" w14:paraId="4720849F" w14:textId="77777777" w:rsidTr="005D149C">
        <w:tc>
          <w:tcPr>
            <w:tcW w:w="617" w:type="dxa"/>
            <w:shd w:val="clear" w:color="auto" w:fill="FFFFFF"/>
          </w:tcPr>
          <w:p w14:paraId="6801EAF9"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w:t>
            </w:r>
          </w:p>
        </w:tc>
        <w:tc>
          <w:tcPr>
            <w:tcW w:w="2050" w:type="dxa"/>
            <w:shd w:val="clear" w:color="auto" w:fill="FFFFFF"/>
          </w:tcPr>
          <w:p w14:paraId="2CA0534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 France</w:t>
            </w:r>
          </w:p>
        </w:tc>
        <w:tc>
          <w:tcPr>
            <w:tcW w:w="1417" w:type="dxa"/>
            <w:shd w:val="clear" w:color="auto" w:fill="FFFFFF"/>
          </w:tcPr>
          <w:p w14:paraId="1DA6EE09" w14:textId="77777777" w:rsidR="000C2DB3" w:rsidRPr="00E7628F" w:rsidRDefault="000C2DB3" w:rsidP="00636EAD">
            <w:pPr>
              <w:keepNext/>
              <w:keepLines/>
              <w:spacing w:after="0" w:line="240" w:lineRule="auto"/>
              <w:rPr>
                <w:rFonts w:ascii="Cambria" w:eastAsia="MS Mincho" w:hAnsi="Cambria"/>
                <w:sz w:val="20"/>
                <w:szCs w:val="20"/>
                <w:lang w:val="en-ZA"/>
              </w:rPr>
            </w:pPr>
            <w:proofErr w:type="spellStart"/>
            <w:r w:rsidRPr="00E7628F">
              <w:rPr>
                <w:rFonts w:ascii="Cambria" w:eastAsia="MS Mincho" w:hAnsi="Cambria"/>
                <w:sz w:val="20"/>
                <w:szCs w:val="20"/>
                <w:lang w:val="en-ZA"/>
              </w:rPr>
              <w:t>Baitboat</w:t>
            </w:r>
            <w:proofErr w:type="spellEnd"/>
          </w:p>
        </w:tc>
        <w:tc>
          <w:tcPr>
            <w:tcW w:w="2536" w:type="dxa"/>
            <w:shd w:val="clear" w:color="auto" w:fill="FFFFFF"/>
          </w:tcPr>
          <w:p w14:paraId="280687B1"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2007-2014, Q3, 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D90628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4: </w:t>
            </w:r>
            <w:proofErr w:type="spellStart"/>
            <w:r w:rsidRPr="00E7628F">
              <w:rPr>
                <w:rFonts w:ascii="Cambria" w:eastAsia="MS Mincho" w:hAnsi="Cambria"/>
                <w:sz w:val="20"/>
                <w:szCs w:val="20"/>
                <w:lang w:val="en-ZA"/>
              </w:rPr>
              <w:t>BBnew</w:t>
            </w:r>
            <w:proofErr w:type="spellEnd"/>
          </w:p>
        </w:tc>
      </w:tr>
      <w:tr w:rsidR="000C2DB3" w:rsidRPr="00E7628F" w14:paraId="75CE6533" w14:textId="77777777" w:rsidTr="005D149C">
        <w:tc>
          <w:tcPr>
            <w:tcW w:w="617" w:type="dxa"/>
            <w:shd w:val="clear" w:color="auto" w:fill="FFFFFF"/>
          </w:tcPr>
          <w:p w14:paraId="458CAEB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050" w:type="dxa"/>
            <w:shd w:val="clear" w:color="auto" w:fill="FFFFFF"/>
          </w:tcPr>
          <w:p w14:paraId="41176BFC"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Morocco / Spain </w:t>
            </w:r>
          </w:p>
        </w:tc>
        <w:tc>
          <w:tcPr>
            <w:tcW w:w="1417" w:type="dxa"/>
            <w:shd w:val="clear" w:color="auto" w:fill="FFFFFF"/>
          </w:tcPr>
          <w:p w14:paraId="3A9683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3B45871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1981-2011,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55C6CF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12: </w:t>
            </w:r>
            <w:proofErr w:type="spellStart"/>
            <w:r w:rsidRPr="00E7628F">
              <w:rPr>
                <w:rFonts w:ascii="Cambria" w:eastAsia="MS Mincho" w:hAnsi="Cambria"/>
                <w:sz w:val="20"/>
                <w:szCs w:val="20"/>
                <w:lang w:val="en-ZA"/>
              </w:rPr>
              <w:t>TPold</w:t>
            </w:r>
            <w:proofErr w:type="spellEnd"/>
          </w:p>
        </w:tc>
      </w:tr>
      <w:tr w:rsidR="000C2DB3" w:rsidRPr="00E7628F" w14:paraId="36446D68" w14:textId="77777777" w:rsidTr="005D149C">
        <w:tc>
          <w:tcPr>
            <w:tcW w:w="617" w:type="dxa"/>
            <w:shd w:val="clear" w:color="auto" w:fill="FFFFFF"/>
          </w:tcPr>
          <w:p w14:paraId="0A0D4B65"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050" w:type="dxa"/>
            <w:shd w:val="clear" w:color="auto" w:fill="FFFFFF"/>
          </w:tcPr>
          <w:p w14:paraId="3B120A87"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Morocco / Portugal</w:t>
            </w:r>
          </w:p>
        </w:tc>
        <w:tc>
          <w:tcPr>
            <w:tcW w:w="1417" w:type="dxa"/>
            <w:shd w:val="clear" w:color="auto" w:fill="FFFFFF"/>
          </w:tcPr>
          <w:p w14:paraId="3E2AB6A8"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Trap</w:t>
            </w:r>
          </w:p>
        </w:tc>
        <w:tc>
          <w:tcPr>
            <w:tcW w:w="2536" w:type="dxa"/>
            <w:shd w:val="clear" w:color="auto" w:fill="FFFFFF"/>
          </w:tcPr>
          <w:p w14:paraId="07AE2E2A" w14:textId="4E835D81"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2012-</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02DC0A6"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13: </w:t>
            </w:r>
            <w:proofErr w:type="spellStart"/>
            <w:r w:rsidRPr="00E7628F">
              <w:rPr>
                <w:rFonts w:ascii="Cambria" w:eastAsia="MS Mincho" w:hAnsi="Cambria"/>
                <w:sz w:val="20"/>
                <w:szCs w:val="20"/>
                <w:lang w:val="en-ZA"/>
              </w:rPr>
              <w:t>TPnew</w:t>
            </w:r>
            <w:proofErr w:type="spellEnd"/>
          </w:p>
        </w:tc>
      </w:tr>
      <w:tr w:rsidR="000C2DB3" w:rsidRPr="00E7628F" w14:paraId="547EBBCE" w14:textId="77777777" w:rsidTr="005D149C">
        <w:tc>
          <w:tcPr>
            <w:tcW w:w="617" w:type="dxa"/>
            <w:shd w:val="clear" w:color="auto" w:fill="FFFFFF"/>
          </w:tcPr>
          <w:p w14:paraId="7A26051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5</w:t>
            </w:r>
          </w:p>
        </w:tc>
        <w:tc>
          <w:tcPr>
            <w:tcW w:w="2050" w:type="dxa"/>
            <w:shd w:val="clear" w:color="auto" w:fill="FFFFFF"/>
          </w:tcPr>
          <w:p w14:paraId="1F9E738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Japan </w:t>
            </w:r>
          </w:p>
        </w:tc>
        <w:tc>
          <w:tcPr>
            <w:tcW w:w="1417" w:type="dxa"/>
            <w:shd w:val="clear" w:color="auto" w:fill="FFFFFF"/>
          </w:tcPr>
          <w:p w14:paraId="1CC243E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63B4C50B"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1975-2009, Q2, S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8F8310E"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08D00DE6" w14:textId="77777777" w:rsidTr="005D149C">
        <w:tc>
          <w:tcPr>
            <w:tcW w:w="617" w:type="dxa"/>
            <w:shd w:val="clear" w:color="auto" w:fill="FFFFFF"/>
          </w:tcPr>
          <w:p w14:paraId="1CF79FE3"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6</w:t>
            </w:r>
          </w:p>
        </w:tc>
        <w:tc>
          <w:tcPr>
            <w:tcW w:w="2050" w:type="dxa"/>
            <w:shd w:val="clear" w:color="auto" w:fill="FFFFFF"/>
          </w:tcPr>
          <w:p w14:paraId="62BD76F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989E814"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5A9914E4" w14:textId="4F413F40"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1990-2009,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3DC34F9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0C2DB3" w:rsidRPr="00E7628F" w14:paraId="6089CD19" w14:textId="77777777" w:rsidTr="005D149C">
        <w:trPr>
          <w:trHeight w:val="223"/>
        </w:trPr>
        <w:tc>
          <w:tcPr>
            <w:tcW w:w="617" w:type="dxa"/>
            <w:shd w:val="clear" w:color="auto" w:fill="FFFFFF"/>
          </w:tcPr>
          <w:p w14:paraId="30B1E814"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2050" w:type="dxa"/>
            <w:shd w:val="clear" w:color="auto" w:fill="FFFFFF"/>
          </w:tcPr>
          <w:p w14:paraId="34211198"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3ACD540"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487DDAB5" w14:textId="15246494"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w:t>
            </w:r>
            <w:r w:rsidR="006F252B" w:rsidRPr="00E7628F">
              <w:rPr>
                <w:rFonts w:ascii="Cambria" w:eastAsia="MS Mincho" w:hAnsi="Cambria"/>
                <w:sz w:val="20"/>
                <w:szCs w:val="20"/>
                <w:lang w:val="en-ZA"/>
              </w:rPr>
              <w:t>2019</w:t>
            </w:r>
            <w:r w:rsidRPr="00E7628F">
              <w:rPr>
                <w:rFonts w:ascii="Cambria" w:eastAsia="MS Mincho" w:hAnsi="Cambria"/>
                <w:sz w:val="20"/>
                <w:szCs w:val="20"/>
                <w:lang w:val="en-ZA"/>
              </w:rPr>
              <w:t>, Q4, N</w:t>
            </w:r>
            <w:r w:rsidR="00640EE0">
              <w:rPr>
                <w:rFonts w:ascii="Cambria" w:eastAsia="MS Mincho" w:hAnsi="Cambria"/>
                <w:sz w:val="20"/>
                <w:szCs w:val="20"/>
                <w:lang w:val="en-ZA"/>
              </w:rPr>
              <w:t>E</w:t>
            </w:r>
            <w:r w:rsidRPr="00E7628F">
              <w:rPr>
                <w:rFonts w:ascii="Cambria" w:eastAsia="MS Mincho" w:hAnsi="Cambria"/>
                <w:sz w:val="20"/>
                <w:szCs w:val="20"/>
                <w:lang w:val="en-ZA"/>
              </w:rPr>
              <w:t xml:space="preserve">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1F3C1F4F"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0C2DB3" w:rsidRPr="00E7628F" w14:paraId="0948E17D" w14:textId="77777777" w:rsidTr="005D149C">
        <w:tc>
          <w:tcPr>
            <w:tcW w:w="617" w:type="dxa"/>
            <w:shd w:val="clear" w:color="auto" w:fill="FFFFFF"/>
          </w:tcPr>
          <w:p w14:paraId="218E2927" w14:textId="0A89ADF4"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r w:rsidR="00405037">
              <w:rPr>
                <w:rFonts w:ascii="Cambria" w:eastAsia="MS Mincho" w:hAnsi="Cambria"/>
                <w:sz w:val="20"/>
                <w:szCs w:val="20"/>
                <w:lang w:val="en-ZA"/>
              </w:rPr>
              <w:t>*</w:t>
            </w:r>
          </w:p>
        </w:tc>
        <w:tc>
          <w:tcPr>
            <w:tcW w:w="2050" w:type="dxa"/>
            <w:shd w:val="clear" w:color="auto" w:fill="FFFFFF"/>
          </w:tcPr>
          <w:p w14:paraId="65CD7450"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(66cm - 114cm)</w:t>
            </w:r>
          </w:p>
        </w:tc>
        <w:tc>
          <w:tcPr>
            <w:tcW w:w="1417" w:type="dxa"/>
            <w:shd w:val="clear" w:color="auto" w:fill="FFFFFF"/>
          </w:tcPr>
          <w:p w14:paraId="15F41547"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4FE11411" w14:textId="544231B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8CBB0C3"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–125cm)</w:t>
            </w:r>
          </w:p>
        </w:tc>
      </w:tr>
      <w:tr w:rsidR="000C2DB3" w:rsidRPr="00E7628F" w14:paraId="759F26CF" w14:textId="77777777" w:rsidTr="005D149C">
        <w:tc>
          <w:tcPr>
            <w:tcW w:w="617" w:type="dxa"/>
            <w:shd w:val="clear" w:color="auto" w:fill="FFFFFF"/>
          </w:tcPr>
          <w:p w14:paraId="4BFF382C" w14:textId="5EE3140C"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r w:rsidR="00405037">
              <w:rPr>
                <w:rFonts w:ascii="Cambria" w:eastAsia="MS Mincho" w:hAnsi="Cambria"/>
                <w:sz w:val="20"/>
                <w:szCs w:val="20"/>
                <w:lang w:val="en-ZA"/>
              </w:rPr>
              <w:t>*</w:t>
            </w:r>
          </w:p>
        </w:tc>
        <w:tc>
          <w:tcPr>
            <w:tcW w:w="2050" w:type="dxa"/>
            <w:shd w:val="clear" w:color="auto" w:fill="FFFFFF"/>
          </w:tcPr>
          <w:p w14:paraId="191ADFEE" w14:textId="77777777" w:rsidR="000C2DB3" w:rsidRPr="00E7628F" w:rsidRDefault="000C2DB3"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(115cm - 144cm)</w:t>
            </w:r>
          </w:p>
        </w:tc>
        <w:tc>
          <w:tcPr>
            <w:tcW w:w="1417" w:type="dxa"/>
            <w:shd w:val="clear" w:color="auto" w:fill="FFFFFF"/>
          </w:tcPr>
          <w:p w14:paraId="370D6F2D"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196ED04A" w14:textId="30E9C47F"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w:t>
            </w:r>
            <w:r w:rsidR="006F252B" w:rsidRPr="00E7628F">
              <w:rPr>
                <w:rFonts w:ascii="Cambria" w:eastAsia="MS Mincho" w:hAnsi="Cambria"/>
                <w:sz w:val="20"/>
                <w:szCs w:val="20"/>
                <w:lang w:val="en-ZA"/>
              </w:rPr>
              <w:t>2020</w:t>
            </w:r>
            <w:r w:rsidRPr="00E7628F">
              <w:rPr>
                <w:rFonts w:ascii="Cambria" w:eastAsia="MS Mincho" w:hAnsi="Cambria"/>
                <w:sz w:val="20"/>
                <w:szCs w:val="20"/>
                <w:lang w:val="en-ZA"/>
              </w:rPr>
              <w:t xml:space="preserve">,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B397089" w14:textId="77777777" w:rsidR="000C2DB3" w:rsidRPr="00E7628F" w:rsidRDefault="000C2DB3"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(100 – 150cm)</w:t>
            </w:r>
          </w:p>
        </w:tc>
      </w:tr>
      <w:tr w:rsidR="006F252B" w:rsidRPr="00E7628F" w14:paraId="769413C3" w14:textId="77777777" w:rsidTr="005D149C">
        <w:tc>
          <w:tcPr>
            <w:tcW w:w="617" w:type="dxa"/>
            <w:shd w:val="clear" w:color="auto" w:fill="FFFFFF"/>
          </w:tcPr>
          <w:p w14:paraId="75A0DABE" w14:textId="6C54CF83"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0</w:t>
            </w:r>
          </w:p>
        </w:tc>
        <w:tc>
          <w:tcPr>
            <w:tcW w:w="2050" w:type="dxa"/>
            <w:shd w:val="clear" w:color="auto" w:fill="FFFFFF"/>
          </w:tcPr>
          <w:p w14:paraId="36F49B7E"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(177cm+) </w:t>
            </w:r>
          </w:p>
        </w:tc>
        <w:tc>
          <w:tcPr>
            <w:tcW w:w="1417" w:type="dxa"/>
            <w:shd w:val="clear" w:color="auto" w:fill="FFFFFF"/>
          </w:tcPr>
          <w:p w14:paraId="60FDFCF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0ADED23F" w14:textId="0CA9D41F"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1993-2020,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134830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(175cm+)</w:t>
            </w:r>
          </w:p>
        </w:tc>
      </w:tr>
      <w:tr w:rsidR="006F252B" w:rsidRPr="00E7628F" w14:paraId="4853342E" w14:textId="77777777" w:rsidTr="005D149C">
        <w:tc>
          <w:tcPr>
            <w:tcW w:w="617" w:type="dxa"/>
            <w:shd w:val="clear" w:color="auto" w:fill="FFFFFF"/>
          </w:tcPr>
          <w:p w14:paraId="29C706B8" w14:textId="034785FD"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1</w:t>
            </w:r>
          </w:p>
        </w:tc>
        <w:tc>
          <w:tcPr>
            <w:tcW w:w="2050" w:type="dxa"/>
            <w:shd w:val="clear" w:color="auto" w:fill="FFFFFF"/>
          </w:tcPr>
          <w:p w14:paraId="53598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(&lt;145cm)</w:t>
            </w:r>
          </w:p>
        </w:tc>
        <w:tc>
          <w:tcPr>
            <w:tcW w:w="1417" w:type="dxa"/>
            <w:shd w:val="clear" w:color="auto" w:fill="FFFFFF"/>
          </w:tcPr>
          <w:p w14:paraId="2C14E55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8AEF92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1980-1992 (gap in 1984),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2B99DA2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6F252B" w:rsidRPr="00E7628F" w14:paraId="12F211B7" w14:textId="77777777" w:rsidTr="005D149C">
        <w:tc>
          <w:tcPr>
            <w:tcW w:w="617" w:type="dxa"/>
            <w:shd w:val="clear" w:color="auto" w:fill="FFFFFF"/>
          </w:tcPr>
          <w:p w14:paraId="3B05A805" w14:textId="1D69C385" w:rsidR="006F252B" w:rsidRPr="00E7628F" w:rsidRDefault="00AB1F9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2</w:t>
            </w:r>
          </w:p>
        </w:tc>
        <w:tc>
          <w:tcPr>
            <w:tcW w:w="2050" w:type="dxa"/>
            <w:shd w:val="clear" w:color="auto" w:fill="FFFFFF"/>
          </w:tcPr>
          <w:p w14:paraId="630BA374"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 (195cm+)</w:t>
            </w:r>
          </w:p>
        </w:tc>
        <w:tc>
          <w:tcPr>
            <w:tcW w:w="1417" w:type="dxa"/>
            <w:shd w:val="clear" w:color="auto" w:fill="FFFFFF"/>
          </w:tcPr>
          <w:p w14:paraId="508A7899"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6B416F27"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1983-1992,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485228B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16: RRUSAFB (200cm+)</w:t>
            </w:r>
          </w:p>
        </w:tc>
      </w:tr>
      <w:tr w:rsidR="006F252B" w:rsidRPr="00E7628F" w14:paraId="567E88D2" w14:textId="77777777" w:rsidTr="005D149C">
        <w:tc>
          <w:tcPr>
            <w:tcW w:w="617" w:type="dxa"/>
            <w:shd w:val="clear" w:color="auto" w:fill="FFFFFF"/>
          </w:tcPr>
          <w:p w14:paraId="025F04D8" w14:textId="7748FCC9"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3</w:t>
            </w:r>
          </w:p>
        </w:tc>
        <w:tc>
          <w:tcPr>
            <w:tcW w:w="2050" w:type="dxa"/>
            <w:shd w:val="clear" w:color="auto" w:fill="FFFFFF"/>
          </w:tcPr>
          <w:p w14:paraId="1249734A"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26D8A6C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Longline </w:t>
            </w:r>
          </w:p>
        </w:tc>
        <w:tc>
          <w:tcPr>
            <w:tcW w:w="2536" w:type="dxa"/>
            <w:shd w:val="clear" w:color="auto" w:fill="FFFFFF"/>
          </w:tcPr>
          <w:p w14:paraId="60837A1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1974-1980, Q2, GOM</w:t>
            </w:r>
          </w:p>
        </w:tc>
        <w:tc>
          <w:tcPr>
            <w:tcW w:w="2736" w:type="dxa"/>
            <w:shd w:val="clear" w:color="auto" w:fill="FFFFFF"/>
          </w:tcPr>
          <w:p w14:paraId="2EF05F2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315F280" w14:textId="77777777" w:rsidTr="005D149C">
        <w:tc>
          <w:tcPr>
            <w:tcW w:w="617" w:type="dxa"/>
            <w:shd w:val="clear" w:color="auto" w:fill="FFFFFF"/>
          </w:tcPr>
          <w:p w14:paraId="4F53C897" w14:textId="6F5A33F3"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4</w:t>
            </w:r>
          </w:p>
        </w:tc>
        <w:tc>
          <w:tcPr>
            <w:tcW w:w="2050" w:type="dxa"/>
            <w:shd w:val="clear" w:color="auto" w:fill="FFFFFF"/>
          </w:tcPr>
          <w:p w14:paraId="5C431CB3"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15B0E2AF"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3DF51D6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1976-2009,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7F74E8DA"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 LLJPN</w:t>
            </w:r>
          </w:p>
        </w:tc>
      </w:tr>
      <w:tr w:rsidR="006F252B" w:rsidRPr="00E7628F" w14:paraId="4E25EE42" w14:textId="77777777" w:rsidTr="005D149C">
        <w:tc>
          <w:tcPr>
            <w:tcW w:w="617" w:type="dxa"/>
            <w:shd w:val="clear" w:color="auto" w:fill="FFFFFF"/>
          </w:tcPr>
          <w:p w14:paraId="3C04E35B" w14:textId="63EEB15D"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5</w:t>
            </w:r>
          </w:p>
        </w:tc>
        <w:tc>
          <w:tcPr>
            <w:tcW w:w="2050" w:type="dxa"/>
            <w:shd w:val="clear" w:color="auto" w:fill="FFFFFF"/>
          </w:tcPr>
          <w:p w14:paraId="2292DF25"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417" w:type="dxa"/>
            <w:shd w:val="clear" w:color="auto" w:fill="FFFFFF"/>
          </w:tcPr>
          <w:p w14:paraId="7787540C"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DB046C0" w14:textId="5A1EC4A8"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2010-20</w:t>
            </w:r>
            <w:r w:rsidR="00640EE0">
              <w:rPr>
                <w:rFonts w:ascii="Cambria" w:eastAsia="MS Mincho" w:hAnsi="Cambria"/>
                <w:sz w:val="20"/>
                <w:szCs w:val="20"/>
                <w:lang w:val="en-ZA"/>
              </w:rPr>
              <w:t>20</w:t>
            </w:r>
            <w:r w:rsidRPr="00E7628F">
              <w:rPr>
                <w:rFonts w:ascii="Cambria" w:eastAsia="MS Mincho" w:hAnsi="Cambria"/>
                <w:sz w:val="20"/>
                <w:szCs w:val="20"/>
                <w:lang w:val="en-ZA"/>
              </w:rPr>
              <w:t xml:space="preserve">, Q4,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E96E6EE"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18: </w:t>
            </w:r>
            <w:proofErr w:type="spellStart"/>
            <w:r w:rsidRPr="00E7628F">
              <w:rPr>
                <w:rFonts w:ascii="Cambria" w:eastAsia="MS Mincho" w:hAnsi="Cambria"/>
                <w:sz w:val="20"/>
                <w:szCs w:val="20"/>
                <w:lang w:val="en-ZA"/>
              </w:rPr>
              <w:t>LLJPNnew</w:t>
            </w:r>
            <w:proofErr w:type="spellEnd"/>
          </w:p>
        </w:tc>
      </w:tr>
      <w:tr w:rsidR="006F252B" w:rsidRPr="00E7628F" w14:paraId="586D578C" w14:textId="77777777" w:rsidTr="005D149C">
        <w:tc>
          <w:tcPr>
            <w:tcW w:w="617" w:type="dxa"/>
            <w:shd w:val="clear" w:color="auto" w:fill="FFFFFF"/>
          </w:tcPr>
          <w:p w14:paraId="203243DA" w14:textId="69254691"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6</w:t>
            </w:r>
          </w:p>
        </w:tc>
        <w:tc>
          <w:tcPr>
            <w:tcW w:w="2050" w:type="dxa"/>
            <w:shd w:val="clear" w:color="auto" w:fill="FFFFFF"/>
          </w:tcPr>
          <w:p w14:paraId="4361CEEC"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GSL</w:t>
            </w:r>
          </w:p>
        </w:tc>
        <w:tc>
          <w:tcPr>
            <w:tcW w:w="1417" w:type="dxa"/>
            <w:shd w:val="clear" w:color="auto" w:fill="FFFFFF"/>
          </w:tcPr>
          <w:p w14:paraId="1A4C0D93"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72B19212" w14:textId="67521FD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1988-2020, Q3, GSL</w:t>
            </w:r>
          </w:p>
        </w:tc>
        <w:tc>
          <w:tcPr>
            <w:tcW w:w="2736" w:type="dxa"/>
            <w:shd w:val="clear" w:color="auto" w:fill="FFFFFF"/>
          </w:tcPr>
          <w:p w14:paraId="213DBC4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6F252B" w:rsidRPr="00E7628F" w14:paraId="2A424DD0" w14:textId="77777777" w:rsidTr="005D149C">
        <w:tc>
          <w:tcPr>
            <w:tcW w:w="617" w:type="dxa"/>
            <w:shd w:val="clear" w:color="auto" w:fill="FFFFFF"/>
          </w:tcPr>
          <w:p w14:paraId="75C46894" w14:textId="09E15735"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5A508C" w:rsidRPr="00E7628F">
              <w:rPr>
                <w:rFonts w:ascii="Cambria" w:eastAsia="MS Mincho" w:hAnsi="Cambria"/>
                <w:sz w:val="20"/>
                <w:szCs w:val="20"/>
                <w:lang w:val="en-ZA"/>
              </w:rPr>
              <w:t>7</w:t>
            </w:r>
          </w:p>
        </w:tc>
        <w:tc>
          <w:tcPr>
            <w:tcW w:w="2050" w:type="dxa"/>
            <w:shd w:val="clear" w:color="auto" w:fill="FFFFFF"/>
          </w:tcPr>
          <w:p w14:paraId="0AECE3FD" w14:textId="77777777" w:rsidR="006F252B" w:rsidRPr="00E7628F" w:rsidRDefault="006F252B"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 SWNS</w:t>
            </w:r>
          </w:p>
        </w:tc>
        <w:tc>
          <w:tcPr>
            <w:tcW w:w="1417" w:type="dxa"/>
            <w:shd w:val="clear" w:color="auto" w:fill="FFFFFF"/>
          </w:tcPr>
          <w:p w14:paraId="3CF31BE1"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55815EB4" w14:textId="07CA35E6"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1996-2020,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5F1B02AB" w14:textId="77777777" w:rsidR="006F252B" w:rsidRPr="00E7628F" w:rsidRDefault="006F252B"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14: RRCAN</w:t>
            </w:r>
          </w:p>
        </w:tc>
      </w:tr>
      <w:tr w:rsidR="005A508C" w:rsidRPr="00E7628F" w14:paraId="50D53469" w14:textId="77777777" w:rsidTr="005D149C">
        <w:tc>
          <w:tcPr>
            <w:tcW w:w="617" w:type="dxa"/>
            <w:shd w:val="clear" w:color="auto" w:fill="FFFFFF"/>
          </w:tcPr>
          <w:p w14:paraId="6FD2818B" w14:textId="41D5ABF2"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2050" w:type="dxa"/>
            <w:shd w:val="clear" w:color="auto" w:fill="FFFFFF"/>
          </w:tcPr>
          <w:p w14:paraId="79C09A78" w14:textId="2BC7938F"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US (66cm – 144cm) </w:t>
            </w:r>
          </w:p>
        </w:tc>
        <w:tc>
          <w:tcPr>
            <w:tcW w:w="1417" w:type="dxa"/>
            <w:shd w:val="clear" w:color="auto" w:fill="FFFFFF"/>
          </w:tcPr>
          <w:p w14:paraId="6CF2D9DD" w14:textId="2274B1F0"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Rod and reel</w:t>
            </w:r>
          </w:p>
        </w:tc>
        <w:tc>
          <w:tcPr>
            <w:tcW w:w="2536" w:type="dxa"/>
            <w:shd w:val="clear" w:color="auto" w:fill="FFFFFF"/>
          </w:tcPr>
          <w:p w14:paraId="3B9CDF42" w14:textId="6B1E2179"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w:t>
            </w:r>
            <w:r w:rsidR="00640EE0">
              <w:rPr>
                <w:rFonts w:ascii="Cambria" w:eastAsia="MS Mincho" w:hAnsi="Cambria"/>
                <w:sz w:val="20"/>
                <w:szCs w:val="20"/>
                <w:lang w:val="en-ZA"/>
              </w:rPr>
              <w:t>5</w:t>
            </w:r>
            <w:r w:rsidRPr="00E7628F">
              <w:rPr>
                <w:rFonts w:ascii="Cambria" w:eastAsia="MS Mincho" w:hAnsi="Cambria"/>
                <w:sz w:val="20"/>
                <w:szCs w:val="20"/>
                <w:lang w:val="en-ZA"/>
              </w:rPr>
              <w:t xml:space="preserve">-2020, Q3, W </w:t>
            </w:r>
            <w:proofErr w:type="spellStart"/>
            <w:r w:rsidRPr="00E7628F">
              <w:rPr>
                <w:rFonts w:ascii="Cambria" w:eastAsia="MS Mincho" w:hAnsi="Cambria"/>
                <w:sz w:val="20"/>
                <w:szCs w:val="20"/>
                <w:lang w:val="en-ZA"/>
              </w:rPr>
              <w:t>Atl</w:t>
            </w:r>
            <w:proofErr w:type="spellEnd"/>
          </w:p>
        </w:tc>
        <w:tc>
          <w:tcPr>
            <w:tcW w:w="2736" w:type="dxa"/>
            <w:shd w:val="clear" w:color="auto" w:fill="FFFFFF"/>
          </w:tcPr>
          <w:p w14:paraId="0C2DB714" w14:textId="7AC04AE1"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15: RRUSAFS (50 – 150cm)</w:t>
            </w:r>
          </w:p>
        </w:tc>
      </w:tr>
      <w:tr w:rsidR="005A508C" w:rsidRPr="00E7628F" w14:paraId="3BBBAD8C" w14:textId="77777777" w:rsidTr="005D149C">
        <w:tc>
          <w:tcPr>
            <w:tcW w:w="617" w:type="dxa"/>
            <w:shd w:val="clear" w:color="auto" w:fill="FFFFFF"/>
          </w:tcPr>
          <w:p w14:paraId="1E487830" w14:textId="1CE3E771" w:rsidR="005A508C" w:rsidRPr="00E7628F" w:rsidDel="006F252B"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r w:rsidR="00EC4C1F" w:rsidRPr="00E7628F">
              <w:rPr>
                <w:rFonts w:ascii="Cambria" w:eastAsia="MS Mincho" w:hAnsi="Cambria"/>
                <w:sz w:val="20"/>
                <w:szCs w:val="20"/>
                <w:lang w:val="en-ZA"/>
              </w:rPr>
              <w:t>9</w:t>
            </w:r>
          </w:p>
        </w:tc>
        <w:tc>
          <w:tcPr>
            <w:tcW w:w="2050" w:type="dxa"/>
            <w:shd w:val="clear" w:color="auto" w:fill="FFFFFF"/>
          </w:tcPr>
          <w:p w14:paraId="5D378D52" w14:textId="02D98B8D" w:rsidR="005A508C" w:rsidRPr="00E7628F" w:rsidRDefault="005A508C"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US-Mexico</w:t>
            </w:r>
          </w:p>
        </w:tc>
        <w:tc>
          <w:tcPr>
            <w:tcW w:w="1417" w:type="dxa"/>
            <w:shd w:val="clear" w:color="auto" w:fill="FFFFFF"/>
          </w:tcPr>
          <w:p w14:paraId="3735725C" w14:textId="6ECB526C"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Longline</w:t>
            </w:r>
          </w:p>
        </w:tc>
        <w:tc>
          <w:tcPr>
            <w:tcW w:w="2536" w:type="dxa"/>
            <w:shd w:val="clear" w:color="auto" w:fill="FFFFFF"/>
          </w:tcPr>
          <w:p w14:paraId="1870F8A9" w14:textId="0925EDE7" w:rsidR="005A508C" w:rsidRPr="00E7628F" w:rsidDel="006F252B"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1994-2019, Q2, GOM</w:t>
            </w:r>
          </w:p>
        </w:tc>
        <w:tc>
          <w:tcPr>
            <w:tcW w:w="2736" w:type="dxa"/>
            <w:shd w:val="clear" w:color="auto" w:fill="FFFFFF"/>
          </w:tcPr>
          <w:p w14:paraId="41001894" w14:textId="0F247A48" w:rsidR="005A508C" w:rsidRPr="00E7628F" w:rsidRDefault="005A508C"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1: LLOTH</w:t>
            </w:r>
          </w:p>
        </w:tc>
      </w:tr>
      <w:tr w:rsidR="005A508C" w:rsidRPr="00E7628F" w14:paraId="7C46F08E" w14:textId="77777777" w:rsidTr="005D149C">
        <w:trPr>
          <w:trHeight w:hRule="exact" w:val="57"/>
        </w:trPr>
        <w:tc>
          <w:tcPr>
            <w:tcW w:w="617" w:type="dxa"/>
            <w:shd w:val="clear" w:color="auto" w:fill="FFFFFF"/>
          </w:tcPr>
          <w:p w14:paraId="4CAFE96C"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139AAB4E"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2FAA855C"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3BCAF2D6"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73D2E277"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179A3996" w14:textId="77777777" w:rsidTr="005D149C">
        <w:trPr>
          <w:trHeight w:hRule="exact" w:val="23"/>
        </w:trPr>
        <w:tc>
          <w:tcPr>
            <w:tcW w:w="617" w:type="dxa"/>
            <w:shd w:val="clear" w:color="auto" w:fill="FFFFFF"/>
          </w:tcPr>
          <w:p w14:paraId="488765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shd w:val="clear" w:color="auto" w:fill="FFFFFF"/>
          </w:tcPr>
          <w:p w14:paraId="0D427235"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shd w:val="clear" w:color="auto" w:fill="FFFFFF"/>
          </w:tcPr>
          <w:p w14:paraId="49240776"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shd w:val="clear" w:color="auto" w:fill="FFFFFF"/>
          </w:tcPr>
          <w:p w14:paraId="063F1A27" w14:textId="77777777" w:rsidR="005A508C" w:rsidRPr="00E7628F" w:rsidRDefault="005A508C" w:rsidP="00636EAD">
            <w:pPr>
              <w:keepNext/>
              <w:keepLines/>
              <w:spacing w:after="0" w:line="240" w:lineRule="auto"/>
              <w:rPr>
                <w:rFonts w:ascii="Cambria" w:eastAsia="MS Mincho" w:hAnsi="Cambria"/>
                <w:sz w:val="20"/>
                <w:szCs w:val="20"/>
                <w:lang w:val="en-ZA"/>
              </w:rPr>
            </w:pPr>
          </w:p>
        </w:tc>
        <w:tc>
          <w:tcPr>
            <w:tcW w:w="2736" w:type="dxa"/>
            <w:shd w:val="clear" w:color="auto" w:fill="FFFFFF"/>
          </w:tcPr>
          <w:p w14:paraId="3DDB0D4E" w14:textId="77777777" w:rsidR="005A508C" w:rsidRPr="00E7628F" w:rsidRDefault="005A508C" w:rsidP="00636EAD">
            <w:pPr>
              <w:keepNext/>
              <w:keepLines/>
              <w:spacing w:after="0" w:line="240" w:lineRule="auto"/>
              <w:rPr>
                <w:rFonts w:ascii="Cambria" w:eastAsia="MS Mincho" w:hAnsi="Cambria"/>
                <w:sz w:val="20"/>
                <w:szCs w:val="20"/>
                <w:lang w:val="en-ZA"/>
              </w:rPr>
            </w:pPr>
          </w:p>
        </w:tc>
      </w:tr>
      <w:tr w:rsidR="005A508C" w:rsidRPr="00E7628F" w14:paraId="087913E0" w14:textId="77777777" w:rsidTr="005D149C">
        <w:trPr>
          <w:trHeight w:hRule="exact" w:val="20"/>
        </w:trPr>
        <w:tc>
          <w:tcPr>
            <w:tcW w:w="617" w:type="dxa"/>
            <w:tcBorders>
              <w:bottom w:val="single" w:sz="4" w:space="0" w:color="auto"/>
            </w:tcBorders>
            <w:shd w:val="clear" w:color="auto" w:fill="FFFFFF"/>
          </w:tcPr>
          <w:p w14:paraId="129FF79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2050" w:type="dxa"/>
            <w:tcBorders>
              <w:bottom w:val="single" w:sz="4" w:space="0" w:color="auto"/>
            </w:tcBorders>
            <w:shd w:val="clear" w:color="auto" w:fill="FFFFFF"/>
          </w:tcPr>
          <w:p w14:paraId="1DE99234" w14:textId="77777777" w:rsidR="005A508C" w:rsidRPr="00E7628F" w:rsidRDefault="005A508C" w:rsidP="00636EAD">
            <w:pPr>
              <w:keepNext/>
              <w:keepLines/>
              <w:spacing w:after="0" w:line="240" w:lineRule="auto"/>
              <w:jc w:val="both"/>
              <w:rPr>
                <w:rFonts w:ascii="Cambria" w:eastAsia="MS Mincho" w:hAnsi="Cambria"/>
                <w:sz w:val="20"/>
                <w:szCs w:val="20"/>
                <w:lang w:val="en-ZA"/>
              </w:rPr>
            </w:pPr>
          </w:p>
        </w:tc>
        <w:tc>
          <w:tcPr>
            <w:tcW w:w="1417" w:type="dxa"/>
            <w:tcBorders>
              <w:bottom w:val="single" w:sz="4" w:space="0" w:color="auto"/>
            </w:tcBorders>
            <w:shd w:val="clear" w:color="auto" w:fill="FFFFFF"/>
          </w:tcPr>
          <w:p w14:paraId="249A9987"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536" w:type="dxa"/>
            <w:tcBorders>
              <w:bottom w:val="single" w:sz="4" w:space="0" w:color="auto"/>
            </w:tcBorders>
            <w:shd w:val="clear" w:color="auto" w:fill="FFFFFF"/>
          </w:tcPr>
          <w:p w14:paraId="5A009234"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c>
          <w:tcPr>
            <w:tcW w:w="2736" w:type="dxa"/>
            <w:tcBorders>
              <w:bottom w:val="single" w:sz="4" w:space="0" w:color="auto"/>
            </w:tcBorders>
            <w:shd w:val="clear" w:color="auto" w:fill="FFFFFF"/>
          </w:tcPr>
          <w:p w14:paraId="62F5BDA3" w14:textId="77777777" w:rsidR="005A508C" w:rsidRPr="00E7628F" w:rsidRDefault="005A508C" w:rsidP="00636EAD">
            <w:pPr>
              <w:keepNext/>
              <w:keepLines/>
              <w:spacing w:after="0" w:line="240" w:lineRule="auto"/>
              <w:jc w:val="center"/>
              <w:rPr>
                <w:rFonts w:ascii="Cambria" w:eastAsia="MS Mincho" w:hAnsi="Cambria"/>
                <w:sz w:val="20"/>
                <w:szCs w:val="20"/>
                <w:lang w:val="en-ZA"/>
              </w:rPr>
            </w:pPr>
          </w:p>
        </w:tc>
      </w:tr>
    </w:tbl>
    <w:p w14:paraId="27FC1CF1" w14:textId="3CD2B6A0" w:rsidR="000C2DB3" w:rsidRPr="00405037" w:rsidRDefault="00405037" w:rsidP="00636EAD">
      <w:pPr>
        <w:spacing w:after="0" w:line="240" w:lineRule="auto"/>
        <w:jc w:val="both"/>
        <w:rPr>
          <w:rFonts w:ascii="Cambria" w:eastAsia="MS Mincho" w:hAnsi="Cambria"/>
          <w:i/>
          <w:iCs/>
          <w:sz w:val="18"/>
          <w:szCs w:val="18"/>
          <w:lang w:val="en-ZA"/>
        </w:rPr>
      </w:pPr>
      <w:r w:rsidRPr="000508C2">
        <w:rPr>
          <w:rFonts w:ascii="Cambria" w:eastAsia="MS Mincho" w:hAnsi="Cambria" w:hint="eastAsia"/>
          <w:i/>
          <w:iCs/>
          <w:sz w:val="18"/>
          <w:szCs w:val="18"/>
          <w:lang w:val="en-ZA"/>
        </w:rPr>
        <w:t>*</w:t>
      </w:r>
      <w:r w:rsidRPr="000508C2">
        <w:rPr>
          <w:rFonts w:ascii="Cambria" w:eastAsia="MS Mincho" w:hAnsi="Cambria"/>
          <w:i/>
          <w:iCs/>
          <w:sz w:val="18"/>
          <w:szCs w:val="18"/>
          <w:lang w:val="en-ZA"/>
        </w:rPr>
        <w:t xml:space="preserve"> US RR indices for 66cm – 114cm and 115cm – 144cm would be replaced by US RR index for 66cm – 144cm (index 18)</w:t>
      </w:r>
    </w:p>
    <w:p w14:paraId="281C9CCC" w14:textId="0F05C4A5" w:rsidR="000C2DB3" w:rsidRPr="00E7628F" w:rsidRDefault="000C2DB3" w:rsidP="00636EAD">
      <w:pPr>
        <w:keepNext/>
        <w:keepLines/>
        <w:spacing w:after="0" w:line="240" w:lineRule="auto"/>
        <w:jc w:val="both"/>
        <w:rPr>
          <w:rFonts w:ascii="Cambria" w:eastAsia="MS Mincho" w:hAnsi="Cambria"/>
          <w:b/>
          <w:i/>
          <w:color w:val="FF0000"/>
          <w:sz w:val="20"/>
          <w:szCs w:val="20"/>
          <w:lang w:val="en-ZA"/>
        </w:rPr>
      </w:pPr>
      <w:r w:rsidRPr="00B82D2C">
        <w:rPr>
          <w:rFonts w:ascii="Cambria" w:eastAsia="MS Mincho" w:hAnsi="Cambria"/>
          <w:b/>
          <w:bCs/>
          <w:sz w:val="20"/>
          <w:szCs w:val="20"/>
          <w:lang w:val="en-ZA"/>
        </w:rPr>
        <w:lastRenderedPageBreak/>
        <w:t xml:space="preserve">Table 2.2. </w:t>
      </w:r>
      <w:r w:rsidRPr="00E7628F">
        <w:rPr>
          <w:rFonts w:ascii="Cambria" w:eastAsia="MS Mincho" w:hAnsi="Cambria"/>
          <w:sz w:val="20"/>
          <w:szCs w:val="20"/>
          <w:lang w:val="en-ZA"/>
        </w:rPr>
        <w:t>Fishery-independent indices used in the fitting of operating models.</w:t>
      </w:r>
    </w:p>
    <w:tbl>
      <w:tblPr>
        <w:tblW w:w="9498" w:type="dxa"/>
        <w:shd w:val="clear" w:color="auto" w:fill="FFFFFF"/>
        <w:tblLook w:val="04A0" w:firstRow="1" w:lastRow="0" w:firstColumn="1" w:lastColumn="0" w:noHBand="0" w:noVBand="1"/>
      </w:tblPr>
      <w:tblGrid>
        <w:gridCol w:w="456"/>
        <w:gridCol w:w="2667"/>
        <w:gridCol w:w="2975"/>
        <w:gridCol w:w="3400"/>
      </w:tblGrid>
      <w:tr w:rsidR="000C2DB3" w:rsidRPr="00E7628F" w14:paraId="70FB8089" w14:textId="77777777" w:rsidTr="00C339CD">
        <w:trPr>
          <w:trHeight w:val="304"/>
        </w:trPr>
        <w:tc>
          <w:tcPr>
            <w:tcW w:w="456" w:type="dxa"/>
            <w:tcBorders>
              <w:top w:val="single" w:sz="4" w:space="0" w:color="auto"/>
              <w:bottom w:val="single" w:sz="4" w:space="0" w:color="auto"/>
            </w:tcBorders>
            <w:shd w:val="clear" w:color="auto" w:fill="FFFFFF"/>
          </w:tcPr>
          <w:p w14:paraId="6CB80E81" w14:textId="77777777" w:rsidR="000C2DB3" w:rsidRPr="00E7628F" w:rsidRDefault="000C2DB3" w:rsidP="00636EAD">
            <w:pPr>
              <w:keepNext/>
              <w:keepLines/>
              <w:spacing w:after="0" w:line="240" w:lineRule="auto"/>
              <w:jc w:val="both"/>
              <w:rPr>
                <w:rFonts w:ascii="Cambria" w:eastAsia="MS Mincho" w:hAnsi="Cambria"/>
                <w:sz w:val="20"/>
                <w:szCs w:val="20"/>
                <w:lang w:val="en-ZA"/>
              </w:rPr>
            </w:pPr>
          </w:p>
        </w:tc>
        <w:tc>
          <w:tcPr>
            <w:tcW w:w="2667" w:type="dxa"/>
            <w:tcBorders>
              <w:top w:val="single" w:sz="4" w:space="0" w:color="auto"/>
              <w:bottom w:val="single" w:sz="4" w:space="0" w:color="auto"/>
            </w:tcBorders>
            <w:shd w:val="clear" w:color="auto" w:fill="FFFFFF"/>
          </w:tcPr>
          <w:p w14:paraId="6C11673E" w14:textId="77777777" w:rsidR="000C2DB3" w:rsidRPr="00E7628F" w:rsidRDefault="000C2DB3" w:rsidP="00636EAD">
            <w:pPr>
              <w:keepNext/>
              <w:keepLines/>
              <w:spacing w:after="0" w:line="240" w:lineRule="auto"/>
              <w:jc w:val="both"/>
              <w:rPr>
                <w:rFonts w:ascii="Cambria" w:eastAsia="MS Mincho" w:hAnsi="Cambria"/>
                <w:b/>
                <w:sz w:val="20"/>
                <w:szCs w:val="20"/>
                <w:lang w:val="en-ZA"/>
              </w:rPr>
            </w:pPr>
            <w:r w:rsidRPr="00E7628F">
              <w:rPr>
                <w:rFonts w:ascii="Cambria" w:eastAsia="MS Mincho" w:hAnsi="Cambria"/>
                <w:sz w:val="20"/>
                <w:szCs w:val="20"/>
                <w:lang w:val="en-ZA"/>
              </w:rPr>
              <w:t xml:space="preserve"> </w:t>
            </w:r>
            <w:r w:rsidRPr="00E7628F">
              <w:rPr>
                <w:rFonts w:ascii="Cambria" w:eastAsia="MS Mincho" w:hAnsi="Cambria"/>
                <w:b/>
                <w:sz w:val="20"/>
                <w:szCs w:val="20"/>
                <w:lang w:val="en-ZA"/>
              </w:rPr>
              <w:t>Type</w:t>
            </w:r>
          </w:p>
        </w:tc>
        <w:tc>
          <w:tcPr>
            <w:tcW w:w="2975" w:type="dxa"/>
            <w:tcBorders>
              <w:top w:val="single" w:sz="4" w:space="0" w:color="auto"/>
              <w:bottom w:val="single" w:sz="4" w:space="0" w:color="auto"/>
            </w:tcBorders>
            <w:shd w:val="clear" w:color="auto" w:fill="FFFFFF"/>
          </w:tcPr>
          <w:p w14:paraId="72B2A371"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Details</w:t>
            </w:r>
          </w:p>
        </w:tc>
        <w:tc>
          <w:tcPr>
            <w:tcW w:w="3400" w:type="dxa"/>
            <w:tcBorders>
              <w:top w:val="single" w:sz="4" w:space="0" w:color="auto"/>
              <w:bottom w:val="single" w:sz="4" w:space="0" w:color="auto"/>
            </w:tcBorders>
            <w:shd w:val="clear" w:color="auto" w:fill="FFFFFF"/>
          </w:tcPr>
          <w:p w14:paraId="4A3511DF" w14:textId="77777777" w:rsidR="000C2DB3" w:rsidRPr="00E7628F" w:rsidRDefault="000C2DB3" w:rsidP="00636EAD">
            <w:pPr>
              <w:keepNext/>
              <w:keepLines/>
              <w:spacing w:after="0" w:line="240" w:lineRule="auto"/>
              <w:rPr>
                <w:rFonts w:ascii="Cambria" w:eastAsia="MS Mincho" w:hAnsi="Cambria"/>
                <w:b/>
                <w:sz w:val="20"/>
                <w:szCs w:val="20"/>
                <w:lang w:val="en-ZA"/>
              </w:rPr>
            </w:pPr>
            <w:r w:rsidRPr="00E7628F">
              <w:rPr>
                <w:rFonts w:ascii="Cambria" w:eastAsia="MS Mincho" w:hAnsi="Cambria"/>
                <w:b/>
                <w:sz w:val="20"/>
                <w:szCs w:val="20"/>
                <w:lang w:val="en-ZA"/>
              </w:rPr>
              <w:t>Infers:</w:t>
            </w:r>
          </w:p>
        </w:tc>
      </w:tr>
      <w:tr w:rsidR="00B6015D" w:rsidRPr="00E7628F" w14:paraId="011A48C6" w14:textId="77777777" w:rsidTr="00C339CD">
        <w:tc>
          <w:tcPr>
            <w:tcW w:w="456" w:type="dxa"/>
            <w:tcBorders>
              <w:top w:val="single" w:sz="4" w:space="0" w:color="auto"/>
              <w:bottom w:val="single" w:sz="4" w:space="0" w:color="auto"/>
            </w:tcBorders>
            <w:shd w:val="clear" w:color="auto" w:fill="FFFFFF"/>
          </w:tcPr>
          <w:p w14:paraId="3C9DD487" w14:textId="5F2DED7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2667" w:type="dxa"/>
            <w:tcBorders>
              <w:top w:val="single" w:sz="4" w:space="0" w:color="auto"/>
              <w:bottom w:val="single" w:sz="4" w:space="0" w:color="auto"/>
            </w:tcBorders>
            <w:shd w:val="clear" w:color="auto" w:fill="FFFFFF"/>
          </w:tcPr>
          <w:p w14:paraId="0DEF076D" w14:textId="0DFF03D5"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Canadian acoustic survey past</w:t>
            </w:r>
          </w:p>
        </w:tc>
        <w:tc>
          <w:tcPr>
            <w:tcW w:w="2975" w:type="dxa"/>
            <w:tcBorders>
              <w:top w:val="single" w:sz="4" w:space="0" w:color="auto"/>
              <w:bottom w:val="single" w:sz="4" w:space="0" w:color="auto"/>
            </w:tcBorders>
            <w:shd w:val="clear" w:color="auto" w:fill="FFFFFF"/>
          </w:tcPr>
          <w:p w14:paraId="25FCA5E9" w14:textId="70A8C5E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1994-2017, Q3, GSL, index in number of fish </w:t>
            </w:r>
          </w:p>
        </w:tc>
        <w:tc>
          <w:tcPr>
            <w:tcW w:w="3400" w:type="dxa"/>
            <w:vMerge w:val="restart"/>
            <w:tcBorders>
              <w:top w:val="single" w:sz="4" w:space="0" w:color="auto"/>
              <w:bottom w:val="single" w:sz="4" w:space="0" w:color="auto"/>
            </w:tcBorders>
            <w:shd w:val="clear" w:color="auto" w:fill="FFFFFF"/>
          </w:tcPr>
          <w:p w14:paraId="68758FCB" w14:textId="4C1510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Number of combined eastern and western fish in Q3 for the GSL stratum according to the estimated vulnerable biomass available to the CANRR fleet for 150cm plus</w:t>
            </w:r>
          </w:p>
        </w:tc>
      </w:tr>
      <w:tr w:rsidR="00B6015D" w:rsidRPr="00E7628F" w14:paraId="0CEEA8CC" w14:textId="77777777" w:rsidTr="00C339CD">
        <w:tc>
          <w:tcPr>
            <w:tcW w:w="456" w:type="dxa"/>
            <w:tcBorders>
              <w:top w:val="single" w:sz="4" w:space="0" w:color="auto"/>
              <w:bottom w:val="single" w:sz="4" w:space="0" w:color="auto"/>
            </w:tcBorders>
            <w:shd w:val="clear" w:color="auto" w:fill="FFFFFF"/>
          </w:tcPr>
          <w:p w14:paraId="1EBB493F" w14:textId="12337323"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 </w:t>
            </w:r>
          </w:p>
        </w:tc>
        <w:tc>
          <w:tcPr>
            <w:tcW w:w="2667" w:type="dxa"/>
            <w:tcBorders>
              <w:top w:val="single" w:sz="4" w:space="0" w:color="auto"/>
              <w:bottom w:val="single" w:sz="4" w:space="0" w:color="auto"/>
            </w:tcBorders>
            <w:shd w:val="clear" w:color="auto" w:fill="FFFFFF"/>
          </w:tcPr>
          <w:p w14:paraId="11F5C949" w14:textId="5697663A"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Canadian acoustic survey recent </w:t>
            </w:r>
            <w:r w:rsidR="006F252B" w:rsidRPr="00E7628F">
              <w:rPr>
                <w:rFonts w:ascii="Cambria" w:eastAsia="MS Mincho" w:hAnsi="Cambria"/>
                <w:b/>
                <w:bCs/>
                <w:sz w:val="20"/>
                <w:szCs w:val="20"/>
                <w:lang w:val="en-ZA"/>
              </w:rPr>
              <w:t xml:space="preserve">(zero </w:t>
            </w:r>
            <w:r w:rsidR="00ED7113" w:rsidRPr="00E7628F">
              <w:rPr>
                <w:rFonts w:ascii="Cambria" w:eastAsia="MS Mincho" w:hAnsi="Cambria"/>
                <w:b/>
                <w:bCs/>
                <w:sz w:val="20"/>
                <w:szCs w:val="20"/>
                <w:lang w:val="en-ZA"/>
              </w:rPr>
              <w:t>weight)</w:t>
            </w:r>
            <w:r w:rsidR="00ED7113" w:rsidRPr="00E7628F">
              <w:rPr>
                <w:rFonts w:ascii="Cambria" w:eastAsia="MS Mincho" w:hAnsi="Cambria"/>
                <w:sz w:val="20"/>
                <w:szCs w:val="20"/>
                <w:lang w:val="en-ZA"/>
              </w:rPr>
              <w:t xml:space="preserve">  </w:t>
            </w:r>
          </w:p>
        </w:tc>
        <w:tc>
          <w:tcPr>
            <w:tcW w:w="2975" w:type="dxa"/>
            <w:tcBorders>
              <w:top w:val="single" w:sz="4" w:space="0" w:color="auto"/>
              <w:bottom w:val="single" w:sz="4" w:space="0" w:color="auto"/>
            </w:tcBorders>
            <w:shd w:val="clear" w:color="auto" w:fill="FFFFFF"/>
          </w:tcPr>
          <w:p w14:paraId="1D37AF5E" w14:textId="428A461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2017-2018, Q3, GSL, index in number of fish </w:t>
            </w:r>
          </w:p>
        </w:tc>
        <w:tc>
          <w:tcPr>
            <w:tcW w:w="3400" w:type="dxa"/>
            <w:vMerge/>
            <w:tcBorders>
              <w:top w:val="single" w:sz="4" w:space="0" w:color="auto"/>
              <w:bottom w:val="single" w:sz="4" w:space="0" w:color="auto"/>
            </w:tcBorders>
            <w:shd w:val="clear" w:color="auto" w:fill="FFFFFF"/>
          </w:tcPr>
          <w:p w14:paraId="7C4F6550"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3D16B7C9" w14:textId="77777777" w:rsidTr="00C339CD">
        <w:tc>
          <w:tcPr>
            <w:tcW w:w="456" w:type="dxa"/>
            <w:tcBorders>
              <w:top w:val="single" w:sz="4" w:space="0" w:color="auto"/>
              <w:bottom w:val="single" w:sz="4" w:space="0" w:color="auto"/>
            </w:tcBorders>
            <w:shd w:val="clear" w:color="auto" w:fill="FFFFFF"/>
          </w:tcPr>
          <w:p w14:paraId="7B7EF084" w14:textId="73825EC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3</w:t>
            </w:r>
          </w:p>
        </w:tc>
        <w:tc>
          <w:tcPr>
            <w:tcW w:w="2667" w:type="dxa"/>
            <w:tcBorders>
              <w:top w:val="single" w:sz="4" w:space="0" w:color="auto"/>
              <w:bottom w:val="single" w:sz="4" w:space="0" w:color="auto"/>
            </w:tcBorders>
            <w:shd w:val="clear" w:color="auto" w:fill="FFFFFF"/>
          </w:tcPr>
          <w:p w14:paraId="4FDDF5C2"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past</w:t>
            </w:r>
          </w:p>
        </w:tc>
        <w:tc>
          <w:tcPr>
            <w:tcW w:w="2975" w:type="dxa"/>
            <w:tcBorders>
              <w:top w:val="single" w:sz="4" w:space="0" w:color="auto"/>
              <w:bottom w:val="single" w:sz="4" w:space="0" w:color="auto"/>
            </w:tcBorders>
            <w:shd w:val="clear" w:color="auto" w:fill="FFFFFF"/>
          </w:tcPr>
          <w:p w14:paraId="1129EC6B" w14:textId="77777777"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2000-2003, Q3, Med</w:t>
            </w:r>
          </w:p>
        </w:tc>
        <w:tc>
          <w:tcPr>
            <w:tcW w:w="3400" w:type="dxa"/>
            <w:vMerge w:val="restart"/>
            <w:tcBorders>
              <w:top w:val="single" w:sz="4" w:space="0" w:color="auto"/>
              <w:bottom w:val="single" w:sz="4" w:space="0" w:color="auto"/>
            </w:tcBorders>
            <w:shd w:val="clear" w:color="auto" w:fill="FFFFFF"/>
          </w:tcPr>
          <w:p w14:paraId="105F8FA7" w14:textId="54461095"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Vulnerable biomass in Q3 in Med, according to the RRUSAFS selectivity </w:t>
            </w:r>
            <w:r w:rsidR="00875303" w:rsidRPr="00E7628F">
              <w:rPr>
                <w:rFonts w:ascii="Cambria" w:eastAsia="MS Mincho" w:hAnsi="Cambria"/>
                <w:sz w:val="20"/>
                <w:szCs w:val="20"/>
                <w:lang w:val="en-ZA"/>
              </w:rPr>
              <w:t xml:space="preserve">which is used </w:t>
            </w:r>
            <w:r w:rsidRPr="00E7628F">
              <w:rPr>
                <w:rFonts w:ascii="Cambria" w:eastAsia="MS Mincho" w:hAnsi="Cambria"/>
                <w:sz w:val="20"/>
                <w:szCs w:val="20"/>
                <w:lang w:val="en-ZA"/>
              </w:rPr>
              <w:t>due to similar assumed size of fish</w:t>
            </w:r>
          </w:p>
        </w:tc>
      </w:tr>
      <w:tr w:rsidR="00B6015D" w:rsidRPr="00E7628F" w14:paraId="4F6088F9" w14:textId="77777777" w:rsidTr="00C339CD">
        <w:tc>
          <w:tcPr>
            <w:tcW w:w="456" w:type="dxa"/>
            <w:tcBorders>
              <w:top w:val="single" w:sz="4" w:space="0" w:color="auto"/>
              <w:bottom w:val="single" w:sz="4" w:space="0" w:color="auto"/>
            </w:tcBorders>
            <w:shd w:val="clear" w:color="auto" w:fill="FFFFFF"/>
          </w:tcPr>
          <w:p w14:paraId="2B9563C0" w14:textId="1EF703D1"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2667" w:type="dxa"/>
            <w:tcBorders>
              <w:top w:val="single" w:sz="4" w:space="0" w:color="auto"/>
              <w:bottom w:val="single" w:sz="4" w:space="0" w:color="auto"/>
            </w:tcBorders>
            <w:shd w:val="clear" w:color="auto" w:fill="FFFFFF"/>
          </w:tcPr>
          <w:p w14:paraId="1D208C67"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French aerial survey recent</w:t>
            </w:r>
          </w:p>
        </w:tc>
        <w:tc>
          <w:tcPr>
            <w:tcW w:w="2975" w:type="dxa"/>
            <w:tcBorders>
              <w:top w:val="single" w:sz="4" w:space="0" w:color="auto"/>
              <w:bottom w:val="single" w:sz="4" w:space="0" w:color="auto"/>
            </w:tcBorders>
            <w:shd w:val="clear" w:color="auto" w:fill="FFFFFF"/>
          </w:tcPr>
          <w:p w14:paraId="04B7021F" w14:textId="055A1AAF"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2009-2019 (gap in 2013), Q3, Med</w:t>
            </w:r>
          </w:p>
        </w:tc>
        <w:tc>
          <w:tcPr>
            <w:tcW w:w="3400" w:type="dxa"/>
            <w:vMerge/>
            <w:tcBorders>
              <w:top w:val="single" w:sz="4" w:space="0" w:color="auto"/>
              <w:bottom w:val="single" w:sz="4" w:space="0" w:color="auto"/>
            </w:tcBorders>
            <w:shd w:val="clear" w:color="auto" w:fill="FFFFFF"/>
          </w:tcPr>
          <w:p w14:paraId="7BD9034D" w14:textId="33416BB6" w:rsidR="00B6015D" w:rsidRPr="00E7628F" w:rsidRDefault="00B6015D" w:rsidP="00636EAD">
            <w:pPr>
              <w:keepNext/>
              <w:keepLines/>
              <w:spacing w:after="0" w:line="240" w:lineRule="auto"/>
              <w:jc w:val="both"/>
              <w:rPr>
                <w:rFonts w:ascii="Cambria" w:eastAsia="MS Mincho" w:hAnsi="Cambria"/>
                <w:sz w:val="20"/>
                <w:szCs w:val="20"/>
                <w:lang w:val="en-ZA"/>
              </w:rPr>
            </w:pPr>
          </w:p>
        </w:tc>
      </w:tr>
      <w:tr w:rsidR="00B6015D" w:rsidRPr="00E7628F" w14:paraId="67941FDB" w14:textId="77777777" w:rsidTr="00C339CD">
        <w:tc>
          <w:tcPr>
            <w:tcW w:w="456" w:type="dxa"/>
            <w:tcBorders>
              <w:top w:val="single" w:sz="4" w:space="0" w:color="auto"/>
              <w:bottom w:val="single" w:sz="4" w:space="0" w:color="auto"/>
            </w:tcBorders>
            <w:shd w:val="clear" w:color="auto" w:fill="FFFFFF"/>
          </w:tcPr>
          <w:p w14:paraId="61035253" w14:textId="4B351E3D"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5</w:t>
            </w:r>
          </w:p>
        </w:tc>
        <w:tc>
          <w:tcPr>
            <w:tcW w:w="2667" w:type="dxa"/>
            <w:tcBorders>
              <w:top w:val="single" w:sz="4" w:space="0" w:color="auto"/>
              <w:bottom w:val="single" w:sz="4" w:space="0" w:color="auto"/>
            </w:tcBorders>
            <w:shd w:val="clear" w:color="auto" w:fill="FFFFFF"/>
          </w:tcPr>
          <w:p w14:paraId="712E95B9"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Aerial survey – GBYP*</w:t>
            </w:r>
          </w:p>
          <w:p w14:paraId="577A31A9" w14:textId="0BA4AD35" w:rsidR="006F252B" w:rsidRPr="00E7628F" w:rsidRDefault="006F252B" w:rsidP="00636EAD">
            <w:pPr>
              <w:keepNext/>
              <w:keepLines/>
              <w:spacing w:after="0" w:line="240" w:lineRule="auto"/>
              <w:rPr>
                <w:rFonts w:ascii="Cambria" w:eastAsia="MS Mincho" w:hAnsi="Cambria"/>
                <w:b/>
                <w:bCs/>
                <w:sz w:val="20"/>
                <w:szCs w:val="20"/>
                <w:lang w:val="en-ZA"/>
              </w:rPr>
            </w:pPr>
            <w:r w:rsidRPr="00E7628F">
              <w:rPr>
                <w:rFonts w:ascii="Cambria" w:eastAsia="MS Mincho" w:hAnsi="Cambria"/>
                <w:b/>
                <w:bCs/>
                <w:sz w:val="20"/>
                <w:szCs w:val="20"/>
                <w:lang w:val="en-ZA"/>
              </w:rPr>
              <w:t>(</w:t>
            </w:r>
            <w:proofErr w:type="gramStart"/>
            <w:r w:rsidRPr="00E7628F">
              <w:rPr>
                <w:rFonts w:ascii="Cambria" w:eastAsia="MS Mincho" w:hAnsi="Cambria"/>
                <w:b/>
                <w:bCs/>
                <w:sz w:val="20"/>
                <w:szCs w:val="20"/>
                <w:lang w:val="en-ZA"/>
              </w:rPr>
              <w:t>zero</w:t>
            </w:r>
            <w:proofErr w:type="gramEnd"/>
            <w:r w:rsidRPr="00E7628F">
              <w:rPr>
                <w:rFonts w:ascii="Cambria" w:eastAsia="MS Mincho" w:hAnsi="Cambria"/>
                <w:b/>
                <w:bCs/>
                <w:sz w:val="20"/>
                <w:szCs w:val="20"/>
                <w:lang w:val="en-ZA"/>
              </w:rPr>
              <w:t xml:space="preserve"> weight)</w:t>
            </w:r>
          </w:p>
        </w:tc>
        <w:tc>
          <w:tcPr>
            <w:tcW w:w="2975" w:type="dxa"/>
            <w:tcBorders>
              <w:top w:val="single" w:sz="4" w:space="0" w:color="auto"/>
              <w:bottom w:val="single" w:sz="4" w:space="0" w:color="auto"/>
            </w:tcBorders>
            <w:shd w:val="clear" w:color="auto" w:fill="FFFFFF"/>
          </w:tcPr>
          <w:p w14:paraId="05D015BC" w14:textId="4B8C2964"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2010-2018 (gaps in 2012, 2014, and 2016), Q2, Med</w:t>
            </w:r>
          </w:p>
        </w:tc>
        <w:tc>
          <w:tcPr>
            <w:tcW w:w="3400" w:type="dxa"/>
            <w:tcBorders>
              <w:top w:val="single" w:sz="4" w:space="0" w:color="auto"/>
              <w:bottom w:val="single" w:sz="4" w:space="0" w:color="auto"/>
            </w:tcBorders>
            <w:shd w:val="clear" w:color="auto" w:fill="FFFFFF"/>
          </w:tcPr>
          <w:p w14:paraId="1ADE9202" w14:textId="60D06684"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p>
        </w:tc>
      </w:tr>
      <w:tr w:rsidR="00B6015D" w:rsidRPr="00E7628F" w14:paraId="5AD7C213" w14:textId="77777777" w:rsidTr="00C339CD">
        <w:tc>
          <w:tcPr>
            <w:tcW w:w="456" w:type="dxa"/>
            <w:tcBorders>
              <w:top w:val="single" w:sz="4" w:space="0" w:color="auto"/>
              <w:bottom w:val="single" w:sz="4" w:space="0" w:color="auto"/>
            </w:tcBorders>
            <w:shd w:val="clear" w:color="auto" w:fill="FFFFFF"/>
          </w:tcPr>
          <w:p w14:paraId="73F45EFF" w14:textId="16E3610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6</w:t>
            </w:r>
          </w:p>
        </w:tc>
        <w:tc>
          <w:tcPr>
            <w:tcW w:w="2667" w:type="dxa"/>
            <w:tcBorders>
              <w:top w:val="single" w:sz="4" w:space="0" w:color="auto"/>
              <w:bottom w:val="single" w:sz="4" w:space="0" w:color="auto"/>
            </w:tcBorders>
            <w:shd w:val="clear" w:color="auto" w:fill="FFFFFF"/>
          </w:tcPr>
          <w:p w14:paraId="00ED544D" w14:textId="06266726"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 xml:space="preserve">USA </w:t>
            </w:r>
            <w:r w:rsidR="00640EE0">
              <w:rPr>
                <w:rFonts w:ascii="Cambria" w:eastAsia="MS Mincho" w:hAnsi="Cambria"/>
                <w:sz w:val="20"/>
                <w:szCs w:val="20"/>
                <w:lang w:val="en-ZA"/>
              </w:rPr>
              <w:t xml:space="preserve">GOM </w:t>
            </w:r>
            <w:r w:rsidRPr="00E7628F">
              <w:rPr>
                <w:rFonts w:ascii="Cambria" w:eastAsia="MS Mincho" w:hAnsi="Cambria"/>
                <w:sz w:val="20"/>
                <w:szCs w:val="20"/>
                <w:lang w:val="en-ZA"/>
              </w:rPr>
              <w:t>Larval survey</w:t>
            </w:r>
          </w:p>
        </w:tc>
        <w:tc>
          <w:tcPr>
            <w:tcW w:w="2975" w:type="dxa"/>
            <w:tcBorders>
              <w:top w:val="single" w:sz="4" w:space="0" w:color="auto"/>
              <w:bottom w:val="single" w:sz="4" w:space="0" w:color="auto"/>
            </w:tcBorders>
            <w:shd w:val="clear" w:color="auto" w:fill="FFFFFF"/>
          </w:tcPr>
          <w:p w14:paraId="2BC7C499" w14:textId="78E90AEB"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1977-2019 (gaps in 1979-1980, and 1985), Q2, GOM</w:t>
            </w:r>
          </w:p>
        </w:tc>
        <w:tc>
          <w:tcPr>
            <w:tcW w:w="3400" w:type="dxa"/>
            <w:tcBorders>
              <w:top w:val="single" w:sz="4" w:space="0" w:color="auto"/>
              <w:bottom w:val="single" w:sz="4" w:space="0" w:color="auto"/>
            </w:tcBorders>
            <w:shd w:val="clear" w:color="auto" w:fill="FFFFFF"/>
          </w:tcPr>
          <w:p w14:paraId="29CDE505" w14:textId="737233FF"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western stock in Q2 in GOM stratum</w:t>
            </w:r>
          </w:p>
        </w:tc>
      </w:tr>
      <w:tr w:rsidR="00B6015D" w:rsidRPr="00E7628F" w14:paraId="70C0ACC1" w14:textId="77777777" w:rsidTr="00C339CD">
        <w:tc>
          <w:tcPr>
            <w:tcW w:w="456" w:type="dxa"/>
            <w:tcBorders>
              <w:top w:val="single" w:sz="4" w:space="0" w:color="auto"/>
              <w:bottom w:val="single" w:sz="4" w:space="0" w:color="auto"/>
            </w:tcBorders>
            <w:shd w:val="clear" w:color="auto" w:fill="FFFFFF"/>
          </w:tcPr>
          <w:p w14:paraId="457396CB" w14:textId="6CBE5010"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7</w:t>
            </w:r>
          </w:p>
        </w:tc>
        <w:tc>
          <w:tcPr>
            <w:tcW w:w="2667" w:type="dxa"/>
            <w:tcBorders>
              <w:top w:val="single" w:sz="4" w:space="0" w:color="auto"/>
              <w:bottom w:val="single" w:sz="4" w:space="0" w:color="auto"/>
            </w:tcBorders>
            <w:shd w:val="clear" w:color="auto" w:fill="FFFFFF"/>
          </w:tcPr>
          <w:p w14:paraId="7E6CB785" w14:textId="77777777" w:rsidR="00B6015D" w:rsidRPr="00E7628F" w:rsidRDefault="00B6015D" w:rsidP="00636EAD">
            <w:pPr>
              <w:keepNext/>
              <w:keepLines/>
              <w:spacing w:after="0" w:line="240" w:lineRule="auto"/>
              <w:rPr>
                <w:rFonts w:ascii="Cambria" w:eastAsia="MS Mincho" w:hAnsi="Cambria"/>
                <w:sz w:val="20"/>
                <w:szCs w:val="20"/>
                <w:lang w:val="en-ZA"/>
              </w:rPr>
            </w:pPr>
            <w:r w:rsidRPr="00E7628F">
              <w:rPr>
                <w:rFonts w:ascii="Cambria" w:eastAsia="MS Mincho" w:hAnsi="Cambria"/>
                <w:sz w:val="20"/>
                <w:szCs w:val="20"/>
                <w:lang w:val="en-ZA"/>
              </w:rPr>
              <w:t>Western Med Larval survey</w:t>
            </w:r>
          </w:p>
        </w:tc>
        <w:tc>
          <w:tcPr>
            <w:tcW w:w="2975" w:type="dxa"/>
            <w:tcBorders>
              <w:top w:val="single" w:sz="4" w:space="0" w:color="auto"/>
              <w:bottom w:val="single" w:sz="4" w:space="0" w:color="auto"/>
            </w:tcBorders>
            <w:shd w:val="clear" w:color="auto" w:fill="FFFFFF"/>
          </w:tcPr>
          <w:p w14:paraId="2BC957FD" w14:textId="482A0D19" w:rsidR="00B6015D" w:rsidRPr="00E7628F" w:rsidRDefault="00B6015D" w:rsidP="00636EAD">
            <w:pPr>
              <w:keepNext/>
              <w:keepLines/>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2001-2019 (gaps in 2006</w:t>
            </w:r>
            <w:r w:rsidR="000B0B40" w:rsidRPr="00E7628F">
              <w:rPr>
                <w:rFonts w:ascii="Cambria" w:eastAsia="MS Mincho" w:hAnsi="Cambria"/>
                <w:sz w:val="20"/>
                <w:szCs w:val="20"/>
                <w:lang w:val="en-ZA"/>
              </w:rPr>
              <w:t xml:space="preserve">, 2007, 2009, </w:t>
            </w:r>
            <w:r w:rsidRPr="00E7628F">
              <w:rPr>
                <w:rFonts w:ascii="Cambria" w:eastAsia="MS Mincho" w:hAnsi="Cambria"/>
                <w:sz w:val="20"/>
                <w:szCs w:val="20"/>
                <w:lang w:val="en-ZA"/>
              </w:rPr>
              <w:t>2011), Q2, Med</w:t>
            </w:r>
          </w:p>
        </w:tc>
        <w:tc>
          <w:tcPr>
            <w:tcW w:w="3400" w:type="dxa"/>
            <w:tcBorders>
              <w:top w:val="single" w:sz="4" w:space="0" w:color="auto"/>
              <w:bottom w:val="single" w:sz="4" w:space="0" w:color="auto"/>
            </w:tcBorders>
            <w:shd w:val="clear" w:color="auto" w:fill="FFFFFF"/>
          </w:tcPr>
          <w:p w14:paraId="66414353" w14:textId="77777777" w:rsidR="00B6015D" w:rsidRPr="00E7628F" w:rsidRDefault="00B6015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SSB eastern stock in Q2 in Med</w:t>
            </w:r>
            <w:r w:rsidRPr="00E7628F">
              <w:rPr>
                <w:rFonts w:ascii="Cambria" w:eastAsia="MS PGothic" w:hAnsi="Cambria" w:cs="MS PGothic"/>
                <w:sz w:val="20"/>
                <w:szCs w:val="20"/>
                <w:lang w:val="en-ZA" w:eastAsia="ja-JP"/>
              </w:rPr>
              <w:t xml:space="preserve"> </w:t>
            </w:r>
          </w:p>
        </w:tc>
      </w:tr>
      <w:bookmarkEnd w:id="19"/>
      <w:tr w:rsidR="00B6015D" w:rsidRPr="00E7628F" w14:paraId="25D74851" w14:textId="77777777" w:rsidTr="00C339CD">
        <w:trPr>
          <w:trHeight w:hRule="exact" w:val="23"/>
        </w:trPr>
        <w:tc>
          <w:tcPr>
            <w:tcW w:w="456" w:type="dxa"/>
            <w:shd w:val="clear" w:color="auto" w:fill="FFFFFF"/>
          </w:tcPr>
          <w:p w14:paraId="4C3DF5D8"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shd w:val="clear" w:color="auto" w:fill="FFFFFF"/>
          </w:tcPr>
          <w:p w14:paraId="000D3C76"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shd w:val="clear" w:color="auto" w:fill="FFFFFF"/>
          </w:tcPr>
          <w:p w14:paraId="16D517F1" w14:textId="77777777" w:rsidR="00B6015D" w:rsidRPr="00E7628F" w:rsidRDefault="00B6015D" w:rsidP="00636EAD">
            <w:pPr>
              <w:keepNext/>
              <w:keepLines/>
              <w:spacing w:after="0" w:line="240" w:lineRule="auto"/>
              <w:rPr>
                <w:rFonts w:ascii="Cambria" w:eastAsia="MS Mincho" w:hAnsi="Cambria"/>
                <w:sz w:val="20"/>
                <w:szCs w:val="20"/>
                <w:lang w:val="en-ZA"/>
              </w:rPr>
            </w:pPr>
          </w:p>
        </w:tc>
        <w:tc>
          <w:tcPr>
            <w:tcW w:w="3400" w:type="dxa"/>
            <w:shd w:val="clear" w:color="auto" w:fill="FFFFFF"/>
          </w:tcPr>
          <w:p w14:paraId="08043E50" w14:textId="77777777" w:rsidR="00B6015D" w:rsidRPr="00E7628F" w:rsidRDefault="00B6015D" w:rsidP="00636EAD">
            <w:pPr>
              <w:keepNext/>
              <w:keepLines/>
              <w:spacing w:after="0" w:line="240" w:lineRule="auto"/>
              <w:rPr>
                <w:rFonts w:ascii="Cambria" w:eastAsia="MS Mincho" w:hAnsi="Cambria"/>
                <w:sz w:val="20"/>
                <w:szCs w:val="20"/>
                <w:lang w:val="en-ZA"/>
              </w:rPr>
            </w:pPr>
          </w:p>
        </w:tc>
      </w:tr>
      <w:tr w:rsidR="00B6015D" w:rsidRPr="00E7628F" w14:paraId="45653844" w14:textId="77777777" w:rsidTr="00C339CD">
        <w:trPr>
          <w:trHeight w:hRule="exact" w:val="20"/>
        </w:trPr>
        <w:tc>
          <w:tcPr>
            <w:tcW w:w="456" w:type="dxa"/>
            <w:tcBorders>
              <w:bottom w:val="single" w:sz="4" w:space="0" w:color="auto"/>
            </w:tcBorders>
            <w:shd w:val="clear" w:color="auto" w:fill="FFFFFF"/>
          </w:tcPr>
          <w:p w14:paraId="4EFE171F"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667" w:type="dxa"/>
            <w:tcBorders>
              <w:bottom w:val="single" w:sz="4" w:space="0" w:color="auto"/>
            </w:tcBorders>
            <w:shd w:val="clear" w:color="auto" w:fill="FFFFFF"/>
          </w:tcPr>
          <w:p w14:paraId="04C9E3C5" w14:textId="77777777" w:rsidR="00B6015D" w:rsidRPr="00E7628F" w:rsidRDefault="00B6015D" w:rsidP="00636EAD">
            <w:pPr>
              <w:keepNext/>
              <w:keepLines/>
              <w:spacing w:after="0" w:line="240" w:lineRule="auto"/>
              <w:jc w:val="both"/>
              <w:rPr>
                <w:rFonts w:ascii="Cambria" w:eastAsia="MS Mincho" w:hAnsi="Cambria"/>
                <w:sz w:val="20"/>
                <w:szCs w:val="20"/>
                <w:lang w:val="en-ZA"/>
              </w:rPr>
            </w:pPr>
          </w:p>
        </w:tc>
        <w:tc>
          <w:tcPr>
            <w:tcW w:w="2975" w:type="dxa"/>
            <w:tcBorders>
              <w:bottom w:val="single" w:sz="4" w:space="0" w:color="auto"/>
            </w:tcBorders>
            <w:shd w:val="clear" w:color="auto" w:fill="FFFFFF"/>
          </w:tcPr>
          <w:p w14:paraId="5033B86F"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c>
          <w:tcPr>
            <w:tcW w:w="3400" w:type="dxa"/>
            <w:tcBorders>
              <w:bottom w:val="single" w:sz="4" w:space="0" w:color="auto"/>
            </w:tcBorders>
            <w:shd w:val="clear" w:color="auto" w:fill="FFFFFF"/>
          </w:tcPr>
          <w:p w14:paraId="6B37592E" w14:textId="77777777" w:rsidR="00B6015D" w:rsidRPr="00E7628F" w:rsidRDefault="00B6015D" w:rsidP="00636EAD">
            <w:pPr>
              <w:keepNext/>
              <w:keepLines/>
              <w:spacing w:after="0" w:line="240" w:lineRule="auto"/>
              <w:jc w:val="center"/>
              <w:rPr>
                <w:rFonts w:ascii="Cambria" w:eastAsia="MS Mincho" w:hAnsi="Cambria"/>
                <w:sz w:val="20"/>
                <w:szCs w:val="20"/>
                <w:lang w:val="en-ZA"/>
              </w:rPr>
            </w:pPr>
          </w:p>
        </w:tc>
      </w:tr>
    </w:tbl>
    <w:p w14:paraId="572C5A99" w14:textId="57986458" w:rsidR="000C2DB3" w:rsidRPr="00640EE0" w:rsidRDefault="000C2DB3" w:rsidP="00636EAD">
      <w:pPr>
        <w:spacing w:after="0" w:line="240" w:lineRule="auto"/>
        <w:jc w:val="both"/>
        <w:rPr>
          <w:rFonts w:ascii="Cambria" w:eastAsia="MS Mincho" w:hAnsi="Cambria"/>
          <w:i/>
          <w:sz w:val="18"/>
          <w:szCs w:val="18"/>
          <w:lang w:val="en-ZA"/>
        </w:rPr>
      </w:pPr>
      <w:r w:rsidRPr="00640EE0">
        <w:rPr>
          <w:rFonts w:ascii="Cambria" w:eastAsia="MS Mincho" w:hAnsi="Cambria"/>
          <w:i/>
          <w:sz w:val="18"/>
          <w:szCs w:val="18"/>
          <w:lang w:val="en-ZA"/>
        </w:rPr>
        <w:t xml:space="preserve">* </w:t>
      </w:r>
      <w:r w:rsidRPr="00640EE0">
        <w:rPr>
          <w:rFonts w:ascii="Cambria" w:eastAsia="MS Mincho" w:hAnsi="Cambria"/>
          <w:i/>
          <w:color w:val="000000"/>
          <w:sz w:val="18"/>
          <w:szCs w:val="18"/>
          <w:lang w:val="en-ZA"/>
        </w:rPr>
        <w:t>Only the Balearic component is used for SSB (because there are problems with consistency regarding patchy or low biomass inference in other strata</w:t>
      </w:r>
      <w:r w:rsidRPr="00640EE0" w:rsidDel="000C4976">
        <w:rPr>
          <w:rFonts w:ascii="Cambria" w:eastAsia="MS Mincho" w:hAnsi="Cambria"/>
          <w:i/>
          <w:color w:val="000000"/>
          <w:sz w:val="18"/>
          <w:szCs w:val="18"/>
          <w:lang w:val="en-ZA"/>
        </w:rPr>
        <w:t xml:space="preserve"> </w:t>
      </w:r>
      <w:r w:rsidRPr="00640EE0">
        <w:rPr>
          <w:rFonts w:ascii="Cambria" w:eastAsia="MS Mincho" w:hAnsi="Cambria"/>
          <w:i/>
          <w:color w:val="000000"/>
          <w:sz w:val="18"/>
          <w:szCs w:val="18"/>
          <w:lang w:val="en-ZA"/>
        </w:rPr>
        <w:t>surveyed)</w:t>
      </w:r>
      <w:r w:rsidR="00875303" w:rsidRPr="00640EE0">
        <w:rPr>
          <w:rFonts w:ascii="Cambria" w:eastAsia="MS Mincho" w:hAnsi="Cambria"/>
          <w:i/>
          <w:color w:val="000000"/>
          <w:sz w:val="18"/>
          <w:szCs w:val="18"/>
          <w:lang w:val="en-ZA"/>
        </w:rPr>
        <w:t xml:space="preserve">. Note that this survey awaits update, hence </w:t>
      </w:r>
      <w:r w:rsidR="00662397" w:rsidRPr="00640EE0">
        <w:rPr>
          <w:rFonts w:ascii="Cambria" w:eastAsia="MS Mincho" w:hAnsi="Cambria"/>
          <w:i/>
          <w:color w:val="000000"/>
          <w:sz w:val="18"/>
          <w:szCs w:val="18"/>
          <w:lang w:val="en-ZA"/>
        </w:rPr>
        <w:t xml:space="preserve">the </w:t>
      </w:r>
      <w:r w:rsidR="00875303" w:rsidRPr="00640EE0">
        <w:rPr>
          <w:rFonts w:ascii="Cambria" w:eastAsia="MS Mincho" w:hAnsi="Cambria"/>
          <w:i/>
          <w:color w:val="000000"/>
          <w:sz w:val="18"/>
          <w:szCs w:val="18"/>
          <w:lang w:val="en-ZA"/>
        </w:rPr>
        <w:t>zero weight</w:t>
      </w:r>
      <w:r w:rsidR="00662397" w:rsidRPr="00640EE0">
        <w:rPr>
          <w:rFonts w:ascii="Cambria" w:eastAsia="MS Mincho" w:hAnsi="Cambria"/>
          <w:i/>
          <w:color w:val="000000"/>
          <w:sz w:val="18"/>
          <w:szCs w:val="18"/>
          <w:lang w:val="en-ZA"/>
        </w:rPr>
        <w:t xml:space="preserve"> at this time</w:t>
      </w:r>
      <w:r w:rsidR="00875303" w:rsidRPr="00640EE0">
        <w:rPr>
          <w:rFonts w:ascii="Cambria" w:eastAsia="MS Mincho" w:hAnsi="Cambria"/>
          <w:i/>
          <w:color w:val="000000"/>
          <w:sz w:val="18"/>
          <w:szCs w:val="18"/>
          <w:lang w:val="en-ZA"/>
        </w:rPr>
        <w:t>.</w:t>
      </w:r>
    </w:p>
    <w:p w14:paraId="5B9C8DE0" w14:textId="5F5D0B4E" w:rsidR="000C2DB3" w:rsidRPr="00E7628F" w:rsidRDefault="000C2DB3" w:rsidP="00636EAD">
      <w:pPr>
        <w:spacing w:after="0" w:line="240" w:lineRule="auto"/>
        <w:jc w:val="both"/>
        <w:rPr>
          <w:rFonts w:ascii="Cambria" w:eastAsia="MS Mincho" w:hAnsi="Cambria"/>
          <w:sz w:val="20"/>
          <w:szCs w:val="20"/>
          <w:lang w:val="en-ZA"/>
        </w:rPr>
      </w:pPr>
    </w:p>
    <w:p w14:paraId="15FF8AD3" w14:textId="6B55AB3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In order to initialize the spatial-seasonal operating model at a plausible distribution of vulnerable biomass, a so-called “master index” was derived. This index allows a standardized effort to be derived for the catch series of any fleet</w:t>
      </w:r>
      <w:r w:rsidR="00662397" w:rsidRPr="00E7628F">
        <w:rPr>
          <w:rFonts w:ascii="Cambria" w:hAnsi="Cambria"/>
          <w:sz w:val="20"/>
          <w:szCs w:val="20"/>
          <w:lang w:val="en-CA"/>
        </w:rPr>
        <w:t>, thereby</w:t>
      </w:r>
      <w:r w:rsidRPr="00E7628F">
        <w:rPr>
          <w:rFonts w:ascii="Cambria" w:hAnsi="Cambria"/>
          <w:sz w:val="20"/>
          <w:szCs w:val="20"/>
          <w:lang w:val="en-CA"/>
        </w:rPr>
        <w:t xml:space="preserve"> simplifying the estimation of fishing mortality rates (for more detail see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xml:space="preserve"> 2018</w:t>
      </w:r>
      <w:r w:rsidRPr="00E7628F">
        <w:rPr>
          <w:rFonts w:ascii="Cambria" w:hAnsi="Cambria"/>
          <w:sz w:val="20"/>
          <w:szCs w:val="20"/>
          <w:lang w:val="en-CA"/>
        </w:rPr>
        <w:t xml:space="preserve">). The only role of the master index is to initialize the model and it effectively plays no role in the likelihood. </w:t>
      </w:r>
    </w:p>
    <w:p w14:paraId="077D8212" w14:textId="77777777"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 </w:t>
      </w:r>
    </w:p>
    <w:p w14:paraId="74F38F9A" w14:textId="509548AE"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default master index (‘Assess-Tag’) was derived using electronic tagging data and East / West area trends estimated by the </w:t>
      </w:r>
      <w:r w:rsidR="00C339CD" w:rsidRPr="00E7628F">
        <w:rPr>
          <w:rFonts w:ascii="Cambria" w:hAnsi="Cambria"/>
          <w:sz w:val="20"/>
          <w:szCs w:val="20"/>
          <w:lang w:val="en-CA"/>
        </w:rPr>
        <w:t xml:space="preserve">2017 </w:t>
      </w:r>
      <w:r w:rsidRPr="00E7628F">
        <w:rPr>
          <w:rFonts w:ascii="Cambria" w:hAnsi="Cambria"/>
          <w:sz w:val="20"/>
          <w:szCs w:val="20"/>
          <w:lang w:val="en-CA"/>
        </w:rPr>
        <w:t>Stock Synthesis assessments</w:t>
      </w:r>
      <w:r w:rsidR="001C3396">
        <w:rPr>
          <w:rFonts w:ascii="Cambria" w:hAnsi="Cambria"/>
          <w:sz w:val="20"/>
          <w:szCs w:val="20"/>
          <w:lang w:val="en-CA"/>
        </w:rPr>
        <w:t xml:space="preserve"> (</w:t>
      </w:r>
      <w:bookmarkStart w:id="20" w:name="_Hlk73520437"/>
      <w:r w:rsidR="001C3396">
        <w:rPr>
          <w:rFonts w:ascii="Cambria" w:hAnsi="Cambria"/>
          <w:sz w:val="20"/>
          <w:szCs w:val="20"/>
          <w:lang w:val="en-CA"/>
        </w:rPr>
        <w:t>Anon. 201</w:t>
      </w:r>
      <w:bookmarkEnd w:id="20"/>
      <w:r w:rsidR="001C3396">
        <w:rPr>
          <w:rFonts w:ascii="Cambria" w:hAnsi="Cambria"/>
          <w:sz w:val="20"/>
          <w:szCs w:val="20"/>
          <w:lang w:val="en-CA"/>
        </w:rPr>
        <w:t>7)</w:t>
      </w:r>
      <w:r w:rsidRPr="00E7628F">
        <w:rPr>
          <w:rFonts w:ascii="Cambria" w:hAnsi="Cambria"/>
          <w:sz w:val="20"/>
          <w:szCs w:val="20"/>
          <w:lang w:val="en-CA"/>
        </w:rPr>
        <w:t xml:space="preserve">.  </w:t>
      </w:r>
    </w:p>
    <w:p w14:paraId="3ED90773" w14:textId="77777777" w:rsidR="000C2DB3" w:rsidRPr="00E7628F" w:rsidRDefault="000C2DB3" w:rsidP="00636EAD">
      <w:pPr>
        <w:spacing w:after="0" w:line="240" w:lineRule="auto"/>
        <w:jc w:val="both"/>
        <w:rPr>
          <w:rFonts w:ascii="Cambria" w:hAnsi="Cambria"/>
          <w:sz w:val="20"/>
          <w:szCs w:val="20"/>
          <w:lang w:val="en-CA"/>
        </w:rPr>
      </w:pPr>
    </w:p>
    <w:p w14:paraId="26FF8E09" w14:textId="59BB0090"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 electronic tagging data </w:t>
      </w:r>
      <w:r w:rsidR="00CE4549" w:rsidRPr="00E7628F">
        <w:rPr>
          <w:rFonts w:ascii="Cambria" w:hAnsi="Cambria"/>
          <w:sz w:val="20"/>
          <w:szCs w:val="20"/>
          <w:lang w:val="en-CA"/>
        </w:rPr>
        <w:t>for</w:t>
      </w:r>
      <w:r w:rsidRPr="00E7628F">
        <w:rPr>
          <w:rFonts w:ascii="Cambria" w:hAnsi="Cambria"/>
          <w:sz w:val="20"/>
          <w:szCs w:val="20"/>
          <w:lang w:val="en-CA"/>
        </w:rPr>
        <w:t xml:space="preserve"> known stock of origin </w:t>
      </w:r>
      <w:r w:rsidR="00BA0817">
        <w:rPr>
          <w:rFonts w:ascii="Cambria" w:hAnsi="Cambria"/>
          <w:i/>
          <w:sz w:val="20"/>
          <w:szCs w:val="20"/>
          <w:lang w:val="en-CA"/>
        </w:rPr>
        <w:t>s</w:t>
      </w:r>
      <w:r w:rsidRPr="00E7628F">
        <w:rPr>
          <w:rFonts w:ascii="Cambria" w:hAnsi="Cambria"/>
          <w:sz w:val="20"/>
          <w:szCs w:val="20"/>
          <w:lang w:val="en-CA"/>
        </w:rPr>
        <w:t xml:space="preserve"> (fish that have been in either the Gulf of Mexico or the Mediterranean) were aggregated by quarter </w:t>
      </w:r>
      <w:r w:rsidR="00BA0817">
        <w:rPr>
          <w:rFonts w:ascii="Cambria" w:hAnsi="Cambria"/>
          <w:i/>
          <w:sz w:val="20"/>
          <w:szCs w:val="20"/>
          <w:lang w:val="en-CA"/>
        </w:rPr>
        <w:t>m</w:t>
      </w:r>
      <w:r w:rsidRPr="00E7628F">
        <w:rPr>
          <w:rFonts w:ascii="Cambria" w:hAnsi="Cambria"/>
          <w:sz w:val="20"/>
          <w:szCs w:val="20"/>
          <w:lang w:val="en-CA"/>
        </w:rPr>
        <w:t xml:space="preserve">, stratum-from </w:t>
      </w:r>
      <w:r w:rsidRPr="00E7628F">
        <w:rPr>
          <w:rFonts w:ascii="Cambria" w:hAnsi="Cambria"/>
          <w:i/>
          <w:sz w:val="20"/>
          <w:szCs w:val="20"/>
          <w:lang w:val="en-CA"/>
        </w:rPr>
        <w:t>a</w:t>
      </w:r>
      <w:r w:rsidRPr="00E7628F">
        <w:rPr>
          <w:rFonts w:ascii="Cambria" w:hAnsi="Cambria"/>
          <w:sz w:val="20"/>
          <w:szCs w:val="20"/>
          <w:lang w:val="en-CA"/>
        </w:rPr>
        <w:t xml:space="preserve">, stratum-to </w:t>
      </w:r>
      <w:r w:rsidRPr="00E7628F">
        <w:rPr>
          <w:rFonts w:ascii="Cambria" w:hAnsi="Cambria"/>
          <w:i/>
          <w:sz w:val="20"/>
          <w:szCs w:val="20"/>
          <w:lang w:val="en-CA"/>
        </w:rPr>
        <w:t>k</w:t>
      </w:r>
      <w:r w:rsidRPr="00E7628F">
        <w:rPr>
          <w:rFonts w:ascii="Cambria" w:hAnsi="Cambria"/>
          <w:sz w:val="20"/>
          <w:szCs w:val="20"/>
          <w:lang w:val="en-CA"/>
        </w:rPr>
        <w:t xml:space="preserve">, into a matrix </w:t>
      </w:r>
      <w:r w:rsidRPr="00E7628F">
        <w:rPr>
          <w:rFonts w:ascii="Cambria" w:hAnsi="Cambria"/>
          <w:i/>
          <w:sz w:val="20"/>
          <w:szCs w:val="20"/>
          <w:lang w:val="en-CA"/>
        </w:rPr>
        <w:t>T</w:t>
      </w:r>
      <w:r w:rsidRPr="00E7628F">
        <w:rPr>
          <w:rFonts w:ascii="Cambria" w:hAnsi="Cambria"/>
          <w:sz w:val="20"/>
          <w:szCs w:val="20"/>
          <w:lang w:val="en-CA"/>
        </w:rPr>
        <w:t xml:space="preserve">. Each row of this matrix was normalized to form a Markov movement matrix </w:t>
      </w:r>
      <w:r w:rsidRPr="00E7628F">
        <w:rPr>
          <w:rFonts w:ascii="Cambria" w:hAnsi="Cambria"/>
          <w:i/>
          <w:sz w:val="20"/>
          <w:szCs w:val="20"/>
          <w:lang w:val="en-CA"/>
        </w:rPr>
        <w:t>V</w:t>
      </w:r>
      <w:r w:rsidRPr="00E7628F">
        <w:rPr>
          <w:rFonts w:ascii="Cambria" w:hAnsi="Cambria"/>
          <w:sz w:val="20"/>
          <w:szCs w:val="20"/>
          <w:lang w:val="en-CA"/>
        </w:rPr>
        <w:t xml:space="preserve"> such that the values summed to 1:</w:t>
      </w:r>
    </w:p>
    <w:p w14:paraId="34F8BF25" w14:textId="77777777" w:rsidR="000C2DB3" w:rsidRPr="00E7628F" w:rsidRDefault="000C2DB3" w:rsidP="00636EAD">
      <w:pPr>
        <w:spacing w:after="0" w:line="240" w:lineRule="auto"/>
        <w:jc w:val="both"/>
        <w:rPr>
          <w:rFonts w:ascii="Cambria" w:hAnsi="Cambria"/>
          <w:sz w:val="20"/>
          <w:szCs w:val="20"/>
          <w:lang w:val="en-CA"/>
        </w:rPr>
      </w:pPr>
    </w:p>
    <w:p w14:paraId="45C9BA0B" w14:textId="79A5A46D"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r>
              <w:rPr>
                <w:rFonts w:ascii="Cambria Math" w:hAnsi="Cambria Math"/>
                <w:sz w:val="20"/>
                <w:szCs w:val="20"/>
                <w:lang w:val="en-CA"/>
              </w:rPr>
              <m:t>V</m:t>
            </m:r>
          </m:e>
          <m:sub>
            <m:r>
              <w:rPr>
                <w:rFonts w:ascii="Cambria Math" w:hAnsi="Cambria Math"/>
                <w:sz w:val="20"/>
                <w:szCs w:val="20"/>
                <w:lang w:val="en-CA"/>
              </w:rPr>
              <m:t>s,m,  a,k</m:t>
            </m:r>
          </m:sub>
        </m:sSub>
        <m:r>
          <w:rPr>
            <w:rFonts w:ascii="Cambria Math" w:hAnsi="Cambria Math"/>
            <w:sz w:val="20"/>
            <w:szCs w:val="20"/>
            <w:lang w:val="en-CA"/>
          </w:rPr>
          <m:t>=</m:t>
        </m:r>
        <m:f>
          <m:fPr>
            <m:ctrlPr>
              <w:rPr>
                <w:rFonts w:ascii="Cambria Math" w:hAnsi="Cambria Math"/>
                <w:i/>
                <w:sz w:val="20"/>
                <w:szCs w:val="20"/>
                <w:lang w:val="en-CA"/>
              </w:rPr>
            </m:ctrlPr>
          </m:fPr>
          <m:num>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 xml:space="preserve"> s,m,  a,k</m:t>
                </m:r>
              </m:sub>
            </m:sSub>
          </m:num>
          <m:den>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k</m:t>
                </m:r>
              </m:sub>
              <m:sup/>
              <m:e>
                <m:sSub>
                  <m:sSubPr>
                    <m:ctrlPr>
                      <w:rPr>
                        <w:rFonts w:ascii="Cambria Math" w:hAnsi="Cambria Math"/>
                        <w:i/>
                        <w:sz w:val="20"/>
                        <w:szCs w:val="20"/>
                        <w:lang w:val="en-CA"/>
                      </w:rPr>
                    </m:ctrlPr>
                  </m:sSubPr>
                  <m:e>
                    <m:r>
                      <w:rPr>
                        <w:rFonts w:ascii="Cambria Math" w:hAnsi="Cambria Math"/>
                        <w:sz w:val="20"/>
                        <w:szCs w:val="20"/>
                        <w:lang w:val="en-CA"/>
                      </w:rPr>
                      <m:t>T</m:t>
                    </m:r>
                  </m:e>
                  <m:sub>
                    <m:r>
                      <w:rPr>
                        <w:rFonts w:ascii="Cambria Math" w:hAnsi="Cambria Math"/>
                        <w:sz w:val="20"/>
                        <w:szCs w:val="20"/>
                        <w:lang w:val="en-CA"/>
                      </w:rPr>
                      <m:t>s,m,  a,k</m:t>
                    </m:r>
                  </m:sub>
                </m:sSub>
              </m:e>
            </m:nary>
          </m:den>
        </m:f>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(2.1)</w:t>
      </w:r>
    </w:p>
    <w:p w14:paraId="66F31C66" w14:textId="77777777" w:rsidR="000C2DB3" w:rsidRPr="00E7628F" w:rsidRDefault="000C2DB3" w:rsidP="00636EAD">
      <w:pPr>
        <w:spacing w:after="0" w:line="240" w:lineRule="auto"/>
        <w:jc w:val="both"/>
        <w:rPr>
          <w:rFonts w:ascii="Cambria" w:hAnsi="Cambria"/>
          <w:sz w:val="20"/>
          <w:szCs w:val="20"/>
          <w:lang w:val="en-CA"/>
        </w:rPr>
      </w:pPr>
    </w:p>
    <w:p w14:paraId="17955E2F" w14:textId="7805AA9B"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For each stock, an even initial spatial distribution was repeatedly multiplied though this quarterly movement matrix until it stabilized on an asymptotic quarterly distribution </w:t>
      </w:r>
      <w:r w:rsidR="00ED7113" w:rsidRPr="00E7628F">
        <w:rPr>
          <w:rFonts w:ascii="Cambria" w:hAnsi="Cambria"/>
          <w:i/>
          <w:sz w:val="20"/>
          <w:szCs w:val="20"/>
          <w:lang w:val="en-CA"/>
        </w:rPr>
        <w:t>w</w:t>
      </w:r>
      <w:r w:rsidR="00654A13">
        <w:rPr>
          <w:rFonts w:ascii="Cambria" w:hAnsi="Cambria"/>
          <w:i/>
          <w:sz w:val="20"/>
          <w:szCs w:val="20"/>
          <w:lang w:val="en-CA"/>
        </w:rPr>
        <w:t xml:space="preserve"> </w:t>
      </w:r>
      <w:r w:rsidR="00654A13">
        <w:rPr>
          <w:rFonts w:ascii="Cambria" w:hAnsi="Cambria"/>
          <w:iCs/>
          <w:sz w:val="20"/>
          <w:szCs w:val="20"/>
          <w:lang w:val="en-CA"/>
        </w:rPr>
        <w:t>(Eq</w:t>
      </w:r>
      <w:r w:rsidR="009B1E7C">
        <w:rPr>
          <w:rFonts w:ascii="Cambria" w:hAnsi="Cambria"/>
          <w:iCs/>
          <w:sz w:val="20"/>
          <w:szCs w:val="20"/>
          <w:lang w:val="en-CA"/>
        </w:rPr>
        <w:t>.</w:t>
      </w:r>
      <w:r w:rsidR="00654A13">
        <w:rPr>
          <w:rFonts w:ascii="Cambria" w:hAnsi="Cambria"/>
          <w:iCs/>
          <w:sz w:val="20"/>
          <w:szCs w:val="20"/>
          <w:lang w:val="en-CA"/>
        </w:rPr>
        <w:t xml:space="preserve"> 3.14)</w:t>
      </w:r>
      <w:r w:rsidRPr="00654A13">
        <w:rPr>
          <w:rFonts w:ascii="Cambria" w:hAnsi="Cambria"/>
          <w:i/>
          <w:sz w:val="20"/>
          <w:szCs w:val="20"/>
          <w:lang w:val="en-CA"/>
        </w:rPr>
        <w:t>.</w:t>
      </w:r>
    </w:p>
    <w:p w14:paraId="584ADE7B" w14:textId="77777777" w:rsidR="000C2DB3" w:rsidRPr="00E7628F" w:rsidRDefault="000C2DB3" w:rsidP="00636EAD">
      <w:pPr>
        <w:spacing w:after="0" w:line="240" w:lineRule="auto"/>
        <w:jc w:val="both"/>
        <w:rPr>
          <w:rFonts w:ascii="Cambria" w:hAnsi="Cambria"/>
          <w:sz w:val="20"/>
          <w:szCs w:val="20"/>
          <w:lang w:val="en-CA"/>
        </w:rPr>
      </w:pPr>
    </w:p>
    <w:p w14:paraId="4B45F15F" w14:textId="7AEA7DB3" w:rsidR="000C2DB3" w:rsidRPr="00E7628F" w:rsidRDefault="000C2DB3" w:rsidP="00636EAD">
      <w:pPr>
        <w:spacing w:after="0" w:line="240" w:lineRule="auto"/>
        <w:jc w:val="both"/>
        <w:rPr>
          <w:rFonts w:ascii="Cambria" w:hAnsi="Cambria"/>
          <w:sz w:val="20"/>
          <w:szCs w:val="20"/>
          <w:lang w:val="en-CA"/>
        </w:rPr>
      </w:pPr>
      <w:r w:rsidRPr="00E7628F">
        <w:rPr>
          <w:rFonts w:ascii="Cambria" w:hAnsi="Cambria"/>
          <w:sz w:val="20"/>
          <w:szCs w:val="20"/>
          <w:lang w:val="en-CA"/>
        </w:rPr>
        <w:t xml:space="preserve">Then using the estimates of historical spawning stock biomass </w:t>
      </w:r>
      <w:r w:rsidRPr="00E7628F">
        <w:rPr>
          <w:rFonts w:ascii="Cambria" w:hAnsi="Cambria"/>
          <w:i/>
          <w:sz w:val="20"/>
          <w:szCs w:val="20"/>
          <w:lang w:val="en-CA"/>
        </w:rPr>
        <w:t>B</w:t>
      </w:r>
      <w:r w:rsidRPr="00E7628F">
        <w:rPr>
          <w:rFonts w:ascii="Cambria" w:hAnsi="Cambria"/>
          <w:sz w:val="20"/>
          <w:szCs w:val="20"/>
          <w:lang w:val="en-CA"/>
        </w:rPr>
        <w:t xml:space="preserve"> from the </w:t>
      </w:r>
      <w:r w:rsidR="00C339CD" w:rsidRPr="00E7628F">
        <w:rPr>
          <w:rFonts w:ascii="Cambria" w:hAnsi="Cambria"/>
          <w:sz w:val="20"/>
          <w:szCs w:val="20"/>
          <w:lang w:val="en-CA"/>
        </w:rPr>
        <w:t>2017</w:t>
      </w:r>
      <w:r w:rsidRPr="00E7628F">
        <w:rPr>
          <w:rFonts w:ascii="Cambria" w:hAnsi="Cambria"/>
          <w:sz w:val="20"/>
          <w:szCs w:val="20"/>
          <w:lang w:val="en-CA"/>
        </w:rPr>
        <w:t xml:space="preserve"> East and West Stock Synthesis stock assessments (assuming that the area trends of assessments reflect the stock trends), a predicted spawning biomass by season and stratum </w:t>
      </w:r>
      <m:oMath>
        <m:acc>
          <m:accPr>
            <m:ctrlPr>
              <w:rPr>
                <w:rFonts w:ascii="Cambria Math" w:hAnsi="Cambria Math"/>
                <w:i/>
                <w:sz w:val="20"/>
                <w:szCs w:val="20"/>
                <w:lang w:val="en-CA"/>
              </w:rPr>
            </m:ctrlPr>
          </m:accPr>
          <m:e>
            <m:r>
              <w:rPr>
                <w:rFonts w:ascii="Cambria Math" w:hAnsi="Cambria Math"/>
                <w:sz w:val="20"/>
                <w:szCs w:val="20"/>
                <w:lang w:val="en-CA"/>
              </w:rPr>
              <m:t>B</m:t>
            </m:r>
          </m:e>
        </m:acc>
        <m:r>
          <w:rPr>
            <w:rFonts w:ascii="Cambria Math" w:hAnsi="Cambria Math"/>
            <w:sz w:val="20"/>
            <w:szCs w:val="20"/>
            <w:lang w:val="en-CA"/>
          </w:rPr>
          <m:t xml:space="preserve"> </m:t>
        </m:r>
      </m:oMath>
      <w:r w:rsidRPr="00E7628F">
        <w:rPr>
          <w:rFonts w:ascii="Cambria" w:hAnsi="Cambria"/>
          <w:sz w:val="20"/>
          <w:szCs w:val="20"/>
          <w:lang w:val="en-CA"/>
        </w:rPr>
        <w:t xml:space="preserve">was calculated: </w:t>
      </w:r>
    </w:p>
    <w:p w14:paraId="55499770" w14:textId="77777777" w:rsidR="000C2DB3" w:rsidRPr="00E7628F" w:rsidRDefault="000C2DB3" w:rsidP="00636EAD">
      <w:pPr>
        <w:spacing w:after="0" w:line="240" w:lineRule="auto"/>
        <w:jc w:val="both"/>
        <w:rPr>
          <w:rFonts w:ascii="Cambria" w:hAnsi="Cambria"/>
          <w:sz w:val="20"/>
          <w:szCs w:val="20"/>
          <w:lang w:val="en-CA"/>
        </w:rPr>
      </w:pPr>
    </w:p>
    <w:p w14:paraId="4EA97BEC" w14:textId="340E6262" w:rsidR="000C2DB3" w:rsidRPr="00E7628F" w:rsidRDefault="00000000" w:rsidP="00636EAD">
      <w:pPr>
        <w:spacing w:after="0" w:line="240" w:lineRule="auto"/>
        <w:ind w:firstLine="720"/>
        <w:jc w:val="both"/>
        <w:rPr>
          <w:rFonts w:ascii="Cambria" w:hAnsi="Cambria"/>
          <w:sz w:val="20"/>
          <w:szCs w:val="20"/>
          <w:lang w:val="en-CA"/>
        </w:rPr>
      </w:pPr>
      <m:oMath>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s,m,  a,y</m:t>
            </m:r>
          </m:sub>
        </m:sSub>
        <m:r>
          <w:rPr>
            <w:rFonts w:ascii="Cambria Math" w:hAnsi="Cambria Math"/>
            <w:sz w:val="20"/>
            <w:szCs w:val="20"/>
            <w:lang w:val="en-CA"/>
          </w:rPr>
          <m:t>=</m:t>
        </m:r>
        <m:sSub>
          <m:sSubPr>
            <m:ctrlPr>
              <w:rPr>
                <w:rFonts w:ascii="Cambria Math" w:hAnsi="Cambria Math"/>
                <w:i/>
                <w:sz w:val="20"/>
                <w:szCs w:val="20"/>
                <w:lang w:val="en-CA"/>
              </w:rPr>
            </m:ctrlPr>
          </m:sSubPr>
          <m:e>
            <m:r>
              <w:rPr>
                <w:rFonts w:ascii="Cambria Math" w:hAnsi="Cambria Math"/>
                <w:sz w:val="20"/>
                <w:szCs w:val="20"/>
                <w:lang w:val="en-CA"/>
              </w:rPr>
              <m:t>w</m:t>
            </m:r>
          </m:e>
          <m:sub>
            <m:r>
              <w:rPr>
                <w:rFonts w:ascii="Cambria Math" w:hAnsi="Cambria Math"/>
                <w:sz w:val="20"/>
                <w:szCs w:val="20"/>
                <w:lang w:val="en-CA"/>
              </w:rPr>
              <m:t>s,m,  a</m:t>
            </m:r>
          </m:sub>
        </m:sSub>
        <m:sSub>
          <m:sSubPr>
            <m:ctrlPr>
              <w:rPr>
                <w:rFonts w:ascii="Cambria Math" w:hAnsi="Cambria Math"/>
                <w:i/>
                <w:sz w:val="20"/>
                <w:szCs w:val="20"/>
                <w:lang w:val="en-CA"/>
              </w:rPr>
            </m:ctrlPr>
          </m:sSubPr>
          <m:e>
            <m:r>
              <w:rPr>
                <w:rFonts w:ascii="Cambria Math" w:hAnsi="Cambria Math"/>
                <w:sz w:val="20"/>
                <w:szCs w:val="20"/>
                <w:lang w:val="en-CA"/>
              </w:rPr>
              <m:t>B</m:t>
            </m:r>
          </m:e>
          <m:sub>
            <m:r>
              <w:rPr>
                <w:rFonts w:ascii="Cambria Math" w:hAnsi="Cambria Math"/>
                <w:sz w:val="20"/>
                <w:szCs w:val="20"/>
                <w:lang w:val="en-CA"/>
              </w:rPr>
              <m:t>s,y</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(2.2)</w:t>
      </w:r>
    </w:p>
    <w:p w14:paraId="4C863482" w14:textId="77777777" w:rsidR="000C2DB3" w:rsidRPr="00E7628F" w:rsidRDefault="000C2DB3" w:rsidP="00636EAD">
      <w:pPr>
        <w:spacing w:after="0" w:line="240" w:lineRule="auto"/>
        <w:jc w:val="both"/>
        <w:rPr>
          <w:rFonts w:ascii="Cambria" w:hAnsi="Cambria"/>
          <w:sz w:val="20"/>
          <w:szCs w:val="20"/>
          <w:lang w:val="en-CA"/>
        </w:rPr>
      </w:pPr>
    </w:p>
    <w:p w14:paraId="5399317F" w14:textId="072FB23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hAnsi="Cambria"/>
          <w:sz w:val="20"/>
          <w:szCs w:val="20"/>
          <w:lang w:val="en-CA"/>
        </w:rPr>
        <w:t xml:space="preserve">This was summed over the two stocks (Eastern and Western) to get total biomass </w:t>
      </w:r>
      <m:oMath>
        <m:acc>
          <m:accPr>
            <m:chr m:val="̅"/>
            <m:ctrlPr>
              <w:rPr>
                <w:rFonts w:ascii="Cambria Math" w:hAnsi="Cambria Math"/>
                <w:i/>
                <w:sz w:val="20"/>
                <w:szCs w:val="20"/>
                <w:lang w:val="en-CA"/>
              </w:rPr>
            </m:ctrlPr>
          </m:accPr>
          <m:e>
            <m:r>
              <w:rPr>
                <w:rFonts w:ascii="Cambria Math" w:hAnsi="Cambria Math"/>
                <w:sz w:val="20"/>
                <w:szCs w:val="20"/>
                <w:lang w:val="en-CA"/>
              </w:rPr>
              <m:t>B</m:t>
            </m:r>
          </m:e>
        </m:acc>
      </m:oMath>
      <w:r w:rsidRPr="00E7628F">
        <w:rPr>
          <w:rFonts w:ascii="Cambria" w:eastAsia="MS Mincho" w:hAnsi="Cambria"/>
          <w:sz w:val="20"/>
          <w:szCs w:val="20"/>
          <w:lang w:val="en-CA"/>
        </w:rPr>
        <w:t xml:space="preserve"> that was assumed </w:t>
      </w:r>
      <w:r w:rsidR="00CE4549" w:rsidRPr="00E7628F">
        <w:rPr>
          <w:rFonts w:ascii="Cambria" w:eastAsia="MS Mincho" w:hAnsi="Cambria"/>
          <w:sz w:val="20"/>
          <w:szCs w:val="20"/>
          <w:lang w:val="en-CA"/>
        </w:rPr>
        <w:t xml:space="preserve">to be </w:t>
      </w:r>
      <w:r w:rsidRPr="00E7628F">
        <w:rPr>
          <w:rFonts w:ascii="Cambria" w:eastAsia="MS Mincho" w:hAnsi="Cambria"/>
          <w:sz w:val="20"/>
          <w:szCs w:val="20"/>
          <w:lang w:val="en-CA"/>
        </w:rPr>
        <w:t xml:space="preserve">proportional to the master index </w:t>
      </w:r>
      <w:r w:rsidRPr="00E7628F">
        <w:rPr>
          <w:rFonts w:ascii="Cambria" w:eastAsia="MS Mincho" w:hAnsi="Cambria"/>
          <w:i/>
          <w:sz w:val="20"/>
          <w:szCs w:val="20"/>
          <w:lang w:val="en-CA"/>
        </w:rPr>
        <w:t xml:space="preserve">I </w:t>
      </w:r>
      <w:r w:rsidRPr="00E7628F">
        <w:rPr>
          <w:rFonts w:ascii="Cambria" w:eastAsia="MS Mincho" w:hAnsi="Cambria"/>
          <w:sz w:val="20"/>
          <w:szCs w:val="20"/>
          <w:lang w:val="en-ZA"/>
        </w:rPr>
        <w:t>(</w:t>
      </w:r>
      <w:r w:rsidRPr="00E7628F">
        <w:rPr>
          <w:rFonts w:ascii="Cambria" w:hAnsi="Cambria"/>
          <w:sz w:val="20"/>
          <w:szCs w:val="20"/>
          <w:lang w:val="en-CA"/>
        </w:rPr>
        <w:t xml:space="preserve">red line </w:t>
      </w:r>
      <w:r w:rsidRPr="003B1A36">
        <w:rPr>
          <w:rFonts w:ascii="Cambria" w:hAnsi="Cambria"/>
          <w:b/>
          <w:bCs/>
          <w:sz w:val="20"/>
          <w:szCs w:val="20"/>
          <w:lang w:val="en-CA"/>
        </w:rPr>
        <w:t>Figure 2.</w:t>
      </w:r>
      <w:r w:rsidR="003B1A36" w:rsidRPr="003B1A36">
        <w:rPr>
          <w:rFonts w:ascii="Cambria" w:hAnsi="Cambria"/>
          <w:b/>
          <w:bCs/>
          <w:sz w:val="20"/>
          <w:szCs w:val="20"/>
          <w:lang w:val="en-CA"/>
        </w:rPr>
        <w:t>3</w:t>
      </w:r>
      <w:r w:rsidRPr="00E7628F">
        <w:rPr>
          <w:rFonts w:ascii="Cambria" w:hAnsi="Cambria"/>
          <w:sz w:val="20"/>
          <w:szCs w:val="20"/>
          <w:lang w:val="en-CA"/>
        </w:rPr>
        <w:t>)</w:t>
      </w:r>
      <w:r w:rsidRPr="00E7628F">
        <w:rPr>
          <w:rFonts w:ascii="Cambria" w:eastAsia="MS Mincho" w:hAnsi="Cambria"/>
          <w:sz w:val="20"/>
          <w:szCs w:val="20"/>
          <w:lang w:val="en-CA"/>
        </w:rPr>
        <w:t>:</w:t>
      </w:r>
    </w:p>
    <w:p w14:paraId="7F2B2143" w14:textId="77777777" w:rsidR="000C2DB3" w:rsidRPr="00E7628F" w:rsidRDefault="000C2DB3" w:rsidP="00636EAD">
      <w:pPr>
        <w:spacing w:after="0" w:line="240" w:lineRule="auto"/>
        <w:jc w:val="both"/>
        <w:rPr>
          <w:rFonts w:ascii="Cambria" w:hAnsi="Cambria"/>
          <w:sz w:val="20"/>
          <w:szCs w:val="20"/>
          <w:lang w:val="en-CA"/>
        </w:rPr>
      </w:pPr>
    </w:p>
    <w:p w14:paraId="34A7FC74" w14:textId="6B4D85C7" w:rsidR="000C2DB3" w:rsidRPr="00E7628F" w:rsidRDefault="00000000" w:rsidP="00636EAD">
      <w:pPr>
        <w:spacing w:after="0" w:line="240" w:lineRule="auto"/>
        <w:ind w:firstLine="720"/>
        <w:jc w:val="both"/>
        <w:rPr>
          <w:rFonts w:ascii="Cambria" w:hAnsi="Cambria"/>
          <w:sz w:val="20"/>
          <w:szCs w:val="20"/>
          <w:lang w:val="en-CA"/>
        </w:rPr>
      </w:pPr>
      <m:oMath>
        <m:sSubSup>
          <m:sSubSupPr>
            <m:ctrlPr>
              <w:rPr>
                <w:rFonts w:ascii="Cambria Math" w:hAnsi="Cambria Math"/>
                <w:i/>
                <w:sz w:val="20"/>
                <w:szCs w:val="20"/>
                <w:lang w:val="en-CA"/>
              </w:rPr>
            </m:ctrlPr>
          </m:sSubSupPr>
          <m:e>
            <m:r>
              <w:rPr>
                <w:rFonts w:ascii="Cambria Math" w:hAnsi="Cambria Math"/>
                <w:sz w:val="20"/>
                <w:szCs w:val="20"/>
                <w:lang w:val="en-CA"/>
              </w:rPr>
              <m:t>I</m:t>
            </m:r>
          </m:e>
          <m:sub>
            <m:r>
              <w:rPr>
                <w:rFonts w:ascii="Cambria Math" w:hAnsi="Cambria Math"/>
                <w:sz w:val="20"/>
                <w:szCs w:val="20"/>
                <w:lang w:val="en-CA"/>
              </w:rPr>
              <m:t>m,a,y</m:t>
            </m:r>
          </m:sub>
          <m:sup>
            <m:r>
              <w:rPr>
                <w:rFonts w:ascii="Cambria Math" w:hAnsi="Cambria Math"/>
                <w:sz w:val="20"/>
                <w:szCs w:val="20"/>
                <w:lang w:val="en-CA"/>
              </w:rPr>
              <m:t>Assess-Tag</m:t>
            </m:r>
          </m:sup>
        </m:sSubSup>
        <m:r>
          <w:rPr>
            <w:rFonts w:ascii="Cambria Math" w:hAnsi="Cambria Math"/>
            <w:sz w:val="20"/>
            <w:szCs w:val="20"/>
            <w:lang w:val="en-CA"/>
          </w:rPr>
          <m:t>≈</m:t>
        </m:r>
        <m:sSub>
          <m:sSubPr>
            <m:ctrlPr>
              <w:rPr>
                <w:rFonts w:ascii="Cambria Math" w:hAnsi="Cambria Math"/>
                <w:i/>
                <w:sz w:val="20"/>
                <w:szCs w:val="20"/>
                <w:lang w:val="en-CA"/>
              </w:rPr>
            </m:ctrlPr>
          </m:sSubPr>
          <m:e>
            <m:acc>
              <m:accPr>
                <m:chr m:val="̅"/>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m,  a,y</m:t>
            </m:r>
          </m:sub>
        </m:sSub>
        <m:r>
          <w:rPr>
            <w:rFonts w:ascii="Cambria Math" w:hAnsi="Cambria Math"/>
            <w:sz w:val="20"/>
            <w:szCs w:val="20"/>
            <w:lang w:val="en-CA"/>
          </w:rPr>
          <m:t>=</m:t>
        </m:r>
        <m:nary>
          <m:naryPr>
            <m:chr m:val="∑"/>
            <m:limLoc m:val="undOvr"/>
            <m:supHide m:val="1"/>
            <m:ctrlPr>
              <w:rPr>
                <w:rFonts w:ascii="Cambria Math" w:hAnsi="Cambria Math"/>
                <w:i/>
                <w:sz w:val="20"/>
                <w:szCs w:val="20"/>
                <w:lang w:val="en-CA"/>
              </w:rPr>
            </m:ctrlPr>
          </m:naryPr>
          <m:sub>
            <m:r>
              <w:rPr>
                <w:rFonts w:ascii="Cambria Math" w:hAnsi="Cambria Math"/>
                <w:sz w:val="20"/>
                <w:szCs w:val="20"/>
                <w:lang w:val="en-CA"/>
              </w:rPr>
              <m:t>s</m:t>
            </m:r>
          </m:sub>
          <m:sup/>
          <m:e>
            <m:sSub>
              <m:sSubPr>
                <m:ctrlPr>
                  <w:rPr>
                    <w:rFonts w:ascii="Cambria Math" w:hAnsi="Cambria Math"/>
                    <w:i/>
                    <w:sz w:val="20"/>
                    <w:szCs w:val="20"/>
                    <w:lang w:val="en-CA"/>
                  </w:rPr>
                </m:ctrlPr>
              </m:sSubPr>
              <m:e>
                <m:acc>
                  <m:accPr>
                    <m:ctrlPr>
                      <w:rPr>
                        <w:rFonts w:ascii="Cambria Math" w:hAnsi="Cambria Math"/>
                        <w:i/>
                        <w:sz w:val="20"/>
                        <w:szCs w:val="20"/>
                        <w:lang w:val="en-CA"/>
                      </w:rPr>
                    </m:ctrlPr>
                  </m:accPr>
                  <m:e>
                    <m:r>
                      <w:rPr>
                        <w:rFonts w:ascii="Cambria Math" w:hAnsi="Cambria Math"/>
                        <w:sz w:val="20"/>
                        <w:szCs w:val="20"/>
                        <w:lang w:val="en-CA"/>
                      </w:rPr>
                      <m:t>B</m:t>
                    </m:r>
                  </m:e>
                </m:acc>
              </m:e>
              <m:sub>
                <m:r>
                  <w:rPr>
                    <w:rFonts w:ascii="Cambria Math" w:hAnsi="Cambria Math"/>
                    <w:sz w:val="20"/>
                    <w:szCs w:val="20"/>
                    <w:lang w:val="en-CA"/>
                  </w:rPr>
                  <m:t xml:space="preserve"> s,m,  a,y</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(2.3)</w:t>
      </w:r>
    </w:p>
    <w:p w14:paraId="65130532" w14:textId="77777777" w:rsidR="000C2DB3" w:rsidRPr="00E7628F" w:rsidRDefault="000C2DB3" w:rsidP="00636EAD">
      <w:pPr>
        <w:spacing w:after="0" w:line="240" w:lineRule="auto"/>
        <w:jc w:val="both"/>
        <w:rPr>
          <w:rFonts w:ascii="Cambria" w:eastAsia="MS Mincho" w:hAnsi="Cambria"/>
          <w:sz w:val="20"/>
          <w:szCs w:val="20"/>
          <w:lang w:val="en-ZA"/>
        </w:rPr>
      </w:pPr>
    </w:p>
    <w:p w14:paraId="25BB31C6" w14:textId="4E51D005"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Other approaches to index derivation </w:t>
      </w:r>
      <w:r w:rsidR="00CE4549"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used to demonstrate that it has little impact on final model estimates (</w:t>
      </w:r>
      <w:r w:rsidR="00AA69F6" w:rsidRPr="00AA69F6">
        <w:rPr>
          <w:rFonts w:ascii="Cambria" w:eastAsia="MS Mincho" w:hAnsi="Cambria"/>
          <w:sz w:val="20"/>
          <w:szCs w:val="20"/>
          <w:lang w:val="en-ZA"/>
        </w:rPr>
        <w:t>Carruthers</w:t>
      </w:r>
      <w:r w:rsidR="00AA69F6">
        <w:rPr>
          <w:rFonts w:ascii="Cambria" w:eastAsia="MS Mincho" w:hAnsi="Cambria"/>
          <w:sz w:val="20"/>
          <w:szCs w:val="20"/>
          <w:lang w:val="en-ZA"/>
        </w:rPr>
        <w:t xml:space="preserve"> and </w:t>
      </w:r>
      <w:r w:rsidR="00AA69F6" w:rsidRPr="00AA69F6">
        <w:rPr>
          <w:rFonts w:ascii="Cambria" w:eastAsia="MS Mincho" w:hAnsi="Cambria"/>
          <w:sz w:val="20"/>
          <w:szCs w:val="20"/>
          <w:lang w:val="en-ZA"/>
        </w:rPr>
        <w:t>Butterworth</w:t>
      </w:r>
      <w:r w:rsidR="00AA69F6">
        <w:rPr>
          <w:rFonts w:ascii="Cambria" w:eastAsia="MS Mincho" w:hAnsi="Cambria"/>
          <w:sz w:val="20"/>
          <w:szCs w:val="20"/>
          <w:lang w:val="en-ZA"/>
        </w:rPr>
        <w:t>, 2018</w:t>
      </w:r>
      <w:r w:rsidRPr="00E7628F">
        <w:rPr>
          <w:rFonts w:ascii="Cambria" w:eastAsia="MS Mincho" w:hAnsi="Cambria"/>
          <w:sz w:val="20"/>
          <w:szCs w:val="20"/>
          <w:lang w:val="en-ZA"/>
        </w:rPr>
        <w:t>) including derivation by GLM and assuming a flat, constant trend over time and space (</w:t>
      </w:r>
      <w:r w:rsidRPr="003B1A36">
        <w:rPr>
          <w:rFonts w:ascii="Cambria" w:eastAsia="MS Mincho" w:hAnsi="Cambria"/>
          <w:b/>
          <w:bCs/>
          <w:sz w:val="20"/>
          <w:szCs w:val="20"/>
          <w:lang w:val="en-ZA"/>
        </w:rPr>
        <w:t>Figure 2.</w:t>
      </w:r>
      <w:r w:rsidR="003B1A36" w:rsidRPr="003B1A36">
        <w:rPr>
          <w:rFonts w:ascii="Cambria" w:eastAsia="MS Mincho" w:hAnsi="Cambria"/>
          <w:b/>
          <w:bCs/>
          <w:sz w:val="20"/>
          <w:szCs w:val="20"/>
          <w:lang w:val="en-ZA"/>
        </w:rPr>
        <w:t>3</w:t>
      </w:r>
      <w:r w:rsidRPr="00E7628F">
        <w:rPr>
          <w:rFonts w:ascii="Cambria" w:eastAsia="MS Mincho" w:hAnsi="Cambria"/>
          <w:sz w:val="20"/>
          <w:szCs w:val="20"/>
          <w:lang w:val="en-ZA"/>
        </w:rPr>
        <w:t xml:space="preserve">). </w:t>
      </w:r>
      <w:r w:rsidR="00620A43" w:rsidRPr="00E7628F">
        <w:rPr>
          <w:rFonts w:ascii="Cambria" w:eastAsia="MS Mincho" w:hAnsi="Cambria"/>
          <w:sz w:val="20"/>
          <w:szCs w:val="20"/>
          <w:lang w:val="en-ZA"/>
        </w:rPr>
        <w:t>Note that in order to update the Master index to include years after 2015 (the last year that VPA and S</w:t>
      </w:r>
      <w:r w:rsidR="00AC62D6" w:rsidRPr="00E7628F">
        <w:rPr>
          <w:rFonts w:ascii="Cambria" w:eastAsia="MS Mincho" w:hAnsi="Cambria"/>
          <w:sz w:val="20"/>
          <w:szCs w:val="20"/>
          <w:lang w:val="en-ZA"/>
        </w:rPr>
        <w:t xml:space="preserve">tock </w:t>
      </w:r>
      <w:r w:rsidR="00620A43" w:rsidRPr="00E7628F">
        <w:rPr>
          <w:rFonts w:ascii="Cambria" w:eastAsia="MS Mincho" w:hAnsi="Cambria"/>
          <w:sz w:val="20"/>
          <w:szCs w:val="20"/>
          <w:lang w:val="en-ZA"/>
        </w:rPr>
        <w:t>S</w:t>
      </w:r>
      <w:r w:rsidR="00AC62D6" w:rsidRPr="00E7628F">
        <w:rPr>
          <w:rFonts w:ascii="Cambria" w:eastAsia="MS Mincho" w:hAnsi="Cambria"/>
          <w:sz w:val="20"/>
          <w:szCs w:val="20"/>
          <w:lang w:val="en-ZA"/>
        </w:rPr>
        <w:t>ynthesis</w:t>
      </w:r>
      <w:r w:rsidR="00620A43" w:rsidRPr="00E7628F">
        <w:rPr>
          <w:rFonts w:ascii="Cambria" w:eastAsia="MS Mincho" w:hAnsi="Cambria"/>
          <w:sz w:val="20"/>
          <w:szCs w:val="20"/>
          <w:lang w:val="en-ZA"/>
        </w:rPr>
        <w:t xml:space="preserve"> assessment SSB estimates </w:t>
      </w:r>
      <w:r w:rsidR="00875303" w:rsidRPr="00E7628F">
        <w:rPr>
          <w:rFonts w:ascii="Cambria" w:eastAsia="MS Mincho" w:hAnsi="Cambria"/>
          <w:sz w:val="20"/>
          <w:szCs w:val="20"/>
          <w:lang w:val="en-ZA"/>
        </w:rPr>
        <w:t>have been</w:t>
      </w:r>
      <w:r w:rsidR="00620A43" w:rsidRPr="00E7628F">
        <w:rPr>
          <w:rFonts w:ascii="Cambria" w:eastAsia="MS Mincho" w:hAnsi="Cambria"/>
          <w:sz w:val="20"/>
          <w:szCs w:val="20"/>
          <w:lang w:val="en-ZA"/>
        </w:rPr>
        <w:t xml:space="preserve"> available for both stocks), the final assessment </w:t>
      </w:r>
      <w:r w:rsidR="00C339CD" w:rsidRPr="00E7628F">
        <w:rPr>
          <w:rFonts w:ascii="Cambria" w:eastAsia="MS Mincho" w:hAnsi="Cambria"/>
          <w:sz w:val="20"/>
          <w:szCs w:val="20"/>
          <w:lang w:val="en-ZA"/>
        </w:rPr>
        <w:t xml:space="preserve">SSB </w:t>
      </w:r>
      <w:r w:rsidR="00620A43" w:rsidRPr="00E7628F">
        <w:rPr>
          <w:rFonts w:ascii="Cambria" w:eastAsia="MS Mincho" w:hAnsi="Cambria"/>
          <w:sz w:val="20"/>
          <w:szCs w:val="20"/>
          <w:lang w:val="en-ZA"/>
        </w:rPr>
        <w:t xml:space="preserve">value of 2015 was assumed for all future years. </w:t>
      </w:r>
    </w:p>
    <w:p w14:paraId="2336AEEA" w14:textId="77777777" w:rsidR="00620A43" w:rsidRPr="00E7628F" w:rsidRDefault="00620A43" w:rsidP="00636EAD">
      <w:pPr>
        <w:spacing w:after="0" w:line="240" w:lineRule="auto"/>
        <w:jc w:val="both"/>
        <w:rPr>
          <w:rFonts w:ascii="Cambria" w:eastAsia="MS Mincho" w:hAnsi="Cambria"/>
          <w:sz w:val="20"/>
          <w:szCs w:val="20"/>
          <w:lang w:val="en-ZA"/>
        </w:rPr>
      </w:pPr>
    </w:p>
    <w:p w14:paraId="19712DE8" w14:textId="0ADC3F1A"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rPr>
        <w:lastRenderedPageBreak/>
        <w:drawing>
          <wp:inline distT="0" distB="0" distL="0" distR="0" wp14:anchorId="326AEF6A" wp14:editId="26259545">
            <wp:extent cx="5006340" cy="5891530"/>
            <wp:effectExtent l="0" t="0" r="0" b="0"/>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06340" cy="5891530"/>
                    </a:xfrm>
                    <a:prstGeom prst="rect">
                      <a:avLst/>
                    </a:prstGeom>
                    <a:noFill/>
                    <a:ln>
                      <a:noFill/>
                    </a:ln>
                  </pic:spPr>
                </pic:pic>
              </a:graphicData>
            </a:graphic>
          </wp:inline>
        </w:drawing>
      </w:r>
    </w:p>
    <w:p w14:paraId="24917858" w14:textId="0D868E81" w:rsidR="000C2DB3" w:rsidRPr="00E7628F"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Figure 2.</w:t>
      </w:r>
      <w:r w:rsidR="003B1A36">
        <w:rPr>
          <w:rFonts w:ascii="Cambria" w:eastAsia="MS Mincho" w:hAnsi="Cambria"/>
          <w:b/>
          <w:bCs/>
          <w:sz w:val="20"/>
          <w:szCs w:val="20"/>
          <w:lang w:val="en-ZA"/>
        </w:rPr>
        <w:t>3</w:t>
      </w:r>
      <w:r w:rsidRPr="00B82D2C">
        <w:rPr>
          <w:rFonts w:ascii="Cambria" w:eastAsia="MS Mincho" w:hAnsi="Cambria"/>
          <w:b/>
          <w:bCs/>
          <w:sz w:val="20"/>
          <w:szCs w:val="20"/>
          <w:lang w:val="en-ZA"/>
        </w:rPr>
        <w:t>.</w:t>
      </w:r>
      <w:r w:rsidRPr="00E7628F">
        <w:rPr>
          <w:rFonts w:ascii="Cambria" w:eastAsia="MS Mincho" w:hAnsi="Cambria"/>
          <w:sz w:val="20"/>
          <w:szCs w:val="20"/>
          <w:lang w:val="en-ZA"/>
        </w:rPr>
        <w:t xml:space="preserve"> The seasonal / spatial master indices derived by various methods including by generalized linear modelling (GLM, </w:t>
      </w:r>
      <w:bookmarkStart w:id="21" w:name="_Hlk73520678"/>
      <w:r w:rsidRPr="00E7628F">
        <w:rPr>
          <w:rFonts w:ascii="Cambria" w:eastAsia="MS Mincho" w:hAnsi="Cambria"/>
          <w:sz w:val="20"/>
          <w:szCs w:val="20"/>
          <w:lang w:val="en-ZA"/>
        </w:rPr>
        <w:t>Carruthers 2018</w:t>
      </w:r>
      <w:bookmarkEnd w:id="21"/>
      <w:r w:rsidRPr="00E7628F">
        <w:rPr>
          <w:rFonts w:ascii="Cambria" w:eastAsia="MS Mincho" w:hAnsi="Cambria"/>
          <w:sz w:val="20"/>
          <w:szCs w:val="20"/>
          <w:lang w:val="en-ZA"/>
        </w:rPr>
        <w:t xml:space="preserve">) and ‘Assess-Tag’ described above and in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ZA"/>
        </w:rPr>
        <w:t xml:space="preserve">). The master index is used as a way to initialize the model and has essentially no other role in model fitting. The default index used in OM conditioning is Assess-Tag described above but results have been shown to be invariant to the choice of master index. The magnitude of all points </w:t>
      </w:r>
      <w:proofErr w:type="gramStart"/>
      <w:r w:rsidRPr="00E7628F">
        <w:rPr>
          <w:rFonts w:ascii="Cambria" w:eastAsia="MS Mincho" w:hAnsi="Cambria"/>
          <w:sz w:val="20"/>
          <w:szCs w:val="20"/>
          <w:lang w:val="en-ZA"/>
        </w:rPr>
        <w:t>are</w:t>
      </w:r>
      <w:proofErr w:type="gramEnd"/>
      <w:r w:rsidRPr="00E7628F">
        <w:rPr>
          <w:rFonts w:ascii="Cambria" w:eastAsia="MS Mincho" w:hAnsi="Cambria"/>
          <w:sz w:val="20"/>
          <w:szCs w:val="20"/>
          <w:lang w:val="en-ZA"/>
        </w:rPr>
        <w:t xml:space="preserve"> relative and have an arbitrary mean value that is </w:t>
      </w:r>
      <w:r w:rsidR="00CE4549" w:rsidRPr="00E7628F">
        <w:rPr>
          <w:rFonts w:ascii="Cambria" w:eastAsia="MS Mincho" w:hAnsi="Cambria"/>
          <w:sz w:val="20"/>
          <w:szCs w:val="20"/>
          <w:lang w:val="en-ZA"/>
        </w:rPr>
        <w:t xml:space="preserve">shown by </w:t>
      </w:r>
      <w:r w:rsidRPr="00E7628F">
        <w:rPr>
          <w:rFonts w:ascii="Cambria" w:eastAsia="MS Mincho" w:hAnsi="Cambria"/>
          <w:sz w:val="20"/>
          <w:szCs w:val="20"/>
          <w:lang w:val="en-ZA"/>
        </w:rPr>
        <w:t xml:space="preserve">the green dashed line. </w:t>
      </w:r>
    </w:p>
    <w:p w14:paraId="7BC29DAF" w14:textId="77777777" w:rsidR="000C2DB3" w:rsidRPr="00E7628F" w:rsidRDefault="000C2DB3" w:rsidP="00636EAD">
      <w:pPr>
        <w:spacing w:after="0" w:line="240" w:lineRule="auto"/>
        <w:jc w:val="both"/>
        <w:rPr>
          <w:rFonts w:ascii="Cambria" w:eastAsia="MS Mincho" w:hAnsi="Cambria"/>
          <w:sz w:val="20"/>
          <w:szCs w:val="20"/>
          <w:lang w:val="en-ZA"/>
        </w:rPr>
      </w:pPr>
    </w:p>
    <w:p w14:paraId="466BAB7D" w14:textId="1F85C552"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2" w:name="_Toc82063671"/>
      <w:r w:rsidRPr="00B82D2C">
        <w:rPr>
          <w:rFonts w:ascii="Cambria" w:eastAsia="MS Gothic" w:hAnsi="Cambria"/>
          <w:bCs/>
          <w:iCs/>
          <w:color w:val="000000"/>
          <w:sz w:val="20"/>
          <w:szCs w:val="20"/>
          <w:lang w:val="en-CA"/>
        </w:rPr>
        <w:t xml:space="preserve">2.3 </w:t>
      </w:r>
      <w:r w:rsidR="000C2DB3" w:rsidRPr="00B82D2C">
        <w:rPr>
          <w:rFonts w:ascii="Cambria" w:eastAsia="MS Gothic" w:hAnsi="Cambria"/>
          <w:bCs/>
          <w:iCs/>
          <w:color w:val="000000"/>
          <w:sz w:val="20"/>
          <w:szCs w:val="20"/>
          <w:lang w:val="en-CA"/>
        </w:rPr>
        <w:t>Assumptions</w:t>
      </w:r>
      <w:bookmarkEnd w:id="22"/>
    </w:p>
    <w:p w14:paraId="2B9EC170" w14:textId="77777777" w:rsidR="000C2DB3" w:rsidRPr="00E7628F" w:rsidRDefault="000C2DB3" w:rsidP="00636EAD">
      <w:pPr>
        <w:spacing w:after="0" w:line="240" w:lineRule="auto"/>
        <w:contextualSpacing/>
        <w:jc w:val="both"/>
        <w:rPr>
          <w:rFonts w:ascii="Cambria" w:eastAsia="MS Mincho" w:hAnsi="Cambria"/>
          <w:i/>
          <w:sz w:val="20"/>
          <w:szCs w:val="20"/>
          <w:lang w:val="en-ZA"/>
        </w:rPr>
      </w:pPr>
    </w:p>
    <w:p w14:paraId="046FB62A" w14:textId="4AD3CD4B"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following are the default assumptions made in </w:t>
      </w:r>
      <w:r w:rsidR="00C339CD" w:rsidRPr="00E7628F">
        <w:rPr>
          <w:rFonts w:ascii="Cambria" w:eastAsia="MS Mincho" w:hAnsi="Cambria"/>
          <w:sz w:val="20"/>
          <w:szCs w:val="20"/>
          <w:lang w:val="en-ZA"/>
        </w:rPr>
        <w:t xml:space="preserve">all operating models: </w:t>
      </w:r>
    </w:p>
    <w:p w14:paraId="4CAC1FE1" w14:textId="77777777" w:rsidR="000C2DB3" w:rsidRPr="00E7628F" w:rsidRDefault="000C2DB3" w:rsidP="00636EAD">
      <w:pPr>
        <w:spacing w:after="0" w:line="240" w:lineRule="auto"/>
        <w:jc w:val="both"/>
        <w:rPr>
          <w:rFonts w:ascii="Cambria" w:eastAsia="MS Mincho" w:hAnsi="Cambria"/>
          <w:sz w:val="20"/>
          <w:szCs w:val="20"/>
          <w:lang w:val="en-ZA"/>
        </w:rPr>
      </w:pPr>
    </w:p>
    <w:p w14:paraId="024FE48B" w14:textId="7930F4D1" w:rsidR="000C2DB3" w:rsidRDefault="000C2DB3" w:rsidP="00417C14">
      <w:pPr>
        <w:pStyle w:val="ListParagraph"/>
        <w:numPr>
          <w:ilvl w:val="0"/>
          <w:numId w:val="15"/>
        </w:numPr>
        <w:jc w:val="both"/>
        <w:rPr>
          <w:rFonts w:ascii="Cambria" w:hAnsi="Cambria"/>
          <w:sz w:val="20"/>
          <w:szCs w:val="20"/>
        </w:rPr>
      </w:pPr>
      <w:r w:rsidRPr="00E7628F">
        <w:rPr>
          <w:rFonts w:ascii="Cambria" w:hAnsi="Cambria"/>
          <w:sz w:val="20"/>
          <w:szCs w:val="20"/>
        </w:rPr>
        <w:t>The age-length key is static and not adjusted according to fishing mortality rate and length selectivity of fishing.</w:t>
      </w:r>
    </w:p>
    <w:p w14:paraId="662CF03F" w14:textId="77777777" w:rsidR="00B82D2C" w:rsidRDefault="00B82D2C" w:rsidP="00636EAD">
      <w:pPr>
        <w:pStyle w:val="ListParagraph"/>
        <w:jc w:val="both"/>
        <w:rPr>
          <w:rFonts w:ascii="Cambria" w:hAnsi="Cambria"/>
          <w:sz w:val="20"/>
          <w:szCs w:val="20"/>
        </w:rPr>
      </w:pPr>
    </w:p>
    <w:p w14:paraId="147F92D2" w14:textId="2C8D74CF" w:rsidR="00B82D2C"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t>Larval indices are assumed to be proportional to spawning stock biomass in the stratum in which they were collected, in contrast to stock-wide spawning stock biomass (for scenarios where the two are not proportional). Non-larval fishery-independent indices may mirror fleet selectivities or are assumed to be proportional to spawning stock biomass.</w:t>
      </w:r>
    </w:p>
    <w:p w14:paraId="4AD94E05" w14:textId="7939874F" w:rsidR="00C339CD" w:rsidRDefault="00B82D2C" w:rsidP="00417C14">
      <w:pPr>
        <w:pStyle w:val="ListParagraph"/>
        <w:numPr>
          <w:ilvl w:val="0"/>
          <w:numId w:val="15"/>
        </w:numPr>
        <w:jc w:val="both"/>
        <w:rPr>
          <w:rFonts w:ascii="Cambria" w:hAnsi="Cambria"/>
          <w:sz w:val="20"/>
          <w:szCs w:val="20"/>
        </w:rPr>
      </w:pPr>
      <w:r w:rsidRPr="00E7628F">
        <w:rPr>
          <w:rFonts w:ascii="Cambria" w:hAnsi="Cambria"/>
          <w:sz w:val="20"/>
          <w:szCs w:val="20"/>
        </w:rPr>
        <w:lastRenderedPageBreak/>
        <w:t>Fish found in the GOM stratum are assumed to be all Western Stock fish (i.e., the model assumes that effectively no Eastern Stock fish move to the GOM). Fish found the MED stratum are all assumed to be Eastern Stock fish.</w:t>
      </w:r>
    </w:p>
    <w:p w14:paraId="2F08D6BD" w14:textId="77777777" w:rsidR="00B82D2C" w:rsidRPr="00B82D2C" w:rsidRDefault="00B82D2C" w:rsidP="00636EAD">
      <w:pPr>
        <w:spacing w:after="0" w:line="240" w:lineRule="auto"/>
        <w:jc w:val="both"/>
        <w:rPr>
          <w:rFonts w:ascii="Cambria" w:hAnsi="Cambria"/>
          <w:sz w:val="20"/>
          <w:szCs w:val="20"/>
        </w:rPr>
      </w:pPr>
    </w:p>
    <w:p w14:paraId="5575D3CA" w14:textId="3FA1897E" w:rsidR="000C2DB3" w:rsidRPr="00E7628F" w:rsidRDefault="00C339CD"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 the exception of one robustness set OM specification all </w:t>
      </w:r>
      <w:r w:rsidR="000C2DB3" w:rsidRPr="00E7628F">
        <w:rPr>
          <w:rFonts w:ascii="Cambria" w:eastAsia="MS Mincho" w:hAnsi="Cambria"/>
          <w:sz w:val="20"/>
          <w:szCs w:val="20"/>
          <w:lang w:val="en-ZA"/>
        </w:rPr>
        <w:t>CPUE indices are considered to be proportional to vulnerable (</w:t>
      </w:r>
      <w:r w:rsidR="00ED7113" w:rsidRPr="00E7628F">
        <w:rPr>
          <w:rFonts w:ascii="Cambria" w:eastAsia="MS Mincho" w:hAnsi="Cambria"/>
          <w:sz w:val="20"/>
          <w:szCs w:val="20"/>
          <w:lang w:val="en-ZA"/>
        </w:rPr>
        <w:t>i.e.,</w:t>
      </w:r>
      <w:r w:rsidR="000C2DB3" w:rsidRPr="00E7628F">
        <w:rPr>
          <w:rFonts w:ascii="Cambria" w:eastAsia="MS Mincho" w:hAnsi="Cambria"/>
          <w:sz w:val="20"/>
          <w:szCs w:val="20"/>
          <w:lang w:val="en-ZA"/>
        </w:rPr>
        <w:t xml:space="preserve"> selectivity-weighted) biomass. </w:t>
      </w:r>
    </w:p>
    <w:p w14:paraId="244AD4AF" w14:textId="77777777" w:rsidR="000C2DB3" w:rsidRPr="00E7628F" w:rsidRDefault="000C2DB3" w:rsidP="00636EAD">
      <w:pPr>
        <w:spacing w:after="0" w:line="240" w:lineRule="auto"/>
        <w:jc w:val="both"/>
        <w:rPr>
          <w:rFonts w:ascii="Cambria" w:eastAsia="MS Mincho" w:hAnsi="Cambria"/>
          <w:sz w:val="20"/>
          <w:szCs w:val="20"/>
          <w:lang w:val="en-ZA"/>
        </w:rPr>
      </w:pPr>
    </w:p>
    <w:p w14:paraId="2A709F73" w14:textId="2D39164F" w:rsidR="000C2DB3" w:rsidRDefault="000C2DB3" w:rsidP="00636EAD">
      <w:pPr>
        <w:tabs>
          <w:tab w:val="left" w:pos="426"/>
        </w:tab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t>Table 2.5</w:t>
      </w:r>
      <w:r w:rsidRPr="00E7628F">
        <w:rPr>
          <w:rFonts w:ascii="Cambria" w:eastAsia="MS Mincho" w:hAnsi="Cambria"/>
          <w:sz w:val="20"/>
          <w:szCs w:val="20"/>
          <w:lang w:val="en-ZA"/>
        </w:rPr>
        <w:t xml:space="preserve">. Overview of data that may (includes all available years, not just those used in conditioning) be used to inform operating models for Atlantic bluefin tuna (available online </w:t>
      </w:r>
      <w:hyperlink r:id="rId20" w:history="1">
        <w:r w:rsidRPr="00E7628F">
          <w:rPr>
            <w:rFonts w:ascii="Cambria" w:eastAsia="MS Mincho" w:hAnsi="Cambria"/>
            <w:color w:val="0000FF"/>
            <w:sz w:val="20"/>
            <w:szCs w:val="20"/>
            <w:lang w:val="en-ZA"/>
          </w:rPr>
          <w:t>here</w:t>
        </w:r>
      </w:hyperlink>
      <w:r w:rsidRPr="00E7628F">
        <w:rPr>
          <w:rFonts w:ascii="Cambria" w:eastAsia="MS Mincho" w:hAnsi="Cambria"/>
          <w:sz w:val="20"/>
          <w:szCs w:val="20"/>
          <w:lang w:val="en-ZA"/>
        </w:rPr>
        <w:t xml:space="preserve">). Cells shaded green reflect sources for which data are available (‘Collab’, the Technical Team TT, or the ICCAT secretariat) and whether data that are available have also been used in conditioning preliminary operating models (‘used in OM?’). Conventional tags are used only in defining the stock-specific areas of the GOM and Mediterranean. </w:t>
      </w:r>
    </w:p>
    <w:p w14:paraId="0219A015" w14:textId="77777777" w:rsidR="000535E1" w:rsidRPr="00E7628F" w:rsidRDefault="000535E1" w:rsidP="00636EAD">
      <w:pPr>
        <w:tabs>
          <w:tab w:val="left" w:pos="426"/>
        </w:tabs>
        <w:spacing w:after="0" w:line="240" w:lineRule="auto"/>
        <w:jc w:val="both"/>
        <w:rPr>
          <w:rFonts w:ascii="Cambria" w:eastAsia="MS Mincho" w:hAnsi="Cambria"/>
          <w:sz w:val="20"/>
          <w:szCs w:val="20"/>
          <w:lang w:val="en-ZA"/>
        </w:rPr>
      </w:pPr>
    </w:p>
    <w:p w14:paraId="3DA1BD61" w14:textId="4F62FA29" w:rsidR="000C2DB3" w:rsidRPr="005B1B7C" w:rsidRDefault="005B1B7C" w:rsidP="00636EAD">
      <w:pPr>
        <w:tabs>
          <w:tab w:val="left" w:pos="426"/>
        </w:tabs>
        <w:spacing w:after="0" w:line="240" w:lineRule="auto"/>
        <w:jc w:val="both"/>
        <w:rPr>
          <w:rFonts w:ascii="Cambria" w:eastAsia="MS Mincho" w:hAnsi="Cambria"/>
          <w:sz w:val="20"/>
          <w:szCs w:val="20"/>
          <w:lang w:val="en-ZA"/>
        </w:rPr>
      </w:pPr>
      <w:r w:rsidRPr="005B1B7C">
        <w:rPr>
          <w:noProof/>
        </w:rPr>
        <w:drawing>
          <wp:inline distT="0" distB="0" distL="0" distR="0" wp14:anchorId="394DDB4A" wp14:editId="1F114824">
            <wp:extent cx="5904230" cy="6877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4230" cy="6877050"/>
                    </a:xfrm>
                    <a:prstGeom prst="rect">
                      <a:avLst/>
                    </a:prstGeom>
                    <a:noFill/>
                    <a:ln>
                      <a:noFill/>
                    </a:ln>
                  </pic:spPr>
                </pic:pic>
              </a:graphicData>
            </a:graphic>
          </wp:inline>
        </w:drawing>
      </w:r>
    </w:p>
    <w:p w14:paraId="00EB1616" w14:textId="37E4012C" w:rsidR="000C2DB3" w:rsidRPr="00E7628F" w:rsidRDefault="000C2DB3" w:rsidP="00636EAD">
      <w:pPr>
        <w:keepNext/>
        <w:keepLines/>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ZA"/>
        </w:rPr>
        <w:lastRenderedPageBreak/>
        <w:t xml:space="preserve">Table 2.5 </w:t>
      </w:r>
      <w:r w:rsidR="00B82D2C">
        <w:rPr>
          <w:rFonts w:ascii="Cambria" w:eastAsia="MS Mincho" w:hAnsi="Cambria"/>
          <w:sz w:val="20"/>
          <w:szCs w:val="20"/>
          <w:lang w:val="en-ZA"/>
        </w:rPr>
        <w:t>C</w:t>
      </w:r>
      <w:r w:rsidRPr="00E7628F">
        <w:rPr>
          <w:rFonts w:ascii="Cambria" w:eastAsia="MS Mincho" w:hAnsi="Cambria"/>
          <w:sz w:val="20"/>
          <w:szCs w:val="20"/>
          <w:lang w:val="en-ZA"/>
        </w:rPr>
        <w:t xml:space="preserve">ontinued. </w:t>
      </w:r>
    </w:p>
    <w:p w14:paraId="55BAEBB5" w14:textId="0E93E473" w:rsidR="000C2DB3" w:rsidRPr="00E7628F" w:rsidRDefault="00716963" w:rsidP="00636EAD">
      <w:pPr>
        <w:keepNext/>
        <w:keepLines/>
        <w:spacing w:after="0" w:line="240" w:lineRule="auto"/>
        <w:jc w:val="both"/>
        <w:rPr>
          <w:rFonts w:ascii="Cambria" w:eastAsia="MS Mincho" w:hAnsi="Cambria"/>
          <w:noProof/>
          <w:sz w:val="20"/>
          <w:szCs w:val="20"/>
          <w:lang w:val="en-CA" w:eastAsia="en-CA"/>
        </w:rPr>
      </w:pPr>
      <w:r w:rsidRPr="00E7628F">
        <w:rPr>
          <w:rFonts w:ascii="Cambria" w:eastAsia="MS Mincho" w:hAnsi="Cambria"/>
          <w:noProof/>
          <w:sz w:val="20"/>
          <w:szCs w:val="20"/>
        </w:rPr>
        <w:drawing>
          <wp:inline distT="0" distB="0" distL="0" distR="0" wp14:anchorId="1114C3EE" wp14:editId="412D2313">
            <wp:extent cx="5922434" cy="315932"/>
            <wp:effectExtent l="0" t="0" r="2540" b="825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203" cy="319867"/>
                    </a:xfrm>
                    <a:prstGeom prst="rect">
                      <a:avLst/>
                    </a:prstGeom>
                    <a:noFill/>
                    <a:ln>
                      <a:noFill/>
                    </a:ln>
                  </pic:spPr>
                </pic:pic>
              </a:graphicData>
            </a:graphic>
          </wp:inline>
        </w:drawing>
      </w:r>
    </w:p>
    <w:p w14:paraId="7EF174EA" w14:textId="1EA42CA8" w:rsidR="000C2DB3" w:rsidRPr="00E7628F" w:rsidRDefault="000535E1" w:rsidP="00636EAD">
      <w:pPr>
        <w:keepNext/>
        <w:keepLines/>
        <w:spacing w:after="0" w:line="240" w:lineRule="auto"/>
        <w:jc w:val="both"/>
        <w:rPr>
          <w:rFonts w:ascii="Cambria" w:eastAsia="MS Mincho" w:hAnsi="Cambria"/>
          <w:noProof/>
          <w:sz w:val="20"/>
          <w:szCs w:val="20"/>
          <w:lang w:val="en-CA" w:eastAsia="en-CA"/>
        </w:rPr>
      </w:pPr>
      <w:r w:rsidRPr="000535E1">
        <w:rPr>
          <w:noProof/>
        </w:rPr>
        <w:drawing>
          <wp:inline distT="0" distB="0" distL="0" distR="0" wp14:anchorId="5E271B81" wp14:editId="06F136EA">
            <wp:extent cx="5904230" cy="200723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04230" cy="2007235"/>
                    </a:xfrm>
                    <a:prstGeom prst="rect">
                      <a:avLst/>
                    </a:prstGeom>
                    <a:noFill/>
                    <a:ln>
                      <a:noFill/>
                    </a:ln>
                  </pic:spPr>
                </pic:pic>
              </a:graphicData>
            </a:graphic>
          </wp:inline>
        </w:drawing>
      </w:r>
    </w:p>
    <w:p w14:paraId="2D632530" w14:textId="77777777" w:rsidR="000C2DB3" w:rsidRPr="00E7628F" w:rsidRDefault="000C2DB3" w:rsidP="00636EAD">
      <w:pPr>
        <w:keepNext/>
        <w:keepLines/>
        <w:widowControl w:val="0"/>
        <w:spacing w:after="0" w:line="240" w:lineRule="auto"/>
        <w:rPr>
          <w:rFonts w:ascii="Cambria" w:eastAsia="MS Mincho" w:hAnsi="Cambria"/>
          <w:sz w:val="20"/>
          <w:szCs w:val="20"/>
          <w:lang w:val="en-ZA"/>
        </w:rPr>
      </w:pPr>
    </w:p>
    <w:p w14:paraId="4F966C04" w14:textId="0181CB83" w:rsidR="000C2DB3" w:rsidRPr="00E7628F" w:rsidRDefault="000C2DB3" w:rsidP="00636EAD">
      <w:pPr>
        <w:keepNext/>
        <w:keepLines/>
        <w:widowControl w:val="0"/>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 xml:space="preserve">Table 2.6. </w:t>
      </w:r>
      <w:r w:rsidRPr="00E7628F">
        <w:rPr>
          <w:rFonts w:ascii="Cambria" w:eastAsia="MS Mincho" w:hAnsi="Cambria"/>
          <w:sz w:val="20"/>
          <w:szCs w:val="20"/>
          <w:lang w:val="en-CA"/>
        </w:rPr>
        <w:t xml:space="preserve">Summary of the observed assignment scores from otolith microchemistry and genetics datasets (labelled ‘Probability Eastern Origin’ from dataset ‘Joint East West Mixing Data 15042019.csv’). Each point in those datasets consists of an observed assignment score, </w:t>
      </w:r>
      <w:r w:rsidR="00ED7113" w:rsidRPr="00E7628F">
        <w:rPr>
          <w:rFonts w:ascii="Cambria" w:eastAsia="MS Mincho" w:hAnsi="Cambria"/>
          <w:sz w:val="20"/>
          <w:szCs w:val="20"/>
          <w:lang w:val="en-CA"/>
        </w:rPr>
        <w:t>i.e.,</w:t>
      </w:r>
      <w:r w:rsidRPr="00E7628F">
        <w:rPr>
          <w:rFonts w:ascii="Cambria" w:eastAsia="MS Mincho" w:hAnsi="Cambria"/>
          <w:sz w:val="20"/>
          <w:szCs w:val="20"/>
          <w:lang w:val="en-CA"/>
        </w:rPr>
        <w:t xml:space="preserve"> the assigned probability (between 0% and 100%) of that point being of Eastern origin. The table summarises (median, 5th and 95th percentiles) the observed assignment scores in each spatial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A mixture model is applied to these data (</w:t>
      </w:r>
      <w:r w:rsidR="00421948" w:rsidRPr="00421948">
        <w:rPr>
          <w:rFonts w:ascii="Cambria" w:eastAsia="MS Mincho" w:hAnsi="Cambria"/>
          <w:sz w:val="20"/>
          <w:szCs w:val="20"/>
          <w:lang w:val="en-ZA"/>
        </w:rPr>
        <w:t xml:space="preserve">Carruthers </w:t>
      </w:r>
      <w:r w:rsidR="00421948">
        <w:rPr>
          <w:rFonts w:ascii="Cambria" w:eastAsia="MS Mincho" w:hAnsi="Cambria"/>
          <w:sz w:val="20"/>
          <w:szCs w:val="20"/>
          <w:lang w:val="en-ZA"/>
        </w:rPr>
        <w:t xml:space="preserve">and </w:t>
      </w:r>
      <w:r w:rsidR="00421948" w:rsidRPr="00421948">
        <w:rPr>
          <w:rFonts w:ascii="Cambria" w:eastAsia="MS Mincho" w:hAnsi="Cambria"/>
          <w:sz w:val="20"/>
          <w:szCs w:val="20"/>
          <w:lang w:val="en-ZA"/>
        </w:rPr>
        <w:t>Butterworth</w:t>
      </w:r>
      <w:r w:rsidR="00421948">
        <w:rPr>
          <w:rFonts w:ascii="Cambria" w:eastAsia="MS Mincho" w:hAnsi="Cambria"/>
          <w:sz w:val="20"/>
          <w:szCs w:val="20"/>
          <w:lang w:val="en-ZA"/>
        </w:rPr>
        <w:t xml:space="preserve"> 2018</w:t>
      </w:r>
      <w:r w:rsidRPr="00E7628F">
        <w:rPr>
          <w:rFonts w:ascii="Cambria" w:eastAsia="MS Mincho" w:hAnsi="Cambria"/>
          <w:sz w:val="20"/>
          <w:szCs w:val="20"/>
          <w:lang w:val="en-CA"/>
        </w:rPr>
        <w:t xml:space="preserve">) to generate stock-of-origin “pseudo-observations” that are used in the conditioning of the operating models. </w:t>
      </w:r>
    </w:p>
    <w:p w14:paraId="58BABD87" w14:textId="5524D726" w:rsidR="000C2DB3" w:rsidRPr="00E7628F" w:rsidRDefault="00716963" w:rsidP="00636EAD">
      <w:pPr>
        <w:keepNext/>
        <w:keepLines/>
        <w:widowControl w:val="0"/>
        <w:spacing w:after="0" w:line="240" w:lineRule="auto"/>
        <w:jc w:val="both"/>
        <w:rPr>
          <w:rFonts w:ascii="Cambria" w:eastAsia="MS Mincho" w:hAnsi="Cambria"/>
          <w:sz w:val="20"/>
          <w:szCs w:val="20"/>
          <w:lang w:val="en-CA"/>
        </w:rPr>
      </w:pPr>
      <w:r w:rsidRPr="00E7628F">
        <w:rPr>
          <w:rFonts w:ascii="Cambria" w:eastAsia="MS Mincho" w:hAnsi="Cambria"/>
          <w:noProof/>
          <w:sz w:val="20"/>
          <w:szCs w:val="20"/>
        </w:rPr>
        <w:drawing>
          <wp:inline distT="0" distB="0" distL="0" distR="0" wp14:anchorId="24D6FDDB" wp14:editId="1E2B538D">
            <wp:extent cx="4570410" cy="1515979"/>
            <wp:effectExtent l="0" t="0" r="1905" b="8255"/>
            <wp:docPr id="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6753" cy="1521400"/>
                    </a:xfrm>
                    <a:prstGeom prst="rect">
                      <a:avLst/>
                    </a:prstGeom>
                    <a:noFill/>
                    <a:ln>
                      <a:noFill/>
                    </a:ln>
                  </pic:spPr>
                </pic:pic>
              </a:graphicData>
            </a:graphic>
          </wp:inline>
        </w:drawing>
      </w:r>
    </w:p>
    <w:p w14:paraId="0F05C959" w14:textId="77777777" w:rsidR="000C2DB3" w:rsidRPr="00E7628F" w:rsidRDefault="000C2DB3" w:rsidP="00636EAD">
      <w:pPr>
        <w:keepNext/>
        <w:keepLines/>
        <w:spacing w:after="0" w:line="240" w:lineRule="auto"/>
        <w:jc w:val="both"/>
        <w:rPr>
          <w:rFonts w:ascii="Cambria" w:eastAsia="MS Mincho" w:hAnsi="Cambria"/>
          <w:sz w:val="20"/>
          <w:szCs w:val="20"/>
          <w:lang w:val="en-CA"/>
        </w:rPr>
      </w:pPr>
    </w:p>
    <w:p w14:paraId="6C0A24FC" w14:textId="066E048C" w:rsidR="000C2DB3" w:rsidRPr="00E7628F" w:rsidRDefault="000C2DB3" w:rsidP="00636EAD">
      <w:pPr>
        <w:spacing w:after="0" w:line="240" w:lineRule="auto"/>
        <w:jc w:val="both"/>
        <w:rPr>
          <w:rFonts w:ascii="Cambria" w:eastAsia="MS Mincho" w:hAnsi="Cambria"/>
          <w:sz w:val="20"/>
          <w:szCs w:val="20"/>
          <w:lang w:val="en-CA"/>
        </w:rPr>
      </w:pPr>
      <w:r w:rsidRPr="00B82D2C">
        <w:rPr>
          <w:rFonts w:ascii="Cambria" w:eastAsia="MS Mincho" w:hAnsi="Cambria"/>
          <w:b/>
          <w:bCs/>
          <w:sz w:val="20"/>
          <w:szCs w:val="20"/>
          <w:lang w:val="en-CA"/>
        </w:rPr>
        <w:t>Table 2.</w:t>
      </w:r>
      <w:r w:rsidR="00AA69F6">
        <w:rPr>
          <w:rFonts w:ascii="Cambria" w:eastAsia="MS Mincho" w:hAnsi="Cambria"/>
          <w:b/>
          <w:bCs/>
          <w:sz w:val="20"/>
          <w:szCs w:val="20"/>
          <w:lang w:val="en-CA"/>
        </w:rPr>
        <w:t>7</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The sample size of stock of origin data by type (otolith micro-chemistry and genetics) and the 7 spatial strata. 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directly in the operating model</w:t>
      </w:r>
      <w:r w:rsidR="00CE4549"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Instead,</w:t>
      </w:r>
      <w:r w:rsidR="00CE4549" w:rsidRPr="00E7628F">
        <w:rPr>
          <w:rFonts w:ascii="Cambria" w:eastAsia="MS Mincho" w:hAnsi="Cambria"/>
          <w:sz w:val="20"/>
          <w:szCs w:val="20"/>
          <w:lang w:val="en-CA"/>
        </w:rPr>
        <w:t xml:space="preserve"> they</w:t>
      </w:r>
      <w:r w:rsidRPr="00E7628F">
        <w:rPr>
          <w:rFonts w:ascii="Cambria" w:eastAsia="MS Mincho" w:hAnsi="Cambria"/>
          <w:sz w:val="20"/>
          <w:szCs w:val="20"/>
          <w:lang w:val="en-CA"/>
        </w:rPr>
        <w:t xml:space="preserve"> were used to identify a western and eastern stock signature for interpreting the assignment data in a mixture model (Carruthers and Butterworth 2018). </w:t>
      </w:r>
    </w:p>
    <w:p w14:paraId="5C39C697" w14:textId="0D4E758E" w:rsidR="000C2DB3" w:rsidRPr="00E7628F" w:rsidRDefault="00716963" w:rsidP="00636EAD">
      <w:pPr>
        <w:spacing w:after="0" w:line="240" w:lineRule="auto"/>
        <w:jc w:val="both"/>
        <w:rPr>
          <w:rFonts w:ascii="Cambria" w:eastAsia="MS Mincho" w:hAnsi="Cambria"/>
          <w:sz w:val="20"/>
          <w:szCs w:val="20"/>
          <w:u w:val="single"/>
          <w:lang w:val="en-ZA"/>
        </w:rPr>
      </w:pPr>
      <w:r w:rsidRPr="00E7628F">
        <w:rPr>
          <w:rFonts w:ascii="Cambria" w:eastAsia="MS Mincho" w:hAnsi="Cambria"/>
          <w:noProof/>
          <w:sz w:val="20"/>
          <w:szCs w:val="20"/>
          <w:u w:val="single"/>
        </w:rPr>
        <w:drawing>
          <wp:inline distT="0" distB="0" distL="0" distR="0" wp14:anchorId="66D58D47" wp14:editId="43771C40">
            <wp:extent cx="4690574" cy="553452"/>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90574" cy="553452"/>
                    </a:xfrm>
                    <a:prstGeom prst="rect">
                      <a:avLst/>
                    </a:prstGeom>
                    <a:noFill/>
                    <a:ln>
                      <a:noFill/>
                    </a:ln>
                  </pic:spPr>
                </pic:pic>
              </a:graphicData>
            </a:graphic>
          </wp:inline>
        </w:drawing>
      </w:r>
    </w:p>
    <w:p w14:paraId="2F847030" w14:textId="77777777" w:rsidR="000C2DB3" w:rsidRPr="00E7628F" w:rsidRDefault="000C2DB3" w:rsidP="00636EAD">
      <w:pPr>
        <w:spacing w:after="0" w:line="240" w:lineRule="auto"/>
        <w:jc w:val="both"/>
        <w:rPr>
          <w:rFonts w:ascii="Cambria" w:eastAsia="MS Mincho" w:hAnsi="Cambria"/>
          <w:sz w:val="20"/>
          <w:szCs w:val="20"/>
          <w:lang w:val="en-CA"/>
        </w:rPr>
      </w:pPr>
    </w:p>
    <w:p w14:paraId="06D0B968" w14:textId="519A19B6" w:rsidR="000C2DB3" w:rsidRPr="00E7628F" w:rsidRDefault="000C2DB3" w:rsidP="00636EAD">
      <w:pPr>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t>Table 2.</w:t>
      </w:r>
      <w:r w:rsidR="00421948">
        <w:rPr>
          <w:rFonts w:ascii="Cambria" w:eastAsia="MS Mincho" w:hAnsi="Cambria"/>
          <w:b/>
          <w:bCs/>
          <w:sz w:val="20"/>
          <w:szCs w:val="20"/>
          <w:lang w:val="en-CA"/>
        </w:rPr>
        <w:t>8</w:t>
      </w:r>
      <w:r w:rsidRPr="00B82D2C">
        <w:rPr>
          <w:rFonts w:ascii="Cambria" w:eastAsia="MS Mincho" w:hAnsi="Cambria"/>
          <w:b/>
          <w:bCs/>
          <w:sz w:val="20"/>
          <w:szCs w:val="20"/>
          <w:lang w:val="en-CA"/>
        </w:rPr>
        <w:t xml:space="preserve">. </w:t>
      </w:r>
      <w:r w:rsidRPr="00E7628F">
        <w:rPr>
          <w:rFonts w:ascii="Cambria" w:eastAsia="MS Mincho" w:hAnsi="Cambria"/>
          <w:sz w:val="20"/>
          <w:szCs w:val="20"/>
          <w:lang w:val="en-ZA"/>
        </w:rPr>
        <w:t xml:space="preserve">Seasonal-spatial coverage of the otolith chemistry assignment data (that have covariate information regarding age class and quarter;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otolith chemistry data were available for these spatio-temporal strata). </w:t>
      </w:r>
    </w:p>
    <w:p w14:paraId="106587B4" w14:textId="3CB9DBA3" w:rsidR="000C2DB3" w:rsidRPr="00E7628F" w:rsidRDefault="00716963" w:rsidP="00636EAD">
      <w:pPr>
        <w:spacing w:after="0" w:line="240" w:lineRule="auto"/>
        <w:jc w:val="both"/>
        <w:rPr>
          <w:rFonts w:ascii="Cambria" w:eastAsia="MS Mincho" w:hAnsi="Cambria"/>
          <w:sz w:val="20"/>
          <w:szCs w:val="20"/>
          <w:lang w:val="en-ZA"/>
        </w:rPr>
      </w:pPr>
      <w:r w:rsidRPr="00E7628F">
        <w:rPr>
          <w:rFonts w:ascii="Cambria" w:eastAsia="MS Mincho" w:hAnsi="Cambria"/>
          <w:noProof/>
          <w:sz w:val="20"/>
          <w:szCs w:val="20"/>
          <w:u w:val="single"/>
        </w:rPr>
        <w:drawing>
          <wp:inline distT="0" distB="0" distL="0" distR="0" wp14:anchorId="2999CB04" wp14:editId="2CF482E4">
            <wp:extent cx="4413102" cy="1558089"/>
            <wp:effectExtent l="0" t="0" r="6985" b="4445"/>
            <wp:docPr id="3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1322" cy="1564522"/>
                    </a:xfrm>
                    <a:prstGeom prst="rect">
                      <a:avLst/>
                    </a:prstGeom>
                    <a:noFill/>
                    <a:ln>
                      <a:noFill/>
                    </a:ln>
                  </pic:spPr>
                </pic:pic>
              </a:graphicData>
            </a:graphic>
          </wp:inline>
        </w:drawing>
      </w:r>
    </w:p>
    <w:p w14:paraId="67A186EA" w14:textId="7AD9A892" w:rsidR="000C2DB3" w:rsidRPr="00E7628F" w:rsidRDefault="000C2DB3" w:rsidP="00636EAD">
      <w:pPr>
        <w:keepNext/>
        <w:keepLines/>
        <w:widowControl w:val="0"/>
        <w:spacing w:after="0" w:line="240" w:lineRule="auto"/>
        <w:jc w:val="both"/>
        <w:rPr>
          <w:rFonts w:ascii="Cambria" w:eastAsia="MS Mincho" w:hAnsi="Cambria"/>
          <w:sz w:val="20"/>
          <w:szCs w:val="20"/>
          <w:lang w:val="en-ZA"/>
        </w:rPr>
      </w:pPr>
      <w:r w:rsidRPr="00B82D2C">
        <w:rPr>
          <w:rFonts w:ascii="Cambria" w:eastAsia="MS Mincho" w:hAnsi="Cambria"/>
          <w:b/>
          <w:bCs/>
          <w:sz w:val="20"/>
          <w:szCs w:val="20"/>
          <w:lang w:val="en-CA"/>
        </w:rPr>
        <w:lastRenderedPageBreak/>
        <w:t>Table 2.</w:t>
      </w:r>
      <w:r w:rsidR="00421948">
        <w:rPr>
          <w:rFonts w:ascii="Cambria" w:eastAsia="MS Mincho" w:hAnsi="Cambria"/>
          <w:b/>
          <w:bCs/>
          <w:sz w:val="20"/>
          <w:szCs w:val="20"/>
          <w:lang w:val="en-CA"/>
        </w:rPr>
        <w:t>9</w:t>
      </w:r>
      <w:r w:rsidRPr="00B82D2C">
        <w:rPr>
          <w:rFonts w:ascii="Cambria" w:eastAsia="MS Mincho" w:hAnsi="Cambria"/>
          <w:b/>
          <w:bCs/>
          <w:sz w:val="20"/>
          <w:szCs w:val="20"/>
          <w:lang w:val="en-CA"/>
        </w:rPr>
        <w:t>.</w:t>
      </w:r>
      <w:r w:rsidRPr="00E7628F">
        <w:rPr>
          <w:rFonts w:ascii="Cambria" w:eastAsia="MS Mincho" w:hAnsi="Cambria"/>
          <w:sz w:val="20"/>
          <w:szCs w:val="20"/>
          <w:lang w:val="en-CA"/>
        </w:rPr>
        <w:t xml:space="preserve"> </w:t>
      </w:r>
      <w:r w:rsidRPr="00E7628F">
        <w:rPr>
          <w:rFonts w:ascii="Cambria" w:eastAsia="MS Mincho" w:hAnsi="Cambria"/>
          <w:sz w:val="20"/>
          <w:szCs w:val="20"/>
          <w:lang w:val="en-ZA"/>
        </w:rPr>
        <w:t xml:space="preserve">Seasonal-spatial coverage of the genetics assignment data (that have covariate information regarding age class and season; </w:t>
      </w:r>
      <w:r w:rsidRPr="00E7628F">
        <w:rPr>
          <w:rFonts w:ascii="Cambria" w:eastAsia="MS Mincho" w:hAnsi="Cambria"/>
          <w:sz w:val="20"/>
          <w:szCs w:val="20"/>
          <w:lang w:val="en-CA"/>
        </w:rPr>
        <w:t>from dataset ‘Joint East West Mixing Data 15042019.csv’</w:t>
      </w:r>
      <w:r w:rsidRPr="00E7628F">
        <w:rPr>
          <w:rFonts w:ascii="Cambria" w:eastAsia="MS Mincho" w:hAnsi="Cambria"/>
          <w:sz w:val="20"/>
          <w:szCs w:val="20"/>
          <w:lang w:val="en-ZA"/>
        </w:rPr>
        <w:t>). Orange shaded cells represent quarter-strata for which there are no stock of origin data available for the mixture model approach (</w:t>
      </w:r>
      <w:r w:rsidR="00ED7113" w:rsidRPr="00E7628F">
        <w:rPr>
          <w:rFonts w:ascii="Cambria" w:eastAsia="MS Mincho" w:hAnsi="Cambria"/>
          <w:sz w:val="20"/>
          <w:szCs w:val="20"/>
          <w:lang w:val="en-ZA"/>
        </w:rPr>
        <w:t>i.e.,</w:t>
      </w:r>
      <w:r w:rsidRPr="00E7628F">
        <w:rPr>
          <w:rFonts w:ascii="Cambria" w:eastAsia="MS Mincho" w:hAnsi="Cambria"/>
          <w:sz w:val="20"/>
          <w:szCs w:val="20"/>
          <w:lang w:val="en-ZA"/>
        </w:rPr>
        <w:t xml:space="preserve"> no genetic data were available for these spatio-temporal strata). </w:t>
      </w:r>
      <w:r w:rsidRPr="00E7628F">
        <w:rPr>
          <w:rFonts w:ascii="Cambria" w:eastAsia="MS Mincho" w:hAnsi="Cambria"/>
          <w:sz w:val="20"/>
          <w:szCs w:val="20"/>
          <w:lang w:val="en-CA"/>
        </w:rPr>
        <w:t>Note that data are available for the Gulf of Mexico and the Mediterranean</w:t>
      </w:r>
      <w:r w:rsidR="00CE4549" w:rsidRPr="00E7628F">
        <w:rPr>
          <w:rFonts w:ascii="Cambria" w:eastAsia="MS Mincho" w:hAnsi="Cambria"/>
          <w:sz w:val="20"/>
          <w:szCs w:val="20"/>
          <w:lang w:val="en-CA"/>
        </w:rPr>
        <w:t>,</w:t>
      </w:r>
      <w:r w:rsidRPr="00E7628F">
        <w:rPr>
          <w:rFonts w:ascii="Cambria" w:eastAsia="MS Mincho" w:hAnsi="Cambria"/>
          <w:sz w:val="20"/>
          <w:szCs w:val="20"/>
          <w:lang w:val="en-CA"/>
        </w:rPr>
        <w:t xml:space="preserve"> but </w:t>
      </w:r>
      <w:r w:rsidR="00CE4549" w:rsidRPr="00E7628F">
        <w:rPr>
          <w:rFonts w:ascii="Cambria" w:eastAsia="MS Mincho" w:hAnsi="Cambria"/>
          <w:sz w:val="20"/>
          <w:szCs w:val="20"/>
          <w:lang w:val="en-CA"/>
        </w:rPr>
        <w:t xml:space="preserve">that </w:t>
      </w:r>
      <w:r w:rsidRPr="00E7628F">
        <w:rPr>
          <w:rFonts w:ascii="Cambria" w:eastAsia="MS Mincho" w:hAnsi="Cambria"/>
          <w:sz w:val="20"/>
          <w:szCs w:val="20"/>
          <w:lang w:val="en-CA"/>
        </w:rPr>
        <w:t>these were not used in the operating model.</w:t>
      </w:r>
    </w:p>
    <w:p w14:paraId="3AC1BC70" w14:textId="214CE979" w:rsidR="000C2DB3" w:rsidRPr="00E7628F" w:rsidRDefault="00E30B2B" w:rsidP="00636EAD">
      <w:pPr>
        <w:keepNext/>
        <w:keepLines/>
        <w:widowControl w:val="0"/>
        <w:spacing w:after="0" w:line="240" w:lineRule="auto"/>
        <w:jc w:val="both"/>
        <w:rPr>
          <w:rFonts w:ascii="Cambria" w:eastAsia="MS Mincho" w:hAnsi="Cambria"/>
          <w:sz w:val="20"/>
          <w:szCs w:val="20"/>
          <w:lang w:val="en-ZA"/>
        </w:rPr>
      </w:pPr>
      <w:r w:rsidRPr="00E30B2B">
        <w:rPr>
          <w:noProof/>
        </w:rPr>
        <w:drawing>
          <wp:inline distT="0" distB="0" distL="0" distR="0" wp14:anchorId="4E63BDF0" wp14:editId="719CA403">
            <wp:extent cx="4410710" cy="155511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0710" cy="1555115"/>
                    </a:xfrm>
                    <a:prstGeom prst="rect">
                      <a:avLst/>
                    </a:prstGeom>
                    <a:noFill/>
                    <a:ln>
                      <a:noFill/>
                    </a:ln>
                  </pic:spPr>
                </pic:pic>
              </a:graphicData>
            </a:graphic>
          </wp:inline>
        </w:drawing>
      </w:r>
    </w:p>
    <w:p w14:paraId="493B3E51" w14:textId="410DD92A" w:rsidR="000C2DB3" w:rsidRDefault="000C2DB3" w:rsidP="00636EAD">
      <w:pPr>
        <w:spacing w:after="0" w:line="240" w:lineRule="auto"/>
        <w:jc w:val="both"/>
        <w:rPr>
          <w:rFonts w:ascii="Cambria" w:eastAsia="MS Mincho" w:hAnsi="Cambria"/>
          <w:sz w:val="20"/>
          <w:szCs w:val="20"/>
          <w:lang w:val="en-ZA"/>
        </w:rPr>
      </w:pPr>
    </w:p>
    <w:p w14:paraId="4B50F47A" w14:textId="77777777" w:rsidR="00B82D2C" w:rsidRPr="00E7628F" w:rsidRDefault="00B82D2C" w:rsidP="00636EAD">
      <w:pPr>
        <w:spacing w:after="0" w:line="240" w:lineRule="auto"/>
        <w:jc w:val="both"/>
        <w:rPr>
          <w:rFonts w:ascii="Cambria" w:eastAsia="MS Mincho" w:hAnsi="Cambria"/>
          <w:sz w:val="20"/>
          <w:szCs w:val="20"/>
          <w:lang w:val="en-ZA"/>
        </w:rPr>
      </w:pPr>
    </w:p>
    <w:p w14:paraId="00D29028" w14:textId="77777777" w:rsidR="000C2DB3" w:rsidRPr="00E7628F" w:rsidRDefault="000C2DB3" w:rsidP="00636EAD">
      <w:pPr>
        <w:pStyle w:val="Heading1"/>
        <w:spacing w:before="0" w:line="240" w:lineRule="auto"/>
        <w:rPr>
          <w:rFonts w:ascii="Cambria" w:hAnsi="Cambria"/>
          <w:sz w:val="20"/>
          <w:szCs w:val="20"/>
        </w:rPr>
      </w:pPr>
      <w:bookmarkStart w:id="23" w:name="_Toc82063672"/>
      <w:r w:rsidRPr="00E7628F">
        <w:rPr>
          <w:rFonts w:ascii="Cambria" w:hAnsi="Cambria"/>
          <w:sz w:val="20"/>
          <w:szCs w:val="20"/>
        </w:rPr>
        <w:t>BASIC OPERATING MODEL DYNAMICS</w:t>
      </w:r>
      <w:bookmarkEnd w:id="23"/>
    </w:p>
    <w:p w14:paraId="28F10322" w14:textId="77777777" w:rsidR="000C2DB3" w:rsidRPr="00E7628F" w:rsidRDefault="000C2DB3" w:rsidP="00636EAD">
      <w:pPr>
        <w:spacing w:after="0" w:line="240" w:lineRule="auto"/>
        <w:contextualSpacing/>
        <w:jc w:val="both"/>
        <w:rPr>
          <w:rFonts w:ascii="Cambria" w:eastAsia="MS Mincho" w:hAnsi="Cambria"/>
          <w:b/>
          <w:sz w:val="20"/>
          <w:szCs w:val="20"/>
          <w:lang w:val="en-ZA"/>
        </w:rPr>
      </w:pPr>
    </w:p>
    <w:p w14:paraId="4111F676" w14:textId="06435920" w:rsidR="000C2DB3" w:rsidRPr="00B82D2C" w:rsidRDefault="00B82D2C"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4" w:name="_Toc82063673"/>
      <w:r w:rsidRPr="00B82D2C">
        <w:rPr>
          <w:rFonts w:ascii="Cambria" w:eastAsia="MS Gothic" w:hAnsi="Cambria"/>
          <w:bCs/>
          <w:iCs/>
          <w:color w:val="000000"/>
          <w:sz w:val="20"/>
          <w:szCs w:val="20"/>
          <w:lang w:val="en-CA"/>
        </w:rPr>
        <w:t xml:space="preserve">3.1 </w:t>
      </w:r>
      <w:r w:rsidR="000C2DB3" w:rsidRPr="00B82D2C">
        <w:rPr>
          <w:rFonts w:ascii="Cambria" w:eastAsia="MS Gothic" w:hAnsi="Cambria"/>
          <w:bCs/>
          <w:iCs/>
          <w:color w:val="000000"/>
          <w:sz w:val="20"/>
          <w:szCs w:val="20"/>
          <w:lang w:val="en-CA"/>
        </w:rPr>
        <w:t>Overview</w:t>
      </w:r>
      <w:bookmarkEnd w:id="24"/>
    </w:p>
    <w:p w14:paraId="6928DA4E" w14:textId="77777777" w:rsidR="000C2DB3" w:rsidRPr="00E7628F" w:rsidRDefault="000C2DB3" w:rsidP="00636EAD">
      <w:pPr>
        <w:spacing w:after="0" w:line="240" w:lineRule="auto"/>
        <w:rPr>
          <w:rFonts w:ascii="Cambria" w:eastAsia="MS Mincho" w:hAnsi="Cambria"/>
          <w:sz w:val="20"/>
          <w:szCs w:val="20"/>
          <w:lang w:val="en-CA"/>
        </w:rPr>
      </w:pPr>
    </w:p>
    <w:p w14:paraId="5F4BC4CA" w14:textId="541A0F5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current operating model (modifiable multi-stock model, ‘M3’ v</w:t>
      </w:r>
      <w:r w:rsidR="00E30B2B">
        <w:rPr>
          <w:rFonts w:ascii="Cambria" w:eastAsia="MS Mincho" w:hAnsi="Cambria"/>
          <w:sz w:val="20"/>
          <w:szCs w:val="20"/>
          <w:lang w:val="en-CA"/>
        </w:rPr>
        <w:t>7</w:t>
      </w:r>
      <w:r w:rsidRPr="00E7628F">
        <w:rPr>
          <w:rFonts w:ascii="Cambria" w:eastAsia="MS Mincho" w:hAnsi="Cambria"/>
          <w:sz w:val="20"/>
          <w:szCs w:val="20"/>
          <w:lang w:val="en-CA"/>
        </w:rPr>
        <w:t>.</w:t>
      </w:r>
      <w:r w:rsidR="00E30B2B">
        <w:rPr>
          <w:rFonts w:ascii="Cambria" w:eastAsia="MS Mincho" w:hAnsi="Cambria"/>
          <w:sz w:val="20"/>
          <w:szCs w:val="20"/>
          <w:lang w:val="en-CA"/>
        </w:rPr>
        <w:t>0</w:t>
      </w:r>
      <w:r w:rsidRPr="00E7628F">
        <w:rPr>
          <w:rFonts w:ascii="Cambria" w:eastAsia="MS Mincho" w:hAnsi="Cambria"/>
          <w:sz w:val="20"/>
          <w:szCs w:val="20"/>
          <w:lang w:val="en-CA"/>
        </w:rPr>
        <w:t>) is based on conventional age-structured accounting (</w:t>
      </w:r>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bookmarkStart w:id="25" w:name="_Hlk73521609"/>
      <w:r w:rsidRPr="00E7628F">
        <w:rPr>
          <w:rFonts w:ascii="Cambria" w:eastAsia="MS Mincho" w:hAnsi="Cambria"/>
          <w:sz w:val="20"/>
          <w:szCs w:val="20"/>
          <w:lang w:val="en-CA"/>
        </w:rPr>
        <w:t xml:space="preserve">Quinn and </w:t>
      </w:r>
      <w:proofErr w:type="spellStart"/>
      <w:r w:rsidRPr="00E7628F">
        <w:rPr>
          <w:rFonts w:ascii="Cambria" w:eastAsia="MS Mincho" w:hAnsi="Cambria"/>
          <w:sz w:val="20"/>
          <w:szCs w:val="20"/>
          <w:lang w:val="en-CA"/>
        </w:rPr>
        <w:t>Deriso</w:t>
      </w:r>
      <w:proofErr w:type="spellEnd"/>
      <w:r w:rsidRPr="00E7628F">
        <w:rPr>
          <w:rFonts w:ascii="Cambria" w:eastAsia="MS Mincho" w:hAnsi="Cambria"/>
          <w:sz w:val="20"/>
          <w:szCs w:val="20"/>
          <w:lang w:val="en-CA"/>
        </w:rPr>
        <w:t xml:space="preserve"> 1999, Chapter 8) which is common to stock assessment models such as Stock Synthesis 3 (</w:t>
      </w:r>
      <w:proofErr w:type="spellStart"/>
      <w:r w:rsidRPr="00E7628F">
        <w:rPr>
          <w:rFonts w:ascii="Cambria" w:eastAsia="MS Mincho" w:hAnsi="Cambria"/>
          <w:sz w:val="20"/>
          <w:szCs w:val="20"/>
          <w:lang w:val="en-CA"/>
        </w:rPr>
        <w:t>Methot</w:t>
      </w:r>
      <w:proofErr w:type="spellEnd"/>
      <w:r w:rsidRPr="00E7628F">
        <w:rPr>
          <w:rFonts w:ascii="Cambria" w:eastAsia="MS Mincho" w:hAnsi="Cambria"/>
          <w:sz w:val="20"/>
          <w:szCs w:val="20"/>
          <w:lang w:val="en-CA"/>
        </w:rPr>
        <w:t xml:space="preserve"> and Wetzel 2013), CASAL (Bull et al. 2012), </w:t>
      </w:r>
      <w:proofErr w:type="spellStart"/>
      <w:r w:rsidRPr="00E7628F">
        <w:rPr>
          <w:rFonts w:ascii="Cambria" w:eastAsia="MS Mincho" w:hAnsi="Cambria"/>
          <w:sz w:val="20"/>
          <w:szCs w:val="20"/>
          <w:lang w:val="en-CA"/>
        </w:rPr>
        <w:t>Multifan</w:t>
      </w:r>
      <w:proofErr w:type="spellEnd"/>
      <w:r w:rsidRPr="00E7628F">
        <w:rPr>
          <w:rFonts w:ascii="Cambria" w:eastAsia="MS Mincho" w:hAnsi="Cambria"/>
          <w:sz w:val="20"/>
          <w:szCs w:val="20"/>
          <w:lang w:val="en-CA"/>
        </w:rPr>
        <w:t xml:space="preserve">-CL (Fournier et al. 1998) and </w:t>
      </w:r>
      <w:proofErr w:type="spellStart"/>
      <w:r w:rsidRPr="00E7628F">
        <w:rPr>
          <w:rFonts w:ascii="Cambria" w:eastAsia="MS Mincho" w:hAnsi="Cambria"/>
          <w:sz w:val="20"/>
          <w:szCs w:val="20"/>
          <w:lang w:val="en-CA"/>
        </w:rPr>
        <w:t>iSCAM</w:t>
      </w:r>
      <w:proofErr w:type="spellEnd"/>
      <w:r w:rsidRPr="00E7628F">
        <w:rPr>
          <w:rFonts w:ascii="Cambria" w:eastAsia="MS Mincho" w:hAnsi="Cambria"/>
          <w:sz w:val="20"/>
          <w:szCs w:val="20"/>
          <w:lang w:val="en-CA"/>
        </w:rPr>
        <w:t xml:space="preserve"> (Martell 2015). </w:t>
      </w:r>
    </w:p>
    <w:bookmarkEnd w:id="25"/>
    <w:p w14:paraId="78C96D25" w14:textId="77777777" w:rsidR="000C2DB3" w:rsidRPr="00E7628F" w:rsidRDefault="000C2DB3" w:rsidP="00636EAD">
      <w:pPr>
        <w:spacing w:after="0" w:line="240" w:lineRule="auto"/>
        <w:jc w:val="both"/>
        <w:rPr>
          <w:rFonts w:ascii="Cambria" w:eastAsia="MS Mincho" w:hAnsi="Cambria"/>
          <w:sz w:val="20"/>
          <w:szCs w:val="20"/>
          <w:lang w:val="en-CA"/>
        </w:rPr>
      </w:pPr>
    </w:p>
    <w:p w14:paraId="626D16A1" w14:textId="1DF5744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standard age-structured equations are complicated somewhat by the quarterly temporal structure, in which age increments and recruitment occur in a particular quarter. In this version of the model, spawning occurs for all stocks in quarter 2 (spawning in the Mediterranean for the Eastern stock and Gulf of Mexico and West Atlantic strata for the Western stock is </w:t>
      </w:r>
      <w:r w:rsidR="00440174" w:rsidRPr="00E7628F">
        <w:rPr>
          <w:rFonts w:ascii="Cambria" w:eastAsia="MS Mincho" w:hAnsi="Cambria"/>
          <w:sz w:val="20"/>
          <w:szCs w:val="20"/>
          <w:lang w:val="en-CA"/>
        </w:rPr>
        <w:t xml:space="preserve">assumed </w:t>
      </w:r>
      <w:r w:rsidRPr="00E7628F">
        <w:rPr>
          <w:rFonts w:ascii="Cambria" w:eastAsia="MS Mincho" w:hAnsi="Cambria"/>
          <w:sz w:val="20"/>
          <w:szCs w:val="20"/>
          <w:lang w:val="en-CA"/>
        </w:rPr>
        <w:t>to occur after a period of movement early in the year).</w:t>
      </w:r>
    </w:p>
    <w:p w14:paraId="0E0A17CD" w14:textId="77777777" w:rsidR="000C2DB3" w:rsidRPr="00E7628F" w:rsidRDefault="000C2DB3" w:rsidP="00636EAD">
      <w:pPr>
        <w:spacing w:after="0" w:line="240" w:lineRule="auto"/>
        <w:rPr>
          <w:rFonts w:ascii="Cambria" w:eastAsia="MS Mincho" w:hAnsi="Cambria"/>
          <w:sz w:val="20"/>
          <w:szCs w:val="20"/>
          <w:lang w:val="en-CA"/>
        </w:rPr>
      </w:pPr>
    </w:p>
    <w:p w14:paraId="343FC9DF" w14:textId="007239E2" w:rsidR="000C2DB3" w:rsidRPr="00B82D2C" w:rsidRDefault="00B82D2C" w:rsidP="00636EAD">
      <w:pPr>
        <w:keepNext/>
        <w:keepLines/>
        <w:numPr>
          <w:ilvl w:val="2"/>
          <w:numId w:val="0"/>
        </w:numPr>
        <w:spacing w:after="0" w:line="240" w:lineRule="auto"/>
        <w:outlineLvl w:val="2"/>
        <w:rPr>
          <w:rFonts w:ascii="Cambria" w:eastAsia="MS Mincho" w:hAnsi="Cambria"/>
          <w:bCs/>
          <w:iCs/>
          <w:color w:val="000000"/>
          <w:sz w:val="20"/>
          <w:szCs w:val="20"/>
          <w:lang w:val="en-CA"/>
        </w:rPr>
      </w:pPr>
      <w:bookmarkStart w:id="26" w:name="_Toc82063674"/>
      <w:r w:rsidRPr="00B82D2C">
        <w:rPr>
          <w:rFonts w:ascii="Cambria" w:eastAsia="MS Mincho" w:hAnsi="Cambria"/>
          <w:bCs/>
          <w:iCs/>
          <w:color w:val="000000"/>
          <w:sz w:val="20"/>
          <w:szCs w:val="20"/>
          <w:lang w:val="en-CA"/>
        </w:rPr>
        <w:t xml:space="preserve">3.2 </w:t>
      </w:r>
      <w:r w:rsidR="000C2DB3" w:rsidRPr="00B82D2C">
        <w:rPr>
          <w:rFonts w:ascii="Cambria" w:eastAsia="MS Mincho" w:hAnsi="Cambria"/>
          <w:bCs/>
          <w:iCs/>
          <w:color w:val="000000"/>
          <w:sz w:val="20"/>
          <w:szCs w:val="20"/>
          <w:lang w:val="en-CA"/>
        </w:rPr>
        <w:t>Equations</w:t>
      </w:r>
      <w:bookmarkEnd w:id="26"/>
    </w:p>
    <w:p w14:paraId="0E3044E9" w14:textId="77777777" w:rsidR="000C2DB3" w:rsidRPr="00E7628F" w:rsidRDefault="000C2DB3" w:rsidP="00636EAD">
      <w:pPr>
        <w:spacing w:after="0" w:line="240" w:lineRule="auto"/>
        <w:rPr>
          <w:rFonts w:ascii="Cambria" w:eastAsia="MS Mincho" w:hAnsi="Cambria"/>
          <w:sz w:val="20"/>
          <w:szCs w:val="20"/>
          <w:lang w:val="en-CA"/>
        </w:rPr>
      </w:pPr>
    </w:p>
    <w:p w14:paraId="6CD04A66" w14:textId="1E4AB8AD"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Numbers of individuals </w:t>
      </w:r>
      <w:r w:rsidRPr="00E7628F">
        <w:rPr>
          <w:rFonts w:ascii="Cambria" w:eastAsia="MS Mincho" w:hAnsi="Cambria"/>
          <w:i/>
          <w:sz w:val="20"/>
          <w:szCs w:val="20"/>
          <w:lang w:val="en-CA"/>
        </w:rPr>
        <w:t>N</w:t>
      </w:r>
      <w:r w:rsidRPr="00E7628F">
        <w:rPr>
          <w:rFonts w:ascii="Cambria" w:eastAsia="MS Mincho" w:hAnsi="Cambria"/>
          <w:sz w:val="20"/>
          <w:szCs w:val="20"/>
          <w:lang w:val="en-CA"/>
        </w:rPr>
        <w:t xml:space="preserve">, for stock </w:t>
      </w:r>
      <w:r w:rsidRPr="00E7628F">
        <w:rPr>
          <w:rFonts w:ascii="Cambria" w:eastAsia="MS Mincho" w:hAnsi="Cambria"/>
          <w:i/>
          <w:sz w:val="20"/>
          <w:szCs w:val="20"/>
          <w:lang w:val="en-CA"/>
        </w:rPr>
        <w:t>s</w:t>
      </w:r>
      <w:r w:rsidRPr="00E7628F">
        <w:rPr>
          <w:rFonts w:ascii="Cambria" w:eastAsia="MS Mincho" w:hAnsi="Cambria"/>
          <w:sz w:val="20"/>
          <w:szCs w:val="20"/>
          <w:lang w:val="en-CA"/>
        </w:rPr>
        <w:t xml:space="preserve">, in a model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in the first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=1, age class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and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are calculated from individuals that have moved </w:t>
      </w:r>
      <m:oMath>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009B1E7C">
        <w:rPr>
          <w:rFonts w:ascii="Cambria" w:eastAsia="MS Mincho" w:hAnsi="Cambria"/>
          <w:sz w:val="20"/>
          <w:szCs w:val="20"/>
          <w:lang w:val="en-CA"/>
        </w:rPr>
        <w:t xml:space="preserve"> (defined Eq. 3.18)</w:t>
      </w:r>
      <w:r w:rsidRPr="00E7628F">
        <w:rPr>
          <w:rFonts w:ascii="Cambria" w:eastAsia="MS Mincho" w:hAnsi="Cambria"/>
          <w:sz w:val="20"/>
          <w:szCs w:val="20"/>
          <w:lang w:val="en-CA"/>
        </w:rPr>
        <w:t xml:space="preserve">, in the previous year, final quarter (m=4) of the same age class, subject to combined natural and fishing mortality rate </w:t>
      </w:r>
      <w:r w:rsidRPr="00E7628F">
        <w:rPr>
          <w:rFonts w:ascii="Cambria" w:eastAsia="MS Mincho" w:hAnsi="Cambria"/>
          <w:i/>
          <w:sz w:val="20"/>
          <w:szCs w:val="20"/>
          <w:lang w:val="en-CA"/>
        </w:rPr>
        <w:t>Z</w:t>
      </w:r>
      <w:r w:rsidRPr="00E7628F">
        <w:rPr>
          <w:rFonts w:ascii="Cambria" w:eastAsia="MS Mincho" w:hAnsi="Cambria"/>
          <w:sz w:val="20"/>
          <w:szCs w:val="20"/>
          <w:lang w:val="en-CA"/>
        </w:rPr>
        <w:t>:</w:t>
      </w:r>
    </w:p>
    <w:p w14:paraId="0DC32E42" w14:textId="77777777" w:rsidR="000C2DB3" w:rsidRPr="00E7628F" w:rsidRDefault="000C2DB3" w:rsidP="00636EAD">
      <w:pPr>
        <w:spacing w:after="0" w:line="240" w:lineRule="auto"/>
        <w:jc w:val="both"/>
        <w:rPr>
          <w:rFonts w:ascii="Cambria" w:eastAsia="MS Mincho" w:hAnsi="Cambria"/>
          <w:sz w:val="20"/>
          <w:szCs w:val="20"/>
          <w:lang w:val="en-CA"/>
        </w:rPr>
      </w:pPr>
    </w:p>
    <w:p w14:paraId="13D24F8E" w14:textId="31A5BE96" w:rsidR="000C2DB3"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s,y,m=1,a,r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hr m:val="⃗"/>
                <m:ctrlPr>
                  <w:rPr>
                    <w:rFonts w:ascii="Cambria Math" w:eastAsia="MS Mincho" w:hAnsi="Cambria Math"/>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s,y-1,m=4,a,r</m:t>
            </m:r>
          </m:sub>
        </m:sSub>
        <m:r>
          <w:rPr>
            <w:rFonts w:ascii="Cambria Math" w:eastAsia="MS Mincho" w:hAnsi="Cambria Math"/>
            <w:sz w:val="20"/>
            <w:szCs w:val="20"/>
            <w:lang w:val="en-CA"/>
          </w:rPr>
          <m:t xml:space="preserve">∙ </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s,y-1,m=4,a,r</m:t>
                </m:r>
              </m:sub>
            </m:sSub>
          </m:sup>
        </m:s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w:t>
      </w:r>
    </w:p>
    <w:p w14:paraId="0642A932" w14:textId="77777777" w:rsidR="000C2DB3" w:rsidRPr="00E7628F" w:rsidRDefault="000C2DB3" w:rsidP="00636EAD">
      <w:pPr>
        <w:spacing w:after="0" w:line="240" w:lineRule="auto"/>
        <w:jc w:val="both"/>
        <w:rPr>
          <w:rFonts w:ascii="Cambria" w:eastAsia="MS Mincho" w:hAnsi="Cambria"/>
          <w:sz w:val="20"/>
          <w:szCs w:val="20"/>
          <w:lang w:val="en-CA"/>
        </w:rPr>
      </w:pPr>
    </w:p>
    <w:p w14:paraId="466195E4" w14:textId="49C31593" w:rsidR="000C2DB3" w:rsidRPr="00E7628F" w:rsidRDefault="00CE4549"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total mortality rate is calculated from annual natural mortality rate </w:t>
      </w:r>
      <w:r w:rsidR="000C2DB3" w:rsidRPr="00E7628F">
        <w:rPr>
          <w:rFonts w:ascii="Cambria" w:eastAsia="MS Mincho" w:hAnsi="Cambria"/>
          <w:i/>
          <w:sz w:val="20"/>
          <w:szCs w:val="20"/>
          <w:lang w:val="en-CA"/>
        </w:rPr>
        <w:t>M,</w:t>
      </w:r>
      <w:r w:rsidR="000C2DB3" w:rsidRPr="00E7628F">
        <w:rPr>
          <w:rFonts w:ascii="Cambria" w:eastAsia="MS Mincho" w:hAnsi="Cambria"/>
          <w:sz w:val="20"/>
          <w:szCs w:val="20"/>
          <w:lang w:val="en-CA"/>
        </w:rPr>
        <w:t xml:space="preserve"> divided by the fraction of the year represented by the quarter </w:t>
      </w:r>
      <w:r w:rsidR="000C2DB3" w:rsidRPr="00E7628F">
        <w:rPr>
          <w:rFonts w:ascii="Cambria" w:eastAsia="MS Mincho" w:hAnsi="Cambria"/>
          <w:i/>
          <w:sz w:val="20"/>
          <w:szCs w:val="20"/>
          <w:lang w:val="en-CA"/>
        </w:rPr>
        <w:t>t</w:t>
      </w:r>
      <w:r w:rsidR="000C2DB3" w:rsidRPr="00E7628F">
        <w:rPr>
          <w:rFonts w:ascii="Cambria" w:eastAsia="MS Mincho" w:hAnsi="Cambria"/>
          <w:i/>
          <w:sz w:val="20"/>
          <w:szCs w:val="20"/>
          <w:vertAlign w:val="subscript"/>
          <w:lang w:val="en-CA"/>
        </w:rPr>
        <w:t>m</w:t>
      </w:r>
      <w:r w:rsidR="000C2DB3" w:rsidRPr="00E7628F">
        <w:rPr>
          <w:rFonts w:ascii="Cambria" w:eastAsia="MS Mincho" w:hAnsi="Cambria"/>
          <w:sz w:val="20"/>
          <w:szCs w:val="20"/>
          <w:lang w:val="en-CA"/>
        </w:rPr>
        <w:t xml:space="preserve"> (</w:t>
      </w:r>
      <w:r w:rsidR="00ED7113" w:rsidRPr="00E7628F">
        <w:rPr>
          <w:rFonts w:ascii="Cambria" w:eastAsia="MS Mincho" w:hAnsi="Cambria"/>
          <w:sz w:val="20"/>
          <w:szCs w:val="20"/>
          <w:lang w:val="en-CA"/>
        </w:rPr>
        <w:t>i.e.,</w:t>
      </w:r>
      <w:r w:rsidR="000C2DB3" w:rsidRPr="00E7628F">
        <w:rPr>
          <w:rFonts w:ascii="Cambria" w:eastAsia="MS Mincho" w:hAnsi="Cambria"/>
          <w:sz w:val="20"/>
          <w:szCs w:val="20"/>
          <w:lang w:val="en-CA"/>
        </w:rPr>
        <w:t xml:space="preserve"> 0.25), and fishing mortality rate </w:t>
      </w:r>
      <w:r w:rsidR="000C2DB3" w:rsidRPr="00E7628F">
        <w:rPr>
          <w:rFonts w:ascii="Cambria" w:eastAsia="MS Mincho" w:hAnsi="Cambria"/>
          <w:i/>
          <w:sz w:val="20"/>
          <w:szCs w:val="20"/>
          <w:lang w:val="en-CA"/>
        </w:rPr>
        <w:t xml:space="preserve">F </w:t>
      </w:r>
      <w:r w:rsidR="000C2DB3" w:rsidRPr="00E7628F">
        <w:rPr>
          <w:rFonts w:ascii="Cambria" w:eastAsia="MS Mincho" w:hAnsi="Cambria"/>
          <w:iCs/>
          <w:sz w:val="20"/>
          <w:szCs w:val="20"/>
          <w:lang w:val="en-CA"/>
        </w:rPr>
        <w:t>(per quarter)</w:t>
      </w:r>
      <w:r w:rsidR="000C2DB3" w:rsidRPr="00E7628F">
        <w:rPr>
          <w:rFonts w:ascii="Cambria" w:eastAsia="MS Mincho" w:hAnsi="Cambria"/>
          <w:sz w:val="20"/>
          <w:szCs w:val="20"/>
          <w:lang w:val="en-CA"/>
        </w:rPr>
        <w:t xml:space="preserve">, summed over all fleets </w:t>
      </w:r>
      <w:r w:rsidR="000C2DB3" w:rsidRPr="00E7628F">
        <w:rPr>
          <w:rFonts w:ascii="Cambria" w:eastAsia="MS Mincho" w:hAnsi="Cambria"/>
          <w:i/>
          <w:sz w:val="20"/>
          <w:szCs w:val="20"/>
          <w:lang w:val="en-CA"/>
        </w:rPr>
        <w:t>f</w:t>
      </w:r>
      <w:r w:rsidR="000C2DB3" w:rsidRPr="00E7628F">
        <w:rPr>
          <w:rFonts w:ascii="Cambria" w:eastAsia="MS Mincho" w:hAnsi="Cambria"/>
          <w:sz w:val="20"/>
          <w:szCs w:val="20"/>
          <w:lang w:val="en-CA"/>
        </w:rPr>
        <w:t>:</w:t>
      </w:r>
    </w:p>
    <w:p w14:paraId="28C0248C" w14:textId="77777777" w:rsidR="000C2DB3" w:rsidRPr="00E7628F" w:rsidRDefault="000C2DB3" w:rsidP="00636EAD">
      <w:pPr>
        <w:spacing w:after="0" w:line="240" w:lineRule="auto"/>
        <w:jc w:val="both"/>
        <w:rPr>
          <w:rFonts w:ascii="Cambria" w:eastAsia="MS Mincho" w:hAnsi="Cambria"/>
          <w:sz w:val="20"/>
          <w:szCs w:val="20"/>
          <w:lang w:val="en-CA"/>
        </w:rPr>
      </w:pPr>
    </w:p>
    <w:p w14:paraId="6E46C4BB" w14:textId="625B73B5" w:rsidR="000C2DB3"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s,y,m,a,r</m:t>
            </m:r>
          </m:sub>
        </m:sSub>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t</m:t>
                </m:r>
              </m:e>
              <m:sub>
                <m:r>
                  <w:rPr>
                    <w:rFonts w:ascii="Cambria Math" w:eastAsia="MS Mincho" w:hAnsi="Cambria Math"/>
                    <w:sz w:val="20"/>
                    <w:szCs w:val="20"/>
                    <w:lang w:val="en-CA"/>
                  </w:rPr>
                  <m:t>m</m:t>
                </m:r>
              </m:sub>
            </m:sSub>
            <m:r>
              <w:rPr>
                <w:rFonts w:ascii="Cambria Math" w:eastAsia="MS Mincho" w:hAnsi="Cambria Math"/>
                <w:sz w:val="20"/>
                <w:szCs w:val="20"/>
                <w:lang w:val="en-CA"/>
              </w:rPr>
              <m:t xml:space="preserve"> M</m:t>
            </m:r>
          </m:e>
          <m:sub>
            <m:r>
              <w:rPr>
                <w:rFonts w:ascii="Cambria Math" w:eastAsia="MS Mincho" w:hAnsi="Cambria Math"/>
                <w:sz w:val="20"/>
                <w:szCs w:val="20"/>
                <w:lang w:val="en-CA"/>
              </w:rPr>
              <m:t>s,a</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 m,a,r,f</m:t>
                </m:r>
              </m:sub>
            </m:sSub>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w:t>
      </w:r>
    </w:p>
    <w:p w14:paraId="6972C2C3" w14:textId="77777777" w:rsidR="00B82D2C" w:rsidRPr="00E7628F" w:rsidRDefault="00B82D2C" w:rsidP="00636EAD">
      <w:pPr>
        <w:spacing w:after="0" w:line="240" w:lineRule="auto"/>
        <w:jc w:val="both"/>
        <w:rPr>
          <w:rFonts w:ascii="Cambria" w:eastAsia="MS Mincho" w:hAnsi="Cambria"/>
          <w:bCs/>
          <w:sz w:val="20"/>
          <w:szCs w:val="20"/>
          <w:lang w:val="en-CA"/>
        </w:rPr>
      </w:pPr>
    </w:p>
    <w:p w14:paraId="2BF62AC7" w14:textId="3C79503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Fishing mortality rate at age is derived from fishing mortality rate by length class</w:t>
      </w:r>
      <w:r w:rsidR="005A7358" w:rsidRPr="00E7628F">
        <w:rPr>
          <w:rStyle w:val="FootnoteReference"/>
          <w:rFonts w:ascii="Cambria" w:eastAsia="MS Mincho" w:hAnsi="Cambria"/>
          <w:sz w:val="20"/>
          <w:szCs w:val="20"/>
          <w:lang w:val="en-CA"/>
        </w:rPr>
        <w:footnoteReference w:id="1"/>
      </w:r>
      <w:r w:rsidRPr="00E7628F">
        <w:rPr>
          <w:rFonts w:ascii="Cambria" w:eastAsia="MS Mincho" w:hAnsi="Cambria"/>
          <w:sz w:val="20"/>
          <w:szCs w:val="20"/>
          <w:lang w:val="en-CA"/>
        </w:rPr>
        <w:t xml:space="preserve">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l</w:t>
      </w:r>
      <w:r w:rsidRPr="00E7628F">
        <w:rPr>
          <w:rFonts w:ascii="Cambria" w:eastAsia="MS Mincho" w:hAnsi="Cambria"/>
          <w:sz w:val="20"/>
          <w:szCs w:val="20"/>
          <w:lang w:val="en-CA"/>
        </w:rPr>
        <w:t xml:space="preserve"> and the conditional probability of fish being in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given age </w:t>
      </w:r>
      <w:r w:rsidRPr="00E7628F">
        <w:rPr>
          <w:rFonts w:ascii="Cambria" w:eastAsia="MS Mincho" w:hAnsi="Cambria"/>
          <w:i/>
          <w:sz w:val="20"/>
          <w:szCs w:val="20"/>
          <w:lang w:val="en-CA"/>
        </w:rPr>
        <w:t>a</w:t>
      </w:r>
      <w:r w:rsidRPr="00E7628F">
        <w:rPr>
          <w:rFonts w:ascii="Cambria" w:eastAsia="MS Mincho" w:hAnsi="Cambria"/>
          <w:sz w:val="20"/>
          <w:szCs w:val="20"/>
          <w:lang w:val="en-CA"/>
        </w:rPr>
        <w:t xml:space="preserve"> (an inverse age-length key, LAK):</w:t>
      </w:r>
    </w:p>
    <w:p w14:paraId="1DD3DD0D" w14:textId="77777777" w:rsidR="000C2DB3" w:rsidRPr="00E7628F" w:rsidRDefault="000C2DB3" w:rsidP="00636EAD">
      <w:pPr>
        <w:spacing w:after="0" w:line="240" w:lineRule="auto"/>
        <w:jc w:val="both"/>
        <w:rPr>
          <w:rFonts w:ascii="Cambria" w:eastAsia="MS Mincho" w:hAnsi="Cambria"/>
          <w:sz w:val="20"/>
          <w:szCs w:val="20"/>
          <w:lang w:val="en-CA"/>
        </w:rPr>
      </w:pPr>
    </w:p>
    <w:p w14:paraId="63D3FD82" w14:textId="0010B56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(3.3)</w:t>
      </w:r>
    </w:p>
    <w:p w14:paraId="56B1507F" w14:textId="77777777" w:rsidR="000C2DB3" w:rsidRPr="00E7628F" w:rsidRDefault="000C2DB3" w:rsidP="00636EAD">
      <w:pPr>
        <w:spacing w:after="0" w:line="240" w:lineRule="auto"/>
        <w:jc w:val="both"/>
        <w:rPr>
          <w:rFonts w:ascii="Cambria" w:eastAsia="MS Mincho" w:hAnsi="Cambria"/>
          <w:sz w:val="20"/>
          <w:szCs w:val="20"/>
          <w:lang w:val="en-CA"/>
        </w:rPr>
      </w:pPr>
    </w:p>
    <w:p w14:paraId="7CA71C9E" w14:textId="2E449454" w:rsidR="00C568DA" w:rsidRPr="00E7628F" w:rsidRDefault="00C568D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LAK was calculated from stock-specific growth curves and assumes that uncertainty (CV) in length is a linear function of length: CV</w:t>
      </w:r>
      <w:r w:rsidRPr="00E7628F">
        <w:rPr>
          <w:rFonts w:ascii="Cambria" w:eastAsia="MS Mincho" w:hAnsi="Cambria"/>
          <w:sz w:val="20"/>
          <w:szCs w:val="20"/>
          <w:vertAlign w:val="subscript"/>
          <w:lang w:val="en-CA"/>
        </w:rPr>
        <w:t xml:space="preserve">L </w:t>
      </w:r>
      <w:r w:rsidRPr="00E7628F">
        <w:rPr>
          <w:rFonts w:ascii="Cambria" w:eastAsia="MS Mincho" w:hAnsi="Cambria"/>
          <w:sz w:val="20"/>
          <w:szCs w:val="20"/>
          <w:lang w:val="en-CA"/>
        </w:rPr>
        <w:t>= a</w:t>
      </w:r>
      <w:r w:rsidRPr="00E7628F">
        <w:rPr>
          <w:rFonts w:ascii="Cambria" w:eastAsia="MS Mincho" w:hAnsi="Cambria"/>
          <w:sz w:val="20"/>
          <w:szCs w:val="20"/>
          <w:vertAlign w:val="subscript"/>
          <w:lang w:val="en-CA"/>
        </w:rPr>
        <w:t xml:space="preserve">cv ∙ </w:t>
      </w:r>
      <w:r w:rsidRPr="00E7628F">
        <w:rPr>
          <w:rFonts w:ascii="Cambria" w:eastAsia="MS Mincho" w:hAnsi="Cambria"/>
          <w:sz w:val="20"/>
          <w:szCs w:val="20"/>
          <w:lang w:val="en-CA"/>
        </w:rPr>
        <w:t xml:space="preserve">L + </w:t>
      </w:r>
      <w:proofErr w:type="spellStart"/>
      <w:r w:rsidRPr="00E7628F">
        <w:rPr>
          <w:rFonts w:ascii="Cambria" w:eastAsia="MS Mincho" w:hAnsi="Cambria"/>
          <w:sz w:val="20"/>
          <w:szCs w:val="20"/>
          <w:lang w:val="en-CA"/>
        </w:rPr>
        <w:t>b</w:t>
      </w:r>
      <w:r w:rsidRPr="00E7628F">
        <w:rPr>
          <w:rFonts w:ascii="Cambria" w:eastAsia="MS Mincho" w:hAnsi="Cambria"/>
          <w:sz w:val="20"/>
          <w:szCs w:val="20"/>
          <w:vertAlign w:val="subscript"/>
          <w:lang w:val="en-CA"/>
        </w:rPr>
        <w:t>cv</w:t>
      </w:r>
      <w:proofErr w:type="spellEnd"/>
      <w:r w:rsidRPr="00E7628F">
        <w:rPr>
          <w:rFonts w:ascii="Cambria" w:eastAsia="MS Mincho" w:hAnsi="Cambria"/>
          <w:sz w:val="20"/>
          <w:szCs w:val="20"/>
          <w:lang w:val="en-CA"/>
        </w:rPr>
        <w:t xml:space="preserve"> </w:t>
      </w:r>
      <w:bookmarkStart w:id="27" w:name="_Hlk73521643"/>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Allioud</w:t>
      </w:r>
      <w:proofErr w:type="spellEnd"/>
      <w:r w:rsidRPr="00E7628F">
        <w:rPr>
          <w:rFonts w:ascii="Cambria" w:eastAsia="MS Mincho" w:hAnsi="Cambria"/>
          <w:sz w:val="20"/>
          <w:szCs w:val="20"/>
          <w:lang w:val="en-CA"/>
        </w:rPr>
        <w:t xml:space="preserve"> et al. 2017)</w:t>
      </w:r>
      <w:bookmarkEnd w:id="27"/>
      <w:r w:rsidRPr="00E7628F">
        <w:rPr>
          <w:rFonts w:ascii="Cambria" w:eastAsia="MS Mincho" w:hAnsi="Cambria"/>
          <w:sz w:val="20"/>
          <w:szCs w:val="20"/>
          <w:lang w:val="en-CA"/>
        </w:rPr>
        <w:t xml:space="preserve"> (</w:t>
      </w:r>
      <w:r w:rsidRPr="00421948">
        <w:rPr>
          <w:rFonts w:ascii="Cambria" w:eastAsia="MS Mincho" w:hAnsi="Cambria"/>
          <w:b/>
          <w:bCs/>
          <w:sz w:val="20"/>
          <w:szCs w:val="20"/>
          <w:lang w:val="en-CA"/>
        </w:rPr>
        <w:t>Table 8.2</w:t>
      </w:r>
      <w:r w:rsidRPr="00E7628F">
        <w:rPr>
          <w:rFonts w:ascii="Cambria" w:eastAsia="MS Mincho" w:hAnsi="Cambria"/>
          <w:sz w:val="20"/>
          <w:szCs w:val="20"/>
          <w:lang w:val="en-CA"/>
        </w:rPr>
        <w:t xml:space="preserve"> for parameter values). </w:t>
      </w:r>
    </w:p>
    <w:p w14:paraId="0D30AD3F" w14:textId="77777777" w:rsidR="00C568DA" w:rsidRPr="00E7628F" w:rsidRDefault="00C568DA" w:rsidP="00636EAD">
      <w:pPr>
        <w:spacing w:after="0" w:line="240" w:lineRule="auto"/>
        <w:jc w:val="both"/>
        <w:rPr>
          <w:rFonts w:ascii="Cambria" w:eastAsia="MS Mincho" w:hAnsi="Cambria"/>
          <w:sz w:val="20"/>
          <w:szCs w:val="20"/>
          <w:lang w:val="en-CA"/>
        </w:rPr>
      </w:pPr>
    </w:p>
    <w:p w14:paraId="6B6A0408" w14:textId="739D5DB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fishing mortality rate at length is calculated from an index of fishing mortality rate </w:t>
      </w:r>
      <w:r w:rsidRPr="00E7628F">
        <w:rPr>
          <w:rFonts w:ascii="Cambria" w:eastAsia="MS Mincho" w:hAnsi="Cambria"/>
          <w:i/>
          <w:sz w:val="20"/>
          <w:szCs w:val="20"/>
          <w:lang w:val="en-CA"/>
        </w:rPr>
        <w:t xml:space="preserve">I </w:t>
      </w:r>
      <w:r w:rsidRPr="00E7628F">
        <w:rPr>
          <w:rFonts w:ascii="Cambria" w:eastAsia="MS Mincho" w:hAnsi="Cambria"/>
          <w:sz w:val="20"/>
          <w:szCs w:val="20"/>
          <w:lang w:val="en-CA"/>
        </w:rPr>
        <w:t xml:space="preserve">(calculated from dividing the value of the catch for that fleet by the value of the ‘master index’ in that year-quarter-stratum – a simple way to preserve scale), an estimated catchability coefficient </w:t>
      </w:r>
      <w:r w:rsidRPr="00E7628F">
        <w:rPr>
          <w:rFonts w:ascii="Cambria" w:eastAsia="MS Mincho" w:hAnsi="Cambria"/>
          <w:i/>
          <w:sz w:val="20"/>
          <w:szCs w:val="20"/>
          <w:lang w:val="en-CA"/>
        </w:rPr>
        <w:t>q</w:t>
      </w:r>
      <w:r w:rsidRPr="00E7628F">
        <w:rPr>
          <w:rFonts w:ascii="Cambria" w:eastAsia="MS Mincho" w:hAnsi="Cambria"/>
          <w:sz w:val="20"/>
          <w:szCs w:val="20"/>
          <w:lang w:val="en-CA"/>
        </w:rPr>
        <w:t>, a quarter and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specific deviation </w:t>
      </w:r>
      <w:r w:rsidRPr="00E7628F">
        <w:rPr>
          <w:rFonts w:ascii="Cambria" w:eastAsia="MS Mincho" w:hAnsi="Cambria"/>
          <w:i/>
          <w:sz w:val="20"/>
          <w:szCs w:val="20"/>
          <w:lang w:val="en-CA"/>
        </w:rPr>
        <w:t>F</w:t>
      </w:r>
      <w:r w:rsidRPr="00E7628F">
        <w:rPr>
          <w:rFonts w:ascii="Cambria" w:eastAsia="MS Mincho" w:hAnsi="Cambria"/>
          <w:i/>
          <w:sz w:val="20"/>
          <w:szCs w:val="20"/>
          <w:vertAlign w:val="subscript"/>
          <w:lang w:val="en-CA"/>
        </w:rPr>
        <w:t>D</w:t>
      </w:r>
      <w:r w:rsidRPr="00E7628F">
        <w:rPr>
          <w:rFonts w:ascii="Cambria" w:eastAsia="MS Mincho" w:hAnsi="Cambria"/>
          <w:sz w:val="20"/>
          <w:szCs w:val="20"/>
          <w:lang w:val="en-CA"/>
        </w:rPr>
        <w:t xml:space="preserve"> (constrained to mean 1)</w:t>
      </w:r>
      <w:r w:rsidR="009B1E7C">
        <w:rPr>
          <w:rFonts w:ascii="Cambria" w:eastAsia="MS Mincho" w:hAnsi="Cambria"/>
          <w:sz w:val="20"/>
          <w:szCs w:val="20"/>
          <w:lang w:val="en-CA"/>
        </w:rPr>
        <w:t>,</w:t>
      </w:r>
      <w:r w:rsidRPr="00E7628F">
        <w:rPr>
          <w:rFonts w:ascii="Cambria" w:eastAsia="MS Mincho" w:hAnsi="Cambria"/>
          <w:sz w:val="20"/>
          <w:szCs w:val="20"/>
          <w:lang w:val="en-CA"/>
        </w:rPr>
        <w:t xml:space="preserve"> a quarter, strat</w:t>
      </w:r>
      <w:r w:rsidR="00CE4549" w:rsidRPr="00E7628F">
        <w:rPr>
          <w:rFonts w:ascii="Cambria" w:eastAsia="MS Mincho" w:hAnsi="Cambria"/>
          <w:sz w:val="20"/>
          <w:szCs w:val="20"/>
          <w:lang w:val="en-CA"/>
        </w:rPr>
        <w:t>um</w:t>
      </w:r>
      <w:r w:rsidRPr="00E7628F">
        <w:rPr>
          <w:rFonts w:ascii="Cambria" w:eastAsia="MS Mincho" w:hAnsi="Cambria"/>
          <w:sz w:val="20"/>
          <w:szCs w:val="20"/>
          <w:lang w:val="en-CA"/>
        </w:rPr>
        <w:t xml:space="preserve"> and year specific deviation </w:t>
      </w:r>
      <w:r w:rsidRPr="00E7628F">
        <w:rPr>
          <w:rFonts w:ascii="Cambria" w:eastAsia="MS Mincho" w:hAnsi="Cambria"/>
          <w:i/>
          <w:iCs/>
          <w:sz w:val="20"/>
          <w:szCs w:val="20"/>
          <w:lang w:val="en-CA"/>
        </w:rPr>
        <w:t>F</w:t>
      </w:r>
      <w:r w:rsidRPr="00E7628F">
        <w:rPr>
          <w:rFonts w:ascii="Cambria" w:eastAsia="MS Mincho" w:hAnsi="Cambria"/>
          <w:i/>
          <w:iCs/>
          <w:sz w:val="20"/>
          <w:szCs w:val="20"/>
          <w:vertAlign w:val="subscript"/>
          <w:lang w:val="en-CA"/>
        </w:rPr>
        <w:t>A</w:t>
      </w:r>
      <w:r w:rsidRPr="00E7628F">
        <w:rPr>
          <w:rFonts w:ascii="Cambria" w:eastAsia="MS Mincho" w:hAnsi="Cambria"/>
          <w:sz w:val="20"/>
          <w:szCs w:val="20"/>
          <w:lang w:val="en-CA"/>
        </w:rPr>
        <w:t xml:space="preserve"> (constrained to mean 1), and a length selectivity function </w:t>
      </w:r>
      <w:r w:rsidRPr="00E7628F">
        <w:rPr>
          <w:rFonts w:ascii="Cambria" w:eastAsia="MS Mincho" w:hAnsi="Cambria"/>
          <w:i/>
          <w:sz w:val="20"/>
          <w:szCs w:val="20"/>
          <w:lang w:val="en-CA"/>
        </w:rPr>
        <w:t>s</w:t>
      </w:r>
      <w:r w:rsidRPr="00E7628F">
        <w:rPr>
          <w:rFonts w:ascii="Cambria" w:eastAsia="MS Mincho" w:hAnsi="Cambria"/>
          <w:sz w:val="20"/>
          <w:szCs w:val="20"/>
          <w:lang w:val="en-CA"/>
        </w:rPr>
        <w:t>, by fleet:</w:t>
      </w:r>
    </w:p>
    <w:p w14:paraId="5D299653" w14:textId="77777777" w:rsidR="000C2DB3" w:rsidRPr="00E7628F" w:rsidRDefault="000C2DB3" w:rsidP="00636EAD">
      <w:pPr>
        <w:spacing w:after="0" w:line="240" w:lineRule="auto"/>
        <w:jc w:val="both"/>
        <w:rPr>
          <w:rFonts w:ascii="Cambria" w:eastAsia="MS Mincho" w:hAnsi="Cambria"/>
          <w:sz w:val="20"/>
          <w:szCs w:val="20"/>
          <w:lang w:val="en-CA"/>
        </w:rPr>
      </w:pPr>
    </w:p>
    <w:p w14:paraId="1F78CBE4" w14:textId="0843B98C"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l,y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m,r,f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D,m,r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A,y,m,r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(3.4)</w:t>
      </w:r>
    </w:p>
    <w:p w14:paraId="7832A638" w14:textId="77777777" w:rsidR="000C2DB3" w:rsidRPr="00E7628F" w:rsidRDefault="000C2DB3" w:rsidP="00636EAD">
      <w:pPr>
        <w:spacing w:after="0" w:line="240" w:lineRule="auto"/>
        <w:jc w:val="both"/>
        <w:rPr>
          <w:rFonts w:ascii="Cambria" w:eastAsia="MS Mincho" w:hAnsi="Cambria"/>
          <w:sz w:val="20"/>
          <w:szCs w:val="20"/>
          <w:lang w:val="en-CA"/>
        </w:rPr>
      </w:pPr>
    </w:p>
    <w:p w14:paraId="4A1F9B9E"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most fleets, selectivity is calculated by a double-normal equation using the mean length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l</w:t>
      </w:r>
      <w:proofErr w:type="spellEnd"/>
      <w:r w:rsidRPr="00E7628F">
        <w:rPr>
          <w:rFonts w:ascii="Cambria" w:eastAsia="MS Mincho" w:hAnsi="Cambria"/>
          <w:sz w:val="20"/>
          <w:szCs w:val="20"/>
          <w:lang w:val="en-CA"/>
        </w:rPr>
        <w:t xml:space="preserve"> for a length class </w:t>
      </w:r>
      <w:r w:rsidRPr="00E7628F">
        <w:rPr>
          <w:rFonts w:ascii="Cambria" w:eastAsia="MS Mincho" w:hAnsi="Cambria"/>
          <w:i/>
          <w:sz w:val="20"/>
          <w:szCs w:val="20"/>
          <w:lang w:val="en-CA"/>
        </w:rPr>
        <w:t>l</w:t>
      </w:r>
      <w:r w:rsidRPr="00E7628F">
        <w:rPr>
          <w:rFonts w:ascii="Cambria" w:eastAsia="MS Mincho" w:hAnsi="Cambria"/>
          <w:sz w:val="20"/>
          <w:szCs w:val="20"/>
          <w:lang w:val="en-CA"/>
        </w:rPr>
        <w:t>:</w:t>
      </w:r>
    </w:p>
    <w:p w14:paraId="39A1DE2E" w14:textId="007FFB0D" w:rsidR="000C2DB3" w:rsidRPr="00E7628F" w:rsidRDefault="000C2DB3" w:rsidP="00636EAD">
      <w:pPr>
        <w:spacing w:after="0" w:line="240" w:lineRule="auto"/>
        <w:jc w:val="both"/>
        <w:rPr>
          <w:rFonts w:ascii="Cambria" w:eastAsia="MS Mincho" w:hAnsi="Cambria"/>
          <w:sz w:val="20"/>
          <w:szCs w:val="20"/>
          <w:lang w:val="en-CA"/>
        </w:rPr>
      </w:pPr>
    </w:p>
    <w:p w14:paraId="11D56620" w14:textId="03E670A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d>
          <m:dPr>
            <m:begChr m:val="{"/>
            <m:endChr m:val=""/>
            <m:ctrlPr>
              <w:rPr>
                <w:rFonts w:ascii="Cambria Math" w:eastAsia="MS Mincho" w:hAnsi="Cambria Math"/>
                <w:sz w:val="20"/>
                <w:szCs w:val="20"/>
                <w:lang w:val="en-CA"/>
              </w:rPr>
            </m:ctrlPr>
          </m:dPr>
          <m:e>
            <m:m>
              <m:mPr>
                <m:mcs>
                  <m:mc>
                    <m:mcPr>
                      <m:count m:val="2"/>
                      <m:mcJc m:val="center"/>
                    </m:mcPr>
                  </m:mc>
                </m:mcs>
                <m:ctrlPr>
                  <w:rPr>
                    <w:rFonts w:ascii="Cambria Math" w:eastAsia="MS Mincho" w:hAnsi="Cambria Math"/>
                    <w:sz w:val="20"/>
                    <w:szCs w:val="20"/>
                    <w:lang w:val="en-CA"/>
                  </w:rPr>
                </m:ctrlPr>
              </m:mP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f,A</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r>
                <m:e>
                  <m:sSup>
                    <m:sSupPr>
                      <m:ctrlPr>
                        <w:rPr>
                          <w:rFonts w:ascii="Cambria Math" w:eastAsia="MS Mincho" w:hAnsi="Cambria Math"/>
                          <w:i/>
                          <w:sz w:val="20"/>
                          <w:szCs w:val="20"/>
                          <w:lang w:val="en-CA"/>
                        </w:rPr>
                      </m:ctrlPr>
                    </m:sSupPr>
                    <m:e>
                      <m:r>
                        <w:rPr>
                          <w:rFonts w:ascii="Cambria Math" w:eastAsia="MS Mincho" w:hAnsi="Cambria Math"/>
                          <w:sz w:val="20"/>
                          <w:szCs w:val="20"/>
                          <w:lang w:val="en-CA"/>
                        </w:rPr>
                        <m:t>2</m:t>
                      </m:r>
                    </m:e>
                    <m:sup>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f>
                                <m:fPr>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num>
                                <m:den>
                                  <m:sSup>
                                    <m:sSupPr>
                                      <m:ctrlPr>
                                        <w:rPr>
                                          <w:rFonts w:ascii="Cambria Math" w:eastAsia="MS Mincho" w:hAnsi="Cambria Math"/>
                                          <w:i/>
                                          <w:sz w:val="20"/>
                                          <w:szCs w:val="20"/>
                                          <w:lang w:val="en-CA"/>
                                        </w:rPr>
                                      </m:ctrlPr>
                                    </m:sSup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f,D</m:t>
                                          </m:r>
                                        </m:sub>
                                      </m:sSub>
                                    </m:e>
                                    <m:sup>
                                      <m:r>
                                        <w:rPr>
                                          <w:rFonts w:ascii="Cambria Math" w:eastAsia="MS Mincho" w:hAnsi="Cambria Math"/>
                                          <w:sz w:val="20"/>
                                          <w:szCs w:val="20"/>
                                          <w:lang w:val="en-CA"/>
                                        </w:rPr>
                                        <m:t>2</m:t>
                                      </m:r>
                                    </m:sup>
                                  </m:sSup>
                                </m:den>
                              </m:f>
                            </m:e>
                          </m:d>
                        </m:e>
                        <m:sup>
                          <m:r>
                            <w:rPr>
                              <w:rFonts w:ascii="Cambria Math" w:eastAsia="MS Mincho" w:hAnsi="Cambria Math"/>
                              <w:sz w:val="20"/>
                              <w:szCs w:val="20"/>
                              <w:lang w:val="en-CA"/>
                            </w:rPr>
                            <m:t>2</m:t>
                          </m:r>
                        </m:sup>
                      </m:sSup>
                    </m:sup>
                  </m:sSup>
                </m:e>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r>
                    <w:rPr>
                      <w:rFonts w:ascii="Cambria Math" w:eastAsia="MS Mincho" w:hAnsi="Cambria Math"/>
                      <w:sz w:val="20"/>
                      <w:szCs w:val="20"/>
                      <w:lang w:val="en-CA"/>
                    </w:rPr>
                    <m:t>&gt;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max,f</m:t>
                      </m:r>
                    </m:sub>
                  </m:sSub>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(3.5)</w:t>
      </w:r>
    </w:p>
    <w:p w14:paraId="42BBA42E" w14:textId="77777777" w:rsidR="000C2DB3" w:rsidRPr="00E7628F" w:rsidRDefault="000C2DB3" w:rsidP="00636EAD">
      <w:pPr>
        <w:spacing w:after="0" w:line="240" w:lineRule="auto"/>
        <w:jc w:val="both"/>
        <w:rPr>
          <w:rFonts w:ascii="Cambria" w:eastAsia="MS Mincho" w:hAnsi="Cambria"/>
          <w:sz w:val="20"/>
          <w:szCs w:val="20"/>
          <w:lang w:val="en-CA"/>
        </w:rPr>
      </w:pPr>
    </w:p>
    <w:p w14:paraId="33964849"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proofErr w:type="gram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max,f</w:t>
      </w:r>
      <w:proofErr w:type="spellEnd"/>
      <w:proofErr w:type="gramEnd"/>
      <w:r w:rsidRPr="00E7628F">
        <w:rPr>
          <w:rFonts w:ascii="Cambria" w:eastAsia="MS Mincho" w:hAnsi="Cambria"/>
          <w:sz w:val="20"/>
          <w:szCs w:val="20"/>
          <w:lang w:val="en-CA"/>
        </w:rPr>
        <w:t xml:space="preserve"> is the fleet-specific length at maximum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f,D</w:t>
      </w:r>
      <w:proofErr w:type="spellEnd"/>
      <w:r w:rsidRPr="00E7628F">
        <w:rPr>
          <w:rFonts w:ascii="Cambria" w:eastAsia="MS Mincho" w:hAnsi="Cambria"/>
          <w:sz w:val="20"/>
          <w:szCs w:val="20"/>
          <w:lang w:val="en-CA"/>
        </w:rPr>
        <w:t xml:space="preserve"> are parameters controlling the width of the ascending and descending limbs of the selectivity, respectively. Large values of </w:t>
      </w:r>
      <w:proofErr w:type="spellStart"/>
      <w:r w:rsidRPr="00E7628F">
        <w:rPr>
          <w:rFonts w:ascii="Cambria" w:eastAsia="MS Mincho" w:hAnsi="Cambria"/>
          <w:i/>
          <w:sz w:val="20"/>
          <w:szCs w:val="20"/>
          <w:lang w:val="en-CA"/>
        </w:rPr>
        <w:t>σ</w:t>
      </w:r>
      <w:proofErr w:type="gramStart"/>
      <w:r w:rsidRPr="00E7628F">
        <w:rPr>
          <w:rFonts w:ascii="Cambria" w:eastAsia="MS Mincho" w:hAnsi="Cambria"/>
          <w:i/>
          <w:sz w:val="20"/>
          <w:szCs w:val="20"/>
          <w:vertAlign w:val="subscript"/>
          <w:lang w:val="en-CA"/>
        </w:rPr>
        <w:t>f,D</w:t>
      </w:r>
      <w:proofErr w:type="spellEnd"/>
      <w:proofErr w:type="gramEnd"/>
      <w:r w:rsidRPr="00E7628F">
        <w:rPr>
          <w:rFonts w:ascii="Cambria" w:eastAsia="MS Mincho" w:hAnsi="Cambria"/>
          <w:sz w:val="20"/>
          <w:szCs w:val="20"/>
          <w:lang w:val="en-CA"/>
        </w:rPr>
        <w:t xml:space="preserve"> approximate a ‘flat topped’ logistic selectivity. </w:t>
      </w:r>
    </w:p>
    <w:p w14:paraId="275FEE9D" w14:textId="77777777" w:rsidR="000C2DB3" w:rsidRPr="00E7628F" w:rsidRDefault="000C2DB3" w:rsidP="00636EAD">
      <w:pPr>
        <w:spacing w:after="0" w:line="240" w:lineRule="auto"/>
        <w:jc w:val="both"/>
        <w:rPr>
          <w:rFonts w:ascii="Cambria" w:eastAsia="MS Mincho" w:hAnsi="Cambria"/>
          <w:sz w:val="20"/>
          <w:szCs w:val="20"/>
          <w:lang w:val="en-CA"/>
        </w:rPr>
      </w:pPr>
    </w:p>
    <w:p w14:paraId="2651CB90" w14:textId="5C3853B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To ensure numerical stability and prevent the estimation of unrealistic values, the length at maximum vulnerability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max</w:t>
      </w:r>
      <w:proofErr w:type="spellEnd"/>
      <w:r w:rsidRPr="00E7628F">
        <w:rPr>
          <w:rFonts w:ascii="Cambria" w:eastAsia="MS Mincho" w:hAnsi="Cambria"/>
          <w:sz w:val="20"/>
          <w:szCs w:val="20"/>
          <w:lang w:val="en-CA"/>
        </w:rPr>
        <w:t xml:space="preserve"> and the two standard deviation parameters,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 xml:space="preserve">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were derived from estimated parameters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lmax</w:t>
      </w:r>
      <w:proofErr w:type="spellEnd"/>
      <w:r w:rsidRPr="00E7628F">
        <w:rPr>
          <w:rFonts w:ascii="Cambria" w:eastAsia="MS Mincho" w:hAnsi="Cambria"/>
          <w:iCs/>
          <w:sz w:val="20"/>
          <w:szCs w:val="20"/>
          <w:lang w:val="en-CA"/>
        </w:rPr>
        <w:t xml:space="preserve">,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A</w:t>
      </w:r>
      <w:proofErr w:type="spellEnd"/>
      <w:r w:rsidRPr="00E7628F">
        <w:rPr>
          <w:rFonts w:ascii="Cambria" w:eastAsia="MS Mincho" w:hAnsi="Cambria"/>
          <w:iCs/>
          <w:sz w:val="20"/>
          <w:szCs w:val="20"/>
          <w:lang w:val="en-CA"/>
        </w:rPr>
        <w:t xml:space="preserve"> and </w:t>
      </w:r>
      <w:proofErr w:type="spellStart"/>
      <w:r w:rsidRPr="00E7628F">
        <w:rPr>
          <w:rFonts w:ascii="Cambria" w:eastAsia="MS Mincho" w:hAnsi="Cambria"/>
          <w:i/>
          <w:sz w:val="20"/>
          <w:szCs w:val="20"/>
          <w:lang w:val="en-CA"/>
        </w:rPr>
        <w:t>θ</w:t>
      </w:r>
      <w:r w:rsidRPr="00E7628F">
        <w:rPr>
          <w:rFonts w:ascii="Cambria" w:eastAsia="MS Mincho" w:hAnsi="Cambria"/>
          <w:i/>
          <w:sz w:val="20"/>
          <w:szCs w:val="20"/>
          <w:vertAlign w:val="subscript"/>
          <w:lang w:val="en-CA"/>
        </w:rPr>
        <w:t>D</w:t>
      </w:r>
      <w:proofErr w:type="spellEnd"/>
      <w:r w:rsidRPr="00E7628F">
        <w:rPr>
          <w:rFonts w:ascii="Cambria" w:eastAsia="MS Mincho" w:hAnsi="Cambria"/>
          <w:iCs/>
          <w:sz w:val="20"/>
          <w:szCs w:val="20"/>
          <w:lang w:val="en-CA"/>
        </w:rPr>
        <w:t xml:space="preserve">, respectively, and the longest length class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sz w:val="20"/>
          <w:szCs w:val="20"/>
          <w:lang w:val="en-CA"/>
        </w:rPr>
        <w:t xml:space="preserve"> (mean length of the maximum length class)</w:t>
      </w:r>
      <w:r w:rsidR="00366A06" w:rsidRPr="00E7628F">
        <w:rPr>
          <w:rFonts w:ascii="Cambria" w:eastAsia="MS Mincho" w:hAnsi="Cambria"/>
          <w:sz w:val="20"/>
          <w:szCs w:val="20"/>
          <w:lang w:val="en-CA"/>
        </w:rPr>
        <w:t>, as defined below</w:t>
      </w:r>
      <w:r w:rsidR="009B1E7C">
        <w:rPr>
          <w:rFonts w:ascii="Cambria" w:eastAsia="MS Mincho" w:hAnsi="Cambria"/>
          <w:sz w:val="20"/>
          <w:szCs w:val="20"/>
          <w:lang w:val="en-CA"/>
        </w:rPr>
        <w:t xml:space="preserve"> (all these terms are by fleet, but these equations drop the fleet subscript for simplicity)</w:t>
      </w:r>
      <w:r w:rsidRPr="00E7628F">
        <w:rPr>
          <w:rFonts w:ascii="Cambria" w:eastAsia="MS Mincho" w:hAnsi="Cambria"/>
          <w:iCs/>
          <w:sz w:val="20"/>
          <w:szCs w:val="20"/>
          <w:lang w:val="en-CA"/>
        </w:rPr>
        <w:t>:</w:t>
      </w:r>
    </w:p>
    <w:p w14:paraId="7D512D41" w14:textId="77777777" w:rsidR="000C2DB3" w:rsidRPr="00E7628F" w:rsidRDefault="000C2DB3" w:rsidP="00636EAD">
      <w:pPr>
        <w:spacing w:after="0" w:line="240" w:lineRule="auto"/>
        <w:jc w:val="both"/>
        <w:rPr>
          <w:rFonts w:ascii="Cambria" w:eastAsia="MS Mincho" w:hAnsi="Cambria"/>
          <w:iCs/>
          <w:sz w:val="20"/>
          <w:szCs w:val="20"/>
          <w:lang w:val="en-CA"/>
        </w:rPr>
      </w:pPr>
    </w:p>
    <w:p w14:paraId="2E421F5C" w14:textId="1C9E9DA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19</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lmax</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sz w:val="20"/>
          <w:szCs w:val="20"/>
          <w:lang w:val="en-CA"/>
        </w:rPr>
        <w:t>(3.6)</w:t>
      </w:r>
    </w:p>
    <w:p w14:paraId="39B9D2EE" w14:textId="77777777"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 </w:t>
      </w:r>
    </w:p>
    <w:p w14:paraId="28DDCB61" w14:textId="491B8555"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A</m:t>
            </m:r>
          </m:sub>
        </m:sSub>
        <m:r>
          <w:rPr>
            <w:rFonts w:ascii="Cambria Math" w:eastAsia="MS Mincho" w:hAnsi="Cambria Math"/>
            <w:sz w:val="20"/>
            <w:szCs w:val="20"/>
            <w:lang w:val="en-CA"/>
          </w:rPr>
          <m:t xml:space="preserve">=2 </m:t>
        </m:r>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max</m:t>
            </m:r>
          </m:sub>
        </m:sSub>
        <m:r>
          <w:rPr>
            <w:rFonts w:ascii="Cambria Math" w:eastAsia="MS Mincho" w:hAnsi="Cambria Math"/>
            <w:sz w:val="20"/>
            <w:szCs w:val="20"/>
            <w:lang w:val="en-CA"/>
          </w:rPr>
          <m:t>∙</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A</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(3.7)</w:t>
      </w:r>
    </w:p>
    <w:p w14:paraId="5FD016B0" w14:textId="77777777" w:rsidR="000C2DB3" w:rsidRPr="00E7628F" w:rsidRDefault="000C2DB3" w:rsidP="00636EAD">
      <w:pPr>
        <w:spacing w:after="0" w:line="240" w:lineRule="auto"/>
        <w:jc w:val="both"/>
        <w:rPr>
          <w:rFonts w:ascii="Cambria" w:eastAsia="MS Mincho" w:hAnsi="Cambria"/>
          <w:iCs/>
          <w:sz w:val="20"/>
          <w:szCs w:val="20"/>
          <w:lang w:val="en-CA"/>
        </w:rPr>
      </w:pPr>
    </w:p>
    <w:p w14:paraId="4D033E98" w14:textId="69C895D0"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D</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sup>
        </m:sSup>
      </m:oMath>
      <w:r w:rsidR="000C2DB3" w:rsidRPr="00E7628F">
        <w:rPr>
          <w:rFonts w:ascii="Cambria" w:eastAsia="MS Mincho" w:hAnsi="Cambria"/>
          <w:iCs/>
          <w:sz w:val="20"/>
          <w:szCs w:val="20"/>
          <w:lang w:val="en-CA"/>
        </w:rPr>
        <w:t xml:space="preserve"> </w:t>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(3.8)</w:t>
      </w:r>
    </w:p>
    <w:p w14:paraId="10853333" w14:textId="77777777" w:rsidR="000C2DB3" w:rsidRPr="00E7628F" w:rsidRDefault="000C2DB3" w:rsidP="00636EAD">
      <w:pPr>
        <w:spacing w:after="0" w:line="240" w:lineRule="auto"/>
        <w:jc w:val="both"/>
        <w:rPr>
          <w:rFonts w:ascii="Cambria" w:eastAsia="MS Mincho" w:hAnsi="Cambria"/>
          <w:iCs/>
          <w:sz w:val="20"/>
          <w:szCs w:val="20"/>
          <w:lang w:val="en-CA"/>
        </w:rPr>
      </w:pPr>
    </w:p>
    <w:p w14:paraId="6109E72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Pr="00E7628F">
        <w:rPr>
          <w:rFonts w:ascii="Cambria" w:eastAsia="MS Mincho" w:hAnsi="Cambria"/>
          <w:i/>
          <w:iCs/>
          <w:sz w:val="20"/>
          <w:szCs w:val="20"/>
          <w:lang w:val="en-CA"/>
        </w:rPr>
        <w:t>ρ</w:t>
      </w:r>
      <w:r w:rsidRPr="00E7628F">
        <w:rPr>
          <w:rFonts w:ascii="Cambria" w:eastAsia="MS Mincho" w:hAnsi="Cambria"/>
          <w:sz w:val="20"/>
          <w:szCs w:val="20"/>
          <w:lang w:val="en-CA"/>
        </w:rPr>
        <w:t xml:space="preserve"> terms are the upper (</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U</w:t>
      </w:r>
      <w:proofErr w:type="spellEnd"/>
      <w:r w:rsidRPr="00E7628F">
        <w:rPr>
          <w:rFonts w:ascii="Cambria" w:eastAsia="MS Mincho" w:hAnsi="Cambria"/>
          <w:sz w:val="20"/>
          <w:szCs w:val="20"/>
          <w:lang w:val="en-CA"/>
        </w:rPr>
        <w:t>) and lower bounds</w:t>
      </w:r>
      <w:r w:rsidRPr="00E7628F">
        <w:rPr>
          <w:rFonts w:ascii="Cambria" w:eastAsia="MS Mincho" w:hAnsi="Cambria"/>
          <w:i/>
          <w:iCs/>
          <w:sz w:val="20"/>
          <w:szCs w:val="20"/>
          <w:lang w:val="en-CA"/>
        </w:rPr>
        <w:t xml:space="preserve"> </w:t>
      </w:r>
      <w:r w:rsidRPr="00E7628F">
        <w:rPr>
          <w:rFonts w:ascii="Cambria" w:eastAsia="MS Mincho" w:hAnsi="Cambria"/>
          <w:sz w:val="20"/>
          <w:szCs w:val="20"/>
          <w:lang w:val="en-CA"/>
        </w:rPr>
        <w:t>(</w:t>
      </w:r>
      <w:proofErr w:type="spellStart"/>
      <w:r w:rsidRPr="00E7628F">
        <w:rPr>
          <w:rFonts w:ascii="Cambria" w:eastAsia="MS Mincho" w:hAnsi="Cambria"/>
          <w:i/>
          <w:iCs/>
          <w:sz w:val="20"/>
          <w:szCs w:val="20"/>
          <w:lang w:val="en-CA"/>
        </w:rPr>
        <w:t>ρ</w:t>
      </w:r>
      <w:r w:rsidRPr="00E7628F">
        <w:rPr>
          <w:rFonts w:ascii="Cambria" w:eastAsia="MS Mincho" w:hAnsi="Cambria"/>
          <w:sz w:val="20"/>
          <w:szCs w:val="20"/>
          <w:vertAlign w:val="subscript"/>
          <w:lang w:val="en-CA"/>
        </w:rPr>
        <w:t>L</w:t>
      </w:r>
      <w:proofErr w:type="spellEnd"/>
      <w:r w:rsidRPr="00E7628F">
        <w:rPr>
          <w:rFonts w:ascii="Cambria" w:eastAsia="MS Mincho" w:hAnsi="Cambria"/>
          <w:sz w:val="20"/>
          <w:szCs w:val="20"/>
          <w:lang w:val="en-CA"/>
        </w:rPr>
        <w:t xml:space="preserve">) (lengths) for the truncation of the length selectivity function. </w:t>
      </w:r>
    </w:p>
    <w:p w14:paraId="53F64CF0" w14:textId="77777777" w:rsidR="000C2DB3" w:rsidRPr="00E7628F" w:rsidRDefault="000C2DB3" w:rsidP="00636EAD">
      <w:pPr>
        <w:spacing w:after="0" w:line="240" w:lineRule="auto"/>
        <w:jc w:val="both"/>
        <w:rPr>
          <w:rFonts w:ascii="Cambria" w:eastAsia="MS Mincho" w:hAnsi="Cambria"/>
          <w:sz w:val="20"/>
          <w:szCs w:val="20"/>
          <w:lang w:val="en-CA"/>
        </w:rPr>
      </w:pPr>
    </w:p>
    <w:p w14:paraId="2AF277BE" w14:textId="0BC2D384"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These parameterizations allow for unbounded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 xml:space="preserve">parameters. Each of these parameters has an extremely weak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 (penalty function)</w:t>
      </w:r>
      <w:r w:rsidRPr="00E7628F">
        <w:rPr>
          <w:rFonts w:ascii="Cambria" w:eastAsia="MS Mincho" w:hAnsi="Cambria"/>
          <w:iCs/>
          <w:sz w:val="20"/>
          <w:szCs w:val="20"/>
          <w:lang w:val="en-CA"/>
        </w:rPr>
        <w:t xml:space="preserve"> prescribed which still allows the model to converge in extreme cases where there is little or no data to inform a parameter. For example, if data suggest there is asymptotic (near logistic) selectivity,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max</w:t>
      </w:r>
      <w:proofErr w:type="spellEnd"/>
      <w:r w:rsidRPr="00E7628F">
        <w:rPr>
          <w:rFonts w:ascii="Cambria" w:eastAsia="MS Mincho" w:hAnsi="Cambria"/>
          <w:iCs/>
          <w:sz w:val="20"/>
          <w:szCs w:val="20"/>
          <w:lang w:val="en-CA"/>
        </w:rPr>
        <w:t xml:space="preserve"> tends to </w:t>
      </w:r>
      <w:proofErr w:type="spellStart"/>
      <w:r w:rsidRPr="00E7628F">
        <w:rPr>
          <w:rFonts w:ascii="Cambria" w:eastAsia="MS Mincho" w:hAnsi="Cambria"/>
          <w:i/>
          <w:sz w:val="20"/>
          <w:szCs w:val="20"/>
          <w:lang w:val="en-CA"/>
        </w:rPr>
        <w:t>L</w:t>
      </w:r>
      <w:r w:rsidRPr="00E7628F">
        <w:rPr>
          <w:rFonts w:ascii="Cambria" w:eastAsia="MS Mincho" w:hAnsi="Cambria"/>
          <w:i/>
          <w:sz w:val="20"/>
          <w:szCs w:val="20"/>
          <w:vertAlign w:val="subscript"/>
          <w:lang w:val="en-CA"/>
        </w:rPr>
        <w:t>nl</w:t>
      </w:r>
      <w:proofErr w:type="spellEnd"/>
      <w:r w:rsidRPr="00E7628F">
        <w:rPr>
          <w:rFonts w:ascii="Cambria" w:eastAsia="MS Mincho" w:hAnsi="Cambria"/>
          <w:iCs/>
          <w:sz w:val="20"/>
          <w:szCs w:val="20"/>
          <w:lang w:val="en-CA"/>
        </w:rPr>
        <w:t xml:space="preserve"> and there are no data above this length class to estimate the descending limb parameter </w:t>
      </w: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D</m:t>
            </m:r>
          </m:sub>
        </m:sSub>
      </m:oMath>
      <w:r w:rsidRPr="00E7628F">
        <w:rPr>
          <w:rFonts w:ascii="Cambria" w:eastAsia="MS Mincho" w:hAnsi="Cambria"/>
          <w:iCs/>
          <w:sz w:val="20"/>
          <w:szCs w:val="20"/>
          <w:lang w:val="en-CA"/>
        </w:rPr>
        <w:t>.</w:t>
      </w:r>
    </w:p>
    <w:p w14:paraId="32E884B9" w14:textId="77777777" w:rsidR="000C2DB3" w:rsidRPr="00E7628F" w:rsidRDefault="000C2DB3" w:rsidP="00636EAD">
      <w:pPr>
        <w:spacing w:after="0" w:line="240" w:lineRule="auto"/>
        <w:jc w:val="both"/>
        <w:rPr>
          <w:rFonts w:ascii="Cambria" w:eastAsia="MS Mincho" w:hAnsi="Cambria"/>
          <w:sz w:val="20"/>
          <w:szCs w:val="20"/>
          <w:lang w:val="en-CA"/>
        </w:rPr>
      </w:pPr>
    </w:p>
    <w:p w14:paraId="1D3878BD" w14:textId="4C39276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In general, age or length structured models are much better informed by the data if at least one fleet selectivity either has the descending limb parameters fixed or can be assumed to have the form of a logistic (‘flat topped’) ogive. Without such a constraint, the declining frequency of older/longer classes can be attributed to either mortality rates or dome-shaped selectivity</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this parameter confounding can lead to poorly defined estimation and numerical instability during fitting. In this case at least one fleet is assumed to have a 2-parameter logistic form for its selectivity function:</w:t>
      </w:r>
    </w:p>
    <w:p w14:paraId="1A7CA1BC" w14:textId="77777777" w:rsidR="000C2DB3" w:rsidRPr="00E7628F" w:rsidRDefault="000C2DB3" w:rsidP="00636EAD">
      <w:pPr>
        <w:spacing w:after="0" w:line="240" w:lineRule="auto"/>
        <w:jc w:val="both"/>
        <w:rPr>
          <w:rFonts w:ascii="Cambria" w:eastAsia="MS Mincho" w:hAnsi="Cambria"/>
          <w:sz w:val="20"/>
          <w:szCs w:val="20"/>
          <w:lang w:val="en-CA"/>
        </w:rPr>
      </w:pPr>
    </w:p>
    <w:p w14:paraId="7ABD681A" w14:textId="44AA6F9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1+</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i/>
                        <w:sz w:val="20"/>
                        <w:szCs w:val="20"/>
                        <w:lang w:val="en-CA"/>
                      </w:rPr>
                    </m:ctrlPr>
                  </m:fPr>
                  <m:num>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l</m:t>
                            </m:r>
                          </m:sub>
                        </m:sSub>
                      </m:e>
                    </m:d>
                  </m:num>
                  <m:den>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S,f</m:t>
                        </m:r>
                      </m:sub>
                    </m:sSub>
                  </m:den>
                </m:f>
              </m:sup>
            </m:sSup>
          </m:den>
        </m:f>
        <m:r>
          <m:rPr>
            <m:sty m:val="p"/>
          </m:rP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(3.9)</w:t>
      </w:r>
    </w:p>
    <w:p w14:paraId="4F4FB404" w14:textId="77777777" w:rsidR="000C2DB3" w:rsidRPr="00E7628F" w:rsidRDefault="000C2DB3" w:rsidP="00636EAD">
      <w:pPr>
        <w:spacing w:after="0" w:line="240" w:lineRule="auto"/>
        <w:jc w:val="both"/>
        <w:rPr>
          <w:rFonts w:ascii="Cambria" w:eastAsia="MS Mincho" w:hAnsi="Cambria"/>
          <w:sz w:val="20"/>
          <w:szCs w:val="20"/>
          <w:lang w:val="en-CA"/>
        </w:rPr>
      </w:pPr>
    </w:p>
    <w:p w14:paraId="3FB9DFFC" w14:textId="4163F432"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iCs/>
          <w:sz w:val="20"/>
          <w:szCs w:val="20"/>
          <w:lang w:val="en-CA"/>
        </w:rPr>
        <w:t>l</w:t>
      </w:r>
      <w:r w:rsidRPr="00E7628F">
        <w:rPr>
          <w:rFonts w:ascii="Cambria" w:eastAsia="MS Mincho" w:hAnsi="Cambria"/>
          <w:i/>
          <w:iCs/>
          <w:sz w:val="20"/>
          <w:szCs w:val="20"/>
          <w:vertAlign w:val="subscript"/>
          <w:lang w:val="en-CA"/>
        </w:rPr>
        <w:t>inf</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is the inflection point (the length at 50% vulnerability) and </w:t>
      </w:r>
      <w:proofErr w:type="spellStart"/>
      <w:r w:rsidRPr="00E7628F">
        <w:rPr>
          <w:rFonts w:ascii="Cambria" w:eastAsia="MS Mincho" w:hAnsi="Cambria"/>
          <w:i/>
          <w:sz w:val="20"/>
          <w:szCs w:val="20"/>
          <w:lang w:val="en-CA"/>
        </w:rPr>
        <w:t>σ</w:t>
      </w:r>
      <w:r w:rsidRPr="00E7628F">
        <w:rPr>
          <w:rFonts w:ascii="Cambria" w:eastAsia="MS Mincho" w:hAnsi="Cambria"/>
          <w:i/>
          <w:sz w:val="20"/>
          <w:szCs w:val="20"/>
          <w:vertAlign w:val="subscript"/>
          <w:lang w:val="en-CA"/>
        </w:rPr>
        <w:t>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 xml:space="preserve">is a slope parameter controlling how steeply selectivity increases with length. Similar to the 3-parameter double-normal function, there is a reparameterization to ensure numerical stability during fitting: </w:t>
      </w:r>
    </w:p>
    <w:p w14:paraId="58D29AEA" w14:textId="77777777" w:rsidR="000C2DB3" w:rsidRPr="00E7628F" w:rsidRDefault="000C2DB3" w:rsidP="00636EAD">
      <w:pPr>
        <w:spacing w:after="0" w:line="240" w:lineRule="auto"/>
        <w:jc w:val="both"/>
        <w:rPr>
          <w:rFonts w:ascii="Cambria" w:eastAsia="MS Mincho" w:hAnsi="Cambria"/>
          <w:iCs/>
          <w:sz w:val="20"/>
          <w:szCs w:val="20"/>
          <w:lang w:val="en-CA"/>
        </w:rPr>
      </w:pPr>
    </w:p>
    <w:p w14:paraId="3A665F96" w14:textId="09078F7F"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l</m:t>
            </m:r>
          </m:e>
          <m:sub>
            <m:r>
              <w:rPr>
                <w:rFonts w:ascii="Cambria Math" w:eastAsia="MS Mincho" w:hAnsi="Cambria Math"/>
                <w:sz w:val="20"/>
                <w:szCs w:val="20"/>
                <w:lang w:val="en-CA"/>
              </w:rPr>
              <m:t>inf</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f>
              <m:fPr>
                <m:ctrlPr>
                  <w:rPr>
                    <w:rFonts w:ascii="Cambria Math" w:eastAsia="MS Mincho" w:hAnsi="Cambria Math"/>
                    <w:i/>
                    <w:iCs/>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r>
                  <w:rPr>
                    <w:rFonts w:ascii="Cambria Math" w:eastAsia="MS Mincho" w:hAnsi="Cambria Math"/>
                    <w:sz w:val="20"/>
                    <w:szCs w:val="20"/>
                    <w:lang w:val="en-CA"/>
                  </w:rPr>
                  <m:t>17</m:t>
                </m:r>
              </m:num>
              <m:den>
                <m:r>
                  <w:rPr>
                    <w:rFonts w:ascii="Cambria Math" w:eastAsia="MS Mincho" w:hAnsi="Cambria Math"/>
                    <w:sz w:val="20"/>
                    <w:szCs w:val="20"/>
                    <w:lang w:val="en-CA"/>
                  </w:rPr>
                  <m:t>20</m:t>
                </m:r>
              </m:den>
            </m:f>
            <m:r>
              <w:rPr>
                <w:rFonts w:ascii="Cambria Math" w:eastAsia="MS Mincho" w:hAnsi="Cambria Math"/>
                <w:sz w:val="20"/>
                <w:szCs w:val="20"/>
                <w:lang w:val="en-CA"/>
              </w:rPr>
              <m:t>∙</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linf</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(3.10)</w:t>
      </w:r>
    </w:p>
    <w:p w14:paraId="046DD6BC" w14:textId="739C02AE" w:rsidR="000C2DB3" w:rsidRPr="00E7628F" w:rsidRDefault="00000000" w:rsidP="00636EAD">
      <w:pPr>
        <w:spacing w:after="0" w:line="240" w:lineRule="auto"/>
        <w:ind w:firstLine="720"/>
        <w:jc w:val="both"/>
        <w:rPr>
          <w:rFonts w:ascii="Cambria" w:eastAsia="MS Mincho" w:hAnsi="Cambria"/>
          <w:iCs/>
          <w:sz w:val="20"/>
          <w:szCs w:val="20"/>
          <w:lang w:val="en-CA"/>
        </w:rPr>
      </w:pPr>
      <m:oMath>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S</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U</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ρ</m:t>
            </m:r>
          </m:e>
          <m:sub>
            <m:r>
              <w:rPr>
                <w:rFonts w:ascii="Cambria Math" w:eastAsia="MS Mincho" w:hAnsi="Cambria Math"/>
                <w:sz w:val="20"/>
                <w:szCs w:val="20"/>
                <w:lang w:val="en-CA"/>
              </w:rPr>
              <m:t>L</m:t>
            </m:r>
          </m:sub>
        </m:sSub>
        <m:r>
          <w:rPr>
            <w:rFonts w:ascii="Cambria Math" w:eastAsia="MS Mincho" w:hAnsi="Cambria Math"/>
            <w:sz w:val="20"/>
            <w:szCs w:val="20"/>
            <w:lang w:val="en-CA"/>
          </w:rPr>
          <m:t xml:space="preserve"> )∙</m:t>
        </m:r>
        <m:d>
          <m:dPr>
            <m:ctrlPr>
              <w:rPr>
                <w:rFonts w:ascii="Cambria Math" w:eastAsia="MS Mincho" w:hAnsi="Cambria Math"/>
                <w:i/>
                <w:iCs/>
                <w:sz w:val="20"/>
                <w:szCs w:val="20"/>
                <w:lang w:val="en-CA"/>
              </w:rPr>
            </m:ctrlPr>
          </m:dPr>
          <m:e>
            <m:r>
              <w:rPr>
                <w:rFonts w:ascii="Cambria Math" w:eastAsia="MS Mincho" w:hAnsi="Cambria Math"/>
                <w:sz w:val="20"/>
                <w:szCs w:val="20"/>
                <w:lang w:val="en-CA"/>
              </w:rPr>
              <m:t>0.005+0.11∙</m:t>
            </m:r>
            <m:f>
              <m:fPr>
                <m:ctrlPr>
                  <w:rPr>
                    <w:rFonts w:ascii="Cambria Math" w:eastAsia="MS Mincho" w:hAnsi="Cambria Math"/>
                    <w:i/>
                    <w:iCs/>
                    <w:sz w:val="20"/>
                    <w:szCs w:val="20"/>
                    <w:lang w:val="en-CA"/>
                  </w:rPr>
                </m:ctrlPr>
              </m:fPr>
              <m:num>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num>
              <m:den>
                <m:r>
                  <w:rPr>
                    <w:rFonts w:ascii="Cambria Math" w:eastAsia="MS Mincho" w:hAnsi="Cambria Math"/>
                    <w:sz w:val="20"/>
                    <w:szCs w:val="20"/>
                    <w:lang w:val="en-CA"/>
                  </w:rPr>
                  <m:t>1+</m:t>
                </m:r>
                <m:sSup>
                  <m:sSupPr>
                    <m:ctrlPr>
                      <w:rPr>
                        <w:rFonts w:ascii="Cambria Math" w:eastAsia="MS Mincho" w:hAnsi="Cambria Math"/>
                        <w:i/>
                        <w:iCs/>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iCs/>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S</m:t>
                        </m:r>
                      </m:sub>
                    </m:sSub>
                  </m:sup>
                </m:sSup>
              </m:den>
            </m:f>
          </m:e>
        </m:d>
      </m:oMath>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r>
      <w:r w:rsidR="000C2DB3" w:rsidRPr="00E7628F">
        <w:rPr>
          <w:rFonts w:ascii="Cambria" w:eastAsia="MS Mincho" w:hAnsi="Cambria"/>
          <w:iCs/>
          <w:sz w:val="20"/>
          <w:szCs w:val="20"/>
          <w:lang w:val="en-CA"/>
        </w:rPr>
        <w:tab/>
        <w:t>(3.11)</w:t>
      </w:r>
    </w:p>
    <w:p w14:paraId="04D3AA97" w14:textId="77777777" w:rsidR="000C2DB3" w:rsidRPr="00E7628F" w:rsidRDefault="000C2DB3" w:rsidP="00636EAD">
      <w:pPr>
        <w:spacing w:after="0" w:line="240" w:lineRule="auto"/>
        <w:jc w:val="both"/>
        <w:rPr>
          <w:rFonts w:ascii="Cambria" w:eastAsia="MS Mincho" w:hAnsi="Cambria"/>
          <w:iCs/>
          <w:sz w:val="20"/>
          <w:szCs w:val="20"/>
          <w:lang w:val="en-CA"/>
        </w:rPr>
      </w:pPr>
    </w:p>
    <w:p w14:paraId="4744107D" w14:textId="4FE04F2E"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Again, the estimation of the </w:t>
      </w:r>
      <w:r w:rsidRPr="00E7628F">
        <w:rPr>
          <w:rFonts w:ascii="Cambria" w:eastAsia="MS Mincho" w:hAnsi="Cambria"/>
          <w:i/>
          <w:sz w:val="20"/>
          <w:szCs w:val="20"/>
          <w:lang w:val="en-CA"/>
        </w:rPr>
        <w:t xml:space="preserve">θ </w:t>
      </w:r>
      <w:r w:rsidRPr="00E7628F">
        <w:rPr>
          <w:rFonts w:ascii="Cambria" w:eastAsia="MS Mincho" w:hAnsi="Cambria"/>
          <w:iCs/>
          <w:sz w:val="20"/>
          <w:szCs w:val="20"/>
          <w:lang w:val="en-CA"/>
        </w:rPr>
        <w:t>parameter</w:t>
      </w:r>
      <w:r w:rsidR="00366A06" w:rsidRPr="00E7628F">
        <w:rPr>
          <w:rFonts w:ascii="Cambria" w:eastAsia="MS Mincho" w:hAnsi="Cambria"/>
          <w:iCs/>
          <w:sz w:val="20"/>
          <w:szCs w:val="20"/>
          <w:lang w:val="en-CA"/>
        </w:rPr>
        <w:t xml:space="preserve"> value</w:t>
      </w:r>
      <w:r w:rsidRPr="00E7628F">
        <w:rPr>
          <w:rFonts w:ascii="Cambria" w:eastAsia="MS Mincho" w:hAnsi="Cambria"/>
          <w:iCs/>
          <w:sz w:val="20"/>
          <w:szCs w:val="20"/>
          <w:lang w:val="en-CA"/>
        </w:rPr>
        <w:t xml:space="preserve">s can be unbounded. </w:t>
      </w:r>
    </w:p>
    <w:p w14:paraId="193956A4" w14:textId="77777777" w:rsidR="000C2DB3" w:rsidRPr="00E7628F" w:rsidRDefault="000C2DB3" w:rsidP="00636EAD">
      <w:pPr>
        <w:spacing w:after="0" w:line="240" w:lineRule="auto"/>
        <w:jc w:val="both"/>
        <w:rPr>
          <w:rFonts w:ascii="Cambria" w:eastAsia="MS Mincho" w:hAnsi="Cambria"/>
          <w:iCs/>
          <w:sz w:val="20"/>
          <w:szCs w:val="20"/>
          <w:lang w:val="en-CA"/>
        </w:rPr>
      </w:pPr>
    </w:p>
    <w:p w14:paraId="47BD9324" w14:textId="270AFE85" w:rsidR="000C2DB3" w:rsidRPr="00E7628F" w:rsidRDefault="000C2DB3" w:rsidP="00636EAD">
      <w:pPr>
        <w:spacing w:after="0" w:line="240" w:lineRule="auto"/>
        <w:jc w:val="both"/>
        <w:rPr>
          <w:rFonts w:ascii="Cambria" w:eastAsia="MS Mincho" w:hAnsi="Cambria"/>
          <w:iCs/>
          <w:sz w:val="20"/>
          <w:szCs w:val="20"/>
          <w:lang w:val="en-CA"/>
        </w:rPr>
      </w:pPr>
      <w:r w:rsidRPr="00E7628F">
        <w:rPr>
          <w:rFonts w:ascii="Cambria" w:eastAsia="MS Mincho" w:hAnsi="Cambria"/>
          <w:iCs/>
          <w:sz w:val="20"/>
          <w:szCs w:val="20"/>
          <w:lang w:val="en-CA"/>
        </w:rPr>
        <w:t xml:space="preserve">All selectivity </w:t>
      </w:r>
      <w:r w:rsidRPr="00E7628F">
        <w:rPr>
          <w:rFonts w:ascii="Cambria" w:eastAsia="MS Mincho" w:hAnsi="Cambria"/>
          <w:i/>
          <w:sz w:val="20"/>
          <w:szCs w:val="20"/>
          <w:lang w:val="en-CA"/>
        </w:rPr>
        <w:t>θ</w:t>
      </w:r>
      <w:r w:rsidRPr="00E7628F">
        <w:rPr>
          <w:rFonts w:ascii="Cambria" w:eastAsia="MS Mincho" w:hAnsi="Cambria"/>
          <w:iCs/>
          <w:sz w:val="20"/>
          <w:szCs w:val="20"/>
          <w:lang w:val="en-CA"/>
        </w:rPr>
        <w:t xml:space="preserve"> parameters are assigned a vague normal </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prior</w:t>
      </w:r>
      <w:r w:rsidR="00366A06" w:rsidRPr="00E7628F">
        <w:rPr>
          <w:rFonts w:ascii="Cambria" w:eastAsia="MS Mincho" w:hAnsi="Cambria"/>
          <w:iCs/>
          <w:sz w:val="20"/>
          <w:szCs w:val="20"/>
          <w:lang w:val="en-CA"/>
        </w:rPr>
        <w:t>”</w:t>
      </w:r>
      <w:r w:rsidRPr="00E7628F">
        <w:rPr>
          <w:rFonts w:ascii="Cambria" w:eastAsia="MS Mincho" w:hAnsi="Cambria"/>
          <w:iCs/>
          <w:sz w:val="20"/>
          <w:szCs w:val="20"/>
          <w:lang w:val="en-CA"/>
        </w:rPr>
        <w:t xml:space="preserve"> with mean 0. </w:t>
      </w:r>
    </w:p>
    <w:p w14:paraId="4EC2A37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 </w:t>
      </w:r>
    </w:p>
    <w:p w14:paraId="1C051E5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and spawning strata </w:t>
      </w:r>
      <w:proofErr w:type="spellStart"/>
      <w:r w:rsidRPr="00E7628F">
        <w:rPr>
          <w:rFonts w:ascii="Cambria" w:eastAsia="MS Mincho" w:hAnsi="Cambria"/>
          <w:i/>
          <w:iCs/>
          <w:sz w:val="20"/>
          <w:szCs w:val="20"/>
          <w:lang w:val="en-CA"/>
        </w:rPr>
        <w:t>rs</w:t>
      </w:r>
      <w:proofErr w:type="spellEnd"/>
      <w:r w:rsidRPr="00E7628F">
        <w:rPr>
          <w:rFonts w:ascii="Cambria" w:eastAsia="MS Mincho" w:hAnsi="Cambria"/>
          <w:sz w:val="20"/>
          <w:szCs w:val="20"/>
          <w:lang w:val="en-CA"/>
        </w:rPr>
        <w:t xml:space="preserve">, ages advance by one and recruitment occurs. </w:t>
      </w:r>
    </w:p>
    <w:p w14:paraId="0B68AAF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includes a plus group which is the final age class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w:t>
      </w:r>
      <w:proofErr w:type="spellEnd"/>
      <w:r w:rsidRPr="00E7628F">
        <w:rPr>
          <w:rFonts w:ascii="Cambria" w:eastAsia="MS Mincho" w:hAnsi="Cambria"/>
          <w:sz w:val="20"/>
          <w:szCs w:val="20"/>
          <w:lang w:val="en-CA"/>
        </w:rPr>
        <w:t>:</w:t>
      </w:r>
    </w:p>
    <w:p w14:paraId="4974BA80" w14:textId="77777777" w:rsidR="000C2DB3" w:rsidRPr="00E7628F" w:rsidRDefault="000C2DB3" w:rsidP="00636EAD">
      <w:pPr>
        <w:spacing w:after="0" w:line="240" w:lineRule="auto"/>
        <w:jc w:val="both"/>
        <w:rPr>
          <w:rFonts w:ascii="Cambria" w:eastAsia="MS Mincho" w:hAnsi="Cambria"/>
          <w:sz w:val="20"/>
          <w:szCs w:val="20"/>
          <w:lang w:val="en-CA"/>
        </w:rPr>
      </w:pPr>
    </w:p>
    <w:p w14:paraId="1E238D61" w14:textId="7AFE36A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s,y,ms,a,r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eqArr>
              <m:eqArrPr>
                <m:ctrlPr>
                  <w:rPr>
                    <w:rFonts w:ascii="Cambria Math" w:eastAsia="MS Mincho" w:hAnsi="Cambria Math"/>
                    <w:i/>
                    <w:sz w:val="20"/>
                    <w:szCs w:val="20"/>
                    <w:lang w:val="en-CA"/>
                  </w:rPr>
                </m:ctrlPr>
              </m:eqArrPr>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e>
              <m:e>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s,y,ms-1,a-1,r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s,y,ms-1,a-1,r</m:t>
                        </m:r>
                      </m:sub>
                    </m:sSub>
                  </m:sup>
                </m:s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acc>
                      <m:accPr>
                        <m:chr m:val="⃗"/>
                        <m:ctrlPr>
                          <w:rPr>
                            <w:rFonts w:ascii="Cambria Math" w:eastAsia="MS Mincho" w:hAnsi="Cambria Math"/>
                            <w:bCs/>
                            <w:i/>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s,y,ms,a,r</m:t>
                    </m:r>
                  </m:sub>
                </m:sSub>
                <m:r>
                  <w:rPr>
                    <w:rFonts w:ascii="Cambria Math" w:eastAsia="MS Mincho" w:hAnsi="Cambria Math"/>
                    <w:sz w:val="20"/>
                    <w:szCs w:val="20"/>
                    <w:lang w:val="en-CA"/>
                  </w:rPr>
                  <m:t xml:space="preserve">∙ </m:t>
                </m:r>
                <m:sSup>
                  <m:sSupPr>
                    <m:ctrlPr>
                      <w:rPr>
                        <w:rFonts w:ascii="Cambria Math" w:eastAsia="MS Mincho" w:hAnsi="Cambria Math"/>
                        <w:bCs/>
                        <w:i/>
                        <w:sz w:val="20"/>
                        <w:szCs w:val="20"/>
                        <w:lang w:val="en-CA"/>
                      </w:rPr>
                    </m:ctrlPr>
                  </m:sSupPr>
                  <m:e>
                    <m:r>
                      <w:rPr>
                        <w:rFonts w:ascii="Cambria Math" w:eastAsia="MS Mincho" w:hAnsi="Cambria Math"/>
                        <w:sz w:val="20"/>
                        <w:szCs w:val="20"/>
                        <w:lang w:val="en-CA"/>
                      </w:rPr>
                      <m:t>e</m:t>
                    </m:r>
                  </m:e>
                  <m:sup>
                    <m:r>
                      <w:rPr>
                        <w:rFonts w:ascii="Cambria Math" w:eastAsia="MS Mincho" w:hAnsi="Cambria Math"/>
                        <w:sz w:val="20"/>
                        <w:szCs w:val="20"/>
                        <w:lang w:val="en-CA"/>
                      </w:rPr>
                      <m:t>-</m:t>
                    </m:r>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s,y,ms,a,r</m:t>
                        </m:r>
                      </m:sub>
                    </m:sSub>
                  </m:sup>
                </m:sSup>
              </m:e>
            </m:eqArr>
            <m:r>
              <w:rPr>
                <w:rFonts w:ascii="Cambria Math" w:eastAsia="MS Mincho" w:hAnsi="Cambria Math"/>
                <w:sz w:val="20"/>
                <w:szCs w:val="20"/>
                <w:lang w:val="en-CA"/>
              </w:rPr>
              <m:t xml:space="preserve">     </m:t>
            </m:r>
            <m:m>
              <m:mPr>
                <m:mcs>
                  <m:mc>
                    <m:mcPr>
                      <m:count m:val="1"/>
                      <m:mcJc m:val="center"/>
                    </m:mcPr>
                  </m:mc>
                </m:mcs>
                <m:ctrlPr>
                  <w:rPr>
                    <w:rFonts w:ascii="Cambria Math" w:eastAsia="MS Mincho" w:hAnsi="Cambria Math"/>
                    <w:i/>
                    <w:sz w:val="20"/>
                    <w:szCs w:val="20"/>
                    <w:lang w:val="en-CA"/>
                  </w:rPr>
                </m:ctrlPr>
              </m:mPr>
              <m:mr>
                <m:e>
                  <m:r>
                    <w:rPr>
                      <w:rFonts w:ascii="Cambria Math" w:eastAsia="MS Mincho" w:hAnsi="Cambria Math"/>
                      <w:sz w:val="20"/>
                      <w:szCs w:val="20"/>
                      <w:lang w:val="en-CA"/>
                    </w:rPr>
                    <m:t>1&lt;a&lt;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r>
                <m:e>
                  <m:r>
                    <w:rPr>
                      <w:rFonts w:ascii="Cambria Math" w:eastAsia="MS Mincho" w:hAnsi="Cambria Math"/>
                      <w:sz w:val="20"/>
                      <w:szCs w:val="20"/>
                      <w:lang w:val="en-CA"/>
                    </w:rPr>
                    <m:t>a=</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a</m:t>
                      </m:r>
                    </m:sub>
                  </m:sSub>
                </m:e>
              </m:mr>
            </m:m>
          </m:e>
        </m:d>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r>
      <w:r w:rsidR="00B82D2C">
        <w:rPr>
          <w:rFonts w:ascii="Cambria" w:eastAsia="MS Mincho" w:hAnsi="Cambria"/>
          <w:bCs/>
          <w:sz w:val="20"/>
          <w:szCs w:val="20"/>
          <w:lang w:val="en-CA"/>
        </w:rPr>
        <w:tab/>
      </w:r>
      <w:r w:rsidR="000C2DB3" w:rsidRPr="00E7628F">
        <w:rPr>
          <w:rFonts w:ascii="Cambria" w:eastAsia="MS Mincho" w:hAnsi="Cambria"/>
          <w:bCs/>
          <w:sz w:val="20"/>
          <w:szCs w:val="20"/>
          <w:lang w:val="en-CA"/>
        </w:rPr>
        <w:t>(3.12)</w:t>
      </w:r>
    </w:p>
    <w:p w14:paraId="54F383A6" w14:textId="77777777" w:rsidR="000C2DB3" w:rsidRPr="00B82D2C" w:rsidRDefault="000C2DB3" w:rsidP="00636EAD">
      <w:pPr>
        <w:spacing w:after="0" w:line="240" w:lineRule="auto"/>
        <w:jc w:val="both"/>
        <w:rPr>
          <w:rFonts w:ascii="Cambria" w:eastAsia="MS Mincho" w:hAnsi="Cambria"/>
          <w:sz w:val="20"/>
          <w:szCs w:val="20"/>
          <w:lang w:val="en-CA"/>
        </w:rPr>
      </w:pPr>
    </w:p>
    <w:p w14:paraId="1D0E671A" w14:textId="46F27FED"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Recruitment is calculated based on stock-wide spawning stock biomass</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and recruits enter the model in proportion to spawning stock biomass in the spawning strata (Gulf of Mexico and West Atlantic for the West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the Mediterranean for the East</w:t>
      </w:r>
      <w:r w:rsidR="00366A06"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 in the spawning season (quarter 2 for both stocks). The model does not force all the SSB back to the spawning stratum at the spawning time. It is not possible to estimate recruitment for only those fish that exist in the spawning stratum in the spawning season</w:t>
      </w:r>
      <w:r w:rsidR="00366A06" w:rsidRPr="00E7628F">
        <w:rPr>
          <w:rFonts w:ascii="Cambria" w:eastAsia="MS Mincho" w:hAnsi="Cambria"/>
          <w:sz w:val="20"/>
          <w:szCs w:val="20"/>
          <w:lang w:val="en-CA"/>
        </w:rPr>
        <w:t>.</w:t>
      </w:r>
      <w:r w:rsidRPr="00E7628F">
        <w:rPr>
          <w:rFonts w:ascii="Cambria" w:eastAsia="MS Mincho" w:hAnsi="Cambria"/>
          <w:sz w:val="20"/>
          <w:szCs w:val="20"/>
          <w:lang w:val="en-CA"/>
        </w:rPr>
        <w:t xml:space="preserve"> as that leads to numerical instability and can result in unrealistic estimates of recruits per spawner. </w:t>
      </w:r>
    </w:p>
    <w:p w14:paraId="60229192" w14:textId="77777777" w:rsidR="000535E1" w:rsidRPr="00E7628F" w:rsidRDefault="000535E1" w:rsidP="00636EAD">
      <w:pPr>
        <w:spacing w:after="0" w:line="240" w:lineRule="auto"/>
        <w:jc w:val="both"/>
        <w:rPr>
          <w:rFonts w:ascii="Cambria" w:eastAsia="MS Mincho" w:hAnsi="Cambria"/>
          <w:sz w:val="20"/>
          <w:szCs w:val="20"/>
          <w:lang w:val="en-CA"/>
        </w:rPr>
      </w:pPr>
    </w:p>
    <w:p w14:paraId="4C960438"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Recruitment (fish in their first year) is calculated from a Beverton-Holt stock recruitment relationship with fixed steepness: </w:t>
      </w:r>
    </w:p>
    <w:p w14:paraId="322CC5E4" w14:textId="77777777" w:rsidR="000C2DB3" w:rsidRPr="00E7628F" w:rsidRDefault="000C2DB3" w:rsidP="00636EAD">
      <w:pPr>
        <w:spacing w:after="0" w:line="240" w:lineRule="auto"/>
        <w:jc w:val="both"/>
        <w:rPr>
          <w:rFonts w:ascii="Cambria" w:eastAsia="MS Mincho" w:hAnsi="Cambria"/>
          <w:sz w:val="20"/>
          <w:szCs w:val="20"/>
          <w:lang w:val="en-CA"/>
        </w:rPr>
      </w:pPr>
    </w:p>
    <w:p w14:paraId="7AB084BB" w14:textId="441C3254"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rs</m:t>
            </m:r>
          </m:sub>
        </m:sSub>
        <m:r>
          <m:rPr>
            <m:sty m:val="p"/>
          </m:rPr>
          <w:rPr>
            <w:rFonts w:ascii="Cambria Math" w:eastAsia="MS Mincho" w:hAnsi="Cambria Math"/>
            <w:sz w:val="20"/>
            <w:szCs w:val="20"/>
            <w:lang w:val="en-CA"/>
          </w:rPr>
          <m:t>=exp⁡</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R,s,y</m:t>
                </m:r>
              </m:sub>
            </m:sSub>
            <m:r>
              <w:rPr>
                <w:rFonts w:ascii="Cambria Math" w:eastAsia="MS Mincho" w:hAnsi="Cambria Math"/>
                <w:sz w:val="20"/>
                <w:szCs w:val="20"/>
                <w:lang w:val="en-CA"/>
              </w:rPr>
              <m:t>-</m:t>
            </m:r>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R,s</m:t>
                </m:r>
              </m:sub>
              <m:sup>
                <m:r>
                  <w:rPr>
                    <w:rFonts w:ascii="Cambria Math" w:eastAsia="MS Mincho" w:hAnsi="Cambria Math"/>
                    <w:sz w:val="20"/>
                    <w:szCs w:val="20"/>
                    <w:lang w:val="en-CA"/>
                  </w:rPr>
                  <m:t>2</m:t>
                </m:r>
              </m:sup>
            </m:sSubSup>
            <m:r>
              <w:rPr>
                <w:rFonts w:ascii="Cambria Math" w:eastAsia="MS Mincho" w:hAnsi="Cambria Math"/>
                <w:sz w:val="20"/>
                <w:szCs w:val="20"/>
                <w:lang w:val="en-CA"/>
              </w:rPr>
              <m:t>/2</m:t>
            </m:r>
          </m:e>
        </m:d>
        <m:r>
          <w:rPr>
            <w:rFonts w:ascii="Cambria Math" w:eastAsia="MS Mincho" w:hAnsi="Cambria Math"/>
            <w:sz w:val="20"/>
            <w:szCs w:val="20"/>
            <w:lang w:val="en-CA"/>
          </w:rPr>
          <m:t>∙</m:t>
        </m:r>
        <m:f>
          <m:fPr>
            <m:ctrlPr>
              <w:rPr>
                <w:rFonts w:ascii="Cambria Math" w:eastAsia="MS Mincho" w:hAnsi="Cambria Math"/>
                <w:i/>
                <w:sz w:val="20"/>
                <w:szCs w:val="20"/>
                <w:lang w:val="en-CA"/>
              </w:rPr>
            </m:ctrlPr>
          </m:fPr>
          <m:num>
            <m:f>
              <m:fPr>
                <m:ctrlPr>
                  <w:rPr>
                    <w:rFonts w:ascii="Cambria Math" w:eastAsia="MS Mincho" w:hAnsi="Cambria Math"/>
                    <w:i/>
                    <w:sz w:val="20"/>
                    <w:szCs w:val="20"/>
                    <w:lang w:val="en-CA"/>
                  </w:rPr>
                </m:ctrlPr>
              </m:fPr>
              <m:num>
                <m:r>
                  <w:rPr>
                    <w:rFonts w:ascii="Cambria Math" w:eastAsia="MS Mincho" w:hAnsi="Cambria Math"/>
                    <w:sz w:val="20"/>
                    <w:szCs w:val="20"/>
                    <w:lang w:val="en-CA"/>
                  </w:rPr>
                  <m:t>4</m:t>
                </m:r>
              </m:num>
              <m:den>
                <m:r>
                  <w:rPr>
                    <w:rFonts w:ascii="Cambria Math" w:eastAsia="MS Mincho" w:hAnsi="Cambria Math"/>
                    <w:sz w:val="20"/>
                    <w:szCs w:val="20"/>
                    <w:lang w:val="en-CA"/>
                  </w:rPr>
                  <m:t>5</m:t>
                </m:r>
              </m:den>
            </m:f>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∙R</m:t>
                </m:r>
              </m:e>
              <m:sub>
                <m:r>
                  <w:rPr>
                    <w:rFonts w:ascii="Cambria Math" w:eastAsia="MS Mincho" w:hAnsi="Cambria Math"/>
                    <w:sz w:val="20"/>
                    <w:szCs w:val="20"/>
                    <w:lang w:val="en-CA"/>
                  </w:rPr>
                  <m:t>0,s</m:t>
                </m:r>
              </m:sub>
            </m:sSub>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num>
          <m:den>
            <m:f>
              <m:fPr>
                <m:ctrlPr>
                  <w:rPr>
                    <w:rFonts w:ascii="Cambria Math" w:eastAsia="MS Mincho" w:hAnsi="Cambria Math"/>
                    <w:i/>
                    <w:sz w:val="20"/>
                    <w:szCs w:val="20"/>
                    <w:lang w:val="en-CA"/>
                  </w:rPr>
                </m:ctrlPr>
              </m:fPr>
              <m:num>
                <m:r>
                  <w:rPr>
                    <w:rFonts w:ascii="Cambria Math" w:eastAsia="MS Mincho" w:hAnsi="Cambria Math"/>
                    <w:sz w:val="20"/>
                    <w:szCs w:val="20"/>
                    <w:lang w:val="en-CA"/>
                  </w:rPr>
                  <m:t>1</m:t>
                </m:r>
              </m:num>
              <m:den>
                <m:r>
                  <w:rPr>
                    <w:rFonts w:ascii="Cambria Math" w:eastAsia="MS Mincho" w:hAnsi="Cambria Math"/>
                    <w:sz w:val="20"/>
                    <w:szCs w:val="20"/>
                    <w:lang w:val="en-CA"/>
                  </w:rPr>
                  <m:t>5</m:t>
                </m:r>
              </m:den>
            </m:f>
            <m:sSub>
              <m:sSubPr>
                <m:ctrlPr>
                  <w:rPr>
                    <w:rFonts w:ascii="Cambria Math" w:eastAsia="MS Mincho" w:hAnsi="Cambria Math"/>
                    <w:i/>
                    <w:sz w:val="20"/>
                    <w:szCs w:val="20"/>
                    <w:lang w:val="en-CA"/>
                  </w:rPr>
                </m:ctrlPr>
              </m:sSubPr>
              <m:e>
                <m:r>
                  <w:rPr>
                    <w:rFonts w:ascii="Cambria Math" w:eastAsia="MS Mincho" w:hAnsi="Cambria Math"/>
                    <w:sz w:val="20"/>
                    <w:szCs w:val="20"/>
                    <w:lang w:val="en-CA"/>
                  </w:rPr>
                  <m:t>∙SpR</m:t>
                </m:r>
              </m:e>
              <m:sub>
                <m:r>
                  <w:rPr>
                    <w:rFonts w:ascii="Cambria Math" w:eastAsia="MS Mincho" w:hAnsi="Cambria Math"/>
                    <w:sz w:val="20"/>
                    <w:szCs w:val="20"/>
                    <w:lang w:val="en-CA"/>
                  </w:rPr>
                  <m:t>s</m:t>
                </m:r>
              </m:sub>
            </m:sSub>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w:rPr>
                <w:rFonts w:ascii="Cambria Math" w:eastAsia="MS Mincho" w:hAnsi="Cambria Math"/>
                <w:sz w:val="20"/>
                <w:szCs w:val="20"/>
                <w:lang w:val="en-CA"/>
              </w:rPr>
              <m:t>∙</m:t>
            </m:r>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e>
            </m:d>
            <m:r>
              <w:rPr>
                <w:rFonts w:ascii="Cambria Math" w:eastAsia="MS Mincho" w:hAnsi="Cambria Math"/>
                <w:sz w:val="20"/>
                <w:szCs w:val="20"/>
                <w:lang w:val="en-CA"/>
              </w:rPr>
              <m:t>+</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h</m:t>
                    </m:r>
                  </m:e>
                  <m:sub>
                    <m:r>
                      <w:rPr>
                        <w:rFonts w:ascii="Cambria Math" w:eastAsia="MS Mincho" w:hAnsi="Cambria Math"/>
                        <w:sz w:val="20"/>
                        <w:szCs w:val="20"/>
                        <w:lang w:val="en-CA"/>
                      </w:rPr>
                      <m:t>s</m:t>
                    </m:r>
                  </m:sub>
                </m:sSub>
                <m:r>
                  <w:rPr>
                    <w:rFonts w:ascii="Cambria Math" w:eastAsia="MS Mincho" w:hAnsi="Cambria Math"/>
                    <w:sz w:val="20"/>
                    <w:szCs w:val="20"/>
                    <w:lang w:val="en-CA"/>
                  </w:rPr>
                  <m:t>-0.2</m:t>
                </m:r>
              </m:e>
            </m:d>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den>
        </m:f>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000C2DB3" w:rsidRPr="00E7628F">
        <w:rPr>
          <w:rFonts w:ascii="Cambria" w:eastAsia="MS Mincho" w:hAnsi="Cambria"/>
          <w:sz w:val="20"/>
          <w:szCs w:val="20"/>
          <w:lang w:val="en-CA"/>
        </w:rPr>
        <w:tab/>
      </w:r>
      <w:r w:rsidR="00B82D2C">
        <w:rPr>
          <w:rFonts w:ascii="Cambria" w:eastAsia="MS Mincho" w:hAnsi="Cambria"/>
          <w:sz w:val="20"/>
          <w:szCs w:val="20"/>
          <w:lang w:val="en-CA"/>
        </w:rPr>
        <w:tab/>
      </w:r>
      <w:r w:rsidR="00B82D2C">
        <w:rPr>
          <w:rFonts w:ascii="Cambria" w:eastAsia="MS Mincho" w:hAnsi="Cambria"/>
          <w:sz w:val="20"/>
          <w:szCs w:val="20"/>
          <w:lang w:val="en-CA"/>
        </w:rPr>
        <w:tab/>
      </w:r>
      <w:r w:rsidR="000C2DB3" w:rsidRPr="00E7628F">
        <w:rPr>
          <w:rFonts w:ascii="Cambria" w:eastAsia="MS Mincho" w:hAnsi="Cambria"/>
          <w:sz w:val="20"/>
          <w:szCs w:val="20"/>
          <w:lang w:val="en-CA"/>
        </w:rPr>
        <w:tab/>
        <w:t>(3.13)</w:t>
      </w:r>
    </w:p>
    <w:p w14:paraId="60E0F005" w14:textId="77777777" w:rsidR="000C2DB3" w:rsidRPr="00E7628F" w:rsidRDefault="000C2DB3" w:rsidP="00636EAD">
      <w:pPr>
        <w:spacing w:after="0" w:line="240" w:lineRule="auto"/>
        <w:jc w:val="both"/>
        <w:rPr>
          <w:rFonts w:ascii="Cambria" w:eastAsia="MS Mincho" w:hAnsi="Cambria"/>
          <w:sz w:val="20"/>
          <w:szCs w:val="20"/>
          <w:lang w:val="en-CA"/>
        </w:rPr>
      </w:pPr>
    </w:p>
    <w:p w14:paraId="3064D3D9" w14:textId="479AC66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t>
      </w:r>
      <w:proofErr w:type="spellStart"/>
      <w:r w:rsidRPr="00E7628F">
        <w:rPr>
          <w:rFonts w:ascii="Cambria" w:eastAsia="MS Mincho" w:hAnsi="Cambria"/>
          <w:i/>
          <w:sz w:val="20"/>
          <w:szCs w:val="20"/>
          <w:lang w:val="en-CA"/>
        </w:rPr>
        <w:t>ε</w:t>
      </w:r>
      <w:r w:rsidRPr="00E7628F">
        <w:rPr>
          <w:rFonts w:ascii="Cambria" w:eastAsia="MS Mincho" w:hAnsi="Cambria"/>
          <w:i/>
          <w:sz w:val="20"/>
          <w:szCs w:val="20"/>
          <w:vertAlign w:val="subscript"/>
          <w:lang w:val="en-CA"/>
        </w:rPr>
        <w:t>R</w:t>
      </w:r>
      <w:proofErr w:type="spellEnd"/>
      <w:r w:rsidRPr="00E7628F">
        <w:rPr>
          <w:rFonts w:ascii="Cambria" w:eastAsia="MS Mincho" w:hAnsi="Cambria"/>
          <w:sz w:val="20"/>
          <w:szCs w:val="20"/>
          <w:lang w:val="en-CA"/>
        </w:rPr>
        <w:t xml:space="preserve"> is a random normal deviate with variance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and </w:t>
      </w:r>
      <m:oMath>
        <m:sSubSup>
          <m:sSubSupPr>
            <m:ctrlPr>
              <w:rPr>
                <w:rFonts w:ascii="Cambria Math" w:eastAsia="MS Mincho" w:hAnsi="Cambria Math"/>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m:t>
            </m:r>
          </m:sub>
          <m:sup>
            <m: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/2 is the bias correction to ensure that on average over years, recruitment strengths have a mean of 1. The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 xml:space="preserve"> term is the</w:t>
      </w:r>
      <w:r w:rsidR="00EC32C3">
        <w:rPr>
          <w:rFonts w:ascii="Cambria" w:eastAsia="MS Mincho" w:hAnsi="Cambria"/>
          <w:sz w:val="20"/>
          <w:szCs w:val="20"/>
          <w:lang w:val="en-CA"/>
        </w:rPr>
        <w:t xml:space="preserve"> model estimated</w:t>
      </w:r>
      <w:r w:rsidRPr="00E7628F">
        <w:rPr>
          <w:rFonts w:ascii="Cambria" w:eastAsia="MS Mincho" w:hAnsi="Cambria"/>
          <w:sz w:val="20"/>
          <w:szCs w:val="20"/>
          <w:lang w:val="en-CA"/>
        </w:rPr>
        <w:t xml:space="preserve"> fraction of spawning stock biomass </w:t>
      </w:r>
      <w:r w:rsidR="00041D94" w:rsidRPr="00E7628F">
        <w:rPr>
          <w:rFonts w:ascii="Cambria" w:eastAsia="MS Mincho" w:hAnsi="Cambria"/>
          <w:sz w:val="20"/>
          <w:szCs w:val="20"/>
          <w:lang w:val="en-CA"/>
        </w:rPr>
        <w:t xml:space="preserve">distributed </w:t>
      </w:r>
      <w:r w:rsidRPr="00E7628F">
        <w:rPr>
          <w:rFonts w:ascii="Cambria" w:eastAsia="MS Mincho" w:hAnsi="Cambria"/>
          <w:sz w:val="20"/>
          <w:szCs w:val="20"/>
          <w:lang w:val="en-CA"/>
        </w:rPr>
        <w:t xml:space="preserve">among designated spawning areas. In the East, there is only </w:t>
      </w:r>
      <w:r w:rsidR="00041D94" w:rsidRPr="00E7628F">
        <w:rPr>
          <w:rFonts w:ascii="Cambria" w:eastAsia="MS Mincho" w:hAnsi="Cambria"/>
          <w:sz w:val="20"/>
          <w:szCs w:val="20"/>
          <w:lang w:val="en-CA"/>
        </w:rPr>
        <w:t>one spawning</w:t>
      </w:r>
      <w:r w:rsidRPr="00E7628F">
        <w:rPr>
          <w:rFonts w:ascii="Cambria" w:eastAsia="MS Mincho" w:hAnsi="Cambria"/>
          <w:sz w:val="20"/>
          <w:szCs w:val="20"/>
          <w:lang w:val="en-CA"/>
        </w:rPr>
        <w:t xml:space="preserve"> area, the Mediterranean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r>
          <w:rPr>
            <w:rFonts w:ascii="Cambria Math" w:eastAsia="MS Mincho" w:hAnsi="Cambria Math"/>
            <w:sz w:val="20"/>
            <w:szCs w:val="20"/>
            <w:lang w:val="en-CA"/>
          </w:rPr>
          <m:t>=1)</m:t>
        </m:r>
      </m:oMath>
      <w:r w:rsidRPr="00E7628F">
        <w:rPr>
          <w:rFonts w:ascii="Cambria" w:eastAsia="MS Mincho" w:hAnsi="Cambria"/>
          <w:sz w:val="20"/>
          <w:szCs w:val="20"/>
          <w:lang w:val="en-CA"/>
        </w:rPr>
        <w:t xml:space="preserve">, but in the West spawning can occur in either the Gulf of Mexico or the West Atlantic and recruits are distributed by </w:t>
      </w:r>
      <m:oMath>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e>
          <m:sub>
            <m:r>
              <w:rPr>
                <w:rFonts w:ascii="Cambria Math" w:eastAsia="MS Mincho" w:hAnsi="Cambria Math"/>
                <w:sz w:val="20"/>
                <w:szCs w:val="20"/>
                <w:lang w:val="en-CA"/>
              </w:rPr>
              <m:t>rs</m:t>
            </m:r>
          </m:sub>
        </m:sSub>
      </m:oMath>
      <w:r w:rsidRPr="00E7628F">
        <w:rPr>
          <w:rFonts w:ascii="Cambria" w:eastAsia="MS Mincho" w:hAnsi="Cambria"/>
          <w:sz w:val="20"/>
          <w:szCs w:val="20"/>
          <w:lang w:val="en-CA"/>
        </w:rPr>
        <w:t>.</w:t>
      </w:r>
    </w:p>
    <w:p w14:paraId="271FF21E" w14:textId="77777777" w:rsidR="000C2DB3" w:rsidRPr="00E7628F" w:rsidRDefault="000C2DB3" w:rsidP="00636EAD">
      <w:pPr>
        <w:spacing w:after="0" w:line="240" w:lineRule="auto"/>
        <w:jc w:val="both"/>
        <w:rPr>
          <w:rFonts w:ascii="Cambria" w:eastAsia="MS Mincho" w:hAnsi="Cambria"/>
          <w:sz w:val="20"/>
          <w:szCs w:val="20"/>
          <w:lang w:val="en-CA"/>
        </w:rPr>
      </w:pPr>
    </w:p>
    <w:p w14:paraId="0F982AEA" w14:textId="225F43B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Spawning stock biomass </w:t>
      </w:r>
      <w:r w:rsidRPr="00E7628F">
        <w:rPr>
          <w:rFonts w:ascii="Cambria" w:eastAsia="MS Mincho" w:hAnsi="Cambria"/>
          <w:i/>
          <w:iCs/>
          <w:sz w:val="20"/>
          <w:szCs w:val="20"/>
          <w:lang w:val="en-CA"/>
        </w:rPr>
        <w:t>SSB</w:t>
      </w:r>
      <w:r w:rsidRPr="00E7628F">
        <w:rPr>
          <w:rFonts w:ascii="Cambria" w:eastAsia="MS Mincho" w:hAnsi="Cambria"/>
          <w:sz w:val="20"/>
          <w:szCs w:val="20"/>
          <w:lang w:val="en-CA"/>
        </w:rPr>
        <w:t>, is calculated from moved stock numbers in the previous year and quarter prior to</w:t>
      </w:r>
      <w:r w:rsidR="00041D94" w:rsidRPr="00E7628F">
        <w:rPr>
          <w:rFonts w:ascii="Cambria" w:eastAsia="MS Mincho" w:hAnsi="Cambria"/>
          <w:sz w:val="20"/>
          <w:szCs w:val="20"/>
          <w:lang w:val="en-CA"/>
        </w:rPr>
        <w:t xml:space="preserve"> the</w:t>
      </w:r>
      <w:r w:rsidRPr="00E7628F">
        <w:rPr>
          <w:rFonts w:ascii="Cambria" w:eastAsia="MS Mincho" w:hAnsi="Cambria"/>
          <w:sz w:val="20"/>
          <w:szCs w:val="20"/>
          <w:lang w:val="en-CA"/>
        </w:rPr>
        <w:t xml:space="preserve"> spawning quarter </w:t>
      </w:r>
      <w:proofErr w:type="spellStart"/>
      <w:r w:rsidRPr="00E7628F">
        <w:rPr>
          <w:rFonts w:ascii="Cambria" w:eastAsia="MS Mincho" w:hAnsi="Cambria"/>
          <w:i/>
          <w:sz w:val="20"/>
          <w:szCs w:val="20"/>
          <w:lang w:val="en-CA"/>
        </w:rPr>
        <w:t>ms</w:t>
      </w:r>
      <w:proofErr w:type="spellEnd"/>
      <w:r w:rsidRPr="00E7628F">
        <w:rPr>
          <w:rFonts w:ascii="Cambria" w:eastAsia="MS Mincho" w:hAnsi="Cambria"/>
          <w:sz w:val="20"/>
          <w:szCs w:val="20"/>
          <w:lang w:val="en-CA"/>
        </w:rPr>
        <w:t xml:space="preserve">, weight of individuals at age </w:t>
      </w:r>
      <w:r w:rsidRPr="00E7628F">
        <w:rPr>
          <w:rFonts w:ascii="Cambria" w:eastAsia="MS Mincho" w:hAnsi="Cambria"/>
          <w:i/>
          <w:sz w:val="20"/>
          <w:szCs w:val="20"/>
          <w:lang w:val="en-CA"/>
        </w:rPr>
        <w:t>w</w:t>
      </w:r>
      <w:r w:rsidRPr="00E7628F">
        <w:rPr>
          <w:rFonts w:ascii="Cambria" w:eastAsia="MS Mincho" w:hAnsi="Cambria"/>
          <w:sz w:val="20"/>
          <w:szCs w:val="20"/>
          <w:lang w:val="en-CA"/>
        </w:rPr>
        <w:t xml:space="preserve">, and the fraction of individuals mature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5BB30775" w14:textId="77777777" w:rsidR="000C2DB3" w:rsidRPr="00E7628F" w:rsidRDefault="000C2DB3" w:rsidP="00636EAD">
      <w:pPr>
        <w:spacing w:after="0" w:line="240" w:lineRule="auto"/>
        <w:jc w:val="both"/>
        <w:rPr>
          <w:rFonts w:ascii="Cambria" w:eastAsia="MS Mincho" w:hAnsi="Cambria"/>
          <w:sz w:val="20"/>
          <w:szCs w:val="20"/>
          <w:lang w:val="en-CA"/>
        </w:rPr>
      </w:pPr>
    </w:p>
    <w:p w14:paraId="7E31F309" w14:textId="2675AD7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ms</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e>
        </m:nary>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(3.14)</w:t>
      </w:r>
    </w:p>
    <w:p w14:paraId="5D4590CF" w14:textId="77777777" w:rsidR="000C2DB3" w:rsidRPr="00E7628F" w:rsidRDefault="000C2DB3" w:rsidP="00636EAD">
      <w:pPr>
        <w:spacing w:after="0" w:line="240" w:lineRule="auto"/>
        <w:jc w:val="both"/>
        <w:rPr>
          <w:rFonts w:ascii="Cambria" w:eastAsia="MS Mincho" w:hAnsi="Cambria"/>
          <w:sz w:val="20"/>
          <w:szCs w:val="20"/>
          <w:lang w:val="en-CA"/>
        </w:rPr>
      </w:pPr>
    </w:p>
    <w:p w14:paraId="50D14ECF"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weight is calculated from length at age </w:t>
      </w:r>
      <w:r w:rsidRPr="00E7628F">
        <w:rPr>
          <w:rFonts w:ascii="Cambria" w:eastAsia="MS Mincho" w:hAnsi="Cambria"/>
          <w:i/>
          <w:sz w:val="20"/>
          <w:szCs w:val="20"/>
          <w:lang w:val="en-CA"/>
        </w:rPr>
        <w:t>l</w:t>
      </w:r>
      <w:r w:rsidRPr="00E7628F">
        <w:rPr>
          <w:rFonts w:ascii="Cambria" w:eastAsia="MS Mincho" w:hAnsi="Cambria"/>
          <w:sz w:val="20"/>
          <w:szCs w:val="20"/>
          <w:lang w:val="en-CA"/>
        </w:rPr>
        <w:t xml:space="preserve">: </w:t>
      </w:r>
    </w:p>
    <w:p w14:paraId="08C92D79" w14:textId="77777777" w:rsidR="000C2DB3" w:rsidRPr="00E7628F" w:rsidRDefault="000C2DB3" w:rsidP="00636EAD">
      <w:pPr>
        <w:spacing w:after="0" w:line="240" w:lineRule="auto"/>
        <w:jc w:val="both"/>
        <w:rPr>
          <w:rFonts w:ascii="Cambria" w:eastAsia="MS Mincho" w:hAnsi="Cambria"/>
          <w:sz w:val="20"/>
          <w:szCs w:val="20"/>
          <w:lang w:val="en-CA"/>
        </w:rPr>
      </w:pPr>
    </w:p>
    <w:p w14:paraId="28E23F5E" w14:textId="2FB9FA86"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α</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l</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β</m:t>
                </m:r>
              </m:e>
              <m:sub>
                <m:r>
                  <w:rPr>
                    <w:rFonts w:ascii="Cambria Math" w:eastAsia="MS Mincho" w:hAnsi="Cambria Math"/>
                    <w:sz w:val="20"/>
                    <w:szCs w:val="20"/>
                    <w:lang w:val="en-CA"/>
                  </w:rPr>
                  <m:t>s</m:t>
                </m:r>
              </m:sub>
            </m:sSub>
          </m:sup>
        </m:sSubSup>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(3.15)</w:t>
      </w:r>
    </w:p>
    <w:p w14:paraId="0AA5CCC6" w14:textId="77777777" w:rsidR="000C2DB3" w:rsidRPr="00E7628F" w:rsidRDefault="000C2DB3" w:rsidP="00636EAD">
      <w:pPr>
        <w:spacing w:after="0" w:line="240" w:lineRule="auto"/>
        <w:jc w:val="both"/>
        <w:rPr>
          <w:rFonts w:ascii="Cambria" w:eastAsia="MS Mincho" w:hAnsi="Cambria"/>
          <w:sz w:val="20"/>
          <w:szCs w:val="20"/>
          <w:lang w:val="en-CA"/>
        </w:rPr>
      </w:pPr>
    </w:p>
    <w:p w14:paraId="15AD705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and the fraction mature at age is assumed to be a logistic function of age with parameters for the age at 50% maturity </w:t>
      </w:r>
      <w:r w:rsidRPr="00E7628F">
        <w:rPr>
          <w:rFonts w:ascii="Cambria" w:eastAsia="MS Mincho" w:hAnsi="Cambria"/>
          <w:i/>
          <w:sz w:val="20"/>
          <w:szCs w:val="20"/>
          <w:lang w:val="en-CA"/>
        </w:rPr>
        <w:t>γ</w:t>
      </w:r>
      <w:r w:rsidRPr="00E7628F">
        <w:rPr>
          <w:rFonts w:ascii="Cambria" w:eastAsia="MS Mincho" w:hAnsi="Cambria"/>
          <w:sz w:val="20"/>
          <w:szCs w:val="20"/>
          <w:lang w:val="en-CA"/>
        </w:rPr>
        <w:t xml:space="preserve">, and slope </w:t>
      </w:r>
      <w:r w:rsidRPr="00E7628F">
        <w:rPr>
          <w:rFonts w:ascii="Cambria" w:eastAsia="MS Mincho" w:hAnsi="Cambria"/>
          <w:i/>
          <w:sz w:val="20"/>
          <w:szCs w:val="20"/>
          <w:lang w:val="en-CA"/>
        </w:rPr>
        <w:t>ϑ</w:t>
      </w:r>
      <w:r w:rsidRPr="00E7628F">
        <w:rPr>
          <w:rFonts w:ascii="Cambria" w:eastAsia="MS Mincho" w:hAnsi="Cambria"/>
          <w:sz w:val="20"/>
          <w:szCs w:val="20"/>
          <w:lang w:val="en-CA"/>
        </w:rPr>
        <w:t>:</w:t>
      </w:r>
    </w:p>
    <w:p w14:paraId="39BAA998" w14:textId="77777777" w:rsidR="000C2DB3" w:rsidRPr="00E7628F" w:rsidRDefault="000C2DB3" w:rsidP="00636EAD">
      <w:pPr>
        <w:spacing w:after="0" w:line="240" w:lineRule="auto"/>
        <w:jc w:val="both"/>
        <w:rPr>
          <w:rFonts w:ascii="Cambria" w:eastAsia="MS Mincho" w:hAnsi="Cambria"/>
          <w:sz w:val="20"/>
          <w:szCs w:val="20"/>
          <w:lang w:val="en-CA"/>
        </w:rPr>
      </w:pPr>
    </w:p>
    <w:p w14:paraId="490901B6" w14:textId="08C3AC57"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f>
                      <m:fPr>
                        <m:type m:val="lin"/>
                        <m:ctrlPr>
                          <w:rPr>
                            <w:rFonts w:ascii="Cambria Math" w:eastAsia="MS Mincho" w:hAnsi="Cambria Math"/>
                            <w:sz w:val="20"/>
                            <w:szCs w:val="20"/>
                            <w:lang w:val="en-CA"/>
                          </w:rPr>
                        </m:ctrlPr>
                      </m:fPr>
                      <m:num>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γ</m:t>
                                </m:r>
                              </m:e>
                              <m:sub>
                                <m:r>
                                  <w:rPr>
                                    <w:rFonts w:ascii="Cambria Math" w:eastAsia="MS Mincho" w:hAnsi="Cambria Math"/>
                                    <w:sz w:val="20"/>
                                    <w:szCs w:val="20"/>
                                    <w:lang w:val="en-CA"/>
                                  </w:rPr>
                                  <m:t>s</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a</m:t>
                            </m:r>
                          </m:e>
                        </m:d>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ϑ</m:t>
                            </m:r>
                          </m:e>
                          <m:sub>
                            <m:r>
                              <w:rPr>
                                <w:rFonts w:ascii="Cambria Math" w:eastAsia="MS Mincho" w:hAnsi="Cambria Math"/>
                                <w:sz w:val="20"/>
                                <w:szCs w:val="20"/>
                                <w:lang w:val="en-CA"/>
                              </w:rPr>
                              <m:t>s</m:t>
                            </m:r>
                          </m:sub>
                        </m:sSub>
                      </m:den>
                    </m:f>
                  </m:sup>
                </m:sSup>
              </m:e>
            </m:d>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(3.16)</w:t>
      </w:r>
    </w:p>
    <w:p w14:paraId="2BA063FF" w14:textId="77777777" w:rsidR="000C2DB3" w:rsidRPr="00E7628F" w:rsidRDefault="000C2DB3" w:rsidP="00636EAD">
      <w:pPr>
        <w:spacing w:after="0" w:line="240" w:lineRule="auto"/>
        <w:jc w:val="both"/>
        <w:rPr>
          <w:rFonts w:ascii="Cambria" w:eastAsia="MS Mincho" w:hAnsi="Cambria"/>
          <w:sz w:val="20"/>
          <w:szCs w:val="20"/>
          <w:lang w:val="en-CA"/>
        </w:rPr>
      </w:pPr>
    </w:p>
    <w:p w14:paraId="4328E635" w14:textId="23962B1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Stock numbers for quarters that are not the first quarter of the year and are not the spawning quarter are calculated</w:t>
      </w:r>
      <w:r w:rsidR="00041D94" w:rsidRPr="00E7628F">
        <w:rPr>
          <w:rFonts w:ascii="Cambria" w:eastAsia="MS Mincho" w:hAnsi="Cambria"/>
          <w:sz w:val="20"/>
          <w:szCs w:val="20"/>
          <w:lang w:val="en-CA"/>
        </w:rPr>
        <w:t xml:space="preserve"> as</w:t>
      </w:r>
      <w:r w:rsidRPr="00E7628F">
        <w:rPr>
          <w:rFonts w:ascii="Cambria" w:eastAsia="MS Mincho" w:hAnsi="Cambria"/>
          <w:sz w:val="20"/>
          <w:szCs w:val="20"/>
          <w:lang w:val="en-CA"/>
        </w:rPr>
        <w:t>:</w:t>
      </w:r>
    </w:p>
    <w:p w14:paraId="13145E6A" w14:textId="77777777" w:rsidR="000C2DB3" w:rsidRPr="00E7628F" w:rsidRDefault="000C2DB3" w:rsidP="00636EAD">
      <w:pPr>
        <w:spacing w:after="0" w:line="240" w:lineRule="auto"/>
        <w:jc w:val="both"/>
        <w:rPr>
          <w:rFonts w:ascii="Cambria" w:eastAsia="MS Mincho" w:hAnsi="Cambria"/>
          <w:sz w:val="20"/>
          <w:szCs w:val="20"/>
          <w:lang w:val="en-CA"/>
        </w:rPr>
      </w:pPr>
    </w:p>
    <w:p w14:paraId="0F76D636" w14:textId="553AF74A" w:rsidR="000C2DB3" w:rsidRPr="00E7628F" w:rsidRDefault="00000000" w:rsidP="00636EAD">
      <w:pPr>
        <w:spacing w:after="0" w:line="240" w:lineRule="auto"/>
        <w:ind w:firstLine="720"/>
        <w:jc w:val="both"/>
        <w:rPr>
          <w:rFonts w:ascii="Cambria" w:eastAsia="MS Mincho" w:hAnsi="Cambria"/>
          <w:b/>
          <w:bCs/>
          <w:sz w:val="20"/>
          <w:szCs w:val="20"/>
          <w:lang w:val="en-CA"/>
        </w:rPr>
      </w:pPr>
      <m:oMath>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acc>
              <m:accPr>
                <m:chr m:val="⃗"/>
                <m:ctrlPr>
                  <w:rPr>
                    <w:rFonts w:ascii="Cambria Math" w:eastAsia="MS Mincho" w:hAnsi="Cambria Math"/>
                    <w:b/>
                    <w:bCs/>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 xml:space="preserve">∙ </m:t>
        </m:r>
        <m:sSup>
          <m:sSupPr>
            <m:ctrlPr>
              <w:rPr>
                <w:rFonts w:ascii="Cambria Math" w:eastAsia="MS Mincho" w:hAnsi="Cambria Math"/>
                <w:b/>
                <w:bCs/>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b/>
                    <w:bCs/>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-1,</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oMath>
      <w:r w:rsidR="000C2DB3" w:rsidRPr="00E7628F">
        <w:rPr>
          <w:rFonts w:ascii="Cambria" w:eastAsia="MS Mincho" w:hAnsi="Cambria"/>
          <w:b/>
          <w:bCs/>
          <w:sz w:val="20"/>
          <w:szCs w:val="20"/>
          <w:lang w:val="en-CA"/>
        </w:rPr>
        <w:t xml:space="preserve"> </w:t>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
          <w:bCs/>
          <w:sz w:val="20"/>
          <w:szCs w:val="20"/>
          <w:lang w:val="en-CA"/>
        </w:rPr>
        <w:tab/>
      </w:r>
      <w:r w:rsidR="000C2DB3" w:rsidRPr="00E7628F">
        <w:rPr>
          <w:rFonts w:ascii="Cambria" w:eastAsia="MS Mincho" w:hAnsi="Cambria"/>
          <w:bCs/>
          <w:sz w:val="20"/>
          <w:szCs w:val="20"/>
          <w:lang w:val="en-CA"/>
        </w:rPr>
        <w:t>(3.17)</w:t>
      </w:r>
    </w:p>
    <w:p w14:paraId="5D0496F4" w14:textId="77777777" w:rsidR="000C2DB3" w:rsidRPr="00E7628F" w:rsidRDefault="000C2DB3" w:rsidP="00636EAD">
      <w:pPr>
        <w:spacing w:after="0" w:line="240" w:lineRule="auto"/>
        <w:jc w:val="both"/>
        <w:rPr>
          <w:rFonts w:ascii="Cambria" w:eastAsia="MS Mincho" w:hAnsi="Cambria"/>
          <w:sz w:val="20"/>
          <w:szCs w:val="20"/>
          <w:lang w:val="en-CA"/>
        </w:rPr>
      </w:pPr>
    </w:p>
    <w:p w14:paraId="141FF778" w14:textId="5C1F8D0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each quarter, before mortality and recruitment, fish are moved according to an age-class-specific Markov transition matrix </w:t>
      </w:r>
      <w:r w:rsidRPr="00E7628F">
        <w:rPr>
          <w:rFonts w:ascii="Cambria" w:eastAsia="MS Mincho" w:hAnsi="Cambria"/>
          <w:i/>
          <w:sz w:val="20"/>
          <w:szCs w:val="20"/>
          <w:lang w:val="en-CA"/>
        </w:rPr>
        <w:t>mov</w:t>
      </w:r>
      <w:r w:rsidRPr="00E7628F">
        <w:rPr>
          <w:rFonts w:ascii="Cambria" w:eastAsia="MS Mincho" w:hAnsi="Cambria"/>
          <w:sz w:val="20"/>
          <w:szCs w:val="20"/>
          <w:lang w:val="en-CA"/>
        </w:rPr>
        <w:t xml:space="preserve"> that represents the probability of a fish moving from st</w:t>
      </w:r>
      <w:r w:rsidR="00ED7113" w:rsidRPr="00E7628F">
        <w:rPr>
          <w:rFonts w:ascii="Cambria" w:eastAsia="MS Mincho" w:hAnsi="Cambria"/>
          <w:sz w:val="20"/>
          <w:szCs w:val="20"/>
          <w:lang w:val="en-CA"/>
        </w:rPr>
        <w:t>r</w:t>
      </w:r>
      <w:r w:rsidRPr="00E7628F">
        <w:rPr>
          <w:rFonts w:ascii="Cambria" w:eastAsia="MS Mincho" w:hAnsi="Cambria"/>
          <w:sz w:val="20"/>
          <w:szCs w:val="20"/>
          <w:lang w:val="en-CA"/>
        </w:rPr>
        <w:t xml:space="preserve">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at the end of the quarter </w:t>
      </w:r>
      <w:r w:rsidRPr="00E7628F">
        <w:rPr>
          <w:rFonts w:ascii="Cambria" w:eastAsia="MS Mincho" w:hAnsi="Cambria"/>
          <w:i/>
          <w:sz w:val="20"/>
          <w:szCs w:val="20"/>
          <w:lang w:val="en-CA"/>
        </w:rPr>
        <w:t>m</w:t>
      </w:r>
      <w:r w:rsidRPr="00E7628F">
        <w:rPr>
          <w:rFonts w:ascii="Cambria" w:eastAsia="MS Mincho" w:hAnsi="Cambria"/>
          <w:sz w:val="20"/>
          <w:szCs w:val="20"/>
          <w:lang w:val="en-CA"/>
        </w:rPr>
        <w:t>:</w:t>
      </w:r>
    </w:p>
    <w:p w14:paraId="29656E7E" w14:textId="77777777" w:rsidR="000C2DB3" w:rsidRPr="00E7628F" w:rsidRDefault="000C2DB3" w:rsidP="00636EAD">
      <w:pPr>
        <w:spacing w:after="0" w:line="240" w:lineRule="auto"/>
        <w:jc w:val="both"/>
        <w:rPr>
          <w:rFonts w:ascii="Cambria" w:eastAsia="MS Mincho" w:hAnsi="Cambria"/>
          <w:sz w:val="20"/>
          <w:szCs w:val="20"/>
          <w:lang w:val="en-CA"/>
        </w:rPr>
      </w:pPr>
    </w:p>
    <w:p w14:paraId="334C9E95" w14:textId="40ABDE8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k</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(3.18)</w:t>
      </w:r>
    </w:p>
    <w:p w14:paraId="1D6C868F" w14:textId="77777777" w:rsidR="000C2DB3" w:rsidRPr="00E7628F" w:rsidRDefault="000C2DB3" w:rsidP="00636EAD">
      <w:pPr>
        <w:spacing w:after="0" w:line="240" w:lineRule="auto"/>
        <w:jc w:val="both"/>
        <w:rPr>
          <w:rFonts w:ascii="Cambria" w:eastAsia="MS Mincho" w:hAnsi="Cambria"/>
          <w:sz w:val="20"/>
          <w:szCs w:val="20"/>
          <w:lang w:val="en-CA"/>
        </w:rPr>
      </w:pPr>
    </w:p>
    <w:p w14:paraId="6772D9EA"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The movement matrix is calculated from a log-space matrix </w:t>
      </w:r>
      <w:proofErr w:type="spellStart"/>
      <w:r w:rsidRPr="00E7628F">
        <w:rPr>
          <w:rFonts w:ascii="Cambria" w:eastAsia="MS Mincho" w:hAnsi="Cambria"/>
          <w:i/>
          <w:sz w:val="20"/>
          <w:szCs w:val="20"/>
          <w:lang w:val="en-CA"/>
        </w:rPr>
        <w:t>lnmov</w:t>
      </w:r>
      <w:proofErr w:type="spellEnd"/>
      <w:r w:rsidRPr="00E7628F">
        <w:rPr>
          <w:rFonts w:ascii="Cambria" w:eastAsia="MS Mincho" w:hAnsi="Cambria"/>
          <w:sz w:val="20"/>
          <w:szCs w:val="20"/>
          <w:lang w:val="en-CA"/>
        </w:rPr>
        <w:t xml:space="preserve"> and a logit model to ensure each row (</w:t>
      </w:r>
      <w:r w:rsidRPr="00E7628F">
        <w:rPr>
          <w:rFonts w:ascii="Cambria" w:eastAsia="MS Mincho" w:hAnsi="Cambria"/>
          <w:i/>
          <w:sz w:val="20"/>
          <w:szCs w:val="20"/>
          <w:lang w:val="en-CA"/>
        </w:rPr>
        <w:t>k</w:t>
      </w:r>
      <w:r w:rsidRPr="00E7628F">
        <w:rPr>
          <w:rFonts w:ascii="Cambria" w:eastAsia="MS Mincho" w:hAnsi="Cambria"/>
          <w:sz w:val="20"/>
          <w:szCs w:val="20"/>
          <w:lang w:val="en-CA"/>
        </w:rPr>
        <w:t>) sums to 1:</w:t>
      </w:r>
    </w:p>
    <w:p w14:paraId="3C1EC82A" w14:textId="77777777" w:rsidR="000C2DB3" w:rsidRPr="00E7628F" w:rsidRDefault="000C2DB3" w:rsidP="00636EAD">
      <w:pPr>
        <w:spacing w:after="0" w:line="240" w:lineRule="auto"/>
        <w:jc w:val="both"/>
        <w:rPr>
          <w:rFonts w:ascii="Cambria" w:eastAsia="MS Mincho" w:hAnsi="Cambria"/>
          <w:sz w:val="20"/>
          <w:szCs w:val="20"/>
          <w:lang w:val="en-CA"/>
        </w:rPr>
      </w:pPr>
    </w:p>
    <w:p w14:paraId="03F1CB27" w14:textId="7F54C0E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f>
          <m:fPr>
            <m:type m:val="lin"/>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num>
          <m:den>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(3.19)</w:t>
      </w:r>
    </w:p>
    <w:p w14:paraId="6E0B4D1D" w14:textId="77777777" w:rsidR="000C2DB3" w:rsidRPr="00E7628F" w:rsidRDefault="000C2DB3" w:rsidP="00636EAD">
      <w:pPr>
        <w:spacing w:after="0" w:line="240" w:lineRule="auto"/>
        <w:jc w:val="both"/>
        <w:rPr>
          <w:rFonts w:ascii="Cambria" w:eastAsia="MS Mincho" w:hAnsi="Cambria"/>
          <w:sz w:val="20"/>
          <w:szCs w:val="20"/>
          <w:lang w:val="en-CA"/>
        </w:rPr>
      </w:pPr>
    </w:p>
    <w:p w14:paraId="429A4958" w14:textId="3BB5CF72"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Size/age stratification for movement models</w:t>
      </w:r>
      <w:r w:rsidR="00041D94" w:rsidRPr="00E7628F">
        <w:rPr>
          <w:rFonts w:ascii="Cambria" w:eastAsia="MS Mincho" w:hAnsi="Cambria"/>
          <w:sz w:val="20"/>
          <w:szCs w:val="20"/>
          <w:lang w:val="en-CA"/>
        </w:rPr>
        <w:t xml:space="preserve"> has been implemented </w:t>
      </w:r>
      <w:r w:rsidRPr="00E7628F">
        <w:rPr>
          <w:rFonts w:ascii="Cambria" w:eastAsia="MS Mincho" w:hAnsi="Cambria"/>
          <w:sz w:val="20"/>
          <w:szCs w:val="20"/>
          <w:lang w:val="en-CA"/>
        </w:rPr>
        <w:t>for three age groups: 1-4, 5-8 and 9+ years (this will be kept the same for the Western Atlantic and the Eastern Atlantic/Mediterranean, but should be re-evaluated for the East as future data become available).</w:t>
      </w:r>
    </w:p>
    <w:p w14:paraId="33FC9FE4" w14:textId="77777777" w:rsidR="000C2DB3" w:rsidRPr="00E7628F" w:rsidRDefault="000C2DB3" w:rsidP="00636EAD">
      <w:pPr>
        <w:spacing w:after="0" w:line="240" w:lineRule="auto"/>
        <w:jc w:val="both"/>
        <w:rPr>
          <w:rFonts w:ascii="Cambria" w:eastAsia="MS Mincho" w:hAnsi="Cambria"/>
          <w:sz w:val="20"/>
          <w:szCs w:val="20"/>
          <w:lang w:val="en-CA"/>
        </w:rPr>
      </w:pPr>
    </w:p>
    <w:p w14:paraId="7D8ECF62" w14:textId="376847D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Due to the relatively incomplete coverage (over stocks, quarters and spatial strata) of electronic tagging data to be able to explicitly inform individual movements to/from each </w:t>
      </w:r>
      <w:r w:rsidR="00ED7113" w:rsidRPr="00E7628F">
        <w:rPr>
          <w:rFonts w:ascii="Cambria" w:eastAsia="MS Mincho" w:hAnsi="Cambria"/>
          <w:sz w:val="20"/>
          <w:szCs w:val="20"/>
          <w:lang w:val="en-CA"/>
        </w:rPr>
        <w:t>stratum</w:t>
      </w:r>
      <w:r w:rsidRPr="00E7628F">
        <w:rPr>
          <w:rFonts w:ascii="Cambria" w:eastAsia="MS Mincho" w:hAnsi="Cambria"/>
          <w:sz w:val="20"/>
          <w:szCs w:val="20"/>
          <w:lang w:val="en-CA"/>
        </w:rPr>
        <w:t>, a parsimonious gravity modelling approach was used to estimate movement (</w:t>
      </w:r>
      <w:bookmarkStart w:id="28" w:name="_Hlk73521710"/>
      <w:r w:rsidR="00ED7113" w:rsidRPr="00E7628F">
        <w:rPr>
          <w:rFonts w:ascii="Cambria" w:eastAsia="MS Mincho" w:hAnsi="Cambria"/>
          <w:sz w:val="20"/>
          <w:szCs w:val="20"/>
          <w:lang w:val="en-CA"/>
        </w:rPr>
        <w:t>e.g.,</w:t>
      </w:r>
      <w:r w:rsidRPr="00E7628F">
        <w:rPr>
          <w:rFonts w:ascii="Cambria" w:eastAsia="MS Mincho" w:hAnsi="Cambria"/>
          <w:sz w:val="20"/>
          <w:szCs w:val="20"/>
          <w:lang w:val="en-CA"/>
        </w:rPr>
        <w:t xml:space="preserve"> MAST Taylor et al., 2011, Carruthers et al., 201</w:t>
      </w:r>
      <w:r w:rsidR="00C97BCA">
        <w:rPr>
          <w:rFonts w:ascii="Cambria" w:eastAsia="MS Mincho" w:hAnsi="Cambria"/>
          <w:sz w:val="20"/>
          <w:szCs w:val="20"/>
          <w:lang w:val="en-CA"/>
        </w:rPr>
        <w:t>1</w:t>
      </w:r>
      <w:r w:rsidRPr="00E7628F">
        <w:rPr>
          <w:rFonts w:ascii="Cambria" w:eastAsia="MS Mincho" w:hAnsi="Cambria"/>
          <w:sz w:val="20"/>
          <w:szCs w:val="20"/>
          <w:lang w:val="en-CA"/>
        </w:rPr>
        <w:t>)</w:t>
      </w:r>
      <w:bookmarkEnd w:id="28"/>
      <w:r w:rsidRPr="00E7628F">
        <w:rPr>
          <w:rFonts w:ascii="Cambria" w:eastAsia="MS Mincho" w:hAnsi="Cambria"/>
          <w:sz w:val="20"/>
          <w:szCs w:val="20"/>
          <w:lang w:val="en-CA"/>
        </w:rPr>
        <w:t xml:space="preserve">. For a movement matrix of dimension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rather than estimating a parameter for each possible transition (which would result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the gravity model estimates only the attractivity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of each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r w:rsidRPr="00E7628F">
        <w:rPr>
          <w:rFonts w:ascii="Cambria" w:eastAsia="MS Mincho" w:hAnsi="Cambria"/>
          <w:sz w:val="20"/>
          <w:szCs w:val="20"/>
          <w:lang w:val="en-CA"/>
        </w:rPr>
        <w:t xml:space="preserve">-1 parameters) identically for all strata of departure. Unmodified, this is simply a spatial distribution model, mixing all tagged fish in every time step and redistributing them by fractions over all strata. There is however evidence of stock viscosity, where fish remain in the same strata over several time steps. This is particularly the case for spawning strata in spawning seasons, for example. The gravity model incorporates a single additional parameter per movement matrix (resulting in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per movement matrix) that is added to the positive diagonal (probability of staying in the same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when the ‘from strata’ </w:t>
      </w:r>
      <w:r w:rsidRPr="00E7628F">
        <w:rPr>
          <w:rFonts w:ascii="Cambria" w:eastAsia="MS Mincho" w:hAnsi="Cambria"/>
          <w:i/>
          <w:iCs/>
          <w:sz w:val="20"/>
          <w:szCs w:val="20"/>
          <w:lang w:val="en-CA"/>
        </w:rPr>
        <w:t>k</w:t>
      </w:r>
      <w:r w:rsidRPr="00E7628F">
        <w:rPr>
          <w:rFonts w:ascii="Cambria" w:eastAsia="MS Mincho" w:hAnsi="Cambria"/>
          <w:sz w:val="20"/>
          <w:szCs w:val="20"/>
          <w:lang w:val="en-CA"/>
        </w:rPr>
        <w:t xml:space="preserve"> is the same as the ‘to strata’ </w:t>
      </w:r>
      <w:r w:rsidRPr="00E7628F">
        <w:rPr>
          <w:rFonts w:ascii="Cambria" w:eastAsia="MS Mincho" w:hAnsi="Cambria"/>
          <w:i/>
          <w:iCs/>
          <w:sz w:val="20"/>
          <w:szCs w:val="20"/>
          <w:lang w:val="en-CA"/>
        </w:rPr>
        <w:t>r</w:t>
      </w:r>
      <w:r w:rsidRPr="00E7628F">
        <w:rPr>
          <w:rFonts w:ascii="Cambria" w:eastAsia="MS Mincho" w:hAnsi="Cambria"/>
          <w:sz w:val="20"/>
          <w:szCs w:val="20"/>
          <w:lang w:val="en-CA"/>
        </w:rPr>
        <w:t>) to make fish more likely to stay in proportion to the attractivity of that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p>
    <w:p w14:paraId="6AB6CF78" w14:textId="77777777" w:rsidR="000C2DB3" w:rsidRPr="00E7628F" w:rsidRDefault="000C2DB3" w:rsidP="00636EAD">
      <w:pPr>
        <w:spacing w:after="0" w:line="240" w:lineRule="auto"/>
        <w:jc w:val="both"/>
        <w:rPr>
          <w:rFonts w:ascii="Cambria" w:eastAsia="MS Mincho" w:hAnsi="Cambria"/>
          <w:sz w:val="20"/>
          <w:szCs w:val="20"/>
          <w:lang w:val="en-CA"/>
        </w:rPr>
      </w:pPr>
    </w:p>
    <w:p w14:paraId="3F9CDEB2" w14:textId="3330325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,2,</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r>
              <w:rPr>
                <w:rFonts w:ascii="Cambria Math" w:eastAsia="MS Mincho" w:hAnsi="Cambria Math"/>
                <w:sz w:val="20"/>
                <w:szCs w:val="20"/>
                <w:lang w:val="en-CA"/>
              </w:rPr>
              <m:t xml:space="preserve">  </m:t>
            </m:r>
            <m:m>
              <m:mPr>
                <m:mcs>
                  <m:mc>
                    <m:mcPr>
                      <m:count m:val="2"/>
                      <m:mcJc m:val="center"/>
                    </m:mcPr>
                  </m:mc>
                </m:mcs>
                <m:ctrlPr>
                  <w:rPr>
                    <w:rFonts w:ascii="Cambria Math" w:eastAsia="MS Mincho" w:hAnsi="Cambria Math"/>
                    <w:i/>
                    <w:sz w:val="20"/>
                    <w:szCs w:val="20"/>
                    <w:lang w:val="en-CA"/>
                  </w:rPr>
                </m:ctrlPr>
              </m:mP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e>
                <m:e>
                  <m:r>
                    <w:rPr>
                      <w:rFonts w:ascii="Cambria Math" w:eastAsia="MS Mincho" w:hAnsi="Cambria Math"/>
                      <w:sz w:val="20"/>
                      <w:szCs w:val="20"/>
                      <w:lang w:val="en-CA"/>
                    </w:rPr>
                    <m:t>k≠r</m:t>
                  </m:r>
                </m:e>
              </m:mr>
              <m:m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p>
                    <m:sSupPr>
                      <m:ctrlPr>
                        <w:rPr>
                          <w:rFonts w:ascii="Cambria Math" w:eastAsia="MS Mincho" w:hAnsi="Cambria Math"/>
                          <w:i/>
                          <w:sz w:val="20"/>
                          <w:szCs w:val="20"/>
                          <w:lang w:val="en-CA"/>
                        </w:rPr>
                      </m:ctrlPr>
                    </m:sSupPr>
                    <m:e>
                      <m:r>
                        <w:rPr>
                          <w:rFonts w:ascii="Cambria Math" w:eastAsia="MS Mincho" w:hAnsi="Cambria Math"/>
                          <w:sz w:val="20"/>
                          <w:szCs w:val="20"/>
                          <w:lang w:val="en-CA"/>
                        </w:rPr>
                        <m:t>e</m:t>
                      </m:r>
                    </m:e>
                    <m:sup>
                      <m:sSub>
                        <m:sSubPr>
                          <m:ctrlPr>
                            <w:rPr>
                              <w:rFonts w:ascii="Cambria Math" w:eastAsia="MS Mincho" w:hAnsi="Cambria Math"/>
                              <w:i/>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m,2</m:t>
                          </m:r>
                        </m:sub>
                      </m:sSub>
                    </m:sup>
                  </m:sSup>
                </m:e>
                <m:e>
                  <m:r>
                    <w:rPr>
                      <w:rFonts w:ascii="Cambria Math" w:eastAsia="MS Mincho" w:hAnsi="Cambria Math"/>
                      <w:sz w:val="20"/>
                      <w:szCs w:val="20"/>
                      <w:lang w:val="en-CA"/>
                    </w:rPr>
                    <m:t>k=r</m:t>
                  </m:r>
                </m:e>
              </m:mr>
            </m:m>
          </m:e>
        </m:d>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(3.20)</w:t>
      </w:r>
    </w:p>
    <w:p w14:paraId="00182F35" w14:textId="77777777" w:rsidR="000C2DB3" w:rsidRPr="00E7628F" w:rsidRDefault="000C2DB3" w:rsidP="00636EAD">
      <w:pPr>
        <w:spacing w:after="0" w:line="240" w:lineRule="auto"/>
        <w:jc w:val="both"/>
        <w:rPr>
          <w:rFonts w:ascii="Cambria" w:eastAsia="MS Mincho" w:hAnsi="Cambria"/>
          <w:sz w:val="20"/>
          <w:szCs w:val="20"/>
          <w:lang w:val="en-CA"/>
        </w:rPr>
      </w:pPr>
    </w:p>
    <w:p w14:paraId="3AD7B4E2" w14:textId="23D59ED8"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In this equation, the subscript “2” refers to the second movement age-class (ages 5-8). Since the </w:t>
      </w:r>
      <w:proofErr w:type="spellStart"/>
      <w:r w:rsidRPr="00E7628F">
        <w:rPr>
          <w:rFonts w:ascii="Cambria" w:eastAsia="MS Mincho" w:hAnsi="Cambria"/>
          <w:i/>
          <w:iCs/>
          <w:sz w:val="20"/>
          <w:szCs w:val="20"/>
          <w:lang w:val="en-CA"/>
        </w:rPr>
        <w:t>lnmov</w:t>
      </w:r>
      <w:proofErr w:type="spellEnd"/>
      <w:r w:rsidRPr="00E7628F">
        <w:rPr>
          <w:rFonts w:ascii="Cambria" w:eastAsia="MS Mincho" w:hAnsi="Cambria"/>
          <w:sz w:val="20"/>
          <w:szCs w:val="20"/>
          <w:lang w:val="en-CA"/>
        </w:rPr>
        <w:t xml:space="preserve"> variables are used in a logit model to determine fractional probabilities across all strata, the estimation is indeterminate if all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are estimated</w:t>
      </w:r>
      <w:r w:rsidR="00041D94" w:rsidRPr="00E7628F">
        <w:rPr>
          <w:rFonts w:ascii="Cambria" w:eastAsia="MS Mincho" w:hAnsi="Cambria"/>
          <w:sz w:val="20"/>
          <w:szCs w:val="20"/>
          <w:lang w:val="en-CA"/>
        </w:rPr>
        <w:t xml:space="preserve"> freely</w:t>
      </w:r>
      <w:r w:rsidRPr="00E7628F">
        <w:rPr>
          <w:rFonts w:ascii="Cambria" w:eastAsia="MS Mincho" w:hAnsi="Cambria"/>
          <w:sz w:val="20"/>
          <w:szCs w:val="20"/>
          <w:lang w:val="en-CA"/>
        </w:rPr>
        <w:t xml:space="preserve">. To </w:t>
      </w:r>
      <w:r w:rsidR="00041D94" w:rsidRPr="00E7628F">
        <w:rPr>
          <w:rFonts w:ascii="Cambria" w:eastAsia="MS Mincho" w:hAnsi="Cambria"/>
          <w:sz w:val="20"/>
          <w:szCs w:val="20"/>
          <w:lang w:val="en-CA"/>
        </w:rPr>
        <w:t>address</w:t>
      </w:r>
      <w:r w:rsidRPr="00E7628F">
        <w:rPr>
          <w:rFonts w:ascii="Cambria" w:eastAsia="MS Mincho" w:hAnsi="Cambria"/>
          <w:sz w:val="20"/>
          <w:szCs w:val="20"/>
          <w:lang w:val="en-CA"/>
        </w:rPr>
        <w:t xml:space="preserve"> this, the first strat</w:t>
      </w:r>
      <w:r w:rsidR="00041D94" w:rsidRPr="00E7628F">
        <w:rPr>
          <w:rFonts w:ascii="Cambria" w:eastAsia="MS Mincho" w:hAnsi="Cambria"/>
          <w:sz w:val="20"/>
          <w:szCs w:val="20"/>
          <w:lang w:val="en-CA"/>
        </w:rPr>
        <w:t>um</w:t>
      </w:r>
      <w:r w:rsidRPr="00E7628F">
        <w:rPr>
          <w:rFonts w:ascii="Cambria" w:eastAsia="MS Mincho" w:hAnsi="Cambria"/>
          <w:sz w:val="20"/>
          <w:szCs w:val="20"/>
          <w:lang w:val="en-CA"/>
        </w:rPr>
        <w:t xml:space="preserve"> in each row of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is fixed at 0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w:t>
      </w:r>
      <w:proofErr w:type="gramStart"/>
      <w:r w:rsidRPr="00E7628F">
        <w:rPr>
          <w:rFonts w:ascii="Cambria" w:eastAsia="MS Mincho" w:hAnsi="Cambria"/>
          <w:i/>
          <w:iCs/>
          <w:sz w:val="20"/>
          <w:szCs w:val="20"/>
          <w:lang w:val="en-CA"/>
        </w:rPr>
        <w:t>g</w:t>
      </w:r>
      <w:r w:rsidRPr="00E7628F">
        <w:rPr>
          <w:rFonts w:ascii="Cambria" w:eastAsia="MS Mincho" w:hAnsi="Cambria"/>
          <w:i/>
          <w:iCs/>
          <w:sz w:val="20"/>
          <w:szCs w:val="20"/>
          <w:vertAlign w:val="subscript"/>
          <w:lang w:val="en-CA"/>
        </w:rPr>
        <w:t>s,m</w:t>
      </w:r>
      <w:proofErr w:type="gramEnd"/>
      <w:r w:rsidRPr="00E7628F">
        <w:rPr>
          <w:rFonts w:ascii="Cambria" w:eastAsia="MS Mincho" w:hAnsi="Cambria"/>
          <w:i/>
          <w:iCs/>
          <w:sz w:val="20"/>
          <w:szCs w:val="20"/>
          <w:vertAlign w:val="subscript"/>
          <w:lang w:val="en-CA"/>
        </w:rPr>
        <w:t>,2,k,1</w:t>
      </w:r>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 xml:space="preserve">= 0). This means that for each stock </w:t>
      </w:r>
      <w:r w:rsidRPr="00E7628F">
        <w:rPr>
          <w:rFonts w:ascii="Cambria" w:eastAsia="MS Mincho" w:hAnsi="Cambria"/>
          <w:i/>
          <w:iCs/>
          <w:sz w:val="20"/>
          <w:szCs w:val="20"/>
          <w:lang w:val="en-CA"/>
        </w:rPr>
        <w:t>s</w:t>
      </w:r>
      <w:r w:rsidRPr="00E7628F">
        <w:rPr>
          <w:rFonts w:ascii="Cambria" w:eastAsia="MS Mincho" w:hAnsi="Cambria"/>
          <w:sz w:val="20"/>
          <w:szCs w:val="20"/>
          <w:lang w:val="en-CA"/>
        </w:rPr>
        <w:t xml:space="preserve">, season </w:t>
      </w:r>
      <w:r w:rsidRPr="00E7628F">
        <w:rPr>
          <w:rFonts w:ascii="Cambria" w:eastAsia="MS Mincho" w:hAnsi="Cambria"/>
          <w:i/>
          <w:iCs/>
          <w:sz w:val="20"/>
          <w:szCs w:val="20"/>
          <w:lang w:val="en-CA"/>
        </w:rPr>
        <w:t>m</w:t>
      </w:r>
      <w:r w:rsidRPr="00E7628F">
        <w:rPr>
          <w:rFonts w:ascii="Cambria" w:eastAsia="MS Mincho" w:hAnsi="Cambria"/>
          <w:sz w:val="20"/>
          <w:szCs w:val="20"/>
          <w:lang w:val="en-CA"/>
        </w:rPr>
        <w:t xml:space="preserve"> and age class </w:t>
      </w:r>
      <w:r w:rsidRPr="00E7628F">
        <w:rPr>
          <w:rFonts w:ascii="Cambria" w:eastAsia="MS Mincho" w:hAnsi="Cambria"/>
          <w:i/>
          <w:iCs/>
          <w:sz w:val="20"/>
          <w:szCs w:val="20"/>
          <w:lang w:val="en-CA"/>
        </w:rPr>
        <w:t>a</w:t>
      </w:r>
      <w:r w:rsidRPr="00E7628F">
        <w:rPr>
          <w:rFonts w:ascii="Cambria" w:eastAsia="MS Mincho" w:hAnsi="Cambria"/>
          <w:sz w:val="20"/>
          <w:szCs w:val="20"/>
          <w:lang w:val="en-CA"/>
        </w:rPr>
        <w:t>, the movement matrix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x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requires the estimation of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parameters (</w:t>
      </w:r>
      <w:proofErr w:type="spellStart"/>
      <w:r w:rsidRPr="00E7628F">
        <w:rPr>
          <w:rFonts w:ascii="Cambria" w:eastAsia="MS Mincho" w:hAnsi="Cambria"/>
          <w:i/>
          <w:iCs/>
          <w:sz w:val="20"/>
          <w:szCs w:val="20"/>
          <w:lang w:val="en-CA"/>
        </w:rPr>
        <w:t>n</w:t>
      </w:r>
      <w:r w:rsidRPr="00E7628F">
        <w:rPr>
          <w:rFonts w:ascii="Cambria" w:eastAsia="MS Mincho" w:hAnsi="Cambria"/>
          <w:i/>
          <w:iCs/>
          <w:sz w:val="20"/>
          <w:szCs w:val="20"/>
          <w:vertAlign w:val="subscript"/>
          <w:lang w:val="en-CA"/>
        </w:rPr>
        <w:t>strata</w:t>
      </w:r>
      <w:proofErr w:type="spellEnd"/>
      <w:r w:rsidRPr="00E7628F">
        <w:rPr>
          <w:rFonts w:ascii="Cambria" w:eastAsia="MS Mincho" w:hAnsi="Cambria"/>
          <w:sz w:val="20"/>
          <w:szCs w:val="20"/>
          <w:lang w:val="en-CA"/>
        </w:rPr>
        <w:t xml:space="preserve"> -1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one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assigned weak normal </w:t>
      </w:r>
      <w:r w:rsidR="00041D94" w:rsidRPr="00E7628F">
        <w:rPr>
          <w:rFonts w:ascii="Cambria" w:eastAsia="MS Mincho" w:hAnsi="Cambria"/>
          <w:sz w:val="20"/>
          <w:szCs w:val="20"/>
          <w:lang w:val="en-CA"/>
        </w:rPr>
        <w:t>“</w:t>
      </w:r>
      <w:r w:rsidRPr="00E7628F">
        <w:rPr>
          <w:rFonts w:ascii="Cambria" w:eastAsia="MS Mincho" w:hAnsi="Cambria"/>
          <w:sz w:val="20"/>
          <w:szCs w:val="20"/>
          <w:lang w:val="en-CA"/>
        </w:rPr>
        <w:t>priors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with mean 0 (with very low weight). Previous studies (Carruthers et al. 2011) have demonstrated that the simplified gravity modelling approach is estimable from spatial abundance indices alone, which means that the estimation will not fail for spatio-temporal strata that are sparse in terms of electronic tagging data. </w:t>
      </w:r>
    </w:p>
    <w:p w14:paraId="00431787" w14:textId="77777777" w:rsidR="000C2DB3" w:rsidRPr="00E7628F" w:rsidRDefault="000C2DB3" w:rsidP="00636EAD">
      <w:pPr>
        <w:spacing w:after="0" w:line="240" w:lineRule="auto"/>
        <w:jc w:val="both"/>
        <w:rPr>
          <w:rFonts w:ascii="Cambria" w:eastAsia="MS Mincho" w:hAnsi="Cambria"/>
          <w:sz w:val="20"/>
          <w:szCs w:val="20"/>
          <w:lang w:val="en-CA"/>
        </w:rPr>
      </w:pPr>
    </w:p>
    <w:p w14:paraId="28EA337E" w14:textId="4C463B11"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the two other movement age classes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=1 and </w:t>
      </w:r>
      <w:r w:rsidRPr="00E7628F">
        <w:rPr>
          <w:rFonts w:ascii="Cambria" w:eastAsia="MS Mincho" w:hAnsi="Cambria"/>
          <w:i/>
          <w:iCs/>
          <w:sz w:val="20"/>
          <w:szCs w:val="20"/>
          <w:lang w:val="en-CA"/>
        </w:rPr>
        <w:t>a</w:t>
      </w:r>
      <w:r w:rsidRPr="00E7628F">
        <w:rPr>
          <w:rFonts w:ascii="Cambria" w:eastAsia="MS Mincho" w:hAnsi="Cambria"/>
          <w:sz w:val="20"/>
          <w:szCs w:val="20"/>
          <w:lang w:val="en-CA"/>
        </w:rPr>
        <w:t xml:space="preserve">=3),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parameters and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parameters are calculated as penalized deviations from the age class 2 parameters. This allows the model to borrow information across the age classes easily when data are sparse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if data are available for age class 2 only, age classes 1 and 3 use age class 2 parameters; if age class 1 data only are available, age classes 2 and 3 borrow age class 1 parameters). For example, for age class 1:</w:t>
      </w:r>
    </w:p>
    <w:p w14:paraId="3C6CE9D5" w14:textId="77777777" w:rsidR="000C2DB3" w:rsidRPr="00E7628F" w:rsidRDefault="000C2DB3" w:rsidP="00636EAD">
      <w:pPr>
        <w:spacing w:after="0" w:line="240" w:lineRule="auto"/>
        <w:jc w:val="both"/>
        <w:rPr>
          <w:rFonts w:ascii="Cambria" w:eastAsia="MS Mincho" w:hAnsi="Cambria"/>
          <w:sz w:val="20"/>
          <w:szCs w:val="20"/>
          <w:lang w:val="en-CA"/>
        </w:rPr>
      </w:pPr>
    </w:p>
    <w:p w14:paraId="39535EC1" w14:textId="3AF34D3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s,m,1,r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g</m:t>
            </m:r>
          </m:e>
          <m:sub>
            <m:r>
              <w:rPr>
                <w:rFonts w:ascii="Cambria Math" w:eastAsia="MS Mincho" w:hAnsi="Cambria Math"/>
                <w:sz w:val="20"/>
                <w:szCs w:val="20"/>
                <w:lang w:val="en-CA"/>
              </w:rPr>
              <m:t>s,m,2,r</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θ</m:t>
            </m:r>
          </m:e>
          <m:sub>
            <m:r>
              <w:rPr>
                <w:rFonts w:ascii="Cambria Math" w:eastAsia="MS Mincho" w:hAnsi="Cambria Math"/>
                <w:sz w:val="20"/>
                <w:szCs w:val="20"/>
                <w:lang w:val="en-CA"/>
              </w:rPr>
              <m:t>G,s,m,1,r</m:t>
            </m:r>
          </m:sub>
        </m:sSub>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(3.21)</w:t>
      </w:r>
    </w:p>
    <w:p w14:paraId="5D710192" w14:textId="77777777" w:rsidR="000C2DB3" w:rsidRPr="00E7628F" w:rsidRDefault="000C2DB3" w:rsidP="00636EAD">
      <w:pPr>
        <w:spacing w:after="0" w:line="240" w:lineRule="auto"/>
        <w:jc w:val="both"/>
        <w:rPr>
          <w:rFonts w:ascii="Cambria" w:eastAsia="MS Mincho" w:hAnsi="Cambria"/>
          <w:sz w:val="20"/>
          <w:szCs w:val="20"/>
          <w:lang w:val="en-CA"/>
        </w:rPr>
      </w:pPr>
    </w:p>
    <w:p w14:paraId="53561FAB" w14:textId="51046B96"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Note that due to data sparsity it is not possible to estimate stock-specific viscosity </w:t>
      </w:r>
      <w:r w:rsidRPr="00E7628F">
        <w:rPr>
          <w:rFonts w:ascii="Cambria" w:eastAsia="MS Mincho" w:hAnsi="Cambria"/>
          <w:i/>
          <w:iCs/>
          <w:sz w:val="20"/>
          <w:szCs w:val="20"/>
          <w:lang w:val="en-CA"/>
        </w:rPr>
        <w:t>v</w:t>
      </w:r>
      <w:r w:rsidRPr="00E7628F">
        <w:rPr>
          <w:rFonts w:ascii="Cambria" w:eastAsia="MS Mincho" w:hAnsi="Cambria"/>
          <w:sz w:val="20"/>
          <w:szCs w:val="20"/>
          <w:lang w:val="en-CA"/>
        </w:rPr>
        <w:t>. It is still possible for East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and West</w:t>
      </w:r>
      <w:r w:rsidR="00041D94" w:rsidRPr="00E7628F">
        <w:rPr>
          <w:rFonts w:ascii="Cambria" w:eastAsia="MS Mincho" w:hAnsi="Cambria"/>
          <w:sz w:val="20"/>
          <w:szCs w:val="20"/>
          <w:lang w:val="en-CA"/>
        </w:rPr>
        <w:t>ern</w:t>
      </w:r>
      <w:r w:rsidRPr="00E7628F">
        <w:rPr>
          <w:rFonts w:ascii="Cambria" w:eastAsia="MS Mincho" w:hAnsi="Cambria"/>
          <w:sz w:val="20"/>
          <w:szCs w:val="20"/>
          <w:lang w:val="en-CA"/>
        </w:rPr>
        <w:t xml:space="preserve"> stocks to have radically different spatial distributions as determined by the </w:t>
      </w:r>
      <w:r w:rsidRPr="00E7628F">
        <w:rPr>
          <w:rFonts w:ascii="Cambria" w:eastAsia="MS Mincho" w:hAnsi="Cambria"/>
          <w:i/>
          <w:iCs/>
          <w:sz w:val="20"/>
          <w:szCs w:val="20"/>
          <w:lang w:val="en-CA"/>
        </w:rPr>
        <w:t>g</w:t>
      </w:r>
      <w:r w:rsidRPr="00E7628F">
        <w:rPr>
          <w:rFonts w:ascii="Cambria" w:eastAsia="MS Mincho" w:hAnsi="Cambria"/>
          <w:sz w:val="20"/>
          <w:szCs w:val="20"/>
          <w:lang w:val="en-CA"/>
        </w:rPr>
        <w:t xml:space="preserve"> terms, but their seasonal propensity to stay in a given stratum is linked for the two stocks. </w:t>
      </w:r>
    </w:p>
    <w:p w14:paraId="2A09D6F6" w14:textId="77777777" w:rsidR="000C2DB3" w:rsidRPr="00E7628F" w:rsidRDefault="000C2DB3" w:rsidP="00636EAD">
      <w:pPr>
        <w:spacing w:after="0" w:line="240" w:lineRule="auto"/>
        <w:jc w:val="both"/>
        <w:rPr>
          <w:rFonts w:ascii="Cambria" w:eastAsia="MS Mincho" w:hAnsi="Cambria"/>
          <w:sz w:val="20"/>
          <w:szCs w:val="20"/>
          <w:lang w:val="en-CA"/>
        </w:rPr>
      </w:pPr>
    </w:p>
    <w:p w14:paraId="56886E29" w14:textId="0393B56C" w:rsidR="000C2DB3"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Movement</w:t>
      </w:r>
      <w:r w:rsidR="00041D94" w:rsidRPr="00E7628F">
        <w:rPr>
          <w:rFonts w:ascii="Cambria" w:eastAsia="MS Mincho" w:hAnsi="Cambria"/>
          <w:sz w:val="20"/>
          <w:szCs w:val="20"/>
          <w:lang w:val="en-CA"/>
        </w:rPr>
        <w:t xml:space="preserve"> parameter</w:t>
      </w:r>
      <w:r w:rsidRPr="00E7628F">
        <w:rPr>
          <w:rFonts w:ascii="Cambria" w:eastAsia="MS Mincho" w:hAnsi="Cambria"/>
          <w:sz w:val="20"/>
          <w:szCs w:val="20"/>
          <w:lang w:val="en-CA"/>
        </w:rPr>
        <w:t xml:space="preserve">s </w:t>
      </w:r>
      <w:r w:rsidR="00386316">
        <w:rPr>
          <w:rFonts w:ascii="Cambria" w:eastAsia="MS Mincho" w:hAnsi="Cambria"/>
          <w:sz w:val="20"/>
          <w:szCs w:val="20"/>
          <w:lang w:val="en-CA"/>
        </w:rPr>
        <w:t>are estimated for individuals moving from</w:t>
      </w:r>
      <w:r w:rsidRPr="00E7628F">
        <w:rPr>
          <w:rFonts w:ascii="Cambria" w:eastAsia="MS Mincho" w:hAnsi="Cambria"/>
          <w:sz w:val="20"/>
          <w:szCs w:val="20"/>
          <w:lang w:val="en-CA"/>
        </w:rPr>
        <w:t xml:space="preserve"> a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to a stratum </w:t>
      </w:r>
      <w:r w:rsidRPr="00E7628F">
        <w:rPr>
          <w:rFonts w:ascii="Cambria" w:eastAsia="MS Mincho" w:hAnsi="Cambria"/>
          <w:i/>
          <w:sz w:val="20"/>
          <w:szCs w:val="20"/>
          <w:lang w:val="en-CA"/>
        </w:rPr>
        <w:t>r</w:t>
      </w:r>
      <w:r w:rsidR="00386316">
        <w:rPr>
          <w:rFonts w:ascii="Cambria" w:eastAsia="MS Mincho" w:hAnsi="Cambria"/>
          <w:i/>
          <w:sz w:val="20"/>
          <w:szCs w:val="20"/>
          <w:lang w:val="en-CA"/>
        </w:rPr>
        <w:t>.</w:t>
      </w:r>
      <w:r w:rsidRPr="00E7628F">
        <w:rPr>
          <w:rFonts w:ascii="Cambria" w:eastAsia="MS Mincho" w:hAnsi="Cambria"/>
          <w:sz w:val="20"/>
          <w:szCs w:val="20"/>
          <w:lang w:val="en-CA"/>
        </w:rPr>
        <w:t xml:space="preserve"> For each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from which individuals can move, one value is assigned zero and all other possible movements are assigned an estimated parameter </w:t>
      </w:r>
      <w:r w:rsidRPr="00E7628F">
        <w:rPr>
          <w:rFonts w:ascii="Cambria" w:eastAsia="MS Mincho" w:hAnsi="Cambria"/>
          <w:i/>
          <w:sz w:val="20"/>
          <w:szCs w:val="20"/>
          <w:lang w:val="en-CA"/>
        </w:rPr>
        <w:t xml:space="preserve">ψ </w:t>
      </w:r>
      <w:r w:rsidRPr="00E7628F">
        <w:rPr>
          <w:rFonts w:ascii="Cambria" w:eastAsia="MS Mincho" w:hAnsi="Cambria"/>
          <w:sz w:val="20"/>
          <w:szCs w:val="20"/>
          <w:lang w:val="en-CA"/>
        </w:rPr>
        <w:t>(since rows must sum to 1, there is one less degree of freedom):</w:t>
      </w:r>
    </w:p>
    <w:p w14:paraId="05ACA396" w14:textId="77777777" w:rsidR="00421948" w:rsidRPr="00E7628F" w:rsidRDefault="00421948" w:rsidP="00636EAD">
      <w:pPr>
        <w:spacing w:after="0" w:line="240" w:lineRule="auto"/>
        <w:jc w:val="both"/>
        <w:rPr>
          <w:rFonts w:ascii="Cambria" w:eastAsia="MS Mincho" w:hAnsi="Cambria"/>
          <w:sz w:val="20"/>
          <w:szCs w:val="20"/>
          <w:lang w:val="en-CA"/>
        </w:rPr>
      </w:pPr>
    </w:p>
    <w:p w14:paraId="0330D2C5" w14:textId="58F48FC6"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lnmov</m:t>
            </m:r>
          </m:e>
          <m:sub>
            <m:r>
              <w:rPr>
                <w:rFonts w:ascii="Cambria Math" w:eastAsia="MS Mincho" w:hAnsi="Cambria Math"/>
                <w:sz w:val="20"/>
                <w:szCs w:val="20"/>
                <w:lang w:val="en-CA"/>
              </w:rPr>
              <m:t>s,m,a,k,r</m:t>
            </m:r>
          </m:sub>
        </m:sSub>
        <m:r>
          <w:rPr>
            <w:rFonts w:ascii="Cambria Math" w:eastAsia="MS Mincho" w:hAnsi="Cambria Math"/>
            <w:sz w:val="20"/>
            <w:szCs w:val="20"/>
            <w:lang w:val="en-CA"/>
          </w:rPr>
          <m:t>=</m:t>
        </m:r>
        <m:d>
          <m:dPr>
            <m:begChr m:val="{"/>
            <m:endChr m:val=""/>
            <m:ctrlPr>
              <w:rPr>
                <w:rFonts w:ascii="Cambria Math" w:eastAsia="MS Mincho" w:hAnsi="Cambria Math"/>
                <w:bCs/>
                <w:i/>
                <w:sz w:val="20"/>
                <w:szCs w:val="20"/>
                <w:lang w:val="en-CA"/>
              </w:rPr>
            </m:ctrlPr>
          </m:dPr>
          <m:e>
            <m:m>
              <m:mPr>
                <m:mcs>
                  <m:mc>
                    <m:mcPr>
                      <m:count m:val="2"/>
                      <m:mcJc m:val="center"/>
                    </m:mcPr>
                  </m:mc>
                </m:mcs>
                <m:ctrlPr>
                  <w:rPr>
                    <w:rFonts w:ascii="Cambria Math" w:eastAsia="MS Mincho" w:hAnsi="Cambria Math"/>
                    <w:bCs/>
                    <w:i/>
                    <w:sz w:val="20"/>
                    <w:szCs w:val="20"/>
                    <w:lang w:val="en-CA"/>
                  </w:rPr>
                </m:ctrlPr>
              </m:mPr>
              <m:mr>
                <m:e>
                  <m:r>
                    <w:rPr>
                      <w:rFonts w:ascii="Cambria Math" w:eastAsia="MS Mincho" w:hAnsi="Cambria Math"/>
                      <w:sz w:val="20"/>
                      <w:szCs w:val="20"/>
                      <w:lang w:val="en-CA"/>
                    </w:rPr>
                    <m:t>0</m:t>
                  </m:r>
                </m:e>
                <m:e>
                  <m:r>
                    <w:rPr>
                      <w:rFonts w:ascii="Cambria Math" w:eastAsia="MS Mincho" w:hAnsi="Cambria Math"/>
                      <w:sz w:val="20"/>
                      <w:szCs w:val="20"/>
                      <w:lang w:val="en-CA"/>
                    </w:rPr>
                    <m:t>first assigned possible movement from k to r</m:t>
                  </m:r>
                </m:e>
              </m:mr>
              <m:m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Ψ</m:t>
                      </m:r>
                    </m:e>
                    <m:sub>
                      <m:r>
                        <w:rPr>
                          <w:rFonts w:ascii="Cambria Math" w:eastAsia="MS Mincho" w:hAnsi="Cambria Math"/>
                          <w:sz w:val="20"/>
                          <w:szCs w:val="20"/>
                          <w:lang w:val="en-CA"/>
                        </w:rPr>
                        <m:t>s,m,k,r</m:t>
                      </m:r>
                    </m:sub>
                  </m:sSub>
                </m:e>
                <m:e>
                  <m:r>
                    <w:rPr>
                      <w:rFonts w:ascii="Cambria Math" w:eastAsia="MS Mincho" w:hAnsi="Cambria Math"/>
                      <w:sz w:val="20"/>
                      <w:szCs w:val="20"/>
                      <w:lang w:val="en-CA"/>
                    </w:rPr>
                    <m:t>other possible movements from k to r</m:t>
                  </m:r>
                </m:e>
              </m:mr>
            </m:m>
          </m:e>
        </m:d>
      </m:oMath>
      <w:r w:rsidR="000C2DB3" w:rsidRPr="00E7628F">
        <w:rPr>
          <w:rFonts w:ascii="Cambria" w:eastAsia="MS Mincho" w:hAnsi="Cambria"/>
          <w:bCs/>
          <w:sz w:val="20"/>
          <w:szCs w:val="20"/>
          <w:lang w:val="en-CA"/>
        </w:rPr>
        <w:tab/>
      </w:r>
      <w:r w:rsidR="000C2DB3" w:rsidRPr="00E7628F">
        <w:rPr>
          <w:rFonts w:ascii="Cambria" w:eastAsia="MS Mincho" w:hAnsi="Cambria"/>
          <w:bCs/>
          <w:sz w:val="20"/>
          <w:szCs w:val="20"/>
          <w:lang w:val="en-CA"/>
        </w:rPr>
        <w:tab/>
        <w:t>(3.22)</w:t>
      </w:r>
    </w:p>
    <w:p w14:paraId="03127A94" w14:textId="77777777" w:rsidR="000C2DB3" w:rsidRPr="00E7628F" w:rsidRDefault="000C2DB3" w:rsidP="00636EAD">
      <w:pPr>
        <w:spacing w:after="0" w:line="240" w:lineRule="auto"/>
        <w:jc w:val="both"/>
        <w:rPr>
          <w:rFonts w:ascii="Cambria" w:eastAsia="MS Mincho" w:hAnsi="Cambria"/>
          <w:sz w:val="20"/>
          <w:szCs w:val="20"/>
          <w:lang w:val="en-CA"/>
        </w:rPr>
      </w:pPr>
    </w:p>
    <w:p w14:paraId="0D7D90AC" w14:textId="254DC638" w:rsidR="007A1217" w:rsidRPr="00E7628F" w:rsidRDefault="007A1217"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An additional movement exclusion matrix is also included in the model</w:t>
      </w:r>
      <w:r w:rsidR="000D77C9" w:rsidRPr="00E7628F">
        <w:rPr>
          <w:rFonts w:ascii="Cambria" w:eastAsia="MS Mincho" w:hAnsi="Cambria"/>
          <w:sz w:val="20"/>
          <w:szCs w:val="20"/>
          <w:lang w:val="en-CA"/>
        </w:rPr>
        <w:t>. This</w:t>
      </w:r>
      <w:r w:rsidRPr="00E7628F">
        <w:rPr>
          <w:rFonts w:ascii="Cambria" w:eastAsia="MS Mincho" w:hAnsi="Cambria"/>
          <w:sz w:val="20"/>
          <w:szCs w:val="20"/>
          <w:lang w:val="en-CA"/>
        </w:rPr>
        <w:t xml:space="preserve"> prevents any movements occurring that have not been observed for any of the three age classes of fish. This</w:t>
      </w:r>
      <w:r w:rsidR="000D77C9" w:rsidRPr="00E7628F">
        <w:rPr>
          <w:rFonts w:ascii="Cambria" w:eastAsia="MS Mincho" w:hAnsi="Cambria"/>
          <w:sz w:val="20"/>
          <w:szCs w:val="20"/>
          <w:lang w:val="en-CA"/>
        </w:rPr>
        <w:t xml:space="preserve"> provision</w:t>
      </w:r>
      <w:r w:rsidRPr="00E7628F">
        <w:rPr>
          <w:rFonts w:ascii="Cambria" w:eastAsia="MS Mincho" w:hAnsi="Cambria"/>
          <w:sz w:val="20"/>
          <w:szCs w:val="20"/>
          <w:lang w:val="en-CA"/>
        </w:rPr>
        <w:t xml:space="preserve"> rules out around 1/3 of the possible seasonal tag transitions. </w:t>
      </w:r>
    </w:p>
    <w:p w14:paraId="42A44CF2" w14:textId="77777777" w:rsidR="007A1217" w:rsidRPr="00E7628F" w:rsidRDefault="007A1217" w:rsidP="00636EAD">
      <w:pPr>
        <w:spacing w:after="0" w:line="240" w:lineRule="auto"/>
        <w:jc w:val="both"/>
        <w:rPr>
          <w:rFonts w:ascii="Cambria" w:eastAsia="MS Mincho" w:hAnsi="Cambria"/>
          <w:sz w:val="20"/>
          <w:szCs w:val="20"/>
          <w:lang w:val="en-CA"/>
        </w:rPr>
      </w:pPr>
    </w:p>
    <w:p w14:paraId="76F53D48" w14:textId="276CEC6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Compared with spatially aggregated models, initialization is more complex for spatial models, particularly those that need to accommodate seasonal movement by age and may include regional spawning and recruitment. The equilibrium unfished age structure / spatial distribution cannot be calculated analytically. For any set of model parameters</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it is necessary to determine these numerically by iteratively multiplying an initial guess of age structure and spatial distribution by the movement matrix. The solution used here is to iterate the transition equations above</w:t>
      </w:r>
      <w:r w:rsidR="00041D94" w:rsidRPr="00E7628F">
        <w:rPr>
          <w:rFonts w:ascii="Cambria" w:eastAsia="MS Mincho" w:hAnsi="Cambria"/>
          <w:sz w:val="20"/>
          <w:szCs w:val="20"/>
          <w:lang w:val="en-CA"/>
        </w:rPr>
        <w:t>,</w:t>
      </w:r>
      <w:r w:rsidRPr="00E7628F">
        <w:rPr>
          <w:rFonts w:ascii="Cambria" w:eastAsia="MS Mincho" w:hAnsi="Cambria"/>
          <w:sz w:val="20"/>
          <w:szCs w:val="20"/>
          <w:lang w:val="en-CA"/>
        </w:rPr>
        <w:t xml:space="preserve"> given a fishing mortality rate averaged over the first five years of model predictions, until the spatial distribution of stock numbers converges for each of the quarters. </w:t>
      </w:r>
    </w:p>
    <w:p w14:paraId="393CE8DD" w14:textId="77777777" w:rsidR="000C2DB3" w:rsidRPr="00E7628F" w:rsidRDefault="000C2DB3" w:rsidP="00636EAD">
      <w:pPr>
        <w:spacing w:after="0" w:line="240" w:lineRule="auto"/>
        <w:jc w:val="both"/>
        <w:rPr>
          <w:rFonts w:ascii="Cambria" w:eastAsia="MS Mincho" w:hAnsi="Cambria"/>
          <w:sz w:val="20"/>
          <w:szCs w:val="20"/>
          <w:lang w:val="en-CA"/>
        </w:rPr>
      </w:pPr>
    </w:p>
    <w:p w14:paraId="70BE4644" w14:textId="00DC9D9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Prior to this iterative process an initial guess at the spatial and age structure of stock numbers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N</m:t>
            </m:r>
          </m:e>
        </m:acc>
      </m:oMath>
      <w:r w:rsidRPr="00E7628F">
        <w:rPr>
          <w:rFonts w:ascii="Cambria" w:eastAsia="MS Mincho" w:hAnsi="Cambria"/>
          <w:sz w:val="20"/>
          <w:szCs w:val="20"/>
          <w:lang w:val="en-CA"/>
        </w:rPr>
        <w:t xml:space="preserve"> is made based on the movement matrix and natural mortality rate at age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w:t>
      </w:r>
    </w:p>
    <w:p w14:paraId="4E9A92B1" w14:textId="77777777" w:rsidR="000C2DB3" w:rsidRPr="00E7628F" w:rsidRDefault="000C2DB3" w:rsidP="00636EAD">
      <w:pPr>
        <w:spacing w:after="0" w:line="240" w:lineRule="auto"/>
        <w:jc w:val="both"/>
        <w:rPr>
          <w:rFonts w:ascii="Cambria" w:eastAsia="MS Mincho" w:hAnsi="Cambria"/>
          <w:sz w:val="20"/>
          <w:szCs w:val="20"/>
          <w:lang w:val="en-CA"/>
        </w:rPr>
      </w:pPr>
    </w:p>
    <w:p w14:paraId="1AFA7109" w14:textId="5137147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0,s</m:t>
            </m:r>
          </m:sub>
        </m:sSub>
        <m:r>
          <m:rPr>
            <m:sty m:val="p"/>
          </m:rPr>
          <w:rPr>
            <w:rFonts w:ascii="Cambria Math" w:eastAsia="MS Mincho" w:hAnsi="Cambria Math"/>
            <w:sz w:val="20"/>
            <w:szCs w:val="20"/>
            <w:lang w:val="en-CA"/>
          </w:rPr>
          <m:t>∙</m:t>
        </m:r>
        <m:sSup>
          <m:sSupPr>
            <m:ctrlPr>
              <w:rPr>
                <w:rFonts w:ascii="Cambria Math" w:eastAsia="MS Mincho" w:hAnsi="Cambria Math"/>
                <w:sz w:val="20"/>
                <w:szCs w:val="20"/>
                <w:lang w:val="en-CA"/>
              </w:rPr>
            </m:ctrlPr>
          </m:sSupPr>
          <m:e>
            <m:r>
              <m:rPr>
                <m:sty m:val="p"/>
              </m:rP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m:rPr>
                    <m:sty m:val="p"/>
                  </m:rPr>
                  <w:rPr>
                    <w:rFonts w:ascii="Cambria Math" w:eastAsia="MS Mincho" w:hAnsi="Cambria Math"/>
                    <w:sz w:val="20"/>
                    <w:szCs w:val="20"/>
                    <w:lang w:val="en-CA"/>
                  </w:rPr>
                  <m:t>1</m:t>
                </m:r>
              </m:sub>
              <m:sup>
                <m:r>
                  <w:rPr>
                    <w:rFonts w:ascii="Cambria Math" w:eastAsia="MS Mincho" w:hAnsi="Cambria Math"/>
                    <w:sz w:val="20"/>
                    <w:szCs w:val="20"/>
                    <w:lang w:val="en-CA"/>
                  </w:rPr>
                  <m:t>a-1</m:t>
                </m:r>
              </m:sup>
              <m:e>
                <m:sSub>
                  <m:sSubPr>
                    <m:ctrlPr>
                      <w:rPr>
                        <w:rFonts w:ascii="Cambria Math" w:eastAsia="MS Mincho" w:hAnsi="Cambria Math"/>
                        <w:sz w:val="20"/>
                        <w:szCs w:val="20"/>
                        <w:lang w:val="en-CA"/>
                      </w:rPr>
                    </m:ctrlPr>
                  </m:sSubPr>
                  <m:e>
                    <m:r>
                      <w:rPr>
                        <w:rFonts w:ascii="Cambria Math" w:eastAsia="MS Mincho" w:hAnsi="Cambria Math"/>
                        <w:sz w:val="20"/>
                        <w:szCs w:val="20"/>
                        <w:lang w:val="en-CA"/>
                      </w:rPr>
                      <m:t>M</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nary>
          </m:sup>
        </m:sSup>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k</m:t>
            </m:r>
          </m:sub>
          <m:sup/>
          <m:e>
            <m:f>
              <m:fPr>
                <m:ctrlPr>
                  <w:rPr>
                    <w:rFonts w:ascii="Cambria Math" w:eastAsia="MS Mincho" w:hAnsi="Cambria Math"/>
                    <w:sz w:val="20"/>
                    <w:szCs w:val="20"/>
                    <w:lang w:val="en-CA"/>
                  </w:rPr>
                </m:ctrlPr>
              </m:fPr>
              <m:num>
                <m:r>
                  <m:rPr>
                    <m:sty m:val="p"/>
                  </m:rPr>
                  <w:rPr>
                    <w:rFonts w:ascii="Cambria Math" w:eastAsia="MS Mincho" w:hAnsi="Cambria Math"/>
                    <w:sz w:val="20"/>
                    <w:szCs w:val="20"/>
                    <w:lang w:val="en-CA"/>
                  </w:rPr>
                  <m:t>1</m:t>
                </m:r>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r</m:t>
                    </m:r>
                  </m:sub>
                </m:sSub>
              </m:den>
            </m:f>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m:t>
                </m:r>
                <m:r>
                  <w:rPr>
                    <w:rFonts w:ascii="Cambria Math" w:eastAsia="MS Mincho" w:hAnsi="Cambria Math"/>
                    <w:sz w:val="20"/>
                    <w:szCs w:val="20"/>
                    <w:lang w:val="en-CA"/>
                  </w:rPr>
                  <m:t>mov</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,a,</m:t>
                </m:r>
                <m:r>
                  <w:rPr>
                    <w:rFonts w:ascii="Cambria Math" w:eastAsia="MS Mincho" w:hAnsi="Cambria Math"/>
                    <w:sz w:val="20"/>
                    <w:szCs w:val="20"/>
                    <w:lang w:val="en-CA"/>
                  </w:rPr>
                  <m:t>k</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(3.23)</w:t>
      </w:r>
    </w:p>
    <w:p w14:paraId="6AF88514"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5B1640F5" w14:textId="6DE077BD"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In the years 1864 to 1964, the model does not predict catches from estimates of fishing mortality rate</w:t>
      </w:r>
      <w:r w:rsidR="00041D94"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t>
      </w:r>
      <w:r w:rsidR="00E43F1A" w:rsidRPr="00E7628F">
        <w:rPr>
          <w:rFonts w:ascii="Cambria" w:eastAsia="Times New Roman" w:hAnsi="Cambria"/>
          <w:sz w:val="20"/>
          <w:szCs w:val="20"/>
          <w:lang w:val="en-ZA" w:eastAsia="en-ZA"/>
        </w:rPr>
        <w:t>instead,</w:t>
      </w:r>
      <w:r w:rsidRPr="00E7628F">
        <w:rPr>
          <w:rFonts w:ascii="Cambria" w:eastAsia="Times New Roman" w:hAnsi="Cambria"/>
          <w:sz w:val="20"/>
          <w:szCs w:val="20"/>
          <w:lang w:val="en-ZA" w:eastAsia="en-ZA"/>
        </w:rPr>
        <w:t xml:space="preserve"> this historical ‘spool-up’ phase removes catches from the model without error. These historical catches are reconstructed for each age-class and spatio-temporal strat</w:t>
      </w:r>
      <w:r w:rsidR="00041D94" w:rsidRPr="00E7628F">
        <w:rPr>
          <w:rFonts w:ascii="Cambria" w:eastAsia="Times New Roman" w:hAnsi="Cambria"/>
          <w:sz w:val="20"/>
          <w:szCs w:val="20"/>
          <w:lang w:val="en-ZA" w:eastAsia="en-ZA"/>
        </w:rPr>
        <w:t>um</w:t>
      </w:r>
      <w:r w:rsidRPr="00E7628F">
        <w:rPr>
          <w:rFonts w:ascii="Cambria" w:eastAsia="Times New Roman" w:hAnsi="Cambria"/>
          <w:sz w:val="20"/>
          <w:szCs w:val="20"/>
          <w:lang w:val="en-ZA" w:eastAsia="en-ZA"/>
        </w:rPr>
        <w:t xml:space="preserve">. This is intended to account for meaningful landings prior to 1965 that are not accompanied by sufficient length composition data to estimate fleet selectivities in a conventional statistical catch-at-length model that is applied for the years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xml:space="preserve">.  </w:t>
      </w:r>
    </w:p>
    <w:p w14:paraId="7FC6D808"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0A5AB3BB" w14:textId="2E56EC1E"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Stock numbers for historical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1864-1964) are calculated using the same equations as model years (</w:t>
      </w:r>
      <w:r w:rsidR="00E43F1A" w:rsidRPr="00E7628F">
        <w:rPr>
          <w:rFonts w:ascii="Cambria" w:eastAsia="Times New Roman" w:hAnsi="Cambria"/>
          <w:sz w:val="20"/>
          <w:szCs w:val="20"/>
          <w:lang w:val="en-ZA" w:eastAsia="en-ZA"/>
        </w:rPr>
        <w:t>e.g.,</w:t>
      </w:r>
      <w:r w:rsidRPr="00E7628F">
        <w:rPr>
          <w:rFonts w:ascii="Cambria" w:eastAsia="Times New Roman" w:hAnsi="Cambria"/>
          <w:sz w:val="20"/>
          <w:szCs w:val="20"/>
          <w:lang w:val="en-ZA" w:eastAsia="en-ZA"/>
        </w:rPr>
        <w:t xml:space="preserve"> 1965 – </w:t>
      </w:r>
      <w:r w:rsidR="00B22E26" w:rsidRPr="00E7628F">
        <w:rPr>
          <w:rFonts w:ascii="Cambria" w:eastAsia="Times New Roman" w:hAnsi="Cambria"/>
          <w:sz w:val="20"/>
          <w:szCs w:val="20"/>
          <w:lang w:val="en-ZA" w:eastAsia="en-ZA"/>
        </w:rPr>
        <w:t>201</w:t>
      </w:r>
      <w:r w:rsidR="00440174" w:rsidRPr="00E7628F">
        <w:rPr>
          <w:rFonts w:ascii="Cambria" w:eastAsia="Times New Roman" w:hAnsi="Cambria"/>
          <w:sz w:val="20"/>
          <w:szCs w:val="20"/>
          <w:lang w:val="en-ZA" w:eastAsia="en-ZA"/>
        </w:rPr>
        <w:t>9</w:t>
      </w:r>
      <w:r w:rsidRPr="00E7628F">
        <w:rPr>
          <w:rFonts w:ascii="Cambria" w:eastAsia="Times New Roman" w:hAnsi="Cambria"/>
          <w:sz w:val="20"/>
          <w:szCs w:val="20"/>
          <w:lang w:val="en-ZA" w:eastAsia="en-ZA"/>
        </w:rPr>
        <w:t>). The exception is that rather than using effort data, selectivities and an inverse age-length key, fishing mortality rate at age is derived from mean historical catches and the assumption is made that these are taken without error in the middle of the time step with natural mortality rate occurring both before and after fishing:</w:t>
      </w:r>
    </w:p>
    <w:p w14:paraId="54ADB41F"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26E3E307" w14:textId="55B747B1" w:rsidR="000C2DB3" w:rsidRPr="00E7628F" w:rsidRDefault="00B82D2C"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CA" w:eastAsia="en-ZA"/>
        </w:rPr>
        <w:tab/>
      </w:r>
      <m:oMath>
        <m:sSub>
          <m:sSubPr>
            <m:ctrlPr>
              <w:rPr>
                <w:rFonts w:ascii="Cambria Math" w:eastAsia="MS Mincho" w:hAnsi="Cambria Math"/>
                <w:sz w:val="20"/>
                <w:szCs w:val="20"/>
                <w:lang w:val="en-CA" w:eastAsia="en-ZA"/>
              </w:rPr>
            </m:ctrlPr>
          </m:sSubPr>
          <m:e>
            <m:r>
              <w:rPr>
                <w:rFonts w:ascii="Cambria Math" w:eastAsia="MS Mincho" w:hAnsi="Cambria Math"/>
                <w:sz w:val="20"/>
                <w:szCs w:val="20"/>
                <w:lang w:val="en-CA" w:eastAsia="en-ZA"/>
              </w:rPr>
              <m:t>F</m:t>
            </m:r>
          </m:e>
          <m:sub>
            <m:r>
              <w:rPr>
                <w:rFonts w:ascii="Cambria Math" w:eastAsia="MS Mincho" w:hAnsi="Cambria Math"/>
                <w:sz w:val="20"/>
                <w:szCs w:val="20"/>
                <w:lang w:val="en-CA" w:eastAsia="en-ZA"/>
              </w:rPr>
              <m:t>i=1</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f</m:t>
            </m:r>
          </m:sub>
        </m:sSub>
        <m:r>
          <m:rPr>
            <m:sty m:val="p"/>
          </m:rPr>
          <w:rPr>
            <w:rFonts w:ascii="Cambria Math" w:eastAsia="MS Mincho" w:hAnsi="Cambria Math"/>
            <w:sz w:val="20"/>
            <w:szCs w:val="20"/>
            <w:lang w:val="en-CA" w:eastAsia="en-ZA"/>
          </w:rPr>
          <m:t>=</m:t>
        </m:r>
        <m:d>
          <m:dPr>
            <m:begChr m:val="{"/>
            <m:endChr m:val=""/>
            <m:ctrlPr>
              <w:rPr>
                <w:rFonts w:ascii="Cambria Math" w:eastAsia="MS Mincho" w:hAnsi="Cambria Math"/>
                <w:sz w:val="20"/>
                <w:szCs w:val="20"/>
                <w:lang w:val="en-CA" w:eastAsia="en-ZA"/>
              </w:rPr>
            </m:ctrlPr>
          </m:dPr>
          <m:e>
            <m:m>
              <m:mPr>
                <m:mcs>
                  <m:mc>
                    <m:mcPr>
                      <m:count m:val="2"/>
                      <m:mcJc m:val="center"/>
                    </m:mcPr>
                  </m:mc>
                </m:mcs>
                <m:ctrlPr>
                  <w:rPr>
                    <w:rFonts w:ascii="Cambria Math" w:eastAsia="MS Mincho" w:hAnsi="Cambria Math"/>
                    <w:i/>
                    <w:sz w:val="20"/>
                    <w:szCs w:val="20"/>
                    <w:lang w:val="en-CA" w:eastAsia="en-ZA"/>
                  </w:rPr>
                </m:ctrlPr>
              </m:mP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sz w:val="20"/>
                                  <w:szCs w:val="20"/>
                                  <w:lang w:val="en-CA" w:eastAsia="en-ZA"/>
                                </w:rPr>
                              </m:ctrlPr>
                            </m:sSubPr>
                            <m:e>
                              <m:acc>
                                <m:accPr>
                                  <m:ctrlPr>
                                    <w:rPr>
                                      <w:rFonts w:ascii="Cambria Math" w:eastAsia="MS Mincho" w:hAnsi="Cambria Math"/>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s,y-1,</m:t>
                              </m:r>
                              <m:sSub>
                                <m:sSubPr>
                                  <m:ctrlPr>
                                    <w:rPr>
                                      <w:rFonts w:ascii="Cambria Math" w:eastAsia="MS Mincho" w:hAnsi="Cambria Math"/>
                                      <w:i/>
                                      <w:sz w:val="20"/>
                                      <w:szCs w:val="20"/>
                                      <w:lang w:val="en-CA" w:eastAsia="en-ZA"/>
                                    </w:rPr>
                                  </m:ctrlPr>
                                </m:sSubPr>
                                <m:e>
                                  <m:r>
                                    <w:rPr>
                                      <w:rFonts w:ascii="Cambria Math" w:eastAsia="MS Mincho" w:hAnsi="Cambria Math"/>
                                      <w:sz w:val="20"/>
                                      <w:szCs w:val="20"/>
                                      <w:lang w:val="en-CA" w:eastAsia="en-ZA"/>
                                    </w:rPr>
                                    <m:t>n</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,a,r </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m=1</m:t>
                  </m:r>
                </m:e>
              </m:mr>
              <m:mr>
                <m:e>
                  <m:r>
                    <m:rPr>
                      <m:sty m:val="p"/>
                    </m:rPr>
                    <w:rPr>
                      <w:rFonts w:ascii="Cambria Math" w:eastAsia="MS Mincho" w:hAnsi="Cambria Math"/>
                      <w:sz w:val="20"/>
                      <w:szCs w:val="20"/>
                      <w:lang w:val="en-CA" w:eastAsia="en-ZA"/>
                    </w:rPr>
                    <m:t>-log</m:t>
                  </m:r>
                  <m:d>
                    <m:dPr>
                      <m:ctrlPr>
                        <w:rPr>
                          <w:rFonts w:ascii="Cambria Math" w:eastAsia="MS Mincho" w:hAnsi="Cambria Math"/>
                          <w:sz w:val="20"/>
                          <w:szCs w:val="20"/>
                          <w:lang w:val="en-CA" w:eastAsia="en-ZA"/>
                        </w:rPr>
                      </m:ctrlPr>
                    </m:dPr>
                    <m:e>
                      <m:r>
                        <w:rPr>
                          <w:rFonts w:ascii="Cambria Math" w:eastAsia="MS Mincho" w:hAnsi="Cambria Math"/>
                          <w:sz w:val="20"/>
                          <w:szCs w:val="20"/>
                          <w:lang w:val="en-CA" w:eastAsia="en-ZA"/>
                        </w:rPr>
                        <m:t>1-</m:t>
                      </m:r>
                      <m:f>
                        <m:fPr>
                          <m:ctrlPr>
                            <w:rPr>
                              <w:rFonts w:ascii="Cambria Math" w:eastAsia="MS Mincho" w:hAnsi="Cambria Math"/>
                              <w:sz w:val="20"/>
                              <w:szCs w:val="20"/>
                              <w:lang w:val="en-CA" w:eastAsia="en-ZA"/>
                            </w:rPr>
                          </m:ctrlPr>
                        </m:fPr>
                        <m:num>
                          <m:sSub>
                            <m:sSubPr>
                              <m:ctrlPr>
                                <w:rPr>
                                  <w:rFonts w:ascii="Cambria Math" w:eastAsia="MS Mincho" w:hAnsi="Cambria Math"/>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C</m:t>
                                  </m:r>
                                </m:e>
                              </m:acc>
                            </m:e>
                            <m:sub>
                              <m:r>
                                <w:rPr>
                                  <w:rFonts w:ascii="Cambria Math" w:eastAsia="MS Mincho" w:hAnsi="Cambria Math"/>
                                  <w:sz w:val="20"/>
                                  <w:szCs w:val="20"/>
                                  <w:lang w:val="en-CA" w:eastAsia="en-ZA"/>
                                </w:rPr>
                                <m:t>m</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a</m:t>
                              </m:r>
                              <m:r>
                                <m:rPr>
                                  <m:sty m:val="p"/>
                                </m:rPr>
                                <w:rPr>
                                  <w:rFonts w:ascii="Cambria Math" w:eastAsia="MS Mincho" w:hAnsi="Cambria Math"/>
                                  <w:sz w:val="20"/>
                                  <w:szCs w:val="20"/>
                                  <w:lang w:val="en-CA" w:eastAsia="en-ZA"/>
                                </w:rPr>
                                <m:t>,</m:t>
                              </m:r>
                              <m:r>
                                <w:rPr>
                                  <w:rFonts w:ascii="Cambria Math" w:eastAsia="MS Mincho" w:hAnsi="Cambria Math"/>
                                  <w:sz w:val="20"/>
                                  <w:szCs w:val="20"/>
                                  <w:lang w:val="en-CA" w:eastAsia="en-ZA"/>
                                </w:rPr>
                                <m:t>r,f</m:t>
                              </m:r>
                            </m:sub>
                          </m:sSub>
                        </m:num>
                        <m:den>
                          <m:sSub>
                            <m:sSubPr>
                              <m:ctrlPr>
                                <w:rPr>
                                  <w:rFonts w:ascii="Cambria Math" w:eastAsia="MS Mincho" w:hAnsi="Cambria Math"/>
                                  <w:i/>
                                  <w:sz w:val="20"/>
                                  <w:szCs w:val="20"/>
                                  <w:lang w:val="en-CA" w:eastAsia="en-ZA"/>
                                </w:rPr>
                              </m:ctrlPr>
                            </m:sSubPr>
                            <m:e>
                              <m:acc>
                                <m:accPr>
                                  <m:chr m:val="⃗"/>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e>
                            <m:sub>
                              <m:r>
                                <w:rPr>
                                  <w:rFonts w:ascii="Cambria Math" w:eastAsia="MS Mincho" w:hAnsi="Cambria Math"/>
                                  <w:sz w:val="20"/>
                                  <w:szCs w:val="20"/>
                                  <w:lang w:val="en-CA" w:eastAsia="en-ZA"/>
                                </w:rPr>
                                <m:t>s,y,m-1,a,r</m:t>
                              </m:r>
                            </m:sub>
                          </m:sSub>
                          <m:sSup>
                            <m:sSupPr>
                              <m:ctrlPr>
                                <w:rPr>
                                  <w:rFonts w:ascii="Cambria Math" w:eastAsia="MS Mincho" w:hAnsi="Cambria Math"/>
                                  <w:i/>
                                  <w:sz w:val="20"/>
                                  <w:szCs w:val="20"/>
                                  <w:lang w:val="en-CA" w:eastAsia="en-ZA"/>
                                </w:rPr>
                              </m:ctrlPr>
                            </m:sSupPr>
                            <m:e>
                              <m:r>
                                <w:rPr>
                                  <w:rFonts w:ascii="Cambria Math" w:eastAsia="MS Mincho" w:hAnsi="Cambria Math"/>
                                  <w:sz w:val="20"/>
                                  <w:szCs w:val="20"/>
                                  <w:lang w:val="en-CA" w:eastAsia="en-ZA"/>
                                </w:rPr>
                                <m:t>e</m:t>
                              </m:r>
                            </m:e>
                            <m:sup>
                              <m:r>
                                <w:rPr>
                                  <w:rFonts w:ascii="Cambria Math" w:eastAsia="MS Mincho" w:hAnsi="Cambria Math"/>
                                  <w:sz w:val="20"/>
                                  <w:szCs w:val="20"/>
                                  <w:lang w:val="en-CA" w:eastAsia="en-ZA"/>
                                </w:rPr>
                                <m:t>-</m:t>
                              </m:r>
                              <m:d>
                                <m:dPr>
                                  <m:ctrlPr>
                                    <w:rPr>
                                      <w:rFonts w:ascii="Cambria Math" w:eastAsia="MS Mincho" w:hAnsi="Cambria Math"/>
                                      <w:i/>
                                      <w:sz w:val="20"/>
                                      <w:szCs w:val="20"/>
                                      <w:lang w:val="en-CA" w:eastAsia="en-ZA"/>
                                    </w:rPr>
                                  </m:ctrlPr>
                                </m:dPr>
                                <m:e>
                                  <m:sSub>
                                    <m:sSubPr>
                                      <m:ctrlPr>
                                        <w:rPr>
                                          <w:rFonts w:ascii="Cambria Math" w:eastAsia="MS Mincho" w:hAnsi="Cambria Math"/>
                                          <w:bCs/>
                                          <w:i/>
                                          <w:sz w:val="20"/>
                                          <w:szCs w:val="20"/>
                                          <w:lang w:val="en-CA" w:eastAsia="en-ZA"/>
                                        </w:rPr>
                                      </m:ctrlPr>
                                    </m:sSubPr>
                                    <m:e>
                                      <m:sSub>
                                        <m:sSubPr>
                                          <m:ctrlPr>
                                            <w:rPr>
                                              <w:rFonts w:ascii="Cambria Math" w:eastAsia="MS Mincho" w:hAnsi="Cambria Math"/>
                                              <w:bCs/>
                                              <w:i/>
                                              <w:sz w:val="20"/>
                                              <w:szCs w:val="20"/>
                                              <w:lang w:val="en-CA" w:eastAsia="en-ZA"/>
                                            </w:rPr>
                                          </m:ctrlPr>
                                        </m:sSubPr>
                                        <m:e>
                                          <m:r>
                                            <w:rPr>
                                              <w:rFonts w:ascii="Cambria Math" w:eastAsia="MS Mincho" w:hAnsi="Cambria Math"/>
                                              <w:sz w:val="20"/>
                                              <w:szCs w:val="20"/>
                                              <w:lang w:val="en-CA" w:eastAsia="en-ZA"/>
                                            </w:rPr>
                                            <m:t>t</m:t>
                                          </m:r>
                                        </m:e>
                                        <m:sub>
                                          <m:r>
                                            <w:rPr>
                                              <w:rFonts w:ascii="Cambria Math" w:eastAsia="MS Mincho" w:hAnsi="Cambria Math"/>
                                              <w:sz w:val="20"/>
                                              <w:szCs w:val="20"/>
                                              <w:lang w:val="en-CA" w:eastAsia="en-ZA"/>
                                            </w:rPr>
                                            <m:t>m</m:t>
                                          </m:r>
                                        </m:sub>
                                      </m:sSub>
                                      <m:r>
                                        <w:rPr>
                                          <w:rFonts w:ascii="Cambria Math" w:eastAsia="MS Mincho" w:hAnsi="Cambria Math"/>
                                          <w:sz w:val="20"/>
                                          <w:szCs w:val="20"/>
                                          <w:lang w:val="en-CA" w:eastAsia="en-ZA"/>
                                        </w:rPr>
                                        <m:t xml:space="preserve"> M</m:t>
                                      </m:r>
                                    </m:e>
                                    <m:sub>
                                      <m:r>
                                        <w:rPr>
                                          <w:rFonts w:ascii="Cambria Math" w:eastAsia="MS Mincho" w:hAnsi="Cambria Math"/>
                                          <w:sz w:val="20"/>
                                          <w:szCs w:val="20"/>
                                          <w:lang w:val="en-CA" w:eastAsia="en-ZA"/>
                                        </w:rPr>
                                        <m:t>s,a</m:t>
                                      </m:r>
                                    </m:sub>
                                  </m:sSub>
                                </m:e>
                              </m:d>
                              <m:r>
                                <w:rPr>
                                  <w:rFonts w:ascii="Cambria Math" w:eastAsia="MS Mincho" w:hAnsi="Cambria Math"/>
                                  <w:sz w:val="20"/>
                                  <w:szCs w:val="20"/>
                                  <w:lang w:val="en-CA" w:eastAsia="en-ZA"/>
                                </w:rPr>
                                <m:t>/2</m:t>
                              </m:r>
                            </m:sup>
                          </m:sSup>
                        </m:den>
                      </m:f>
                    </m:e>
                  </m:d>
                </m:e>
                <m:e>
                  <m:r>
                    <w:rPr>
                      <w:rFonts w:ascii="Cambria Math" w:eastAsia="MS Mincho" w:hAnsi="Cambria Math"/>
                      <w:sz w:val="20"/>
                      <w:szCs w:val="20"/>
                      <w:lang w:val="en-CA" w:eastAsia="en-ZA"/>
                    </w:rPr>
                    <m:t>i&gt;1, m&gt;1</m:t>
                  </m:r>
                </m:e>
              </m:mr>
            </m:m>
          </m:e>
        </m:d>
      </m:oMath>
      <w:r w:rsidR="000C2DB3" w:rsidRPr="00E7628F">
        <w:rPr>
          <w:rFonts w:ascii="Cambria" w:eastAsia="Times New Roman" w:hAnsi="Cambria"/>
          <w:sz w:val="20"/>
          <w:szCs w:val="20"/>
          <w:lang w:val="en-CA" w:eastAsia="en-ZA"/>
        </w:rPr>
        <w:tab/>
      </w:r>
      <w:r w:rsidR="000C2DB3" w:rsidRPr="00E7628F">
        <w:rPr>
          <w:rFonts w:ascii="Cambria" w:eastAsia="Times New Roman" w:hAnsi="Cambria"/>
          <w:sz w:val="20"/>
          <w:szCs w:val="20"/>
          <w:lang w:val="en-CA" w:eastAsia="en-ZA"/>
        </w:rPr>
        <w:tab/>
        <w:t>(3.24)</w:t>
      </w:r>
    </w:p>
    <w:p w14:paraId="0F894E40"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CA" w:eastAsia="en-ZA"/>
        </w:rPr>
      </w:pPr>
    </w:p>
    <w:p w14:paraId="218BA466" w14:textId="72AE2C29"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proofErr w:type="spellStart"/>
      <w:r w:rsidRPr="00E7628F">
        <w:rPr>
          <w:rFonts w:ascii="Cambria" w:eastAsia="Times New Roman" w:hAnsi="Cambria"/>
          <w:i/>
          <w:sz w:val="20"/>
          <w:szCs w:val="20"/>
          <w:lang w:val="en-ZA" w:eastAsia="en-ZA"/>
        </w:rPr>
        <w:t>i</w:t>
      </w:r>
      <w:proofErr w:type="spellEnd"/>
      <w:r w:rsidRPr="00E7628F">
        <w:rPr>
          <w:rFonts w:ascii="Cambria" w:eastAsia="Times New Roman" w:hAnsi="Cambria"/>
          <w:sz w:val="20"/>
          <w:szCs w:val="20"/>
          <w:lang w:val="en-ZA" w:eastAsia="en-ZA"/>
        </w:rPr>
        <w:t xml:space="preserve">=1 is the first year and calculates fishing mortality rates from asymptotic numbers </w:t>
      </w:r>
      <m:oMath>
        <m:acc>
          <m:accPr>
            <m:ctrlPr>
              <w:rPr>
                <w:rFonts w:ascii="Cambria Math" w:eastAsia="MS Mincho" w:hAnsi="Cambria Math"/>
                <w:i/>
                <w:sz w:val="20"/>
                <w:szCs w:val="20"/>
                <w:lang w:val="en-CA" w:eastAsia="en-ZA"/>
              </w:rPr>
            </m:ctrlPr>
          </m:accPr>
          <m:e>
            <m:r>
              <w:rPr>
                <w:rFonts w:ascii="Cambria Math" w:eastAsia="MS Mincho" w:hAnsi="Cambria Math"/>
                <w:sz w:val="20"/>
                <w:szCs w:val="20"/>
                <w:lang w:val="en-CA" w:eastAsia="en-ZA"/>
              </w:rPr>
              <m:t>N</m:t>
            </m:r>
          </m:e>
        </m:acc>
      </m:oMath>
      <w:r w:rsidRPr="00E7628F">
        <w:rPr>
          <w:rFonts w:ascii="Cambria" w:eastAsia="Times New Roman" w:hAnsi="Cambria"/>
          <w:sz w:val="20"/>
          <w:szCs w:val="20"/>
          <w:lang w:val="en-CA" w:eastAsia="en-ZA"/>
        </w:rPr>
        <w:t xml:space="preserve">. </w:t>
      </w:r>
    </w:p>
    <w:p w14:paraId="355B8AA9" w14:textId="77777777" w:rsidR="000C2DB3" w:rsidRPr="00E7628F" w:rsidRDefault="000C2DB3" w:rsidP="00636EAD">
      <w:pPr>
        <w:tabs>
          <w:tab w:val="left" w:pos="720"/>
          <w:tab w:val="right" w:pos="8460"/>
        </w:tabs>
        <w:spacing w:after="0" w:line="240" w:lineRule="auto"/>
        <w:jc w:val="both"/>
        <w:rPr>
          <w:rFonts w:ascii="Cambria" w:eastAsia="Times New Roman" w:hAnsi="Cambria"/>
          <w:sz w:val="20"/>
          <w:szCs w:val="20"/>
          <w:lang w:val="en-ZA" w:eastAsia="en-ZA"/>
        </w:rPr>
      </w:pPr>
    </w:p>
    <w:p w14:paraId="104CDA87" w14:textId="7244F0C8"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276671F7" w14:textId="77777777" w:rsidR="00F61AA9" w:rsidRDefault="00F61AA9" w:rsidP="00636EAD">
      <w:pPr>
        <w:spacing w:after="0" w:line="240" w:lineRule="auto"/>
        <w:jc w:val="both"/>
        <w:rPr>
          <w:rFonts w:ascii="Cambria" w:eastAsia="MS Gothic" w:hAnsi="Cambria"/>
          <w:bCs/>
          <w:iCs/>
          <w:color w:val="000000"/>
          <w:sz w:val="20"/>
          <w:szCs w:val="20"/>
          <w:lang w:val="en-ZA" w:eastAsia="en-ZA"/>
        </w:rPr>
      </w:pPr>
    </w:p>
    <w:p w14:paraId="6F681F51" w14:textId="25F9CB0C"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Beverton-Holt with fixed steepness (see </w:t>
      </w:r>
      <w:r w:rsidRPr="004E6D5F">
        <w:rPr>
          <w:rFonts w:ascii="Cambria" w:hAnsi="Cambria"/>
          <w:sz w:val="20"/>
          <w:szCs w:val="20"/>
        </w:rPr>
        <w:t>Section 9</w:t>
      </w:r>
      <w:r w:rsidR="004E6D5F" w:rsidRPr="004E6D5F">
        <w:rPr>
          <w:rFonts w:ascii="Cambria" w:hAnsi="Cambria"/>
          <w:sz w:val="20"/>
          <w:szCs w:val="20"/>
        </w:rPr>
        <w:t>.1</w:t>
      </w:r>
      <w:r w:rsidRPr="00D60751">
        <w:rPr>
          <w:rFonts w:ascii="Cambria" w:hAnsi="Cambria"/>
          <w:sz w:val="20"/>
          <w:szCs w:val="20"/>
        </w:rPr>
        <w:t xml:space="preserve"> for a detailed account of the stock-specific recruitment assumptions). </w:t>
      </w:r>
    </w:p>
    <w:p w14:paraId="0875B219" w14:textId="77777777" w:rsidR="00E42EE2" w:rsidRPr="00D60751" w:rsidRDefault="00E42EE2" w:rsidP="00636EAD">
      <w:pPr>
        <w:spacing w:after="0" w:line="240" w:lineRule="auto"/>
        <w:ind w:left="360" w:hanging="360"/>
        <w:jc w:val="both"/>
        <w:rPr>
          <w:rFonts w:ascii="Cambria" w:eastAsia="MS Mincho" w:hAnsi="Cambria"/>
          <w:sz w:val="20"/>
          <w:szCs w:val="20"/>
          <w:lang w:val="en-ZA"/>
        </w:rPr>
      </w:pPr>
    </w:p>
    <w:p w14:paraId="08866210" w14:textId="263E1C43"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Recruitment calculated from stock-wide SSB. Recruits are subsequently placed in the MED strata (Eastern stock) or in the GOM or WATL strata in proportion to the relative SSB in each of those strata (Western stock). </w:t>
      </w:r>
    </w:p>
    <w:p w14:paraId="37CEEC24" w14:textId="77777777" w:rsidR="00E42EE2" w:rsidRPr="00E7628F" w:rsidRDefault="00E42EE2" w:rsidP="00636EAD">
      <w:pPr>
        <w:spacing w:after="0" w:line="240" w:lineRule="auto"/>
        <w:ind w:left="360" w:hanging="360"/>
        <w:jc w:val="both"/>
        <w:rPr>
          <w:rFonts w:ascii="Cambria" w:eastAsia="MS Mincho" w:hAnsi="Cambria"/>
          <w:sz w:val="20"/>
          <w:szCs w:val="20"/>
          <w:lang w:val="en-ZA"/>
        </w:rPr>
      </w:pPr>
    </w:p>
    <w:p w14:paraId="266CA833" w14:textId="4DA22BC9" w:rsidR="000C2DB3" w:rsidRPr="00D60751" w:rsidRDefault="000C2DB3" w:rsidP="00417C14">
      <w:pPr>
        <w:pStyle w:val="ListParagraph"/>
        <w:numPr>
          <w:ilvl w:val="0"/>
          <w:numId w:val="18"/>
        </w:numPr>
        <w:jc w:val="both"/>
        <w:rPr>
          <w:rFonts w:ascii="Cambria" w:hAnsi="Cambria"/>
          <w:sz w:val="20"/>
          <w:szCs w:val="20"/>
        </w:rPr>
      </w:pPr>
      <w:r w:rsidRPr="00D60751">
        <w:rPr>
          <w:rFonts w:ascii="Cambria" w:hAnsi="Cambria"/>
          <w:sz w:val="20"/>
          <w:szCs w:val="20"/>
        </w:rPr>
        <w:t xml:space="preserve">Gravity movement model used to calculate a </w:t>
      </w:r>
      <w:bookmarkStart w:id="29" w:name="_Hlk73521777"/>
      <w:r w:rsidRPr="00D60751">
        <w:rPr>
          <w:rFonts w:ascii="Cambria" w:hAnsi="Cambria"/>
          <w:sz w:val="20"/>
          <w:szCs w:val="20"/>
        </w:rPr>
        <w:t>Markov movement matrix by quarter, stock and age class (</w:t>
      </w:r>
      <w:r w:rsidR="00E43F1A" w:rsidRPr="00D60751">
        <w:rPr>
          <w:rFonts w:ascii="Cambria" w:hAnsi="Cambria"/>
          <w:sz w:val="20"/>
          <w:szCs w:val="20"/>
        </w:rPr>
        <w:t>e.g.,</w:t>
      </w:r>
      <w:r w:rsidRPr="00D60751">
        <w:rPr>
          <w:rFonts w:ascii="Cambria" w:hAnsi="Cambria"/>
          <w:sz w:val="20"/>
          <w:szCs w:val="20"/>
        </w:rPr>
        <w:t xml:space="preserve"> Carruthers et al. 2011</w:t>
      </w:r>
      <w:bookmarkEnd w:id="29"/>
      <w:r w:rsidRPr="00D60751">
        <w:rPr>
          <w:rFonts w:ascii="Cambria" w:hAnsi="Cambria"/>
          <w:sz w:val="20"/>
          <w:szCs w:val="20"/>
        </w:rPr>
        <w:t xml:space="preserve">). </w:t>
      </w:r>
    </w:p>
    <w:p w14:paraId="61768DAB" w14:textId="77777777" w:rsidR="00D26CEB" w:rsidRPr="00E7628F" w:rsidRDefault="00D26CEB" w:rsidP="00636EAD">
      <w:pPr>
        <w:spacing w:after="0" w:line="240" w:lineRule="auto"/>
        <w:ind w:left="360" w:hanging="360"/>
        <w:jc w:val="both"/>
        <w:rPr>
          <w:rFonts w:ascii="Cambria" w:eastAsia="MS Mincho" w:hAnsi="Cambria"/>
          <w:sz w:val="20"/>
          <w:szCs w:val="20"/>
          <w:lang w:val="en-ZA"/>
        </w:rPr>
      </w:pPr>
    </w:p>
    <w:p w14:paraId="370BBC28" w14:textId="5C0E6205" w:rsidR="000C2DB3" w:rsidRPr="00F61AA9" w:rsidRDefault="00F61AA9" w:rsidP="00636EAD">
      <w:pPr>
        <w:spacing w:after="0" w:line="240" w:lineRule="auto"/>
        <w:contextualSpacing/>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2ED330CF" w14:textId="77777777" w:rsidR="00F61AA9" w:rsidRPr="00E7628F" w:rsidRDefault="00F61AA9" w:rsidP="00636EAD">
      <w:pPr>
        <w:spacing w:after="0" w:line="240" w:lineRule="auto"/>
        <w:contextualSpacing/>
        <w:jc w:val="both"/>
        <w:rPr>
          <w:rFonts w:ascii="Cambria" w:eastAsia="MS Mincho" w:hAnsi="Cambria"/>
          <w:sz w:val="20"/>
          <w:szCs w:val="20"/>
          <w:lang w:val="en-ZA"/>
        </w:rPr>
      </w:pPr>
    </w:p>
    <w:p w14:paraId="583E2E09" w14:textId="7AAF6BEE"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Recruitment calculated from spawning strata SSB</w:t>
      </w:r>
    </w:p>
    <w:p w14:paraId="36CC9641" w14:textId="61ACFAC7" w:rsidR="00F61AA9" w:rsidRDefault="00F61AA9" w:rsidP="00636EAD">
      <w:pPr>
        <w:spacing w:after="0" w:line="240" w:lineRule="auto"/>
        <w:ind w:left="360" w:hanging="360"/>
        <w:jc w:val="both"/>
        <w:rPr>
          <w:rFonts w:ascii="Cambria" w:eastAsia="MS Mincho" w:hAnsi="Cambria"/>
          <w:sz w:val="20"/>
          <w:szCs w:val="20"/>
          <w:lang w:val="en-ZA"/>
        </w:rPr>
      </w:pPr>
    </w:p>
    <w:p w14:paraId="6478F180" w14:textId="49C9A5BD" w:rsidR="000C2DB3" w:rsidRPr="00D60751" w:rsidRDefault="000C2DB3" w:rsidP="00417C14">
      <w:pPr>
        <w:pStyle w:val="ListParagraph"/>
        <w:numPr>
          <w:ilvl w:val="0"/>
          <w:numId w:val="19"/>
        </w:numPr>
        <w:jc w:val="both"/>
        <w:rPr>
          <w:rFonts w:ascii="Cambria" w:hAnsi="Cambria"/>
          <w:sz w:val="20"/>
          <w:szCs w:val="20"/>
        </w:rPr>
      </w:pPr>
      <w:r w:rsidRPr="00D60751">
        <w:rPr>
          <w:rFonts w:ascii="Cambria" w:hAnsi="Cambria"/>
          <w:sz w:val="20"/>
          <w:szCs w:val="20"/>
        </w:rPr>
        <w:t xml:space="preserve">Markov movement matrix by quarter and stock (note: the gravity model chosen for the </w:t>
      </w:r>
      <w:r w:rsidR="00440174" w:rsidRPr="00D60751">
        <w:rPr>
          <w:rFonts w:ascii="Cambria" w:hAnsi="Cambria"/>
          <w:sz w:val="20"/>
          <w:szCs w:val="20"/>
        </w:rPr>
        <w:t>Baseline</w:t>
      </w:r>
      <w:r w:rsidRPr="00D60751">
        <w:rPr>
          <w:rFonts w:ascii="Cambria" w:hAnsi="Cambria"/>
          <w:sz w:val="20"/>
          <w:szCs w:val="20"/>
        </w:rPr>
        <w:t xml:space="preserve"> is a specific case of the more general Markov model).</w:t>
      </w:r>
    </w:p>
    <w:p w14:paraId="0ED59A5D" w14:textId="1845E497" w:rsidR="000C2DB3" w:rsidRPr="00F61AA9" w:rsidRDefault="000C2DB3" w:rsidP="00636EAD">
      <w:pPr>
        <w:spacing w:after="0" w:line="240" w:lineRule="auto"/>
        <w:jc w:val="both"/>
        <w:rPr>
          <w:rFonts w:ascii="Cambria" w:eastAsia="MS Mincho" w:hAnsi="Cambria"/>
          <w:sz w:val="20"/>
          <w:szCs w:val="20"/>
          <w:lang w:val="en-ZA"/>
        </w:rPr>
      </w:pPr>
    </w:p>
    <w:p w14:paraId="338F939D" w14:textId="7CFD546E" w:rsidR="000C2DB3" w:rsidRPr="00D5655D" w:rsidRDefault="00D5655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0" w:name="_Toc82063675"/>
      <w:r w:rsidRPr="00D5655D">
        <w:rPr>
          <w:rFonts w:ascii="Cambria" w:eastAsia="MS Gothic" w:hAnsi="Cambria"/>
          <w:bCs/>
          <w:iCs/>
          <w:color w:val="000000"/>
          <w:sz w:val="20"/>
          <w:szCs w:val="20"/>
          <w:lang w:val="en-CA"/>
        </w:rPr>
        <w:t xml:space="preserve">3.3 </w:t>
      </w:r>
      <w:r w:rsidR="000C2DB3" w:rsidRPr="00D5655D">
        <w:rPr>
          <w:rFonts w:ascii="Cambria" w:eastAsia="MS Gothic" w:hAnsi="Cambria"/>
          <w:bCs/>
          <w:iCs/>
          <w:color w:val="000000"/>
          <w:sz w:val="20"/>
          <w:szCs w:val="20"/>
          <w:lang w:val="en-CA"/>
        </w:rPr>
        <w:t>Fleet structure and exploitation history</w:t>
      </w:r>
      <w:bookmarkEnd w:id="30"/>
    </w:p>
    <w:p w14:paraId="261EBFDC" w14:textId="77777777" w:rsidR="000C2DB3" w:rsidRPr="00E7628F" w:rsidRDefault="000C2DB3" w:rsidP="00636EAD">
      <w:pPr>
        <w:spacing w:after="0" w:line="240" w:lineRule="auto"/>
        <w:rPr>
          <w:rFonts w:ascii="Cambria" w:eastAsia="MS Mincho" w:hAnsi="Cambria"/>
          <w:sz w:val="20"/>
          <w:szCs w:val="20"/>
          <w:lang w:val="en-CA"/>
        </w:rPr>
      </w:pPr>
    </w:p>
    <w:p w14:paraId="66419972" w14:textId="7B4CE1F1" w:rsidR="00FD6DCF" w:rsidRPr="00E7628F" w:rsidRDefault="000C2DB3" w:rsidP="00405037">
      <w:pPr>
        <w:spacing w:after="0" w:line="240" w:lineRule="auto"/>
        <w:jc w:val="both"/>
        <w:rPr>
          <w:rFonts w:ascii="Cambria" w:eastAsia="MS Mincho" w:hAnsi="Cambria"/>
          <w:sz w:val="20"/>
          <w:szCs w:val="20"/>
          <w:lang w:val="en-CA"/>
        </w:rPr>
      </w:pPr>
      <w:r w:rsidRPr="00D5655D">
        <w:rPr>
          <w:rFonts w:ascii="Cambria" w:eastAsia="MS Mincho" w:hAnsi="Cambria"/>
          <w:b/>
          <w:bCs/>
          <w:sz w:val="20"/>
          <w:szCs w:val="20"/>
          <w:lang w:val="en-ZA"/>
        </w:rPr>
        <w:t>Table 3.1.</w:t>
      </w:r>
      <w:r w:rsidRPr="00E7628F">
        <w:rPr>
          <w:rFonts w:ascii="Cambria" w:eastAsia="MS Mincho" w:hAnsi="Cambria"/>
          <w:sz w:val="20"/>
          <w:szCs w:val="20"/>
          <w:lang w:val="en-ZA"/>
        </w:rPr>
        <w:t xml:space="preserve"> Fishing fleets included in the operating model, based on the selectivities of fleets active historically in the Atlantic. </w:t>
      </w:r>
      <w:ins w:id="31" w:author="Thomas Carruthers" w:date="2022-04-25T04:47:00Z">
        <w:r w:rsidR="008B5565">
          <w:rPr>
            <w:rFonts w:ascii="Cambria" w:eastAsia="MS Mincho" w:hAnsi="Cambria"/>
            <w:sz w:val="20"/>
            <w:szCs w:val="20"/>
            <w:lang w:val="en-ZA"/>
          </w:rPr>
          <w:t xml:space="preserve">The data described are those used in the conditioning. </w:t>
        </w:r>
      </w:ins>
      <w:r w:rsidRPr="00E7628F">
        <w:rPr>
          <w:rFonts w:ascii="Cambria" w:eastAsia="MS Mincho" w:hAnsi="Cambria"/>
          <w:sz w:val="20"/>
          <w:szCs w:val="20"/>
          <w:lang w:val="en-ZA"/>
        </w:rPr>
        <w:t xml:space="preserve">Catch and length composition by fleet </w:t>
      </w:r>
      <w:r w:rsidRPr="00E7628F">
        <w:rPr>
          <w:rFonts w:ascii="Cambria" w:eastAsia="MS Mincho" w:hAnsi="Cambria"/>
          <w:sz w:val="20"/>
          <w:szCs w:val="20"/>
          <w:lang w:val="en-ZA"/>
        </w:rPr>
        <w:lastRenderedPageBreak/>
        <w:t>are prepared by year, quarter, and strata from the revised CATDIS (Kimoto et al.</w:t>
      </w:r>
      <w:r w:rsidR="00AA69F6">
        <w:rPr>
          <w:rFonts w:ascii="Cambria" w:eastAsia="MS Mincho" w:hAnsi="Cambria"/>
          <w:sz w:val="20"/>
          <w:szCs w:val="20"/>
          <w:lang w:val="en-ZA"/>
        </w:rPr>
        <w:t>, 2021</w:t>
      </w:r>
      <w:r w:rsidRPr="00E7628F">
        <w:rPr>
          <w:rFonts w:ascii="Cambria" w:eastAsia="MS Mincho" w:hAnsi="Cambria"/>
          <w:sz w:val="20"/>
          <w:szCs w:val="20"/>
          <w:lang w:val="en-ZA"/>
        </w:rPr>
        <w:t>) The columns of “Strata” and “Quarter” list the strata and quarters that have catches in the revised CATDIS.</w:t>
      </w:r>
    </w:p>
    <w:tbl>
      <w:tblPr>
        <w:tblW w:w="9498" w:type="dxa"/>
        <w:tblLayout w:type="fixed"/>
        <w:tblLook w:val="04A0" w:firstRow="1" w:lastRow="0" w:firstColumn="1" w:lastColumn="0" w:noHBand="0" w:noVBand="1"/>
      </w:tblPr>
      <w:tblGrid>
        <w:gridCol w:w="526"/>
        <w:gridCol w:w="1442"/>
        <w:gridCol w:w="648"/>
        <w:gridCol w:w="1346"/>
        <w:gridCol w:w="1456"/>
        <w:gridCol w:w="961"/>
        <w:gridCol w:w="1134"/>
        <w:gridCol w:w="1985"/>
      </w:tblGrid>
      <w:tr w:rsidR="00FD6DCF" w:rsidRPr="00E7628F" w14:paraId="476999ED" w14:textId="77777777" w:rsidTr="00E42EE2">
        <w:trPr>
          <w:trHeight w:val="288"/>
          <w:tblHeader/>
        </w:trPr>
        <w:tc>
          <w:tcPr>
            <w:tcW w:w="526" w:type="dxa"/>
            <w:tcBorders>
              <w:top w:val="single" w:sz="4" w:space="0" w:color="auto"/>
              <w:left w:val="nil"/>
              <w:bottom w:val="single" w:sz="4" w:space="0" w:color="auto"/>
              <w:right w:val="nil"/>
            </w:tcBorders>
            <w:shd w:val="clear" w:color="auto" w:fill="auto"/>
            <w:noWrap/>
            <w:vAlign w:val="center"/>
            <w:hideMark/>
          </w:tcPr>
          <w:p w14:paraId="7DA89D4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w:t>
            </w:r>
          </w:p>
        </w:tc>
        <w:tc>
          <w:tcPr>
            <w:tcW w:w="1442" w:type="dxa"/>
            <w:tcBorders>
              <w:top w:val="single" w:sz="4" w:space="0" w:color="auto"/>
              <w:left w:val="nil"/>
              <w:bottom w:val="single" w:sz="4" w:space="0" w:color="auto"/>
              <w:right w:val="nil"/>
            </w:tcBorders>
            <w:shd w:val="clear" w:color="auto" w:fill="auto"/>
            <w:noWrap/>
            <w:vAlign w:val="center"/>
            <w:hideMark/>
          </w:tcPr>
          <w:p w14:paraId="48A698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Name</w:t>
            </w:r>
          </w:p>
        </w:tc>
        <w:tc>
          <w:tcPr>
            <w:tcW w:w="648" w:type="dxa"/>
            <w:tcBorders>
              <w:top w:val="single" w:sz="4" w:space="0" w:color="auto"/>
              <w:left w:val="nil"/>
              <w:bottom w:val="single" w:sz="4" w:space="0" w:color="auto"/>
              <w:right w:val="nil"/>
            </w:tcBorders>
            <w:shd w:val="clear" w:color="auto" w:fill="auto"/>
            <w:noWrap/>
            <w:vAlign w:val="center"/>
            <w:hideMark/>
          </w:tcPr>
          <w:p w14:paraId="3A25886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Gear</w:t>
            </w:r>
          </w:p>
        </w:tc>
        <w:tc>
          <w:tcPr>
            <w:tcW w:w="1346" w:type="dxa"/>
            <w:tcBorders>
              <w:top w:val="single" w:sz="4" w:space="0" w:color="auto"/>
              <w:left w:val="nil"/>
              <w:bottom w:val="single" w:sz="4" w:space="0" w:color="auto"/>
              <w:right w:val="nil"/>
            </w:tcBorders>
            <w:shd w:val="clear" w:color="auto" w:fill="auto"/>
            <w:noWrap/>
            <w:vAlign w:val="center"/>
            <w:hideMark/>
          </w:tcPr>
          <w:p w14:paraId="4CEE3C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Flag</w:t>
            </w:r>
          </w:p>
        </w:tc>
        <w:tc>
          <w:tcPr>
            <w:tcW w:w="1456" w:type="dxa"/>
            <w:tcBorders>
              <w:top w:val="single" w:sz="4" w:space="0" w:color="auto"/>
              <w:left w:val="nil"/>
              <w:bottom w:val="single" w:sz="4" w:space="0" w:color="auto"/>
              <w:right w:val="nil"/>
            </w:tcBorders>
            <w:shd w:val="clear" w:color="auto" w:fill="auto"/>
            <w:noWrap/>
            <w:vAlign w:val="center"/>
            <w:hideMark/>
          </w:tcPr>
          <w:p w14:paraId="6A976C0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Strata</w:t>
            </w:r>
          </w:p>
        </w:tc>
        <w:tc>
          <w:tcPr>
            <w:tcW w:w="961" w:type="dxa"/>
            <w:tcBorders>
              <w:top w:val="single" w:sz="4" w:space="0" w:color="auto"/>
              <w:left w:val="nil"/>
              <w:bottom w:val="single" w:sz="4" w:space="0" w:color="auto"/>
              <w:right w:val="nil"/>
            </w:tcBorders>
            <w:vAlign w:val="center"/>
          </w:tcPr>
          <w:p w14:paraId="4E176BE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Quarter</w:t>
            </w:r>
          </w:p>
        </w:tc>
        <w:tc>
          <w:tcPr>
            <w:tcW w:w="1134" w:type="dxa"/>
            <w:tcBorders>
              <w:top w:val="single" w:sz="4" w:space="0" w:color="auto"/>
              <w:left w:val="nil"/>
              <w:bottom w:val="single" w:sz="4" w:space="0" w:color="auto"/>
              <w:right w:val="nil"/>
            </w:tcBorders>
            <w:noWrap/>
            <w:vAlign w:val="center"/>
            <w:hideMark/>
          </w:tcPr>
          <w:p w14:paraId="7394762E" w14:textId="075F4AC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Start-End</w:t>
            </w:r>
            <w:r w:rsidR="00640EE0">
              <w:rPr>
                <w:rFonts w:ascii="Cambria" w:eastAsia="Times New Roman" w:hAnsi="Cambria"/>
                <w:color w:val="000000"/>
                <w:sz w:val="20"/>
                <w:szCs w:val="20"/>
              </w:rPr>
              <w:t>*</w:t>
            </w:r>
          </w:p>
        </w:tc>
        <w:tc>
          <w:tcPr>
            <w:tcW w:w="1985" w:type="dxa"/>
            <w:tcBorders>
              <w:top w:val="single" w:sz="4" w:space="0" w:color="auto"/>
              <w:left w:val="nil"/>
              <w:bottom w:val="single" w:sz="4" w:space="0" w:color="auto"/>
              <w:right w:val="nil"/>
            </w:tcBorders>
          </w:tcPr>
          <w:p w14:paraId="2186B20E" w14:textId="6D1DCC0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Selectivity type/Bounds on fleet selectivity</w:t>
            </w:r>
            <w:r w:rsidR="00485C41">
              <w:rPr>
                <w:rFonts w:ascii="Cambria" w:eastAsia="Times New Roman" w:hAnsi="Cambria"/>
                <w:color w:val="000000"/>
                <w:sz w:val="20"/>
                <w:szCs w:val="20"/>
              </w:rPr>
              <w:t>**</w:t>
            </w:r>
          </w:p>
        </w:tc>
      </w:tr>
      <w:tr w:rsidR="00FD6DCF" w:rsidRPr="00E7628F" w14:paraId="5C73B975" w14:textId="77777777" w:rsidTr="00E42EE2">
        <w:trPr>
          <w:trHeight w:val="288"/>
        </w:trPr>
        <w:tc>
          <w:tcPr>
            <w:tcW w:w="526" w:type="dxa"/>
            <w:tcBorders>
              <w:top w:val="nil"/>
              <w:left w:val="nil"/>
              <w:bottom w:val="nil"/>
              <w:right w:val="nil"/>
            </w:tcBorders>
            <w:shd w:val="clear" w:color="auto" w:fill="auto"/>
            <w:noWrap/>
            <w:vAlign w:val="center"/>
            <w:hideMark/>
          </w:tcPr>
          <w:p w14:paraId="394306F1"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w:t>
            </w:r>
          </w:p>
        </w:tc>
        <w:tc>
          <w:tcPr>
            <w:tcW w:w="1442" w:type="dxa"/>
            <w:tcBorders>
              <w:top w:val="nil"/>
              <w:left w:val="nil"/>
              <w:bottom w:val="nil"/>
              <w:right w:val="nil"/>
            </w:tcBorders>
            <w:shd w:val="clear" w:color="auto" w:fill="auto"/>
            <w:noWrap/>
            <w:vAlign w:val="center"/>
            <w:hideMark/>
          </w:tcPr>
          <w:p w14:paraId="5B6E305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LLOTH</w:t>
            </w:r>
          </w:p>
        </w:tc>
        <w:tc>
          <w:tcPr>
            <w:tcW w:w="648" w:type="dxa"/>
            <w:tcBorders>
              <w:top w:val="nil"/>
              <w:left w:val="nil"/>
              <w:bottom w:val="nil"/>
              <w:right w:val="nil"/>
            </w:tcBorders>
            <w:shd w:val="clear" w:color="auto" w:fill="auto"/>
            <w:noWrap/>
            <w:vAlign w:val="center"/>
            <w:hideMark/>
          </w:tcPr>
          <w:p w14:paraId="2D40EC1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2EAF20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Japan</w:t>
            </w:r>
          </w:p>
        </w:tc>
        <w:tc>
          <w:tcPr>
            <w:tcW w:w="1456" w:type="dxa"/>
            <w:tcBorders>
              <w:top w:val="nil"/>
              <w:left w:val="nil"/>
              <w:bottom w:val="nil"/>
              <w:right w:val="nil"/>
            </w:tcBorders>
            <w:shd w:val="clear" w:color="auto" w:fill="auto"/>
            <w:noWrap/>
            <w:vAlign w:val="center"/>
            <w:hideMark/>
          </w:tcPr>
          <w:p w14:paraId="0F7BD4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C86E53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7E142AEB" w14:textId="7ED9A05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6BF858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412.5</w:t>
            </w:r>
          </w:p>
        </w:tc>
      </w:tr>
      <w:tr w:rsidR="00FD6DCF" w:rsidRPr="00E7628F" w14:paraId="306EF5F5" w14:textId="77777777" w:rsidTr="00E42EE2">
        <w:trPr>
          <w:trHeight w:val="288"/>
        </w:trPr>
        <w:tc>
          <w:tcPr>
            <w:tcW w:w="526" w:type="dxa"/>
            <w:tcBorders>
              <w:top w:val="nil"/>
              <w:left w:val="nil"/>
              <w:bottom w:val="nil"/>
              <w:right w:val="nil"/>
            </w:tcBorders>
            <w:shd w:val="clear" w:color="auto" w:fill="auto"/>
            <w:noWrap/>
            <w:vAlign w:val="center"/>
            <w:hideMark/>
          </w:tcPr>
          <w:p w14:paraId="5E9E96A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442" w:type="dxa"/>
            <w:tcBorders>
              <w:top w:val="nil"/>
              <w:left w:val="nil"/>
              <w:bottom w:val="nil"/>
              <w:right w:val="nil"/>
            </w:tcBorders>
            <w:shd w:val="clear" w:color="auto" w:fill="auto"/>
            <w:noWrap/>
            <w:vAlign w:val="center"/>
            <w:hideMark/>
          </w:tcPr>
          <w:p w14:paraId="0506FDCF"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LLJPNold</w:t>
            </w:r>
            <w:proofErr w:type="spellEnd"/>
          </w:p>
        </w:tc>
        <w:tc>
          <w:tcPr>
            <w:tcW w:w="648" w:type="dxa"/>
            <w:tcBorders>
              <w:top w:val="nil"/>
              <w:left w:val="nil"/>
              <w:bottom w:val="nil"/>
              <w:right w:val="nil"/>
            </w:tcBorders>
            <w:shd w:val="clear" w:color="auto" w:fill="auto"/>
            <w:noWrap/>
            <w:vAlign w:val="center"/>
            <w:hideMark/>
          </w:tcPr>
          <w:p w14:paraId="78439FF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nil"/>
              <w:right w:val="nil"/>
            </w:tcBorders>
            <w:shd w:val="clear" w:color="auto" w:fill="auto"/>
            <w:noWrap/>
            <w:vAlign w:val="center"/>
            <w:hideMark/>
          </w:tcPr>
          <w:p w14:paraId="555C1E7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nil"/>
              <w:right w:val="nil"/>
            </w:tcBorders>
            <w:shd w:val="clear" w:color="auto" w:fill="auto"/>
            <w:noWrap/>
            <w:vAlign w:val="center"/>
            <w:hideMark/>
          </w:tcPr>
          <w:p w14:paraId="4A0AB34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961" w:type="dxa"/>
            <w:tcBorders>
              <w:top w:val="nil"/>
              <w:left w:val="nil"/>
              <w:bottom w:val="nil"/>
              <w:right w:val="nil"/>
            </w:tcBorders>
            <w:vAlign w:val="center"/>
          </w:tcPr>
          <w:p w14:paraId="178D373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 xml:space="preserve">All </w:t>
            </w:r>
          </w:p>
        </w:tc>
        <w:tc>
          <w:tcPr>
            <w:tcW w:w="1134" w:type="dxa"/>
            <w:tcBorders>
              <w:top w:val="nil"/>
              <w:left w:val="nil"/>
              <w:bottom w:val="nil"/>
              <w:right w:val="nil"/>
            </w:tcBorders>
            <w:noWrap/>
            <w:vAlign w:val="center"/>
            <w:hideMark/>
          </w:tcPr>
          <w:p w14:paraId="1F8AF8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1964-2009</w:t>
            </w:r>
          </w:p>
        </w:tc>
        <w:tc>
          <w:tcPr>
            <w:tcW w:w="1985" w:type="dxa"/>
            <w:tcBorders>
              <w:top w:val="nil"/>
              <w:left w:val="nil"/>
              <w:bottom w:val="nil"/>
              <w:right w:val="nil"/>
            </w:tcBorders>
            <w:vAlign w:val="center"/>
          </w:tcPr>
          <w:p w14:paraId="3165FB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5E07FB99" w14:textId="77777777" w:rsidTr="00E42EE2">
        <w:trPr>
          <w:trHeight w:val="288"/>
        </w:trPr>
        <w:tc>
          <w:tcPr>
            <w:tcW w:w="526" w:type="dxa"/>
            <w:tcBorders>
              <w:top w:val="nil"/>
              <w:left w:val="nil"/>
              <w:bottom w:val="nil"/>
              <w:right w:val="nil"/>
            </w:tcBorders>
            <w:shd w:val="clear" w:color="auto" w:fill="auto"/>
            <w:noWrap/>
            <w:vAlign w:val="center"/>
            <w:hideMark/>
          </w:tcPr>
          <w:p w14:paraId="2BDE8D4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3</w:t>
            </w:r>
          </w:p>
        </w:tc>
        <w:tc>
          <w:tcPr>
            <w:tcW w:w="1442" w:type="dxa"/>
            <w:tcBorders>
              <w:top w:val="nil"/>
              <w:left w:val="nil"/>
              <w:bottom w:val="nil"/>
              <w:right w:val="nil"/>
            </w:tcBorders>
            <w:shd w:val="clear" w:color="auto" w:fill="auto"/>
            <w:noWrap/>
            <w:vAlign w:val="center"/>
            <w:hideMark/>
          </w:tcPr>
          <w:p w14:paraId="13DE850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BBold</w:t>
            </w:r>
            <w:proofErr w:type="spellEnd"/>
          </w:p>
        </w:tc>
        <w:tc>
          <w:tcPr>
            <w:tcW w:w="648" w:type="dxa"/>
            <w:tcBorders>
              <w:top w:val="nil"/>
              <w:left w:val="nil"/>
              <w:bottom w:val="nil"/>
              <w:right w:val="nil"/>
            </w:tcBorders>
            <w:shd w:val="clear" w:color="auto" w:fill="auto"/>
            <w:noWrap/>
            <w:vAlign w:val="center"/>
            <w:hideMark/>
          </w:tcPr>
          <w:p w14:paraId="5AA24C2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1F4FB874" w14:textId="238A334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5063F68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25F5A8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5C54FCE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1960-2006</w:t>
            </w:r>
          </w:p>
        </w:tc>
        <w:tc>
          <w:tcPr>
            <w:tcW w:w="1985" w:type="dxa"/>
            <w:tcBorders>
              <w:top w:val="nil"/>
              <w:left w:val="nil"/>
              <w:bottom w:val="nil"/>
              <w:right w:val="nil"/>
            </w:tcBorders>
            <w:vAlign w:val="center"/>
          </w:tcPr>
          <w:p w14:paraId="437797D1" w14:textId="6FF8537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237.5</w:t>
            </w:r>
          </w:p>
        </w:tc>
      </w:tr>
      <w:tr w:rsidR="00FD6DCF" w:rsidRPr="00E7628F" w14:paraId="7E8EDF69" w14:textId="77777777" w:rsidTr="00E42EE2">
        <w:trPr>
          <w:trHeight w:val="288"/>
        </w:trPr>
        <w:tc>
          <w:tcPr>
            <w:tcW w:w="526" w:type="dxa"/>
            <w:tcBorders>
              <w:top w:val="nil"/>
              <w:left w:val="nil"/>
              <w:bottom w:val="nil"/>
              <w:right w:val="nil"/>
            </w:tcBorders>
            <w:shd w:val="clear" w:color="auto" w:fill="auto"/>
            <w:noWrap/>
            <w:vAlign w:val="center"/>
            <w:hideMark/>
          </w:tcPr>
          <w:p w14:paraId="734C122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4</w:t>
            </w:r>
          </w:p>
        </w:tc>
        <w:tc>
          <w:tcPr>
            <w:tcW w:w="1442" w:type="dxa"/>
            <w:tcBorders>
              <w:top w:val="nil"/>
              <w:left w:val="nil"/>
              <w:bottom w:val="nil"/>
              <w:right w:val="nil"/>
            </w:tcBorders>
            <w:shd w:val="clear" w:color="auto" w:fill="auto"/>
            <w:noWrap/>
            <w:vAlign w:val="center"/>
            <w:hideMark/>
          </w:tcPr>
          <w:p w14:paraId="4860EF0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BBnew</w:t>
            </w:r>
            <w:proofErr w:type="spellEnd"/>
          </w:p>
        </w:tc>
        <w:tc>
          <w:tcPr>
            <w:tcW w:w="648" w:type="dxa"/>
            <w:tcBorders>
              <w:top w:val="nil"/>
              <w:left w:val="nil"/>
              <w:bottom w:val="nil"/>
              <w:right w:val="nil"/>
            </w:tcBorders>
            <w:shd w:val="clear" w:color="auto" w:fill="auto"/>
            <w:noWrap/>
            <w:vAlign w:val="center"/>
            <w:hideMark/>
          </w:tcPr>
          <w:p w14:paraId="49BFCF3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BB</w:t>
            </w:r>
          </w:p>
        </w:tc>
        <w:tc>
          <w:tcPr>
            <w:tcW w:w="1346" w:type="dxa"/>
            <w:tcBorders>
              <w:top w:val="nil"/>
              <w:left w:val="nil"/>
              <w:bottom w:val="nil"/>
              <w:right w:val="nil"/>
            </w:tcBorders>
            <w:shd w:val="clear" w:color="auto" w:fill="auto"/>
            <w:noWrap/>
            <w:vAlign w:val="center"/>
            <w:hideMark/>
          </w:tcPr>
          <w:p w14:paraId="5E7D56BB" w14:textId="256C6C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Spain,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France</w:t>
            </w:r>
          </w:p>
        </w:tc>
        <w:tc>
          <w:tcPr>
            <w:tcW w:w="1456" w:type="dxa"/>
            <w:tcBorders>
              <w:top w:val="nil"/>
              <w:left w:val="nil"/>
              <w:bottom w:val="nil"/>
              <w:right w:val="nil"/>
            </w:tcBorders>
            <w:shd w:val="clear" w:color="auto" w:fill="auto"/>
            <w:noWrap/>
            <w:vAlign w:val="center"/>
            <w:hideMark/>
          </w:tcPr>
          <w:p w14:paraId="0975376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Bay of Biscay</w:t>
            </w:r>
            <w:r w:rsidRPr="00E7628F">
              <w:rPr>
                <w:rFonts w:ascii="Cambria" w:eastAsia="Times New Roman" w:hAnsi="Cambria"/>
                <w:color w:val="000000"/>
                <w:sz w:val="20"/>
                <w:szCs w:val="20"/>
              </w:rPr>
              <w:br/>
              <w:t>(EATL)</w:t>
            </w:r>
          </w:p>
        </w:tc>
        <w:tc>
          <w:tcPr>
            <w:tcW w:w="961" w:type="dxa"/>
            <w:tcBorders>
              <w:top w:val="nil"/>
              <w:left w:val="nil"/>
              <w:bottom w:val="nil"/>
              <w:right w:val="nil"/>
            </w:tcBorders>
            <w:vAlign w:val="center"/>
          </w:tcPr>
          <w:p w14:paraId="70DB1A5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08F91F2" w14:textId="6EF101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2007-201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3EDEA5E4" w14:textId="24A8268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5CB8AECA" w14:textId="77777777" w:rsidTr="00E42EE2">
        <w:trPr>
          <w:trHeight w:val="288"/>
        </w:trPr>
        <w:tc>
          <w:tcPr>
            <w:tcW w:w="526" w:type="dxa"/>
            <w:tcBorders>
              <w:top w:val="nil"/>
              <w:left w:val="nil"/>
              <w:bottom w:val="nil"/>
              <w:right w:val="nil"/>
            </w:tcBorders>
            <w:shd w:val="clear" w:color="auto" w:fill="auto"/>
            <w:noWrap/>
            <w:vAlign w:val="center"/>
            <w:hideMark/>
          </w:tcPr>
          <w:p w14:paraId="4A1DB934"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5</w:t>
            </w:r>
          </w:p>
        </w:tc>
        <w:tc>
          <w:tcPr>
            <w:tcW w:w="1442" w:type="dxa"/>
            <w:tcBorders>
              <w:top w:val="nil"/>
              <w:left w:val="nil"/>
              <w:bottom w:val="nil"/>
              <w:right w:val="nil"/>
            </w:tcBorders>
            <w:shd w:val="clear" w:color="auto" w:fill="auto"/>
            <w:noWrap/>
            <w:vAlign w:val="center"/>
            <w:hideMark/>
          </w:tcPr>
          <w:p w14:paraId="7156D5AE"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PSMEDold</w:t>
            </w:r>
            <w:proofErr w:type="spellEnd"/>
          </w:p>
        </w:tc>
        <w:tc>
          <w:tcPr>
            <w:tcW w:w="648" w:type="dxa"/>
            <w:tcBorders>
              <w:top w:val="nil"/>
              <w:left w:val="nil"/>
              <w:bottom w:val="nil"/>
              <w:right w:val="nil"/>
            </w:tcBorders>
            <w:shd w:val="clear" w:color="auto" w:fill="auto"/>
            <w:noWrap/>
            <w:vAlign w:val="center"/>
            <w:hideMark/>
          </w:tcPr>
          <w:p w14:paraId="2B5073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486F399A" w14:textId="6D75928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6E01A94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50C8DF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1,3,4</w:t>
            </w:r>
          </w:p>
        </w:tc>
        <w:tc>
          <w:tcPr>
            <w:tcW w:w="1134" w:type="dxa"/>
            <w:tcBorders>
              <w:top w:val="nil"/>
              <w:left w:val="nil"/>
              <w:bottom w:val="nil"/>
              <w:right w:val="nil"/>
            </w:tcBorders>
            <w:noWrap/>
            <w:vAlign w:val="center"/>
            <w:hideMark/>
          </w:tcPr>
          <w:p w14:paraId="4530BE4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79FF9309" w14:textId="61D9BD9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414B8D5C" w14:textId="77777777" w:rsidTr="00E42EE2">
        <w:trPr>
          <w:trHeight w:val="288"/>
        </w:trPr>
        <w:tc>
          <w:tcPr>
            <w:tcW w:w="526" w:type="dxa"/>
            <w:tcBorders>
              <w:top w:val="nil"/>
              <w:left w:val="nil"/>
              <w:bottom w:val="nil"/>
              <w:right w:val="nil"/>
            </w:tcBorders>
            <w:shd w:val="clear" w:color="auto" w:fill="auto"/>
            <w:noWrap/>
            <w:vAlign w:val="center"/>
            <w:hideMark/>
          </w:tcPr>
          <w:p w14:paraId="3416523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6</w:t>
            </w:r>
          </w:p>
        </w:tc>
        <w:tc>
          <w:tcPr>
            <w:tcW w:w="1442" w:type="dxa"/>
            <w:tcBorders>
              <w:top w:val="nil"/>
              <w:left w:val="nil"/>
              <w:bottom w:val="nil"/>
              <w:right w:val="nil"/>
            </w:tcBorders>
            <w:shd w:val="clear" w:color="auto" w:fill="auto"/>
            <w:noWrap/>
            <w:vAlign w:val="center"/>
            <w:hideMark/>
          </w:tcPr>
          <w:p w14:paraId="575D428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PSMEDoldQ2</w:t>
            </w:r>
          </w:p>
        </w:tc>
        <w:tc>
          <w:tcPr>
            <w:tcW w:w="648" w:type="dxa"/>
            <w:tcBorders>
              <w:top w:val="nil"/>
              <w:left w:val="nil"/>
              <w:bottom w:val="nil"/>
              <w:right w:val="nil"/>
            </w:tcBorders>
            <w:shd w:val="clear" w:color="auto" w:fill="auto"/>
            <w:noWrap/>
            <w:vAlign w:val="center"/>
            <w:hideMark/>
          </w:tcPr>
          <w:p w14:paraId="2FCF000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33FE59B" w14:textId="223BCFA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35582A7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262428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w:t>
            </w:r>
          </w:p>
        </w:tc>
        <w:tc>
          <w:tcPr>
            <w:tcW w:w="1134" w:type="dxa"/>
            <w:tcBorders>
              <w:top w:val="nil"/>
              <w:left w:val="nil"/>
              <w:bottom w:val="nil"/>
              <w:right w:val="nil"/>
            </w:tcBorders>
            <w:noWrap/>
            <w:vAlign w:val="center"/>
            <w:hideMark/>
          </w:tcPr>
          <w:p w14:paraId="5E9EA4A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1960-2008</w:t>
            </w:r>
          </w:p>
        </w:tc>
        <w:tc>
          <w:tcPr>
            <w:tcW w:w="1985" w:type="dxa"/>
            <w:tcBorders>
              <w:top w:val="nil"/>
              <w:left w:val="nil"/>
              <w:bottom w:val="nil"/>
              <w:right w:val="nil"/>
            </w:tcBorders>
            <w:vAlign w:val="center"/>
          </w:tcPr>
          <w:p w14:paraId="071EBD2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312.5</w:t>
            </w:r>
          </w:p>
        </w:tc>
      </w:tr>
      <w:tr w:rsidR="00FD6DCF" w:rsidRPr="00E7628F" w14:paraId="0B81B422" w14:textId="77777777" w:rsidTr="00E42EE2">
        <w:trPr>
          <w:trHeight w:val="288"/>
        </w:trPr>
        <w:tc>
          <w:tcPr>
            <w:tcW w:w="526" w:type="dxa"/>
            <w:tcBorders>
              <w:top w:val="nil"/>
              <w:left w:val="nil"/>
              <w:bottom w:val="nil"/>
              <w:right w:val="nil"/>
            </w:tcBorders>
            <w:shd w:val="clear" w:color="auto" w:fill="auto"/>
            <w:noWrap/>
            <w:vAlign w:val="center"/>
            <w:hideMark/>
          </w:tcPr>
          <w:p w14:paraId="0A7AD67F"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7</w:t>
            </w:r>
          </w:p>
        </w:tc>
        <w:tc>
          <w:tcPr>
            <w:tcW w:w="1442" w:type="dxa"/>
            <w:tcBorders>
              <w:top w:val="nil"/>
              <w:left w:val="nil"/>
              <w:bottom w:val="nil"/>
              <w:right w:val="nil"/>
            </w:tcBorders>
            <w:shd w:val="clear" w:color="auto" w:fill="auto"/>
            <w:noWrap/>
            <w:vAlign w:val="center"/>
            <w:hideMark/>
          </w:tcPr>
          <w:p w14:paraId="258371F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PSMEDnew</w:t>
            </w:r>
            <w:proofErr w:type="spellEnd"/>
          </w:p>
        </w:tc>
        <w:tc>
          <w:tcPr>
            <w:tcW w:w="648" w:type="dxa"/>
            <w:tcBorders>
              <w:top w:val="nil"/>
              <w:left w:val="nil"/>
              <w:bottom w:val="nil"/>
              <w:right w:val="nil"/>
            </w:tcBorders>
            <w:shd w:val="clear" w:color="auto" w:fill="auto"/>
            <w:noWrap/>
            <w:vAlign w:val="center"/>
            <w:hideMark/>
          </w:tcPr>
          <w:p w14:paraId="3EB81AE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37ECC14C" w14:textId="5B7FB11E"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 except 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0C04E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3CA2F33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25A2EE5" w14:textId="248321C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2009-201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8C5E8D2" w14:textId="794C03F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C0357C1" w14:textId="77777777" w:rsidTr="00E42EE2">
        <w:trPr>
          <w:trHeight w:val="288"/>
        </w:trPr>
        <w:tc>
          <w:tcPr>
            <w:tcW w:w="526" w:type="dxa"/>
            <w:tcBorders>
              <w:top w:val="nil"/>
              <w:left w:val="nil"/>
              <w:bottom w:val="nil"/>
              <w:right w:val="nil"/>
            </w:tcBorders>
            <w:shd w:val="clear" w:color="auto" w:fill="auto"/>
            <w:noWrap/>
            <w:vAlign w:val="center"/>
            <w:hideMark/>
          </w:tcPr>
          <w:p w14:paraId="09E828CA"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8</w:t>
            </w:r>
          </w:p>
        </w:tc>
        <w:tc>
          <w:tcPr>
            <w:tcW w:w="1442" w:type="dxa"/>
            <w:tcBorders>
              <w:top w:val="nil"/>
              <w:left w:val="nil"/>
              <w:bottom w:val="nil"/>
              <w:right w:val="nil"/>
            </w:tcBorders>
            <w:shd w:val="clear" w:color="auto" w:fill="auto"/>
            <w:noWrap/>
            <w:vAlign w:val="center"/>
            <w:hideMark/>
          </w:tcPr>
          <w:p w14:paraId="2A7175D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PSNOR</w:t>
            </w:r>
          </w:p>
        </w:tc>
        <w:tc>
          <w:tcPr>
            <w:tcW w:w="648" w:type="dxa"/>
            <w:tcBorders>
              <w:top w:val="nil"/>
              <w:left w:val="nil"/>
              <w:bottom w:val="nil"/>
              <w:right w:val="nil"/>
            </w:tcBorders>
            <w:shd w:val="clear" w:color="auto" w:fill="auto"/>
            <w:noWrap/>
            <w:vAlign w:val="center"/>
            <w:hideMark/>
          </w:tcPr>
          <w:p w14:paraId="5DC2BC9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2CA57A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Norway</w:t>
            </w:r>
          </w:p>
        </w:tc>
        <w:tc>
          <w:tcPr>
            <w:tcW w:w="1456" w:type="dxa"/>
            <w:tcBorders>
              <w:top w:val="nil"/>
              <w:left w:val="nil"/>
              <w:bottom w:val="nil"/>
              <w:right w:val="nil"/>
            </w:tcBorders>
            <w:shd w:val="clear" w:color="auto" w:fill="auto"/>
            <w:noWrap/>
            <w:vAlign w:val="center"/>
            <w:hideMark/>
          </w:tcPr>
          <w:p w14:paraId="7792921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NATL, EATL</w:t>
            </w:r>
          </w:p>
        </w:tc>
        <w:tc>
          <w:tcPr>
            <w:tcW w:w="961" w:type="dxa"/>
            <w:tcBorders>
              <w:top w:val="nil"/>
              <w:left w:val="nil"/>
              <w:bottom w:val="nil"/>
              <w:right w:val="nil"/>
            </w:tcBorders>
            <w:vAlign w:val="center"/>
          </w:tcPr>
          <w:p w14:paraId="4CFB5B10"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3,4</w:t>
            </w:r>
          </w:p>
        </w:tc>
        <w:tc>
          <w:tcPr>
            <w:tcW w:w="1134" w:type="dxa"/>
            <w:tcBorders>
              <w:top w:val="nil"/>
              <w:left w:val="nil"/>
              <w:bottom w:val="nil"/>
              <w:right w:val="nil"/>
            </w:tcBorders>
            <w:noWrap/>
            <w:vAlign w:val="center"/>
            <w:hideMark/>
          </w:tcPr>
          <w:p w14:paraId="61E1656E" w14:textId="04B52941"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1EFD0707" w14:textId="74409243"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112.5 – 337.5</w:t>
            </w:r>
          </w:p>
        </w:tc>
      </w:tr>
      <w:tr w:rsidR="00FD6DCF" w:rsidRPr="00E7628F" w14:paraId="4A31B6F0" w14:textId="77777777" w:rsidTr="00E42EE2">
        <w:trPr>
          <w:trHeight w:val="288"/>
        </w:trPr>
        <w:tc>
          <w:tcPr>
            <w:tcW w:w="526" w:type="dxa"/>
            <w:tcBorders>
              <w:top w:val="nil"/>
              <w:left w:val="nil"/>
              <w:bottom w:val="nil"/>
              <w:right w:val="nil"/>
            </w:tcBorders>
            <w:shd w:val="clear" w:color="auto" w:fill="auto"/>
            <w:noWrap/>
            <w:vAlign w:val="center"/>
            <w:hideMark/>
          </w:tcPr>
          <w:p w14:paraId="574A7A80"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9</w:t>
            </w:r>
          </w:p>
        </w:tc>
        <w:tc>
          <w:tcPr>
            <w:tcW w:w="1442" w:type="dxa"/>
            <w:tcBorders>
              <w:top w:val="nil"/>
              <w:left w:val="nil"/>
              <w:bottom w:val="nil"/>
              <w:right w:val="nil"/>
            </w:tcBorders>
            <w:shd w:val="clear" w:color="auto" w:fill="auto"/>
            <w:noWrap/>
            <w:vAlign w:val="center"/>
            <w:hideMark/>
          </w:tcPr>
          <w:p w14:paraId="5F4A7636"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PSHRV</w:t>
            </w:r>
          </w:p>
        </w:tc>
        <w:tc>
          <w:tcPr>
            <w:tcW w:w="648" w:type="dxa"/>
            <w:tcBorders>
              <w:top w:val="nil"/>
              <w:left w:val="nil"/>
              <w:bottom w:val="nil"/>
              <w:right w:val="nil"/>
            </w:tcBorders>
            <w:shd w:val="clear" w:color="auto" w:fill="auto"/>
            <w:noWrap/>
            <w:vAlign w:val="center"/>
            <w:hideMark/>
          </w:tcPr>
          <w:p w14:paraId="46A5DD2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64229582" w14:textId="5002D294"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EU</w:t>
            </w:r>
            <w:r w:rsidR="00E42EE2" w:rsidRPr="00E7628F">
              <w:rPr>
                <w:rFonts w:ascii="Cambria" w:eastAsia="Times New Roman" w:hAnsi="Cambria"/>
                <w:color w:val="000000"/>
                <w:sz w:val="20"/>
                <w:szCs w:val="20"/>
              </w:rPr>
              <w:t>-</w:t>
            </w:r>
            <w:r w:rsidRPr="00E7628F">
              <w:rPr>
                <w:rFonts w:ascii="Cambria" w:eastAsia="Times New Roman" w:hAnsi="Cambria"/>
                <w:color w:val="000000"/>
                <w:sz w:val="20"/>
                <w:szCs w:val="20"/>
              </w:rPr>
              <w:t>Croatia</w:t>
            </w:r>
          </w:p>
        </w:tc>
        <w:tc>
          <w:tcPr>
            <w:tcW w:w="1456" w:type="dxa"/>
            <w:tcBorders>
              <w:top w:val="nil"/>
              <w:left w:val="nil"/>
              <w:bottom w:val="nil"/>
              <w:right w:val="nil"/>
            </w:tcBorders>
            <w:shd w:val="clear" w:color="auto" w:fill="auto"/>
            <w:noWrap/>
            <w:vAlign w:val="center"/>
            <w:hideMark/>
          </w:tcPr>
          <w:p w14:paraId="1DCE82B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MED</w:t>
            </w:r>
          </w:p>
        </w:tc>
        <w:tc>
          <w:tcPr>
            <w:tcW w:w="961" w:type="dxa"/>
            <w:tcBorders>
              <w:top w:val="nil"/>
              <w:left w:val="nil"/>
              <w:bottom w:val="nil"/>
              <w:right w:val="nil"/>
            </w:tcBorders>
            <w:vAlign w:val="center"/>
          </w:tcPr>
          <w:p w14:paraId="167A05F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244B4BE" w14:textId="51C14808"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1991-201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0D6C434" w14:textId="6C380076"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287.5.</w:t>
            </w:r>
          </w:p>
        </w:tc>
      </w:tr>
      <w:tr w:rsidR="00FD6DCF" w:rsidRPr="00E7628F" w14:paraId="4B4C55A6" w14:textId="77777777" w:rsidTr="00E42EE2">
        <w:trPr>
          <w:trHeight w:val="288"/>
        </w:trPr>
        <w:tc>
          <w:tcPr>
            <w:tcW w:w="526" w:type="dxa"/>
            <w:tcBorders>
              <w:top w:val="nil"/>
              <w:left w:val="nil"/>
              <w:bottom w:val="nil"/>
              <w:right w:val="nil"/>
            </w:tcBorders>
            <w:shd w:val="clear" w:color="auto" w:fill="auto"/>
            <w:noWrap/>
            <w:vAlign w:val="center"/>
            <w:hideMark/>
          </w:tcPr>
          <w:p w14:paraId="7043E9E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10</w:t>
            </w:r>
          </w:p>
        </w:tc>
        <w:tc>
          <w:tcPr>
            <w:tcW w:w="1442" w:type="dxa"/>
            <w:tcBorders>
              <w:top w:val="nil"/>
              <w:left w:val="nil"/>
              <w:bottom w:val="nil"/>
              <w:right w:val="nil"/>
            </w:tcBorders>
            <w:shd w:val="clear" w:color="auto" w:fill="auto"/>
            <w:noWrap/>
            <w:vAlign w:val="center"/>
            <w:hideMark/>
          </w:tcPr>
          <w:p w14:paraId="78724578"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PSWold</w:t>
            </w:r>
            <w:proofErr w:type="spellEnd"/>
          </w:p>
        </w:tc>
        <w:tc>
          <w:tcPr>
            <w:tcW w:w="648" w:type="dxa"/>
            <w:tcBorders>
              <w:top w:val="nil"/>
              <w:left w:val="nil"/>
              <w:bottom w:val="nil"/>
              <w:right w:val="nil"/>
            </w:tcBorders>
            <w:shd w:val="clear" w:color="auto" w:fill="auto"/>
            <w:noWrap/>
            <w:vAlign w:val="center"/>
            <w:hideMark/>
          </w:tcPr>
          <w:p w14:paraId="52E0101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78D63A2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4D82481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1A150E8D"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34DBE96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1964-1984</w:t>
            </w:r>
          </w:p>
        </w:tc>
        <w:tc>
          <w:tcPr>
            <w:tcW w:w="1985" w:type="dxa"/>
            <w:tcBorders>
              <w:top w:val="nil"/>
              <w:left w:val="nil"/>
              <w:bottom w:val="nil"/>
              <w:right w:val="nil"/>
            </w:tcBorders>
            <w:vAlign w:val="center"/>
          </w:tcPr>
          <w:p w14:paraId="7396C8E5" w14:textId="3B768C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337.5</w:t>
            </w:r>
          </w:p>
          <w:p w14:paraId="7AA5F246" w14:textId="77777777" w:rsidR="00FD6DCF" w:rsidRPr="00E7628F" w:rsidRDefault="00FD6DCF" w:rsidP="00636EAD">
            <w:pPr>
              <w:spacing w:after="0" w:line="240" w:lineRule="auto"/>
              <w:rPr>
                <w:rFonts w:ascii="Cambria" w:eastAsia="Times New Roman" w:hAnsi="Cambria"/>
                <w:color w:val="000000"/>
                <w:sz w:val="20"/>
                <w:szCs w:val="20"/>
              </w:rPr>
            </w:pPr>
          </w:p>
        </w:tc>
      </w:tr>
      <w:tr w:rsidR="00FD6DCF" w:rsidRPr="00E7628F" w14:paraId="521E9575" w14:textId="77777777" w:rsidTr="00E42EE2">
        <w:trPr>
          <w:trHeight w:val="288"/>
        </w:trPr>
        <w:tc>
          <w:tcPr>
            <w:tcW w:w="526" w:type="dxa"/>
            <w:tcBorders>
              <w:top w:val="nil"/>
              <w:left w:val="nil"/>
              <w:bottom w:val="nil"/>
              <w:right w:val="nil"/>
            </w:tcBorders>
            <w:shd w:val="clear" w:color="auto" w:fill="auto"/>
            <w:noWrap/>
            <w:vAlign w:val="center"/>
            <w:hideMark/>
          </w:tcPr>
          <w:p w14:paraId="4A7EA2A3"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11</w:t>
            </w:r>
          </w:p>
        </w:tc>
        <w:tc>
          <w:tcPr>
            <w:tcW w:w="1442" w:type="dxa"/>
            <w:tcBorders>
              <w:top w:val="nil"/>
              <w:left w:val="nil"/>
              <w:bottom w:val="nil"/>
              <w:right w:val="nil"/>
            </w:tcBorders>
            <w:shd w:val="clear" w:color="auto" w:fill="auto"/>
            <w:noWrap/>
            <w:vAlign w:val="center"/>
            <w:hideMark/>
          </w:tcPr>
          <w:p w14:paraId="77321F2D"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PSWnew</w:t>
            </w:r>
            <w:proofErr w:type="spellEnd"/>
          </w:p>
        </w:tc>
        <w:tc>
          <w:tcPr>
            <w:tcW w:w="648" w:type="dxa"/>
            <w:tcBorders>
              <w:top w:val="nil"/>
              <w:left w:val="nil"/>
              <w:bottom w:val="nil"/>
              <w:right w:val="nil"/>
            </w:tcBorders>
            <w:shd w:val="clear" w:color="auto" w:fill="auto"/>
            <w:noWrap/>
            <w:vAlign w:val="center"/>
            <w:hideMark/>
          </w:tcPr>
          <w:p w14:paraId="58E30AF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PS</w:t>
            </w:r>
          </w:p>
        </w:tc>
        <w:tc>
          <w:tcPr>
            <w:tcW w:w="1346" w:type="dxa"/>
            <w:tcBorders>
              <w:top w:val="nil"/>
              <w:left w:val="nil"/>
              <w:bottom w:val="nil"/>
              <w:right w:val="nil"/>
            </w:tcBorders>
            <w:shd w:val="clear" w:color="auto" w:fill="auto"/>
            <w:noWrap/>
            <w:vAlign w:val="center"/>
            <w:hideMark/>
          </w:tcPr>
          <w:p w14:paraId="19297FA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 Canada</w:t>
            </w:r>
          </w:p>
        </w:tc>
        <w:tc>
          <w:tcPr>
            <w:tcW w:w="1456" w:type="dxa"/>
            <w:tcBorders>
              <w:top w:val="nil"/>
              <w:left w:val="nil"/>
              <w:bottom w:val="nil"/>
              <w:right w:val="nil"/>
            </w:tcBorders>
            <w:shd w:val="clear" w:color="auto" w:fill="auto"/>
            <w:noWrap/>
            <w:vAlign w:val="center"/>
            <w:hideMark/>
          </w:tcPr>
          <w:p w14:paraId="6813DBAC"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CDF4ECB"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7DDE9E81" w14:textId="223CDACF"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1985-201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6073B61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FD6DCF" w:rsidRPr="00E7628F" w14:paraId="06C4123E" w14:textId="77777777" w:rsidTr="00E42EE2">
        <w:trPr>
          <w:trHeight w:val="288"/>
        </w:trPr>
        <w:tc>
          <w:tcPr>
            <w:tcW w:w="526" w:type="dxa"/>
            <w:tcBorders>
              <w:top w:val="nil"/>
              <w:left w:val="nil"/>
              <w:bottom w:val="nil"/>
              <w:right w:val="nil"/>
            </w:tcBorders>
            <w:shd w:val="clear" w:color="auto" w:fill="auto"/>
            <w:noWrap/>
            <w:vAlign w:val="center"/>
            <w:hideMark/>
          </w:tcPr>
          <w:p w14:paraId="7A588D4E"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12</w:t>
            </w:r>
          </w:p>
        </w:tc>
        <w:tc>
          <w:tcPr>
            <w:tcW w:w="1442" w:type="dxa"/>
            <w:tcBorders>
              <w:top w:val="nil"/>
              <w:left w:val="nil"/>
              <w:bottom w:val="nil"/>
              <w:right w:val="nil"/>
            </w:tcBorders>
            <w:shd w:val="clear" w:color="auto" w:fill="auto"/>
            <w:noWrap/>
            <w:vAlign w:val="center"/>
            <w:hideMark/>
          </w:tcPr>
          <w:p w14:paraId="3231E771"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TPold</w:t>
            </w:r>
            <w:proofErr w:type="spellEnd"/>
          </w:p>
        </w:tc>
        <w:tc>
          <w:tcPr>
            <w:tcW w:w="648" w:type="dxa"/>
            <w:tcBorders>
              <w:top w:val="nil"/>
              <w:left w:val="nil"/>
              <w:bottom w:val="nil"/>
              <w:right w:val="nil"/>
            </w:tcBorders>
            <w:shd w:val="clear" w:color="auto" w:fill="auto"/>
            <w:noWrap/>
            <w:vAlign w:val="center"/>
            <w:hideMark/>
          </w:tcPr>
          <w:p w14:paraId="3F88A88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8B51728" w14:textId="19149DD8" w:rsidR="00FD6DCF" w:rsidRPr="00E7628F" w:rsidRDefault="00FD6DCF" w:rsidP="00636EAD">
            <w:pPr>
              <w:spacing w:after="0" w:line="240" w:lineRule="auto"/>
              <w:rPr>
                <w:rFonts w:ascii="Cambria" w:eastAsia="Times New Roman" w:hAnsi="Cambria"/>
                <w:color w:val="000000"/>
                <w:sz w:val="20"/>
                <w:szCs w:val="20"/>
                <w:lang w:val="fr-CA"/>
              </w:rPr>
            </w:pPr>
            <w:proofErr w:type="gramStart"/>
            <w:r w:rsidRPr="00E7628F">
              <w:rPr>
                <w:rFonts w:ascii="Cambria" w:eastAsia="Times New Roman" w:hAnsi="Cambria"/>
                <w:color w:val="000000"/>
                <w:sz w:val="20"/>
                <w:szCs w:val="20"/>
                <w:lang w:val="fr-CA"/>
              </w:rPr>
              <w:t>EU.Spain</w:t>
            </w:r>
            <w:proofErr w:type="gramEnd"/>
            <w:r w:rsidRPr="00E7628F">
              <w:rPr>
                <w:rFonts w:ascii="Cambria" w:eastAsia="Times New Roman" w:hAnsi="Cambria"/>
                <w:color w:val="000000"/>
                <w:sz w:val="20"/>
                <w:szCs w:val="20"/>
                <w:lang w:val="fr-CA"/>
              </w:rPr>
              <w:t>,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56463F82" w14:textId="2E1F03D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 MED)</w:t>
            </w:r>
          </w:p>
        </w:tc>
        <w:tc>
          <w:tcPr>
            <w:tcW w:w="961" w:type="dxa"/>
            <w:tcBorders>
              <w:top w:val="nil"/>
              <w:left w:val="nil"/>
              <w:bottom w:val="nil"/>
              <w:right w:val="nil"/>
            </w:tcBorders>
            <w:vAlign w:val="center"/>
          </w:tcPr>
          <w:p w14:paraId="5FFF404E"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5E52E79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1964-2011</w:t>
            </w:r>
          </w:p>
        </w:tc>
        <w:tc>
          <w:tcPr>
            <w:tcW w:w="1985" w:type="dxa"/>
            <w:tcBorders>
              <w:top w:val="nil"/>
              <w:left w:val="nil"/>
              <w:bottom w:val="nil"/>
              <w:right w:val="nil"/>
            </w:tcBorders>
            <w:vAlign w:val="center"/>
          </w:tcPr>
          <w:p w14:paraId="2D8C9F3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337.5</w:t>
            </w:r>
          </w:p>
        </w:tc>
      </w:tr>
      <w:tr w:rsidR="00FD6DCF" w:rsidRPr="00E7628F" w14:paraId="3BCCA77B" w14:textId="77777777" w:rsidTr="00E42EE2">
        <w:trPr>
          <w:trHeight w:val="288"/>
        </w:trPr>
        <w:tc>
          <w:tcPr>
            <w:tcW w:w="526" w:type="dxa"/>
            <w:tcBorders>
              <w:top w:val="nil"/>
              <w:left w:val="nil"/>
              <w:bottom w:val="nil"/>
              <w:right w:val="nil"/>
            </w:tcBorders>
            <w:shd w:val="clear" w:color="auto" w:fill="auto"/>
            <w:noWrap/>
            <w:vAlign w:val="center"/>
            <w:hideMark/>
          </w:tcPr>
          <w:p w14:paraId="2AFC762B"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13</w:t>
            </w:r>
          </w:p>
        </w:tc>
        <w:tc>
          <w:tcPr>
            <w:tcW w:w="1442" w:type="dxa"/>
            <w:tcBorders>
              <w:top w:val="nil"/>
              <w:left w:val="nil"/>
              <w:bottom w:val="nil"/>
              <w:right w:val="nil"/>
            </w:tcBorders>
            <w:shd w:val="clear" w:color="auto" w:fill="auto"/>
            <w:noWrap/>
            <w:vAlign w:val="center"/>
            <w:hideMark/>
          </w:tcPr>
          <w:p w14:paraId="324E1874"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TPnew</w:t>
            </w:r>
            <w:proofErr w:type="spellEnd"/>
          </w:p>
        </w:tc>
        <w:tc>
          <w:tcPr>
            <w:tcW w:w="648" w:type="dxa"/>
            <w:tcBorders>
              <w:top w:val="nil"/>
              <w:left w:val="nil"/>
              <w:bottom w:val="nil"/>
              <w:right w:val="nil"/>
            </w:tcBorders>
            <w:shd w:val="clear" w:color="auto" w:fill="auto"/>
            <w:noWrap/>
            <w:vAlign w:val="center"/>
            <w:hideMark/>
          </w:tcPr>
          <w:p w14:paraId="790CE2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TP</w:t>
            </w:r>
          </w:p>
        </w:tc>
        <w:tc>
          <w:tcPr>
            <w:tcW w:w="1346" w:type="dxa"/>
            <w:tcBorders>
              <w:top w:val="nil"/>
              <w:left w:val="nil"/>
              <w:bottom w:val="nil"/>
              <w:right w:val="nil"/>
            </w:tcBorders>
            <w:shd w:val="clear" w:color="auto" w:fill="auto"/>
            <w:noWrap/>
            <w:vAlign w:val="center"/>
            <w:hideMark/>
          </w:tcPr>
          <w:p w14:paraId="7E695357" w14:textId="33AFD641" w:rsidR="00FD6DCF" w:rsidRPr="00E7628F" w:rsidRDefault="00FD6DCF" w:rsidP="00636EAD">
            <w:pPr>
              <w:spacing w:after="0" w:line="240" w:lineRule="auto"/>
              <w:rPr>
                <w:rFonts w:ascii="Cambria" w:eastAsia="Times New Roman" w:hAnsi="Cambria"/>
                <w:color w:val="000000"/>
                <w:sz w:val="20"/>
                <w:szCs w:val="20"/>
                <w:lang w:val="fr-CA"/>
              </w:rPr>
            </w:pPr>
            <w:r w:rsidRPr="00E7628F">
              <w:rPr>
                <w:rFonts w:ascii="Cambria" w:eastAsia="Times New Roman" w:hAnsi="Cambria"/>
                <w:color w:val="000000"/>
                <w:sz w:val="20"/>
                <w:szCs w:val="20"/>
                <w:lang w:val="fr-CA"/>
              </w:rPr>
              <w:t>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Spain, Morocco, EU</w:t>
            </w:r>
            <w:r w:rsidR="00E42EE2" w:rsidRPr="00E7628F">
              <w:rPr>
                <w:rFonts w:ascii="Cambria" w:eastAsia="Times New Roman" w:hAnsi="Cambria"/>
                <w:color w:val="000000"/>
                <w:sz w:val="20"/>
                <w:szCs w:val="20"/>
                <w:lang w:val="es-ES"/>
              </w:rPr>
              <w:t>-</w:t>
            </w:r>
            <w:r w:rsidRPr="00E7628F">
              <w:rPr>
                <w:rFonts w:ascii="Cambria" w:eastAsia="Times New Roman" w:hAnsi="Cambria"/>
                <w:color w:val="000000"/>
                <w:sz w:val="20"/>
                <w:szCs w:val="20"/>
                <w:lang w:val="fr-CA"/>
              </w:rPr>
              <w:t xml:space="preserve"> Portugal</w:t>
            </w:r>
          </w:p>
        </w:tc>
        <w:tc>
          <w:tcPr>
            <w:tcW w:w="1456" w:type="dxa"/>
            <w:tcBorders>
              <w:top w:val="nil"/>
              <w:left w:val="nil"/>
              <w:bottom w:val="nil"/>
              <w:right w:val="nil"/>
            </w:tcBorders>
            <w:shd w:val="clear" w:color="auto" w:fill="auto"/>
            <w:noWrap/>
            <w:vAlign w:val="center"/>
            <w:hideMark/>
          </w:tcPr>
          <w:p w14:paraId="29AF1D07" w14:textId="76E32B0A"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St. Gibra</w:t>
            </w:r>
            <w:r w:rsidR="00303131" w:rsidRPr="00E7628F">
              <w:rPr>
                <w:rFonts w:ascii="Cambria" w:eastAsia="Times New Roman" w:hAnsi="Cambria"/>
                <w:color w:val="000000"/>
                <w:sz w:val="20"/>
                <w:szCs w:val="20"/>
              </w:rPr>
              <w:t>l</w:t>
            </w:r>
            <w:r w:rsidRPr="00E7628F">
              <w:rPr>
                <w:rFonts w:ascii="Cambria" w:eastAsia="Times New Roman" w:hAnsi="Cambria"/>
                <w:color w:val="000000"/>
                <w:sz w:val="20"/>
                <w:szCs w:val="20"/>
              </w:rPr>
              <w:t>tar</w:t>
            </w:r>
            <w:r w:rsidRPr="00E7628F">
              <w:rPr>
                <w:rFonts w:ascii="Cambria" w:eastAsia="Times New Roman" w:hAnsi="Cambria"/>
                <w:color w:val="000000"/>
                <w:sz w:val="20"/>
                <w:szCs w:val="20"/>
              </w:rPr>
              <w:br/>
              <w:t>(SATL)</w:t>
            </w:r>
          </w:p>
        </w:tc>
        <w:tc>
          <w:tcPr>
            <w:tcW w:w="961" w:type="dxa"/>
            <w:tcBorders>
              <w:top w:val="nil"/>
              <w:left w:val="nil"/>
              <w:bottom w:val="nil"/>
              <w:right w:val="nil"/>
            </w:tcBorders>
            <w:vAlign w:val="center"/>
          </w:tcPr>
          <w:p w14:paraId="3DF9691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415F24" w14:textId="6D1FF45C"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2012-201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7AEB9C0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37.5 – 362.5</w:t>
            </w:r>
          </w:p>
        </w:tc>
      </w:tr>
      <w:tr w:rsidR="00FD6DCF" w:rsidRPr="00E7628F" w14:paraId="1201ABC5" w14:textId="77777777" w:rsidTr="00E42EE2">
        <w:trPr>
          <w:trHeight w:val="288"/>
        </w:trPr>
        <w:tc>
          <w:tcPr>
            <w:tcW w:w="526" w:type="dxa"/>
            <w:tcBorders>
              <w:top w:val="nil"/>
              <w:left w:val="nil"/>
              <w:bottom w:val="nil"/>
              <w:right w:val="nil"/>
            </w:tcBorders>
            <w:shd w:val="clear" w:color="auto" w:fill="auto"/>
            <w:noWrap/>
            <w:vAlign w:val="center"/>
            <w:hideMark/>
          </w:tcPr>
          <w:p w14:paraId="354200B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14</w:t>
            </w:r>
          </w:p>
        </w:tc>
        <w:tc>
          <w:tcPr>
            <w:tcW w:w="1442" w:type="dxa"/>
            <w:tcBorders>
              <w:top w:val="nil"/>
              <w:left w:val="nil"/>
              <w:bottom w:val="nil"/>
              <w:right w:val="nil"/>
            </w:tcBorders>
            <w:shd w:val="clear" w:color="auto" w:fill="auto"/>
            <w:noWrap/>
            <w:vAlign w:val="center"/>
            <w:hideMark/>
          </w:tcPr>
          <w:p w14:paraId="4022169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RRCAN</w:t>
            </w:r>
          </w:p>
        </w:tc>
        <w:tc>
          <w:tcPr>
            <w:tcW w:w="648" w:type="dxa"/>
            <w:tcBorders>
              <w:top w:val="nil"/>
              <w:left w:val="nil"/>
              <w:bottom w:val="nil"/>
              <w:right w:val="nil"/>
            </w:tcBorders>
            <w:shd w:val="clear" w:color="auto" w:fill="auto"/>
            <w:noWrap/>
            <w:vAlign w:val="center"/>
            <w:hideMark/>
          </w:tcPr>
          <w:p w14:paraId="76C97BD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2AA0D0E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Canada</w:t>
            </w:r>
          </w:p>
        </w:tc>
        <w:tc>
          <w:tcPr>
            <w:tcW w:w="1456" w:type="dxa"/>
            <w:tcBorders>
              <w:top w:val="nil"/>
              <w:left w:val="nil"/>
              <w:bottom w:val="nil"/>
              <w:right w:val="nil"/>
            </w:tcBorders>
            <w:shd w:val="clear" w:color="auto" w:fill="auto"/>
            <w:noWrap/>
            <w:vAlign w:val="center"/>
            <w:hideMark/>
          </w:tcPr>
          <w:p w14:paraId="767B1A0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 GSL</w:t>
            </w:r>
          </w:p>
        </w:tc>
        <w:tc>
          <w:tcPr>
            <w:tcW w:w="961" w:type="dxa"/>
            <w:tcBorders>
              <w:top w:val="nil"/>
              <w:left w:val="nil"/>
              <w:bottom w:val="nil"/>
              <w:right w:val="nil"/>
            </w:tcBorders>
            <w:vAlign w:val="center"/>
          </w:tcPr>
          <w:p w14:paraId="6BA2CF9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nil"/>
              <w:right w:val="nil"/>
            </w:tcBorders>
            <w:noWrap/>
            <w:vAlign w:val="center"/>
            <w:hideMark/>
          </w:tcPr>
          <w:p w14:paraId="6002CBA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1964-2016</w:t>
            </w:r>
          </w:p>
        </w:tc>
        <w:tc>
          <w:tcPr>
            <w:tcW w:w="1985" w:type="dxa"/>
            <w:tcBorders>
              <w:top w:val="nil"/>
              <w:left w:val="nil"/>
              <w:bottom w:val="nil"/>
              <w:right w:val="nil"/>
            </w:tcBorders>
            <w:vAlign w:val="center"/>
          </w:tcPr>
          <w:p w14:paraId="664C23A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Logistic; 12.5 – 362.5</w:t>
            </w:r>
          </w:p>
        </w:tc>
      </w:tr>
      <w:tr w:rsidR="00FD6DCF" w:rsidRPr="00E7628F" w14:paraId="5B116BFD" w14:textId="77777777" w:rsidTr="00E42EE2">
        <w:trPr>
          <w:trHeight w:val="288"/>
        </w:trPr>
        <w:tc>
          <w:tcPr>
            <w:tcW w:w="526" w:type="dxa"/>
            <w:tcBorders>
              <w:top w:val="nil"/>
              <w:left w:val="nil"/>
              <w:bottom w:val="nil"/>
              <w:right w:val="nil"/>
            </w:tcBorders>
            <w:shd w:val="clear" w:color="auto" w:fill="auto"/>
            <w:noWrap/>
            <w:vAlign w:val="center"/>
            <w:hideMark/>
          </w:tcPr>
          <w:p w14:paraId="65276B12"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15</w:t>
            </w:r>
          </w:p>
        </w:tc>
        <w:tc>
          <w:tcPr>
            <w:tcW w:w="1442" w:type="dxa"/>
            <w:tcBorders>
              <w:top w:val="nil"/>
              <w:left w:val="nil"/>
              <w:bottom w:val="nil"/>
              <w:right w:val="nil"/>
            </w:tcBorders>
            <w:shd w:val="clear" w:color="auto" w:fill="auto"/>
            <w:noWrap/>
            <w:vAlign w:val="center"/>
            <w:hideMark/>
          </w:tcPr>
          <w:p w14:paraId="34438ED2"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RRUSAFS</w:t>
            </w:r>
          </w:p>
        </w:tc>
        <w:tc>
          <w:tcPr>
            <w:tcW w:w="648" w:type="dxa"/>
            <w:tcBorders>
              <w:top w:val="nil"/>
              <w:left w:val="nil"/>
              <w:bottom w:val="nil"/>
              <w:right w:val="nil"/>
            </w:tcBorders>
            <w:shd w:val="clear" w:color="auto" w:fill="auto"/>
            <w:noWrap/>
            <w:vAlign w:val="center"/>
            <w:hideMark/>
          </w:tcPr>
          <w:p w14:paraId="1ECADCBE"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67831F51"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2C554C6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5F60ED6C"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2481388E" w14:textId="3E4F6C1D"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0C635DC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162.5</w:t>
            </w:r>
          </w:p>
        </w:tc>
      </w:tr>
      <w:tr w:rsidR="00FD6DCF" w:rsidRPr="00E7628F" w14:paraId="6067445A" w14:textId="77777777" w:rsidTr="00E42EE2">
        <w:trPr>
          <w:trHeight w:val="288"/>
        </w:trPr>
        <w:tc>
          <w:tcPr>
            <w:tcW w:w="526" w:type="dxa"/>
            <w:tcBorders>
              <w:top w:val="nil"/>
              <w:left w:val="nil"/>
              <w:bottom w:val="nil"/>
              <w:right w:val="nil"/>
            </w:tcBorders>
            <w:shd w:val="clear" w:color="auto" w:fill="auto"/>
            <w:noWrap/>
            <w:vAlign w:val="center"/>
            <w:hideMark/>
          </w:tcPr>
          <w:p w14:paraId="4668BACD"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16</w:t>
            </w:r>
          </w:p>
        </w:tc>
        <w:tc>
          <w:tcPr>
            <w:tcW w:w="1442" w:type="dxa"/>
            <w:tcBorders>
              <w:top w:val="nil"/>
              <w:left w:val="nil"/>
              <w:bottom w:val="nil"/>
              <w:right w:val="nil"/>
            </w:tcBorders>
            <w:shd w:val="clear" w:color="auto" w:fill="auto"/>
            <w:noWrap/>
            <w:vAlign w:val="center"/>
            <w:hideMark/>
          </w:tcPr>
          <w:p w14:paraId="3AD327E9"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RRUSAFB</w:t>
            </w:r>
          </w:p>
        </w:tc>
        <w:tc>
          <w:tcPr>
            <w:tcW w:w="648" w:type="dxa"/>
            <w:tcBorders>
              <w:top w:val="nil"/>
              <w:left w:val="nil"/>
              <w:bottom w:val="nil"/>
              <w:right w:val="nil"/>
            </w:tcBorders>
            <w:shd w:val="clear" w:color="auto" w:fill="auto"/>
            <w:noWrap/>
            <w:vAlign w:val="center"/>
            <w:hideMark/>
          </w:tcPr>
          <w:p w14:paraId="51AEDC87"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RR</w:t>
            </w:r>
          </w:p>
        </w:tc>
        <w:tc>
          <w:tcPr>
            <w:tcW w:w="1346" w:type="dxa"/>
            <w:tcBorders>
              <w:top w:val="nil"/>
              <w:left w:val="nil"/>
              <w:bottom w:val="nil"/>
              <w:right w:val="nil"/>
            </w:tcBorders>
            <w:shd w:val="clear" w:color="auto" w:fill="auto"/>
            <w:noWrap/>
            <w:vAlign w:val="center"/>
            <w:hideMark/>
          </w:tcPr>
          <w:p w14:paraId="3C4EFA70"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USA</w:t>
            </w:r>
          </w:p>
        </w:tc>
        <w:tc>
          <w:tcPr>
            <w:tcW w:w="1456" w:type="dxa"/>
            <w:tcBorders>
              <w:top w:val="nil"/>
              <w:left w:val="nil"/>
              <w:bottom w:val="nil"/>
              <w:right w:val="nil"/>
            </w:tcBorders>
            <w:shd w:val="clear" w:color="auto" w:fill="auto"/>
            <w:noWrap/>
            <w:vAlign w:val="center"/>
            <w:hideMark/>
          </w:tcPr>
          <w:p w14:paraId="3CEA7AE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ATW</w:t>
            </w:r>
          </w:p>
        </w:tc>
        <w:tc>
          <w:tcPr>
            <w:tcW w:w="961" w:type="dxa"/>
            <w:tcBorders>
              <w:top w:val="nil"/>
              <w:left w:val="nil"/>
              <w:bottom w:val="nil"/>
              <w:right w:val="nil"/>
            </w:tcBorders>
            <w:vAlign w:val="center"/>
          </w:tcPr>
          <w:p w14:paraId="0A7985BA"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2,3,4</w:t>
            </w:r>
          </w:p>
        </w:tc>
        <w:tc>
          <w:tcPr>
            <w:tcW w:w="1134" w:type="dxa"/>
            <w:tcBorders>
              <w:top w:val="nil"/>
              <w:left w:val="nil"/>
              <w:bottom w:val="nil"/>
              <w:right w:val="nil"/>
            </w:tcBorders>
            <w:noWrap/>
            <w:vAlign w:val="center"/>
            <w:hideMark/>
          </w:tcPr>
          <w:p w14:paraId="730BDE93" w14:textId="21F21E2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bottom w:val="nil"/>
              <w:right w:val="nil"/>
            </w:tcBorders>
            <w:vAlign w:val="center"/>
          </w:tcPr>
          <w:p w14:paraId="29669B79" w14:textId="4E085242"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362.5</w:t>
            </w:r>
          </w:p>
        </w:tc>
      </w:tr>
      <w:tr w:rsidR="00FD6DCF" w:rsidRPr="00E7628F" w14:paraId="3FF9098E" w14:textId="77777777" w:rsidTr="00485C41">
        <w:trPr>
          <w:trHeight w:val="288"/>
        </w:trPr>
        <w:tc>
          <w:tcPr>
            <w:tcW w:w="526" w:type="dxa"/>
            <w:tcBorders>
              <w:top w:val="nil"/>
              <w:left w:val="nil"/>
              <w:right w:val="nil"/>
            </w:tcBorders>
            <w:shd w:val="clear" w:color="auto" w:fill="auto"/>
            <w:noWrap/>
            <w:vAlign w:val="center"/>
            <w:hideMark/>
          </w:tcPr>
          <w:p w14:paraId="74B610E6"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17</w:t>
            </w:r>
          </w:p>
        </w:tc>
        <w:tc>
          <w:tcPr>
            <w:tcW w:w="1442" w:type="dxa"/>
            <w:tcBorders>
              <w:top w:val="nil"/>
              <w:left w:val="nil"/>
              <w:right w:val="nil"/>
            </w:tcBorders>
            <w:shd w:val="clear" w:color="auto" w:fill="auto"/>
            <w:noWrap/>
            <w:vAlign w:val="center"/>
            <w:hideMark/>
          </w:tcPr>
          <w:p w14:paraId="07B35074"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w:t>
            </w:r>
          </w:p>
        </w:tc>
        <w:tc>
          <w:tcPr>
            <w:tcW w:w="648" w:type="dxa"/>
            <w:tcBorders>
              <w:top w:val="nil"/>
              <w:left w:val="nil"/>
              <w:right w:val="nil"/>
            </w:tcBorders>
            <w:shd w:val="clear" w:color="auto" w:fill="auto"/>
            <w:noWrap/>
            <w:vAlign w:val="center"/>
            <w:hideMark/>
          </w:tcPr>
          <w:p w14:paraId="0522203A"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346" w:type="dxa"/>
            <w:tcBorders>
              <w:top w:val="nil"/>
              <w:left w:val="nil"/>
              <w:right w:val="nil"/>
            </w:tcBorders>
            <w:shd w:val="clear" w:color="auto" w:fill="auto"/>
            <w:noWrap/>
            <w:vAlign w:val="center"/>
            <w:hideMark/>
          </w:tcPr>
          <w:p w14:paraId="093AF96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other</w:t>
            </w:r>
          </w:p>
        </w:tc>
        <w:tc>
          <w:tcPr>
            <w:tcW w:w="1456" w:type="dxa"/>
            <w:tcBorders>
              <w:top w:val="nil"/>
              <w:left w:val="nil"/>
              <w:right w:val="nil"/>
            </w:tcBorders>
            <w:shd w:val="clear" w:color="auto" w:fill="auto"/>
            <w:noWrap/>
            <w:vAlign w:val="center"/>
            <w:hideMark/>
          </w:tcPr>
          <w:p w14:paraId="367DF3CD"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961" w:type="dxa"/>
            <w:tcBorders>
              <w:top w:val="nil"/>
              <w:left w:val="nil"/>
              <w:right w:val="nil"/>
            </w:tcBorders>
            <w:vAlign w:val="center"/>
          </w:tcPr>
          <w:p w14:paraId="18FED917" w14:textId="77777777" w:rsidR="00FD6DCF" w:rsidRPr="00E7628F" w:rsidDel="003B2483"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right w:val="nil"/>
            </w:tcBorders>
            <w:noWrap/>
            <w:vAlign w:val="center"/>
            <w:hideMark/>
          </w:tcPr>
          <w:p w14:paraId="03DB0420" w14:textId="61E776F0"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1964-201</w:t>
            </w:r>
            <w:r w:rsidR="00640EE0">
              <w:rPr>
                <w:rFonts w:ascii="Cambria" w:eastAsia="Times New Roman" w:hAnsi="Cambria"/>
                <w:color w:val="000000"/>
                <w:sz w:val="20"/>
                <w:szCs w:val="20"/>
              </w:rPr>
              <w:t>9</w:t>
            </w:r>
          </w:p>
        </w:tc>
        <w:tc>
          <w:tcPr>
            <w:tcW w:w="1985" w:type="dxa"/>
            <w:tcBorders>
              <w:top w:val="nil"/>
              <w:left w:val="nil"/>
              <w:right w:val="nil"/>
            </w:tcBorders>
            <w:vAlign w:val="center"/>
          </w:tcPr>
          <w:p w14:paraId="0439FF0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12.5 – 362.5</w:t>
            </w:r>
          </w:p>
        </w:tc>
      </w:tr>
      <w:tr w:rsidR="00FD6DCF" w:rsidRPr="00E7628F" w14:paraId="607DF67A" w14:textId="77777777" w:rsidTr="00485C41">
        <w:trPr>
          <w:trHeight w:val="288"/>
        </w:trPr>
        <w:tc>
          <w:tcPr>
            <w:tcW w:w="526" w:type="dxa"/>
            <w:tcBorders>
              <w:top w:val="nil"/>
              <w:left w:val="nil"/>
              <w:bottom w:val="single" w:sz="4" w:space="0" w:color="auto"/>
              <w:right w:val="nil"/>
            </w:tcBorders>
            <w:shd w:val="clear" w:color="auto" w:fill="auto"/>
            <w:noWrap/>
            <w:vAlign w:val="center"/>
          </w:tcPr>
          <w:p w14:paraId="4FF062E7" w14:textId="77777777" w:rsidR="00FD6DCF" w:rsidRPr="00E7628F" w:rsidRDefault="00FD6DCF" w:rsidP="00636EAD">
            <w:pPr>
              <w:spacing w:after="0" w:line="240" w:lineRule="auto"/>
              <w:jc w:val="right"/>
              <w:rPr>
                <w:rFonts w:ascii="Cambria" w:eastAsia="Times New Roman" w:hAnsi="Cambria"/>
                <w:color w:val="000000"/>
                <w:sz w:val="20"/>
                <w:szCs w:val="20"/>
              </w:rPr>
            </w:pPr>
            <w:r w:rsidRPr="00E7628F">
              <w:rPr>
                <w:rFonts w:ascii="Cambria" w:eastAsia="Times New Roman" w:hAnsi="Cambria"/>
                <w:color w:val="000000"/>
                <w:sz w:val="20"/>
                <w:szCs w:val="20"/>
              </w:rPr>
              <w:t>18</w:t>
            </w:r>
          </w:p>
        </w:tc>
        <w:tc>
          <w:tcPr>
            <w:tcW w:w="1442" w:type="dxa"/>
            <w:tcBorders>
              <w:top w:val="nil"/>
              <w:left w:val="nil"/>
              <w:bottom w:val="single" w:sz="4" w:space="0" w:color="auto"/>
              <w:right w:val="nil"/>
            </w:tcBorders>
            <w:shd w:val="clear" w:color="auto" w:fill="auto"/>
            <w:noWrap/>
            <w:vAlign w:val="center"/>
          </w:tcPr>
          <w:p w14:paraId="540F1B59" w14:textId="77777777" w:rsidR="00FD6DCF" w:rsidRPr="00E7628F" w:rsidRDefault="00FD6DCF" w:rsidP="00636EAD">
            <w:pPr>
              <w:spacing w:after="0" w:line="240" w:lineRule="auto"/>
              <w:rPr>
                <w:rFonts w:ascii="Cambria" w:eastAsia="Times New Roman" w:hAnsi="Cambria"/>
                <w:color w:val="000000"/>
                <w:sz w:val="20"/>
                <w:szCs w:val="20"/>
              </w:rPr>
            </w:pPr>
            <w:proofErr w:type="spellStart"/>
            <w:r w:rsidRPr="00E7628F">
              <w:rPr>
                <w:rFonts w:ascii="Cambria" w:eastAsia="Times New Roman" w:hAnsi="Cambria"/>
                <w:color w:val="000000"/>
                <w:sz w:val="20"/>
                <w:szCs w:val="20"/>
              </w:rPr>
              <w:t>LLJPNnew</w:t>
            </w:r>
            <w:proofErr w:type="spellEnd"/>
          </w:p>
        </w:tc>
        <w:tc>
          <w:tcPr>
            <w:tcW w:w="648" w:type="dxa"/>
            <w:tcBorders>
              <w:top w:val="nil"/>
              <w:left w:val="nil"/>
              <w:bottom w:val="single" w:sz="4" w:space="0" w:color="auto"/>
              <w:right w:val="nil"/>
            </w:tcBorders>
            <w:shd w:val="clear" w:color="auto" w:fill="auto"/>
            <w:noWrap/>
            <w:vAlign w:val="center"/>
          </w:tcPr>
          <w:p w14:paraId="6299009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LL</w:t>
            </w:r>
          </w:p>
        </w:tc>
        <w:tc>
          <w:tcPr>
            <w:tcW w:w="1346" w:type="dxa"/>
            <w:tcBorders>
              <w:top w:val="nil"/>
              <w:left w:val="nil"/>
              <w:bottom w:val="single" w:sz="4" w:space="0" w:color="auto"/>
              <w:right w:val="nil"/>
            </w:tcBorders>
            <w:shd w:val="clear" w:color="auto" w:fill="auto"/>
            <w:noWrap/>
            <w:vAlign w:val="center"/>
          </w:tcPr>
          <w:p w14:paraId="22B8AA33"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Japan</w:t>
            </w:r>
          </w:p>
        </w:tc>
        <w:tc>
          <w:tcPr>
            <w:tcW w:w="1456" w:type="dxa"/>
            <w:tcBorders>
              <w:top w:val="nil"/>
              <w:left w:val="nil"/>
              <w:bottom w:val="single" w:sz="4" w:space="0" w:color="auto"/>
              <w:right w:val="nil"/>
            </w:tcBorders>
            <w:shd w:val="clear" w:color="auto" w:fill="auto"/>
            <w:noWrap/>
            <w:vAlign w:val="center"/>
          </w:tcPr>
          <w:p w14:paraId="21663E58"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WATL, SATL,</w:t>
            </w:r>
            <w:r w:rsidRPr="00E7628F">
              <w:rPr>
                <w:rFonts w:ascii="Cambria" w:eastAsia="Times New Roman" w:hAnsi="Cambria"/>
                <w:color w:val="000000"/>
                <w:sz w:val="20"/>
                <w:szCs w:val="20"/>
              </w:rPr>
              <w:br/>
              <w:t>NATL, EATL</w:t>
            </w:r>
          </w:p>
        </w:tc>
        <w:tc>
          <w:tcPr>
            <w:tcW w:w="961" w:type="dxa"/>
            <w:tcBorders>
              <w:top w:val="nil"/>
              <w:left w:val="nil"/>
              <w:bottom w:val="single" w:sz="4" w:space="0" w:color="auto"/>
              <w:right w:val="nil"/>
            </w:tcBorders>
            <w:vAlign w:val="center"/>
          </w:tcPr>
          <w:p w14:paraId="6A728B4F"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All</w:t>
            </w:r>
          </w:p>
        </w:tc>
        <w:tc>
          <w:tcPr>
            <w:tcW w:w="1134" w:type="dxa"/>
            <w:tcBorders>
              <w:top w:val="nil"/>
              <w:left w:val="nil"/>
              <w:bottom w:val="single" w:sz="4" w:space="0" w:color="auto"/>
              <w:right w:val="nil"/>
            </w:tcBorders>
            <w:noWrap/>
            <w:vAlign w:val="center"/>
          </w:tcPr>
          <w:p w14:paraId="475751A1" w14:textId="0A60BAE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2010-201</w:t>
            </w:r>
            <w:r w:rsidR="00640EE0">
              <w:rPr>
                <w:rFonts w:ascii="Cambria" w:eastAsia="Times New Roman" w:hAnsi="Cambria"/>
                <w:color w:val="000000"/>
                <w:sz w:val="20"/>
                <w:szCs w:val="20"/>
              </w:rPr>
              <w:t>9</w:t>
            </w:r>
          </w:p>
        </w:tc>
        <w:tc>
          <w:tcPr>
            <w:tcW w:w="1985" w:type="dxa"/>
            <w:tcBorders>
              <w:top w:val="nil"/>
              <w:left w:val="nil"/>
              <w:bottom w:val="single" w:sz="4" w:space="0" w:color="auto"/>
              <w:right w:val="nil"/>
            </w:tcBorders>
            <w:vAlign w:val="center"/>
          </w:tcPr>
          <w:p w14:paraId="7BE377F5" w14:textId="77777777" w:rsidR="00FD6DCF" w:rsidRPr="00E7628F" w:rsidRDefault="00FD6DCF" w:rsidP="00636EAD">
            <w:pPr>
              <w:spacing w:after="0" w:line="240" w:lineRule="auto"/>
              <w:rPr>
                <w:rFonts w:ascii="Cambria" w:eastAsia="Times New Roman" w:hAnsi="Cambria"/>
                <w:color w:val="000000"/>
                <w:sz w:val="20"/>
                <w:szCs w:val="20"/>
              </w:rPr>
            </w:pPr>
            <w:r w:rsidRPr="00E7628F">
              <w:rPr>
                <w:rFonts w:ascii="Cambria" w:eastAsia="Times New Roman" w:hAnsi="Cambria"/>
                <w:color w:val="000000"/>
                <w:sz w:val="20"/>
                <w:szCs w:val="20"/>
              </w:rPr>
              <w:t>DN; 62.5 – 312.5</w:t>
            </w:r>
          </w:p>
        </w:tc>
      </w:tr>
      <w:tr w:rsidR="00485C41" w:rsidRPr="00E7628F" w14:paraId="331F71FB" w14:textId="77777777" w:rsidTr="00F61AA9">
        <w:trPr>
          <w:trHeight w:val="288"/>
        </w:trPr>
        <w:tc>
          <w:tcPr>
            <w:tcW w:w="9498" w:type="dxa"/>
            <w:gridSpan w:val="8"/>
            <w:tcBorders>
              <w:top w:val="single" w:sz="4" w:space="0" w:color="auto"/>
              <w:left w:val="nil"/>
              <w:bottom w:val="single" w:sz="4" w:space="0" w:color="auto"/>
              <w:right w:val="nil"/>
            </w:tcBorders>
            <w:shd w:val="clear" w:color="auto" w:fill="auto"/>
            <w:noWrap/>
            <w:vAlign w:val="center"/>
          </w:tcPr>
          <w:p w14:paraId="59B05788" w14:textId="544C00F9"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hint="eastAsia"/>
                <w:i/>
                <w:iCs/>
                <w:sz w:val="18"/>
                <w:szCs w:val="18"/>
                <w:lang w:val="en-ZA"/>
              </w:rPr>
              <w:t>*</w:t>
            </w:r>
            <w:r>
              <w:rPr>
                <w:rFonts w:ascii="Cambria" w:eastAsia="MS Mincho" w:hAnsi="Cambria"/>
                <w:i/>
                <w:iCs/>
                <w:sz w:val="18"/>
                <w:szCs w:val="18"/>
                <w:lang w:val="en-ZA"/>
              </w:rPr>
              <w:t xml:space="preserve"> Catch data is used up to 2019, but </w:t>
            </w:r>
            <w:r w:rsidRPr="00485C41">
              <w:rPr>
                <w:rFonts w:ascii="Cambria" w:eastAsia="MS Mincho" w:hAnsi="Cambria"/>
                <w:i/>
                <w:iCs/>
                <w:sz w:val="18"/>
                <w:szCs w:val="18"/>
                <w:lang w:val="en-ZA"/>
              </w:rPr>
              <w:t>the catch at size (</w:t>
            </w:r>
            <w:proofErr w:type="gramStart"/>
            <w:r w:rsidRPr="00485C41">
              <w:rPr>
                <w:rFonts w:ascii="Cambria" w:eastAsia="MS Mincho" w:hAnsi="Cambria"/>
                <w:i/>
                <w:iCs/>
                <w:sz w:val="18"/>
                <w:szCs w:val="18"/>
                <w:lang w:val="en-ZA"/>
              </w:rPr>
              <w:t>i.e.</w:t>
            </w:r>
            <w:proofErr w:type="gramEnd"/>
            <w:r w:rsidRPr="00485C41">
              <w:rPr>
                <w:rFonts w:ascii="Cambria" w:eastAsia="MS Mincho" w:hAnsi="Cambria"/>
                <w:i/>
                <w:iCs/>
                <w:sz w:val="18"/>
                <w:szCs w:val="18"/>
                <w:lang w:val="en-ZA"/>
              </w:rPr>
              <w:t xml:space="preserve"> for 2017 and later)</w:t>
            </w:r>
            <w:r>
              <w:rPr>
                <w:rFonts w:ascii="Cambria" w:eastAsia="MS Mincho" w:hAnsi="Cambria"/>
                <w:i/>
                <w:iCs/>
                <w:sz w:val="18"/>
                <w:szCs w:val="18"/>
                <w:lang w:val="en-ZA"/>
              </w:rPr>
              <w:t xml:space="preserve"> is not updated</w:t>
            </w:r>
            <w:r w:rsidRPr="00485C41">
              <w:rPr>
                <w:rFonts w:ascii="Cambria" w:eastAsia="MS Mincho" w:hAnsi="Cambria"/>
                <w:i/>
                <w:iCs/>
                <w:sz w:val="18"/>
                <w:szCs w:val="18"/>
                <w:lang w:val="en-ZA"/>
              </w:rPr>
              <w:t xml:space="preserve"> for the purpose for reconditioning the OMs</w:t>
            </w:r>
            <w:r w:rsidR="00874089">
              <w:rPr>
                <w:rFonts w:ascii="Cambria" w:eastAsia="MS Mincho" w:hAnsi="Cambria"/>
                <w:i/>
                <w:iCs/>
                <w:sz w:val="18"/>
                <w:szCs w:val="18"/>
                <w:lang w:val="en-ZA"/>
              </w:rPr>
              <w:t xml:space="preserve"> (Anon., 2021)</w:t>
            </w:r>
            <w:r>
              <w:rPr>
                <w:rFonts w:ascii="Cambria" w:eastAsia="MS Mincho" w:hAnsi="Cambria"/>
                <w:i/>
                <w:iCs/>
                <w:sz w:val="18"/>
                <w:szCs w:val="18"/>
                <w:lang w:val="en-ZA"/>
              </w:rPr>
              <w:t>.</w:t>
            </w:r>
          </w:p>
          <w:p w14:paraId="1855EADA" w14:textId="7E3EF45A" w:rsidR="00485C41" w:rsidRPr="00485C41" w:rsidRDefault="00485C41" w:rsidP="00636EAD">
            <w:pPr>
              <w:spacing w:after="0" w:line="240" w:lineRule="auto"/>
              <w:rPr>
                <w:rFonts w:ascii="Cambria" w:eastAsia="MS Mincho" w:hAnsi="Cambria"/>
                <w:i/>
                <w:iCs/>
                <w:sz w:val="18"/>
                <w:szCs w:val="18"/>
                <w:lang w:val="en-ZA"/>
              </w:rPr>
            </w:pPr>
            <w:r w:rsidRPr="00485C41">
              <w:rPr>
                <w:rFonts w:ascii="Cambria" w:eastAsia="MS Mincho" w:hAnsi="Cambria"/>
                <w:i/>
                <w:iCs/>
                <w:sz w:val="18"/>
                <w:szCs w:val="18"/>
                <w:lang w:val="en-ZA"/>
              </w:rPr>
              <w:t>** Selectivity type DN means double normal. Bounds are the middle point in a length bin (width of length bin is 25cm) that are the lowest and highest for which lengths have be</w:t>
            </w:r>
            <w:r w:rsidR="007C0604">
              <w:rPr>
                <w:rFonts w:ascii="Cambria" w:eastAsia="MS Mincho" w:hAnsi="Cambria"/>
                <w:i/>
                <w:iCs/>
                <w:sz w:val="18"/>
                <w:szCs w:val="18"/>
                <w:lang w:val="en-ZA"/>
              </w:rPr>
              <w:t>en</w:t>
            </w:r>
            <w:r w:rsidRPr="00485C41">
              <w:rPr>
                <w:rFonts w:ascii="Cambria" w:eastAsia="MS Mincho" w:hAnsi="Cambria"/>
                <w:i/>
                <w:iCs/>
                <w:sz w:val="18"/>
                <w:szCs w:val="18"/>
                <w:lang w:val="en-ZA"/>
              </w:rPr>
              <w:t xml:space="preserve"> observed for each fleet.</w:t>
            </w:r>
          </w:p>
        </w:tc>
      </w:tr>
    </w:tbl>
    <w:p w14:paraId="392455E0" w14:textId="77777777" w:rsidR="00F61AA9" w:rsidRDefault="00F61AA9" w:rsidP="00636EAD">
      <w:pPr>
        <w:spacing w:after="0" w:line="240" w:lineRule="auto"/>
        <w:jc w:val="both"/>
        <w:rPr>
          <w:rFonts w:ascii="Cambria" w:eastAsia="MS Mincho" w:hAnsi="Cambria"/>
          <w:sz w:val="20"/>
          <w:szCs w:val="20"/>
          <w:lang w:val="en-ZA"/>
        </w:rPr>
      </w:pPr>
    </w:p>
    <w:p w14:paraId="77893A31" w14:textId="54E6E677"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668A5300" w14:textId="652F8852"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An 18-fleet model based on the definitions of </w:t>
      </w:r>
      <w:r w:rsidRPr="00421948">
        <w:rPr>
          <w:rFonts w:ascii="Cambria" w:eastAsia="MS Mincho" w:hAnsi="Cambria"/>
          <w:b/>
          <w:bCs/>
          <w:sz w:val="20"/>
          <w:szCs w:val="20"/>
          <w:lang w:val="en-ZA"/>
        </w:rPr>
        <w:t>Table 3.1</w:t>
      </w:r>
      <w:r w:rsidRPr="00E7628F">
        <w:rPr>
          <w:rFonts w:ascii="Cambria" w:eastAsia="MS Mincho" w:hAnsi="Cambria"/>
          <w:sz w:val="20"/>
          <w:szCs w:val="20"/>
          <w:lang w:val="en-ZA"/>
        </w:rPr>
        <w:t xml:space="preserve">. </w:t>
      </w:r>
    </w:p>
    <w:p w14:paraId="6B8D9F42" w14:textId="06D3D2E0" w:rsidR="00F61AA9" w:rsidRDefault="00F61AA9" w:rsidP="00636EAD">
      <w:pPr>
        <w:spacing w:after="0" w:line="240" w:lineRule="auto"/>
        <w:jc w:val="both"/>
        <w:rPr>
          <w:rFonts w:ascii="Cambria" w:eastAsia="MS Mincho" w:hAnsi="Cambria"/>
          <w:b/>
          <w:i/>
          <w:color w:val="FF0000"/>
          <w:sz w:val="20"/>
          <w:szCs w:val="20"/>
          <w:lang w:val="en-ZA"/>
        </w:rPr>
      </w:pPr>
    </w:p>
    <w:p w14:paraId="66128839" w14:textId="4D36C90B" w:rsidR="000C2DB3" w:rsidRPr="00F61AA9" w:rsidRDefault="00F61AA9" w:rsidP="00636EAD">
      <w:pPr>
        <w:spacing w:after="0" w:line="240" w:lineRule="auto"/>
        <w:jc w:val="both"/>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448C2AB6" w14:textId="77777777" w:rsidR="00F61AA9" w:rsidRDefault="00F61AA9" w:rsidP="00636EAD">
      <w:pPr>
        <w:spacing w:after="0" w:line="240" w:lineRule="auto"/>
        <w:jc w:val="both"/>
        <w:rPr>
          <w:rFonts w:ascii="Cambria" w:eastAsia="MS Mincho" w:hAnsi="Cambria"/>
          <w:sz w:val="20"/>
          <w:szCs w:val="20"/>
          <w:lang w:val="en-ZA"/>
        </w:rPr>
      </w:pPr>
    </w:p>
    <w:p w14:paraId="7000E75E" w14:textId="062B41E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proposal for alternatives may need to be developed and reviewed in the future.   </w:t>
      </w:r>
    </w:p>
    <w:p w14:paraId="6C6497A7" w14:textId="77777777" w:rsidR="000C2DB3" w:rsidRPr="00E7628F" w:rsidRDefault="000C2DB3" w:rsidP="00636EAD">
      <w:pPr>
        <w:pStyle w:val="Heading1"/>
        <w:spacing w:before="0" w:line="240" w:lineRule="auto"/>
        <w:rPr>
          <w:rFonts w:ascii="Cambria" w:hAnsi="Cambria"/>
          <w:sz w:val="20"/>
          <w:szCs w:val="20"/>
        </w:rPr>
      </w:pPr>
      <w:bookmarkStart w:id="32" w:name="_Toc82063676"/>
      <w:r w:rsidRPr="00E7628F">
        <w:rPr>
          <w:rFonts w:ascii="Cambria" w:hAnsi="Cambria"/>
          <w:sz w:val="20"/>
          <w:szCs w:val="20"/>
        </w:rPr>
        <w:t>MANAGEMENT OPTIONS</w:t>
      </w:r>
      <w:bookmarkEnd w:id="32"/>
    </w:p>
    <w:p w14:paraId="6A1AC2F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FB7AF0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Notes: </w:t>
      </w:r>
    </w:p>
    <w:p w14:paraId="64C2FCE1"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lastRenderedPageBreak/>
        <w:t xml:space="preserve">The following section is included to provide some suggestions on possible structures to Candidate MP (CMP) developers of management options to be included in the CMPs. The suggestions offered are illustrative – </w:t>
      </w:r>
      <w:proofErr w:type="gramStart"/>
      <w:r w:rsidRPr="00E7628F">
        <w:rPr>
          <w:rFonts w:ascii="Cambria" w:eastAsia="MS Mincho" w:hAnsi="Cambria"/>
          <w:sz w:val="20"/>
          <w:szCs w:val="20"/>
          <w:lang w:val="en-ZA"/>
        </w:rPr>
        <w:t>clearly</w:t>
      </w:r>
      <w:proofErr w:type="gramEnd"/>
      <w:r w:rsidRPr="00E7628F">
        <w:rPr>
          <w:rFonts w:ascii="Cambria" w:eastAsia="MS Mincho" w:hAnsi="Cambria"/>
          <w:sz w:val="20"/>
          <w:szCs w:val="20"/>
          <w:lang w:val="en-ZA"/>
        </w:rPr>
        <w:t xml:space="preserve"> they will need to be discussed with stakeholders as the process develops.</w:t>
      </w:r>
    </w:p>
    <w:p w14:paraId="276C334F" w14:textId="61ABAE04"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As above, for convenience they have been set out in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and alternative option form. It is recommended that many of the choices for the final CMP options be made later in the process, so that they can be informed by results from trials which show the pro/con trade-offs amongst such options.</w:t>
      </w:r>
    </w:p>
    <w:p w14:paraId="7CF922EE" w14:textId="77777777"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The specifics of future CMPs will be left to their developers to determine based on the results of their application to the finalised trials. However, those candidates need to take account of the broad desired characteristics/limitations set out below.</w:t>
      </w:r>
    </w:p>
    <w:p w14:paraId="7CBDFE5E" w14:textId="123FBFD9"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HCRs need not explicitly include reference points</w:t>
      </w:r>
    </w:p>
    <w:p w14:paraId="1FD44A5F" w14:textId="59A7D241" w:rsidR="000C2DB3" w:rsidRPr="00E7628F" w:rsidRDefault="000C2DB3" w:rsidP="00636EAD">
      <w:pPr>
        <w:numPr>
          <w:ilvl w:val="0"/>
          <w:numId w:val="1"/>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In March 2019 Panel 2</w:t>
      </w:r>
      <w:r w:rsidR="006D0202">
        <w:rPr>
          <w:rFonts w:ascii="Cambria" w:eastAsia="MS Mincho" w:hAnsi="Cambria"/>
          <w:sz w:val="20"/>
          <w:szCs w:val="20"/>
          <w:lang w:val="en-ZA"/>
        </w:rPr>
        <w:t xml:space="preserve"> (Anon. 2019)</w:t>
      </w:r>
      <w:r w:rsidRPr="00E7628F">
        <w:rPr>
          <w:rFonts w:ascii="Cambria" w:eastAsia="MS Mincho" w:hAnsi="Cambria"/>
          <w:sz w:val="20"/>
          <w:szCs w:val="20"/>
          <w:lang w:val="en-ZA"/>
        </w:rPr>
        <w:t xml:space="preserve"> met and began </w:t>
      </w:r>
      <w:r w:rsidR="00303131" w:rsidRPr="00E7628F">
        <w:rPr>
          <w:rFonts w:ascii="Cambria" w:eastAsia="MS Mincho" w:hAnsi="Cambria"/>
          <w:sz w:val="20"/>
          <w:szCs w:val="20"/>
          <w:lang w:val="en-ZA"/>
        </w:rPr>
        <w:t>discussing</w:t>
      </w:r>
      <w:r w:rsidRPr="00E7628F">
        <w:rPr>
          <w:rFonts w:ascii="Cambria" w:eastAsia="MS Mincho" w:hAnsi="Cambria"/>
          <w:sz w:val="20"/>
          <w:szCs w:val="20"/>
          <w:lang w:val="en-ZA"/>
        </w:rPr>
        <w:t xml:space="preserve"> their recommendation</w:t>
      </w:r>
      <w:r w:rsidR="00303131" w:rsidRPr="00E7628F">
        <w:rPr>
          <w:rFonts w:ascii="Cambria" w:eastAsia="MS Mincho" w:hAnsi="Cambria"/>
          <w:sz w:val="20"/>
          <w:szCs w:val="20"/>
          <w:lang w:val="en-ZA"/>
        </w:rPr>
        <w:t>s</w:t>
      </w:r>
      <w:r w:rsidRPr="00E7628F">
        <w:rPr>
          <w:rFonts w:ascii="Cambria" w:eastAsia="MS Mincho" w:hAnsi="Cambria"/>
          <w:sz w:val="20"/>
          <w:szCs w:val="20"/>
          <w:lang w:val="en-ZA"/>
        </w:rPr>
        <w:t xml:space="preserve"> on what their objectives would be for the MSE. They also provided some guidance on preferences for some management options. This advice will be incorporated below where applicable. </w:t>
      </w:r>
    </w:p>
    <w:p w14:paraId="2E35D97B" w14:textId="77777777" w:rsidR="000C2DB3" w:rsidRPr="00E7628F" w:rsidRDefault="000C2DB3" w:rsidP="00636EAD">
      <w:pPr>
        <w:spacing w:after="0" w:line="240" w:lineRule="auto"/>
        <w:jc w:val="both"/>
        <w:rPr>
          <w:rFonts w:ascii="Cambria" w:eastAsia="MS Mincho" w:hAnsi="Cambria"/>
          <w:sz w:val="20"/>
          <w:szCs w:val="20"/>
          <w:lang w:val="en-ZA"/>
        </w:rPr>
      </w:pPr>
    </w:p>
    <w:p w14:paraId="62E51BA6" w14:textId="2AF61AF3"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3" w:name="_Toc82063677"/>
      <w:r w:rsidRPr="00F61AA9">
        <w:rPr>
          <w:rFonts w:ascii="Cambria" w:eastAsia="MS Gothic" w:hAnsi="Cambria"/>
          <w:bCs/>
          <w:iCs/>
          <w:color w:val="000000"/>
          <w:sz w:val="20"/>
          <w:szCs w:val="20"/>
          <w:lang w:val="en-CA"/>
        </w:rPr>
        <w:t xml:space="preserve">4.1 </w:t>
      </w:r>
      <w:r w:rsidR="000C2DB3" w:rsidRPr="00F61AA9">
        <w:rPr>
          <w:rFonts w:ascii="Cambria" w:eastAsia="MS Gothic" w:hAnsi="Cambria"/>
          <w:bCs/>
          <w:iCs/>
          <w:color w:val="000000"/>
          <w:sz w:val="20"/>
          <w:szCs w:val="20"/>
          <w:lang w:val="en-CA"/>
        </w:rPr>
        <w:t>Spatial strata for which TACs are set</w:t>
      </w:r>
      <w:bookmarkEnd w:id="33"/>
    </w:p>
    <w:p w14:paraId="273B9D2D" w14:textId="77777777" w:rsidR="00F61AA9" w:rsidRDefault="00F61AA9" w:rsidP="00636EAD">
      <w:pPr>
        <w:spacing w:after="0" w:line="240" w:lineRule="auto"/>
        <w:rPr>
          <w:rFonts w:ascii="Cambria" w:eastAsia="MS Mincho" w:hAnsi="Cambria"/>
          <w:sz w:val="20"/>
          <w:szCs w:val="20"/>
          <w:lang w:val="en-ZA" w:eastAsia="en-ZA"/>
        </w:rPr>
      </w:pPr>
    </w:p>
    <w:p w14:paraId="029E51D2" w14:textId="70772E64"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hint="eastAsia"/>
          <w:sz w:val="20"/>
          <w:szCs w:val="20"/>
          <w:u w:val="single"/>
          <w:lang w:val="en-ZA" w:eastAsia="en-ZA"/>
        </w:rPr>
        <w:t>B</w:t>
      </w:r>
      <w:r w:rsidRPr="00F61AA9">
        <w:rPr>
          <w:rFonts w:ascii="Cambria" w:eastAsia="MS Mincho" w:hAnsi="Cambria"/>
          <w:sz w:val="20"/>
          <w:szCs w:val="20"/>
          <w:u w:val="single"/>
          <w:lang w:val="en-ZA" w:eastAsia="en-ZA"/>
        </w:rPr>
        <w:t>aseline</w:t>
      </w:r>
    </w:p>
    <w:p w14:paraId="4E577D36" w14:textId="77777777" w:rsidR="00F61AA9" w:rsidRPr="00E7628F" w:rsidRDefault="00F61AA9" w:rsidP="00636EAD">
      <w:pPr>
        <w:spacing w:after="0" w:line="240" w:lineRule="auto"/>
        <w:rPr>
          <w:rFonts w:ascii="Cambria" w:eastAsia="MS Mincho" w:hAnsi="Cambria"/>
          <w:sz w:val="20"/>
          <w:szCs w:val="20"/>
          <w:lang w:val="en-ZA" w:eastAsia="en-ZA"/>
        </w:rPr>
      </w:pPr>
    </w:p>
    <w:p w14:paraId="0EB5AA2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Conventional West and East/Mediterranean regions (</w:t>
      </w:r>
      <w:r w:rsidRPr="00405037">
        <w:rPr>
          <w:rFonts w:ascii="Cambria" w:eastAsia="MS Mincho" w:hAnsi="Cambria"/>
          <w:b/>
          <w:bCs/>
          <w:sz w:val="20"/>
          <w:szCs w:val="20"/>
          <w:lang w:val="en-ZA"/>
        </w:rPr>
        <w:t>Figure 1.1</w:t>
      </w:r>
      <w:r w:rsidRPr="00E7628F">
        <w:rPr>
          <w:rFonts w:ascii="Cambria" w:eastAsia="MS Mincho" w:hAnsi="Cambria"/>
          <w:sz w:val="20"/>
          <w:szCs w:val="20"/>
          <w:lang w:val="en-ZA"/>
        </w:rPr>
        <w:t xml:space="preserve">): </w:t>
      </w:r>
    </w:p>
    <w:p w14:paraId="6A4D4ADF" w14:textId="77777777" w:rsidR="000C2DB3" w:rsidRPr="00E7628F" w:rsidRDefault="000C2DB3" w:rsidP="00636EAD">
      <w:pPr>
        <w:spacing w:after="0" w:line="240" w:lineRule="auto"/>
        <w:jc w:val="both"/>
        <w:rPr>
          <w:rFonts w:ascii="Cambria" w:eastAsia="MS Mincho" w:hAnsi="Cambria"/>
          <w:sz w:val="20"/>
          <w:szCs w:val="20"/>
          <w:lang w:val="en-ZA"/>
        </w:rPr>
      </w:pPr>
    </w:p>
    <w:p w14:paraId="323E4067" w14:textId="0E14BDAD"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West</w:t>
      </w:r>
      <w:r w:rsidR="00303131" w:rsidRPr="00D60751">
        <w:rPr>
          <w:rFonts w:ascii="Cambria" w:hAnsi="Cambria"/>
          <w:sz w:val="20"/>
          <w:szCs w:val="20"/>
        </w:rPr>
        <w:t xml:space="preserve"> area</w:t>
      </w:r>
      <w:r w:rsidRPr="00D60751">
        <w:rPr>
          <w:rFonts w:ascii="Cambria" w:hAnsi="Cambria"/>
          <w:sz w:val="20"/>
          <w:szCs w:val="20"/>
        </w:rPr>
        <w:t>: strata 1-3 (GOM, WATL, GSL)</w:t>
      </w:r>
    </w:p>
    <w:p w14:paraId="19397EC5" w14:textId="22827CC3" w:rsidR="000C2DB3" w:rsidRPr="00D60751" w:rsidRDefault="000C2DB3" w:rsidP="00417C14">
      <w:pPr>
        <w:pStyle w:val="ListParagraph"/>
        <w:numPr>
          <w:ilvl w:val="0"/>
          <w:numId w:val="20"/>
        </w:numPr>
        <w:jc w:val="both"/>
        <w:rPr>
          <w:rFonts w:ascii="Cambria" w:hAnsi="Cambria"/>
          <w:sz w:val="20"/>
          <w:szCs w:val="20"/>
        </w:rPr>
      </w:pPr>
      <w:r w:rsidRPr="00D60751">
        <w:rPr>
          <w:rFonts w:ascii="Cambria" w:hAnsi="Cambria"/>
          <w:sz w:val="20"/>
          <w:szCs w:val="20"/>
        </w:rPr>
        <w:t>East</w:t>
      </w:r>
      <w:r w:rsidR="00303131" w:rsidRPr="00D60751">
        <w:rPr>
          <w:rFonts w:ascii="Cambria" w:hAnsi="Cambria"/>
          <w:sz w:val="20"/>
          <w:szCs w:val="20"/>
        </w:rPr>
        <w:t xml:space="preserve"> area</w:t>
      </w:r>
      <w:r w:rsidRPr="00D60751">
        <w:rPr>
          <w:rFonts w:ascii="Cambria" w:hAnsi="Cambria"/>
          <w:sz w:val="20"/>
          <w:szCs w:val="20"/>
        </w:rPr>
        <w:t xml:space="preserve">: strata 4-7 (SATL, NATL, EATL, MED) </w:t>
      </w:r>
    </w:p>
    <w:p w14:paraId="4DC10CC1" w14:textId="77777777" w:rsidR="000C2DB3" w:rsidRPr="00E7628F" w:rsidRDefault="000C2DB3" w:rsidP="00636EAD">
      <w:pPr>
        <w:spacing w:after="0" w:line="240" w:lineRule="auto"/>
        <w:jc w:val="both"/>
        <w:rPr>
          <w:rFonts w:ascii="Cambria" w:eastAsia="MS Mincho" w:hAnsi="Cambria"/>
          <w:sz w:val="20"/>
          <w:szCs w:val="20"/>
          <w:lang w:val="en-ZA"/>
        </w:rPr>
      </w:pPr>
    </w:p>
    <w:p w14:paraId="33329D81" w14:textId="6724692F" w:rsidR="000C2DB3" w:rsidRPr="00F61AA9" w:rsidRDefault="00F61AA9" w:rsidP="00636EAD">
      <w:pPr>
        <w:spacing w:after="0" w:line="240" w:lineRule="auto"/>
        <w:rPr>
          <w:rFonts w:ascii="Cambria" w:eastAsia="MS Mincho" w:hAnsi="Cambria"/>
          <w:sz w:val="20"/>
          <w:szCs w:val="20"/>
          <w:u w:val="single"/>
          <w:lang w:val="en-ZA" w:eastAsia="en-ZA"/>
        </w:rPr>
      </w:pPr>
      <w:r w:rsidRPr="00F61AA9">
        <w:rPr>
          <w:rFonts w:ascii="Cambria" w:eastAsia="MS Mincho" w:hAnsi="Cambria"/>
          <w:sz w:val="20"/>
          <w:szCs w:val="20"/>
          <w:u w:val="single"/>
          <w:lang w:val="en-ZA" w:eastAsia="en-ZA"/>
        </w:rPr>
        <w:t>Alternative options</w:t>
      </w:r>
    </w:p>
    <w:p w14:paraId="1C820379" w14:textId="77777777" w:rsidR="00F61AA9" w:rsidRDefault="00F61AA9" w:rsidP="00636EAD">
      <w:pPr>
        <w:spacing w:after="0" w:line="240" w:lineRule="auto"/>
        <w:jc w:val="both"/>
        <w:rPr>
          <w:rFonts w:ascii="Cambria" w:eastAsia="MS Mincho" w:hAnsi="Cambria"/>
          <w:sz w:val="20"/>
          <w:szCs w:val="20"/>
          <w:lang w:val="en-ZA"/>
        </w:rPr>
      </w:pPr>
    </w:p>
    <w:p w14:paraId="37D123ED" w14:textId="7AE41EE4"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Various possibilities exist. For example, separating out central Atlantic strata.</w:t>
      </w:r>
    </w:p>
    <w:p w14:paraId="6D5BFF34" w14:textId="77777777" w:rsidR="000C2DB3" w:rsidRPr="00E7628F" w:rsidRDefault="000C2DB3" w:rsidP="00636EAD">
      <w:pPr>
        <w:spacing w:after="0" w:line="240" w:lineRule="auto"/>
        <w:jc w:val="both"/>
        <w:rPr>
          <w:rFonts w:ascii="Cambria" w:eastAsia="MS Mincho" w:hAnsi="Cambria"/>
          <w:sz w:val="20"/>
          <w:szCs w:val="20"/>
          <w:lang w:val="en-ZA"/>
        </w:rPr>
      </w:pPr>
    </w:p>
    <w:p w14:paraId="7D5A725C" w14:textId="7EAC3C35"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A more complex 10 strata option could separate both the central Atlantic and the Caribbean (CAR)</w:t>
      </w:r>
      <w:r w:rsidR="00D60751">
        <w:rPr>
          <w:rFonts w:ascii="Cambria" w:hAnsi="Cambria"/>
          <w:sz w:val="20"/>
          <w:szCs w:val="20"/>
        </w:rPr>
        <w:t>.</w:t>
      </w:r>
      <w:r w:rsidRPr="00D60751">
        <w:rPr>
          <w:rFonts w:ascii="Cambria" w:hAnsi="Cambria"/>
          <w:sz w:val="20"/>
          <w:szCs w:val="20"/>
        </w:rPr>
        <w:t xml:space="preserve"> </w:t>
      </w:r>
    </w:p>
    <w:p w14:paraId="11E23906" w14:textId="77777777" w:rsidR="000C2DB3" w:rsidRPr="00D60751" w:rsidRDefault="000C2DB3" w:rsidP="00417C14">
      <w:pPr>
        <w:pStyle w:val="ListParagraph"/>
        <w:numPr>
          <w:ilvl w:val="0"/>
          <w:numId w:val="21"/>
        </w:numPr>
        <w:jc w:val="both"/>
        <w:rPr>
          <w:rFonts w:ascii="Cambria" w:hAnsi="Cambria"/>
          <w:sz w:val="20"/>
          <w:szCs w:val="20"/>
        </w:rPr>
      </w:pPr>
      <w:r w:rsidRPr="00D60751">
        <w:rPr>
          <w:rFonts w:ascii="Cambria" w:hAnsi="Cambria"/>
          <w:sz w:val="20"/>
          <w:szCs w:val="20"/>
        </w:rPr>
        <w:t>West: strata 1-4 (GOM, CAR, WATL, GSL).</w:t>
      </w:r>
    </w:p>
    <w:p w14:paraId="2EB24990" w14:textId="77777777" w:rsidR="000C2DB3" w:rsidRPr="00D60751" w:rsidRDefault="000C2DB3" w:rsidP="00417C14">
      <w:pPr>
        <w:pStyle w:val="ListParagraph"/>
        <w:numPr>
          <w:ilvl w:val="0"/>
          <w:numId w:val="21"/>
        </w:numPr>
        <w:jc w:val="both"/>
        <w:rPr>
          <w:rFonts w:ascii="Cambria" w:hAnsi="Cambria"/>
          <w:sz w:val="20"/>
          <w:szCs w:val="20"/>
        </w:rPr>
      </w:pPr>
      <w:proofErr w:type="spellStart"/>
      <w:r w:rsidRPr="00D60751">
        <w:rPr>
          <w:rFonts w:ascii="Cambria" w:hAnsi="Cambria"/>
          <w:sz w:val="20"/>
          <w:szCs w:val="20"/>
        </w:rPr>
        <w:t>East+Med</w:t>
      </w:r>
      <w:proofErr w:type="spellEnd"/>
      <w:r w:rsidRPr="00D60751">
        <w:rPr>
          <w:rFonts w:ascii="Cambria" w:hAnsi="Cambria"/>
          <w:sz w:val="20"/>
          <w:szCs w:val="20"/>
        </w:rPr>
        <w:t>: strata 5-10 (SCATL, NCATL, NEATL, EATL, SEATL, MED).</w:t>
      </w:r>
    </w:p>
    <w:p w14:paraId="08BCDD80" w14:textId="77777777" w:rsidR="000C2DB3" w:rsidRPr="00E7628F" w:rsidRDefault="000C2DB3" w:rsidP="00636EAD">
      <w:pPr>
        <w:spacing w:after="0" w:line="240" w:lineRule="auto"/>
        <w:jc w:val="both"/>
        <w:rPr>
          <w:rFonts w:ascii="Cambria" w:eastAsia="MS Mincho" w:hAnsi="Cambria"/>
          <w:sz w:val="20"/>
          <w:szCs w:val="20"/>
          <w:lang w:val="en-ZA"/>
        </w:rPr>
      </w:pPr>
    </w:p>
    <w:p w14:paraId="508A3637"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However, it is suggested that consideration of such more complex options be postponed to a “second round”.</w:t>
      </w:r>
    </w:p>
    <w:p w14:paraId="614EB717" w14:textId="77777777" w:rsidR="000C2DB3" w:rsidRPr="00E7628F" w:rsidRDefault="000C2DB3" w:rsidP="00636EAD">
      <w:pPr>
        <w:spacing w:after="0" w:line="240" w:lineRule="auto"/>
        <w:rPr>
          <w:rFonts w:ascii="Cambria" w:eastAsia="MS Mincho" w:hAnsi="Cambria"/>
          <w:i/>
          <w:sz w:val="20"/>
          <w:szCs w:val="20"/>
          <w:lang w:val="en-ZA"/>
        </w:rPr>
      </w:pPr>
    </w:p>
    <w:p w14:paraId="23D2E8C4" w14:textId="2086F88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4" w:name="_Toc82063678"/>
      <w:r w:rsidRPr="00F61AA9">
        <w:rPr>
          <w:rFonts w:ascii="Cambria" w:eastAsia="MS Gothic" w:hAnsi="Cambria"/>
          <w:bCs/>
          <w:iCs/>
          <w:color w:val="000000"/>
          <w:sz w:val="20"/>
          <w:szCs w:val="20"/>
          <w:lang w:val="en-CA"/>
        </w:rPr>
        <w:t xml:space="preserve">4.2 </w:t>
      </w:r>
      <w:r w:rsidR="000C2DB3" w:rsidRPr="00F61AA9">
        <w:rPr>
          <w:rFonts w:ascii="Cambria" w:eastAsia="MS Gothic" w:hAnsi="Cambria"/>
          <w:bCs/>
          <w:iCs/>
          <w:color w:val="000000"/>
          <w:sz w:val="20"/>
          <w:szCs w:val="20"/>
          <w:lang w:val="en-CA"/>
        </w:rPr>
        <w:t>Management period length for the setting of TACs</w:t>
      </w:r>
      <w:bookmarkEnd w:id="34"/>
    </w:p>
    <w:p w14:paraId="6D3860E5" w14:textId="77777777" w:rsidR="000C2DB3" w:rsidRPr="00E7628F" w:rsidRDefault="000C2DB3" w:rsidP="00636EAD">
      <w:pPr>
        <w:spacing w:after="0" w:line="240" w:lineRule="auto"/>
        <w:rPr>
          <w:rFonts w:ascii="Cambria" w:eastAsia="MS Mincho" w:hAnsi="Cambria"/>
          <w:sz w:val="20"/>
          <w:szCs w:val="20"/>
          <w:lang w:val="en-ZA"/>
        </w:rPr>
      </w:pPr>
    </w:p>
    <w:p w14:paraId="26EA2C27" w14:textId="45ECAC6A"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management period is the number of years a TAC is set before the management procedure is used again to calculate a new TAC. The length of the management period must be set when implementing a CMP, </w:t>
      </w:r>
      <w:r w:rsidR="00303131" w:rsidRPr="00E7628F">
        <w:rPr>
          <w:rFonts w:ascii="Cambria" w:eastAsia="MS Mincho" w:hAnsi="Cambria"/>
          <w:sz w:val="20"/>
          <w:szCs w:val="20"/>
          <w:lang w:val="en-ZA"/>
        </w:rPr>
        <w:t xml:space="preserve">and </w:t>
      </w:r>
      <w:r w:rsidRPr="00E7628F">
        <w:rPr>
          <w:rFonts w:ascii="Cambria" w:eastAsia="MS Mincho" w:hAnsi="Cambria"/>
          <w:sz w:val="20"/>
          <w:szCs w:val="20"/>
          <w:lang w:val="en-ZA"/>
        </w:rPr>
        <w:t>managers should be consulted on desirable management period lengths to make certain the period length is suitable for other management actions needed beyond TAC setting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fleet allocation planning, consultations, etc.). Pa</w:t>
      </w:r>
      <w:bookmarkStart w:id="35" w:name="_Hlk73522127"/>
      <w:r w:rsidRPr="00E7628F">
        <w:rPr>
          <w:rFonts w:ascii="Cambria" w:eastAsia="MS Mincho" w:hAnsi="Cambria"/>
          <w:sz w:val="20"/>
          <w:szCs w:val="20"/>
          <w:lang w:val="en-ZA"/>
        </w:rPr>
        <w:t xml:space="preserve">nel 2 has indicated they </w:t>
      </w:r>
      <w:r w:rsidR="00303131" w:rsidRPr="00E7628F">
        <w:rPr>
          <w:rFonts w:ascii="Cambria" w:eastAsia="MS Mincho" w:hAnsi="Cambria"/>
          <w:sz w:val="20"/>
          <w:szCs w:val="20"/>
          <w:lang w:val="en-ZA"/>
        </w:rPr>
        <w:t>might</w:t>
      </w:r>
      <w:r w:rsidRPr="00E7628F">
        <w:rPr>
          <w:rFonts w:ascii="Cambria" w:eastAsia="MS Mincho" w:hAnsi="Cambria"/>
          <w:sz w:val="20"/>
          <w:szCs w:val="20"/>
          <w:lang w:val="en-ZA"/>
        </w:rPr>
        <w:t xml:space="preserve"> prefer to see a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-year management cycle, similar to what is currently used in Bluefin Tuna management plans (Anon. 2019).</w:t>
      </w:r>
      <w:r w:rsidR="00A25A9C" w:rsidRPr="00E7628F">
        <w:rPr>
          <w:rFonts w:ascii="Cambria" w:eastAsia="MS Mincho" w:hAnsi="Cambria"/>
          <w:sz w:val="20"/>
          <w:szCs w:val="20"/>
          <w:lang w:val="en-ZA"/>
        </w:rPr>
        <w:t xml:space="preserve"> </w:t>
      </w:r>
      <w:bookmarkEnd w:id="35"/>
      <w:r w:rsidR="00A25A9C" w:rsidRPr="00E7628F">
        <w:rPr>
          <w:rFonts w:ascii="Cambria" w:eastAsia="MS Mincho" w:hAnsi="Cambria"/>
          <w:sz w:val="20"/>
          <w:szCs w:val="20"/>
          <w:lang w:val="en-ZA"/>
        </w:rPr>
        <w:t xml:space="preserve">Currently CMPs are evaluated based on a </w:t>
      </w:r>
      <w:r w:rsidR="00303131" w:rsidRPr="00E7628F">
        <w:rPr>
          <w:rFonts w:ascii="Cambria" w:eastAsia="MS Mincho" w:hAnsi="Cambria"/>
          <w:sz w:val="20"/>
          <w:szCs w:val="20"/>
          <w:lang w:val="en-ZA"/>
        </w:rPr>
        <w:t>two</w:t>
      </w:r>
      <w:r w:rsidR="00A25A9C" w:rsidRPr="00E7628F">
        <w:rPr>
          <w:rFonts w:ascii="Cambria" w:eastAsia="MS Mincho" w:hAnsi="Cambria"/>
          <w:sz w:val="20"/>
          <w:szCs w:val="20"/>
          <w:lang w:val="en-ZA"/>
        </w:rPr>
        <w:t>-year cycle</w:t>
      </w:r>
      <w:r w:rsidR="00303131" w:rsidRPr="00E7628F">
        <w:rPr>
          <w:rFonts w:ascii="Cambria" w:eastAsia="MS Mincho" w:hAnsi="Cambria"/>
          <w:sz w:val="20"/>
          <w:szCs w:val="20"/>
          <w:lang w:val="en-ZA"/>
        </w:rPr>
        <w:t>,</w:t>
      </w:r>
      <w:r w:rsidR="000D77C9" w:rsidRPr="00E7628F">
        <w:rPr>
          <w:rFonts w:ascii="Cambria" w:eastAsia="MS Mincho" w:hAnsi="Cambria"/>
          <w:sz w:val="20"/>
          <w:szCs w:val="20"/>
          <w:lang w:val="en-ZA"/>
        </w:rPr>
        <w:t xml:space="preserve"> commencing in 2023</w:t>
      </w:r>
      <w:r w:rsidR="00440174" w:rsidRPr="00E7628F">
        <w:rPr>
          <w:rFonts w:ascii="Cambria" w:eastAsia="MS Mincho" w:hAnsi="Cambria"/>
          <w:sz w:val="20"/>
          <w:szCs w:val="20"/>
          <w:lang w:val="en-ZA"/>
        </w:rPr>
        <w:t xml:space="preserve"> (see </w:t>
      </w:r>
      <w:r w:rsidR="00440174" w:rsidRPr="00912ACD">
        <w:rPr>
          <w:rFonts w:ascii="Cambria" w:eastAsia="MS Mincho" w:hAnsi="Cambria"/>
          <w:b/>
          <w:bCs/>
          <w:sz w:val="20"/>
          <w:szCs w:val="20"/>
          <w:lang w:val="en-ZA"/>
        </w:rPr>
        <w:t>Table App.1.1</w:t>
      </w:r>
      <w:r w:rsidR="00440174" w:rsidRPr="00912ACD">
        <w:rPr>
          <w:rFonts w:ascii="Cambria" w:eastAsia="MS Mincho" w:hAnsi="Cambria"/>
          <w:sz w:val="20"/>
          <w:szCs w:val="20"/>
          <w:lang w:val="en-ZA"/>
        </w:rPr>
        <w:t>)</w:t>
      </w:r>
      <w:r w:rsidR="000D77C9" w:rsidRPr="00912ACD">
        <w:rPr>
          <w:rFonts w:ascii="Cambria" w:eastAsia="MS Mincho" w:hAnsi="Cambria"/>
          <w:sz w:val="20"/>
          <w:szCs w:val="20"/>
          <w:lang w:val="en-ZA"/>
        </w:rPr>
        <w:t>.</w:t>
      </w:r>
    </w:p>
    <w:p w14:paraId="30C9D9EB" w14:textId="77777777" w:rsidR="00F61AA9" w:rsidRPr="00E7628F" w:rsidRDefault="00F61AA9" w:rsidP="00636EAD">
      <w:pPr>
        <w:spacing w:after="0" w:line="240" w:lineRule="auto"/>
        <w:jc w:val="both"/>
        <w:rPr>
          <w:rFonts w:ascii="Cambria" w:eastAsia="MS Mincho" w:hAnsi="Cambria"/>
          <w:sz w:val="20"/>
          <w:szCs w:val="20"/>
          <w:lang w:val="en-ZA"/>
        </w:rPr>
      </w:pPr>
    </w:p>
    <w:p w14:paraId="7649D1B2" w14:textId="2DEF50FF" w:rsidR="000C2DB3" w:rsidRPr="00F61AA9"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hint="eastAsia"/>
          <w:sz w:val="20"/>
          <w:szCs w:val="20"/>
          <w:u w:val="single"/>
          <w:lang w:val="en-ZA"/>
        </w:rPr>
        <w:t>B</w:t>
      </w:r>
      <w:r w:rsidRPr="00F61AA9">
        <w:rPr>
          <w:rFonts w:ascii="Cambria" w:eastAsia="MS Mincho" w:hAnsi="Cambria"/>
          <w:sz w:val="20"/>
          <w:szCs w:val="20"/>
          <w:u w:val="single"/>
          <w:lang w:val="en-ZA"/>
        </w:rPr>
        <w:t>aseline</w:t>
      </w:r>
    </w:p>
    <w:p w14:paraId="44131568" w14:textId="77777777" w:rsidR="00F61AA9" w:rsidRDefault="00F61AA9" w:rsidP="00636EAD">
      <w:pPr>
        <w:spacing w:after="0" w:line="240" w:lineRule="auto"/>
        <w:jc w:val="both"/>
        <w:rPr>
          <w:rFonts w:ascii="Cambria" w:eastAsia="MS Mincho" w:hAnsi="Cambria"/>
          <w:sz w:val="20"/>
          <w:szCs w:val="20"/>
          <w:lang w:val="en-ZA"/>
        </w:rPr>
      </w:pPr>
    </w:p>
    <w:p w14:paraId="08FE9646" w14:textId="7DABD4E3"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A25A9C" w:rsidRPr="00E7628F">
        <w:rPr>
          <w:rFonts w:ascii="Cambria" w:eastAsia="MS Mincho" w:hAnsi="Cambria"/>
          <w:sz w:val="20"/>
          <w:szCs w:val="20"/>
          <w:lang w:val="en-ZA"/>
        </w:rPr>
        <w:t xml:space="preserve">two </w:t>
      </w:r>
      <w:r w:rsidRPr="00E7628F">
        <w:rPr>
          <w:rFonts w:ascii="Cambria" w:eastAsia="MS Mincho" w:hAnsi="Cambria"/>
          <w:sz w:val="20"/>
          <w:szCs w:val="20"/>
          <w:lang w:val="en-ZA"/>
        </w:rPr>
        <w:t xml:space="preserve">years both a West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and an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6B78D3" w:rsidRPr="00E7628F">
        <w:rPr>
          <w:rFonts w:ascii="Cambria" w:eastAsia="MS Mincho" w:hAnsi="Cambria"/>
          <w:sz w:val="20"/>
          <w:szCs w:val="20"/>
          <w:lang w:val="en-ZA"/>
        </w:rPr>
        <w:t>a</w:t>
      </w:r>
      <w:r w:rsidRPr="00E7628F">
        <w:rPr>
          <w:rFonts w:ascii="Cambria" w:eastAsia="MS Mincho" w:hAnsi="Cambria"/>
          <w:sz w:val="20"/>
          <w:szCs w:val="20"/>
          <w:lang w:val="en-ZA"/>
        </w:rPr>
        <w:t xml:space="preserve">rea TAC are set. </w:t>
      </w:r>
    </w:p>
    <w:p w14:paraId="58657B6D" w14:textId="77777777" w:rsidR="00F61AA9" w:rsidRPr="00E7628F" w:rsidRDefault="00F61AA9" w:rsidP="00636EAD">
      <w:pPr>
        <w:spacing w:after="0" w:line="240" w:lineRule="auto"/>
        <w:jc w:val="both"/>
        <w:rPr>
          <w:rFonts w:ascii="Cambria" w:eastAsia="MS Mincho" w:hAnsi="Cambria"/>
          <w:sz w:val="20"/>
          <w:szCs w:val="20"/>
          <w:lang w:val="en-ZA"/>
        </w:rPr>
      </w:pPr>
    </w:p>
    <w:p w14:paraId="547FF361" w14:textId="2B2903E2" w:rsidR="000C2DB3" w:rsidRDefault="00F61AA9" w:rsidP="00636EAD">
      <w:pPr>
        <w:spacing w:after="0" w:line="240" w:lineRule="auto"/>
        <w:rPr>
          <w:rFonts w:ascii="Cambria" w:eastAsia="MS Mincho" w:hAnsi="Cambria"/>
          <w:sz w:val="20"/>
          <w:szCs w:val="20"/>
          <w:u w:val="single"/>
          <w:lang w:val="en-ZA"/>
        </w:rPr>
      </w:pPr>
      <w:r w:rsidRPr="00F61AA9">
        <w:rPr>
          <w:rFonts w:ascii="Cambria" w:eastAsia="MS Mincho" w:hAnsi="Cambria"/>
          <w:sz w:val="20"/>
          <w:szCs w:val="20"/>
          <w:u w:val="single"/>
          <w:lang w:val="en-ZA"/>
        </w:rPr>
        <w:t>Alternative options</w:t>
      </w:r>
    </w:p>
    <w:p w14:paraId="5F86CB6B" w14:textId="77777777" w:rsidR="00F61AA9" w:rsidRPr="00F61AA9" w:rsidRDefault="00F61AA9" w:rsidP="00636EAD">
      <w:pPr>
        <w:spacing w:after="0" w:line="240" w:lineRule="auto"/>
        <w:rPr>
          <w:rFonts w:ascii="Cambria" w:eastAsia="MS Mincho" w:hAnsi="Cambria"/>
          <w:sz w:val="20"/>
          <w:szCs w:val="20"/>
          <w:u w:val="single"/>
          <w:lang w:val="en-ZA"/>
        </w:rPr>
      </w:pPr>
    </w:p>
    <w:p w14:paraId="4BA8C041" w14:textId="434FA634"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Every </w:t>
      </w:r>
      <w:r w:rsidR="00303131" w:rsidRPr="00E7628F">
        <w:rPr>
          <w:rFonts w:ascii="Cambria" w:eastAsia="MS Mincho" w:hAnsi="Cambria"/>
          <w:sz w:val="20"/>
          <w:szCs w:val="20"/>
          <w:lang w:val="en-ZA"/>
        </w:rPr>
        <w:t>three</w:t>
      </w:r>
      <w:r w:rsidRPr="00E7628F">
        <w:rPr>
          <w:rFonts w:ascii="Cambria" w:eastAsia="MS Mincho" w:hAnsi="Cambria"/>
          <w:sz w:val="20"/>
          <w:szCs w:val="20"/>
          <w:lang w:val="en-ZA"/>
        </w:rPr>
        <w:t xml:space="preserve"> years</w:t>
      </w:r>
    </w:p>
    <w:p w14:paraId="23E46CA9" w14:textId="77777777" w:rsidR="000C2DB3" w:rsidRPr="00E7628F" w:rsidRDefault="000C2DB3" w:rsidP="00636EAD">
      <w:pPr>
        <w:numPr>
          <w:ilvl w:val="0"/>
          <w:numId w:val="2"/>
        </w:numPr>
        <w:spacing w:after="0" w:line="240" w:lineRule="auto"/>
        <w:ind w:leftChars="100" w:left="220"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Every four years</w:t>
      </w:r>
    </w:p>
    <w:p w14:paraId="0D294A37" w14:textId="77777777" w:rsidR="000C2DB3" w:rsidRPr="00E7628F" w:rsidRDefault="000C2DB3" w:rsidP="00636EAD">
      <w:pPr>
        <w:spacing w:after="0" w:line="240" w:lineRule="auto"/>
        <w:rPr>
          <w:rFonts w:ascii="Cambria" w:eastAsia="MS Mincho" w:hAnsi="Cambria"/>
          <w:sz w:val="20"/>
          <w:szCs w:val="20"/>
          <w:lang w:val="en-ZA"/>
        </w:rPr>
      </w:pPr>
    </w:p>
    <w:p w14:paraId="0410EA03" w14:textId="38451C4C"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6" w:name="_Toc82063679"/>
      <w:r w:rsidRPr="00F61AA9">
        <w:rPr>
          <w:rFonts w:ascii="Cambria" w:eastAsia="MS Gothic" w:hAnsi="Cambria"/>
          <w:bCs/>
          <w:iCs/>
          <w:color w:val="000000"/>
          <w:sz w:val="20"/>
          <w:szCs w:val="20"/>
          <w:lang w:val="en-CA"/>
        </w:rPr>
        <w:t xml:space="preserve">4.3 </w:t>
      </w:r>
      <w:r w:rsidR="000C2DB3" w:rsidRPr="00F61AA9">
        <w:rPr>
          <w:rFonts w:ascii="Cambria" w:eastAsia="MS Gothic" w:hAnsi="Cambria"/>
          <w:bCs/>
          <w:iCs/>
          <w:color w:val="000000"/>
          <w:sz w:val="20"/>
          <w:szCs w:val="20"/>
          <w:lang w:val="en-CA"/>
        </w:rPr>
        <w:t>Upper limits on TACs</w:t>
      </w:r>
      <w:bookmarkEnd w:id="36"/>
    </w:p>
    <w:p w14:paraId="17EE3A40" w14:textId="77777777" w:rsidR="000C2DB3" w:rsidRPr="00E7628F" w:rsidRDefault="000C2DB3" w:rsidP="00636EAD">
      <w:pPr>
        <w:spacing w:after="0" w:line="240" w:lineRule="auto"/>
        <w:jc w:val="both"/>
        <w:rPr>
          <w:rFonts w:ascii="Cambria" w:eastAsia="MS Mincho" w:hAnsi="Cambria"/>
          <w:sz w:val="20"/>
          <w:szCs w:val="20"/>
          <w:lang w:val="en-ZA"/>
        </w:rPr>
      </w:pPr>
    </w:p>
    <w:p w14:paraId="293D75D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 “upper limits on TAC” allows CMP developers to put restrictions on the maximum level the TAC can achieve in the running of the CMPs. </w:t>
      </w:r>
    </w:p>
    <w:p w14:paraId="23623E4A" w14:textId="25D91543" w:rsidR="000C2DB3" w:rsidRPr="00E7628F" w:rsidRDefault="00984AFE"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0AFC4F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75AD2B"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upper limit</w:t>
      </w:r>
    </w:p>
    <w:p w14:paraId="1980F2D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2F1AA28"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0C1977E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4819BBAD" w14:textId="4A7481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5</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000,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6 000 tons</w:t>
      </w:r>
    </w:p>
    <w:p w14:paraId="1E41B5C1" w14:textId="1D07E4BD"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30</w:t>
      </w:r>
      <w:r w:rsidR="00E60855">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000,  40</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59E67678"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5BACC3" w14:textId="425D497F"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7" w:name="_Toc82063680"/>
      <w:r w:rsidRPr="00F61AA9">
        <w:rPr>
          <w:rFonts w:ascii="Cambria" w:eastAsia="MS Gothic" w:hAnsi="Cambria"/>
          <w:bCs/>
          <w:iCs/>
          <w:color w:val="000000"/>
          <w:sz w:val="20"/>
          <w:szCs w:val="20"/>
          <w:lang w:val="en-CA"/>
        </w:rPr>
        <w:t xml:space="preserve">4.4 </w:t>
      </w:r>
      <w:r w:rsidR="000C2DB3" w:rsidRPr="00F61AA9">
        <w:rPr>
          <w:rFonts w:ascii="Cambria" w:eastAsia="MS Gothic" w:hAnsi="Cambria"/>
          <w:bCs/>
          <w:iCs/>
          <w:color w:val="000000"/>
          <w:sz w:val="20"/>
          <w:szCs w:val="20"/>
          <w:lang w:val="en-CA"/>
        </w:rPr>
        <w:t>Minimum extent of TAC change</w:t>
      </w:r>
      <w:bookmarkEnd w:id="37"/>
    </w:p>
    <w:p w14:paraId="4CFFA681" w14:textId="77777777" w:rsidR="000C2DB3" w:rsidRPr="00E7628F" w:rsidRDefault="000C2DB3" w:rsidP="00636EAD">
      <w:pPr>
        <w:spacing w:after="0" w:line="240" w:lineRule="auto"/>
        <w:rPr>
          <w:rFonts w:ascii="Cambria" w:eastAsia="MS Mincho" w:hAnsi="Cambria"/>
          <w:sz w:val="20"/>
          <w:szCs w:val="20"/>
          <w:lang w:val="en-ZA"/>
        </w:rPr>
      </w:pPr>
    </w:p>
    <w:p w14:paraId="06A391D6" w14:textId="0FD96FBF"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“minimum extent of TAC change” allows the CMP developer to avoid having small changes in TAC between management periods by setting a value and implementing the TAC change only if the extent of the change is at least equal to the set value. Managers might find this desirable to avoid having “trivial</w:t>
      </w:r>
      <w:r w:rsidR="00303131" w:rsidRPr="00E7628F">
        <w:rPr>
          <w:rFonts w:ascii="Cambria" w:eastAsia="MS Mincho" w:hAnsi="Cambria"/>
          <w:sz w:val="20"/>
          <w:szCs w:val="20"/>
          <w:lang w:val="en-ZA"/>
        </w:rPr>
        <w:t>ly</w:t>
      </w:r>
      <w:r w:rsidRPr="00E7628F">
        <w:rPr>
          <w:rFonts w:ascii="Cambria" w:eastAsia="MS Mincho" w:hAnsi="Cambria"/>
          <w:sz w:val="20"/>
          <w:szCs w:val="20"/>
          <w:lang w:val="en-ZA"/>
        </w:rPr>
        <w:t xml:space="preserve">” </w:t>
      </w:r>
      <w:r w:rsidR="00303131" w:rsidRPr="00E7628F">
        <w:rPr>
          <w:rFonts w:ascii="Cambria" w:eastAsia="MS Mincho" w:hAnsi="Cambria"/>
          <w:sz w:val="20"/>
          <w:szCs w:val="20"/>
          <w:lang w:val="en-ZA"/>
        </w:rPr>
        <w:t xml:space="preserve">small </w:t>
      </w:r>
      <w:r w:rsidRPr="00E7628F">
        <w:rPr>
          <w:rFonts w:ascii="Cambria" w:eastAsia="MS Mincho" w:hAnsi="Cambria"/>
          <w:sz w:val="20"/>
          <w:szCs w:val="20"/>
          <w:lang w:val="en-ZA"/>
        </w:rPr>
        <w:t xml:space="preserve">increases or decreases being incorporated in management recommendations. This restriction should be used only if it is requested by managers; </w:t>
      </w:r>
      <w:proofErr w:type="gramStart"/>
      <w:r w:rsidRPr="00E7628F">
        <w:rPr>
          <w:rFonts w:ascii="Cambria" w:eastAsia="MS Mincho" w:hAnsi="Cambria"/>
          <w:sz w:val="20"/>
          <w:szCs w:val="20"/>
          <w:lang w:val="en-ZA"/>
        </w:rPr>
        <w:t>otherwise</w:t>
      </w:r>
      <w:proofErr w:type="gramEnd"/>
      <w:r w:rsidRPr="00E7628F">
        <w:rPr>
          <w:rFonts w:ascii="Cambria" w:eastAsia="MS Mincho" w:hAnsi="Cambria"/>
          <w:sz w:val="20"/>
          <w:szCs w:val="20"/>
          <w:lang w:val="en-ZA"/>
        </w:rPr>
        <w:t xml:space="preserve"> it should be kept at no minimum as is the case in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below.</w:t>
      </w:r>
    </w:p>
    <w:p w14:paraId="23A0A75D" w14:textId="77777777" w:rsidR="00F61AA9" w:rsidRPr="00E7628F" w:rsidRDefault="00F61AA9" w:rsidP="00636EAD">
      <w:pPr>
        <w:spacing w:after="0" w:line="240" w:lineRule="auto"/>
        <w:jc w:val="both"/>
        <w:rPr>
          <w:rFonts w:ascii="Cambria" w:eastAsia="MS Mincho" w:hAnsi="Cambria"/>
          <w:sz w:val="20"/>
          <w:szCs w:val="20"/>
          <w:lang w:val="en-ZA"/>
        </w:rPr>
      </w:pPr>
    </w:p>
    <w:p w14:paraId="3956843C"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471EFF5E"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B37A44D" w14:textId="46F4D646"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 minimum</w:t>
      </w:r>
      <w:r w:rsidR="00A25A9C" w:rsidRPr="00E7628F">
        <w:rPr>
          <w:rFonts w:ascii="Cambria" w:eastAsia="MS Mincho" w:hAnsi="Cambria"/>
          <w:sz w:val="20"/>
          <w:szCs w:val="20"/>
          <w:lang w:val="en-ZA"/>
        </w:rPr>
        <w:t xml:space="preserve"> (however CMPs may impose constraints at the discretion of developers)</w:t>
      </w:r>
      <w:r w:rsidR="000D77C9" w:rsidRPr="00E7628F">
        <w:rPr>
          <w:rFonts w:ascii="Cambria" w:eastAsia="MS Mincho" w:hAnsi="Cambria"/>
          <w:sz w:val="20"/>
          <w:szCs w:val="20"/>
          <w:lang w:val="en-ZA"/>
        </w:rPr>
        <w:t>.</w:t>
      </w:r>
    </w:p>
    <w:p w14:paraId="70A6C7B4"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1BEAE1D"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757C216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3619707D" w14:textId="77E58528"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e.g.  </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 xml:space="preserve"> </w:t>
      </w:r>
      <w:proofErr w:type="gramStart"/>
      <w:r w:rsidRPr="00E7628F">
        <w:rPr>
          <w:rFonts w:ascii="Cambria" w:eastAsia="MS Mincho" w:hAnsi="Cambria"/>
          <w:sz w:val="20"/>
          <w:szCs w:val="20"/>
          <w:lang w:val="en-ZA"/>
        </w:rPr>
        <w:t xml:space="preserve">200, </w:t>
      </w:r>
      <w:r w:rsidR="00E60855">
        <w:rPr>
          <w:rFonts w:ascii="Cambria" w:eastAsia="MS Mincho" w:hAnsi="Cambria"/>
          <w:sz w:val="20"/>
          <w:szCs w:val="20"/>
          <w:lang w:val="en-ZA"/>
        </w:rPr>
        <w:t xml:space="preserve">  </w:t>
      </w:r>
      <w:proofErr w:type="gramEnd"/>
      <w:r w:rsidR="00E60855">
        <w:rPr>
          <w:rFonts w:ascii="Cambria" w:eastAsia="MS Mincho" w:hAnsi="Cambria"/>
          <w:sz w:val="20"/>
          <w:szCs w:val="20"/>
          <w:lang w:val="en-ZA"/>
        </w:rPr>
        <w:t xml:space="preserve">  </w:t>
      </w:r>
      <w:r w:rsidRPr="00E7628F">
        <w:rPr>
          <w:rFonts w:ascii="Cambria" w:eastAsia="MS Mincho" w:hAnsi="Cambria"/>
          <w:sz w:val="20"/>
          <w:szCs w:val="20"/>
          <w:lang w:val="en-ZA"/>
        </w:rPr>
        <w:t>300 tons</w:t>
      </w:r>
    </w:p>
    <w:p w14:paraId="08FD34C5" w14:textId="022EA3B4"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r>
      <w:r w:rsidRPr="00E7628F">
        <w:rPr>
          <w:rFonts w:ascii="Cambria" w:eastAsia="MS Mincho" w:hAnsi="Cambria"/>
          <w:sz w:val="20"/>
          <w:szCs w:val="20"/>
          <w:lang w:val="en-ZA"/>
        </w:rPr>
        <w:tab/>
        <w:t xml:space="preserve">     </w:t>
      </w:r>
      <w:proofErr w:type="gramStart"/>
      <w:r w:rsidRPr="00E7628F">
        <w:rPr>
          <w:rFonts w:ascii="Cambria" w:eastAsia="MS Mincho" w:hAnsi="Cambria"/>
          <w:sz w:val="20"/>
          <w:szCs w:val="20"/>
          <w:lang w:val="en-ZA"/>
        </w:rPr>
        <w:t>e.g.</w:t>
      </w:r>
      <w:proofErr w:type="gramEnd"/>
      <w:r w:rsidRPr="00E7628F">
        <w:rPr>
          <w:rFonts w:ascii="Cambria" w:eastAsia="MS Mincho" w:hAnsi="Cambria"/>
          <w:sz w:val="20"/>
          <w:szCs w:val="20"/>
          <w:lang w:val="en-ZA"/>
        </w:rPr>
        <w:t xml:space="preserve"> 1</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000, 2</w:t>
      </w:r>
      <w:r w:rsidR="00E60855">
        <w:rPr>
          <w:rFonts w:ascii="Cambria" w:eastAsia="MS Mincho" w:hAnsi="Cambria"/>
          <w:sz w:val="20"/>
          <w:szCs w:val="20"/>
          <w:lang w:val="en-ZA"/>
        </w:rPr>
        <w:t xml:space="preserve"> </w:t>
      </w:r>
      <w:r w:rsidRPr="00E7628F">
        <w:rPr>
          <w:rFonts w:ascii="Cambria" w:eastAsia="MS Mincho" w:hAnsi="Cambria"/>
          <w:sz w:val="20"/>
          <w:szCs w:val="20"/>
          <w:lang w:val="en-ZA"/>
        </w:rPr>
        <w:t>000 tons</w:t>
      </w:r>
    </w:p>
    <w:p w14:paraId="74DE165F"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70D2C2F" w14:textId="3FE87681"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8" w:name="_Toc82063681"/>
      <w:r w:rsidRPr="00F61AA9">
        <w:rPr>
          <w:rFonts w:ascii="Cambria" w:eastAsia="MS Gothic" w:hAnsi="Cambria"/>
          <w:bCs/>
          <w:iCs/>
          <w:color w:val="000000"/>
          <w:sz w:val="20"/>
          <w:szCs w:val="20"/>
          <w:lang w:val="en-CA"/>
        </w:rPr>
        <w:t xml:space="preserve">4.5 </w:t>
      </w:r>
      <w:r w:rsidR="000C2DB3" w:rsidRPr="00F61AA9">
        <w:rPr>
          <w:rFonts w:ascii="Cambria" w:eastAsia="MS Gothic" w:hAnsi="Cambria"/>
          <w:bCs/>
          <w:iCs/>
          <w:color w:val="000000"/>
          <w:sz w:val="20"/>
          <w:szCs w:val="20"/>
          <w:lang w:val="en-CA"/>
        </w:rPr>
        <w:t>Maximum extent of TAC change</w:t>
      </w:r>
      <w:bookmarkEnd w:id="38"/>
    </w:p>
    <w:p w14:paraId="1F64A952" w14:textId="77777777" w:rsidR="000C2DB3" w:rsidRPr="00E7628F" w:rsidRDefault="000C2DB3" w:rsidP="00636EAD">
      <w:pPr>
        <w:spacing w:after="0" w:line="240" w:lineRule="auto"/>
        <w:jc w:val="both"/>
        <w:rPr>
          <w:rFonts w:ascii="Cambria" w:eastAsia="MS Mincho" w:hAnsi="Cambria"/>
          <w:sz w:val="20"/>
          <w:szCs w:val="20"/>
          <w:lang w:val="en-ZA"/>
        </w:rPr>
      </w:pPr>
    </w:p>
    <w:p w14:paraId="73C062A3" w14:textId="48C17CE1"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The “maximum extent of TAC change” allows CMP developers to limit the maximum allowed increase or decrease in TAC between management periods. This may help to achieve TAC stability between consecutive management periods. CMP developers can also incorporate a “maximum extent of TAC change” in the actual design of their CMP, so there are two ways to incorporate this type of constriction. </w:t>
      </w:r>
      <w:r w:rsidR="00A858AD">
        <w:rPr>
          <w:rFonts w:ascii="Cambria" w:eastAsia="MS Mincho" w:hAnsi="Cambria"/>
          <w:sz w:val="20"/>
          <w:szCs w:val="20"/>
          <w:lang w:val="en-ZA"/>
        </w:rPr>
        <w:t xml:space="preserve">The </w:t>
      </w:r>
      <w:r w:rsidRPr="00E7628F">
        <w:rPr>
          <w:rFonts w:ascii="Cambria" w:eastAsia="MS Mincho" w:hAnsi="Cambria"/>
          <w:sz w:val="20"/>
          <w:szCs w:val="20"/>
          <w:lang w:val="en-ZA"/>
        </w:rPr>
        <w:t>Panel 2 has provided several values of maximum extent of TAC change they would like to see (Anon 2019). The</w:t>
      </w:r>
      <w:r w:rsidR="00303131" w:rsidRPr="00E7628F">
        <w:rPr>
          <w:rFonts w:ascii="Cambria" w:eastAsia="MS Mincho" w:hAnsi="Cambria"/>
          <w:sz w:val="20"/>
          <w:szCs w:val="20"/>
          <w:lang w:val="en-ZA"/>
        </w:rPr>
        <w:t>se</w:t>
      </w:r>
      <w:r w:rsidRPr="00E7628F">
        <w:rPr>
          <w:rFonts w:ascii="Cambria" w:eastAsia="MS Mincho" w:hAnsi="Cambria"/>
          <w:sz w:val="20"/>
          <w:szCs w:val="20"/>
          <w:lang w:val="en-ZA"/>
        </w:rPr>
        <w:t xml:space="preserve"> values are 20%, 30%, 40%, and outcomes where no restriction in TAC is implemented. </w:t>
      </w:r>
    </w:p>
    <w:p w14:paraId="3694FBBB" w14:textId="77777777" w:rsidR="000C2DB3" w:rsidRPr="00E7628F" w:rsidRDefault="000C2DB3" w:rsidP="00636EAD">
      <w:pPr>
        <w:spacing w:after="0" w:line="240" w:lineRule="auto"/>
        <w:jc w:val="both"/>
        <w:rPr>
          <w:rFonts w:ascii="Cambria" w:eastAsia="MS Mincho" w:hAnsi="Cambria"/>
          <w:sz w:val="20"/>
          <w:szCs w:val="20"/>
          <w:lang w:val="en-ZA"/>
        </w:rPr>
      </w:pPr>
    </w:p>
    <w:p w14:paraId="137AC6CB"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440B7D1"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1D882F3" w14:textId="0E74D92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4A247CB1" w14:textId="33BC288E"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No restriction</w:t>
      </w:r>
      <w:r w:rsidR="00A25A9C" w:rsidRPr="00E7628F">
        <w:rPr>
          <w:rFonts w:ascii="Cambria" w:eastAsia="MS Mincho" w:hAnsi="Cambria"/>
          <w:sz w:val="20"/>
          <w:szCs w:val="20"/>
          <w:lang w:val="en-ZA"/>
        </w:rPr>
        <w:t xml:space="preserve"> (CMPs may impose constraints at the discretion of developers)</w:t>
      </w:r>
    </w:p>
    <w:p w14:paraId="74D0790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B2A3D84" w14:textId="77777777" w:rsidR="00F61AA9" w:rsidRPr="00E7628F" w:rsidRDefault="00F61AA9"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Alternative options</w:t>
      </w:r>
    </w:p>
    <w:p w14:paraId="677B2E7B"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2F16A10" w14:textId="5350F9DF"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West</w:t>
      </w:r>
      <w:r w:rsidRPr="00E7628F">
        <w:rPr>
          <w:rFonts w:ascii="Cambria" w:eastAsia="MS Mincho" w:hAnsi="Cambria"/>
          <w:sz w:val="20"/>
          <w:szCs w:val="20"/>
          <w:lang w:val="en-ZA"/>
        </w:rPr>
        <w:tab/>
      </w:r>
      <w:r w:rsidRPr="00E7628F">
        <w:rPr>
          <w:rFonts w:ascii="Cambria" w:eastAsia="MS Mincho" w:hAnsi="Cambria"/>
          <w:sz w:val="20"/>
          <w:szCs w:val="20"/>
          <w:lang w:val="en-ZA"/>
        </w:rPr>
        <w:tab/>
        <w:t>20%, 30%, 40%</w:t>
      </w:r>
    </w:p>
    <w:p w14:paraId="327EDA4E" w14:textId="049EE9A3" w:rsidR="00912ACD" w:rsidRPr="00E7628F" w:rsidRDefault="00912ACD" w:rsidP="00912AC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East +Med</w:t>
      </w:r>
      <w:r w:rsidRPr="00E7628F">
        <w:rPr>
          <w:rFonts w:ascii="Cambria" w:eastAsia="MS Mincho" w:hAnsi="Cambria"/>
          <w:sz w:val="20"/>
          <w:szCs w:val="20"/>
          <w:lang w:val="en-ZA"/>
        </w:rPr>
        <w:tab/>
        <w:t>20%, 30%, 40%</w:t>
      </w:r>
    </w:p>
    <w:p w14:paraId="4FC680B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D43B103"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developers of candidate CMPs should consider including options which:</w:t>
      </w:r>
    </w:p>
    <w:p w14:paraId="78EA8818" w14:textId="77777777" w:rsidR="000C2DB3" w:rsidRPr="00E7628F"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Override such restrictions on the maximum extent of TAC reduction if abundance indices drop below specified thresholds.</w:t>
      </w:r>
    </w:p>
    <w:p w14:paraId="5873EFE9" w14:textId="431DD639" w:rsidR="000C2DB3" w:rsidRDefault="000C2DB3" w:rsidP="00636EAD">
      <w:pPr>
        <w:numPr>
          <w:ilvl w:val="0"/>
          <w:numId w:val="3"/>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Allow for greater TAC increases (in terms of tonnage) if a TAC has had to be reduced to a low level and indices confirm subsequent recovery.</w:t>
      </w:r>
    </w:p>
    <w:p w14:paraId="6AB01A60" w14:textId="77777777" w:rsidR="00912ACD" w:rsidRPr="00E7628F" w:rsidRDefault="00912ACD" w:rsidP="00912ACD">
      <w:pPr>
        <w:spacing w:after="0" w:line="240" w:lineRule="auto"/>
        <w:ind w:left="357"/>
        <w:contextualSpacing/>
        <w:jc w:val="both"/>
        <w:rPr>
          <w:rFonts w:ascii="Cambria" w:eastAsia="MS Mincho" w:hAnsi="Cambria"/>
          <w:sz w:val="20"/>
          <w:szCs w:val="20"/>
          <w:lang w:val="en-ZA"/>
        </w:rPr>
      </w:pPr>
    </w:p>
    <w:p w14:paraId="713B9CFD" w14:textId="0FFD960B" w:rsidR="000C2DB3" w:rsidRPr="00F61AA9" w:rsidRDefault="00F61AA9"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39" w:name="_Toc82063682"/>
      <w:r w:rsidRPr="00F61AA9">
        <w:rPr>
          <w:rFonts w:ascii="Cambria" w:eastAsia="MS Gothic" w:hAnsi="Cambria"/>
          <w:bCs/>
          <w:iCs/>
          <w:color w:val="000000"/>
          <w:sz w:val="20"/>
          <w:szCs w:val="20"/>
          <w:lang w:val="en-CA"/>
        </w:rPr>
        <w:t xml:space="preserve">4.6 </w:t>
      </w:r>
      <w:r w:rsidR="000C2DB3" w:rsidRPr="00F61AA9">
        <w:rPr>
          <w:rFonts w:ascii="Cambria" w:eastAsia="MS Gothic" w:hAnsi="Cambria"/>
          <w:bCs/>
          <w:iCs/>
          <w:color w:val="000000"/>
          <w:sz w:val="20"/>
          <w:szCs w:val="20"/>
          <w:lang w:val="en-CA"/>
        </w:rPr>
        <w:t>Technical measures</w:t>
      </w:r>
      <w:bookmarkEnd w:id="39"/>
    </w:p>
    <w:p w14:paraId="1702825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64ECA6C" w14:textId="4E9A695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No “technical measures” are currently being implemented in the MSE. Size restrictions might be considered </w:t>
      </w:r>
      <w:r w:rsidR="00303131" w:rsidRPr="00E7628F">
        <w:rPr>
          <w:rFonts w:ascii="Cambria" w:eastAsia="MS Mincho" w:hAnsi="Cambria"/>
          <w:sz w:val="20"/>
          <w:szCs w:val="20"/>
          <w:lang w:val="en-ZA"/>
        </w:rPr>
        <w:t>for</w:t>
      </w:r>
      <w:r w:rsidRPr="00E7628F">
        <w:rPr>
          <w:rFonts w:ascii="Cambria" w:eastAsia="MS Mincho" w:hAnsi="Cambria"/>
          <w:sz w:val="20"/>
          <w:szCs w:val="20"/>
          <w:lang w:val="en-ZA"/>
        </w:rPr>
        <w:t xml:space="preserve"> a fleet and/or spatial stratum basis. However, for a “first round” it is suggested that these not be included explicitly, but instead be considered to be implemented implicitly through the selectivity prescriptions for future catches by the various fleets</w:t>
      </w:r>
      <w:r w:rsidR="00303131" w:rsidRPr="00E7628F">
        <w:rPr>
          <w:rFonts w:ascii="Cambria" w:eastAsia="MS Mincho" w:hAnsi="Cambria"/>
          <w:sz w:val="20"/>
          <w:szCs w:val="20"/>
          <w:lang w:val="en-ZA"/>
        </w:rPr>
        <w:t>,</w:t>
      </w:r>
      <w:r w:rsidRPr="00E7628F">
        <w:rPr>
          <w:rFonts w:ascii="Cambria" w:eastAsia="MS Mincho" w:hAnsi="Cambria"/>
          <w:sz w:val="20"/>
          <w:szCs w:val="20"/>
          <w:lang w:val="en-ZA"/>
        </w:rPr>
        <w:t xml:space="preserve"> which are set out under Section 6 below.</w:t>
      </w:r>
    </w:p>
    <w:p w14:paraId="6BFB8686" w14:textId="0E71DD52" w:rsidR="000C2DB3" w:rsidRDefault="000C2DB3" w:rsidP="00636EAD">
      <w:pPr>
        <w:spacing w:after="0" w:line="240" w:lineRule="auto"/>
        <w:jc w:val="both"/>
        <w:rPr>
          <w:rFonts w:ascii="Cambria" w:eastAsia="MS Mincho" w:hAnsi="Cambria"/>
          <w:sz w:val="20"/>
          <w:szCs w:val="20"/>
          <w:lang w:val="en-ZA"/>
        </w:rPr>
      </w:pPr>
    </w:p>
    <w:p w14:paraId="4144448B" w14:textId="77777777" w:rsidR="00F61AA9" w:rsidRPr="00E7628F" w:rsidRDefault="00F61AA9" w:rsidP="00636EAD">
      <w:pPr>
        <w:spacing w:after="0" w:line="240" w:lineRule="auto"/>
        <w:jc w:val="both"/>
        <w:rPr>
          <w:rFonts w:ascii="Cambria" w:eastAsia="MS Mincho" w:hAnsi="Cambria"/>
          <w:sz w:val="20"/>
          <w:szCs w:val="20"/>
          <w:lang w:val="en-ZA"/>
        </w:rPr>
      </w:pPr>
    </w:p>
    <w:p w14:paraId="2B64BE2A" w14:textId="77777777" w:rsidR="000C2DB3" w:rsidRPr="00E60855" w:rsidRDefault="000C2DB3" w:rsidP="00636EAD">
      <w:pPr>
        <w:pStyle w:val="Heading1"/>
        <w:spacing w:before="0" w:line="240" w:lineRule="auto"/>
        <w:rPr>
          <w:rFonts w:ascii="Cambria" w:hAnsi="Cambria"/>
          <w:sz w:val="20"/>
          <w:szCs w:val="20"/>
        </w:rPr>
      </w:pPr>
      <w:bookmarkStart w:id="40" w:name="_Toc82063683"/>
      <w:r w:rsidRPr="00E60855">
        <w:rPr>
          <w:rFonts w:ascii="Cambria" w:hAnsi="Cambria"/>
          <w:sz w:val="20"/>
          <w:szCs w:val="20"/>
        </w:rPr>
        <w:t>RECRUITMENT AND SPATIAL DISTRIBUTION SCENARIOS IN THE OPERATING MODEL</w:t>
      </w:r>
      <w:bookmarkEnd w:id="40"/>
    </w:p>
    <w:p w14:paraId="52E011EC"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791C5B34"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See also </w:t>
      </w:r>
      <w:r w:rsidRPr="00912ACD">
        <w:rPr>
          <w:rFonts w:ascii="Cambria" w:eastAsia="MS Mincho" w:hAnsi="Cambria"/>
          <w:sz w:val="20"/>
          <w:szCs w:val="20"/>
          <w:lang w:val="en-ZA"/>
        </w:rPr>
        <w:t>Section 9 of this</w:t>
      </w:r>
      <w:r w:rsidRPr="00E7628F">
        <w:rPr>
          <w:rFonts w:ascii="Cambria" w:eastAsia="MS Mincho" w:hAnsi="Cambria"/>
          <w:sz w:val="20"/>
          <w:szCs w:val="20"/>
          <w:lang w:val="en-ZA"/>
        </w:rPr>
        <w:t xml:space="preserve"> document for additional detail on specified trials.</w:t>
      </w:r>
    </w:p>
    <w:p w14:paraId="4FE3DD3D"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73AB5708" w14:textId="73065359" w:rsidR="000C2DB3"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Recruitment deviations are estimated in two-year time blocks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the same deviation in the two years). This is necessary because the model is fitted to length-composition data (without age composition data). Due to variability in </w:t>
      </w:r>
      <w:proofErr w:type="gramStart"/>
      <w:r w:rsidRPr="00E7628F">
        <w:rPr>
          <w:rFonts w:ascii="Cambria" w:eastAsia="MS Mincho" w:hAnsi="Cambria"/>
          <w:sz w:val="20"/>
          <w:szCs w:val="20"/>
          <w:lang w:val="en-ZA"/>
        </w:rPr>
        <w:t>growth</w:t>
      </w:r>
      <w:proofErr w:type="gramEnd"/>
      <w:r w:rsidRPr="00E7628F">
        <w:rPr>
          <w:rFonts w:ascii="Cambria" w:eastAsia="MS Mincho" w:hAnsi="Cambria"/>
          <w:sz w:val="20"/>
          <w:szCs w:val="20"/>
          <w:lang w:val="en-ZA"/>
        </w:rPr>
        <w:t xml:space="preserve"> there are multiple age classes in each length class and, therefore, adjacent cohorts have poorly informed relative strengths. In traditional statistical-catch-at-length models this </w:t>
      </w:r>
      <w:r w:rsidR="002D2D6A" w:rsidRPr="00E7628F">
        <w:rPr>
          <w:rFonts w:ascii="Cambria" w:eastAsia="MS Mincho" w:hAnsi="Cambria"/>
          <w:sz w:val="20"/>
          <w:szCs w:val="20"/>
          <w:lang w:val="en-ZA"/>
        </w:rPr>
        <w:t xml:space="preserve">feature </w:t>
      </w:r>
      <w:r w:rsidRPr="00E7628F">
        <w:rPr>
          <w:rFonts w:ascii="Cambria" w:eastAsia="MS Mincho" w:hAnsi="Cambria"/>
          <w:sz w:val="20"/>
          <w:szCs w:val="20"/>
          <w:lang w:val="en-ZA"/>
        </w:rPr>
        <w:t xml:space="preserve">often leads to strong negative correlation between adjacent years in estimates of annual recruitment deviations, a poorly defined estimation problem and numerical instability of parameter estimation. </w:t>
      </w:r>
    </w:p>
    <w:p w14:paraId="54B868C7" w14:textId="10994AA1" w:rsidR="00F61AA9" w:rsidRDefault="00F61AA9" w:rsidP="00636EAD">
      <w:pPr>
        <w:spacing w:after="0" w:line="240" w:lineRule="auto"/>
        <w:contextualSpacing/>
        <w:jc w:val="both"/>
        <w:rPr>
          <w:rFonts w:ascii="Cambria" w:eastAsia="MS Mincho" w:hAnsi="Cambria"/>
          <w:sz w:val="20"/>
          <w:szCs w:val="20"/>
          <w:lang w:val="en-ZA"/>
        </w:rPr>
      </w:pPr>
    </w:p>
    <w:p w14:paraId="5BF532F7" w14:textId="4D568BA0"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1" w:name="_Toc82063684"/>
      <w:r w:rsidRPr="00E60855">
        <w:rPr>
          <w:rFonts w:ascii="Cambria" w:eastAsia="MS Gothic" w:hAnsi="Cambria"/>
          <w:bCs/>
          <w:iCs/>
          <w:color w:val="000000"/>
          <w:sz w:val="20"/>
          <w:szCs w:val="20"/>
          <w:lang w:val="en-CA"/>
        </w:rPr>
        <w:t>5.1 Recruitment by Stock</w:t>
      </w:r>
      <w:bookmarkEnd w:id="41"/>
    </w:p>
    <w:p w14:paraId="7FFC0BBB" w14:textId="77777777" w:rsidR="00E60855" w:rsidRDefault="00E60855" w:rsidP="00636EAD">
      <w:pPr>
        <w:spacing w:after="0" w:line="240" w:lineRule="auto"/>
        <w:contextualSpacing/>
        <w:jc w:val="both"/>
        <w:rPr>
          <w:rFonts w:ascii="Cambria" w:eastAsia="MS Mincho" w:hAnsi="Cambria"/>
          <w:sz w:val="20"/>
          <w:szCs w:val="20"/>
          <w:lang w:val="en-ZA"/>
        </w:rPr>
      </w:pPr>
    </w:p>
    <w:p w14:paraId="63D0CA7E" w14:textId="3A3435AD" w:rsidR="00E60855" w:rsidRPr="00E60855" w:rsidRDefault="00E60855" w:rsidP="00636EAD">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296D07A" w14:textId="77777777" w:rsidR="000C2DB3" w:rsidRPr="00E7628F" w:rsidRDefault="000C2DB3" w:rsidP="00636EAD">
      <w:pPr>
        <w:spacing w:after="0" w:line="240" w:lineRule="auto"/>
        <w:jc w:val="both"/>
        <w:rPr>
          <w:rFonts w:ascii="Cambria" w:eastAsia="MS Mincho" w:hAnsi="Cambria"/>
          <w:sz w:val="20"/>
          <w:szCs w:val="20"/>
          <w:lang w:val="en-ZA"/>
        </w:rPr>
      </w:pPr>
    </w:p>
    <w:p w14:paraId="2EC8A9F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632E4EA9"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until 1974, then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0.9 as of 1975.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one for each time period (mimics the hockey-stick approach after 1975 used in past assessments). </w:t>
      </w:r>
    </w:p>
    <w:p w14:paraId="028C9DFD" w14:textId="77777777" w:rsidR="000C2DB3" w:rsidRPr="00E7628F" w:rsidRDefault="000C2DB3" w:rsidP="00636EAD">
      <w:pPr>
        <w:numPr>
          <w:ilvl w:val="0"/>
          <w:numId w:val="4"/>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0.6.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w:t>
      </w:r>
    </w:p>
    <w:p w14:paraId="6795984C" w14:textId="77777777" w:rsidR="000C2DB3" w:rsidRPr="00E7628F" w:rsidRDefault="000C2DB3" w:rsidP="00636EAD">
      <w:pPr>
        <w:spacing w:after="0" w:line="240" w:lineRule="auto"/>
        <w:jc w:val="both"/>
        <w:rPr>
          <w:rFonts w:ascii="Cambria" w:eastAsia="MS Mincho" w:hAnsi="Cambria"/>
          <w:sz w:val="20"/>
          <w:szCs w:val="20"/>
          <w:lang w:val="en-ZA"/>
        </w:rPr>
      </w:pPr>
    </w:p>
    <w:p w14:paraId="381BD350" w14:textId="5596BE58"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3D529B2A" w14:textId="77777777" w:rsidR="000C2DB3" w:rsidRPr="00E7628F" w:rsidRDefault="000C2DB3" w:rsidP="00636EAD">
      <w:pPr>
        <w:spacing w:after="0" w:line="240" w:lineRule="auto"/>
        <w:rPr>
          <w:rFonts w:ascii="Cambria" w:eastAsia="MS Mincho" w:hAnsi="Cambria"/>
          <w:sz w:val="20"/>
          <w:szCs w:val="20"/>
          <w:lang w:val="en-ZA"/>
        </w:rPr>
      </w:pPr>
    </w:p>
    <w:p w14:paraId="251765B6" w14:textId="77777777" w:rsidR="000C2DB3" w:rsidRPr="00E7628F" w:rsidRDefault="000C2DB3" w:rsidP="00636EAD">
      <w:pPr>
        <w:spacing w:after="0" w:line="240" w:lineRule="auto"/>
        <w:rPr>
          <w:rFonts w:ascii="Cambria" w:eastAsia="MS Mincho" w:hAnsi="Cambria"/>
          <w:sz w:val="20"/>
          <w:szCs w:val="20"/>
          <w:lang w:val="en-ZA"/>
        </w:rPr>
      </w:pPr>
      <w:r w:rsidRPr="00E7628F">
        <w:rPr>
          <w:rFonts w:ascii="Cambria" w:eastAsia="MS Mincho" w:hAnsi="Cambria"/>
          <w:sz w:val="20"/>
          <w:szCs w:val="20"/>
          <w:lang w:val="en-ZA"/>
        </w:rPr>
        <w:t>Functional forms fitted to assessment outputs for the years 1965+</w:t>
      </w:r>
    </w:p>
    <w:p w14:paraId="0DA5CD96"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w:t>
      </w:r>
      <w:r w:rsidRPr="00E7628F">
        <w:rPr>
          <w:rFonts w:ascii="Cambria" w:eastAsia="MS Mincho" w:hAnsi="Cambria"/>
          <w:i/>
          <w:sz w:val="20"/>
          <w:szCs w:val="20"/>
          <w:lang w:val="en-ZA"/>
        </w:rPr>
        <w:t>h</w:t>
      </w:r>
      <w:r w:rsidRPr="00E7628F">
        <w:rPr>
          <w:rFonts w:ascii="Cambria" w:eastAsia="MS Mincho" w:hAnsi="Cambria"/>
          <w:sz w:val="20"/>
          <w:szCs w:val="20"/>
          <w:lang w:val="en-ZA"/>
        </w:rPr>
        <w:t xml:space="preserve"> = 0.98. Two values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(unfished recruitment) are estimated, for the periods 1950-1987 and 1988+ respectively. </w:t>
      </w:r>
    </w:p>
    <w:p w14:paraId="2CCCBE7F" w14:textId="77777777" w:rsidR="000C2DB3" w:rsidRPr="00E7628F" w:rsidRDefault="000C2DB3" w:rsidP="00636EAD">
      <w:pPr>
        <w:numPr>
          <w:ilvl w:val="0"/>
          <w:numId w:val="5"/>
        </w:numPr>
        <w:spacing w:after="0" w:line="240" w:lineRule="auto"/>
        <w:ind w:left="284"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Beverton-Holt with steepness </w:t>
      </w:r>
      <w:r w:rsidRPr="00E7628F">
        <w:rPr>
          <w:rFonts w:ascii="Cambria" w:eastAsia="MS Mincho" w:hAnsi="Cambria"/>
          <w:i/>
          <w:sz w:val="20"/>
          <w:szCs w:val="20"/>
          <w:lang w:val="en-ZA"/>
        </w:rPr>
        <w:t xml:space="preserve">h </w:t>
      </w:r>
      <w:r w:rsidRPr="00E7628F">
        <w:rPr>
          <w:rFonts w:ascii="Cambria" w:eastAsia="MS Mincho" w:hAnsi="Cambria"/>
          <w:sz w:val="20"/>
          <w:szCs w:val="20"/>
          <w:lang w:val="en-ZA"/>
        </w:rPr>
        <w:t xml:space="preserve">fixed to 0.7. A single value of </w:t>
      </w:r>
      <w:r w:rsidRPr="00E7628F">
        <w:rPr>
          <w:rFonts w:ascii="Cambria" w:eastAsia="MS Mincho" w:hAnsi="Cambria"/>
          <w:i/>
          <w:sz w:val="20"/>
          <w:szCs w:val="20"/>
          <w:lang w:val="en-ZA"/>
        </w:rPr>
        <w:t>R</w:t>
      </w:r>
      <w:r w:rsidRPr="00E7628F">
        <w:rPr>
          <w:rFonts w:ascii="Cambria" w:eastAsia="MS Mincho" w:hAnsi="Cambria"/>
          <w:i/>
          <w:sz w:val="20"/>
          <w:szCs w:val="20"/>
          <w:vertAlign w:val="subscript"/>
          <w:lang w:val="en-ZA"/>
        </w:rPr>
        <w:t>0</w:t>
      </w:r>
      <w:r w:rsidRPr="00E7628F">
        <w:rPr>
          <w:rFonts w:ascii="Cambria" w:eastAsia="MS Mincho" w:hAnsi="Cambria"/>
          <w:sz w:val="20"/>
          <w:szCs w:val="20"/>
          <w:lang w:val="en-ZA"/>
        </w:rPr>
        <w:t xml:space="preserve"> is estimated (to include scenarios where recruitment overfishing could occur to test a CMP’s ability to react adequately to this).</w:t>
      </w:r>
    </w:p>
    <w:p w14:paraId="45B4E128"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472E9F43" w14:textId="77777777" w:rsidR="000C2DB3" w:rsidRPr="00E7628F" w:rsidRDefault="000C2DB3" w:rsidP="00E60855">
      <w:pPr>
        <w:spacing w:after="0" w:line="240" w:lineRule="auto"/>
        <w:ind w:left="1440" w:hanging="1440"/>
        <w:jc w:val="both"/>
        <w:rPr>
          <w:rFonts w:ascii="Cambria" w:eastAsia="MS Mincho" w:hAnsi="Cambria"/>
          <w:sz w:val="20"/>
          <w:szCs w:val="20"/>
          <w:lang w:val="en-ZA"/>
        </w:rPr>
      </w:pPr>
      <w:r w:rsidRPr="00E7628F">
        <w:rPr>
          <w:rFonts w:ascii="Cambria" w:eastAsia="MS Mincho" w:hAnsi="Cambria"/>
          <w:sz w:val="20"/>
          <w:szCs w:val="20"/>
          <w:lang w:val="en-ZA"/>
        </w:rPr>
        <w:t xml:space="preserve">Note that, for the Eastern </w:t>
      </w:r>
      <w:r w:rsidR="007401FB" w:rsidRPr="00E60855">
        <w:rPr>
          <w:rFonts w:ascii="Cambria" w:eastAsia="MS Mincho" w:hAnsi="Cambria"/>
          <w:sz w:val="20"/>
          <w:szCs w:val="20"/>
          <w:lang w:val="en-ZA"/>
        </w:rPr>
        <w:t>s</w:t>
      </w:r>
      <w:r w:rsidRPr="00E7628F">
        <w:rPr>
          <w:rFonts w:ascii="Cambria" w:eastAsia="MS Mincho" w:hAnsi="Cambria"/>
          <w:sz w:val="20"/>
          <w:szCs w:val="20"/>
          <w:lang w:val="en-ZA"/>
        </w:rPr>
        <w:t xml:space="preserve">tock, 1965-1987 represents “low” recruitment and 1988+ “high” recruitment. </w:t>
      </w:r>
    </w:p>
    <w:p w14:paraId="62A09E1C" w14:textId="1402AE00" w:rsidR="000C2DB3" w:rsidRDefault="000C2DB3" w:rsidP="00636EAD">
      <w:pPr>
        <w:spacing w:after="0" w:line="240" w:lineRule="auto"/>
        <w:jc w:val="both"/>
        <w:rPr>
          <w:rFonts w:ascii="Cambria" w:eastAsia="MS Mincho" w:hAnsi="Cambria"/>
          <w:sz w:val="20"/>
          <w:szCs w:val="20"/>
          <w:lang w:val="en-ZA"/>
        </w:rPr>
      </w:pPr>
    </w:p>
    <w:p w14:paraId="5773B5BC" w14:textId="2FB61451"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2" w:name="_Toc82063685"/>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2</w:t>
      </w:r>
      <w:r w:rsidRPr="00E60855">
        <w:rPr>
          <w:rFonts w:ascii="Cambria" w:eastAsia="MS Gothic" w:hAnsi="Cambria"/>
          <w:bCs/>
          <w:iCs/>
          <w:color w:val="000000"/>
          <w:sz w:val="20"/>
          <w:szCs w:val="20"/>
          <w:lang w:val="en-CA"/>
        </w:rPr>
        <w:t xml:space="preserve"> </w:t>
      </w:r>
      <w:r>
        <w:rPr>
          <w:rFonts w:ascii="Cambria" w:eastAsia="MS Gothic" w:hAnsi="Cambria"/>
          <w:bCs/>
          <w:iCs/>
          <w:color w:val="000000"/>
          <w:sz w:val="20"/>
          <w:szCs w:val="20"/>
          <w:lang w:val="en-CA"/>
        </w:rPr>
        <w:t>Future regime shifts</w:t>
      </w:r>
      <w:bookmarkEnd w:id="42"/>
    </w:p>
    <w:p w14:paraId="0D0FE2CA" w14:textId="77777777" w:rsidR="00E60855" w:rsidRDefault="00E60855" w:rsidP="00E60855">
      <w:pPr>
        <w:spacing w:after="0" w:line="240" w:lineRule="auto"/>
        <w:contextualSpacing/>
        <w:jc w:val="both"/>
        <w:rPr>
          <w:rFonts w:ascii="Cambria" w:eastAsia="MS Mincho" w:hAnsi="Cambria"/>
          <w:sz w:val="20"/>
          <w:szCs w:val="20"/>
          <w:lang w:val="en-ZA"/>
        </w:rPr>
      </w:pPr>
    </w:p>
    <w:p w14:paraId="357C0BA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sidRPr="00E60855">
        <w:rPr>
          <w:rFonts w:ascii="Cambria" w:eastAsia="MS Mincho" w:hAnsi="Cambria"/>
          <w:i/>
          <w:iCs/>
          <w:sz w:val="20"/>
          <w:szCs w:val="20"/>
          <w:u w:val="single"/>
          <w:lang w:val="en-ZA"/>
        </w:rPr>
        <w:t>Western stock</w:t>
      </w:r>
    </w:p>
    <w:p w14:paraId="45DA0161" w14:textId="77777777" w:rsidR="00E60855" w:rsidRPr="00E7628F" w:rsidRDefault="00E60855" w:rsidP="00636EAD">
      <w:pPr>
        <w:spacing w:after="0" w:line="240" w:lineRule="auto"/>
        <w:jc w:val="both"/>
        <w:rPr>
          <w:rFonts w:ascii="Cambria" w:eastAsia="MS Mincho" w:hAnsi="Cambria"/>
          <w:sz w:val="20"/>
          <w:szCs w:val="20"/>
          <w:lang w:val="en-ZA"/>
        </w:rPr>
      </w:pPr>
    </w:p>
    <w:p w14:paraId="29C486F7" w14:textId="77777777" w:rsidR="000C2DB3" w:rsidRPr="00E7628F"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37A819A" w14:textId="05DAC68F" w:rsidR="000C2DB3" w:rsidRDefault="000C2DB3" w:rsidP="00636EAD">
      <w:pPr>
        <w:numPr>
          <w:ilvl w:val="0"/>
          <w:numId w:val="6"/>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of projection, there is a change back to the pre-1974 stock-recruitment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1975).</w:t>
      </w:r>
    </w:p>
    <w:p w14:paraId="350012F3" w14:textId="0CE5B6AD" w:rsidR="00E60855" w:rsidRDefault="00E60855" w:rsidP="00E60855">
      <w:pPr>
        <w:spacing w:after="0" w:line="240" w:lineRule="auto"/>
        <w:contextualSpacing/>
        <w:jc w:val="both"/>
        <w:rPr>
          <w:rFonts w:ascii="Cambria" w:eastAsia="MS Mincho" w:hAnsi="Cambria"/>
          <w:sz w:val="20"/>
          <w:szCs w:val="20"/>
          <w:lang w:val="en-ZA"/>
        </w:rPr>
      </w:pPr>
    </w:p>
    <w:p w14:paraId="1EDF3A1B" w14:textId="77777777" w:rsidR="00E60855" w:rsidRPr="00E60855" w:rsidRDefault="00E60855" w:rsidP="00E60855">
      <w:pPr>
        <w:spacing w:after="0" w:line="240" w:lineRule="auto"/>
        <w:contextualSpacing/>
        <w:jc w:val="both"/>
        <w:rPr>
          <w:rFonts w:ascii="Cambria" w:eastAsia="MS Mincho" w:hAnsi="Cambria"/>
          <w:i/>
          <w:iCs/>
          <w:sz w:val="20"/>
          <w:szCs w:val="20"/>
          <w:u w:val="single"/>
          <w:lang w:val="en-ZA"/>
        </w:rPr>
      </w:pPr>
      <w:r>
        <w:rPr>
          <w:rFonts w:ascii="Cambria" w:eastAsia="MS Mincho" w:hAnsi="Cambria"/>
          <w:i/>
          <w:iCs/>
          <w:sz w:val="20"/>
          <w:szCs w:val="20"/>
          <w:u w:val="single"/>
          <w:lang w:val="en-ZA"/>
        </w:rPr>
        <w:t>Eastern</w:t>
      </w:r>
      <w:r w:rsidRPr="00E60855">
        <w:rPr>
          <w:rFonts w:ascii="Cambria" w:eastAsia="MS Mincho" w:hAnsi="Cambria"/>
          <w:i/>
          <w:iCs/>
          <w:sz w:val="20"/>
          <w:szCs w:val="20"/>
          <w:u w:val="single"/>
          <w:lang w:val="en-ZA"/>
        </w:rPr>
        <w:t xml:space="preserve"> stock</w:t>
      </w:r>
    </w:p>
    <w:p w14:paraId="74C4D029" w14:textId="77777777" w:rsidR="00E60855" w:rsidRPr="00E7628F" w:rsidRDefault="00E60855" w:rsidP="00E60855">
      <w:pPr>
        <w:spacing w:after="0" w:line="240" w:lineRule="auto"/>
        <w:rPr>
          <w:rFonts w:ascii="Cambria" w:eastAsia="MS Mincho" w:hAnsi="Cambria"/>
          <w:sz w:val="20"/>
          <w:szCs w:val="20"/>
          <w:lang w:val="en-ZA"/>
        </w:rPr>
      </w:pPr>
    </w:p>
    <w:p w14:paraId="2B6FE920" w14:textId="77777777"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None</w:t>
      </w:r>
    </w:p>
    <w:p w14:paraId="7F4F3A5A" w14:textId="05011B4A" w:rsidR="000C2DB3" w:rsidRPr="00E7628F" w:rsidRDefault="000C2DB3" w:rsidP="00636EAD">
      <w:pPr>
        <w:numPr>
          <w:ilvl w:val="0"/>
          <w:numId w:val="7"/>
        </w:numPr>
        <w:spacing w:after="0" w:line="240" w:lineRule="auto"/>
        <w:ind w:left="357" w:firstLine="0"/>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After 10 years there is a change back to the 1965-1987 relationship (applicable only to OMs with a </w:t>
      </w:r>
      <w:r w:rsidR="002D2D6A" w:rsidRPr="00E7628F">
        <w:rPr>
          <w:rFonts w:ascii="Cambria" w:eastAsia="MS Mincho" w:hAnsi="Cambria"/>
          <w:sz w:val="20"/>
          <w:szCs w:val="20"/>
          <w:lang w:val="en-ZA"/>
        </w:rPr>
        <w:t>shift</w:t>
      </w:r>
      <w:r w:rsidRPr="00E7628F">
        <w:rPr>
          <w:rFonts w:ascii="Cambria" w:eastAsia="MS Mincho" w:hAnsi="Cambria"/>
          <w:sz w:val="20"/>
          <w:szCs w:val="20"/>
          <w:lang w:val="en-ZA"/>
        </w:rPr>
        <w:t xml:space="preserve"> in 1988). </w:t>
      </w:r>
    </w:p>
    <w:p w14:paraId="19B5F0E4" w14:textId="61D4B78A" w:rsidR="000C2DB3" w:rsidRDefault="000C2DB3" w:rsidP="00636EAD">
      <w:pPr>
        <w:spacing w:after="0" w:line="240" w:lineRule="auto"/>
        <w:rPr>
          <w:rFonts w:ascii="Cambria" w:eastAsia="MS Mincho" w:hAnsi="Cambria"/>
          <w:sz w:val="20"/>
          <w:szCs w:val="20"/>
          <w:lang w:val="en-ZA"/>
        </w:rPr>
      </w:pPr>
    </w:p>
    <w:p w14:paraId="57F594AF" w14:textId="4D1CB916" w:rsidR="00E60855" w:rsidRPr="00E60855" w:rsidRDefault="00E60855" w:rsidP="00E60855">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3" w:name="_Toc82063686"/>
      <w:r w:rsidRPr="00E60855">
        <w:rPr>
          <w:rFonts w:ascii="Cambria" w:eastAsia="MS Gothic" w:hAnsi="Cambria"/>
          <w:bCs/>
          <w:iCs/>
          <w:color w:val="000000"/>
          <w:sz w:val="20"/>
          <w:szCs w:val="20"/>
          <w:lang w:val="en-CA"/>
        </w:rPr>
        <w:t>5.</w:t>
      </w:r>
      <w:r>
        <w:rPr>
          <w:rFonts w:ascii="Cambria" w:eastAsia="MS Gothic" w:hAnsi="Cambria"/>
          <w:bCs/>
          <w:iCs/>
          <w:color w:val="000000"/>
          <w:sz w:val="20"/>
          <w:szCs w:val="20"/>
          <w:lang w:val="en-CA"/>
        </w:rPr>
        <w:t>3</w:t>
      </w:r>
      <w:r w:rsidRPr="00E60855">
        <w:rPr>
          <w:rFonts w:ascii="Cambria" w:eastAsia="MS Gothic" w:hAnsi="Cambria"/>
          <w:bCs/>
          <w:iCs/>
          <w:color w:val="000000"/>
          <w:sz w:val="20"/>
          <w:szCs w:val="20"/>
          <w:lang w:val="en-CA"/>
        </w:rPr>
        <w:t xml:space="preserve"> Statistical properties of recruitment deviations</w:t>
      </w:r>
      <w:bookmarkEnd w:id="43"/>
    </w:p>
    <w:p w14:paraId="0355E009" w14:textId="77777777" w:rsidR="00E60855" w:rsidRDefault="00E60855" w:rsidP="00E60855">
      <w:pPr>
        <w:spacing w:after="0" w:line="240" w:lineRule="auto"/>
        <w:contextualSpacing/>
        <w:jc w:val="both"/>
        <w:rPr>
          <w:rFonts w:ascii="Cambria" w:eastAsia="MS Mincho" w:hAnsi="Cambria"/>
          <w:sz w:val="20"/>
          <w:szCs w:val="20"/>
          <w:lang w:val="en-ZA"/>
        </w:rPr>
      </w:pPr>
    </w:p>
    <w:p w14:paraId="51182A22" w14:textId="77777777" w:rsidR="00E60855" w:rsidRPr="00E7628F" w:rsidRDefault="00E60855" w:rsidP="00E60855">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u w:val="single"/>
          <w:lang w:val="en-ZA"/>
        </w:rPr>
        <w:t>Baseline</w:t>
      </w:r>
    </w:p>
    <w:p w14:paraId="27FB8287" w14:textId="77777777" w:rsidR="00E60855" w:rsidRPr="00E7628F" w:rsidRDefault="00E60855" w:rsidP="00E60855">
      <w:pPr>
        <w:spacing w:after="0" w:line="240" w:lineRule="auto"/>
        <w:jc w:val="both"/>
        <w:rPr>
          <w:rFonts w:ascii="Cambria" w:eastAsia="MS Mincho" w:hAnsi="Cambria"/>
          <w:sz w:val="20"/>
          <w:szCs w:val="20"/>
          <w:lang w:val="en-ZA"/>
        </w:rPr>
      </w:pPr>
    </w:p>
    <w:p w14:paraId="3A6E7480" w14:textId="048C0E8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historical years, log recruitment deviations</w:t>
      </w:r>
      <w:r w:rsidR="00F2241C" w:rsidRPr="00E7628F">
        <w:rPr>
          <w:rFonts w:ascii="Cambria" w:hAnsi="Cambria"/>
          <w:sz w:val="20"/>
          <w:szCs w:val="20"/>
        </w:rPr>
        <w:t xml:space="preserve"> </w:t>
      </w: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ε</m:t>
            </m:r>
          </m:e>
          <m:sub>
            <m:r>
              <w:rPr>
                <w:rFonts w:ascii="Cambria Math" w:eastAsia="MS Mincho" w:hAnsi="Cambria Math"/>
                <w:sz w:val="20"/>
                <w:szCs w:val="20"/>
                <w:lang w:val="en-CA"/>
              </w:rPr>
              <m:t>R</m:t>
            </m:r>
          </m:sub>
        </m:sSub>
      </m:oMath>
      <w:r w:rsidRPr="00E7628F">
        <w:rPr>
          <w:rFonts w:ascii="Cambria" w:hAnsi="Cambria"/>
          <w:sz w:val="20"/>
          <w:szCs w:val="20"/>
        </w:rPr>
        <w:t xml:space="preserve"> (also called “residuals”) are estimated in two-year</w:t>
      </w:r>
      <w:r w:rsidR="00F2241C" w:rsidRPr="00E7628F">
        <w:rPr>
          <w:rFonts w:ascii="Cambria" w:hAnsi="Cambria"/>
          <w:sz w:val="20"/>
          <w:szCs w:val="20"/>
        </w:rPr>
        <w:t xml:space="preserve"> time</w:t>
      </w:r>
      <w:r w:rsidRPr="00E7628F">
        <w:rPr>
          <w:rFonts w:ascii="Cambria" w:hAnsi="Cambria"/>
          <w:sz w:val="20"/>
          <w:szCs w:val="20"/>
        </w:rPr>
        <w:t xml:space="preserve"> blocks</w:t>
      </w:r>
      <w:r w:rsidR="00F2241C" w:rsidRPr="00E7628F">
        <w:rPr>
          <w:rFonts w:ascii="Cambria" w:hAnsi="Cambria"/>
          <w:sz w:val="20"/>
          <w:szCs w:val="20"/>
        </w:rPr>
        <w:t xml:space="preserve"> </w:t>
      </w:r>
      <w:r w:rsidR="00F2241C" w:rsidRPr="00E7628F">
        <w:rPr>
          <w:rFonts w:ascii="Cambria" w:hAnsi="Cambria"/>
          <w:i/>
          <w:iCs/>
          <w:sz w:val="20"/>
          <w:szCs w:val="20"/>
        </w:rPr>
        <w:t>t</w:t>
      </w:r>
      <w:r w:rsidRPr="00E7628F">
        <w:rPr>
          <w:rFonts w:ascii="Cambria" w:hAnsi="Cambria"/>
          <w:sz w:val="20"/>
          <w:szCs w:val="20"/>
        </w:rPr>
        <w:t xml:space="preserve">, starting from a lognormal prior with standard deviation </w:t>
      </w:r>
      <w:proofErr w:type="spellStart"/>
      <w:r w:rsidRPr="00E7628F">
        <w:rPr>
          <w:rFonts w:ascii="Cambria" w:hAnsi="Cambria"/>
          <w:i/>
          <w:sz w:val="20"/>
          <w:szCs w:val="20"/>
        </w:rPr>
        <w:t>σ</w:t>
      </w:r>
      <w:r w:rsidRPr="00E7628F">
        <w:rPr>
          <w:rFonts w:ascii="Cambria" w:hAnsi="Cambria"/>
          <w:i/>
          <w:sz w:val="20"/>
          <w:szCs w:val="20"/>
          <w:vertAlign w:val="subscript"/>
        </w:rPr>
        <w:t>R</w:t>
      </w:r>
      <w:proofErr w:type="spellEnd"/>
      <w:r w:rsidRPr="00E7628F">
        <w:rPr>
          <w:rFonts w:ascii="Cambria" w:hAnsi="Cambria"/>
          <w:sz w:val="20"/>
          <w:szCs w:val="20"/>
        </w:rPr>
        <w:t xml:space="preserve"> = 0.354. This value is calculated from an annual value of 0.5 (a common value obtained from the RAM legacy database) using the equation for standard error: 0.354 = 0.5/2</w:t>
      </w:r>
      <w:r w:rsidRPr="00E7628F">
        <w:rPr>
          <w:rFonts w:ascii="Cambria" w:hAnsi="Cambria"/>
          <w:sz w:val="20"/>
          <w:szCs w:val="20"/>
          <w:vertAlign w:val="superscript"/>
        </w:rPr>
        <w:t>0.5</w:t>
      </w:r>
      <w:r w:rsidRPr="00E7628F">
        <w:rPr>
          <w:rFonts w:ascii="Cambria" w:hAnsi="Cambria"/>
          <w:sz w:val="20"/>
          <w:szCs w:val="20"/>
        </w:rPr>
        <w:t>.</w:t>
      </w:r>
    </w:p>
    <w:p w14:paraId="2FBF8767" w14:textId="77777777" w:rsidR="00E60855" w:rsidRPr="00E7628F" w:rsidRDefault="00E60855" w:rsidP="00636EAD">
      <w:pPr>
        <w:spacing w:after="0" w:line="240" w:lineRule="auto"/>
        <w:jc w:val="both"/>
        <w:rPr>
          <w:rFonts w:ascii="Cambria" w:hAnsi="Cambria"/>
          <w:sz w:val="20"/>
          <w:szCs w:val="20"/>
        </w:rPr>
      </w:pPr>
    </w:p>
    <w:p w14:paraId="3A781317" w14:textId="39FA06B5" w:rsidR="0063792F" w:rsidRDefault="0063792F" w:rsidP="00636EAD">
      <w:pPr>
        <w:spacing w:after="0" w:line="240" w:lineRule="auto"/>
        <w:jc w:val="both"/>
        <w:rPr>
          <w:rFonts w:ascii="Cambria" w:hAnsi="Cambria"/>
          <w:sz w:val="20"/>
          <w:szCs w:val="20"/>
        </w:rPr>
      </w:pPr>
      <w:r w:rsidRPr="00E7628F">
        <w:rPr>
          <w:rFonts w:ascii="Cambria" w:hAnsi="Cambria"/>
          <w:sz w:val="20"/>
          <w:szCs w:val="20"/>
        </w:rPr>
        <w:t xml:space="preserve">Treating these blocks as contiguous (similarly to adjacent years for the indices </w:t>
      </w:r>
      <w:r w:rsidR="00F2241C" w:rsidRPr="00E7628F">
        <w:rPr>
          <w:rFonts w:ascii="Cambria" w:hAnsi="Cambria"/>
          <w:sz w:val="20"/>
          <w:szCs w:val="20"/>
        </w:rPr>
        <w:t>below</w:t>
      </w:r>
      <w:r w:rsidRPr="00E7628F">
        <w:rPr>
          <w:rFonts w:ascii="Cambria" w:hAnsi="Cambria"/>
          <w:sz w:val="20"/>
          <w:szCs w:val="20"/>
        </w:rPr>
        <w:t xml:space="preserve">) estimates of autocorrelation </w:t>
      </w:r>
      <w:r w:rsidRPr="00E7628F">
        <w:rPr>
          <w:rFonts w:ascii="Cambria" w:hAnsi="Cambria"/>
          <w:i/>
          <w:sz w:val="20"/>
          <w:szCs w:val="20"/>
        </w:rPr>
        <w:sym w:font="Symbol" w:char="F072"/>
      </w:r>
      <w:r w:rsidRPr="00E7628F">
        <w:rPr>
          <w:rFonts w:ascii="Cambria" w:hAnsi="Cambria"/>
          <w:i/>
          <w:sz w:val="20"/>
          <w:szCs w:val="20"/>
          <w:vertAlign w:val="subscript"/>
        </w:rPr>
        <w:t>R,2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R,2</w:t>
      </w:r>
      <w:r w:rsidRPr="00E7628F">
        <w:rPr>
          <w:rFonts w:ascii="Cambria" w:hAnsi="Cambria"/>
          <w:sz w:val="20"/>
          <w:szCs w:val="20"/>
          <w:vertAlign w:val="subscript"/>
        </w:rPr>
        <w:t xml:space="preserve"> </w:t>
      </w:r>
      <w:r w:rsidRPr="00E7628F">
        <w:rPr>
          <w:rFonts w:ascii="Cambria" w:hAnsi="Cambria"/>
          <w:sz w:val="20"/>
          <w:szCs w:val="20"/>
        </w:rPr>
        <w:t>can be estimated</w:t>
      </w:r>
      <w:r w:rsidR="00F2241C" w:rsidRPr="00E7628F">
        <w:rPr>
          <w:rFonts w:ascii="Cambria" w:hAnsi="Cambria"/>
          <w:sz w:val="20"/>
          <w:szCs w:val="20"/>
        </w:rPr>
        <w:t xml:space="preserve"> for each stock </w:t>
      </w:r>
      <w:r w:rsidR="00F2241C" w:rsidRPr="00E7628F">
        <w:rPr>
          <w:rFonts w:ascii="Cambria" w:hAnsi="Cambria"/>
          <w:i/>
          <w:iCs/>
          <w:sz w:val="20"/>
          <w:szCs w:val="20"/>
        </w:rPr>
        <w:t>s</w:t>
      </w:r>
      <w:r w:rsidR="00F2241C" w:rsidRPr="00E7628F">
        <w:rPr>
          <w:rFonts w:ascii="Cambria" w:hAnsi="Cambria"/>
          <w:sz w:val="20"/>
          <w:szCs w:val="20"/>
        </w:rPr>
        <w:t>,</w:t>
      </w:r>
      <w:r w:rsidRPr="00E7628F">
        <w:rPr>
          <w:rFonts w:ascii="Cambria" w:hAnsi="Cambria"/>
          <w:sz w:val="20"/>
          <w:szCs w:val="20"/>
        </w:rPr>
        <w:t xml:space="preserve"> post model conditioning (not within model fit) </w:t>
      </w:r>
      <w:r w:rsidR="002D2D6A" w:rsidRPr="00E7628F">
        <w:rPr>
          <w:rFonts w:ascii="Cambria" w:hAnsi="Cambria"/>
          <w:sz w:val="20"/>
          <w:szCs w:val="20"/>
        </w:rPr>
        <w:t xml:space="preserve">– this is </w:t>
      </w:r>
      <w:r w:rsidRPr="00E7628F">
        <w:rPr>
          <w:rFonts w:ascii="Cambria" w:hAnsi="Cambria"/>
          <w:sz w:val="20"/>
          <w:szCs w:val="20"/>
        </w:rPr>
        <w:t>for greater numerical stability</w:t>
      </w:r>
      <w:r w:rsidR="00F2241C" w:rsidRPr="00E7628F">
        <w:rPr>
          <w:rFonts w:ascii="Cambria" w:hAnsi="Cambria"/>
          <w:sz w:val="20"/>
          <w:szCs w:val="20"/>
        </w:rPr>
        <w:t xml:space="preserve">: </w:t>
      </w:r>
      <w:r w:rsidRPr="00E7628F">
        <w:rPr>
          <w:rFonts w:ascii="Cambria" w:hAnsi="Cambria"/>
          <w:sz w:val="20"/>
          <w:szCs w:val="20"/>
        </w:rPr>
        <w:t xml:space="preserve"> </w:t>
      </w:r>
    </w:p>
    <w:p w14:paraId="47E013A7" w14:textId="77777777" w:rsidR="001B05D0" w:rsidRPr="00E7628F" w:rsidRDefault="001B05D0" w:rsidP="00636EAD">
      <w:pPr>
        <w:spacing w:after="0" w:line="240" w:lineRule="auto"/>
        <w:jc w:val="both"/>
        <w:rPr>
          <w:rFonts w:ascii="Cambria" w:hAnsi="Cambria"/>
          <w:sz w:val="20"/>
          <w:szCs w:val="20"/>
        </w:rPr>
      </w:pPr>
    </w:p>
    <w:p w14:paraId="14233308" w14:textId="62E2FB42"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R,s,2</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ε</m:t>
                    </m:r>
                  </m:e>
                  <m:sub>
                    <m:r>
                      <w:rPr>
                        <w:rFonts w:ascii="Cambria Math" w:hAnsi="Cambria Math"/>
                        <w:sz w:val="20"/>
                        <w:szCs w:val="20"/>
                      </w:rPr>
                      <m:t>R,s,t+1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e>
                  <m:sup>
                    <m:r>
                      <w:rPr>
                        <w:rFonts w:ascii="Cambria Math" w:hAnsi="Cambria Math"/>
                        <w:sz w:val="20"/>
                        <w:szCs w:val="20"/>
                      </w:rPr>
                      <m:t>2</m:t>
                    </m:r>
                  </m:sup>
                </m:sSup>
              </m:e>
            </m:nary>
          </m:den>
        </m:f>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1</w:t>
      </w:r>
      <w:r w:rsidR="00F2241C" w:rsidRPr="00E7628F">
        <w:rPr>
          <w:rFonts w:ascii="Cambria" w:hAnsi="Cambria"/>
          <w:sz w:val="20"/>
          <w:szCs w:val="20"/>
        </w:rPr>
        <w:t>)</w:t>
      </w:r>
    </w:p>
    <w:p w14:paraId="3058C107" w14:textId="77777777" w:rsidR="001B05D0" w:rsidRPr="00E7628F" w:rsidRDefault="001B05D0" w:rsidP="00636EAD">
      <w:pPr>
        <w:spacing w:after="0" w:line="240" w:lineRule="auto"/>
        <w:ind w:firstLine="720"/>
        <w:rPr>
          <w:rFonts w:ascii="Cambria" w:hAnsi="Cambria"/>
          <w:sz w:val="20"/>
          <w:szCs w:val="20"/>
        </w:rPr>
      </w:pPr>
    </w:p>
    <w:p w14:paraId="5AEBFF5F" w14:textId="57F1EA21" w:rsidR="00F2241C" w:rsidRDefault="00F2241C" w:rsidP="00636EAD">
      <w:pPr>
        <w:spacing w:after="0" w:line="240" w:lineRule="auto"/>
        <w:rPr>
          <w:rFonts w:ascii="Cambria" w:hAnsi="Cambria"/>
          <w:sz w:val="20"/>
          <w:szCs w:val="20"/>
        </w:rPr>
      </w:pPr>
      <w:r w:rsidRPr="00E7628F">
        <w:rPr>
          <w:rFonts w:ascii="Cambria" w:hAnsi="Cambria"/>
          <w:sz w:val="20"/>
          <w:szCs w:val="20"/>
        </w:rPr>
        <w:t xml:space="preserve">The standard deviation </w:t>
      </w:r>
      <w:proofErr w:type="spellStart"/>
      <w:r w:rsidRPr="00E7628F">
        <w:rPr>
          <w:rFonts w:ascii="Cambria" w:hAnsi="Cambria"/>
          <w:i/>
          <w:sz w:val="20"/>
          <w:szCs w:val="20"/>
        </w:rPr>
        <w:t>σ</w:t>
      </w:r>
      <w:r w:rsidR="00E812D4" w:rsidRPr="00E7628F">
        <w:rPr>
          <w:rFonts w:ascii="Cambria" w:hAnsi="Cambria"/>
          <w:i/>
          <w:sz w:val="20"/>
          <w:szCs w:val="20"/>
          <w:vertAlign w:val="subscript"/>
        </w:rPr>
        <w:t>R</w:t>
      </w:r>
      <w:proofErr w:type="spellEnd"/>
      <w:r w:rsidRPr="00E7628F">
        <w:rPr>
          <w:rFonts w:ascii="Cambria" w:hAnsi="Cambria"/>
          <w:sz w:val="20"/>
          <w:szCs w:val="20"/>
        </w:rPr>
        <w:t xml:space="preserve"> is calculated by:</w:t>
      </w:r>
    </w:p>
    <w:p w14:paraId="76AFE3DA" w14:textId="77777777" w:rsidR="001B05D0" w:rsidRPr="00E7628F" w:rsidRDefault="001B05D0" w:rsidP="00636EAD">
      <w:pPr>
        <w:spacing w:after="0" w:line="240" w:lineRule="auto"/>
        <w:rPr>
          <w:rFonts w:ascii="Cambria" w:hAnsi="Cambria"/>
          <w:sz w:val="20"/>
          <w:szCs w:val="20"/>
        </w:rPr>
      </w:pPr>
    </w:p>
    <w:p w14:paraId="2AB0D214" w14:textId="5FC9FC5A" w:rsidR="00F2241C"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R,s,2</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t</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R,s</m:t>
                            </m:r>
                          </m:sub>
                        </m:sSub>
                      </m:e>
                    </m:d>
                  </m:e>
                  <m:sup>
                    <m:r>
                      <w:rPr>
                        <w:rFonts w:ascii="Cambria Math" w:hAnsi="Cambria Math"/>
                        <w:sz w:val="20"/>
                        <w:szCs w:val="20"/>
                      </w:rPr>
                      <m:t>2</m:t>
                    </m:r>
                  </m:sup>
                </m:sSup>
              </m:e>
            </m:nary>
          </m:e>
        </m:rad>
      </m:oMath>
      <w:r w:rsidR="00F2241C" w:rsidRPr="00E7628F">
        <w:rPr>
          <w:rFonts w:ascii="Cambria" w:hAnsi="Cambria"/>
          <w:sz w:val="20"/>
          <w:szCs w:val="20"/>
        </w:rPr>
        <w:t xml:space="preserve"> </w:t>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F2241C" w:rsidRPr="00E7628F">
        <w:rPr>
          <w:rFonts w:ascii="Cambria" w:hAnsi="Cambria"/>
          <w:sz w:val="20"/>
          <w:szCs w:val="20"/>
        </w:rPr>
        <w:tab/>
      </w:r>
      <w:r w:rsidR="001B05D0">
        <w:rPr>
          <w:rFonts w:ascii="Cambria" w:hAnsi="Cambria"/>
          <w:sz w:val="20"/>
          <w:szCs w:val="20"/>
        </w:rPr>
        <w:tab/>
      </w:r>
      <w:r w:rsidR="00F2241C" w:rsidRPr="00E7628F">
        <w:rPr>
          <w:rFonts w:ascii="Cambria" w:hAnsi="Cambria"/>
          <w:sz w:val="20"/>
          <w:szCs w:val="20"/>
        </w:rPr>
        <w:tab/>
        <w:t>(5.</w:t>
      </w:r>
      <w:r w:rsidR="007378E1" w:rsidRPr="00E7628F">
        <w:rPr>
          <w:rFonts w:ascii="Cambria" w:hAnsi="Cambria"/>
          <w:sz w:val="20"/>
          <w:szCs w:val="20"/>
        </w:rPr>
        <w:t>2</w:t>
      </w:r>
      <w:r w:rsidR="00F2241C" w:rsidRPr="00E7628F">
        <w:rPr>
          <w:rFonts w:ascii="Cambria" w:hAnsi="Cambria"/>
          <w:sz w:val="20"/>
          <w:szCs w:val="20"/>
        </w:rPr>
        <w:t>)</w:t>
      </w:r>
    </w:p>
    <w:p w14:paraId="2ADC482F" w14:textId="77777777" w:rsidR="001B05D0" w:rsidRPr="00E7628F" w:rsidRDefault="001B05D0" w:rsidP="00636EAD">
      <w:pPr>
        <w:spacing w:after="0" w:line="240" w:lineRule="auto"/>
        <w:ind w:firstLine="720"/>
        <w:rPr>
          <w:rFonts w:ascii="Cambria" w:hAnsi="Cambria"/>
          <w:sz w:val="20"/>
          <w:szCs w:val="20"/>
        </w:rPr>
      </w:pPr>
    </w:p>
    <w:p w14:paraId="06580676" w14:textId="71B651FD" w:rsidR="0063792F" w:rsidRDefault="0063792F" w:rsidP="00636EAD">
      <w:pPr>
        <w:spacing w:after="0" w:line="240" w:lineRule="auto"/>
        <w:jc w:val="both"/>
        <w:rPr>
          <w:rFonts w:ascii="Cambria" w:hAnsi="Cambria"/>
          <w:sz w:val="20"/>
          <w:szCs w:val="20"/>
        </w:rPr>
      </w:pPr>
      <w:r w:rsidRPr="00E7628F">
        <w:rPr>
          <w:rFonts w:ascii="Cambria" w:hAnsi="Cambria"/>
          <w:sz w:val="20"/>
          <w:szCs w:val="20"/>
        </w:rPr>
        <w:t>For future projection years, annual recruitment deviations (</w:t>
      </w:r>
      <w:r w:rsidR="00E812D4" w:rsidRPr="00E7628F">
        <w:rPr>
          <w:rFonts w:ascii="Cambria" w:hAnsi="Cambria"/>
          <w:sz w:val="20"/>
          <w:szCs w:val="20"/>
        </w:rPr>
        <w:t>1-</w:t>
      </w:r>
      <w:r w:rsidRPr="00E7628F">
        <w:rPr>
          <w:rFonts w:ascii="Cambria" w:hAnsi="Cambria"/>
          <w:sz w:val="20"/>
          <w:szCs w:val="20"/>
        </w:rPr>
        <w:t xml:space="preserve">year blocks) for each stock are simulated from lognormal distributions with variance and autocorrelation </w:t>
      </w:r>
      <w:r w:rsidR="003B1A75" w:rsidRPr="00E7628F">
        <w:rPr>
          <w:rFonts w:ascii="Cambria" w:hAnsi="Cambria"/>
          <w:sz w:val="20"/>
          <w:szCs w:val="20"/>
        </w:rPr>
        <w:t xml:space="preserve">derived </w:t>
      </w:r>
      <w:r w:rsidRPr="00E7628F">
        <w:rPr>
          <w:rFonts w:ascii="Cambria" w:hAnsi="Cambria"/>
          <w:sz w:val="20"/>
          <w:szCs w:val="20"/>
        </w:rPr>
        <w:t xml:space="preserve">from the historical residuals for that stock. It is necessary therefore that the estimated statistical properties for 2-year blocks (autocorrelation </w:t>
      </w:r>
      <w:r w:rsidRPr="00E7628F">
        <w:rPr>
          <w:rFonts w:ascii="Cambria" w:hAnsi="Cambria"/>
          <w:i/>
          <w:sz w:val="20"/>
          <w:szCs w:val="20"/>
        </w:rPr>
        <w:sym w:font="Symbol" w:char="F072"/>
      </w:r>
      <w:proofErr w:type="gramStart"/>
      <w:r w:rsidRPr="00E7628F">
        <w:rPr>
          <w:rFonts w:ascii="Cambria" w:hAnsi="Cambria"/>
          <w:i/>
          <w:sz w:val="20"/>
          <w:szCs w:val="20"/>
          <w:vertAlign w:val="subscript"/>
        </w:rPr>
        <w:t>R,</w:t>
      </w:r>
      <w:r w:rsidR="00E812D4" w:rsidRPr="00E7628F">
        <w:rPr>
          <w:rFonts w:ascii="Cambria" w:hAnsi="Cambria"/>
          <w:i/>
          <w:sz w:val="20"/>
          <w:szCs w:val="20"/>
          <w:vertAlign w:val="subscript"/>
        </w:rPr>
        <w:t>s</w:t>
      </w:r>
      <w:proofErr w:type="gramEnd"/>
      <w:r w:rsidR="00E812D4" w:rsidRPr="00E7628F">
        <w:rPr>
          <w:rFonts w:ascii="Cambria" w:hAnsi="Cambria"/>
          <w:i/>
          <w:sz w:val="20"/>
          <w:szCs w:val="20"/>
          <w:vertAlign w:val="subscript"/>
        </w:rPr>
        <w:t>,</w:t>
      </w:r>
      <w:r w:rsidRPr="00E7628F">
        <w:rPr>
          <w:rFonts w:ascii="Cambria" w:hAnsi="Cambria"/>
          <w:i/>
          <w:sz w:val="20"/>
          <w:szCs w:val="20"/>
          <w:vertAlign w:val="subscript"/>
        </w:rPr>
        <w:t>2</w:t>
      </w:r>
      <w:r w:rsidRPr="00E7628F">
        <w:rPr>
          <w:rFonts w:ascii="Cambria" w:hAnsi="Cambria"/>
          <w:sz w:val="20"/>
          <w:szCs w:val="20"/>
        </w:rPr>
        <w:t xml:space="preserve"> and standard deviation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2</w:t>
      </w:r>
      <w:r w:rsidRPr="00E7628F">
        <w:rPr>
          <w:rFonts w:ascii="Cambria" w:hAnsi="Cambria"/>
          <w:sz w:val="20"/>
          <w:szCs w:val="20"/>
        </w:rPr>
        <w:t>) are converted to annual equivalents (</w:t>
      </w:r>
      <w:r w:rsidRPr="00E7628F">
        <w:rPr>
          <w:rFonts w:ascii="Cambria" w:hAnsi="Cambria"/>
          <w:i/>
          <w:sz w:val="20"/>
          <w:szCs w:val="20"/>
        </w:rPr>
        <w:sym w:font="Symbol" w:char="F072"/>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and </w:t>
      </w:r>
      <w:r w:rsidRPr="00E7628F">
        <w:rPr>
          <w:rFonts w:ascii="Cambria" w:hAnsi="Cambria"/>
          <w:i/>
          <w:sz w:val="20"/>
          <w:szCs w:val="20"/>
        </w:rPr>
        <w:t>σ</w:t>
      </w:r>
      <w:r w:rsidRPr="00E7628F">
        <w:rPr>
          <w:rFonts w:ascii="Cambria" w:hAnsi="Cambria"/>
          <w:i/>
          <w:sz w:val="20"/>
          <w:szCs w:val="20"/>
          <w:vertAlign w:val="subscript"/>
        </w:rPr>
        <w:t>R,</w:t>
      </w:r>
      <w:r w:rsidR="00E812D4" w:rsidRPr="00E7628F">
        <w:rPr>
          <w:rFonts w:ascii="Cambria" w:hAnsi="Cambria"/>
          <w:i/>
          <w:sz w:val="20"/>
          <w:szCs w:val="20"/>
          <w:vertAlign w:val="subscript"/>
        </w:rPr>
        <w:t>s,</w:t>
      </w:r>
      <w:r w:rsidRPr="00E7628F">
        <w:rPr>
          <w:rFonts w:ascii="Cambria" w:hAnsi="Cambria"/>
          <w:i/>
          <w:sz w:val="20"/>
          <w:szCs w:val="20"/>
          <w:vertAlign w:val="subscript"/>
        </w:rPr>
        <w:t>1</w:t>
      </w:r>
      <w:r w:rsidRPr="00E7628F">
        <w:rPr>
          <w:rFonts w:ascii="Cambria" w:hAnsi="Cambria"/>
          <w:sz w:val="20"/>
          <w:szCs w:val="20"/>
        </w:rPr>
        <w:t xml:space="preserve">). </w:t>
      </w:r>
    </w:p>
    <w:p w14:paraId="7A743EC2" w14:textId="77777777" w:rsidR="00993DA0" w:rsidRPr="00E7628F" w:rsidRDefault="00993DA0" w:rsidP="00636EAD">
      <w:pPr>
        <w:spacing w:after="0" w:line="240" w:lineRule="auto"/>
        <w:jc w:val="both"/>
        <w:rPr>
          <w:rFonts w:ascii="Cambria" w:hAnsi="Cambria"/>
          <w:sz w:val="20"/>
          <w:szCs w:val="20"/>
        </w:rPr>
      </w:pPr>
    </w:p>
    <w:p w14:paraId="79FC8D45" w14:textId="273D2BFA" w:rsidR="0063792F" w:rsidRPr="00E7628F" w:rsidRDefault="0063792F" w:rsidP="00636EAD">
      <w:pPr>
        <w:pStyle w:val="NoSpacing"/>
        <w:jc w:val="both"/>
        <w:rPr>
          <w:rFonts w:ascii="Cambria" w:hAnsi="Cambria"/>
          <w:szCs w:val="20"/>
          <w:lang w:val="en-ZA"/>
        </w:rPr>
      </w:pPr>
      <w:bookmarkStart w:id="44" w:name="_Hlk33457910"/>
      <w:r w:rsidRPr="00E7628F">
        <w:rPr>
          <w:rFonts w:ascii="Cambria" w:hAnsi="Cambria"/>
          <w:szCs w:val="20"/>
          <w:lang w:val="en-ZA"/>
        </w:rPr>
        <w:t xml:space="preserve">For future projection years and for each stock separately, </w:t>
      </w:r>
      <w:r w:rsidR="007401FB" w:rsidRPr="00E7628F">
        <w:rPr>
          <w:rFonts w:ascii="Cambria" w:hAnsi="Cambria"/>
          <w:szCs w:val="20"/>
          <w:lang w:val="en-ZA"/>
        </w:rPr>
        <w:t xml:space="preserve">the </w:t>
      </w:r>
      <w:r w:rsidRPr="00E7628F">
        <w:rPr>
          <w:rFonts w:ascii="Cambria" w:hAnsi="Cambria"/>
          <w:szCs w:val="20"/>
          <w:lang w:val="en-ZA"/>
        </w:rPr>
        <w:t xml:space="preserve">annual variance in recruitment deviations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R,s,1</m:t>
            </m:r>
          </m:sub>
          <m:sup>
            <m:r>
              <w:rPr>
                <w:rFonts w:ascii="Cambria Math" w:hAnsi="Cambria Math"/>
                <w:szCs w:val="20"/>
                <w:lang w:val="en-ZA"/>
              </w:rPr>
              <m:t>2</m:t>
            </m:r>
          </m:sup>
        </m:sSubSup>
      </m:oMath>
      <w:r w:rsidRPr="00E7628F">
        <w:rPr>
          <w:rFonts w:ascii="Cambria" w:hAnsi="Cambria"/>
          <w:szCs w:val="20"/>
          <w:lang w:val="en-ZA"/>
        </w:rPr>
        <w:t xml:space="preserve"> and annual first order autocorrelation in recruitment deviations </w:t>
      </w:r>
      <w:r w:rsidRPr="00E7628F">
        <w:rPr>
          <w:rFonts w:ascii="Cambria" w:hAnsi="Cambria"/>
          <w:i/>
          <w:szCs w:val="20"/>
        </w:rPr>
        <w:sym w:font="Symbol" w:char="F072"/>
      </w:r>
      <w:proofErr w:type="gramStart"/>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proofErr w:type="gramEnd"/>
      <w:r w:rsidR="00E812D4" w:rsidRPr="00E7628F">
        <w:rPr>
          <w:rFonts w:ascii="Cambria" w:hAnsi="Cambria"/>
          <w:i/>
          <w:iCs/>
          <w:szCs w:val="20"/>
          <w:vertAlign w:val="subscript"/>
          <w:lang w:val="en-ZA"/>
        </w:rPr>
        <w:t>,</w:t>
      </w:r>
      <w:r w:rsidRPr="00E7628F">
        <w:rPr>
          <w:rFonts w:ascii="Cambria" w:hAnsi="Cambria"/>
          <w:i/>
          <w:iCs/>
          <w:szCs w:val="20"/>
          <w:vertAlign w:val="subscript"/>
          <w:lang w:val="en-ZA"/>
        </w:rPr>
        <w:t>1</w:t>
      </w:r>
      <w:r w:rsidRPr="00E7628F">
        <w:rPr>
          <w:rFonts w:ascii="Cambria" w:hAnsi="Cambria"/>
          <w:szCs w:val="20"/>
          <w:vertAlign w:val="subscript"/>
          <w:lang w:val="en-ZA"/>
        </w:rPr>
        <w:t xml:space="preserve"> </w:t>
      </w:r>
      <w:r w:rsidRPr="00E7628F">
        <w:rPr>
          <w:rFonts w:ascii="Cambria" w:hAnsi="Cambria"/>
          <w:szCs w:val="20"/>
          <w:lang w:val="en-ZA"/>
        </w:rPr>
        <w:t xml:space="preserve">can be derived analytically from 2-year blocked estimates of variance </w:t>
      </w:r>
      <m:oMath>
        <m:sSubSup>
          <m:sSubSupPr>
            <m:ctrlPr>
              <w:rPr>
                <w:rFonts w:ascii="Cambria Math" w:hAnsi="Cambria Math"/>
                <w:i/>
                <w:szCs w:val="20"/>
                <w:lang w:val="en-ZA"/>
              </w:rPr>
            </m:ctrlPr>
          </m:sSubSupPr>
          <m:e>
            <m:r>
              <w:rPr>
                <w:rFonts w:ascii="Cambria Math" w:hAnsi="Cambria Math"/>
                <w:szCs w:val="20"/>
                <w:lang w:val="en-ZA"/>
              </w:rPr>
              <m:t>σ</m:t>
            </m:r>
          </m:e>
          <m:sub>
            <m:r>
              <w:rPr>
                <w:rFonts w:ascii="Cambria Math" w:hAnsi="Cambria Math"/>
                <w:szCs w:val="20"/>
                <w:lang w:val="en-ZA"/>
              </w:rPr>
              <m:t>R,s,2</m:t>
            </m:r>
          </m:sub>
          <m:sup>
            <m:r>
              <w:rPr>
                <w:rFonts w:ascii="Cambria Math" w:hAnsi="Cambria Math"/>
                <w:szCs w:val="20"/>
                <w:lang w:val="en-ZA"/>
              </w:rPr>
              <m:t>2</m:t>
            </m:r>
          </m:sup>
        </m:sSubSup>
        <m:r>
          <w:rPr>
            <w:rFonts w:ascii="Cambria Math" w:hAnsi="Cambria Math"/>
            <w:szCs w:val="20"/>
            <w:lang w:val="en-ZA"/>
          </w:rPr>
          <m:t xml:space="preserve"> </m:t>
        </m:r>
      </m:oMath>
      <w:r w:rsidRPr="00E7628F">
        <w:rPr>
          <w:rFonts w:ascii="Cambria" w:hAnsi="Cambria"/>
          <w:szCs w:val="20"/>
          <w:lang w:val="en-ZA"/>
        </w:rPr>
        <w:t xml:space="preserve">and ‘lag-1’ </w:t>
      </w:r>
      <w:r w:rsidRPr="00E7628F">
        <w:rPr>
          <w:rFonts w:ascii="Cambria" w:hAnsi="Cambria"/>
          <w:i/>
          <w:szCs w:val="20"/>
        </w:rPr>
        <w:sym w:font="Symbol" w:char="F072"/>
      </w:r>
      <w:r w:rsidRPr="00E7628F">
        <w:rPr>
          <w:rFonts w:ascii="Cambria" w:hAnsi="Cambria"/>
          <w:i/>
          <w:iCs/>
          <w:szCs w:val="20"/>
          <w:vertAlign w:val="subscript"/>
          <w:lang w:val="en-ZA"/>
        </w:rPr>
        <w:t>R,</w:t>
      </w:r>
      <w:r w:rsidR="00E812D4" w:rsidRPr="00E7628F">
        <w:rPr>
          <w:rFonts w:ascii="Cambria" w:hAnsi="Cambria"/>
          <w:i/>
          <w:iCs/>
          <w:szCs w:val="20"/>
          <w:vertAlign w:val="subscript"/>
          <w:lang w:val="en-ZA"/>
        </w:rPr>
        <w:t>s,</w:t>
      </w:r>
      <w:r w:rsidRPr="00E7628F">
        <w:rPr>
          <w:rFonts w:ascii="Cambria" w:hAnsi="Cambria"/>
          <w:i/>
          <w:iCs/>
          <w:szCs w:val="20"/>
          <w:vertAlign w:val="subscript"/>
          <w:lang w:val="en-ZA"/>
        </w:rPr>
        <w:t>2</w:t>
      </w:r>
      <w:r w:rsidRPr="00E7628F">
        <w:rPr>
          <w:rFonts w:ascii="Cambria" w:hAnsi="Cambria"/>
          <w:szCs w:val="20"/>
          <w:vertAlign w:val="subscript"/>
          <w:lang w:val="en-ZA"/>
        </w:rPr>
        <w:t xml:space="preserve"> </w:t>
      </w:r>
      <w:r w:rsidRPr="00E7628F">
        <w:rPr>
          <w:rFonts w:ascii="Cambria" w:hAnsi="Cambria"/>
          <w:szCs w:val="20"/>
          <w:lang w:val="en-ZA"/>
        </w:rPr>
        <w:t xml:space="preserve">autocorrelation by inverting the relationships: </w:t>
      </w:r>
    </w:p>
    <w:bookmarkEnd w:id="44"/>
    <w:p w14:paraId="68C476F1" w14:textId="77777777" w:rsidR="0063792F" w:rsidRPr="00E7628F" w:rsidRDefault="0063792F" w:rsidP="00636EAD">
      <w:pPr>
        <w:spacing w:after="0" w:line="240" w:lineRule="auto"/>
        <w:jc w:val="both"/>
        <w:rPr>
          <w:rFonts w:ascii="Cambria" w:hAnsi="Cambria"/>
          <w:sz w:val="20"/>
          <w:szCs w:val="20"/>
          <w:lang w:val="en-ZA"/>
        </w:rPr>
      </w:pPr>
    </w:p>
    <w:bookmarkStart w:id="45" w:name="_Hlk33457921"/>
    <w:p w14:paraId="5413E486" w14:textId="38CE08C4" w:rsidR="0063792F" w:rsidRDefault="00000000" w:rsidP="00636EAD">
      <w:pPr>
        <w:spacing w:after="0" w:line="240" w:lineRule="auto"/>
        <w:ind w:firstLine="720"/>
        <w:jc w:val="both"/>
        <w:rPr>
          <w:rFonts w:ascii="Cambria"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 xml:space="preserve">= </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3</w:t>
      </w:r>
      <w:r w:rsidR="00E812D4" w:rsidRPr="00E7628F">
        <w:rPr>
          <w:rFonts w:ascii="Cambria" w:hAnsi="Cambria"/>
          <w:sz w:val="20"/>
          <w:szCs w:val="20"/>
          <w:lang w:val="en-ZA"/>
        </w:rPr>
        <w:t>)</w:t>
      </w:r>
    </w:p>
    <w:p w14:paraId="53330F5C" w14:textId="77777777" w:rsidR="001B05D0" w:rsidRPr="00E7628F" w:rsidRDefault="001B05D0" w:rsidP="00E60855">
      <w:pPr>
        <w:spacing w:after="0" w:line="240" w:lineRule="auto"/>
        <w:jc w:val="both"/>
        <w:rPr>
          <w:rFonts w:ascii="Cambria" w:hAnsi="Cambria"/>
          <w:sz w:val="20"/>
          <w:szCs w:val="20"/>
          <w:lang w:val="en-ZA"/>
        </w:rPr>
      </w:pPr>
    </w:p>
    <w:p w14:paraId="1A32D4E1" w14:textId="3BF95CAF" w:rsidR="0063792F" w:rsidRDefault="00000000" w:rsidP="00636EAD">
      <w:pPr>
        <w:spacing w:after="0" w:line="240" w:lineRule="auto"/>
        <w:ind w:firstLine="720"/>
        <w:jc w:val="both"/>
        <w:rPr>
          <w:rFonts w:ascii="Cambria" w:hAnsi="Cambria"/>
          <w:sz w:val="20"/>
          <w:szCs w:val="20"/>
          <w:lang w:val="en-ZA"/>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r>
          <w:rPr>
            <w:rFonts w:ascii="Cambria Math" w:hAnsi="Cambria Math"/>
            <w:sz w:val="20"/>
            <w:szCs w:val="20"/>
            <w:lang w:val="en-ZA"/>
          </w:rPr>
          <m:t>=</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r>
          <w:rPr>
            <w:rFonts w:ascii="Cambria Math" w:hAnsi="Cambria Math"/>
            <w:sz w:val="20"/>
            <w:szCs w:val="20"/>
            <w:lang w:val="en-ZA"/>
          </w:rPr>
          <m:t>/2</m:t>
        </m:r>
      </m:oMath>
      <w:r w:rsidR="0063792F" w:rsidRPr="00E7628F">
        <w:rPr>
          <w:rFonts w:ascii="Cambria" w:hAnsi="Cambria"/>
          <w:sz w:val="20"/>
          <w:szCs w:val="20"/>
          <w:lang w:val="en-ZA"/>
        </w:rPr>
        <w:t xml:space="preserve"> </w:t>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63792F" w:rsidRPr="00E7628F">
        <w:rPr>
          <w:rFonts w:ascii="Cambria" w:hAnsi="Cambria"/>
          <w:sz w:val="20"/>
          <w:szCs w:val="20"/>
          <w:lang w:val="en-ZA"/>
        </w:rPr>
        <w:tab/>
      </w:r>
      <w:r w:rsidR="00E812D4" w:rsidRPr="00E7628F">
        <w:rPr>
          <w:rFonts w:ascii="Cambria" w:hAnsi="Cambria"/>
          <w:sz w:val="20"/>
          <w:szCs w:val="20"/>
          <w:lang w:val="en-ZA"/>
        </w:rPr>
        <w:t>(5.</w:t>
      </w:r>
      <w:r w:rsidR="007378E1" w:rsidRPr="00E7628F">
        <w:rPr>
          <w:rFonts w:ascii="Cambria" w:hAnsi="Cambria"/>
          <w:sz w:val="20"/>
          <w:szCs w:val="20"/>
          <w:lang w:val="en-ZA"/>
        </w:rPr>
        <w:t>4</w:t>
      </w:r>
      <w:r w:rsidR="00E812D4" w:rsidRPr="00E7628F">
        <w:rPr>
          <w:rFonts w:ascii="Cambria" w:hAnsi="Cambria"/>
          <w:sz w:val="20"/>
          <w:szCs w:val="20"/>
          <w:lang w:val="en-ZA"/>
        </w:rPr>
        <w:t>)</w:t>
      </w:r>
    </w:p>
    <w:p w14:paraId="68657705" w14:textId="77777777" w:rsidR="00993DA0" w:rsidRPr="00E7628F" w:rsidRDefault="00993DA0" w:rsidP="00E60855">
      <w:pPr>
        <w:spacing w:after="0" w:line="240" w:lineRule="auto"/>
        <w:jc w:val="both"/>
        <w:rPr>
          <w:rFonts w:ascii="Cambria" w:hAnsi="Cambria"/>
          <w:sz w:val="20"/>
          <w:szCs w:val="20"/>
          <w:lang w:val="en-ZA"/>
        </w:rPr>
      </w:pPr>
    </w:p>
    <w:bookmarkEnd w:id="45"/>
    <w:p w14:paraId="24E9CF84" w14:textId="68E11330" w:rsidR="0063792F" w:rsidRDefault="007378E1" w:rsidP="00636EAD">
      <w:pPr>
        <w:spacing w:after="0" w:line="240" w:lineRule="auto"/>
        <w:jc w:val="both"/>
        <w:rPr>
          <w:rFonts w:ascii="Cambria" w:hAnsi="Cambria"/>
          <w:sz w:val="20"/>
          <w:szCs w:val="20"/>
        </w:rPr>
      </w:pPr>
      <w:r w:rsidRPr="00E7628F">
        <w:rPr>
          <w:rFonts w:ascii="Cambria" w:hAnsi="Cambria"/>
          <w:sz w:val="20"/>
          <w:szCs w:val="20"/>
        </w:rPr>
        <w:t xml:space="preserve">It follows that </w:t>
      </w:r>
      <w:r w:rsidRPr="00E7628F">
        <w:rPr>
          <w:rFonts w:ascii="Cambria" w:hAnsi="Cambria"/>
          <w:i/>
          <w:sz w:val="20"/>
          <w:szCs w:val="20"/>
        </w:rPr>
        <w:t>σ</w:t>
      </w:r>
      <w:proofErr w:type="gramStart"/>
      <w:r w:rsidRPr="00E7628F">
        <w:rPr>
          <w:rFonts w:ascii="Cambria" w:hAnsi="Cambria"/>
          <w:i/>
          <w:sz w:val="20"/>
          <w:szCs w:val="20"/>
          <w:vertAlign w:val="subscript"/>
        </w:rPr>
        <w:t>R,s</w:t>
      </w:r>
      <w:proofErr w:type="gramEnd"/>
      <w:r w:rsidRPr="00E7628F">
        <w:rPr>
          <w:rFonts w:ascii="Cambria" w:hAnsi="Cambria"/>
          <w:i/>
          <w:sz w:val="20"/>
          <w:szCs w:val="20"/>
          <w:vertAlign w:val="subscript"/>
        </w:rPr>
        <w:t xml:space="preserve">,1 </w:t>
      </w:r>
      <w:r w:rsidRPr="00E7628F">
        <w:rPr>
          <w:rFonts w:ascii="Cambria" w:hAnsi="Cambria"/>
          <w:sz w:val="20"/>
          <w:szCs w:val="20"/>
        </w:rPr>
        <w:t xml:space="preserve"> is calculated by:</w:t>
      </w:r>
    </w:p>
    <w:p w14:paraId="1DA9FF51" w14:textId="77777777" w:rsidR="001B05D0" w:rsidRPr="00E7628F" w:rsidRDefault="001B05D0" w:rsidP="00636EAD">
      <w:pPr>
        <w:spacing w:after="0" w:line="240" w:lineRule="auto"/>
        <w:jc w:val="both"/>
        <w:rPr>
          <w:rFonts w:ascii="Cambria" w:hAnsi="Cambria"/>
          <w:sz w:val="20"/>
          <w:szCs w:val="20"/>
        </w:rPr>
      </w:pPr>
    </w:p>
    <w:p w14:paraId="38CAB1E0" w14:textId="5D56C0E8" w:rsidR="007378E1" w:rsidRDefault="00000000" w:rsidP="00636EAD">
      <w:pPr>
        <w:spacing w:after="0" w:line="240" w:lineRule="auto"/>
        <w:ind w:firstLine="720"/>
        <w:jc w:val="both"/>
        <w:rPr>
          <w:rFonts w:ascii="Cambria" w:eastAsia="Times New Roman" w:hAnsi="Cambria"/>
          <w:sz w:val="20"/>
          <w:szCs w:val="20"/>
          <w:lang w:val="en-ZA"/>
        </w:rPr>
      </w:pPr>
      <m:oMath>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R,s,1</m:t>
            </m:r>
          </m:sub>
          <m:sup>
            <m:r>
              <w:rPr>
                <w:rFonts w:ascii="Cambria Math" w:hAnsi="Cambria Math"/>
                <w:sz w:val="20"/>
                <w:szCs w:val="20"/>
                <w:lang w:val="en-ZA"/>
              </w:rPr>
              <m:t>2</m:t>
            </m:r>
          </m:sup>
        </m:sSubSup>
        <m:r>
          <w:rPr>
            <w:rFonts w:ascii="Cambria Math" w:hAnsi="Cambria Math"/>
            <w:sz w:val="20"/>
            <w:szCs w:val="20"/>
            <w:lang w:val="en-ZA"/>
          </w:rPr>
          <m:t>= 2</m:t>
        </m:r>
        <m:sSubSup>
          <m:sSubSupPr>
            <m:ctrlPr>
              <w:rPr>
                <w:rFonts w:ascii="Cambria Math" w:hAnsi="Cambria Math"/>
                <w:i/>
                <w:sz w:val="20"/>
                <w:szCs w:val="20"/>
                <w:lang w:val="en-ZA"/>
              </w:rPr>
            </m:ctrlPr>
          </m:sSubSupPr>
          <m:e>
            <m:r>
              <w:rPr>
                <w:rFonts w:ascii="Cambria Math" w:hAnsi="Cambria Math"/>
                <w:sz w:val="20"/>
                <w:szCs w:val="20"/>
                <w:lang w:val="en-ZA"/>
              </w:rPr>
              <m:t>σ</m:t>
            </m:r>
          </m:e>
          <m:sub>
            <m:r>
              <w:rPr>
                <w:rFonts w:ascii="Cambria Math" w:hAnsi="Cambria Math"/>
                <w:sz w:val="20"/>
                <w:szCs w:val="20"/>
                <w:lang w:val="en-ZA"/>
              </w:rPr>
              <m:t>R,s,2</m:t>
            </m:r>
          </m:sub>
          <m:sup>
            <m:r>
              <w:rPr>
                <w:rFonts w:ascii="Cambria Math" w:hAnsi="Cambria Math"/>
                <w:sz w:val="20"/>
                <w:szCs w:val="20"/>
                <w:lang w:val="en-ZA"/>
              </w:rPr>
              <m:t>2</m:t>
            </m:r>
          </m:sup>
        </m:sSubSup>
        <m:r>
          <w:rPr>
            <w:rFonts w:ascii="Cambria Math" w:hAnsi="Cambria Math"/>
            <w:sz w:val="20"/>
            <w:szCs w:val="20"/>
            <w:lang w:val="en-ZA"/>
          </w:rPr>
          <m:t>/</m:t>
        </m:r>
        <m:d>
          <m:dPr>
            <m:ctrlPr>
              <w:rPr>
                <w:rFonts w:ascii="Cambria Math" w:hAnsi="Cambria Math"/>
                <w:i/>
                <w:sz w:val="20"/>
                <w:szCs w:val="20"/>
                <w:lang w:val="en-ZA"/>
              </w:rPr>
            </m:ctrlPr>
          </m:dPr>
          <m:e>
            <m:r>
              <w:rPr>
                <w:rFonts w:ascii="Cambria Math" w:hAnsi="Cambria Math"/>
                <w:sz w:val="20"/>
                <w:szCs w:val="20"/>
                <w:lang w:val="en-ZA"/>
              </w:rPr>
              <m:t>1+</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e>
        </m:d>
      </m:oMath>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t>(5.5)</w:t>
      </w:r>
    </w:p>
    <w:p w14:paraId="64337C9D" w14:textId="77777777" w:rsidR="00993DA0" w:rsidRPr="00E7628F" w:rsidRDefault="00993DA0" w:rsidP="00E60855">
      <w:pPr>
        <w:spacing w:after="0" w:line="240" w:lineRule="auto"/>
        <w:jc w:val="both"/>
        <w:rPr>
          <w:rFonts w:ascii="Cambria" w:hAnsi="Cambria"/>
          <w:sz w:val="20"/>
          <w:szCs w:val="20"/>
        </w:rPr>
      </w:pPr>
    </w:p>
    <w:p w14:paraId="5316BDAF" w14:textId="1DB488F7" w:rsidR="007378E1" w:rsidRDefault="007378E1" w:rsidP="00636EAD">
      <w:pPr>
        <w:spacing w:after="0" w:line="240" w:lineRule="auto"/>
        <w:rPr>
          <w:rFonts w:ascii="Cambria" w:hAnsi="Cambria"/>
          <w:sz w:val="20"/>
          <w:szCs w:val="20"/>
        </w:rPr>
      </w:pPr>
      <w:r w:rsidRPr="00E7628F">
        <w:rPr>
          <w:rFonts w:ascii="Cambria" w:hAnsi="Cambria"/>
          <w:sz w:val="20"/>
          <w:szCs w:val="20"/>
        </w:rPr>
        <w:t>I</w:t>
      </w:r>
      <w:r w:rsidR="00B117D5" w:rsidRPr="00E7628F">
        <w:rPr>
          <w:rFonts w:ascii="Cambria" w:hAnsi="Cambria"/>
          <w:sz w:val="20"/>
          <w:szCs w:val="20"/>
        </w:rPr>
        <w:t xml:space="preserve">f </w:t>
      </w:r>
      <w:r w:rsidR="00B117D5" w:rsidRPr="00E7628F">
        <w:rPr>
          <w:rFonts w:ascii="Cambria" w:hAnsi="Cambria"/>
          <w:i/>
          <w:sz w:val="20"/>
          <w:szCs w:val="20"/>
        </w:rPr>
        <w:sym w:font="Symbol" w:char="F072"/>
      </w:r>
      <w:proofErr w:type="gramStart"/>
      <w:r w:rsidR="00B117D5" w:rsidRPr="00E7628F">
        <w:rPr>
          <w:rFonts w:ascii="Cambria" w:hAnsi="Cambria"/>
          <w:i/>
          <w:sz w:val="20"/>
          <w:szCs w:val="20"/>
          <w:vertAlign w:val="subscript"/>
        </w:rPr>
        <w:t>R,s</w:t>
      </w:r>
      <w:proofErr w:type="gramEnd"/>
      <w:r w:rsidR="00B117D5" w:rsidRPr="00E7628F">
        <w:rPr>
          <w:rFonts w:ascii="Cambria" w:hAnsi="Cambria"/>
          <w:i/>
          <w:sz w:val="20"/>
          <w:szCs w:val="20"/>
          <w:vertAlign w:val="subscript"/>
        </w:rPr>
        <w:t>,2</w:t>
      </w:r>
      <w:r w:rsidR="0063792F" w:rsidRPr="00E7628F">
        <w:rPr>
          <w:rFonts w:ascii="Cambria" w:hAnsi="Cambria"/>
          <w:i/>
          <w:sz w:val="20"/>
          <w:szCs w:val="20"/>
        </w:rPr>
        <w:t xml:space="preserve"> </w:t>
      </w:r>
      <w:r w:rsidR="00B117D5" w:rsidRPr="00E7628F">
        <w:rPr>
          <w:rFonts w:ascii="Cambria" w:hAnsi="Cambria"/>
          <w:iCs/>
          <w:sz w:val="20"/>
          <w:szCs w:val="20"/>
        </w:rPr>
        <w:t>is positive</w:t>
      </w:r>
      <w:r w:rsidR="00B117D5" w:rsidRPr="00E7628F">
        <w:rPr>
          <w:rFonts w:ascii="Cambria" w:hAnsi="Cambria"/>
          <w:i/>
          <w:sz w:val="20"/>
          <w:szCs w:val="20"/>
        </w:rPr>
        <w:t xml:space="preserve">, </w:t>
      </w:r>
      <w:r w:rsidR="0063792F" w:rsidRPr="00E7628F">
        <w:rPr>
          <w:rFonts w:ascii="Cambria" w:hAnsi="Cambria"/>
          <w:i/>
          <w:sz w:val="20"/>
          <w:szCs w:val="20"/>
        </w:rPr>
        <w:sym w:font="Symbol" w:char="F072"/>
      </w:r>
      <w:r w:rsidR="0063792F" w:rsidRPr="00E7628F">
        <w:rPr>
          <w:rFonts w:ascii="Cambria" w:hAnsi="Cambria"/>
          <w:i/>
          <w:sz w:val="20"/>
          <w:szCs w:val="20"/>
          <w:vertAlign w:val="subscript"/>
        </w:rPr>
        <w:t>R</w:t>
      </w:r>
      <w:r w:rsidR="00B117D5" w:rsidRPr="00E7628F">
        <w:rPr>
          <w:rFonts w:ascii="Cambria" w:hAnsi="Cambria"/>
          <w:i/>
          <w:sz w:val="20"/>
          <w:szCs w:val="20"/>
          <w:vertAlign w:val="subscript"/>
        </w:rPr>
        <w:t>,s</w:t>
      </w:r>
      <w:r w:rsidR="0063792F" w:rsidRPr="00E7628F">
        <w:rPr>
          <w:rFonts w:ascii="Cambria" w:hAnsi="Cambria"/>
          <w:i/>
          <w:sz w:val="20"/>
          <w:szCs w:val="20"/>
          <w:vertAlign w:val="subscript"/>
        </w:rPr>
        <w:t>,1</w:t>
      </w:r>
      <w:r w:rsidR="0063792F" w:rsidRPr="00E7628F">
        <w:rPr>
          <w:rFonts w:ascii="Cambria" w:hAnsi="Cambria"/>
          <w:sz w:val="20"/>
          <w:szCs w:val="20"/>
        </w:rPr>
        <w:t xml:space="preserve"> </w:t>
      </w:r>
      <w:r w:rsidRPr="00E7628F">
        <w:rPr>
          <w:rFonts w:ascii="Cambria" w:hAnsi="Cambria"/>
          <w:sz w:val="20"/>
          <w:szCs w:val="20"/>
        </w:rPr>
        <w:t>is</w:t>
      </w:r>
      <w:r w:rsidR="00B117D5" w:rsidRPr="00E7628F">
        <w:rPr>
          <w:rFonts w:ascii="Cambria" w:hAnsi="Cambria"/>
          <w:sz w:val="20"/>
          <w:szCs w:val="20"/>
        </w:rPr>
        <w:t xml:space="preserve"> given by:</w:t>
      </w:r>
    </w:p>
    <w:p w14:paraId="31F72A99" w14:textId="77777777" w:rsidR="001B05D0" w:rsidRPr="00E7628F" w:rsidRDefault="001B05D0" w:rsidP="00636EAD">
      <w:pPr>
        <w:spacing w:after="0" w:line="240" w:lineRule="auto"/>
        <w:rPr>
          <w:rFonts w:ascii="Cambria" w:hAnsi="Cambria"/>
          <w:sz w:val="20"/>
          <w:szCs w:val="20"/>
        </w:rPr>
      </w:pPr>
    </w:p>
    <w:bookmarkStart w:id="46" w:name="_Hlk40277084"/>
    <w:p w14:paraId="2A77BE37" w14:textId="5E390630" w:rsidR="007378E1"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w:rPr>
                    <w:rFonts w:ascii="Cambria Math" w:hAnsi="Cambria Math"/>
                    <w:sz w:val="20"/>
                    <w:szCs w:val="20"/>
                    <w:lang w:val="en-ZA"/>
                  </w:rPr>
                  <m:t>-1+</m:t>
                </m:r>
                <m:rad>
                  <m:radPr>
                    <m:degHide m:val="1"/>
                    <m:ctrlPr>
                      <w:rPr>
                        <w:rFonts w:ascii="Cambria Math" w:hAnsi="Cambria Math"/>
                        <w:i/>
                        <w:sz w:val="20"/>
                        <w:szCs w:val="20"/>
                        <w:lang w:val="en-ZA"/>
                      </w:rPr>
                    </m:ctrlPr>
                  </m:radPr>
                  <m:deg/>
                  <m:e>
                    <m:r>
                      <w:rPr>
                        <w:rFonts w:ascii="Cambria Math" w:hAnsi="Cambria Math"/>
                        <w:sz w:val="20"/>
                        <w:szCs w:val="20"/>
                        <w:lang w:val="en-ZA"/>
                      </w:rPr>
                      <m:t>1+8∙</m:t>
                    </m:r>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e>
                </m:rad>
              </m:e>
            </m:d>
          </m:num>
          <m:den>
            <m:r>
              <w:rPr>
                <w:rFonts w:ascii="Cambria Math" w:hAnsi="Cambria Math"/>
                <w:sz w:val="20"/>
                <w:szCs w:val="20"/>
                <w:lang w:val="en-ZA"/>
              </w:rPr>
              <m:t>2</m:t>
            </m:r>
          </m:den>
        </m:f>
      </m:oMath>
      <w:bookmarkEnd w:id="46"/>
      <w:r w:rsidR="00682BE7" w:rsidRPr="00E7628F">
        <w:rPr>
          <w:rFonts w:ascii="Cambria" w:eastAsia="Times New Roman" w:hAnsi="Cambria"/>
          <w:sz w:val="20"/>
          <w:szCs w:val="20"/>
          <w:lang w:val="en-ZA"/>
        </w:rPr>
        <w:fldChar w:fldCharType="begin"/>
      </w:r>
      <w:r w:rsidR="00682BE7" w:rsidRPr="00E7628F">
        <w:rPr>
          <w:rFonts w:ascii="Cambria" w:eastAsia="Times New Roman" w:hAnsi="Cambria"/>
          <w:sz w:val="20"/>
          <w:szCs w:val="20"/>
          <w:lang w:val="en-ZA"/>
        </w:rPr>
        <w:instrText xml:space="preserve"> QUOTE </w:instrText>
      </w:r>
      <m:oMath>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R,s,1</m:t>
            </m:r>
          </m:sub>
        </m:sSub>
        <m:r>
          <m:rPr>
            <m:sty m:val="p"/>
          </m:rPr>
          <w:rPr>
            <w:rFonts w:ascii="Cambria Math" w:hAnsi="Cambria Math"/>
            <w:sz w:val="20"/>
            <w:szCs w:val="20"/>
            <w:lang w:val="en-ZA"/>
          </w:rPr>
          <m:t>=</m:t>
        </m:r>
        <m:f>
          <m:fPr>
            <m:ctrlPr>
              <w:rPr>
                <w:rFonts w:ascii="Cambria Math" w:hAnsi="Cambria Math"/>
                <w:i/>
                <w:sz w:val="20"/>
                <w:szCs w:val="20"/>
                <w:lang w:val="en-ZA"/>
              </w:rPr>
            </m:ctrlPr>
          </m:fPr>
          <m:num>
            <m:d>
              <m:dPr>
                <m:ctrlPr>
                  <w:rPr>
                    <w:rFonts w:ascii="Cambria Math" w:hAnsi="Cambria Math"/>
                    <w:i/>
                    <w:sz w:val="20"/>
                    <w:szCs w:val="20"/>
                    <w:lang w:val="en-ZA"/>
                  </w:rPr>
                </m:ctrlPr>
              </m:dPr>
              <m:e>
                <m:r>
                  <m:rPr>
                    <m:sty m:val="p"/>
                  </m:rPr>
                  <w:rPr>
                    <w:rFonts w:ascii="Cambria Math" w:hAnsi="Cambria Math"/>
                    <w:sz w:val="20"/>
                    <w:szCs w:val="20"/>
                    <w:lang w:val="en-ZA"/>
                  </w:rPr>
                  <m:t>-1+</m:t>
                </m:r>
                <m:rad>
                  <m:radPr>
                    <m:degHide m:val="1"/>
                    <m:ctrlPr>
                      <w:rPr>
                        <w:rFonts w:ascii="Cambria Math" w:hAnsi="Cambria Math"/>
                        <w:i/>
                        <w:sz w:val="20"/>
                        <w:szCs w:val="20"/>
                        <w:lang w:val="en-ZA"/>
                      </w:rPr>
                    </m:ctrlPr>
                  </m:radPr>
                  <m:deg/>
                  <m:e>
                    <m:r>
                      <m:rPr>
                        <m:sty m:val="p"/>
                      </m:rPr>
                      <w:rPr>
                        <w:rFonts w:ascii="Cambria Math" w:hAnsi="Cambria Math"/>
                        <w:sz w:val="20"/>
                        <w:szCs w:val="20"/>
                        <w:lang w:val="en-ZA"/>
                      </w:rPr>
                      <m:t>1+8∙max⁡</m:t>
                    </m:r>
                    <m:d>
                      <m:dPr>
                        <m:ctrlPr>
                          <w:rPr>
                            <w:rFonts w:ascii="Cambria Math" w:hAnsi="Cambria Math"/>
                            <w:i/>
                            <w:sz w:val="20"/>
                            <w:szCs w:val="20"/>
                            <w:lang w:val="en-ZA"/>
                          </w:rPr>
                        </m:ctrlPr>
                      </m:dPr>
                      <m:e>
                        <m:sSub>
                          <m:sSubPr>
                            <m:ctrlPr>
                              <w:rPr>
                                <w:rFonts w:ascii="Cambria Math" w:hAnsi="Cambria Math"/>
                                <w:i/>
                                <w:sz w:val="20"/>
                                <w:szCs w:val="20"/>
                                <w:lang w:val="en-ZA"/>
                              </w:rPr>
                            </m:ctrlPr>
                          </m:sSubPr>
                          <m:e>
                            <m:r>
                              <m:rPr>
                                <m:sty m:val="p"/>
                              </m:rPr>
                              <w:rPr>
                                <w:rFonts w:ascii="Cambria Math" w:hAnsi="Cambria Math"/>
                                <w:sz w:val="20"/>
                                <w:szCs w:val="20"/>
                                <w:lang w:val="en-ZA"/>
                              </w:rPr>
                              <m:t>ρ</m:t>
                            </m:r>
                          </m:e>
                          <m:sub>
                            <m:r>
                              <m:rPr>
                                <m:sty m:val="p"/>
                              </m:rPr>
                              <w:rPr>
                                <w:rFonts w:ascii="Cambria Math" w:hAnsi="Cambria Math"/>
                                <w:sz w:val="20"/>
                                <w:szCs w:val="20"/>
                                <w:lang w:val="en-ZA"/>
                              </w:rPr>
                              <m:t>R,s,2</m:t>
                            </m:r>
                          </m:sub>
                        </m:sSub>
                        <m:r>
                          <m:rPr>
                            <m:sty m:val="p"/>
                          </m:rPr>
                          <w:rPr>
                            <w:rFonts w:ascii="Cambria Math" w:hAnsi="Cambria Math"/>
                            <w:sz w:val="20"/>
                            <w:szCs w:val="20"/>
                            <w:lang w:val="en-ZA"/>
                          </w:rPr>
                          <m:t>, -1/8</m:t>
                        </m:r>
                      </m:e>
                    </m:d>
                  </m:e>
                </m:rad>
              </m:e>
            </m:d>
          </m:num>
          <m:den>
            <m:r>
              <m:rPr>
                <m:sty m:val="p"/>
              </m:rPr>
              <w:rPr>
                <w:rFonts w:ascii="Cambria Math" w:hAnsi="Cambria Math"/>
                <w:sz w:val="20"/>
                <w:szCs w:val="20"/>
                <w:lang w:val="en-ZA"/>
              </w:rPr>
              <m:t>2</m:t>
            </m:r>
          </m:den>
        </m:f>
      </m:oMath>
      <w:r w:rsidR="00682BE7" w:rsidRPr="00E7628F">
        <w:rPr>
          <w:rFonts w:ascii="Cambria" w:eastAsia="Times New Roman" w:hAnsi="Cambria"/>
          <w:sz w:val="20"/>
          <w:szCs w:val="20"/>
          <w:lang w:val="en-ZA"/>
        </w:rPr>
        <w:instrText xml:space="preserve"> </w:instrText>
      </w:r>
      <w:r w:rsidR="00682BE7" w:rsidRPr="00E7628F">
        <w:rPr>
          <w:rFonts w:ascii="Cambria" w:eastAsia="Times New Roman" w:hAnsi="Cambria"/>
          <w:sz w:val="20"/>
          <w:szCs w:val="20"/>
          <w:lang w:val="en-ZA"/>
        </w:rPr>
        <w:fldChar w:fldCharType="end"/>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7378E1" w:rsidRPr="00E7628F">
        <w:rPr>
          <w:rFonts w:ascii="Cambria" w:eastAsia="Times New Roman" w:hAnsi="Cambria"/>
          <w:sz w:val="20"/>
          <w:szCs w:val="20"/>
          <w:lang w:val="en-ZA"/>
        </w:rPr>
        <w:tab/>
      </w:r>
      <w:r w:rsidR="00993DA0">
        <w:rPr>
          <w:rFonts w:ascii="Cambria" w:eastAsia="Times New Roman" w:hAnsi="Cambria"/>
          <w:sz w:val="20"/>
          <w:szCs w:val="20"/>
          <w:lang w:val="en-ZA"/>
        </w:rPr>
        <w:tab/>
      </w:r>
      <w:r w:rsidR="00993DA0">
        <w:rPr>
          <w:rFonts w:ascii="Cambria" w:eastAsia="Times New Roman" w:hAnsi="Cambria"/>
          <w:sz w:val="20"/>
          <w:szCs w:val="20"/>
          <w:lang w:val="en-ZA"/>
        </w:rPr>
        <w:tab/>
      </w:r>
      <w:r w:rsidR="007378E1" w:rsidRPr="00E7628F">
        <w:rPr>
          <w:rFonts w:ascii="Cambria" w:eastAsia="Times New Roman" w:hAnsi="Cambria"/>
          <w:sz w:val="20"/>
          <w:szCs w:val="20"/>
          <w:lang w:val="en-ZA"/>
        </w:rPr>
        <w:t>(5.6)</w:t>
      </w:r>
    </w:p>
    <w:p w14:paraId="4EC8FD13" w14:textId="77777777" w:rsidR="007378E1" w:rsidRPr="00E7628F" w:rsidRDefault="007378E1" w:rsidP="00636EAD">
      <w:pPr>
        <w:spacing w:after="0" w:line="240" w:lineRule="auto"/>
        <w:rPr>
          <w:rFonts w:ascii="Cambria" w:hAnsi="Cambria"/>
          <w:sz w:val="20"/>
          <w:szCs w:val="20"/>
        </w:rPr>
      </w:pPr>
    </w:p>
    <w:p w14:paraId="0FA1AB7B" w14:textId="7229F244" w:rsidR="0063792F" w:rsidRDefault="0063792F" w:rsidP="00636EAD">
      <w:pPr>
        <w:spacing w:after="0" w:line="240" w:lineRule="auto"/>
        <w:rPr>
          <w:rFonts w:ascii="Cambria" w:eastAsia="Times New Roman" w:hAnsi="Cambria"/>
          <w:sz w:val="20"/>
          <w:szCs w:val="20"/>
          <w:lang w:val="en-ZA"/>
        </w:rPr>
      </w:pPr>
      <w:r w:rsidRPr="00E7628F">
        <w:rPr>
          <w:rFonts w:ascii="Cambria" w:hAnsi="Cambria"/>
          <w:sz w:val="20"/>
          <w:szCs w:val="20"/>
        </w:rPr>
        <w:t>Since equation 5</w:t>
      </w:r>
      <w:r w:rsidR="007378E1" w:rsidRPr="00E7628F">
        <w:rPr>
          <w:rFonts w:ascii="Cambria" w:hAnsi="Cambria"/>
          <w:sz w:val="20"/>
          <w:szCs w:val="20"/>
        </w:rPr>
        <w:t>.4</w:t>
      </w:r>
      <w:r w:rsidRPr="00E7628F">
        <w:rPr>
          <w:rFonts w:ascii="Cambria" w:hAnsi="Cambria"/>
          <w:sz w:val="20"/>
          <w:szCs w:val="20"/>
        </w:rPr>
        <w:t xml:space="preserve"> is quadratic, there are two solutions for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R,1</m:t>
            </m:r>
          </m:sub>
        </m:sSub>
      </m:oMath>
      <w:r w:rsidRPr="00E7628F">
        <w:rPr>
          <w:rFonts w:ascii="Cambria" w:eastAsia="Times New Roman" w:hAnsi="Cambria"/>
          <w:sz w:val="20"/>
          <w:szCs w:val="20"/>
          <w:lang w:val="en-ZA"/>
        </w:rPr>
        <w:t xml:space="preserve"> given a negative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R,2</m:t>
            </m:r>
          </m:sub>
        </m:sSub>
      </m:oMath>
      <w:r w:rsidRPr="00E7628F">
        <w:rPr>
          <w:rFonts w:ascii="Cambria" w:eastAsia="Times New Roman" w:hAnsi="Cambria"/>
          <w:sz w:val="20"/>
          <w:szCs w:val="20"/>
          <w:lang w:val="en-ZA"/>
        </w:rPr>
        <w:t xml:space="preserve"> (</w:t>
      </w:r>
      <w:r w:rsidRPr="00E60855">
        <w:rPr>
          <w:rFonts w:ascii="Cambria" w:eastAsia="Times New Roman" w:hAnsi="Cambria"/>
          <w:b/>
          <w:bCs/>
          <w:sz w:val="20"/>
          <w:szCs w:val="20"/>
          <w:lang w:val="en-ZA"/>
        </w:rPr>
        <w:t xml:space="preserve">Figure </w:t>
      </w:r>
      <w:r w:rsidR="007378E1" w:rsidRPr="00E60855">
        <w:rPr>
          <w:rFonts w:ascii="Cambria" w:eastAsia="Times New Roman" w:hAnsi="Cambria"/>
          <w:b/>
          <w:bCs/>
          <w:sz w:val="20"/>
          <w:szCs w:val="20"/>
          <w:lang w:val="en-ZA"/>
        </w:rPr>
        <w:t>5.</w:t>
      </w:r>
      <w:r w:rsidRPr="00E60855">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
    <w:p w14:paraId="4E400DDE" w14:textId="77777777" w:rsidR="001B05D0" w:rsidRPr="00E7628F" w:rsidRDefault="001B05D0" w:rsidP="00636EAD">
      <w:pPr>
        <w:spacing w:after="0" w:line="240" w:lineRule="auto"/>
        <w:rPr>
          <w:rFonts w:ascii="Cambria" w:eastAsia="Times New Roman" w:hAnsi="Cambria"/>
          <w:sz w:val="20"/>
          <w:szCs w:val="20"/>
          <w:lang w:val="en-ZA"/>
        </w:rPr>
      </w:pPr>
    </w:p>
    <w:p w14:paraId="483C3E89" w14:textId="1237B173" w:rsidR="0063792F" w:rsidRPr="00E7628F" w:rsidRDefault="00716963" w:rsidP="00912ACD">
      <w:pPr>
        <w:spacing w:after="0" w:line="240" w:lineRule="auto"/>
        <w:jc w:val="center"/>
        <w:rPr>
          <w:rFonts w:ascii="Cambria" w:eastAsia="Times New Roman" w:hAnsi="Cambria"/>
          <w:sz w:val="20"/>
          <w:szCs w:val="20"/>
          <w:lang w:val="en-ZA"/>
        </w:rPr>
      </w:pPr>
      <w:r w:rsidRPr="00E7628F">
        <w:rPr>
          <w:rFonts w:ascii="Cambria" w:hAnsi="Cambria"/>
          <w:noProof/>
          <w:sz w:val="20"/>
          <w:szCs w:val="20"/>
        </w:rPr>
        <w:drawing>
          <wp:inline distT="0" distB="0" distL="0" distR="0" wp14:anchorId="1045D681" wp14:editId="70DABAA8">
            <wp:extent cx="3345180" cy="2066290"/>
            <wp:effectExtent l="0" t="0" r="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t="11200"/>
                    <a:stretch>
                      <a:fillRect/>
                    </a:stretch>
                  </pic:blipFill>
                  <pic:spPr bwMode="auto">
                    <a:xfrm>
                      <a:off x="0" y="0"/>
                      <a:ext cx="3345180" cy="2066290"/>
                    </a:xfrm>
                    <a:prstGeom prst="rect">
                      <a:avLst/>
                    </a:prstGeom>
                    <a:noFill/>
                    <a:ln>
                      <a:noFill/>
                    </a:ln>
                  </pic:spPr>
                </pic:pic>
              </a:graphicData>
            </a:graphic>
          </wp:inline>
        </w:drawing>
      </w:r>
    </w:p>
    <w:p w14:paraId="4A37F818" w14:textId="77777777" w:rsidR="0063792F" w:rsidRPr="00E7628F" w:rsidRDefault="0063792F" w:rsidP="00912ACD">
      <w:pPr>
        <w:spacing w:after="0" w:line="240" w:lineRule="auto"/>
        <w:jc w:val="center"/>
        <w:rPr>
          <w:rFonts w:ascii="Cambria" w:eastAsia="Times New Roman" w:hAnsi="Cambria"/>
          <w:sz w:val="20"/>
          <w:szCs w:val="20"/>
          <w:lang w:val="en-ZA"/>
        </w:rPr>
      </w:pPr>
      <w:r w:rsidRPr="001B05D0">
        <w:rPr>
          <w:rFonts w:ascii="Cambria" w:eastAsia="Times New Roman" w:hAnsi="Cambria"/>
          <w:b/>
          <w:bCs/>
          <w:sz w:val="20"/>
          <w:szCs w:val="20"/>
          <w:lang w:val="en-ZA"/>
        </w:rPr>
        <w:t xml:space="preserve">Figure </w:t>
      </w:r>
      <w:r w:rsidR="007378E1" w:rsidRPr="001B05D0">
        <w:rPr>
          <w:rFonts w:ascii="Cambria" w:eastAsia="Times New Roman" w:hAnsi="Cambria"/>
          <w:b/>
          <w:bCs/>
          <w:sz w:val="20"/>
          <w:szCs w:val="20"/>
          <w:lang w:val="en-ZA"/>
        </w:rPr>
        <w:t>5.</w:t>
      </w:r>
      <w:r w:rsidRPr="001B05D0">
        <w:rPr>
          <w:rFonts w:ascii="Cambria" w:eastAsia="Times New Roman" w:hAnsi="Cambria"/>
          <w:b/>
          <w:bCs/>
          <w:sz w:val="20"/>
          <w:szCs w:val="20"/>
          <w:lang w:val="en-ZA"/>
        </w:rPr>
        <w:t>1</w:t>
      </w:r>
      <w:r w:rsidRPr="00E7628F">
        <w:rPr>
          <w:rFonts w:ascii="Cambria" w:eastAsia="Times New Roman" w:hAnsi="Cambria"/>
          <w:sz w:val="20"/>
          <w:szCs w:val="20"/>
          <w:lang w:val="en-ZA"/>
        </w:rPr>
        <w:t xml:space="preserve">. </w:t>
      </w:r>
      <w:proofErr w:type="gramStart"/>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proofErr w:type="gramEnd"/>
      <w:r w:rsidR="00B117D5" w:rsidRPr="00E7628F">
        <w:rPr>
          <w:rFonts w:ascii="Cambria" w:eastAsia="Times New Roman" w:hAnsi="Cambria"/>
          <w:i/>
          <w:iCs/>
          <w:sz w:val="20"/>
          <w:szCs w:val="20"/>
          <w:vertAlign w:val="subscript"/>
          <w:lang w:val="en-ZA"/>
        </w:rPr>
        <w:t>,</w:t>
      </w:r>
      <w:r w:rsidRPr="00E7628F">
        <w:rPr>
          <w:rFonts w:ascii="Cambria" w:eastAsia="Times New Roman" w:hAnsi="Cambria"/>
          <w:i/>
          <w:iCs/>
          <w:sz w:val="20"/>
          <w:szCs w:val="20"/>
          <w:vertAlign w:val="subscript"/>
          <w:lang w:val="en-ZA"/>
        </w:rPr>
        <w:t>2</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 xml:space="preserve">as a function of </w:t>
      </w:r>
      <w:r w:rsidRPr="00E7628F">
        <w:rPr>
          <w:rFonts w:ascii="Cambria" w:eastAsia="Times New Roman" w:hAnsi="Cambria"/>
          <w:i/>
          <w:iCs/>
          <w:sz w:val="20"/>
          <w:szCs w:val="20"/>
          <w:lang w:val="en-ZA"/>
        </w:rPr>
        <w:t>p</w:t>
      </w:r>
      <w:r w:rsidRPr="00E7628F">
        <w:rPr>
          <w:rFonts w:ascii="Cambria" w:eastAsia="Times New Roman" w:hAnsi="Cambria"/>
          <w:i/>
          <w:iCs/>
          <w:sz w:val="20"/>
          <w:szCs w:val="20"/>
          <w:vertAlign w:val="subscript"/>
          <w:lang w:val="en-ZA"/>
        </w:rPr>
        <w:t>R,</w:t>
      </w:r>
      <w:r w:rsidR="00B117D5" w:rsidRPr="00E7628F">
        <w:rPr>
          <w:rFonts w:ascii="Cambria" w:eastAsia="Times New Roman" w:hAnsi="Cambria"/>
          <w:i/>
          <w:iCs/>
          <w:sz w:val="20"/>
          <w:szCs w:val="20"/>
          <w:vertAlign w:val="subscript"/>
          <w:lang w:val="en-ZA"/>
        </w:rPr>
        <w:t>s,</w:t>
      </w:r>
      <w:r w:rsidRPr="00E7628F">
        <w:rPr>
          <w:rFonts w:ascii="Cambria" w:eastAsia="Times New Roman" w:hAnsi="Cambria"/>
          <w:i/>
          <w:iCs/>
          <w:sz w:val="20"/>
          <w:szCs w:val="20"/>
          <w:vertAlign w:val="subscript"/>
          <w:lang w:val="en-ZA"/>
        </w:rPr>
        <w:t>1</w:t>
      </w:r>
      <w:r w:rsidRPr="00E7628F">
        <w:rPr>
          <w:rFonts w:ascii="Cambria" w:eastAsia="Times New Roman" w:hAnsi="Cambria"/>
          <w:sz w:val="20"/>
          <w:szCs w:val="20"/>
          <w:vertAlign w:val="subscript"/>
          <w:lang w:val="en-ZA"/>
        </w:rPr>
        <w:t xml:space="preserve"> </w:t>
      </w:r>
      <w:r w:rsidRPr="00E7628F">
        <w:rPr>
          <w:rFonts w:ascii="Cambria" w:eastAsia="Times New Roman" w:hAnsi="Cambria"/>
          <w:sz w:val="20"/>
          <w:szCs w:val="20"/>
          <w:lang w:val="en-ZA"/>
        </w:rPr>
        <w:t>(courtesy of C. Fernandez)</w:t>
      </w:r>
    </w:p>
    <w:p w14:paraId="603580E4" w14:textId="77777777" w:rsidR="0063792F" w:rsidRPr="00E7628F" w:rsidRDefault="0063792F" w:rsidP="00912ACD">
      <w:pPr>
        <w:spacing w:after="0" w:line="240" w:lineRule="auto"/>
        <w:jc w:val="center"/>
        <w:rPr>
          <w:rFonts w:ascii="Cambria" w:hAnsi="Cambria"/>
          <w:b/>
          <w:sz w:val="20"/>
          <w:szCs w:val="20"/>
        </w:rPr>
      </w:pPr>
    </w:p>
    <w:p w14:paraId="7F9E924D" w14:textId="1C128FE2" w:rsidR="0063792F" w:rsidRPr="00E7628F" w:rsidRDefault="0063792F"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In such cases, the larger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(i.e.</w:t>
      </w:r>
      <w:r w:rsidR="00E43F1A" w:rsidRPr="00E7628F">
        <w:rPr>
          <w:rFonts w:ascii="Cambria" w:eastAsia="Times New Roman" w:hAnsi="Cambria"/>
          <w:color w:val="363535"/>
          <w:sz w:val="20"/>
          <w:szCs w:val="20"/>
        </w:rPr>
        <w:t>,</w:t>
      </w:r>
      <w:r w:rsidRPr="00E7628F">
        <w:rPr>
          <w:rFonts w:ascii="Cambria" w:eastAsia="Times New Roman" w:hAnsi="Cambria"/>
          <w:color w:val="363535"/>
          <w:sz w:val="20"/>
          <w:szCs w:val="20"/>
        </w:rPr>
        <w:t xml:space="preserve"> the one of smaller absolute magnitude) is used. If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is less than -0.125, there is no solution to </w:t>
      </w:r>
      <w:r w:rsidR="002C701A" w:rsidRPr="00E7628F">
        <w:rPr>
          <w:rFonts w:ascii="Cambria" w:eastAsia="Times New Roman" w:hAnsi="Cambria"/>
          <w:color w:val="363535"/>
          <w:sz w:val="20"/>
          <w:szCs w:val="20"/>
        </w:rPr>
        <w:t>e</w:t>
      </w:r>
      <w:r w:rsidRPr="00E7628F">
        <w:rPr>
          <w:rFonts w:ascii="Cambria" w:eastAsia="Times New Roman" w:hAnsi="Cambria"/>
          <w:color w:val="363535"/>
          <w:sz w:val="20"/>
          <w:szCs w:val="20"/>
        </w:rPr>
        <w:t>quation 5</w:t>
      </w:r>
      <w:r w:rsidR="007378E1" w:rsidRPr="00E7628F">
        <w:rPr>
          <w:rFonts w:ascii="Cambria" w:eastAsia="Times New Roman" w:hAnsi="Cambria"/>
          <w:color w:val="363535"/>
          <w:sz w:val="20"/>
          <w:szCs w:val="20"/>
        </w:rPr>
        <w:t>.4</w:t>
      </w:r>
      <w:r w:rsidRPr="00E7628F">
        <w:rPr>
          <w:rFonts w:ascii="Cambria" w:eastAsia="Times New Roman" w:hAnsi="Cambria"/>
          <w:color w:val="363535"/>
          <w:sz w:val="20"/>
          <w:szCs w:val="20"/>
        </w:rPr>
        <w:t xml:space="preserve">, so the value corresponding to the lower possible value of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R,s,2</m:t>
            </m:r>
          </m:sub>
        </m:sSub>
      </m:oMath>
      <w:r w:rsidRPr="00E7628F">
        <w:rPr>
          <w:rFonts w:ascii="Cambria" w:eastAsia="Times New Roman" w:hAnsi="Cambria"/>
          <w:color w:val="363535"/>
          <w:sz w:val="20"/>
          <w:szCs w:val="20"/>
        </w:rPr>
        <w:t xml:space="preserve">, </w:t>
      </w:r>
      <w:r w:rsidR="00E43F1A" w:rsidRPr="00E7628F">
        <w:rPr>
          <w:rFonts w:ascii="Cambria" w:eastAsia="Times New Roman" w:hAnsi="Cambria"/>
          <w:color w:val="363535"/>
          <w:sz w:val="20"/>
          <w:szCs w:val="20"/>
        </w:rPr>
        <w:t>i.e.,</w:t>
      </w:r>
      <w:r w:rsidRPr="00E7628F">
        <w:rPr>
          <w:rFonts w:ascii="Cambria" w:eastAsia="Times New Roman" w:hAnsi="Cambria"/>
          <w:color w:val="363535"/>
          <w:sz w:val="20"/>
          <w:szCs w:val="20"/>
        </w:rPr>
        <w:t xml:space="preserve"> </w:t>
      </w:r>
      <m:oMath>
        <m:sSub>
          <m:sSubPr>
            <m:ctrlPr>
              <w:rPr>
                <w:rFonts w:ascii="Cambria Math" w:hAnsi="Cambria Math"/>
                <w:i/>
                <w:sz w:val="20"/>
                <w:szCs w:val="20"/>
                <w:lang w:val="en-ZA"/>
              </w:rPr>
            </m:ctrlPr>
          </m:sSubPr>
          <m:e>
            <m:r>
              <w:rPr>
                <w:rFonts w:ascii="Cambria Math" w:hAnsi="Cambria Math"/>
                <w:sz w:val="20"/>
                <w:szCs w:val="20"/>
                <w:lang w:val="en-ZA"/>
              </w:rPr>
              <m:t>ρ</m:t>
            </m:r>
          </m:e>
          <m:sub>
            <m:r>
              <w:rPr>
                <w:rFonts w:ascii="Cambria Math" w:hAnsi="Cambria Math"/>
                <w:sz w:val="20"/>
                <w:szCs w:val="20"/>
                <w:lang w:val="en-ZA"/>
              </w:rPr>
              <m:t>R,s,1</m:t>
            </m:r>
          </m:sub>
        </m:sSub>
      </m:oMath>
      <w:r w:rsidRPr="00E7628F">
        <w:rPr>
          <w:rFonts w:ascii="Cambria" w:eastAsia="Times New Roman" w:hAnsi="Cambria"/>
          <w:color w:val="363535"/>
          <w:sz w:val="20"/>
          <w:szCs w:val="20"/>
        </w:rPr>
        <w:t xml:space="preserve"> = -0.5, is used. Note that this can occur because of higher lag AC effects; the model used </w:t>
      </w:r>
      <w:r w:rsidR="00812ABC" w:rsidRPr="00E7628F">
        <w:rPr>
          <w:rFonts w:ascii="Cambria" w:eastAsia="Times New Roman" w:hAnsi="Cambria"/>
          <w:color w:val="363535"/>
          <w:sz w:val="20"/>
          <w:szCs w:val="20"/>
        </w:rPr>
        <w:t xml:space="preserve">here </w:t>
      </w:r>
      <w:r w:rsidRPr="00E7628F">
        <w:rPr>
          <w:rFonts w:ascii="Cambria" w:eastAsia="Times New Roman" w:hAnsi="Cambria"/>
          <w:color w:val="363535"/>
          <w:sz w:val="20"/>
          <w:szCs w:val="20"/>
        </w:rPr>
        <w:t xml:space="preserve">assumes </w:t>
      </w:r>
      <w:r w:rsidR="00812ABC" w:rsidRPr="00E7628F">
        <w:rPr>
          <w:rFonts w:ascii="Cambria" w:eastAsia="Times New Roman" w:hAnsi="Cambria"/>
          <w:color w:val="363535"/>
          <w:sz w:val="20"/>
          <w:szCs w:val="20"/>
        </w:rPr>
        <w:t xml:space="preserve">that </w:t>
      </w:r>
      <w:r w:rsidRPr="00E7628F">
        <w:rPr>
          <w:rFonts w:ascii="Cambria" w:eastAsia="Times New Roman" w:hAnsi="Cambria"/>
          <w:color w:val="363535"/>
          <w:sz w:val="20"/>
          <w:szCs w:val="20"/>
        </w:rPr>
        <w:t>there are no AC effects beyond a 1-year lag.</w:t>
      </w:r>
    </w:p>
    <w:p w14:paraId="015F8E43" w14:textId="77777777" w:rsidR="00436AED" w:rsidRPr="00E7628F" w:rsidRDefault="00436AED" w:rsidP="00636EAD">
      <w:pPr>
        <w:shd w:val="clear" w:color="auto" w:fill="FFFFFF"/>
        <w:spacing w:after="0" w:line="240" w:lineRule="auto"/>
        <w:rPr>
          <w:rFonts w:ascii="Cambria" w:eastAsia="Times New Roman" w:hAnsi="Cambria"/>
          <w:color w:val="363535"/>
          <w:sz w:val="20"/>
          <w:szCs w:val="20"/>
        </w:rPr>
      </w:pPr>
    </w:p>
    <w:p w14:paraId="49E13E3C"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r w:rsidRPr="00E7628F">
        <w:rPr>
          <w:rFonts w:ascii="Cambria" w:eastAsia="Times New Roman" w:hAnsi="Cambria"/>
          <w:color w:val="363535"/>
          <w:sz w:val="20"/>
          <w:szCs w:val="20"/>
        </w:rPr>
        <w:t xml:space="preserve">For the simulation of future recruitment, stochastic residuals are generated by first sampling uncorrelated normal recruitment residuals for each projection year </w:t>
      </w:r>
      <w:r w:rsidRPr="00E7628F">
        <w:rPr>
          <w:rFonts w:ascii="Cambria" w:eastAsia="Times New Roman" w:hAnsi="Cambria"/>
          <w:i/>
          <w:iCs/>
          <w:color w:val="363535"/>
          <w:sz w:val="20"/>
          <w:szCs w:val="20"/>
        </w:rPr>
        <w:t>y</w:t>
      </w:r>
      <w:r w:rsidRPr="00E7628F">
        <w:rPr>
          <w:rFonts w:ascii="Cambria" w:eastAsia="Times New Roman" w:hAnsi="Cambria"/>
          <w:color w:val="363535"/>
          <w:sz w:val="20"/>
          <w:szCs w:val="20"/>
        </w:rPr>
        <w:t xml:space="preserve"> and simulation </w:t>
      </w:r>
      <w:r w:rsidRPr="00E7628F">
        <w:rPr>
          <w:rFonts w:ascii="Cambria" w:eastAsia="Times New Roman" w:hAnsi="Cambria"/>
          <w:i/>
          <w:iCs/>
          <w:color w:val="363535"/>
          <w:sz w:val="20"/>
          <w:szCs w:val="20"/>
        </w:rPr>
        <w:t>j</w:t>
      </w:r>
      <w:r w:rsidRPr="00E7628F">
        <w:rPr>
          <w:rFonts w:ascii="Cambria" w:eastAsia="Times New Roman" w:hAnsi="Cambria"/>
          <w:color w:val="363535"/>
          <w:sz w:val="20"/>
          <w:szCs w:val="20"/>
        </w:rPr>
        <w:t>:</w:t>
      </w:r>
    </w:p>
    <w:p w14:paraId="611D6FD8" w14:textId="77777777" w:rsidR="00436AED" w:rsidRPr="00E7628F" w:rsidRDefault="00436AED" w:rsidP="00636EAD">
      <w:pPr>
        <w:shd w:val="clear" w:color="auto" w:fill="FFFFFF"/>
        <w:spacing w:after="0" w:line="240" w:lineRule="auto"/>
        <w:jc w:val="both"/>
        <w:rPr>
          <w:rFonts w:ascii="Cambria" w:eastAsia="Times New Roman" w:hAnsi="Cambria"/>
          <w:color w:val="363535"/>
          <w:sz w:val="20"/>
          <w:szCs w:val="20"/>
        </w:rPr>
      </w:pPr>
    </w:p>
    <w:p w14:paraId="415893ED" w14:textId="071A6854" w:rsidR="00436AED"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436AED" w:rsidRPr="00E60855">
        <w:rPr>
          <w:rFonts w:ascii="Cambria" w:eastAsia="Times New Roman" w:hAnsi="Cambria"/>
          <w:sz w:val="20"/>
          <w:szCs w:val="20"/>
        </w:rPr>
        <w:t>(5.6</w:t>
      </w:r>
      <w:r w:rsidR="00436AED" w:rsidRPr="00E7628F">
        <w:rPr>
          <w:rFonts w:ascii="Cambria" w:eastAsia="Times New Roman" w:hAnsi="Cambria"/>
          <w:sz w:val="20"/>
          <w:szCs w:val="20"/>
        </w:rPr>
        <w:t>)</w:t>
      </w:r>
    </w:p>
    <w:p w14:paraId="7E2FB87F" w14:textId="77777777" w:rsidR="00436AED" w:rsidRPr="00E7628F" w:rsidRDefault="00436AED" w:rsidP="00E60855">
      <w:pPr>
        <w:spacing w:after="0" w:line="240" w:lineRule="auto"/>
        <w:jc w:val="both"/>
        <w:rPr>
          <w:rFonts w:ascii="Cambria" w:hAnsi="Cambria"/>
          <w:sz w:val="20"/>
          <w:szCs w:val="20"/>
        </w:rPr>
      </w:pPr>
    </w:p>
    <w:p w14:paraId="07C5D255" w14:textId="1C10DDB5" w:rsidR="00436AED" w:rsidRDefault="00436AED" w:rsidP="00636EAD">
      <w:pPr>
        <w:spacing w:after="0" w:line="240" w:lineRule="auto"/>
        <w:jc w:val="both"/>
        <w:rPr>
          <w:rFonts w:ascii="Cambria" w:hAnsi="Cambria"/>
          <w:sz w:val="20"/>
          <w:szCs w:val="20"/>
        </w:rPr>
      </w:pPr>
      <w:r w:rsidRPr="00E7628F">
        <w:rPr>
          <w:rFonts w:ascii="Cambria" w:hAnsi="Cambria"/>
          <w:sz w:val="20"/>
          <w:szCs w:val="20"/>
        </w:rPr>
        <w:t>For the first projection year immediately after the last year of model conditioning the autocorrelated residual error is calculated from the last 2-year-block residual in time T:</w:t>
      </w:r>
    </w:p>
    <w:p w14:paraId="4E1621EC" w14:textId="77777777" w:rsidR="00E60855" w:rsidRPr="00E7628F" w:rsidRDefault="00E60855" w:rsidP="00636EAD">
      <w:pPr>
        <w:spacing w:after="0" w:line="240" w:lineRule="auto"/>
        <w:jc w:val="both"/>
        <w:rPr>
          <w:rFonts w:ascii="Cambria" w:hAnsi="Cambria"/>
          <w:sz w:val="20"/>
          <w:szCs w:val="20"/>
        </w:rPr>
      </w:pPr>
    </w:p>
    <w:p w14:paraId="4B22B376" w14:textId="0C16EED3" w:rsidR="00436AE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R,s,T</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00436AED" w:rsidRPr="00E7628F">
        <w:rPr>
          <w:rFonts w:ascii="Cambria" w:eastAsia="Times New Roman" w:hAnsi="Cambria"/>
          <w:sz w:val="20"/>
          <w:szCs w:val="20"/>
        </w:rPr>
        <w:t xml:space="preserve"> </w:t>
      </w:r>
      <w:r w:rsidR="00436AED" w:rsidRPr="00E7628F">
        <w:rPr>
          <w:rFonts w:ascii="Cambria" w:eastAsia="Times New Roman" w:hAnsi="Cambria"/>
          <w:sz w:val="20"/>
          <w:szCs w:val="20"/>
        </w:rPr>
        <w:tab/>
      </w:r>
      <w:r w:rsidR="00436AED"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00436AED" w:rsidRPr="00E7628F">
        <w:rPr>
          <w:rFonts w:ascii="Cambria" w:eastAsia="Times New Roman" w:hAnsi="Cambria"/>
          <w:sz w:val="20"/>
          <w:szCs w:val="20"/>
        </w:rPr>
        <w:t>(5.7)</w:t>
      </w:r>
    </w:p>
    <w:p w14:paraId="0D4B92A2" w14:textId="77777777" w:rsidR="00436AED" w:rsidRPr="00E7628F" w:rsidRDefault="00436AED" w:rsidP="00636EAD">
      <w:pPr>
        <w:spacing w:after="0" w:line="240" w:lineRule="auto"/>
        <w:jc w:val="both"/>
        <w:rPr>
          <w:rFonts w:ascii="Cambria" w:hAnsi="Cambria"/>
          <w:sz w:val="20"/>
          <w:szCs w:val="20"/>
        </w:rPr>
      </w:pPr>
    </w:p>
    <w:p w14:paraId="2744FF62" w14:textId="42204B47" w:rsidR="00436AED" w:rsidRDefault="00436AED" w:rsidP="00636EAD">
      <w:pPr>
        <w:spacing w:after="0" w:line="240" w:lineRule="auto"/>
        <w:jc w:val="both"/>
        <w:rPr>
          <w:rFonts w:ascii="Cambria" w:hAnsi="Cambria"/>
          <w:sz w:val="20"/>
          <w:szCs w:val="20"/>
        </w:rPr>
      </w:pPr>
      <w:r w:rsidRPr="00E7628F">
        <w:rPr>
          <w:rFonts w:ascii="Cambria" w:hAnsi="Cambria"/>
          <w:sz w:val="20"/>
          <w:szCs w:val="20"/>
        </w:rPr>
        <w:t xml:space="preserve">For all subsequent projection years autocorrelated residuals </w:t>
      </w:r>
      <w:r w:rsidR="007653F8" w:rsidRPr="00E7628F">
        <w:rPr>
          <w:rFonts w:ascii="Cambria" w:hAnsi="Cambria"/>
          <w:sz w:val="20"/>
          <w:szCs w:val="20"/>
        </w:rPr>
        <w:t>are calculated</w:t>
      </w:r>
      <w:r w:rsidRPr="00E7628F">
        <w:rPr>
          <w:rFonts w:ascii="Cambria" w:hAnsi="Cambria"/>
          <w:sz w:val="20"/>
          <w:szCs w:val="20"/>
        </w:rPr>
        <w:t xml:space="preserve"> by:</w:t>
      </w:r>
    </w:p>
    <w:p w14:paraId="6BF4B5E3" w14:textId="77777777" w:rsidR="00E60855" w:rsidRPr="00E7628F" w:rsidRDefault="00E60855" w:rsidP="00636EAD">
      <w:pPr>
        <w:spacing w:after="0" w:line="240" w:lineRule="auto"/>
        <w:jc w:val="both"/>
        <w:rPr>
          <w:rFonts w:ascii="Cambria" w:hAnsi="Cambria"/>
          <w:sz w:val="20"/>
          <w:szCs w:val="20"/>
        </w:rPr>
      </w:pPr>
    </w:p>
    <w:p w14:paraId="1D0624BA" w14:textId="66D4BF96" w:rsidR="00436AED" w:rsidRPr="00E7628F" w:rsidRDefault="00436AED" w:rsidP="00636EAD">
      <w:pPr>
        <w:spacing w:after="0" w:line="240" w:lineRule="auto"/>
        <w:ind w:firstLine="576"/>
        <w:jc w:val="both"/>
        <w:rPr>
          <w:rFonts w:ascii="Cambria" w:eastAsia="Times New Roman" w:hAnsi="Cambria"/>
          <w:sz w:val="20"/>
          <w:szCs w:val="20"/>
        </w:rPr>
      </w:pPr>
      <w:r w:rsidRPr="00E7628F">
        <w:rPr>
          <w:rFonts w:ascii="Cambria" w:hAnsi="Cambria"/>
          <w:sz w:val="20"/>
          <w:szCs w:val="20"/>
        </w:rPr>
        <w:t xml:space="preserve"> </w:t>
      </w: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R,s,y-1,j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R,U,s,y,j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R,s,1</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R,s,1</m:t>
                </m:r>
              </m:sub>
              <m:sup>
                <m:r>
                  <w:rPr>
                    <w:rFonts w:ascii="Cambria Math" w:hAnsi="Cambria Math"/>
                    <w:sz w:val="20"/>
                    <w:szCs w:val="20"/>
                  </w:rPr>
                  <m:t>2</m:t>
                </m:r>
              </m:sup>
            </m:sSubSup>
          </m:e>
        </m:d>
        <m:r>
          <w:rPr>
            <w:rFonts w:ascii="Cambria Math" w:hAnsi="Cambria Math"/>
            <w:sz w:val="20"/>
            <w:szCs w:val="20"/>
          </w:rPr>
          <m:t>/2</m:t>
        </m:r>
      </m:oMath>
      <w:r w:rsidRPr="00E7628F">
        <w:rPr>
          <w:rFonts w:ascii="Cambria" w:eastAsia="Times New Roman" w:hAnsi="Cambria"/>
          <w:sz w:val="20"/>
          <w:szCs w:val="20"/>
        </w:rPr>
        <w:t xml:space="preserve"> </w:t>
      </w:r>
      <w:r w:rsidRPr="00E7628F">
        <w:rPr>
          <w:rFonts w:ascii="Cambria" w:eastAsia="Times New Roman" w:hAnsi="Cambria"/>
          <w:sz w:val="20"/>
          <w:szCs w:val="20"/>
        </w:rPr>
        <w:tab/>
      </w:r>
      <w:r w:rsidR="00993DA0">
        <w:rPr>
          <w:rFonts w:ascii="Cambria" w:eastAsia="Times New Roman" w:hAnsi="Cambria"/>
          <w:sz w:val="20"/>
          <w:szCs w:val="20"/>
        </w:rPr>
        <w:tab/>
      </w:r>
      <w:r w:rsidR="00993DA0">
        <w:rPr>
          <w:rFonts w:ascii="Cambria" w:eastAsia="Times New Roman" w:hAnsi="Cambria"/>
          <w:sz w:val="20"/>
          <w:szCs w:val="20"/>
        </w:rPr>
        <w:tab/>
      </w:r>
      <w:r w:rsidRPr="00E7628F">
        <w:rPr>
          <w:rFonts w:ascii="Cambria" w:eastAsia="Times New Roman" w:hAnsi="Cambria"/>
          <w:sz w:val="20"/>
          <w:szCs w:val="20"/>
        </w:rPr>
        <w:t>(5.8)</w:t>
      </w:r>
    </w:p>
    <w:p w14:paraId="7EA59B71" w14:textId="77777777" w:rsidR="000C2DB3" w:rsidRPr="00E7628F" w:rsidRDefault="000C2DB3" w:rsidP="00E60855">
      <w:pPr>
        <w:spacing w:after="0" w:line="240" w:lineRule="auto"/>
        <w:contextualSpacing/>
        <w:jc w:val="both"/>
        <w:rPr>
          <w:rFonts w:ascii="Cambria" w:eastAsia="MS Mincho" w:hAnsi="Cambria"/>
          <w:sz w:val="20"/>
          <w:szCs w:val="20"/>
          <w:lang w:val="en-ZA"/>
        </w:rPr>
      </w:pPr>
    </w:p>
    <w:p w14:paraId="32493783" w14:textId="57402B45" w:rsidR="000C2DB3" w:rsidRPr="00E60855" w:rsidRDefault="00E60855"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47" w:name="_Toc14465980"/>
      <w:bookmarkStart w:id="48" w:name="_Toc14467563"/>
      <w:bookmarkStart w:id="49" w:name="_Toc14467647"/>
      <w:bookmarkStart w:id="50" w:name="_Toc13563337"/>
      <w:bookmarkStart w:id="51" w:name="_Toc13563682"/>
      <w:bookmarkStart w:id="52" w:name="_Toc14465981"/>
      <w:bookmarkStart w:id="53" w:name="_Toc14467564"/>
      <w:bookmarkStart w:id="54" w:name="_Toc14467648"/>
      <w:bookmarkStart w:id="55" w:name="_Toc13563338"/>
      <w:bookmarkStart w:id="56" w:name="_Toc13563683"/>
      <w:bookmarkStart w:id="57" w:name="_Toc14465982"/>
      <w:bookmarkStart w:id="58" w:name="_Toc14467565"/>
      <w:bookmarkStart w:id="59" w:name="_Toc14467649"/>
      <w:bookmarkStart w:id="60" w:name="_Toc13563339"/>
      <w:bookmarkStart w:id="61" w:name="_Toc13563684"/>
      <w:bookmarkStart w:id="62" w:name="_Toc14465983"/>
      <w:bookmarkStart w:id="63" w:name="_Toc14467566"/>
      <w:bookmarkStart w:id="64" w:name="_Toc14467650"/>
      <w:bookmarkStart w:id="65" w:name="_Toc13563340"/>
      <w:bookmarkStart w:id="66" w:name="_Toc13563685"/>
      <w:bookmarkStart w:id="67" w:name="_Toc14465984"/>
      <w:bookmarkStart w:id="68" w:name="_Toc14467567"/>
      <w:bookmarkStart w:id="69" w:name="_Toc14467651"/>
      <w:bookmarkStart w:id="70" w:name="_Toc13563341"/>
      <w:bookmarkStart w:id="71" w:name="_Toc13563686"/>
      <w:bookmarkStart w:id="72" w:name="_Toc14465985"/>
      <w:bookmarkStart w:id="73" w:name="_Toc14467568"/>
      <w:bookmarkStart w:id="74" w:name="_Toc14467652"/>
      <w:bookmarkStart w:id="75" w:name="_Toc82063687"/>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r w:rsidRPr="00E60855">
        <w:rPr>
          <w:rFonts w:ascii="Cambria" w:eastAsia="MS Gothic" w:hAnsi="Cambria"/>
          <w:bCs/>
          <w:iCs/>
          <w:color w:val="000000"/>
          <w:sz w:val="20"/>
          <w:szCs w:val="20"/>
          <w:lang w:val="en-CA"/>
        </w:rPr>
        <w:t xml:space="preserve">5.4 </w:t>
      </w:r>
      <w:r w:rsidR="000C2DB3" w:rsidRPr="00E60855">
        <w:rPr>
          <w:rFonts w:ascii="Cambria" w:eastAsia="MS Gothic" w:hAnsi="Cambria"/>
          <w:bCs/>
          <w:iCs/>
          <w:color w:val="000000"/>
          <w:sz w:val="20"/>
          <w:szCs w:val="20"/>
          <w:lang w:val="en-CA"/>
        </w:rPr>
        <w:t>Possible future spatial distributional changes (movement)</w:t>
      </w:r>
      <w:bookmarkEnd w:id="75"/>
    </w:p>
    <w:p w14:paraId="3DE36100"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570D109E"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Plausible options for future distributional changes (in relative terms) in response to changes in abundance and to possible environmental changes will be considered in a “second round”.</w:t>
      </w:r>
    </w:p>
    <w:p w14:paraId="2B437283" w14:textId="444A5275" w:rsidR="000C2DB3" w:rsidRDefault="000C2DB3" w:rsidP="00636EAD">
      <w:pPr>
        <w:spacing w:after="0" w:line="240" w:lineRule="auto"/>
        <w:jc w:val="both"/>
        <w:rPr>
          <w:rFonts w:ascii="Cambria" w:eastAsia="MS Mincho" w:hAnsi="Cambria"/>
          <w:sz w:val="20"/>
          <w:szCs w:val="20"/>
          <w:lang w:val="en-ZA"/>
        </w:rPr>
      </w:pPr>
    </w:p>
    <w:p w14:paraId="724A1F27" w14:textId="77777777" w:rsidR="00636EAD" w:rsidRPr="00E7628F" w:rsidRDefault="00636EAD" w:rsidP="00636EAD">
      <w:pPr>
        <w:spacing w:after="0" w:line="240" w:lineRule="auto"/>
        <w:jc w:val="both"/>
        <w:rPr>
          <w:rFonts w:ascii="Cambria" w:eastAsia="MS Mincho" w:hAnsi="Cambria"/>
          <w:sz w:val="20"/>
          <w:szCs w:val="20"/>
          <w:lang w:val="en-ZA"/>
        </w:rPr>
      </w:pPr>
    </w:p>
    <w:p w14:paraId="558CE1C2" w14:textId="2E1526E2" w:rsidR="000C2DB3" w:rsidRDefault="000C2DB3" w:rsidP="00636EAD">
      <w:pPr>
        <w:pStyle w:val="Heading1"/>
        <w:spacing w:before="0" w:line="240" w:lineRule="auto"/>
        <w:rPr>
          <w:rFonts w:ascii="Cambria" w:hAnsi="Cambria"/>
          <w:sz w:val="20"/>
          <w:szCs w:val="20"/>
        </w:rPr>
      </w:pPr>
      <w:bookmarkStart w:id="76" w:name="_Toc82063688"/>
      <w:r w:rsidRPr="00E7628F">
        <w:rPr>
          <w:rFonts w:ascii="Cambria" w:hAnsi="Cambria"/>
          <w:sz w:val="20"/>
          <w:szCs w:val="20"/>
        </w:rPr>
        <w:t>FUTURE CATCHES</w:t>
      </w:r>
      <w:bookmarkEnd w:id="76"/>
    </w:p>
    <w:p w14:paraId="7C817501" w14:textId="77777777" w:rsidR="00E60855" w:rsidRPr="00E60855" w:rsidRDefault="00E60855" w:rsidP="00E60855">
      <w:pPr>
        <w:spacing w:after="0" w:line="240" w:lineRule="auto"/>
        <w:rPr>
          <w:lang w:val="en-CA"/>
        </w:rPr>
      </w:pPr>
    </w:p>
    <w:p w14:paraId="66BE17B6" w14:textId="0FC828CE"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77" w:name="_Toc82063689"/>
      <w:r w:rsidRPr="00DE311D">
        <w:rPr>
          <w:rFonts w:ascii="Cambria" w:eastAsia="MS Gothic" w:hAnsi="Cambria"/>
          <w:bCs/>
          <w:iCs/>
          <w:color w:val="000000"/>
          <w:sz w:val="20"/>
          <w:szCs w:val="20"/>
          <w:lang w:val="en-CA"/>
        </w:rPr>
        <w:t>6.1 Catches between 2020 and 2022</w:t>
      </w:r>
      <w:bookmarkEnd w:id="77"/>
    </w:p>
    <w:p w14:paraId="3E6EA199" w14:textId="6A5D07E8" w:rsidR="000C2DB3" w:rsidRPr="00DE311D" w:rsidRDefault="000C2DB3" w:rsidP="00636EAD">
      <w:pPr>
        <w:spacing w:after="0" w:line="240" w:lineRule="auto"/>
        <w:contextualSpacing/>
        <w:jc w:val="both"/>
        <w:rPr>
          <w:rFonts w:ascii="Cambria" w:eastAsia="MS Mincho" w:hAnsi="Cambria"/>
          <w:sz w:val="20"/>
          <w:szCs w:val="20"/>
          <w:lang w:val="en-CA"/>
        </w:rPr>
      </w:pPr>
    </w:p>
    <w:p w14:paraId="0E054885" w14:textId="3F78951D" w:rsidR="00E60855" w:rsidRDefault="00E60855" w:rsidP="00636EAD">
      <w:pPr>
        <w:spacing w:after="0" w:line="240" w:lineRule="auto"/>
        <w:contextualSpacing/>
        <w:jc w:val="both"/>
        <w:rPr>
          <w:rFonts w:ascii="Cambria" w:eastAsia="MS Gothic" w:hAnsi="Cambria"/>
          <w:bCs/>
          <w:iCs/>
          <w:color w:val="000000"/>
          <w:sz w:val="20"/>
          <w:szCs w:val="20"/>
          <w:u w:val="single"/>
          <w:lang w:val="en-ZA" w:eastAsia="en-ZA"/>
        </w:rPr>
      </w:pPr>
      <w:r w:rsidRPr="00993DA0">
        <w:rPr>
          <w:rFonts w:ascii="Cambria" w:eastAsia="MS Gothic" w:hAnsi="Cambria"/>
          <w:bCs/>
          <w:iCs/>
          <w:color w:val="000000"/>
          <w:sz w:val="20"/>
          <w:szCs w:val="20"/>
          <w:u w:val="single"/>
          <w:lang w:val="en-ZA" w:eastAsia="en-ZA"/>
        </w:rPr>
        <w:t>Baseline</w:t>
      </w:r>
    </w:p>
    <w:p w14:paraId="5364F3B3" w14:textId="77777777" w:rsidR="00CB5403" w:rsidRDefault="00CB5403" w:rsidP="00CB5403">
      <w:pPr>
        <w:spacing w:after="0" w:line="240" w:lineRule="auto"/>
        <w:jc w:val="both"/>
        <w:rPr>
          <w:rFonts w:ascii="Cambria" w:eastAsia="MS Mincho" w:hAnsi="Cambria"/>
          <w:b/>
          <w:bCs/>
          <w:sz w:val="20"/>
          <w:szCs w:val="20"/>
          <w:lang w:val="en-ZA"/>
        </w:rPr>
      </w:pPr>
    </w:p>
    <w:p w14:paraId="6080216B" w14:textId="2D55E5FD" w:rsidR="00CB5403" w:rsidRPr="00E7628F" w:rsidRDefault="00CB5403" w:rsidP="00CB5403">
      <w:pPr>
        <w:spacing w:after="0" w:line="240" w:lineRule="auto"/>
        <w:jc w:val="both"/>
        <w:rPr>
          <w:rFonts w:ascii="Cambria" w:eastAsia="MS Mincho" w:hAnsi="Cambria"/>
          <w:sz w:val="20"/>
          <w:szCs w:val="20"/>
          <w:lang w:val="en-ZA"/>
        </w:rPr>
      </w:pPr>
      <w:r w:rsidRPr="00CB5403">
        <w:rPr>
          <w:rFonts w:ascii="Cambria" w:eastAsia="MS Mincho" w:hAnsi="Cambria"/>
          <w:b/>
          <w:bCs/>
          <w:sz w:val="20"/>
          <w:szCs w:val="20"/>
          <w:lang w:val="en-ZA"/>
        </w:rPr>
        <w:t>Table 6.1</w:t>
      </w:r>
      <w:r w:rsidRPr="00E7628F">
        <w:rPr>
          <w:rFonts w:ascii="Cambria" w:eastAsia="MS Mincho" w:hAnsi="Cambria"/>
          <w:sz w:val="20"/>
          <w:szCs w:val="20"/>
          <w:lang w:val="en-ZA"/>
        </w:rPr>
        <w:t>. Recent allocations (tons) by fleet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1276"/>
        <w:gridCol w:w="992"/>
        <w:gridCol w:w="2694"/>
        <w:gridCol w:w="1181"/>
        <w:gridCol w:w="1181"/>
        <w:gridCol w:w="1181"/>
      </w:tblGrid>
      <w:tr w:rsidR="00CB5403" w:rsidRPr="00E7628F" w14:paraId="1DAD0996" w14:textId="77777777" w:rsidTr="00C46F4D">
        <w:trPr>
          <w:trHeight w:val="288"/>
        </w:trPr>
        <w:tc>
          <w:tcPr>
            <w:tcW w:w="562" w:type="dxa"/>
            <w:shd w:val="clear" w:color="auto" w:fill="auto"/>
            <w:noWrap/>
            <w:hideMark/>
          </w:tcPr>
          <w:p w14:paraId="2E8EFD9C" w14:textId="77777777" w:rsidR="00CB5403" w:rsidRPr="00E7628F" w:rsidRDefault="00CB5403" w:rsidP="00C46F4D">
            <w:pPr>
              <w:spacing w:after="0" w:line="240" w:lineRule="auto"/>
              <w:jc w:val="both"/>
              <w:rPr>
                <w:rFonts w:ascii="Cambria" w:eastAsia="MS Mincho" w:hAnsi="Cambria"/>
                <w:b/>
                <w:bCs/>
                <w:sz w:val="20"/>
                <w:szCs w:val="20"/>
                <w:lang w:val="en-ZA"/>
              </w:rPr>
            </w:pPr>
            <w:bookmarkStart w:id="78" w:name="_Hlk18658067"/>
            <w:r w:rsidRPr="00E7628F">
              <w:rPr>
                <w:rFonts w:ascii="Cambria" w:eastAsia="MS Mincho" w:hAnsi="Cambria"/>
                <w:b/>
                <w:bCs/>
                <w:sz w:val="20"/>
                <w:szCs w:val="20"/>
                <w:lang w:val="en-ZA"/>
              </w:rPr>
              <w:t>No</w:t>
            </w:r>
          </w:p>
        </w:tc>
        <w:tc>
          <w:tcPr>
            <w:tcW w:w="1276" w:type="dxa"/>
            <w:shd w:val="clear" w:color="auto" w:fill="auto"/>
            <w:noWrap/>
            <w:hideMark/>
          </w:tcPr>
          <w:p w14:paraId="3EA4073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Fleet</w:t>
            </w:r>
          </w:p>
        </w:tc>
        <w:tc>
          <w:tcPr>
            <w:tcW w:w="992" w:type="dxa"/>
            <w:shd w:val="clear" w:color="auto" w:fill="auto"/>
            <w:noWrap/>
            <w:hideMark/>
          </w:tcPr>
          <w:p w14:paraId="35B49B26" w14:textId="626FA082"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 xml:space="preserve">Area </w:t>
            </w:r>
          </w:p>
        </w:tc>
        <w:tc>
          <w:tcPr>
            <w:tcW w:w="2694" w:type="dxa"/>
            <w:shd w:val="clear" w:color="auto" w:fill="auto"/>
            <w:noWrap/>
            <w:hideMark/>
          </w:tcPr>
          <w:p w14:paraId="6CB0CB0E"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u w:val="single"/>
                <w:lang w:val="en-ZA"/>
              </w:rPr>
              <w:t>C</w:t>
            </w:r>
            <w:r w:rsidRPr="00E7628F">
              <w:rPr>
                <w:rFonts w:ascii="Cambria" w:eastAsia="MS Mincho" w:hAnsi="Cambria"/>
                <w:b/>
                <w:bCs/>
                <w:sz w:val="20"/>
                <w:szCs w:val="20"/>
                <w:lang w:val="en-ZA"/>
              </w:rPr>
              <w:t>ountry</w:t>
            </w:r>
          </w:p>
        </w:tc>
        <w:tc>
          <w:tcPr>
            <w:tcW w:w="1181" w:type="dxa"/>
          </w:tcPr>
          <w:p w14:paraId="556AD88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2020</w:t>
            </w:r>
          </w:p>
        </w:tc>
        <w:tc>
          <w:tcPr>
            <w:tcW w:w="1181" w:type="dxa"/>
            <w:shd w:val="clear" w:color="auto" w:fill="auto"/>
            <w:noWrap/>
            <w:hideMark/>
          </w:tcPr>
          <w:p w14:paraId="7F010050"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2021</w:t>
            </w:r>
          </w:p>
        </w:tc>
        <w:tc>
          <w:tcPr>
            <w:tcW w:w="1181" w:type="dxa"/>
            <w:shd w:val="clear" w:color="auto" w:fill="auto"/>
            <w:noWrap/>
            <w:hideMark/>
          </w:tcPr>
          <w:p w14:paraId="6475FE63" w14:textId="77777777" w:rsidR="00CB5403" w:rsidRPr="00E7628F" w:rsidRDefault="00CB5403" w:rsidP="00C46F4D">
            <w:pPr>
              <w:spacing w:after="0" w:line="240" w:lineRule="auto"/>
              <w:jc w:val="both"/>
              <w:rPr>
                <w:rFonts w:ascii="Cambria" w:eastAsia="MS Mincho" w:hAnsi="Cambria"/>
                <w:b/>
                <w:bCs/>
                <w:sz w:val="20"/>
                <w:szCs w:val="20"/>
                <w:lang w:val="en-ZA"/>
              </w:rPr>
            </w:pPr>
            <w:r w:rsidRPr="00E7628F">
              <w:rPr>
                <w:rFonts w:ascii="Cambria" w:eastAsia="MS Mincho" w:hAnsi="Cambria"/>
                <w:b/>
                <w:bCs/>
                <w:sz w:val="20"/>
                <w:szCs w:val="20"/>
                <w:lang w:val="en-ZA"/>
              </w:rPr>
              <w:t>2022*</w:t>
            </w:r>
          </w:p>
        </w:tc>
      </w:tr>
      <w:tr w:rsidR="00CB5403" w:rsidRPr="00E7628F" w14:paraId="0DA2259C" w14:textId="77777777" w:rsidTr="00C46F4D">
        <w:trPr>
          <w:trHeight w:val="288"/>
        </w:trPr>
        <w:tc>
          <w:tcPr>
            <w:tcW w:w="562" w:type="dxa"/>
            <w:shd w:val="clear" w:color="auto" w:fill="auto"/>
            <w:noWrap/>
            <w:hideMark/>
          </w:tcPr>
          <w:p w14:paraId="12558F5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7769D4B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3213AE2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380CF7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6477CC0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hideMark/>
          </w:tcPr>
          <w:p w14:paraId="62DA922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c>
          <w:tcPr>
            <w:tcW w:w="1181" w:type="dxa"/>
            <w:shd w:val="clear" w:color="auto" w:fill="auto"/>
            <w:noWrap/>
          </w:tcPr>
          <w:p w14:paraId="76253D0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1814.347</w:t>
            </w:r>
          </w:p>
        </w:tc>
      </w:tr>
      <w:tr w:rsidR="00CB5403" w:rsidRPr="00E7628F" w14:paraId="61528FC3" w14:textId="77777777" w:rsidTr="00C46F4D">
        <w:trPr>
          <w:trHeight w:val="288"/>
        </w:trPr>
        <w:tc>
          <w:tcPr>
            <w:tcW w:w="562" w:type="dxa"/>
            <w:shd w:val="clear" w:color="auto" w:fill="auto"/>
            <w:noWrap/>
            <w:hideMark/>
          </w:tcPr>
          <w:p w14:paraId="208987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572D4F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005C09C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5EFCCA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3B8A960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hideMark/>
          </w:tcPr>
          <w:p w14:paraId="4EA9983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c>
          <w:tcPr>
            <w:tcW w:w="1181" w:type="dxa"/>
            <w:shd w:val="clear" w:color="auto" w:fill="auto"/>
            <w:noWrap/>
          </w:tcPr>
          <w:p w14:paraId="5B40D5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686.546</w:t>
            </w:r>
          </w:p>
        </w:tc>
      </w:tr>
      <w:tr w:rsidR="00CB5403" w:rsidRPr="00E7628F" w14:paraId="406D0F4C" w14:textId="77777777" w:rsidTr="00C46F4D">
        <w:trPr>
          <w:trHeight w:val="288"/>
        </w:trPr>
        <w:tc>
          <w:tcPr>
            <w:tcW w:w="562" w:type="dxa"/>
            <w:shd w:val="clear" w:color="auto" w:fill="auto"/>
            <w:noWrap/>
            <w:hideMark/>
          </w:tcPr>
          <w:p w14:paraId="376208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w:t>
            </w:r>
          </w:p>
        </w:tc>
        <w:tc>
          <w:tcPr>
            <w:tcW w:w="1276" w:type="dxa"/>
            <w:shd w:val="clear" w:color="auto" w:fill="auto"/>
            <w:noWrap/>
            <w:hideMark/>
          </w:tcPr>
          <w:p w14:paraId="46FF30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LLOTH</w:t>
            </w:r>
          </w:p>
        </w:tc>
        <w:tc>
          <w:tcPr>
            <w:tcW w:w="992" w:type="dxa"/>
            <w:shd w:val="clear" w:color="auto" w:fill="auto"/>
            <w:noWrap/>
            <w:hideMark/>
          </w:tcPr>
          <w:p w14:paraId="46E8ABA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670F10E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except Japan</w:t>
            </w:r>
          </w:p>
        </w:tc>
        <w:tc>
          <w:tcPr>
            <w:tcW w:w="1181" w:type="dxa"/>
          </w:tcPr>
          <w:p w14:paraId="4808F7F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170.273</w:t>
            </w:r>
          </w:p>
        </w:tc>
        <w:tc>
          <w:tcPr>
            <w:tcW w:w="1181" w:type="dxa"/>
            <w:shd w:val="clear" w:color="auto" w:fill="auto"/>
            <w:noWrap/>
            <w:hideMark/>
          </w:tcPr>
          <w:p w14:paraId="1B1E7EF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c>
          <w:tcPr>
            <w:tcW w:w="1181" w:type="dxa"/>
            <w:shd w:val="clear" w:color="auto" w:fill="auto"/>
            <w:noWrap/>
          </w:tcPr>
          <w:p w14:paraId="7BF9FD0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299.243</w:t>
            </w:r>
          </w:p>
        </w:tc>
      </w:tr>
      <w:tr w:rsidR="00CB5403" w:rsidRPr="00E7628F" w14:paraId="66155258" w14:textId="77777777" w:rsidTr="00C46F4D">
        <w:trPr>
          <w:trHeight w:val="288"/>
        </w:trPr>
        <w:tc>
          <w:tcPr>
            <w:tcW w:w="562" w:type="dxa"/>
            <w:shd w:val="clear" w:color="auto" w:fill="auto"/>
            <w:noWrap/>
            <w:hideMark/>
          </w:tcPr>
          <w:p w14:paraId="32F0A5F6"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551B8F8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1D5F157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3C7A9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7DBCD9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hideMark/>
          </w:tcPr>
          <w:p w14:paraId="51012C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c>
          <w:tcPr>
            <w:tcW w:w="1181" w:type="dxa"/>
            <w:shd w:val="clear" w:color="auto" w:fill="auto"/>
            <w:noWrap/>
          </w:tcPr>
          <w:p w14:paraId="35179E0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2819.000</w:t>
            </w:r>
          </w:p>
        </w:tc>
      </w:tr>
      <w:tr w:rsidR="00CB5403" w:rsidRPr="00E7628F" w14:paraId="39EC7498" w14:textId="77777777" w:rsidTr="00C46F4D">
        <w:trPr>
          <w:trHeight w:val="288"/>
        </w:trPr>
        <w:tc>
          <w:tcPr>
            <w:tcW w:w="562" w:type="dxa"/>
            <w:shd w:val="clear" w:color="auto" w:fill="auto"/>
            <w:noWrap/>
            <w:hideMark/>
          </w:tcPr>
          <w:p w14:paraId="5B04ECD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18</w:t>
            </w:r>
          </w:p>
        </w:tc>
        <w:tc>
          <w:tcPr>
            <w:tcW w:w="1276" w:type="dxa"/>
            <w:shd w:val="clear" w:color="auto" w:fill="auto"/>
            <w:noWrap/>
            <w:hideMark/>
          </w:tcPr>
          <w:p w14:paraId="66FE92A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LLJPN</w:t>
            </w:r>
          </w:p>
        </w:tc>
        <w:tc>
          <w:tcPr>
            <w:tcW w:w="992" w:type="dxa"/>
            <w:shd w:val="clear" w:color="auto" w:fill="auto"/>
            <w:noWrap/>
            <w:hideMark/>
          </w:tcPr>
          <w:p w14:paraId="4F4DD4E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7ECBA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Japan</w:t>
            </w:r>
          </w:p>
        </w:tc>
        <w:tc>
          <w:tcPr>
            <w:tcW w:w="1181" w:type="dxa"/>
          </w:tcPr>
          <w:p w14:paraId="4FB680F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407.578</w:t>
            </w:r>
          </w:p>
        </w:tc>
        <w:tc>
          <w:tcPr>
            <w:tcW w:w="1181" w:type="dxa"/>
            <w:shd w:val="clear" w:color="auto" w:fill="auto"/>
            <w:noWrap/>
            <w:hideMark/>
          </w:tcPr>
          <w:p w14:paraId="277D5A7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c>
          <w:tcPr>
            <w:tcW w:w="1181" w:type="dxa"/>
            <w:shd w:val="clear" w:color="auto" w:fill="auto"/>
            <w:noWrap/>
          </w:tcPr>
          <w:p w14:paraId="0F047A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407.480</w:t>
            </w:r>
          </w:p>
        </w:tc>
      </w:tr>
      <w:tr w:rsidR="00CB5403" w:rsidRPr="00E7628F" w14:paraId="6EAD4AAF" w14:textId="77777777" w:rsidTr="00C46F4D">
        <w:trPr>
          <w:trHeight w:val="288"/>
        </w:trPr>
        <w:tc>
          <w:tcPr>
            <w:tcW w:w="562" w:type="dxa"/>
            <w:shd w:val="clear" w:color="auto" w:fill="auto"/>
            <w:noWrap/>
            <w:hideMark/>
          </w:tcPr>
          <w:p w14:paraId="3F41C24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4</w:t>
            </w:r>
          </w:p>
        </w:tc>
        <w:tc>
          <w:tcPr>
            <w:tcW w:w="1276" w:type="dxa"/>
            <w:shd w:val="clear" w:color="auto" w:fill="auto"/>
            <w:noWrap/>
            <w:hideMark/>
          </w:tcPr>
          <w:p w14:paraId="58C746E8"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BBnew</w:t>
            </w:r>
            <w:proofErr w:type="spellEnd"/>
          </w:p>
        </w:tc>
        <w:tc>
          <w:tcPr>
            <w:tcW w:w="992" w:type="dxa"/>
            <w:shd w:val="clear" w:color="auto" w:fill="auto"/>
            <w:noWrap/>
            <w:hideMark/>
          </w:tcPr>
          <w:p w14:paraId="6FF80AB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19BF356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France and Spain in Bay of Biscay</w:t>
            </w:r>
          </w:p>
        </w:tc>
        <w:tc>
          <w:tcPr>
            <w:tcW w:w="1181" w:type="dxa"/>
          </w:tcPr>
          <w:p w14:paraId="5770185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hideMark/>
          </w:tcPr>
          <w:p w14:paraId="02639C3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c>
          <w:tcPr>
            <w:tcW w:w="1181" w:type="dxa"/>
            <w:shd w:val="clear" w:color="auto" w:fill="auto"/>
            <w:noWrap/>
          </w:tcPr>
          <w:p w14:paraId="426D1AE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888.873</w:t>
            </w:r>
          </w:p>
        </w:tc>
      </w:tr>
      <w:tr w:rsidR="00CB5403" w:rsidRPr="00E7628F" w14:paraId="78A8A27D" w14:textId="77777777" w:rsidTr="00C46F4D">
        <w:trPr>
          <w:trHeight w:val="288"/>
        </w:trPr>
        <w:tc>
          <w:tcPr>
            <w:tcW w:w="562" w:type="dxa"/>
            <w:shd w:val="clear" w:color="auto" w:fill="auto"/>
            <w:noWrap/>
            <w:hideMark/>
          </w:tcPr>
          <w:p w14:paraId="091712B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7</w:t>
            </w:r>
          </w:p>
        </w:tc>
        <w:tc>
          <w:tcPr>
            <w:tcW w:w="1276" w:type="dxa"/>
            <w:shd w:val="clear" w:color="auto" w:fill="auto"/>
            <w:noWrap/>
            <w:hideMark/>
          </w:tcPr>
          <w:p w14:paraId="5535A2C3"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PSMEDnew</w:t>
            </w:r>
            <w:proofErr w:type="spellEnd"/>
          </w:p>
        </w:tc>
        <w:tc>
          <w:tcPr>
            <w:tcW w:w="992" w:type="dxa"/>
            <w:shd w:val="clear" w:color="auto" w:fill="auto"/>
            <w:noWrap/>
            <w:hideMark/>
          </w:tcPr>
          <w:p w14:paraId="05B1FA18"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17D429B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All PS except Croatia in Med</w:t>
            </w:r>
          </w:p>
        </w:tc>
        <w:tc>
          <w:tcPr>
            <w:tcW w:w="1181" w:type="dxa"/>
          </w:tcPr>
          <w:p w14:paraId="4151E1EC"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hideMark/>
          </w:tcPr>
          <w:p w14:paraId="7D54DF4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c>
          <w:tcPr>
            <w:tcW w:w="1181" w:type="dxa"/>
            <w:shd w:val="clear" w:color="auto" w:fill="auto"/>
            <w:noWrap/>
          </w:tcPr>
          <w:p w14:paraId="3C0721C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21523.709</w:t>
            </w:r>
          </w:p>
        </w:tc>
      </w:tr>
      <w:tr w:rsidR="00CB5403" w:rsidRPr="00E7628F" w14:paraId="2AB34D5E" w14:textId="77777777" w:rsidTr="00C46F4D">
        <w:trPr>
          <w:trHeight w:val="288"/>
        </w:trPr>
        <w:tc>
          <w:tcPr>
            <w:tcW w:w="562" w:type="dxa"/>
            <w:shd w:val="clear" w:color="auto" w:fill="auto"/>
            <w:noWrap/>
            <w:hideMark/>
          </w:tcPr>
          <w:p w14:paraId="786EA0A0"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8</w:t>
            </w:r>
          </w:p>
        </w:tc>
        <w:tc>
          <w:tcPr>
            <w:tcW w:w="1276" w:type="dxa"/>
            <w:shd w:val="clear" w:color="auto" w:fill="auto"/>
            <w:noWrap/>
            <w:hideMark/>
          </w:tcPr>
          <w:p w14:paraId="471506D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PSNOR</w:t>
            </w:r>
          </w:p>
        </w:tc>
        <w:tc>
          <w:tcPr>
            <w:tcW w:w="992" w:type="dxa"/>
            <w:shd w:val="clear" w:color="auto" w:fill="auto"/>
            <w:noWrap/>
            <w:hideMark/>
          </w:tcPr>
          <w:p w14:paraId="0CB47BE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0301912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Norway</w:t>
            </w:r>
          </w:p>
        </w:tc>
        <w:tc>
          <w:tcPr>
            <w:tcW w:w="1181" w:type="dxa"/>
          </w:tcPr>
          <w:p w14:paraId="6E29546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hideMark/>
          </w:tcPr>
          <w:p w14:paraId="42982D8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c>
          <w:tcPr>
            <w:tcW w:w="1181" w:type="dxa"/>
            <w:shd w:val="clear" w:color="auto" w:fill="auto"/>
            <w:noWrap/>
          </w:tcPr>
          <w:p w14:paraId="6317FF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272.257</w:t>
            </w:r>
          </w:p>
        </w:tc>
      </w:tr>
      <w:tr w:rsidR="00CB5403" w:rsidRPr="00E7628F" w14:paraId="3B1BE83A" w14:textId="77777777" w:rsidTr="00C46F4D">
        <w:trPr>
          <w:trHeight w:val="288"/>
        </w:trPr>
        <w:tc>
          <w:tcPr>
            <w:tcW w:w="562" w:type="dxa"/>
            <w:shd w:val="clear" w:color="auto" w:fill="auto"/>
            <w:noWrap/>
            <w:hideMark/>
          </w:tcPr>
          <w:p w14:paraId="3BABC8C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9</w:t>
            </w:r>
          </w:p>
        </w:tc>
        <w:tc>
          <w:tcPr>
            <w:tcW w:w="1276" w:type="dxa"/>
            <w:shd w:val="clear" w:color="auto" w:fill="auto"/>
            <w:noWrap/>
            <w:hideMark/>
          </w:tcPr>
          <w:p w14:paraId="4841FB3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PSHRV</w:t>
            </w:r>
          </w:p>
        </w:tc>
        <w:tc>
          <w:tcPr>
            <w:tcW w:w="992" w:type="dxa"/>
            <w:shd w:val="clear" w:color="auto" w:fill="auto"/>
            <w:noWrap/>
            <w:hideMark/>
          </w:tcPr>
          <w:p w14:paraId="264E678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Med</w:t>
            </w:r>
          </w:p>
        </w:tc>
        <w:tc>
          <w:tcPr>
            <w:tcW w:w="2694" w:type="dxa"/>
            <w:shd w:val="clear" w:color="auto" w:fill="auto"/>
            <w:noWrap/>
            <w:hideMark/>
          </w:tcPr>
          <w:p w14:paraId="28E6B95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Croatia</w:t>
            </w:r>
          </w:p>
        </w:tc>
        <w:tc>
          <w:tcPr>
            <w:tcW w:w="1181" w:type="dxa"/>
          </w:tcPr>
          <w:p w14:paraId="36618F9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hideMark/>
          </w:tcPr>
          <w:p w14:paraId="57CE1175"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c>
          <w:tcPr>
            <w:tcW w:w="1181" w:type="dxa"/>
            <w:shd w:val="clear" w:color="auto" w:fill="auto"/>
            <w:noWrap/>
          </w:tcPr>
          <w:p w14:paraId="1780968A"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869.481</w:t>
            </w:r>
          </w:p>
        </w:tc>
      </w:tr>
      <w:tr w:rsidR="00CB5403" w:rsidRPr="00E7628F" w14:paraId="207BAA2D" w14:textId="77777777" w:rsidTr="00C46F4D">
        <w:trPr>
          <w:trHeight w:val="288"/>
        </w:trPr>
        <w:tc>
          <w:tcPr>
            <w:tcW w:w="562" w:type="dxa"/>
            <w:shd w:val="clear" w:color="auto" w:fill="auto"/>
            <w:noWrap/>
            <w:hideMark/>
          </w:tcPr>
          <w:p w14:paraId="38A8C67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11</w:t>
            </w:r>
          </w:p>
        </w:tc>
        <w:tc>
          <w:tcPr>
            <w:tcW w:w="1276" w:type="dxa"/>
            <w:shd w:val="clear" w:color="auto" w:fill="auto"/>
            <w:noWrap/>
            <w:hideMark/>
          </w:tcPr>
          <w:p w14:paraId="3DD2DBC9"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PSWnew</w:t>
            </w:r>
            <w:proofErr w:type="spellEnd"/>
          </w:p>
        </w:tc>
        <w:tc>
          <w:tcPr>
            <w:tcW w:w="992" w:type="dxa"/>
            <w:shd w:val="clear" w:color="auto" w:fill="auto"/>
            <w:noWrap/>
            <w:hideMark/>
          </w:tcPr>
          <w:p w14:paraId="5D4680F7"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74CE607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USA, Canada</w:t>
            </w:r>
          </w:p>
        </w:tc>
        <w:tc>
          <w:tcPr>
            <w:tcW w:w="1181" w:type="dxa"/>
          </w:tcPr>
          <w:p w14:paraId="2C5896A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hideMark/>
          </w:tcPr>
          <w:p w14:paraId="5D98F05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c>
          <w:tcPr>
            <w:tcW w:w="1181" w:type="dxa"/>
            <w:shd w:val="clear" w:color="auto" w:fill="auto"/>
            <w:noWrap/>
          </w:tcPr>
          <w:p w14:paraId="4F48373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0</w:t>
            </w:r>
          </w:p>
        </w:tc>
      </w:tr>
      <w:tr w:rsidR="00CB5403" w:rsidRPr="00E7628F" w14:paraId="516F5361" w14:textId="77777777" w:rsidTr="00C46F4D">
        <w:trPr>
          <w:trHeight w:val="288"/>
        </w:trPr>
        <w:tc>
          <w:tcPr>
            <w:tcW w:w="562" w:type="dxa"/>
            <w:shd w:val="clear" w:color="auto" w:fill="auto"/>
            <w:noWrap/>
            <w:hideMark/>
          </w:tcPr>
          <w:p w14:paraId="433C4EB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13</w:t>
            </w:r>
          </w:p>
        </w:tc>
        <w:tc>
          <w:tcPr>
            <w:tcW w:w="1276" w:type="dxa"/>
            <w:shd w:val="clear" w:color="auto" w:fill="auto"/>
            <w:noWrap/>
            <w:hideMark/>
          </w:tcPr>
          <w:p w14:paraId="7BA4E8E5" w14:textId="77777777" w:rsidR="00CB5403" w:rsidRPr="00E7628F" w:rsidRDefault="00CB5403" w:rsidP="00C46F4D">
            <w:pPr>
              <w:spacing w:after="0" w:line="240" w:lineRule="auto"/>
              <w:jc w:val="both"/>
              <w:rPr>
                <w:rFonts w:ascii="Cambria" w:eastAsia="MS Mincho" w:hAnsi="Cambria"/>
                <w:sz w:val="20"/>
                <w:szCs w:val="20"/>
                <w:lang w:val="en-ZA"/>
              </w:rPr>
            </w:pPr>
            <w:proofErr w:type="spellStart"/>
            <w:r w:rsidRPr="00E7628F">
              <w:rPr>
                <w:rFonts w:ascii="Cambria" w:eastAsia="MS Mincho" w:hAnsi="Cambria"/>
                <w:sz w:val="20"/>
                <w:szCs w:val="20"/>
                <w:lang w:val="en-ZA"/>
              </w:rPr>
              <w:t>TPnew</w:t>
            </w:r>
            <w:proofErr w:type="spellEnd"/>
          </w:p>
        </w:tc>
        <w:tc>
          <w:tcPr>
            <w:tcW w:w="992" w:type="dxa"/>
            <w:shd w:val="clear" w:color="auto" w:fill="auto"/>
            <w:noWrap/>
            <w:hideMark/>
          </w:tcPr>
          <w:p w14:paraId="0087834B"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East</w:t>
            </w:r>
          </w:p>
        </w:tc>
        <w:tc>
          <w:tcPr>
            <w:tcW w:w="2694" w:type="dxa"/>
            <w:shd w:val="clear" w:color="auto" w:fill="auto"/>
            <w:noWrap/>
            <w:hideMark/>
          </w:tcPr>
          <w:p w14:paraId="69C48F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Spain, Morocco and Portugal</w:t>
            </w:r>
          </w:p>
        </w:tc>
        <w:tc>
          <w:tcPr>
            <w:tcW w:w="1181" w:type="dxa"/>
          </w:tcPr>
          <w:p w14:paraId="34C2886E"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hideMark/>
          </w:tcPr>
          <w:p w14:paraId="25F8C239"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c>
          <w:tcPr>
            <w:tcW w:w="1181" w:type="dxa"/>
            <w:shd w:val="clear" w:color="auto" w:fill="auto"/>
            <w:noWrap/>
          </w:tcPr>
          <w:p w14:paraId="533FCB83"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5243.202</w:t>
            </w:r>
          </w:p>
        </w:tc>
      </w:tr>
      <w:tr w:rsidR="00CB5403" w:rsidRPr="00E7628F" w14:paraId="51603E48" w14:textId="77777777" w:rsidTr="00C46F4D">
        <w:trPr>
          <w:trHeight w:val="288"/>
        </w:trPr>
        <w:tc>
          <w:tcPr>
            <w:tcW w:w="562" w:type="dxa"/>
            <w:shd w:val="clear" w:color="auto" w:fill="auto"/>
            <w:noWrap/>
            <w:hideMark/>
          </w:tcPr>
          <w:p w14:paraId="36DE949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14</w:t>
            </w:r>
          </w:p>
        </w:tc>
        <w:tc>
          <w:tcPr>
            <w:tcW w:w="1276" w:type="dxa"/>
            <w:shd w:val="clear" w:color="auto" w:fill="auto"/>
            <w:noWrap/>
            <w:hideMark/>
          </w:tcPr>
          <w:p w14:paraId="13F660D6" w14:textId="1A40ADA8"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RRC</w:t>
            </w:r>
            <w:r w:rsidR="002D41BE">
              <w:rPr>
                <w:rFonts w:ascii="Cambria" w:eastAsia="MS Mincho" w:hAnsi="Cambria"/>
                <w:sz w:val="20"/>
                <w:szCs w:val="20"/>
                <w:lang w:val="en-ZA"/>
              </w:rPr>
              <w:t>AN</w:t>
            </w:r>
          </w:p>
        </w:tc>
        <w:tc>
          <w:tcPr>
            <w:tcW w:w="992" w:type="dxa"/>
            <w:shd w:val="clear" w:color="auto" w:fill="auto"/>
            <w:noWrap/>
            <w:hideMark/>
          </w:tcPr>
          <w:p w14:paraId="6DEDA344"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West</w:t>
            </w:r>
          </w:p>
        </w:tc>
        <w:tc>
          <w:tcPr>
            <w:tcW w:w="2694" w:type="dxa"/>
            <w:shd w:val="clear" w:color="auto" w:fill="auto"/>
            <w:noWrap/>
            <w:hideMark/>
          </w:tcPr>
          <w:p w14:paraId="509D6A61"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Canada</w:t>
            </w:r>
          </w:p>
        </w:tc>
        <w:tc>
          <w:tcPr>
            <w:tcW w:w="1181" w:type="dxa"/>
          </w:tcPr>
          <w:p w14:paraId="4206DCAF"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461.443</w:t>
            </w:r>
          </w:p>
        </w:tc>
        <w:tc>
          <w:tcPr>
            <w:tcW w:w="1181" w:type="dxa"/>
            <w:shd w:val="clear" w:color="auto" w:fill="auto"/>
            <w:noWrap/>
            <w:hideMark/>
          </w:tcPr>
          <w:p w14:paraId="1C4D106D"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c>
          <w:tcPr>
            <w:tcW w:w="1181" w:type="dxa"/>
            <w:shd w:val="clear" w:color="auto" w:fill="auto"/>
            <w:noWrap/>
          </w:tcPr>
          <w:p w14:paraId="537BD9D2" w14:textId="77777777" w:rsidR="00CB5403" w:rsidRPr="00E7628F" w:rsidRDefault="00CB5403" w:rsidP="00C46F4D">
            <w:pPr>
              <w:spacing w:after="0" w:line="240" w:lineRule="auto"/>
              <w:jc w:val="both"/>
              <w:rPr>
                <w:rFonts w:ascii="Cambria" w:eastAsia="MS Mincho" w:hAnsi="Cambria"/>
                <w:sz w:val="20"/>
                <w:szCs w:val="20"/>
                <w:lang w:val="en-ZA"/>
              </w:rPr>
            </w:pPr>
            <w:r w:rsidRPr="00E7628F">
              <w:rPr>
                <w:rFonts w:ascii="Cambria" w:hAnsi="Cambria"/>
                <w:sz w:val="20"/>
                <w:szCs w:val="20"/>
              </w:rPr>
              <w:t>415.176</w:t>
            </w:r>
          </w:p>
        </w:tc>
      </w:tr>
      <w:tr w:rsidR="00CB5403" w:rsidRPr="00874089" w14:paraId="4EEE1D98" w14:textId="77777777" w:rsidTr="00C46F4D">
        <w:trPr>
          <w:trHeight w:val="288"/>
        </w:trPr>
        <w:tc>
          <w:tcPr>
            <w:tcW w:w="562" w:type="dxa"/>
            <w:shd w:val="clear" w:color="auto" w:fill="auto"/>
            <w:noWrap/>
            <w:hideMark/>
          </w:tcPr>
          <w:p w14:paraId="744226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15</w:t>
            </w:r>
          </w:p>
        </w:tc>
        <w:tc>
          <w:tcPr>
            <w:tcW w:w="1276" w:type="dxa"/>
            <w:shd w:val="clear" w:color="auto" w:fill="auto"/>
            <w:noWrap/>
            <w:hideMark/>
          </w:tcPr>
          <w:p w14:paraId="28D3730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RRUSAFS</w:t>
            </w:r>
          </w:p>
        </w:tc>
        <w:tc>
          <w:tcPr>
            <w:tcW w:w="992" w:type="dxa"/>
            <w:shd w:val="clear" w:color="auto" w:fill="auto"/>
            <w:noWrap/>
            <w:hideMark/>
          </w:tcPr>
          <w:p w14:paraId="52EF960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4C5C3C6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0986006E"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192.554</w:t>
            </w:r>
          </w:p>
        </w:tc>
        <w:tc>
          <w:tcPr>
            <w:tcW w:w="1181" w:type="dxa"/>
            <w:shd w:val="clear" w:color="auto" w:fill="auto"/>
            <w:noWrap/>
            <w:hideMark/>
          </w:tcPr>
          <w:p w14:paraId="74CB3A99"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c>
          <w:tcPr>
            <w:tcW w:w="1181" w:type="dxa"/>
            <w:shd w:val="clear" w:color="auto" w:fill="auto"/>
            <w:noWrap/>
          </w:tcPr>
          <w:p w14:paraId="3393FA17"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167.676</w:t>
            </w:r>
          </w:p>
        </w:tc>
      </w:tr>
      <w:tr w:rsidR="00CB5403" w:rsidRPr="00874089" w14:paraId="45C0C37D" w14:textId="77777777" w:rsidTr="00C46F4D">
        <w:trPr>
          <w:trHeight w:val="288"/>
        </w:trPr>
        <w:tc>
          <w:tcPr>
            <w:tcW w:w="562" w:type="dxa"/>
            <w:shd w:val="clear" w:color="auto" w:fill="auto"/>
            <w:noWrap/>
            <w:hideMark/>
          </w:tcPr>
          <w:p w14:paraId="1FF236DF"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16</w:t>
            </w:r>
          </w:p>
        </w:tc>
        <w:tc>
          <w:tcPr>
            <w:tcW w:w="1276" w:type="dxa"/>
            <w:shd w:val="clear" w:color="auto" w:fill="auto"/>
            <w:noWrap/>
            <w:hideMark/>
          </w:tcPr>
          <w:p w14:paraId="2A2FDD0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RRUSAFB</w:t>
            </w:r>
          </w:p>
        </w:tc>
        <w:tc>
          <w:tcPr>
            <w:tcW w:w="992" w:type="dxa"/>
            <w:shd w:val="clear" w:color="auto" w:fill="auto"/>
            <w:noWrap/>
            <w:hideMark/>
          </w:tcPr>
          <w:p w14:paraId="093E60F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West</w:t>
            </w:r>
          </w:p>
        </w:tc>
        <w:tc>
          <w:tcPr>
            <w:tcW w:w="2694" w:type="dxa"/>
            <w:shd w:val="clear" w:color="auto" w:fill="auto"/>
            <w:noWrap/>
            <w:hideMark/>
          </w:tcPr>
          <w:p w14:paraId="391A589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USA</w:t>
            </w:r>
          </w:p>
        </w:tc>
        <w:tc>
          <w:tcPr>
            <w:tcW w:w="1181" w:type="dxa"/>
          </w:tcPr>
          <w:p w14:paraId="42C48A0B"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811.061</w:t>
            </w:r>
          </w:p>
        </w:tc>
        <w:tc>
          <w:tcPr>
            <w:tcW w:w="1181" w:type="dxa"/>
            <w:shd w:val="clear" w:color="auto" w:fill="auto"/>
            <w:noWrap/>
            <w:hideMark/>
          </w:tcPr>
          <w:p w14:paraId="08F099E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c>
          <w:tcPr>
            <w:tcW w:w="1181" w:type="dxa"/>
            <w:shd w:val="clear" w:color="auto" w:fill="auto"/>
            <w:noWrap/>
          </w:tcPr>
          <w:p w14:paraId="114CAE2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991.969</w:t>
            </w:r>
          </w:p>
        </w:tc>
      </w:tr>
      <w:tr w:rsidR="00CB5403" w:rsidRPr="00874089" w14:paraId="46C3D2D4" w14:textId="77777777" w:rsidTr="00C46F4D">
        <w:trPr>
          <w:trHeight w:val="288"/>
        </w:trPr>
        <w:tc>
          <w:tcPr>
            <w:tcW w:w="562" w:type="dxa"/>
            <w:shd w:val="clear" w:color="auto" w:fill="auto"/>
            <w:noWrap/>
          </w:tcPr>
          <w:p w14:paraId="0F185F4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50C5B4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36173C0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Med</w:t>
            </w:r>
          </w:p>
        </w:tc>
        <w:tc>
          <w:tcPr>
            <w:tcW w:w="2694" w:type="dxa"/>
            <w:shd w:val="clear" w:color="auto" w:fill="auto"/>
            <w:noWrap/>
          </w:tcPr>
          <w:p w14:paraId="346725C6"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7420E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2CDBF571"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c>
          <w:tcPr>
            <w:tcW w:w="1181" w:type="dxa"/>
            <w:shd w:val="clear" w:color="auto" w:fill="auto"/>
            <w:noWrap/>
          </w:tcPr>
          <w:p w14:paraId="0D63BFDA"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818.626</w:t>
            </w:r>
          </w:p>
        </w:tc>
      </w:tr>
      <w:tr w:rsidR="00CB5403" w:rsidRPr="00874089" w14:paraId="151718AC" w14:textId="77777777" w:rsidTr="00C46F4D">
        <w:trPr>
          <w:trHeight w:val="288"/>
        </w:trPr>
        <w:tc>
          <w:tcPr>
            <w:tcW w:w="562" w:type="dxa"/>
            <w:shd w:val="clear" w:color="auto" w:fill="auto"/>
            <w:noWrap/>
          </w:tcPr>
          <w:p w14:paraId="617BF78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6BD451E1"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4B562265"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East</w:t>
            </w:r>
          </w:p>
        </w:tc>
        <w:tc>
          <w:tcPr>
            <w:tcW w:w="2694" w:type="dxa"/>
            <w:shd w:val="clear" w:color="auto" w:fill="auto"/>
            <w:noWrap/>
          </w:tcPr>
          <w:p w14:paraId="427247B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35354AB0"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587EFF4D"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c>
          <w:tcPr>
            <w:tcW w:w="1181" w:type="dxa"/>
            <w:shd w:val="clear" w:color="auto" w:fill="auto"/>
            <w:noWrap/>
          </w:tcPr>
          <w:p w14:paraId="1B15241C"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1063.791</w:t>
            </w:r>
          </w:p>
        </w:tc>
      </w:tr>
      <w:tr w:rsidR="00CB5403" w:rsidRPr="00874089" w14:paraId="5F137646" w14:textId="77777777" w:rsidTr="00C46F4D">
        <w:trPr>
          <w:trHeight w:val="288"/>
        </w:trPr>
        <w:tc>
          <w:tcPr>
            <w:tcW w:w="562" w:type="dxa"/>
            <w:shd w:val="clear" w:color="auto" w:fill="auto"/>
            <w:noWrap/>
          </w:tcPr>
          <w:p w14:paraId="321A3170"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17</w:t>
            </w:r>
          </w:p>
        </w:tc>
        <w:tc>
          <w:tcPr>
            <w:tcW w:w="1276" w:type="dxa"/>
            <w:shd w:val="clear" w:color="auto" w:fill="auto"/>
            <w:noWrap/>
          </w:tcPr>
          <w:p w14:paraId="31E75CF2"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OTHERS</w:t>
            </w:r>
          </w:p>
        </w:tc>
        <w:tc>
          <w:tcPr>
            <w:tcW w:w="992" w:type="dxa"/>
            <w:shd w:val="clear" w:color="auto" w:fill="auto"/>
            <w:noWrap/>
          </w:tcPr>
          <w:p w14:paraId="13E57FCA"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hAnsi="Cambria"/>
                <w:sz w:val="20"/>
                <w:szCs w:val="20"/>
              </w:rPr>
              <w:t>West</w:t>
            </w:r>
          </w:p>
        </w:tc>
        <w:tc>
          <w:tcPr>
            <w:tcW w:w="2694" w:type="dxa"/>
            <w:shd w:val="clear" w:color="auto" w:fill="auto"/>
            <w:noWrap/>
          </w:tcPr>
          <w:p w14:paraId="666433FC" w14:textId="77777777" w:rsidR="00CB5403" w:rsidRPr="00874089" w:rsidRDefault="00CB5403" w:rsidP="00C46F4D">
            <w:pPr>
              <w:spacing w:after="0" w:line="240" w:lineRule="auto"/>
              <w:jc w:val="both"/>
              <w:rPr>
                <w:rFonts w:ascii="Cambria" w:eastAsia="MS Mincho" w:hAnsi="Cambria"/>
                <w:sz w:val="20"/>
                <w:szCs w:val="20"/>
                <w:lang w:val="en-ZA"/>
              </w:rPr>
            </w:pPr>
            <w:r w:rsidRPr="00874089">
              <w:rPr>
                <w:rFonts w:ascii="Cambria" w:eastAsia="MS Mincho" w:hAnsi="Cambria"/>
                <w:sz w:val="20"/>
                <w:szCs w:val="20"/>
                <w:lang w:val="en-ZA"/>
              </w:rPr>
              <w:t>All others</w:t>
            </w:r>
          </w:p>
        </w:tc>
        <w:tc>
          <w:tcPr>
            <w:tcW w:w="1181" w:type="dxa"/>
          </w:tcPr>
          <w:p w14:paraId="2D2B2EF4"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135.966</w:t>
            </w:r>
          </w:p>
        </w:tc>
        <w:tc>
          <w:tcPr>
            <w:tcW w:w="1181" w:type="dxa"/>
            <w:shd w:val="clear" w:color="auto" w:fill="auto"/>
            <w:noWrap/>
          </w:tcPr>
          <w:p w14:paraId="6CB50966"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c>
          <w:tcPr>
            <w:tcW w:w="1181" w:type="dxa"/>
            <w:shd w:val="clear" w:color="auto" w:fill="auto"/>
            <w:noWrap/>
          </w:tcPr>
          <w:p w14:paraId="7836882F" w14:textId="77777777" w:rsidR="00CB5403" w:rsidRPr="00874089" w:rsidRDefault="00CB5403" w:rsidP="00C46F4D">
            <w:pPr>
              <w:spacing w:after="0" w:line="240" w:lineRule="auto"/>
              <w:jc w:val="both"/>
              <w:rPr>
                <w:rFonts w:ascii="Cambria" w:hAnsi="Cambria"/>
                <w:sz w:val="20"/>
                <w:szCs w:val="20"/>
              </w:rPr>
            </w:pPr>
            <w:r w:rsidRPr="00874089">
              <w:rPr>
                <w:rFonts w:ascii="Cambria" w:hAnsi="Cambria"/>
                <w:sz w:val="20"/>
                <w:szCs w:val="20"/>
              </w:rPr>
              <w:t>68.455</w:t>
            </w:r>
          </w:p>
        </w:tc>
      </w:tr>
    </w:tbl>
    <w:bookmarkEnd w:id="78"/>
    <w:p w14:paraId="08AD375F" w14:textId="77777777" w:rsidR="00CB5403" w:rsidRPr="00993DA0" w:rsidRDefault="00CB5403" w:rsidP="00CB5403">
      <w:pPr>
        <w:spacing w:after="0" w:line="240" w:lineRule="auto"/>
        <w:jc w:val="both"/>
        <w:rPr>
          <w:rFonts w:ascii="Cambria" w:eastAsia="MS Mincho" w:hAnsi="Cambria"/>
          <w:i/>
          <w:iCs/>
          <w:sz w:val="18"/>
          <w:szCs w:val="18"/>
          <w:lang w:val="en-ZA"/>
        </w:rPr>
      </w:pPr>
      <w:r w:rsidRPr="00993DA0">
        <w:rPr>
          <w:rFonts w:ascii="Cambria" w:eastAsia="MS Mincho" w:hAnsi="Cambria"/>
          <w:i/>
          <w:iCs/>
          <w:sz w:val="18"/>
          <w:szCs w:val="18"/>
          <w:lang w:val="en-ZA"/>
        </w:rPr>
        <w:t>* The initial suggestion for 2022 is to use the 2021 TACs; that value is known for the East area but yet to be finalized for the West area. The 2022 W</w:t>
      </w:r>
      <w:r>
        <w:rPr>
          <w:rFonts w:ascii="Cambria" w:eastAsia="MS Mincho" w:hAnsi="Cambria"/>
          <w:i/>
          <w:iCs/>
          <w:sz w:val="18"/>
          <w:szCs w:val="18"/>
          <w:lang w:val="en-ZA"/>
        </w:rPr>
        <w:t>est</w:t>
      </w:r>
      <w:r w:rsidRPr="00993DA0">
        <w:rPr>
          <w:rFonts w:ascii="Cambria" w:eastAsia="MS Mincho" w:hAnsi="Cambria"/>
          <w:i/>
          <w:iCs/>
          <w:sz w:val="18"/>
          <w:szCs w:val="18"/>
          <w:lang w:val="en-ZA"/>
        </w:rPr>
        <w:t>-BFT TAC is a placeholder and will be updated with TAC decision made at the 2021 Commission meeting.</w:t>
      </w:r>
    </w:p>
    <w:p w14:paraId="7831E61D" w14:textId="77777777" w:rsidR="00CB5403" w:rsidRPr="00E7628F" w:rsidRDefault="00CB5403" w:rsidP="00CB5403">
      <w:pPr>
        <w:spacing w:after="0" w:line="240" w:lineRule="auto"/>
        <w:jc w:val="both"/>
        <w:rPr>
          <w:rFonts w:ascii="Cambria" w:eastAsia="MS Mincho" w:hAnsi="Cambria"/>
          <w:sz w:val="20"/>
          <w:szCs w:val="20"/>
          <w:lang w:val="en-GB"/>
        </w:rPr>
      </w:pPr>
    </w:p>
    <w:p w14:paraId="52E7D7BB" w14:textId="77777777" w:rsid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 xml:space="preserve">Future catches will be taken to equal future TACs (up to a maximum harvest proportion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r>
          <w:rPr>
            <w:rFonts w:ascii="Cambria Math" w:eastAsia="Times New Roman" w:hAnsi="Cambria Math"/>
            <w:sz w:val="20"/>
            <w:szCs w:val="20"/>
            <w:lang w:val="en-ZA" w:eastAsia="en-ZA"/>
          </w:rPr>
          <m:t xml:space="preserve">= </m:t>
        </m:r>
      </m:oMath>
      <w:r w:rsidRPr="00CB5403">
        <w:rPr>
          <w:rFonts w:ascii="Cambria" w:eastAsia="MS Mincho" w:hAnsi="Cambria"/>
          <w:sz w:val="20"/>
          <w:szCs w:val="20"/>
          <w:lang w:val="en-ZA"/>
        </w:rPr>
        <w:t>90% in each stratum-quarter).</w:t>
      </w:r>
      <w:bookmarkStart w:id="79" w:name="_Hlk18657534"/>
    </w:p>
    <w:p w14:paraId="1505E70A" w14:textId="068988DC"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catch by fleet in 2017 was calculated from ICCAT Task 1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bookmarkEnd w:id="79"/>
    </w:p>
    <w:p w14:paraId="0C9FDBC6" w14:textId="22EBAD04"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allocation of future catches amongst fleets will be set equal to the average decided by the Commission for the period 2018-2020 (</w:t>
      </w:r>
      <w:r w:rsidRPr="00CB5403">
        <w:rPr>
          <w:rFonts w:ascii="Cambria" w:eastAsia="MS Mincho" w:hAnsi="Cambria"/>
          <w:b/>
          <w:bCs/>
          <w:sz w:val="20"/>
          <w:szCs w:val="20"/>
          <w:lang w:val="en-ZA"/>
        </w:rPr>
        <w:t>Table 6.1</w:t>
      </w:r>
      <w:r w:rsidRPr="00CB5403">
        <w:rPr>
          <w:rFonts w:ascii="Cambria" w:eastAsia="MS Mincho" w:hAnsi="Cambria"/>
          <w:sz w:val="20"/>
          <w:szCs w:val="20"/>
          <w:lang w:val="en-ZA"/>
        </w:rPr>
        <w:t>).</w:t>
      </w:r>
    </w:p>
    <w:p w14:paraId="3E9A101C" w14:textId="611C1008" w:rsidR="00CB540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spatial distribution (</w:t>
      </w:r>
      <w:r w:rsidR="00CB5403" w:rsidRPr="00CB5403">
        <w:rPr>
          <w:rFonts w:ascii="Cambria" w:eastAsia="MS Mincho" w:hAnsi="Cambria"/>
          <w:sz w:val="20"/>
          <w:szCs w:val="20"/>
          <w:lang w:val="en-ZA"/>
        </w:rPr>
        <w:t xml:space="preserve">see </w:t>
      </w:r>
      <w:r w:rsidRPr="00CB5403">
        <w:rPr>
          <w:rFonts w:ascii="Cambria" w:eastAsia="MS Mincho" w:hAnsi="Cambria"/>
          <w:sz w:val="20"/>
          <w:szCs w:val="20"/>
          <w:lang w:val="en-ZA"/>
        </w:rPr>
        <w:t xml:space="preserve">Section 1) of these future catches will be set equal to the average over </w:t>
      </w:r>
      <w:r w:rsidR="00E0531F" w:rsidRPr="00CB5403">
        <w:rPr>
          <w:rFonts w:ascii="Cambria" w:eastAsia="MS Mincho" w:hAnsi="Cambria"/>
          <w:sz w:val="20"/>
          <w:szCs w:val="20"/>
          <w:lang w:val="en-ZA"/>
        </w:rPr>
        <w:t>2017</w:t>
      </w:r>
      <w:r w:rsidRPr="00CB5403">
        <w:rPr>
          <w:rFonts w:ascii="Cambria" w:eastAsia="MS Mincho" w:hAnsi="Cambria"/>
          <w:sz w:val="20"/>
          <w:szCs w:val="20"/>
          <w:lang w:val="en-ZA"/>
        </w:rPr>
        <w:t>-</w:t>
      </w:r>
      <w:r w:rsidR="00E0531F" w:rsidRPr="00CB5403">
        <w:rPr>
          <w:rFonts w:ascii="Cambria" w:eastAsia="MS Mincho" w:hAnsi="Cambria"/>
          <w:sz w:val="20"/>
          <w:szCs w:val="20"/>
          <w:lang w:val="en-ZA"/>
        </w:rPr>
        <w:t xml:space="preserve">2019 </w:t>
      </w:r>
      <w:r w:rsidRPr="00CB5403">
        <w:rPr>
          <w:rFonts w:ascii="Cambria" w:eastAsia="MS Mincho" w:hAnsi="Cambria"/>
          <w:sz w:val="20"/>
          <w:szCs w:val="20"/>
          <w:lang w:val="en-ZA"/>
        </w:rPr>
        <w:t>(last three years of model-estimated spatio-temporal catch distribution).</w:t>
      </w:r>
    </w:p>
    <w:p w14:paraId="504BD832" w14:textId="74857302" w:rsidR="000C2DB3" w:rsidRPr="00CB5403"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CB5403">
        <w:rPr>
          <w:rFonts w:ascii="Cambria" w:eastAsia="MS Mincho" w:hAnsi="Cambria"/>
          <w:sz w:val="20"/>
          <w:szCs w:val="20"/>
          <w:lang w:val="en-ZA"/>
        </w:rPr>
        <w:t>The selectivity function for each fleet for the most recent period for which this is estimated in the conditioning of the operating model in the trial concerned will be taken to apply for all future years.</w:t>
      </w:r>
    </w:p>
    <w:p w14:paraId="08B1E284" w14:textId="37CE25E5" w:rsidR="000C2DB3" w:rsidRPr="00E7628F" w:rsidRDefault="000C2DB3" w:rsidP="00CB5403">
      <w:pPr>
        <w:numPr>
          <w:ilvl w:val="0"/>
          <w:numId w:val="8"/>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TAC and catches are fixed into projection model (</w:t>
      </w:r>
      <w:r w:rsidR="00B22E26" w:rsidRPr="00E7628F">
        <w:rPr>
          <w:rFonts w:ascii="Cambria" w:eastAsia="MS Mincho" w:hAnsi="Cambria"/>
          <w:sz w:val="20"/>
          <w:szCs w:val="20"/>
          <w:lang w:val="en-ZA"/>
        </w:rPr>
        <w:t xml:space="preserve">2019 </w:t>
      </w:r>
      <w:r w:rsidRPr="00E7628F">
        <w:rPr>
          <w:rFonts w:ascii="Cambria" w:eastAsia="MS Mincho" w:hAnsi="Cambria"/>
          <w:sz w:val="20"/>
          <w:szCs w:val="20"/>
          <w:lang w:val="en-ZA"/>
        </w:rPr>
        <w:t xml:space="preserve">and after) based on </w:t>
      </w:r>
      <w:r w:rsidR="007653F8" w:rsidRPr="00E7628F">
        <w:rPr>
          <w:rFonts w:ascii="Cambria" w:eastAsia="MS Mincho" w:hAnsi="Cambria"/>
          <w:sz w:val="20"/>
          <w:szCs w:val="20"/>
          <w:lang w:val="en-ZA"/>
        </w:rPr>
        <w:t>TACs</w:t>
      </w:r>
      <w:r w:rsidRPr="00E7628F">
        <w:rPr>
          <w:rFonts w:ascii="Cambria" w:eastAsia="MS Mincho" w:hAnsi="Cambria"/>
          <w:sz w:val="20"/>
          <w:szCs w:val="20"/>
          <w:lang w:val="en-ZA"/>
        </w:rPr>
        <w:t xml:space="preserve"> for </w:t>
      </w:r>
      <w:r w:rsidR="00B22E26" w:rsidRPr="00E7628F">
        <w:rPr>
          <w:rFonts w:ascii="Cambria" w:eastAsia="MS Mincho" w:hAnsi="Cambria"/>
          <w:sz w:val="20"/>
          <w:szCs w:val="20"/>
          <w:lang w:val="en-ZA"/>
        </w:rPr>
        <w:t>2019</w:t>
      </w:r>
      <w:r w:rsidRPr="00E7628F">
        <w:rPr>
          <w:rFonts w:ascii="Cambria" w:eastAsia="MS Mincho" w:hAnsi="Cambria"/>
          <w:sz w:val="20"/>
          <w:szCs w:val="20"/>
          <w:lang w:val="en-ZA"/>
        </w:rPr>
        <w:t>-</w:t>
      </w:r>
      <w:r w:rsidR="00B22E26" w:rsidRPr="00E7628F">
        <w:rPr>
          <w:rFonts w:ascii="Cambria" w:eastAsia="MS Mincho" w:hAnsi="Cambria"/>
          <w:sz w:val="20"/>
          <w:szCs w:val="20"/>
          <w:lang w:val="en-ZA"/>
        </w:rPr>
        <w:t xml:space="preserve">2021 </w:t>
      </w:r>
      <w:r w:rsidRPr="00E7628F">
        <w:rPr>
          <w:rFonts w:ascii="Cambria" w:eastAsia="MS Mincho" w:hAnsi="Cambria"/>
          <w:sz w:val="20"/>
          <w:szCs w:val="20"/>
          <w:lang w:val="en-ZA"/>
        </w:rPr>
        <w:t>and TACs as reflected in the recommendations: [Rec. 17-06], [Rec.17-07], and [Rec. 18-02]</w:t>
      </w:r>
      <w:r w:rsidR="00386376" w:rsidRPr="00E7628F">
        <w:rPr>
          <w:rFonts w:ascii="Cambria" w:eastAsia="MS Mincho" w:hAnsi="Cambria"/>
          <w:sz w:val="20"/>
          <w:szCs w:val="20"/>
          <w:lang w:val="en-ZA"/>
        </w:rPr>
        <w:t xml:space="preserve">, with the </w:t>
      </w:r>
      <w:r w:rsidR="002D2D6A" w:rsidRPr="00E7628F">
        <w:rPr>
          <w:rFonts w:ascii="Cambria" w:eastAsia="MS Mincho" w:hAnsi="Cambria"/>
          <w:sz w:val="20"/>
          <w:szCs w:val="20"/>
          <w:lang w:val="en-ZA"/>
        </w:rPr>
        <w:t>W</w:t>
      </w:r>
      <w:r w:rsidR="00386376" w:rsidRPr="00E7628F">
        <w:rPr>
          <w:rFonts w:ascii="Cambria" w:eastAsia="MS Mincho" w:hAnsi="Cambria"/>
          <w:sz w:val="20"/>
          <w:szCs w:val="20"/>
          <w:lang w:val="en-ZA"/>
        </w:rPr>
        <w:t xml:space="preserve">est </w:t>
      </w:r>
      <w:r w:rsidR="006B78D3" w:rsidRPr="00E7628F">
        <w:rPr>
          <w:rFonts w:ascii="Cambria" w:eastAsia="MS Mincho" w:hAnsi="Cambria"/>
          <w:sz w:val="20"/>
          <w:szCs w:val="20"/>
          <w:lang w:val="en-ZA"/>
        </w:rPr>
        <w:t>a</w:t>
      </w:r>
      <w:r w:rsidR="00386376" w:rsidRPr="00E7628F">
        <w:rPr>
          <w:rFonts w:ascii="Cambria" w:eastAsia="MS Mincho" w:hAnsi="Cambria"/>
          <w:sz w:val="20"/>
          <w:szCs w:val="20"/>
          <w:lang w:val="en-ZA"/>
        </w:rPr>
        <w:t xml:space="preserve">rea TAC for 2022 (still to be finalised by the Commission) set equal to the 2021 value </w:t>
      </w:r>
      <w:r w:rsidRPr="00E7628F">
        <w:rPr>
          <w:rFonts w:ascii="Cambria" w:eastAsia="MS Mincho" w:hAnsi="Cambria"/>
          <w:sz w:val="20"/>
          <w:szCs w:val="20"/>
          <w:lang w:val="en-ZA"/>
        </w:rPr>
        <w:t>(for catch reconstruction methods see</w:t>
      </w:r>
      <w:r w:rsidR="00CB5403">
        <w:rPr>
          <w:rFonts w:ascii="Cambria" w:eastAsia="MS Mincho" w:hAnsi="Cambria"/>
          <w:sz w:val="20"/>
          <w:szCs w:val="20"/>
          <w:lang w:val="en-ZA"/>
        </w:rPr>
        <w:t xml:space="preserve"> Kimoto et al. 2021</w:t>
      </w:r>
      <w:r w:rsidRPr="00E7628F">
        <w:rPr>
          <w:rFonts w:ascii="Cambria" w:eastAsia="MS Mincho" w:hAnsi="Cambria"/>
          <w:sz w:val="20"/>
          <w:szCs w:val="20"/>
          <w:lang w:val="en-ZA"/>
        </w:rPr>
        <w:t xml:space="preserve">). </w:t>
      </w:r>
    </w:p>
    <w:p w14:paraId="0BB0C5A8" w14:textId="0716FD6C" w:rsidR="000C2DB3" w:rsidRDefault="000C2DB3" w:rsidP="00636EAD">
      <w:pPr>
        <w:spacing w:after="0" w:line="240" w:lineRule="auto"/>
        <w:jc w:val="both"/>
        <w:rPr>
          <w:rFonts w:ascii="Cambria" w:eastAsia="MS Mincho" w:hAnsi="Cambria"/>
          <w:sz w:val="20"/>
          <w:szCs w:val="20"/>
          <w:lang w:val="en-ZA"/>
        </w:rPr>
      </w:pPr>
    </w:p>
    <w:p w14:paraId="1804DAB3" w14:textId="59A393E5" w:rsidR="00CB5403" w:rsidRDefault="00CB5403" w:rsidP="00636EAD">
      <w:pPr>
        <w:spacing w:after="0" w:line="240" w:lineRule="auto"/>
        <w:jc w:val="both"/>
        <w:rPr>
          <w:rFonts w:ascii="Cambria" w:eastAsia="MS Mincho" w:hAnsi="Cambria"/>
          <w:sz w:val="20"/>
          <w:szCs w:val="20"/>
          <w:lang w:val="en-ZA"/>
        </w:rPr>
      </w:pPr>
      <w:r w:rsidRPr="00CB5403">
        <w:rPr>
          <w:rFonts w:ascii="Cambria" w:eastAsia="MS Gothic" w:hAnsi="Cambria"/>
          <w:bCs/>
          <w:iCs/>
          <w:color w:val="000000"/>
          <w:sz w:val="20"/>
          <w:szCs w:val="20"/>
          <w:u w:val="single"/>
          <w:lang w:val="en-ZA" w:eastAsia="en-ZA"/>
        </w:rPr>
        <w:t>Alternative options</w:t>
      </w:r>
    </w:p>
    <w:p w14:paraId="6DCA96E7" w14:textId="77777777" w:rsidR="00CB5403" w:rsidRPr="00E7628F" w:rsidRDefault="00CB5403" w:rsidP="00636EAD">
      <w:pPr>
        <w:spacing w:after="0" w:line="240" w:lineRule="auto"/>
        <w:jc w:val="both"/>
        <w:rPr>
          <w:rFonts w:ascii="Cambria" w:eastAsia="MS Mincho" w:hAnsi="Cambria"/>
          <w:sz w:val="20"/>
          <w:szCs w:val="20"/>
          <w:lang w:val="en-ZA"/>
        </w:rPr>
      </w:pPr>
    </w:p>
    <w:p w14:paraId="5644B694" w14:textId="53127EF8"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Clearly many are possible, but are probably best delayed until a “second round”. Were substantial changes to eventuate during a period when a CMP was in operation, this would in any case likely necessitate re-tuning and re-testing</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or a modified CMP.</w:t>
      </w:r>
    </w:p>
    <w:p w14:paraId="251D277B" w14:textId="77777777" w:rsidR="000C2DB3" w:rsidRPr="00E7628F" w:rsidRDefault="000C2DB3" w:rsidP="00636EAD">
      <w:pPr>
        <w:spacing w:after="0" w:line="240" w:lineRule="auto"/>
        <w:jc w:val="both"/>
        <w:rPr>
          <w:rFonts w:ascii="Cambria" w:eastAsia="MS Mincho" w:hAnsi="Cambria"/>
          <w:sz w:val="20"/>
          <w:szCs w:val="20"/>
          <w:lang w:val="en-ZA"/>
        </w:rPr>
      </w:pPr>
    </w:p>
    <w:p w14:paraId="6A8059BF" w14:textId="4D315355" w:rsidR="000C2DB3"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The impacts of possible IUU catches should perhaps be considered under robustness trials (see Section 9 below).</w:t>
      </w:r>
    </w:p>
    <w:p w14:paraId="7856D3E5" w14:textId="77777777" w:rsidR="00DE311D" w:rsidRPr="00E7628F" w:rsidRDefault="00DE311D" w:rsidP="00636EAD">
      <w:pPr>
        <w:spacing w:after="0" w:line="240" w:lineRule="auto"/>
        <w:jc w:val="both"/>
        <w:rPr>
          <w:rFonts w:ascii="Cambria" w:eastAsia="MS Mincho" w:hAnsi="Cambria"/>
          <w:sz w:val="20"/>
          <w:szCs w:val="20"/>
          <w:lang w:val="en-ZA"/>
        </w:rPr>
      </w:pPr>
    </w:p>
    <w:p w14:paraId="1103F574" w14:textId="2F473653" w:rsidR="00DE311D" w:rsidRPr="00E60855" w:rsidRDefault="00DE311D" w:rsidP="00DE311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0" w:name="_Toc82063690"/>
      <w:r w:rsidRPr="00DE311D">
        <w:rPr>
          <w:rFonts w:ascii="Cambria" w:eastAsia="MS Gothic" w:hAnsi="Cambria"/>
          <w:bCs/>
          <w:iCs/>
          <w:color w:val="000000"/>
          <w:sz w:val="20"/>
          <w:szCs w:val="20"/>
          <w:lang w:val="en-CA"/>
        </w:rPr>
        <w:t>6.</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CB5403">
        <w:rPr>
          <w:rFonts w:ascii="Cambria" w:eastAsia="MS Gothic" w:hAnsi="Cambria"/>
          <w:bCs/>
          <w:iCs/>
          <w:color w:val="000000"/>
          <w:sz w:val="20"/>
          <w:szCs w:val="20"/>
          <w:lang w:val="en-ZA" w:eastAsia="en-ZA"/>
        </w:rPr>
        <w:t>Equations for calculating projected catch in numbers by stock, fleet, spatial strata, year and quarter based on TACs specified in weight by management area</w:t>
      </w:r>
      <w:bookmarkEnd w:id="80"/>
    </w:p>
    <w:p w14:paraId="6DFD6987" w14:textId="634D0B6B" w:rsidR="000605AA" w:rsidRPr="00E7628F" w:rsidRDefault="000605AA" w:rsidP="00636EAD">
      <w:pPr>
        <w:spacing w:after="0" w:line="240" w:lineRule="auto"/>
        <w:jc w:val="both"/>
        <w:rPr>
          <w:rFonts w:ascii="Cambria" w:eastAsia="MS Mincho" w:hAnsi="Cambria"/>
          <w:i/>
          <w:iCs/>
          <w:sz w:val="20"/>
          <w:szCs w:val="20"/>
          <w:lang w:val="en-ZA"/>
        </w:rPr>
      </w:pPr>
    </w:p>
    <w:p w14:paraId="1DBC0395" w14:textId="08CAC21D" w:rsidR="000605AA" w:rsidRPr="00E7628F" w:rsidRDefault="0043231A"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w:t>
      </w:r>
      <w:r w:rsidR="000605AA" w:rsidRPr="00E7628F">
        <w:rPr>
          <w:rFonts w:ascii="Cambria" w:eastAsia="MS Mincho" w:hAnsi="Cambria"/>
          <w:sz w:val="20"/>
          <w:szCs w:val="20"/>
          <w:lang w:val="en-ZA"/>
        </w:rPr>
        <w:t>anagement procedures provide TAC advice</w:t>
      </w:r>
      <w:r w:rsidR="00986520" w:rsidRPr="00E7628F">
        <w:rPr>
          <w:rFonts w:ascii="Cambria" w:eastAsia="MS Mincho" w:hAnsi="Cambria"/>
          <w:sz w:val="20"/>
          <w:szCs w:val="20"/>
          <w:lang w:val="en-ZA"/>
        </w:rPr>
        <w:t xml:space="preserve"> in</w:t>
      </w:r>
      <w:r w:rsidR="000605AA" w:rsidRPr="00E7628F">
        <w:rPr>
          <w:rFonts w:ascii="Cambria" w:eastAsia="MS Mincho" w:hAnsi="Cambria"/>
          <w:sz w:val="20"/>
          <w:szCs w:val="20"/>
          <w:lang w:val="en-ZA"/>
        </w:rPr>
        <w:t xml:space="preserve"> weight </w:t>
      </w:r>
      <w:r w:rsidRPr="00E7628F">
        <w:rPr>
          <w:rFonts w:ascii="Cambria" w:eastAsia="MS Mincho" w:hAnsi="Cambria"/>
          <w:sz w:val="20"/>
          <w:szCs w:val="20"/>
          <w:lang w:val="en-ZA"/>
        </w:rPr>
        <w:t xml:space="preserve">by East and West management area. In order to project the simulated stocks </w:t>
      </w:r>
      <w:r w:rsidR="00986520" w:rsidRPr="00E7628F">
        <w:rPr>
          <w:rFonts w:ascii="Cambria" w:eastAsia="MS Mincho" w:hAnsi="Cambria"/>
          <w:sz w:val="20"/>
          <w:szCs w:val="20"/>
          <w:lang w:val="en-ZA"/>
        </w:rPr>
        <w:t xml:space="preserve">accounting for feedback from these TAC recommendations they must be </w:t>
      </w:r>
      <w:r w:rsidRPr="00E7628F">
        <w:rPr>
          <w:rFonts w:ascii="Cambria" w:eastAsia="MS Mincho" w:hAnsi="Cambria"/>
          <w:sz w:val="20"/>
          <w:szCs w:val="20"/>
          <w:lang w:val="en-ZA"/>
        </w:rPr>
        <w:t>converted to an estimate of fishing mortality rate at age for each fleet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LLJPN),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West Atlantic), year and quarter. These catches cannot exceed the maximum available number of fish in any spatial strat</w:t>
      </w:r>
      <w:r w:rsidR="002D2D6A" w:rsidRPr="00E7628F">
        <w:rPr>
          <w:rFonts w:ascii="Cambria" w:eastAsia="MS Mincho" w:hAnsi="Cambria"/>
          <w:sz w:val="20"/>
          <w:szCs w:val="20"/>
          <w:lang w:val="en-ZA"/>
        </w:rPr>
        <w:t>um</w:t>
      </w:r>
      <w:r w:rsidRPr="00E7628F">
        <w:rPr>
          <w:rFonts w:ascii="Cambria" w:eastAsia="MS Mincho" w:hAnsi="Cambria"/>
          <w:sz w:val="20"/>
          <w:szCs w:val="20"/>
          <w:lang w:val="en-ZA"/>
        </w:rPr>
        <w:t xml:space="preserve"> at any time,</w:t>
      </w:r>
      <w:r w:rsidR="002D2D6A" w:rsidRPr="00E7628F">
        <w:rPr>
          <w:rFonts w:ascii="Cambria" w:eastAsia="MS Mincho" w:hAnsi="Cambria"/>
          <w:sz w:val="20"/>
          <w:szCs w:val="20"/>
          <w:lang w:val="en-ZA"/>
        </w:rPr>
        <w:t xml:space="preserve"> so that</w:t>
      </w:r>
      <w:r w:rsidRPr="00E7628F">
        <w:rPr>
          <w:rFonts w:ascii="Cambria" w:eastAsia="MS Mincho" w:hAnsi="Cambria"/>
          <w:sz w:val="20"/>
          <w:szCs w:val="20"/>
          <w:lang w:val="en-ZA"/>
        </w:rPr>
        <w:t xml:space="preserve"> they must be allocated across fleets in a plausible way</w:t>
      </w:r>
      <w:r w:rsidR="002D2D6A" w:rsidRPr="00E7628F">
        <w:rPr>
          <w:rFonts w:ascii="Cambria" w:eastAsia="MS Mincho" w:hAnsi="Cambria"/>
          <w:sz w:val="20"/>
          <w:szCs w:val="20"/>
          <w:lang w:val="en-ZA"/>
        </w:rPr>
        <w:t>;</w:t>
      </w:r>
      <w:r w:rsidRPr="00E7628F">
        <w:rPr>
          <w:rFonts w:ascii="Cambria" w:eastAsia="MS Mincho" w:hAnsi="Cambria"/>
          <w:sz w:val="20"/>
          <w:szCs w:val="20"/>
          <w:lang w:val="en-ZA"/>
        </w:rPr>
        <w:t xml:space="preserve"> the TACs must sum to the management area totals by weight and optionally, </w:t>
      </w:r>
      <w:r w:rsidR="002D2D6A" w:rsidRPr="00E7628F">
        <w:rPr>
          <w:rFonts w:ascii="Cambria" w:eastAsia="MS Mincho" w:hAnsi="Cambria"/>
          <w:sz w:val="20"/>
          <w:szCs w:val="20"/>
          <w:lang w:val="en-ZA"/>
        </w:rPr>
        <w:t xml:space="preserve">so that </w:t>
      </w:r>
      <w:r w:rsidRPr="00E7628F">
        <w:rPr>
          <w:rFonts w:ascii="Cambria" w:eastAsia="MS Mincho" w:hAnsi="Cambria"/>
          <w:sz w:val="20"/>
          <w:szCs w:val="20"/>
          <w:lang w:val="en-ZA"/>
        </w:rPr>
        <w:t xml:space="preserve">there should be the ability for missed quota in one fleet to be </w:t>
      </w:r>
      <w:r w:rsidR="00986520" w:rsidRPr="00E7628F">
        <w:rPr>
          <w:rFonts w:ascii="Cambria" w:eastAsia="MS Mincho" w:hAnsi="Cambria"/>
          <w:sz w:val="20"/>
          <w:szCs w:val="20"/>
          <w:lang w:val="en-ZA"/>
        </w:rPr>
        <w:t>reallocated (traded)</w:t>
      </w:r>
      <w:r w:rsidRPr="00E7628F">
        <w:rPr>
          <w:rFonts w:ascii="Cambria" w:eastAsia="MS Mincho" w:hAnsi="Cambria"/>
          <w:sz w:val="20"/>
          <w:szCs w:val="20"/>
          <w:lang w:val="en-ZA"/>
        </w:rPr>
        <w:t xml:space="preserve"> to other fleet</w:t>
      </w:r>
      <w:r w:rsidR="00986520" w:rsidRPr="00E7628F">
        <w:rPr>
          <w:rFonts w:ascii="Cambria" w:eastAsia="MS Mincho" w:hAnsi="Cambria"/>
          <w:sz w:val="20"/>
          <w:szCs w:val="20"/>
          <w:lang w:val="en-ZA"/>
        </w:rPr>
        <w:t>s</w:t>
      </w:r>
      <w:r w:rsidRPr="00E7628F">
        <w:rPr>
          <w:rFonts w:ascii="Cambria" w:eastAsia="MS Mincho" w:hAnsi="Cambria"/>
          <w:sz w:val="20"/>
          <w:szCs w:val="20"/>
          <w:lang w:val="en-ZA"/>
        </w:rPr>
        <w:t xml:space="preserve"> where catches may </w:t>
      </w:r>
      <w:r w:rsidR="00986520" w:rsidRPr="00E7628F">
        <w:rPr>
          <w:rFonts w:ascii="Cambria" w:eastAsia="MS Mincho" w:hAnsi="Cambria"/>
          <w:sz w:val="20"/>
          <w:szCs w:val="20"/>
          <w:lang w:val="en-ZA"/>
        </w:rPr>
        <w:t xml:space="preserve">still </w:t>
      </w:r>
      <w:r w:rsidRPr="00E7628F">
        <w:rPr>
          <w:rFonts w:ascii="Cambria" w:eastAsia="MS Mincho" w:hAnsi="Cambria"/>
          <w:sz w:val="20"/>
          <w:szCs w:val="20"/>
          <w:lang w:val="en-ZA"/>
        </w:rPr>
        <w:t xml:space="preserve">be possible. </w:t>
      </w:r>
    </w:p>
    <w:p w14:paraId="47FF8170" w14:textId="301572A4" w:rsidR="0043231A" w:rsidRPr="00E7628F" w:rsidRDefault="0043231A" w:rsidP="00636EAD">
      <w:pPr>
        <w:spacing w:after="0" w:line="240" w:lineRule="auto"/>
        <w:jc w:val="both"/>
        <w:rPr>
          <w:rFonts w:ascii="Cambria" w:eastAsia="MS Mincho" w:hAnsi="Cambria"/>
          <w:sz w:val="20"/>
          <w:szCs w:val="20"/>
          <w:lang w:val="en-ZA"/>
        </w:rPr>
      </w:pPr>
    </w:p>
    <w:p w14:paraId="717B1788" w14:textId="19223DBD"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Under MSE projections (after 201</w:t>
      </w:r>
      <w:r w:rsidR="00500972" w:rsidRPr="00E7628F">
        <w:rPr>
          <w:rFonts w:ascii="Cambria" w:eastAsia="Times New Roman" w:hAnsi="Cambria"/>
          <w:sz w:val="20"/>
          <w:szCs w:val="20"/>
          <w:lang w:val="en-ZA" w:eastAsia="en-ZA"/>
        </w:rPr>
        <w:t>7</w:t>
      </w:r>
      <w:r w:rsidRPr="00E7628F">
        <w:rPr>
          <w:rFonts w:ascii="Cambria" w:eastAsia="Times New Roman" w:hAnsi="Cambria"/>
          <w:sz w:val="20"/>
          <w:szCs w:val="20"/>
          <w:lang w:val="en-ZA" w:eastAsia="en-ZA"/>
        </w:rPr>
        <w:t>), TAC</w:t>
      </w:r>
      <w:r w:rsidR="00500972"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by East-West management area are </w:t>
      </w:r>
      <w:r w:rsidR="00500972" w:rsidRPr="00E7628F">
        <w:rPr>
          <w:rFonts w:ascii="Cambria" w:eastAsia="Times New Roman" w:hAnsi="Cambria"/>
          <w:sz w:val="20"/>
          <w:szCs w:val="20"/>
          <w:lang w:val="en-ZA" w:eastAsia="en-ZA"/>
        </w:rPr>
        <w:t>distributed among fleets</w:t>
      </w:r>
      <w:r w:rsidRPr="00E7628F">
        <w:rPr>
          <w:rFonts w:ascii="Cambria" w:eastAsia="Times New Roman" w:hAnsi="Cambria"/>
          <w:sz w:val="20"/>
          <w:szCs w:val="20"/>
          <w:lang w:val="en-ZA" w:eastAsia="en-ZA"/>
        </w:rPr>
        <w:t xml:space="preserve"> according to a </w:t>
      </w:r>
      <w:r w:rsidR="00500972" w:rsidRPr="00E7628F">
        <w:rPr>
          <w:rFonts w:ascii="Cambria" w:eastAsia="Times New Roman" w:hAnsi="Cambria"/>
          <w:sz w:val="20"/>
          <w:szCs w:val="20"/>
          <w:lang w:val="en-ZA" w:eastAsia="en-ZA"/>
        </w:rPr>
        <w:t>management-area-</w:t>
      </w:r>
      <w:r w:rsidRPr="00E7628F">
        <w:rPr>
          <w:rFonts w:ascii="Cambria" w:eastAsia="Times New Roman" w:hAnsi="Cambria"/>
          <w:sz w:val="20"/>
          <w:szCs w:val="20"/>
          <w:lang w:val="en-ZA" w:eastAsia="en-ZA"/>
        </w:rPr>
        <w:t xml:space="preserve">specific </w:t>
      </w:r>
      <w:r w:rsidR="00CC367A" w:rsidRPr="00E7628F">
        <w:rPr>
          <w:rFonts w:ascii="Cambria" w:eastAsia="Times New Roman" w:hAnsi="Cambria"/>
          <w:sz w:val="20"/>
          <w:szCs w:val="20"/>
          <w:lang w:val="en-ZA" w:eastAsia="en-ZA"/>
        </w:rPr>
        <w:t>fraction of the TAC among fleets</w:t>
      </w:r>
      <w:r w:rsidRPr="00E7628F">
        <w:rPr>
          <w:rFonts w:ascii="Cambria" w:eastAsia="Times New Roman" w:hAnsi="Cambria"/>
          <w:sz w:val="20"/>
          <w:szCs w:val="20"/>
          <w:lang w:val="en-ZA" w:eastAsia="en-ZA"/>
        </w:rPr>
        <w:t xml:space="preserve"> </w:t>
      </w:r>
      <w:r w:rsidRPr="00E7628F">
        <w:rPr>
          <w:rFonts w:ascii="Cambria" w:eastAsia="Times New Roman" w:hAnsi="Cambria"/>
          <w:i/>
          <w:sz w:val="20"/>
          <w:szCs w:val="20"/>
          <w:lang w:val="en-ZA" w:eastAsia="en-ZA"/>
        </w:rPr>
        <w:t>A</w:t>
      </w:r>
      <w:r w:rsidR="00CC367A" w:rsidRPr="00E7628F">
        <w:rPr>
          <w:rFonts w:ascii="Cambria" w:eastAsia="Times New Roman" w:hAnsi="Cambria"/>
          <w:i/>
          <w:sz w:val="20"/>
          <w:szCs w:val="20"/>
          <w:lang w:val="en-ZA" w:eastAsia="en-ZA"/>
        </w:rPr>
        <w:t xml:space="preserve">, </w:t>
      </w:r>
      <w:r w:rsidR="00CC367A" w:rsidRPr="00E7628F">
        <w:rPr>
          <w:rFonts w:ascii="Cambria" w:eastAsia="Times New Roman" w:hAnsi="Cambria"/>
          <w:iCs/>
          <w:sz w:val="20"/>
          <w:szCs w:val="20"/>
          <w:lang w:val="en-ZA" w:eastAsia="en-ZA"/>
        </w:rPr>
        <w:t xml:space="preserve">a fleet specific seasonal and spatial fraction </w:t>
      </w:r>
      <w:r w:rsidR="00CC367A" w:rsidRPr="00E7628F">
        <w:rPr>
          <w:rFonts w:ascii="Cambria" w:eastAsia="Times New Roman" w:hAnsi="Cambria"/>
          <w:i/>
          <w:sz w:val="20"/>
          <w:szCs w:val="20"/>
          <w:lang w:val="en-ZA" w:eastAsia="en-ZA"/>
        </w:rPr>
        <w:t>D</w:t>
      </w:r>
      <w:r w:rsidR="00CC367A" w:rsidRPr="00E7628F">
        <w:rPr>
          <w:rFonts w:ascii="Cambria" w:eastAsia="Times New Roman" w:hAnsi="Cambria"/>
          <w:iCs/>
          <w:sz w:val="20"/>
          <w:szCs w:val="20"/>
          <w:lang w:val="en-ZA" w:eastAsia="en-ZA"/>
        </w:rPr>
        <w:t>,</w:t>
      </w:r>
      <w:r w:rsidRPr="00E7628F">
        <w:rPr>
          <w:rFonts w:ascii="Cambria" w:eastAsia="Times New Roman" w:hAnsi="Cambria"/>
          <w:sz w:val="20"/>
          <w:szCs w:val="20"/>
          <w:lang w:val="en-ZA" w:eastAsia="en-ZA"/>
        </w:rPr>
        <w:t xml:space="preserve"> and the predicted age composition of catches </w:t>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m:t>
            </m:r>
          </m:sub>
        </m:sSub>
      </m:oMath>
      <w:r w:rsidRPr="00E7628F">
        <w:rPr>
          <w:rFonts w:ascii="Cambria" w:eastAsia="Times New Roman" w:hAnsi="Cambria"/>
          <w:sz w:val="20"/>
          <w:szCs w:val="20"/>
          <w:lang w:val="en-ZA" w:eastAsia="en-ZA"/>
        </w:rPr>
        <w:t xml:space="preserve"> </w:t>
      </w:r>
    </w:p>
    <w:p w14:paraId="1A42C24E"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0E24F498" w14:textId="32C47929"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C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s,y,m,a,r,f</m:t>
            </m:r>
          </m:sub>
        </m:sSub>
        <m:r>
          <w:rPr>
            <w:rFonts w:ascii="Cambria Math" w:eastAsia="Times New Roman" w:hAnsi="Cambria Math"/>
            <w:sz w:val="20"/>
            <w:szCs w:val="20"/>
            <w:lang w:val="en-ZA" w:eastAsia="en-ZA"/>
          </w:rPr>
          <m:t>=</m:t>
        </m:r>
        <m:d>
          <m:dPr>
            <m:begChr m:val="{"/>
            <m:endChr m:val=""/>
            <m:ctrlPr>
              <w:rPr>
                <w:rFonts w:ascii="Cambria Math" w:eastAsia="Times New Roman" w:hAnsi="Cambria Math"/>
                <w:i/>
                <w:sz w:val="20"/>
                <w:szCs w:val="20"/>
                <w:lang w:val="en-ZA" w:eastAsia="en-ZA"/>
              </w:rPr>
            </m:ctrlPr>
          </m:dPr>
          <m:e>
            <m:m>
              <m:mPr>
                <m:mcs>
                  <m:mc>
                    <m:mcPr>
                      <m:count m:val="2"/>
                      <m:mcJc m:val="center"/>
                    </m:mcPr>
                  </m:mc>
                </m:mcs>
                <m:ctrlPr>
                  <w:rPr>
                    <w:rFonts w:ascii="Cambria Math" w:eastAsia="Times New Roman" w:hAnsi="Cambria Math"/>
                    <w:i/>
                    <w:sz w:val="20"/>
                    <w:szCs w:val="20"/>
                    <w:lang w:val="en-ZA" w:eastAsia="en-ZA"/>
                  </w:rPr>
                </m:ctrlPr>
              </m:mP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f,west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 xml:space="preserve"> ∙TAC</m:t>
                      </m:r>
                    </m:e>
                    <m:sub>
                      <m:r>
                        <w:rPr>
                          <w:rFonts w:ascii="Cambria Math" w:eastAsia="Times New Roman" w:hAnsi="Cambria Math"/>
                          <w:sz w:val="20"/>
                          <w:szCs w:val="20"/>
                          <w:lang w:val="en-ZA" w:eastAsia="en-ZA"/>
                        </w:rPr>
                        <m:t>y,west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r≤3</m:t>
                  </m:r>
                </m:e>
              </m:mr>
              <m:mr>
                <m:e>
                  <m:sSub>
                    <m:sSubPr>
                      <m:ctrlPr>
                        <w:rPr>
                          <w:rFonts w:ascii="Cambria Math" w:eastAsia="Times New Roman" w:hAnsi="Cambria Math"/>
                          <w:i/>
                          <w:sz w:val="20"/>
                          <w:szCs w:val="20"/>
                          <w:lang w:val="en-ZA" w:eastAsia="en-Z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A</m:t>
                          </m:r>
                        </m:e>
                        <m:sub>
                          <m:r>
                            <w:rPr>
                              <w:rFonts w:ascii="Cambria Math" w:eastAsia="Times New Roman" w:hAnsi="Cambria Math"/>
                              <w:sz w:val="20"/>
                              <w:szCs w:val="20"/>
                              <w:lang w:val="en-ZA" w:eastAsia="en-ZA"/>
                            </w:rPr>
                            <m:t>f,east</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D</m:t>
                          </m:r>
                        </m:e>
                        <m:sub>
                          <m:r>
                            <w:rPr>
                              <w:rFonts w:ascii="Cambria Math" w:eastAsia="Times New Roman" w:hAnsi="Cambria Math"/>
                              <w:sz w:val="20"/>
                              <w:szCs w:val="20"/>
                              <w:lang w:val="en-ZA" w:eastAsia="en-ZA"/>
                            </w:rPr>
                            <m:t>f,m,r</m:t>
                          </m:r>
                        </m:sub>
                      </m:sSub>
                      <m:r>
                        <w:rPr>
                          <w:rFonts w:ascii="Cambria Math" w:eastAsia="Times New Roman" w:hAnsi="Cambria Math"/>
                          <w:sz w:val="20"/>
                          <w:szCs w:val="20"/>
                          <w:lang w:val="en-ZA" w:eastAsia="en-ZA"/>
                        </w:rPr>
                        <m:t>∙TAC</m:t>
                      </m:r>
                    </m:e>
                    <m:sub>
                      <m:r>
                        <w:rPr>
                          <w:rFonts w:ascii="Cambria Math" w:eastAsia="Times New Roman" w:hAnsi="Cambria Math"/>
                          <w:sz w:val="20"/>
                          <w:szCs w:val="20"/>
                          <w:lang w:val="en-ZA" w:eastAsia="en-ZA"/>
                        </w:rPr>
                        <m:t>y,east</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 xml:space="preserve"> </m:t>
                  </m:r>
                </m:e>
                <m:e>
                  <m:r>
                    <w:rPr>
                      <w:rFonts w:ascii="Cambria Math" w:eastAsia="Times New Roman" w:hAnsi="Cambria Math"/>
                      <w:sz w:val="20"/>
                      <w:szCs w:val="20"/>
                      <w:lang w:val="en-ZA" w:eastAsia="en-ZA"/>
                    </w:rPr>
                    <m:t>r≥4</m:t>
                  </m:r>
                </m:e>
              </m:mr>
            </m:m>
          </m:e>
        </m:d>
      </m:oMath>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ZA" w:eastAsia="en-ZA"/>
        </w:rPr>
        <w:tab/>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6</w:t>
      </w:r>
      <w:r w:rsidR="00EF231B" w:rsidRPr="00E7628F">
        <w:rPr>
          <w:rFonts w:ascii="Cambria" w:eastAsia="Times New Roman" w:hAnsi="Cambria"/>
          <w:sz w:val="20"/>
          <w:szCs w:val="20"/>
          <w:lang w:val="en-CA" w:eastAsia="en-ZA"/>
        </w:rPr>
        <w:t>.</w:t>
      </w:r>
      <w:r w:rsidR="00C85AFD" w:rsidRPr="00E7628F">
        <w:rPr>
          <w:rFonts w:ascii="Cambria" w:eastAsia="Times New Roman" w:hAnsi="Cambria"/>
          <w:sz w:val="20"/>
          <w:szCs w:val="20"/>
          <w:lang w:val="en-CA" w:eastAsia="en-ZA"/>
        </w:rPr>
        <w:t>1</w:t>
      </w:r>
      <w:r w:rsidR="00EF231B" w:rsidRPr="00E7628F">
        <w:rPr>
          <w:rFonts w:ascii="Cambria" w:eastAsia="Times New Roman" w:hAnsi="Cambria"/>
          <w:sz w:val="20"/>
          <w:szCs w:val="20"/>
          <w:lang w:val="en-CA" w:eastAsia="en-ZA"/>
        </w:rPr>
        <w:t>)</w:t>
      </w:r>
    </w:p>
    <w:p w14:paraId="3AC81EEB"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A5703F3" w14:textId="7E476EB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where </w:t>
      </w:r>
      <w:r w:rsidR="00500972" w:rsidRPr="00E7628F">
        <w:rPr>
          <w:rFonts w:ascii="Cambria" w:eastAsia="Times New Roman" w:hAnsi="Cambria"/>
          <w:i/>
          <w:iCs/>
          <w:sz w:val="20"/>
          <w:szCs w:val="20"/>
          <w:lang w:val="en-ZA" w:eastAsia="en-ZA"/>
        </w:rPr>
        <w:t>west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W</w:t>
      </w:r>
      <w:r w:rsidR="00500972" w:rsidRPr="00E7628F">
        <w:rPr>
          <w:rFonts w:ascii="Cambria" w:eastAsia="Times New Roman" w:hAnsi="Cambria"/>
          <w:sz w:val="20"/>
          <w:szCs w:val="20"/>
          <w:lang w:val="en-ZA" w:eastAsia="en-ZA"/>
        </w:rPr>
        <w:t xml:space="preserve">est management area, </w:t>
      </w:r>
      <w:r w:rsidR="00500972" w:rsidRPr="00E7628F">
        <w:rPr>
          <w:rFonts w:ascii="Cambria" w:eastAsia="Times New Roman" w:hAnsi="Cambria"/>
          <w:i/>
          <w:iCs/>
          <w:sz w:val="20"/>
          <w:szCs w:val="20"/>
          <w:lang w:val="en-ZA" w:eastAsia="en-ZA"/>
        </w:rPr>
        <w:t>east</w:t>
      </w:r>
      <w:r w:rsidR="00500972" w:rsidRPr="00E7628F">
        <w:rPr>
          <w:rFonts w:ascii="Cambria" w:eastAsia="Times New Roman" w:hAnsi="Cambria"/>
          <w:sz w:val="20"/>
          <w:szCs w:val="20"/>
          <w:lang w:val="en-ZA" w:eastAsia="en-ZA"/>
        </w:rPr>
        <w:t xml:space="preserve"> is the </w:t>
      </w:r>
      <w:r w:rsidR="002D2D6A" w:rsidRPr="00E7628F">
        <w:rPr>
          <w:rFonts w:ascii="Cambria" w:eastAsia="Times New Roman" w:hAnsi="Cambria"/>
          <w:sz w:val="20"/>
          <w:szCs w:val="20"/>
          <w:lang w:val="en-ZA" w:eastAsia="en-ZA"/>
        </w:rPr>
        <w:t>E</w:t>
      </w:r>
      <w:r w:rsidR="00500972" w:rsidRPr="00E7628F">
        <w:rPr>
          <w:rFonts w:ascii="Cambria" w:eastAsia="Times New Roman" w:hAnsi="Cambria"/>
          <w:sz w:val="20"/>
          <w:szCs w:val="20"/>
          <w:lang w:val="en-ZA" w:eastAsia="en-ZA"/>
        </w:rPr>
        <w:t>ast management area</w:t>
      </w:r>
      <w:r w:rsidR="00CC367A" w:rsidRPr="00E7628F">
        <w:rPr>
          <w:rFonts w:ascii="Cambria" w:eastAsia="Times New Roman" w:hAnsi="Cambria"/>
          <w:sz w:val="20"/>
          <w:szCs w:val="20"/>
          <w:lang w:val="en-ZA" w:eastAsia="en-ZA"/>
        </w:rPr>
        <w:t xml:space="preserve">, </w:t>
      </w:r>
      <w:r w:rsidR="00CC367A" w:rsidRPr="00E7628F">
        <w:rPr>
          <w:rFonts w:ascii="Cambria" w:eastAsia="Times New Roman" w:hAnsi="Cambria"/>
          <w:i/>
          <w:iCs/>
          <w:sz w:val="20"/>
          <w:szCs w:val="20"/>
          <w:lang w:val="en-ZA" w:eastAsia="en-ZA"/>
        </w:rPr>
        <w:t>A</w:t>
      </w:r>
      <w:r w:rsidR="00CC367A" w:rsidRPr="00E7628F">
        <w:rPr>
          <w:rFonts w:ascii="Cambria" w:eastAsia="Times New Roman" w:hAnsi="Cambria"/>
          <w:sz w:val="20"/>
          <w:szCs w:val="20"/>
          <w:lang w:val="en-ZA" w:eastAsia="en-ZA"/>
        </w:rPr>
        <w:t xml:space="preserve"> are fractions </w:t>
      </w:r>
      <w:r w:rsidR="00F4540D" w:rsidRPr="00E7628F">
        <w:rPr>
          <w:rFonts w:ascii="Cambria" w:eastAsia="Times New Roman" w:hAnsi="Cambria"/>
          <w:sz w:val="20"/>
          <w:szCs w:val="20"/>
          <w:lang w:val="en-ZA" w:eastAsia="en-ZA"/>
        </w:rPr>
        <w:t xml:space="preserve">(sum to 1 for each management area) </w:t>
      </w:r>
      <w:r w:rsidR="00CC367A" w:rsidRPr="00E7628F">
        <w:rPr>
          <w:rFonts w:ascii="Cambria" w:eastAsia="Times New Roman" w:hAnsi="Cambria"/>
          <w:sz w:val="20"/>
          <w:szCs w:val="20"/>
          <w:lang w:val="en-ZA" w:eastAsia="en-ZA"/>
        </w:rPr>
        <w:t>of the 2020 allocations (</w:t>
      </w:r>
      <w:r w:rsidR="00CC367A" w:rsidRPr="00CB5403">
        <w:rPr>
          <w:rFonts w:ascii="Cambria" w:eastAsia="Times New Roman" w:hAnsi="Cambria"/>
          <w:b/>
          <w:bCs/>
          <w:sz w:val="20"/>
          <w:szCs w:val="20"/>
          <w:lang w:val="en-ZA" w:eastAsia="en-ZA"/>
        </w:rPr>
        <w:t>Table 6.1</w:t>
      </w:r>
      <w:r w:rsidR="00CC367A" w:rsidRPr="00E7628F">
        <w:rPr>
          <w:rFonts w:ascii="Cambria" w:eastAsia="Times New Roman" w:hAnsi="Cambria"/>
          <w:sz w:val="20"/>
          <w:szCs w:val="20"/>
          <w:lang w:val="en-ZA" w:eastAsia="en-ZA"/>
        </w:rPr>
        <w:t>)</w:t>
      </w:r>
      <w:r w:rsidR="00F4540D" w:rsidRPr="00E7628F">
        <w:rPr>
          <w:rFonts w:ascii="Cambria" w:eastAsia="Times New Roman" w:hAnsi="Cambria"/>
          <w:sz w:val="20"/>
          <w:szCs w:val="20"/>
          <w:lang w:val="en-ZA" w:eastAsia="en-ZA"/>
        </w:rPr>
        <w:t xml:space="preserve">, </w:t>
      </w:r>
      <w:r w:rsidR="00F4540D" w:rsidRPr="00E7628F">
        <w:rPr>
          <w:rFonts w:ascii="Cambria" w:eastAsia="Times New Roman" w:hAnsi="Cambria"/>
          <w:i/>
          <w:iCs/>
          <w:sz w:val="20"/>
          <w:szCs w:val="20"/>
          <w:lang w:val="en-ZA" w:eastAsia="en-ZA"/>
        </w:rPr>
        <w:t>D</w:t>
      </w:r>
      <w:r w:rsidR="00F4540D" w:rsidRPr="00E7628F">
        <w:rPr>
          <w:rFonts w:ascii="Cambria" w:eastAsia="Times New Roman" w:hAnsi="Cambria"/>
          <w:sz w:val="20"/>
          <w:szCs w:val="20"/>
          <w:lang w:val="en-ZA" w:eastAsia="en-ZA"/>
        </w:rPr>
        <w:t xml:space="preserve"> terms are fractions (sum to 1 for each fleet) calculated from the model predicted fishing mortality rates over the last three historical years (2015-2017), and</w:t>
      </w:r>
      <w:r w:rsidR="00CC367A" w:rsidRPr="00E7628F">
        <w:rPr>
          <w:rFonts w:ascii="Cambria" w:eastAsia="Times New Roman" w:hAnsi="Cambria"/>
          <w:sz w:val="20"/>
          <w:szCs w:val="20"/>
          <w:lang w:val="en-ZA" w:eastAsia="en-ZA"/>
        </w:rPr>
        <w:t xml:space="preserve"> </w:t>
      </w:r>
    </w:p>
    <w:p w14:paraId="673F4E4D"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65FE3C56" w14:textId="6C5B755F" w:rsidR="00500972"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s,y,m,a,r,f,west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r=1</m:t>
                        </m:r>
                      </m:sub>
                      <m:sup>
                        <m:r>
                          <w:rPr>
                            <w:rFonts w:ascii="Cambria Math" w:eastAsia="MS Mincho" w:hAnsi="Cambria Math"/>
                            <w:sz w:val="20"/>
                            <w:szCs w:val="20"/>
                            <w:lang w:val="en-CA"/>
                          </w:rPr>
                          <m:t>3</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874089">
        <w:rPr>
          <w:rFonts w:ascii="Cambria" w:eastAsia="Times New Roman" w:hAnsi="Cambria"/>
          <w:sz w:val="20"/>
          <w:szCs w:val="20"/>
          <w:lang w:val="en-CA"/>
        </w:rPr>
        <w:tab/>
      </w:r>
      <w:r w:rsidR="00874089">
        <w:rPr>
          <w:rFonts w:ascii="Cambria" w:eastAsia="Times New Roman" w:hAnsi="Cambria"/>
          <w:sz w:val="20"/>
          <w:szCs w:val="20"/>
          <w:lang w:val="en-CA"/>
        </w:rPr>
        <w:tab/>
      </w:r>
      <w:r w:rsidR="00874089" w:rsidRPr="00E7628F">
        <w:rPr>
          <w:rFonts w:ascii="Cambria" w:eastAsia="Times New Roman" w:hAnsi="Cambria"/>
          <w:sz w:val="20"/>
          <w:szCs w:val="20"/>
          <w:lang w:val="en-CA" w:eastAsia="en-ZA"/>
        </w:rPr>
        <w:t>(6.2)</w:t>
      </w:r>
    </w:p>
    <w:p w14:paraId="15318221"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759E084" w14:textId="520D895C" w:rsidR="00EF231B"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acc>
              <m:accPr>
                <m:ctrlPr>
                  <w:rPr>
                    <w:rFonts w:ascii="Cambria Math" w:eastAsia="Times New Roman" w:hAnsi="Cambria Math"/>
                    <w:i/>
                    <w:sz w:val="20"/>
                    <w:szCs w:val="20"/>
                    <w:lang w:val="en-ZA" w:eastAsia="en-ZA"/>
                  </w:rPr>
                </m:ctrlPr>
              </m:accPr>
              <m:e>
                <m:r>
                  <w:rPr>
                    <w:rFonts w:ascii="Cambria Math" w:eastAsia="Times New Roman" w:hAnsi="Cambria Math"/>
                    <w:sz w:val="20"/>
                    <w:szCs w:val="20"/>
                    <w:lang w:val="en-ZA" w:eastAsia="en-ZA"/>
                  </w:rPr>
                  <m:t>V</m:t>
                </m:r>
              </m:e>
            </m:acc>
          </m:e>
          <m:sub>
            <m:r>
              <w:rPr>
                <w:rFonts w:ascii="Cambria Math" w:eastAsia="Times New Roman" w:hAnsi="Cambria Math"/>
                <w:sz w:val="20"/>
                <w:szCs w:val="20"/>
                <w:lang w:val="en-ZA" w:eastAsia="en-ZA"/>
              </w:rPr>
              <m:t>s,y,m,a,r,f,east</m:t>
            </m:r>
          </m:sub>
        </m:sSub>
        <m:r>
          <w:rPr>
            <w:rFonts w:ascii="Cambria Math" w:eastAsia="Times New Roman" w:hAnsi="Cambria Math"/>
            <w:sz w:val="20"/>
            <w:szCs w:val="20"/>
            <w:lang w:val="en-ZA" w:eastAsia="en-ZA"/>
          </w:rPr>
          <m:t>=</m:t>
        </m:r>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num>
          <m:den>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a</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r=4</m:t>
                        </m:r>
                      </m:sub>
                      <m:sup>
                        <m:r>
                          <w:rPr>
                            <w:rFonts w:ascii="Cambria Math" w:eastAsia="MS Mincho" w:hAnsi="Cambria Math"/>
                            <w:sz w:val="20"/>
                            <w:szCs w:val="20"/>
                            <w:lang w:val="en-CA"/>
                          </w:rPr>
                          <m:t>7</m:t>
                        </m:r>
                      </m:sup>
                      <m:e>
                        <m:sSub>
                          <m:sSubPr>
                            <m:ctrlPr>
                              <w:rPr>
                                <w:rFonts w:ascii="Cambria Math" w:eastAsia="MS Mincho" w:hAnsi="Cambria Math"/>
                                <w:sz w:val="20"/>
                                <w:szCs w:val="20"/>
                                <w:lang w:val="en-CA"/>
                              </w:rPr>
                            </m:ctrlPr>
                          </m:sSubPr>
                          <m:e>
                            <m:acc>
                              <m:accPr>
                                <m:chr m:val="⃗"/>
                                <m:ctrlPr>
                                  <w:rPr>
                                    <w:rFonts w:ascii="Cambria Math" w:eastAsia="MS Mincho" w:hAnsi="Cambria Math"/>
                                    <w:sz w:val="20"/>
                                    <w:szCs w:val="20"/>
                                    <w:lang w:val="en-CA"/>
                                  </w:rPr>
                                </m:ctrlPr>
                              </m:accPr>
                              <m:e>
                                <m:r>
                                  <w:rPr>
                                    <w:rFonts w:ascii="Cambria Math" w:eastAsia="MS Mincho" w:hAnsi="Cambria Math"/>
                                    <w:sz w:val="20"/>
                                    <w:szCs w:val="20"/>
                                    <w:lang w:val="en-CA"/>
                                  </w:rPr>
                                  <m:t>N</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f,a</m:t>
                            </m:r>
                          </m:sub>
                        </m:sSub>
                      </m:e>
                    </m:nary>
                  </m:e>
                </m:nary>
              </m:e>
            </m:nary>
          </m:den>
        </m:f>
      </m:oMath>
      <w:r w:rsidR="00EF231B"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ab/>
      </w:r>
      <w:r w:rsidR="00EF231B" w:rsidRPr="00E7628F">
        <w:rPr>
          <w:rFonts w:ascii="Cambria" w:eastAsia="Times New Roman" w:hAnsi="Cambria"/>
          <w:sz w:val="20"/>
          <w:szCs w:val="20"/>
          <w:lang w:val="en-CA"/>
        </w:rPr>
        <w:tab/>
      </w:r>
      <w:r w:rsidR="002D2D6A" w:rsidRPr="00E7628F">
        <w:rPr>
          <w:rFonts w:ascii="Cambria" w:eastAsia="Times New Roman" w:hAnsi="Cambria"/>
          <w:sz w:val="20"/>
          <w:szCs w:val="20"/>
          <w:lang w:val="en-CA"/>
        </w:rPr>
        <w:t xml:space="preserve"> </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6</w:t>
      </w:r>
      <w:r w:rsidR="00EF231B" w:rsidRPr="00E7628F">
        <w:rPr>
          <w:rFonts w:ascii="Cambria" w:eastAsia="Times New Roman" w:hAnsi="Cambria"/>
          <w:sz w:val="20"/>
          <w:szCs w:val="20"/>
          <w:lang w:val="en-CA"/>
        </w:rPr>
        <w:t>.</w:t>
      </w:r>
      <w:r w:rsidR="00C85AFD" w:rsidRPr="00E7628F">
        <w:rPr>
          <w:rFonts w:ascii="Cambria" w:eastAsia="Times New Roman" w:hAnsi="Cambria"/>
          <w:sz w:val="20"/>
          <w:szCs w:val="20"/>
          <w:lang w:val="en-CA"/>
        </w:rPr>
        <w:t>3</w:t>
      </w:r>
      <w:r w:rsidR="00EF231B" w:rsidRPr="00E7628F">
        <w:rPr>
          <w:rFonts w:ascii="Cambria" w:eastAsia="Times New Roman" w:hAnsi="Cambria"/>
          <w:sz w:val="20"/>
          <w:szCs w:val="20"/>
          <w:lang w:val="en-CA"/>
        </w:rPr>
        <w:t>)</w:t>
      </w:r>
    </w:p>
    <w:p w14:paraId="3E06FF18" w14:textId="77777777" w:rsidR="00EF231B" w:rsidRPr="00E7628F" w:rsidRDefault="00EF231B" w:rsidP="00636EAD">
      <w:pPr>
        <w:tabs>
          <w:tab w:val="left" w:pos="720"/>
          <w:tab w:val="right" w:pos="8460"/>
        </w:tabs>
        <w:spacing w:after="0" w:line="240" w:lineRule="auto"/>
        <w:jc w:val="both"/>
        <w:rPr>
          <w:rFonts w:ascii="Cambria" w:eastAsia="Times New Roman" w:hAnsi="Cambria"/>
          <w:sz w:val="20"/>
          <w:szCs w:val="20"/>
          <w:lang w:val="en-ZA" w:eastAsia="en-ZA"/>
        </w:rPr>
      </w:pPr>
    </w:p>
    <w:p w14:paraId="2D751F13" w14:textId="426FF1DF" w:rsidR="00EF231B" w:rsidRPr="00E7628F" w:rsidRDefault="00A642BA"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3C1724" w:rsidRPr="00E7628F">
        <w:rPr>
          <w:rFonts w:ascii="Cambria" w:eastAsia="Times New Roman" w:hAnsi="Cambria"/>
          <w:sz w:val="20"/>
          <w:szCs w:val="20"/>
          <w:lang w:val="en-ZA" w:eastAsia="en-ZA"/>
        </w:rPr>
        <w:t xml:space="preserve">here </w:t>
      </w:r>
      <w:proofErr w:type="spellStart"/>
      <w:proofErr w:type="gramStart"/>
      <w:r w:rsidR="003C1724" w:rsidRPr="00E7628F">
        <w:rPr>
          <w:rFonts w:ascii="Cambria" w:eastAsia="Times New Roman" w:hAnsi="Cambria"/>
          <w:i/>
          <w:iCs/>
          <w:sz w:val="20"/>
          <w:szCs w:val="20"/>
          <w:lang w:val="en-ZA" w:eastAsia="en-ZA"/>
        </w:rPr>
        <w:t>S</w:t>
      </w:r>
      <w:r w:rsidR="003C1724" w:rsidRPr="00E7628F">
        <w:rPr>
          <w:rFonts w:ascii="Cambria" w:eastAsia="Times New Roman" w:hAnsi="Cambria"/>
          <w:i/>
          <w:iCs/>
          <w:sz w:val="20"/>
          <w:szCs w:val="20"/>
          <w:vertAlign w:val="subscript"/>
          <w:lang w:val="en-ZA" w:eastAsia="en-ZA"/>
        </w:rPr>
        <w:t>f,a</w:t>
      </w:r>
      <w:proofErr w:type="spellEnd"/>
      <w:proofErr w:type="gramEnd"/>
      <w:r w:rsidR="003C1724" w:rsidRPr="00E7628F">
        <w:rPr>
          <w:rFonts w:ascii="Cambria" w:eastAsia="Times New Roman" w:hAnsi="Cambria"/>
          <w:sz w:val="20"/>
          <w:szCs w:val="20"/>
          <w:lang w:val="en-ZA" w:eastAsia="en-ZA"/>
        </w:rPr>
        <w:t xml:space="preserve"> is the fleet selectivity at age. </w:t>
      </w:r>
    </w:p>
    <w:p w14:paraId="62F49E80" w14:textId="5D717874"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p>
    <w:p w14:paraId="6526DFD1" w14:textId="156F5F8A" w:rsidR="00F4540D" w:rsidRPr="00E7628F" w:rsidRDefault="00F4540D"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Equation</w:t>
      </w:r>
      <w:r w:rsidR="00A642BA" w:rsidRPr="00E7628F">
        <w:rPr>
          <w:rFonts w:ascii="Cambria" w:eastAsia="Times New Roman" w:hAnsi="Cambria"/>
          <w:sz w:val="20"/>
          <w:szCs w:val="20"/>
          <w:lang w:val="en-ZA" w:eastAsia="en-ZA"/>
        </w:rPr>
        <w:t>s</w:t>
      </w:r>
      <w:r w:rsidRPr="00E7628F">
        <w:rPr>
          <w:rFonts w:ascii="Cambria" w:eastAsia="Times New Roman" w:hAnsi="Cambria"/>
          <w:sz w:val="20"/>
          <w:szCs w:val="20"/>
          <w:lang w:val="en-ZA" w:eastAsia="en-ZA"/>
        </w:rPr>
        <w:t xml:space="preserve"> </w:t>
      </w:r>
      <w:r w:rsidR="003D37EF" w:rsidRPr="00E7628F">
        <w:rPr>
          <w:rFonts w:ascii="Cambria" w:eastAsia="Times New Roman" w:hAnsi="Cambria"/>
          <w:sz w:val="20"/>
          <w:szCs w:val="20"/>
          <w:lang w:val="en-ZA" w:eastAsia="en-ZA"/>
        </w:rPr>
        <w:t>6.1 – 6.3</w:t>
      </w:r>
      <w:r w:rsidRPr="00E7628F">
        <w:rPr>
          <w:rFonts w:ascii="Cambria" w:eastAsia="Times New Roman" w:hAnsi="Cambria"/>
          <w:sz w:val="20"/>
          <w:szCs w:val="20"/>
          <w:lang w:val="en-ZA" w:eastAsia="en-ZA"/>
        </w:rPr>
        <w:t xml:space="preserve"> keep both </w:t>
      </w:r>
      <w:r w:rsidR="00E1171A" w:rsidRPr="00E7628F">
        <w:rPr>
          <w:rFonts w:ascii="Cambria" w:eastAsia="Times New Roman" w:hAnsi="Cambria"/>
          <w:sz w:val="20"/>
          <w:szCs w:val="20"/>
          <w:lang w:val="en-ZA" w:eastAsia="en-ZA"/>
        </w:rPr>
        <w:t xml:space="preserve">the </w:t>
      </w:r>
      <w:r w:rsidRPr="00E7628F">
        <w:rPr>
          <w:rFonts w:ascii="Cambria" w:eastAsia="Times New Roman" w:hAnsi="Cambria"/>
          <w:sz w:val="20"/>
          <w:szCs w:val="20"/>
          <w:lang w:val="en-ZA" w:eastAsia="en-ZA"/>
        </w:rPr>
        <w:t>allocations among fleets and the spatio-temporal distribution of catches by fleet</w:t>
      </w:r>
      <w:r w:rsidR="00E1171A" w:rsidRPr="00E7628F">
        <w:rPr>
          <w:rFonts w:ascii="Cambria" w:eastAsia="Times New Roman" w:hAnsi="Cambria"/>
          <w:sz w:val="20"/>
          <w:szCs w:val="20"/>
          <w:lang w:val="en-ZA" w:eastAsia="en-ZA"/>
        </w:rPr>
        <w:t xml:space="preserve"> constant</w:t>
      </w:r>
      <w:r w:rsidR="003D37E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whilst allowing for vary</w:t>
      </w:r>
      <w:r w:rsidR="00C85AFD" w:rsidRPr="00E7628F">
        <w:rPr>
          <w:rFonts w:ascii="Cambria" w:eastAsia="Times New Roman" w:hAnsi="Cambria"/>
          <w:sz w:val="20"/>
          <w:szCs w:val="20"/>
          <w:lang w:val="en-ZA" w:eastAsia="en-ZA"/>
        </w:rPr>
        <w:t>ing</w:t>
      </w:r>
      <w:r w:rsidRPr="00E7628F">
        <w:rPr>
          <w:rFonts w:ascii="Cambria" w:eastAsia="Times New Roman" w:hAnsi="Cambria"/>
          <w:sz w:val="20"/>
          <w:szCs w:val="20"/>
          <w:lang w:val="en-ZA" w:eastAsia="en-ZA"/>
        </w:rPr>
        <w:t xml:space="preserve"> catch at age in response to availability</w:t>
      </w:r>
      <w:r w:rsidR="00C85AFD" w:rsidRPr="00E7628F">
        <w:rPr>
          <w:rFonts w:ascii="Cambria" w:eastAsia="Times New Roman" w:hAnsi="Cambria"/>
          <w:sz w:val="20"/>
          <w:szCs w:val="20"/>
          <w:lang w:val="en-ZA" w:eastAsia="en-ZA"/>
        </w:rPr>
        <w:t xml:space="preserve"> of numbers at</w:t>
      </w:r>
      <w:r w:rsidRPr="00E7628F">
        <w:rPr>
          <w:rFonts w:ascii="Cambria" w:eastAsia="Times New Roman" w:hAnsi="Cambria"/>
          <w:sz w:val="20"/>
          <w:szCs w:val="20"/>
          <w:lang w:val="en-ZA" w:eastAsia="en-ZA"/>
        </w:rPr>
        <w:t xml:space="preserve"> age. Dynamic spatio-temporal fishing distribution</w:t>
      </w:r>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i/>
          <w:iCs/>
          <w:sz w:val="20"/>
          <w:szCs w:val="20"/>
          <w:lang w:val="en-ZA" w:eastAsia="en-ZA"/>
        </w:rPr>
        <w:t xml:space="preserve">D </w:t>
      </w:r>
      <w:r w:rsidR="00C85AFD" w:rsidRPr="00E7628F">
        <w:rPr>
          <w:rFonts w:ascii="Cambria" w:eastAsia="Times New Roman" w:hAnsi="Cambria"/>
          <w:sz w:val="20"/>
          <w:szCs w:val="20"/>
          <w:lang w:val="en-ZA" w:eastAsia="en-ZA"/>
        </w:rPr>
        <w:t>by projection year)</w:t>
      </w:r>
      <w:r w:rsidRPr="00E7628F">
        <w:rPr>
          <w:rFonts w:ascii="Cambria" w:eastAsia="Times New Roman" w:hAnsi="Cambria"/>
          <w:sz w:val="20"/>
          <w:szCs w:val="20"/>
          <w:lang w:val="en-ZA" w:eastAsia="en-ZA"/>
        </w:rPr>
        <w:t xml:space="preserve"> would require a fleet dynamics model that </w:t>
      </w:r>
      <w:r w:rsidR="00C85AFD" w:rsidRPr="00E7628F">
        <w:rPr>
          <w:rFonts w:ascii="Cambria" w:eastAsia="Times New Roman" w:hAnsi="Cambria"/>
          <w:sz w:val="20"/>
          <w:szCs w:val="20"/>
          <w:lang w:val="en-ZA" w:eastAsia="en-ZA"/>
        </w:rPr>
        <w:t>has not been developed for Atlantic bluefin tuna</w:t>
      </w:r>
      <w:r w:rsidRPr="00E7628F">
        <w:rPr>
          <w:rFonts w:ascii="Cambria" w:eastAsia="Times New Roman" w:hAnsi="Cambria"/>
          <w:sz w:val="20"/>
          <w:szCs w:val="20"/>
          <w:lang w:val="en-ZA" w:eastAsia="en-ZA"/>
        </w:rPr>
        <w:t xml:space="preserve">. </w:t>
      </w:r>
    </w:p>
    <w:p w14:paraId="394C7932" w14:textId="73140AFD" w:rsidR="003C1724" w:rsidRPr="00E7628F" w:rsidRDefault="003C1724" w:rsidP="00636EAD">
      <w:pPr>
        <w:tabs>
          <w:tab w:val="left" w:pos="720"/>
          <w:tab w:val="right" w:pos="8460"/>
        </w:tabs>
        <w:spacing w:after="0" w:line="240" w:lineRule="auto"/>
        <w:jc w:val="both"/>
        <w:rPr>
          <w:rFonts w:ascii="Cambria" w:eastAsia="Times New Roman" w:hAnsi="Cambria"/>
          <w:sz w:val="20"/>
          <w:szCs w:val="20"/>
          <w:lang w:val="en-ZA" w:eastAsia="en-ZA"/>
        </w:rPr>
      </w:pPr>
    </w:p>
    <w:p w14:paraId="3CC8B47E" w14:textId="6CB0EAC0" w:rsidR="00890B66" w:rsidRPr="00E7628F" w:rsidRDefault="00737F38"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It is possible for MPs to prescribe catches that are higher than the available stock biomass (are not possible). In these cases</w:t>
      </w:r>
      <w:r w:rsidR="00F729CF" w:rsidRPr="00E7628F">
        <w:rPr>
          <w:rFonts w:ascii="Cambria" w:eastAsia="Times New Roman" w:hAnsi="Cambria"/>
          <w:sz w:val="20"/>
          <w:szCs w:val="20"/>
          <w:lang w:val="en-ZA" w:eastAsia="en-ZA"/>
        </w:rPr>
        <w:t>,</w:t>
      </w:r>
      <w:r w:rsidRPr="00E7628F">
        <w:rPr>
          <w:rFonts w:ascii="Cambria" w:eastAsia="Times New Roman" w:hAnsi="Cambria"/>
          <w:sz w:val="20"/>
          <w:szCs w:val="20"/>
          <w:lang w:val="en-ZA" w:eastAsia="en-ZA"/>
        </w:rPr>
        <w:t xml:space="preserve"> t</w:t>
      </w:r>
      <w:r w:rsidR="00890B66" w:rsidRPr="00E7628F">
        <w:rPr>
          <w:rFonts w:ascii="Cambria" w:eastAsia="Times New Roman" w:hAnsi="Cambria"/>
          <w:sz w:val="20"/>
          <w:szCs w:val="20"/>
          <w:lang w:val="en-ZA" w:eastAsia="en-ZA"/>
        </w:rPr>
        <w:t xml:space="preserve">he harvest rate </w:t>
      </w:r>
      <w:r w:rsidR="00C85AFD" w:rsidRPr="00E7628F">
        <w:rPr>
          <w:rFonts w:ascii="Cambria" w:eastAsia="Times New Roman" w:hAnsi="Cambria"/>
          <w:i/>
          <w:iCs/>
          <w:sz w:val="20"/>
          <w:szCs w:val="20"/>
          <w:lang w:val="en-ZA" w:eastAsia="en-ZA"/>
        </w:rPr>
        <w:t>U</w:t>
      </w:r>
      <w:r w:rsidRPr="00E7628F">
        <w:rPr>
          <w:rFonts w:ascii="Cambria" w:eastAsia="Times New Roman" w:hAnsi="Cambria"/>
          <w:i/>
          <w:iCs/>
          <w:sz w:val="20"/>
          <w:szCs w:val="20"/>
          <w:lang w:val="en-ZA" w:eastAsia="en-ZA"/>
        </w:rPr>
        <w:t xml:space="preserve"> </w:t>
      </w:r>
      <w:r w:rsidRPr="00E7628F">
        <w:rPr>
          <w:rFonts w:ascii="Cambria" w:eastAsia="Times New Roman" w:hAnsi="Cambria"/>
          <w:sz w:val="20"/>
          <w:szCs w:val="20"/>
          <w:lang w:val="en-ZA" w:eastAsia="en-ZA"/>
        </w:rPr>
        <w:t xml:space="preserve">exceeds 1. </w:t>
      </w:r>
      <w:r w:rsidRPr="00E7628F">
        <w:rPr>
          <w:rFonts w:ascii="Cambria" w:eastAsia="Times New Roman" w:hAnsi="Cambria"/>
          <w:i/>
          <w:iCs/>
          <w:sz w:val="20"/>
          <w:szCs w:val="20"/>
          <w:lang w:val="en-ZA" w:eastAsia="en-ZA"/>
        </w:rPr>
        <w:t>U</w:t>
      </w:r>
      <w:r w:rsidR="00C85AFD" w:rsidRPr="00E7628F">
        <w:rPr>
          <w:rFonts w:ascii="Cambria" w:eastAsia="Times New Roman" w:hAnsi="Cambria"/>
          <w:sz w:val="20"/>
          <w:szCs w:val="20"/>
          <w:lang w:val="en-ZA" w:eastAsia="en-ZA"/>
        </w:rPr>
        <w:t xml:space="preserve"> </w:t>
      </w:r>
      <w:r w:rsidR="00890B66" w:rsidRPr="00E7628F">
        <w:rPr>
          <w:rFonts w:ascii="Cambria" w:eastAsia="Times New Roman" w:hAnsi="Cambria"/>
          <w:sz w:val="20"/>
          <w:szCs w:val="20"/>
          <w:lang w:val="en-ZA" w:eastAsia="en-ZA"/>
        </w:rPr>
        <w:t xml:space="preserve">is calculated as the predicted catch weight for the fleet </w:t>
      </w:r>
      <w:proofErr w:type="spellStart"/>
      <w:r w:rsidR="00890B66" w:rsidRPr="00E7628F">
        <w:rPr>
          <w:rFonts w:ascii="Cambria" w:eastAsia="Times New Roman" w:hAnsi="Cambria"/>
          <w:i/>
          <w:iCs/>
          <w:sz w:val="20"/>
          <w:szCs w:val="20"/>
          <w:lang w:val="en-ZA" w:eastAsia="en-ZA"/>
        </w:rPr>
        <w:t>C</w:t>
      </w:r>
      <w:r w:rsidR="00890B66" w:rsidRPr="00E7628F">
        <w:rPr>
          <w:rFonts w:ascii="Cambria" w:eastAsia="Times New Roman" w:hAnsi="Cambria"/>
          <w:i/>
          <w:iCs/>
          <w:sz w:val="20"/>
          <w:szCs w:val="20"/>
          <w:vertAlign w:val="subscript"/>
          <w:lang w:val="en-ZA" w:eastAsia="en-ZA"/>
        </w:rPr>
        <w:t>w</w:t>
      </w:r>
      <w:proofErr w:type="spellEnd"/>
      <w:r w:rsidR="00890B66" w:rsidRPr="00E7628F">
        <w:rPr>
          <w:rFonts w:ascii="Cambria" w:eastAsia="Times New Roman" w:hAnsi="Cambria"/>
          <w:sz w:val="20"/>
          <w:szCs w:val="20"/>
          <w:vertAlign w:val="subscript"/>
          <w:lang w:val="en-ZA" w:eastAsia="en-ZA"/>
        </w:rPr>
        <w:t xml:space="preserve"> </w:t>
      </w:r>
      <w:r w:rsidR="00C85AFD" w:rsidRPr="00E7628F">
        <w:rPr>
          <w:rFonts w:ascii="Cambria" w:eastAsia="Times New Roman" w:hAnsi="Cambria"/>
          <w:sz w:val="20"/>
          <w:szCs w:val="20"/>
          <w:lang w:val="en-ZA" w:eastAsia="en-ZA"/>
        </w:rPr>
        <w:t xml:space="preserve">divided by the total biomass </w:t>
      </w:r>
      <w:r w:rsidR="00C85AFD" w:rsidRPr="00E7628F">
        <w:rPr>
          <w:rFonts w:ascii="Cambria" w:eastAsia="Times New Roman" w:hAnsi="Cambria"/>
          <w:i/>
          <w:iCs/>
          <w:sz w:val="20"/>
          <w:szCs w:val="20"/>
          <w:lang w:val="en-ZA" w:eastAsia="en-ZA"/>
        </w:rPr>
        <w:t>B</w:t>
      </w:r>
      <w:r w:rsidR="00C85AFD" w:rsidRPr="00E7628F">
        <w:rPr>
          <w:rFonts w:ascii="Cambria" w:eastAsia="Times New Roman" w:hAnsi="Cambria"/>
          <w:sz w:val="20"/>
          <w:szCs w:val="20"/>
          <w:lang w:val="en-ZA" w:eastAsia="en-ZA"/>
        </w:rPr>
        <w:t xml:space="preserve"> across all fleets in that year, quarter and spatial strat</w:t>
      </w:r>
      <w:r w:rsidR="00701951" w:rsidRPr="00E7628F">
        <w:rPr>
          <w:rFonts w:ascii="Cambria" w:eastAsia="Times New Roman" w:hAnsi="Cambria"/>
          <w:sz w:val="20"/>
          <w:szCs w:val="20"/>
          <w:lang w:val="en-ZA" w:eastAsia="en-ZA"/>
        </w:rPr>
        <w:t>um</w:t>
      </w:r>
      <w:r w:rsidR="00C85AFD" w:rsidRPr="00E7628F">
        <w:rPr>
          <w:rFonts w:ascii="Cambria" w:eastAsia="Times New Roman" w:hAnsi="Cambria"/>
          <w:sz w:val="20"/>
          <w:szCs w:val="20"/>
          <w:lang w:val="en-ZA" w:eastAsia="en-ZA"/>
        </w:rPr>
        <w:t>:</w:t>
      </w:r>
    </w:p>
    <w:p w14:paraId="32317486" w14:textId="2B24ED94"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42BB0029" w14:textId="209A1467" w:rsidR="00C85AFD" w:rsidRPr="00E7628F" w:rsidRDefault="00636EAD" w:rsidP="00636EAD">
      <w:pPr>
        <w:tabs>
          <w:tab w:val="left" w:pos="720"/>
          <w:tab w:val="right" w:pos="8460"/>
        </w:tabs>
        <w:spacing w:after="0" w:line="240" w:lineRule="auto"/>
        <w:jc w:val="both"/>
        <w:rPr>
          <w:rFonts w:ascii="Cambria" w:eastAsia="Times New Roman" w:hAnsi="Cambria"/>
          <w:sz w:val="20"/>
          <w:szCs w:val="20"/>
          <w:lang w:val="en-ZA" w:eastAsia="en-ZA"/>
        </w:rPr>
      </w:pPr>
      <w:r>
        <w:rPr>
          <w:rFonts w:ascii="Cambria" w:eastAsia="Times New Roman" w:hAnsi="Cambria"/>
          <w:sz w:val="20"/>
          <w:szCs w:val="20"/>
          <w:lang w:val="en-ZA" w:eastAsia="en-ZA"/>
        </w:rPr>
        <w:tab/>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B</m:t>
            </m:r>
          </m:e>
          <m:sub>
            <m:r>
              <w:rPr>
                <w:rFonts w:ascii="Cambria Math" w:eastAsia="Times New Roman" w:hAnsi="Cambria Math"/>
                <w:sz w:val="20"/>
                <w:szCs w:val="20"/>
                <w:lang w:val="en-ZA" w:eastAsia="en-ZA"/>
              </w:rPr>
              <m:t>y,m,r,f</m:t>
            </m:r>
          </m:sub>
        </m:sSub>
      </m:oMath>
      <w:r w:rsidR="00C85AFD" w:rsidRPr="00E7628F">
        <w:rPr>
          <w:rFonts w:ascii="Cambria" w:eastAsia="Times New Roman" w:hAnsi="Cambria"/>
          <w:sz w:val="20"/>
          <w:szCs w:val="20"/>
          <w:lang w:val="en-ZA" w:eastAsia="en-ZA"/>
        </w:rPr>
        <w:t xml:space="preserve"> </w:t>
      </w:r>
      <w:r w:rsidR="00C85AFD" w:rsidRPr="00E7628F">
        <w:rPr>
          <w:rFonts w:ascii="Cambria" w:eastAsia="Times New Roman" w:hAnsi="Cambria"/>
          <w:sz w:val="20"/>
          <w:szCs w:val="20"/>
          <w:lang w:val="en-ZA" w:eastAsia="en-ZA"/>
        </w:rPr>
        <w:tab/>
      </w:r>
      <w:r w:rsidR="00C85AFD" w:rsidRPr="00E7628F">
        <w:rPr>
          <w:rFonts w:ascii="Cambria" w:eastAsia="Times New Roman" w:hAnsi="Cambria"/>
          <w:sz w:val="20"/>
          <w:szCs w:val="20"/>
          <w:lang w:val="en-ZA" w:eastAsia="en-ZA"/>
        </w:rPr>
        <w:tab/>
        <w:t>(6.4)</w:t>
      </w:r>
    </w:p>
    <w:p w14:paraId="4F1D1E6C" w14:textId="07E4951B" w:rsidR="00C85AFD" w:rsidRPr="00E7628F" w:rsidRDefault="00C85AFD" w:rsidP="00636EAD">
      <w:pPr>
        <w:tabs>
          <w:tab w:val="left" w:pos="720"/>
          <w:tab w:val="right" w:pos="8460"/>
        </w:tabs>
        <w:spacing w:after="0" w:line="240" w:lineRule="auto"/>
        <w:jc w:val="both"/>
        <w:rPr>
          <w:rFonts w:ascii="Cambria" w:eastAsia="Times New Roman" w:hAnsi="Cambria"/>
          <w:sz w:val="20"/>
          <w:szCs w:val="20"/>
          <w:lang w:val="en-ZA" w:eastAsia="en-ZA"/>
        </w:rPr>
      </w:pPr>
    </w:p>
    <w:p w14:paraId="6738DC50" w14:textId="12C069BE" w:rsidR="00970419" w:rsidRPr="00E7628F" w:rsidRDefault="004C3431"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w</w:t>
      </w:r>
      <w:r w:rsidR="00970419" w:rsidRPr="00E7628F">
        <w:rPr>
          <w:rFonts w:ascii="Cambria" w:eastAsia="Times New Roman" w:hAnsi="Cambria"/>
          <w:sz w:val="20"/>
          <w:szCs w:val="20"/>
          <w:lang w:val="en-ZA" w:eastAsia="en-ZA"/>
        </w:rPr>
        <w:t xml:space="preserve">here catch weight </w:t>
      </w:r>
      <w:r w:rsidR="00970419" w:rsidRPr="00E7628F">
        <w:rPr>
          <w:rFonts w:ascii="Cambria" w:eastAsia="Times New Roman" w:hAnsi="Cambria"/>
          <w:i/>
          <w:iCs/>
          <w:sz w:val="20"/>
          <w:szCs w:val="20"/>
          <w:lang w:val="en-ZA" w:eastAsia="en-ZA"/>
        </w:rPr>
        <w:t>C</w:t>
      </w:r>
      <w:r w:rsidR="00970419" w:rsidRPr="00E7628F">
        <w:rPr>
          <w:rFonts w:ascii="Cambria" w:eastAsia="Times New Roman" w:hAnsi="Cambria"/>
          <w:i/>
          <w:iCs/>
          <w:sz w:val="20"/>
          <w:szCs w:val="20"/>
          <w:vertAlign w:val="subscript"/>
          <w:lang w:val="en-ZA" w:eastAsia="en-ZA"/>
        </w:rPr>
        <w:t>W</w:t>
      </w:r>
      <w:r w:rsidR="00970419" w:rsidRPr="00E7628F">
        <w:rPr>
          <w:rFonts w:ascii="Cambria" w:eastAsia="Times New Roman" w:hAnsi="Cambria"/>
          <w:sz w:val="20"/>
          <w:szCs w:val="20"/>
          <w:lang w:val="en-ZA" w:eastAsia="en-ZA"/>
        </w:rPr>
        <w:t xml:space="preserve"> is calculated by the sum product of the catches at age (</w:t>
      </w:r>
      <w:r w:rsidR="002C701A" w:rsidRPr="00E7628F">
        <w:rPr>
          <w:rFonts w:ascii="Cambria" w:eastAsia="Times New Roman" w:hAnsi="Cambria"/>
          <w:sz w:val="20"/>
          <w:szCs w:val="20"/>
          <w:lang w:val="en-ZA" w:eastAsia="en-ZA"/>
        </w:rPr>
        <w:t>e</w:t>
      </w:r>
      <w:r w:rsidR="00970419" w:rsidRPr="00E7628F">
        <w:rPr>
          <w:rFonts w:ascii="Cambria" w:eastAsia="Times New Roman" w:hAnsi="Cambria"/>
          <w:sz w:val="20"/>
          <w:szCs w:val="20"/>
          <w:lang w:val="en-ZA" w:eastAsia="en-ZA"/>
        </w:rPr>
        <w:t xml:space="preserve">quation 6.1) and weight at age. </w:t>
      </w:r>
    </w:p>
    <w:p w14:paraId="4DF59EFC" w14:textId="77777777" w:rsidR="00970419" w:rsidRPr="00E7628F" w:rsidRDefault="00970419" w:rsidP="00636EAD">
      <w:pPr>
        <w:tabs>
          <w:tab w:val="left" w:pos="720"/>
          <w:tab w:val="right" w:pos="8460"/>
        </w:tabs>
        <w:spacing w:after="0" w:line="240" w:lineRule="auto"/>
        <w:jc w:val="both"/>
        <w:rPr>
          <w:rFonts w:ascii="Cambria" w:eastAsia="Times New Roman" w:hAnsi="Cambria"/>
          <w:sz w:val="20"/>
          <w:szCs w:val="20"/>
          <w:lang w:val="en-ZA" w:eastAsia="en-ZA"/>
        </w:rPr>
      </w:pPr>
    </w:p>
    <w:p w14:paraId="618FF5F6" w14:textId="30100F7D"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r w:rsidRPr="00E7628F">
        <w:rPr>
          <w:rFonts w:ascii="Cambria" w:eastAsia="Times New Roman" w:hAnsi="Cambria"/>
          <w:sz w:val="20"/>
          <w:szCs w:val="20"/>
          <w:lang w:val="en-ZA" w:eastAsia="en-ZA"/>
        </w:rPr>
        <w:t xml:space="preserve">To avoid </w:t>
      </w:r>
      <w:r w:rsidR="004C3431" w:rsidRPr="00E7628F">
        <w:rPr>
          <w:rFonts w:ascii="Cambria" w:eastAsia="Times New Roman" w:hAnsi="Cambria"/>
          <w:sz w:val="20"/>
          <w:szCs w:val="20"/>
          <w:lang w:val="en-ZA" w:eastAsia="en-ZA"/>
        </w:rPr>
        <w:t xml:space="preserve">catches exceeding available biomass </w:t>
      </w:r>
      <w:r w:rsidRPr="00E7628F">
        <w:rPr>
          <w:rFonts w:ascii="Cambria" w:eastAsia="Times New Roman" w:hAnsi="Cambria"/>
          <w:sz w:val="20"/>
          <w:szCs w:val="20"/>
          <w:lang w:val="en-ZA" w:eastAsia="en-ZA"/>
        </w:rPr>
        <w:t>a</w:t>
      </w:r>
      <w:r w:rsidR="00E1171A" w:rsidRPr="00E7628F">
        <w:rPr>
          <w:rFonts w:ascii="Cambria" w:eastAsia="Times New Roman" w:hAnsi="Cambria"/>
          <w:sz w:val="20"/>
          <w:szCs w:val="20"/>
          <w:lang w:val="en-ZA" w:eastAsia="en-ZA"/>
        </w:rPr>
        <w:t xml:space="preserve"> somewhat</w:t>
      </w:r>
      <w:r w:rsidRPr="00E7628F">
        <w:rPr>
          <w:rFonts w:ascii="Cambria" w:eastAsia="Times New Roman" w:hAnsi="Cambria"/>
          <w:sz w:val="20"/>
          <w:szCs w:val="20"/>
          <w:lang w:val="en-ZA" w:eastAsia="en-ZA"/>
        </w:rPr>
        <w:t xml:space="preserve"> arbitrary maximum harvest rate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is used (the default value is 90%). </w:t>
      </w:r>
    </w:p>
    <w:p w14:paraId="32FC0750" w14:textId="77777777"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ZA" w:eastAsia="en-ZA"/>
        </w:rPr>
      </w:pPr>
    </w:p>
    <w:p w14:paraId="055DF650" w14:textId="34712265" w:rsidR="00A642BA" w:rsidRPr="00E7628F" w:rsidRDefault="004C343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ZA" w:eastAsia="en-ZA"/>
        </w:rPr>
        <w:lastRenderedPageBreak/>
        <w:t>In cases where</w:t>
      </w:r>
      <w:r w:rsidR="00C85AFD" w:rsidRPr="00E7628F">
        <w:rPr>
          <w:rFonts w:ascii="Cambria" w:eastAsia="Times New Roman" w:hAnsi="Cambria"/>
          <w:sz w:val="20"/>
          <w:szCs w:val="20"/>
          <w:lang w:val="en-ZA" w:eastAsia="en-Z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&gt;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oMath>
      <w:r w:rsidR="00EF231B"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 there are two options </w:t>
      </w:r>
      <w:r w:rsidR="00F729CF" w:rsidRPr="00E7628F">
        <w:rPr>
          <w:rFonts w:ascii="Cambria" w:eastAsia="Times New Roman" w:hAnsi="Cambria"/>
          <w:sz w:val="20"/>
          <w:szCs w:val="20"/>
          <w:lang w:val="en-CA"/>
        </w:rPr>
        <w:t xml:space="preserve">that have </w:t>
      </w:r>
      <w:r w:rsidR="00737F38" w:rsidRPr="00E7628F">
        <w:rPr>
          <w:rFonts w:ascii="Cambria" w:eastAsia="Times New Roman" w:hAnsi="Cambria"/>
          <w:sz w:val="20"/>
          <w:szCs w:val="20"/>
          <w:lang w:val="en-CA"/>
        </w:rPr>
        <w:t xml:space="preserve">currently </w:t>
      </w:r>
      <w:r w:rsidR="00701951" w:rsidRPr="00E7628F">
        <w:rPr>
          <w:rFonts w:ascii="Cambria" w:eastAsia="Times New Roman" w:hAnsi="Cambria"/>
          <w:sz w:val="20"/>
          <w:szCs w:val="20"/>
          <w:lang w:val="en-CA"/>
        </w:rPr>
        <w:t xml:space="preserve">been </w:t>
      </w:r>
      <w:r w:rsidR="00737F38" w:rsidRPr="00E7628F">
        <w:rPr>
          <w:rFonts w:ascii="Cambria" w:eastAsia="Times New Roman" w:hAnsi="Cambria"/>
          <w:sz w:val="20"/>
          <w:szCs w:val="20"/>
          <w:lang w:val="en-CA"/>
        </w:rPr>
        <w:t>implemented in the ABTMSE R framework: (1) remove these catches and (2)</w:t>
      </w:r>
      <w:r w:rsidR="00F729CF" w:rsidRPr="00E7628F">
        <w:rPr>
          <w:rFonts w:ascii="Cambria" w:eastAsia="Times New Roman" w:hAnsi="Cambria"/>
          <w:sz w:val="20"/>
          <w:szCs w:val="20"/>
          <w:lang w:val="en-CA"/>
        </w:rPr>
        <w:t xml:space="preserve"> reallocate these catches. </w:t>
      </w:r>
      <w:r w:rsidR="00A642BA" w:rsidRPr="00E7628F">
        <w:rPr>
          <w:rFonts w:ascii="Cambria" w:eastAsia="Times New Roman" w:hAnsi="Cambria"/>
          <w:sz w:val="20"/>
          <w:szCs w:val="20"/>
          <w:lang w:val="en-CA"/>
        </w:rPr>
        <w:t xml:space="preserve">Reallocation is selected as the default setting (it can be switched off) in order to approximate quota trading among fleets which may be expected to occur when quotas cannot be caught by one or more fleet.  </w:t>
      </w:r>
    </w:p>
    <w:p w14:paraId="3DF68649" w14:textId="77777777" w:rsidR="00A642BA"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p>
    <w:p w14:paraId="23FAAFED" w14:textId="44A00536" w:rsidR="00890B66" w:rsidRPr="00E7628F" w:rsidRDefault="00A642BA"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 xml:space="preserve">The reallocation rule redistributes </w:t>
      </w:r>
      <w:r w:rsidR="004C3431" w:rsidRPr="00E7628F">
        <w:rPr>
          <w:rFonts w:ascii="Cambria" w:eastAsia="Times New Roman" w:hAnsi="Cambria"/>
          <w:sz w:val="20"/>
          <w:szCs w:val="20"/>
          <w:lang w:val="en-CA"/>
        </w:rPr>
        <w:t>catches</w:t>
      </w:r>
      <w:r w:rsidR="00C85AFD" w:rsidRPr="00E7628F">
        <w:rPr>
          <w:rFonts w:ascii="Cambria" w:eastAsia="Times New Roman" w:hAnsi="Cambria"/>
          <w:sz w:val="20"/>
          <w:szCs w:val="20"/>
          <w:lang w:val="en-CA"/>
        </w:rPr>
        <w:t xml:space="preserve"> </w:t>
      </w:r>
      <w:r w:rsidR="004C3431" w:rsidRPr="00E7628F">
        <w:rPr>
          <w:rFonts w:ascii="Cambria" w:eastAsia="Times New Roman" w:hAnsi="Cambria"/>
          <w:sz w:val="20"/>
          <w:szCs w:val="20"/>
          <w:lang w:val="en-CA"/>
        </w:rPr>
        <w:t xml:space="preserve">in excess of the maximum harvest rate </w:t>
      </w:r>
      <w:proofErr w:type="spellStart"/>
      <w:r w:rsidR="004C3431" w:rsidRPr="00E7628F">
        <w:rPr>
          <w:rFonts w:ascii="Cambria" w:eastAsia="Times New Roman" w:hAnsi="Cambria"/>
          <w:i/>
          <w:iCs/>
          <w:sz w:val="20"/>
          <w:szCs w:val="20"/>
          <w:lang w:val="en-CA"/>
        </w:rPr>
        <w:t>C</w:t>
      </w:r>
      <w:r w:rsidR="004C3431" w:rsidRPr="00E7628F">
        <w:rPr>
          <w:rFonts w:ascii="Cambria" w:eastAsia="Times New Roman" w:hAnsi="Cambria"/>
          <w:i/>
          <w:iCs/>
          <w:sz w:val="20"/>
          <w:szCs w:val="20"/>
          <w:vertAlign w:val="subscript"/>
          <w:lang w:val="en-CA"/>
        </w:rPr>
        <w:t>Umax</w:t>
      </w:r>
      <w:proofErr w:type="spellEnd"/>
      <w:r w:rsidR="004C3431" w:rsidRPr="00E7628F">
        <w:rPr>
          <w:rFonts w:ascii="Cambria" w:eastAsia="Times New Roman" w:hAnsi="Cambria"/>
          <w:sz w:val="20"/>
          <w:szCs w:val="20"/>
          <w:lang w:val="en-CA"/>
        </w:rPr>
        <w:t>,</w:t>
      </w:r>
      <w:r w:rsidR="00BF5CAC"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across all</w:t>
      </w:r>
      <w:r w:rsidR="00EF231B" w:rsidRPr="00E7628F">
        <w:rPr>
          <w:rFonts w:ascii="Cambria" w:eastAsia="Times New Roman" w:hAnsi="Cambria"/>
          <w:sz w:val="20"/>
          <w:szCs w:val="20"/>
          <w:lang w:val="en-CA"/>
        </w:rPr>
        <w:t xml:space="preserve"> </w:t>
      </w:r>
      <w:r w:rsidR="00890B66" w:rsidRPr="00E7628F">
        <w:rPr>
          <w:rFonts w:ascii="Cambria" w:eastAsia="Times New Roman" w:hAnsi="Cambria"/>
          <w:sz w:val="20"/>
          <w:szCs w:val="20"/>
          <w:lang w:val="en-CA"/>
        </w:rPr>
        <w:t>fleet-</w:t>
      </w:r>
      <w:r w:rsidR="00C85AFD" w:rsidRPr="00E7628F">
        <w:rPr>
          <w:rFonts w:ascii="Cambria" w:eastAsia="Times New Roman" w:hAnsi="Cambria"/>
          <w:sz w:val="20"/>
          <w:szCs w:val="20"/>
          <w:lang w:val="en-CA"/>
        </w:rPr>
        <w:t xml:space="preserve">spatial </w:t>
      </w:r>
      <w:r w:rsidR="00EF231B" w:rsidRPr="00E7628F">
        <w:rPr>
          <w:rFonts w:ascii="Cambria" w:eastAsia="Times New Roman" w:hAnsi="Cambria"/>
          <w:sz w:val="20"/>
          <w:szCs w:val="20"/>
          <w:lang w:val="en-CA"/>
        </w:rPr>
        <w:t>strata (</w:t>
      </w:r>
      <w:r w:rsidR="00890B66" w:rsidRPr="00E7628F">
        <w:rPr>
          <w:rFonts w:ascii="Cambria" w:eastAsia="Times New Roman" w:hAnsi="Cambria"/>
          <w:i/>
          <w:iCs/>
          <w:sz w:val="20"/>
          <w:szCs w:val="20"/>
          <w:lang w:val="en-CA"/>
        </w:rPr>
        <w:t>f</w:t>
      </w:r>
      <w:r w:rsidR="00890B66" w:rsidRPr="00E7628F">
        <w:rPr>
          <w:rFonts w:ascii="Cambria" w:eastAsia="Times New Roman" w:hAnsi="Cambria"/>
          <w:sz w:val="20"/>
          <w:szCs w:val="20"/>
          <w:lang w:val="en-CA"/>
        </w:rPr>
        <w:t xml:space="preserve">, </w:t>
      </w:r>
      <w:r w:rsidR="00EF231B" w:rsidRPr="00E7628F">
        <w:rPr>
          <w:rFonts w:ascii="Cambria" w:eastAsia="Times New Roman" w:hAnsi="Cambria"/>
          <w:i/>
          <w:sz w:val="20"/>
          <w:szCs w:val="20"/>
          <w:lang w:val="en-CA"/>
        </w:rPr>
        <w:t>r</w:t>
      </w:r>
      <w:r w:rsidR="00EF231B"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 xml:space="preserve"> </w:t>
      </w:r>
      <w:r w:rsidR="00BF5CAC" w:rsidRPr="00E7628F">
        <w:rPr>
          <w:rFonts w:ascii="Cambria" w:eastAsia="Times New Roman" w:hAnsi="Cambria"/>
          <w:sz w:val="20"/>
          <w:szCs w:val="20"/>
          <w:lang w:val="en-CA"/>
        </w:rPr>
        <w:t>(</w:t>
      </w:r>
      <w:r w:rsidR="003D37EF" w:rsidRPr="00E7628F">
        <w:rPr>
          <w:rFonts w:ascii="Cambria" w:eastAsia="Times New Roman" w:hAnsi="Cambria"/>
          <w:sz w:val="20"/>
          <w:szCs w:val="20"/>
          <w:lang w:val="en-CA"/>
        </w:rPr>
        <w:t>in the same management area</w:t>
      </w:r>
      <w:r w:rsidR="00BF5CAC" w:rsidRPr="00E7628F">
        <w:rPr>
          <w:rFonts w:ascii="Cambria" w:eastAsia="Times New Roman" w:hAnsi="Cambria"/>
          <w:sz w:val="20"/>
          <w:szCs w:val="20"/>
          <w:lang w:val="en-CA"/>
        </w:rPr>
        <w:t>) that</w:t>
      </w:r>
      <w:r w:rsidR="003D37EF" w:rsidRPr="00E7628F">
        <w:rPr>
          <w:rFonts w:ascii="Cambria" w:eastAsia="Times New Roman" w:hAnsi="Cambria"/>
          <w:sz w:val="20"/>
          <w:szCs w:val="20"/>
          <w:lang w:val="en-CA"/>
        </w:rPr>
        <w:t xml:space="preserve"> are</w:t>
      </w:r>
      <w:r w:rsidR="00C85AFD" w:rsidRPr="00E7628F">
        <w:rPr>
          <w:rFonts w:ascii="Cambria" w:eastAsia="Times New Roman" w:hAnsi="Cambria"/>
          <w:sz w:val="20"/>
          <w:szCs w:val="20"/>
          <w:lang w:val="en-CA"/>
        </w:rPr>
        <w:t xml:space="preserve"> below the</w:t>
      </w:r>
      <w:r w:rsidR="00C85AFD" w:rsidRPr="00E7628F">
        <w:rPr>
          <w:rFonts w:ascii="Cambria" w:eastAsia="Times New Roman" w:hAnsi="Cambria"/>
          <w:i/>
          <w:iCs/>
          <w:sz w:val="20"/>
          <w:szCs w:val="20"/>
          <w:lang w:val="en-CA"/>
        </w:rPr>
        <w:t xml:space="preserve"> </w:t>
      </w:r>
      <w:proofErr w:type="spellStart"/>
      <w:r w:rsidR="00C85AFD" w:rsidRPr="00E7628F">
        <w:rPr>
          <w:rFonts w:ascii="Cambria" w:eastAsia="Times New Roman" w:hAnsi="Cambria"/>
          <w:i/>
          <w:iCs/>
          <w:sz w:val="20"/>
          <w:szCs w:val="20"/>
          <w:lang w:val="en-CA"/>
        </w:rPr>
        <w:t>U</w:t>
      </w:r>
      <w:r w:rsidR="00C85AFD" w:rsidRPr="00E7628F">
        <w:rPr>
          <w:rFonts w:ascii="Cambria" w:eastAsia="Times New Roman" w:hAnsi="Cambria"/>
          <w:i/>
          <w:iCs/>
          <w:sz w:val="20"/>
          <w:szCs w:val="20"/>
          <w:vertAlign w:val="subscript"/>
          <w:lang w:val="en-CA"/>
        </w:rPr>
        <w:t>max</w:t>
      </w:r>
      <w:proofErr w:type="spellEnd"/>
      <w:r w:rsidR="00C85AFD" w:rsidRPr="00E7628F">
        <w:rPr>
          <w:rFonts w:ascii="Cambria" w:eastAsia="Times New Roman" w:hAnsi="Cambria"/>
          <w:sz w:val="20"/>
          <w:szCs w:val="20"/>
          <w:lang w:val="en-CA"/>
        </w:rPr>
        <w:t xml:space="preserve"> constraint</w:t>
      </w:r>
      <w:r w:rsidR="003D37EF" w:rsidRPr="00E7628F">
        <w:rPr>
          <w:rFonts w:ascii="Cambria" w:eastAsia="Times New Roman" w:hAnsi="Cambria"/>
          <w:sz w:val="20"/>
          <w:szCs w:val="20"/>
          <w:lang w:val="en-CA"/>
        </w:rPr>
        <w:t>:</w:t>
      </w:r>
    </w:p>
    <w:p w14:paraId="01588C36" w14:textId="55787874" w:rsidR="003D37EF" w:rsidRPr="00E7628F" w:rsidRDefault="003D37EF" w:rsidP="00636EAD">
      <w:pPr>
        <w:tabs>
          <w:tab w:val="left" w:pos="720"/>
          <w:tab w:val="right" w:pos="8460"/>
        </w:tabs>
        <w:spacing w:after="0" w:line="240" w:lineRule="auto"/>
        <w:jc w:val="both"/>
        <w:rPr>
          <w:rFonts w:ascii="Cambria" w:eastAsia="Times New Roman" w:hAnsi="Cambria"/>
          <w:sz w:val="20"/>
          <w:szCs w:val="20"/>
          <w:lang w:val="en-CA"/>
        </w:rPr>
      </w:pPr>
    </w:p>
    <w:p w14:paraId="09B1D4E2" w14:textId="7949AEF4" w:rsidR="003D37E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d>
                    <m:dPr>
                      <m:ctrlPr>
                        <w:rPr>
                          <w:rFonts w:ascii="Cambria Math" w:eastAsia="Times New Roman" w:hAnsi="Cambria Math"/>
                          <w:i/>
                          <w:sz w:val="20"/>
                          <w:szCs w:val="20"/>
                          <w:lang w:val="en-ZA" w:eastAsia="en-ZA"/>
                        </w:rPr>
                      </m:ctrlPr>
                    </m:d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d>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r>
                    <w:rPr>
                      <w:rFonts w:ascii="Cambria Math" w:eastAsia="Times New Roman" w:hAnsi="Cambria Math"/>
                      <w:sz w:val="20"/>
                      <w:szCs w:val="20"/>
                      <w:lang w:val="en-CA"/>
                    </w:rPr>
                    <m:t>0</m:t>
                  </m:r>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3D37EF" w:rsidRPr="00E7628F">
        <w:rPr>
          <w:rFonts w:ascii="Cambria" w:eastAsia="Times New Roman" w:hAnsi="Cambria"/>
          <w:sz w:val="20"/>
          <w:szCs w:val="20"/>
          <w:lang w:val="en-CA"/>
        </w:rPr>
        <w:t xml:space="preserve">  </w:t>
      </w:r>
      <w:r w:rsidR="003D37EF" w:rsidRPr="00E7628F">
        <w:rPr>
          <w:rFonts w:ascii="Cambria" w:eastAsia="Times New Roman" w:hAnsi="Cambria"/>
          <w:sz w:val="20"/>
          <w:szCs w:val="20"/>
          <w:lang w:val="en-CA"/>
        </w:rPr>
        <w:tab/>
      </w:r>
      <w:r w:rsidR="003D37EF" w:rsidRPr="00E7628F">
        <w:rPr>
          <w:rFonts w:ascii="Cambria" w:eastAsia="Times New Roman" w:hAnsi="Cambria"/>
          <w:sz w:val="20"/>
          <w:szCs w:val="20"/>
          <w:lang w:val="en-CA"/>
        </w:rPr>
        <w:tab/>
        <w:t>(6.5)</w:t>
      </w:r>
    </w:p>
    <w:p w14:paraId="1AC9C798" w14:textId="77777777" w:rsidR="00DE311D" w:rsidRPr="00E7628F"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6BCB502A" w14:textId="31D15044" w:rsidR="00BF5CAC"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W,y,m,r,f</m:t>
            </m:r>
          </m:sub>
        </m:sSub>
        <m:r>
          <w:rPr>
            <w:rFonts w:ascii="Cambria Math" w:eastAsia="Times New Roman" w:hAnsi="Cambria Math"/>
            <w:sz w:val="20"/>
            <w:szCs w:val="20"/>
            <w:lang w:val="en-CA"/>
          </w:rPr>
          <m:t>=</m:t>
        </m:r>
        <m:d>
          <m:dPr>
            <m:begChr m:val="{"/>
            <m:endChr m:val=""/>
            <m:ctrlPr>
              <w:rPr>
                <w:rFonts w:ascii="Cambria Math" w:eastAsia="Times New Roman" w:hAnsi="Cambria Math"/>
                <w:i/>
                <w:sz w:val="20"/>
                <w:szCs w:val="20"/>
                <w:lang w:val="en-CA"/>
              </w:rPr>
            </m:ctrlPr>
          </m:dPr>
          <m:e>
            <m:m>
              <m:mPr>
                <m:mcs>
                  <m:mc>
                    <m:mcPr>
                      <m:count m:val="2"/>
                      <m:mcJc m:val="center"/>
                    </m:mcPr>
                  </m:mc>
                </m:mcs>
                <m:ctrlPr>
                  <w:rPr>
                    <w:rFonts w:ascii="Cambria Math" w:eastAsia="Times New Roman" w:hAnsi="Cambria Math"/>
                    <w:i/>
                    <w:sz w:val="20"/>
                    <w:szCs w:val="20"/>
                    <w:lang w:val="en-CA"/>
                  </w:rPr>
                </m:ctrlPr>
              </m:mPr>
              <m:m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ZA" w:eastAsia="en-ZA"/>
                    </w:rPr>
                    <m:t>-</m:t>
                  </m:r>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r>
                <m:e>
                  <m:sSub>
                    <m:sSubPr>
                      <m:ctrlPr>
                        <w:rPr>
                          <w:rFonts w:ascii="Cambria Math" w:eastAsia="Times New Roman" w:hAnsi="Cambria Math"/>
                          <w:i/>
                          <w:sz w:val="20"/>
                          <w:szCs w:val="20"/>
                          <w:lang w:val="en-CA"/>
                        </w:rPr>
                      </m:ctrlPr>
                    </m:sSubPr>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Umax,y,m,r,f</m:t>
                          </m:r>
                        </m:sub>
                      </m:sSub>
                    </m:e>
                  </m:nary>
                </m:e>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y,m,r,f</m:t>
                      </m:r>
                    </m:sub>
                  </m:sSub>
                  <m:r>
                    <w:rPr>
                      <w:rFonts w:ascii="Cambria Math" w:eastAsia="Times New Roman" w:hAnsi="Cambria Math"/>
                      <w:sz w:val="20"/>
                      <w:szCs w:val="20"/>
                      <w:lang w:val="en-ZA" w:eastAsia="en-ZA"/>
                    </w:rPr>
                    <m:t xml:space="preserve">&lt; </m:t>
                  </m:r>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U</m:t>
                      </m:r>
                    </m:e>
                    <m:sub>
                      <m:r>
                        <w:rPr>
                          <w:rFonts w:ascii="Cambria Math" w:eastAsia="Times New Roman" w:hAnsi="Cambria Math"/>
                          <w:sz w:val="20"/>
                          <w:szCs w:val="20"/>
                          <w:lang w:val="en-ZA" w:eastAsia="en-ZA"/>
                        </w:rPr>
                        <m:t>max</m:t>
                      </m:r>
                    </m:sub>
                  </m:sSub>
                </m:e>
              </m:mr>
            </m:m>
          </m:e>
        </m:d>
      </m:oMath>
      <w:r w:rsidR="00737F38"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ab/>
      </w:r>
      <w:r w:rsidR="00737F38" w:rsidRPr="00E7628F">
        <w:rPr>
          <w:rFonts w:ascii="Cambria" w:eastAsia="Times New Roman" w:hAnsi="Cambria"/>
          <w:sz w:val="20"/>
          <w:szCs w:val="20"/>
          <w:lang w:val="en-CA"/>
        </w:rPr>
        <w:tab/>
        <w:t>(6.6)</w:t>
      </w:r>
    </w:p>
    <w:p w14:paraId="0C4C6BCD" w14:textId="6AD05716" w:rsidR="00737F38" w:rsidRPr="00E7628F" w:rsidRDefault="00737F38" w:rsidP="00636EAD">
      <w:pPr>
        <w:tabs>
          <w:tab w:val="left" w:pos="720"/>
          <w:tab w:val="right" w:pos="8460"/>
        </w:tabs>
        <w:spacing w:after="0" w:line="240" w:lineRule="auto"/>
        <w:jc w:val="both"/>
        <w:rPr>
          <w:rFonts w:ascii="Cambria" w:eastAsia="Times New Roman" w:hAnsi="Cambria"/>
          <w:sz w:val="20"/>
          <w:szCs w:val="20"/>
          <w:lang w:val="en-CA"/>
        </w:rPr>
      </w:pPr>
    </w:p>
    <w:p w14:paraId="55A9C8FF" w14:textId="73414345" w:rsidR="00737F38" w:rsidRPr="00E7628F" w:rsidRDefault="00701951"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737F38" w:rsidRPr="00E7628F">
        <w:rPr>
          <w:rFonts w:ascii="Cambria" w:eastAsia="Times New Roman" w:hAnsi="Cambria"/>
          <w:sz w:val="20"/>
          <w:szCs w:val="20"/>
          <w:lang w:val="en-CA"/>
        </w:rPr>
        <w:t xml:space="preserve">here the </w:t>
      </w:r>
      <w:r w:rsidR="004C3431" w:rsidRPr="00E7628F">
        <w:rPr>
          <w:rFonts w:ascii="Cambria" w:eastAsia="Times New Roman" w:hAnsi="Cambria"/>
          <w:sz w:val="20"/>
          <w:szCs w:val="20"/>
          <w:lang w:val="en-CA"/>
        </w:rPr>
        <w:t>reallocated</w:t>
      </w:r>
      <w:r w:rsidR="00737F38" w:rsidRPr="00E7628F">
        <w:rPr>
          <w:rFonts w:ascii="Cambria" w:eastAsia="Times New Roman" w:hAnsi="Cambria"/>
          <w:sz w:val="20"/>
          <w:szCs w:val="20"/>
          <w:lang w:val="en-CA"/>
        </w:rPr>
        <w:t xml:space="preserve"> catches by weight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either remove catches above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w:t>
      </w:r>
      <w:r w:rsidR="00216966" w:rsidRPr="00E7628F">
        <w:rPr>
          <w:rFonts w:ascii="Cambria" w:eastAsia="Times New Roman" w:hAnsi="Cambria"/>
          <w:sz w:val="20"/>
          <w:szCs w:val="20"/>
          <w:lang w:val="en-CA"/>
        </w:rPr>
        <w:t xml:space="preserve">(where </w:t>
      </w:r>
      <w:r w:rsidR="00216966" w:rsidRPr="00E7628F">
        <w:rPr>
          <w:rFonts w:ascii="Cambria" w:eastAsia="Times New Roman" w:hAnsi="Cambria"/>
          <w:i/>
          <w:iCs/>
          <w:sz w:val="20"/>
          <w:szCs w:val="20"/>
          <w:lang w:val="en-CA"/>
        </w:rPr>
        <w:t>U</w:t>
      </w:r>
      <w:r w:rsidR="00216966" w:rsidRPr="00E7628F">
        <w:rPr>
          <w:rFonts w:ascii="Cambria" w:eastAsia="Times New Roman" w:hAnsi="Cambria"/>
          <w:sz w:val="20"/>
          <w:szCs w:val="20"/>
          <w:lang w:val="en-CA"/>
        </w:rPr>
        <w:t xml:space="preserve"> &gt; </w:t>
      </w:r>
      <w:proofErr w:type="spellStart"/>
      <w:r w:rsidR="00216966" w:rsidRPr="00E7628F">
        <w:rPr>
          <w:rFonts w:ascii="Cambria" w:eastAsia="Times New Roman" w:hAnsi="Cambria"/>
          <w:i/>
          <w:iCs/>
          <w:sz w:val="20"/>
          <w:szCs w:val="20"/>
          <w:lang w:val="en-CA"/>
        </w:rPr>
        <w:t>U</w:t>
      </w:r>
      <w:r w:rsidR="00216966" w:rsidRPr="00E7628F">
        <w:rPr>
          <w:rFonts w:ascii="Cambria" w:eastAsia="Times New Roman" w:hAnsi="Cambria"/>
          <w:i/>
          <w:iCs/>
          <w:sz w:val="20"/>
          <w:szCs w:val="20"/>
          <w:vertAlign w:val="subscript"/>
          <w:lang w:val="en-CA"/>
        </w:rPr>
        <w:t>max</w:t>
      </w:r>
      <w:proofErr w:type="spellEnd"/>
      <w:r w:rsidR="00216966"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or redistribute the total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in proportion to the catches of fleets below the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 xml:space="preserve"> constraint </w:t>
      </w:r>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D</w:t>
      </w:r>
      <w:r w:rsidR="00216966" w:rsidRPr="00E7628F">
        <w:rPr>
          <w:rFonts w:ascii="Cambria" w:eastAsia="Times New Roman" w:hAnsi="Cambria"/>
          <w:sz w:val="20"/>
          <w:szCs w:val="20"/>
          <w:lang w:val="en-CA"/>
        </w:rPr>
        <w:t xml:space="preserve"> given by:</w:t>
      </w:r>
    </w:p>
    <w:p w14:paraId="504EB91F" w14:textId="7720B84B" w:rsidR="00F729CF" w:rsidRPr="00E7628F"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3D4B13E0" w14:textId="460105DD" w:rsidR="00F729CF" w:rsidRPr="00E7628F" w:rsidRDefault="00636EAD" w:rsidP="00636EAD">
      <w:pPr>
        <w:tabs>
          <w:tab w:val="left" w:pos="720"/>
          <w:tab w:val="right" w:pos="8460"/>
        </w:tabs>
        <w:spacing w:after="0" w:line="240" w:lineRule="auto"/>
        <w:jc w:val="both"/>
        <w:rPr>
          <w:rFonts w:ascii="Cambria" w:eastAsia="Times New Roman" w:hAnsi="Cambria"/>
          <w:sz w:val="20"/>
          <w:szCs w:val="20"/>
          <w:lang w:val="en-CA"/>
        </w:rPr>
      </w:pPr>
      <w:r>
        <w:rPr>
          <w:rFonts w:ascii="Cambria" w:eastAsia="Times New Roman" w:hAnsi="Cambria"/>
          <w:sz w:val="20"/>
          <w:szCs w:val="20"/>
          <w:lang w:val="en-CA"/>
        </w:rPr>
        <w:tab/>
      </w:r>
      <m:oMath>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D,y,m,r,f</m:t>
            </m:r>
          </m:sub>
        </m:sSub>
        <m:r>
          <w:rPr>
            <w:rFonts w:ascii="Cambria Math" w:eastAsia="Times New Roman" w:hAnsi="Cambria Math"/>
            <w:sz w:val="20"/>
            <w:szCs w:val="20"/>
            <w:lang w:val="en-CA"/>
          </w:rPr>
          <m:t>=</m:t>
        </m:r>
        <m:f>
          <m:fPr>
            <m:ctrlPr>
              <w:rPr>
                <w:rFonts w:ascii="Cambria Math" w:eastAsia="Times New Roman" w:hAnsi="Cambria Math"/>
                <w:i/>
                <w:sz w:val="20"/>
                <w:szCs w:val="20"/>
                <w:lang w:val="en-ZA" w:eastAsia="en-ZA"/>
              </w:rPr>
            </m:ctrlPr>
          </m:fPr>
          <m:num>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C</m:t>
                </m:r>
              </m:e>
              <m:sub>
                <m:r>
                  <w:rPr>
                    <w:rFonts w:ascii="Cambria Math" w:eastAsia="Times New Roman" w:hAnsi="Cambria Math"/>
                    <w:sz w:val="20"/>
                    <w:szCs w:val="20"/>
                    <w:lang w:val="en-ZA" w:eastAsia="en-ZA"/>
                  </w:rPr>
                  <m:t>W,y,m,r,f</m:t>
                </m:r>
              </m:sub>
            </m:sSub>
          </m:num>
          <m:den>
            <m:nary>
              <m:naryPr>
                <m:chr m:val="∑"/>
                <m:limLoc m:val="undOvr"/>
                <m:supHide m:val="1"/>
                <m:ctrlPr>
                  <w:rPr>
                    <w:rFonts w:ascii="Cambria Math" w:eastAsia="Times New Roman" w:hAnsi="Cambria Math"/>
                    <w:i/>
                    <w:sz w:val="20"/>
                    <w:szCs w:val="20"/>
                    <w:lang w:val="en-CA"/>
                  </w:rPr>
                </m:ctrlPr>
              </m:naryPr>
              <m:sub>
                <m:r>
                  <w:rPr>
                    <w:rFonts w:ascii="Cambria Math" w:eastAsia="Times New Roman" w:hAnsi="Cambria Math"/>
                    <w:sz w:val="20"/>
                    <w:szCs w:val="20"/>
                    <w:lang w:val="en-CA"/>
                  </w:rPr>
                  <m:t>f</m:t>
                </m:r>
              </m:sub>
              <m:sup/>
              <m:e>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C,y,m,r,f</m:t>
                    </m:r>
                  </m:sub>
                </m:sSub>
                <m:sSub>
                  <m:sSubPr>
                    <m:ctrlPr>
                      <w:rPr>
                        <w:rFonts w:ascii="Cambria Math" w:eastAsia="Times New Roman" w:hAnsi="Cambria Math"/>
                        <w:i/>
                        <w:sz w:val="20"/>
                        <w:szCs w:val="20"/>
                        <w:lang w:val="en-CA"/>
                      </w:rPr>
                    </m:ctrlPr>
                  </m:sSubPr>
                  <m:e>
                    <m:r>
                      <w:rPr>
                        <w:rFonts w:ascii="Cambria Math" w:eastAsia="Times New Roman" w:hAnsi="Cambria Math"/>
                        <w:sz w:val="20"/>
                        <w:szCs w:val="20"/>
                        <w:lang w:val="en-CA"/>
                      </w:rPr>
                      <m:t>C</m:t>
                    </m:r>
                  </m:e>
                  <m:sub>
                    <m:r>
                      <w:rPr>
                        <w:rFonts w:ascii="Cambria Math" w:eastAsia="Times New Roman" w:hAnsi="Cambria Math"/>
                        <w:sz w:val="20"/>
                        <w:szCs w:val="20"/>
                        <w:lang w:val="en-CA"/>
                      </w:rPr>
                      <m:t>W,y,m,r,f</m:t>
                    </m:r>
                  </m:sub>
                </m:sSub>
              </m:e>
            </m:nary>
          </m:den>
        </m:f>
      </m:oMath>
      <w:r w:rsidR="00216966" w:rsidRPr="00E7628F">
        <w:rPr>
          <w:rFonts w:ascii="Cambria" w:eastAsia="Times New Roman" w:hAnsi="Cambria"/>
          <w:sz w:val="20"/>
          <w:szCs w:val="20"/>
          <w:lang w:val="en-ZA" w:eastAsia="en-ZA"/>
        </w:rPr>
        <w:t xml:space="preserve"> </w:t>
      </w:r>
      <w:r w:rsidR="00216966" w:rsidRPr="00E7628F">
        <w:rPr>
          <w:rFonts w:ascii="Cambria" w:eastAsia="Times New Roman" w:hAnsi="Cambria"/>
          <w:sz w:val="20"/>
          <w:szCs w:val="20"/>
          <w:lang w:val="en-ZA" w:eastAsia="en-ZA"/>
        </w:rPr>
        <w:tab/>
      </w:r>
      <w:r w:rsidR="00216966" w:rsidRPr="00E7628F">
        <w:rPr>
          <w:rFonts w:ascii="Cambria" w:eastAsia="Times New Roman" w:hAnsi="Cambria"/>
          <w:sz w:val="20"/>
          <w:szCs w:val="20"/>
          <w:lang w:val="en-ZA" w:eastAsia="en-ZA"/>
        </w:rPr>
        <w:tab/>
        <w:t>(6.7)</w:t>
      </w:r>
    </w:p>
    <w:p w14:paraId="319F1F68" w14:textId="77777777" w:rsidR="00DE311D" w:rsidRDefault="00DE311D" w:rsidP="00636EAD">
      <w:pPr>
        <w:tabs>
          <w:tab w:val="left" w:pos="720"/>
          <w:tab w:val="right" w:pos="8460"/>
        </w:tabs>
        <w:spacing w:after="0" w:line="240" w:lineRule="auto"/>
        <w:jc w:val="both"/>
        <w:rPr>
          <w:rFonts w:ascii="Cambria" w:eastAsia="Times New Roman" w:hAnsi="Cambria"/>
          <w:sz w:val="20"/>
          <w:szCs w:val="20"/>
          <w:lang w:val="en-CA"/>
        </w:rPr>
      </w:pPr>
    </w:p>
    <w:p w14:paraId="4CD7C9D7" w14:textId="7AA546EE" w:rsidR="00F729CF" w:rsidRPr="00E7628F" w:rsidRDefault="00216966" w:rsidP="00636EAD">
      <w:pPr>
        <w:tabs>
          <w:tab w:val="left" w:pos="720"/>
          <w:tab w:val="right" w:pos="8460"/>
        </w:tabs>
        <w:spacing w:after="0" w:line="240" w:lineRule="auto"/>
        <w:jc w:val="both"/>
        <w:rPr>
          <w:rFonts w:ascii="Cambria" w:eastAsia="Times New Roman" w:hAnsi="Cambria"/>
          <w:sz w:val="20"/>
          <w:szCs w:val="20"/>
          <w:lang w:val="en-CA"/>
        </w:rPr>
      </w:pPr>
      <w:r w:rsidRPr="00E7628F">
        <w:rPr>
          <w:rFonts w:ascii="Cambria" w:eastAsia="Times New Roman" w:hAnsi="Cambria"/>
          <w:sz w:val="20"/>
          <w:szCs w:val="20"/>
          <w:lang w:val="en-CA"/>
        </w:rPr>
        <w:t>w</w:t>
      </w:r>
      <w:r w:rsidR="00F729CF" w:rsidRPr="00E7628F">
        <w:rPr>
          <w:rFonts w:ascii="Cambria" w:eastAsia="Times New Roman" w:hAnsi="Cambria"/>
          <w:sz w:val="20"/>
          <w:szCs w:val="20"/>
          <w:lang w:val="en-CA"/>
        </w:rPr>
        <w:t>here</w:t>
      </w:r>
      <w:r w:rsidRPr="00E7628F">
        <w:rPr>
          <w:rFonts w:ascii="Cambria" w:eastAsia="Times New Roman" w:hAnsi="Cambria"/>
          <w:sz w:val="20"/>
          <w:szCs w:val="20"/>
          <w:lang w:val="en-CA"/>
        </w:rPr>
        <w:t xml:space="preserve"> </w:t>
      </w:r>
      <w:r w:rsidR="00F729CF" w:rsidRPr="00E7628F">
        <w:rPr>
          <w:rFonts w:ascii="Cambria" w:eastAsia="Times New Roman" w:hAnsi="Cambria"/>
          <w:sz w:val="20"/>
          <w:szCs w:val="20"/>
          <w:lang w:val="en-CA"/>
        </w:rPr>
        <w:t xml:space="preserve"> </w:t>
      </w:r>
      <m:oMath>
        <m:sSub>
          <m:sSubPr>
            <m:ctrlPr>
              <w:rPr>
                <w:rFonts w:ascii="Cambria Math" w:eastAsia="Times New Roman" w:hAnsi="Cambria Math"/>
                <w:i/>
                <w:sz w:val="20"/>
                <w:szCs w:val="20"/>
                <w:lang w:val="en-ZA" w:eastAsia="en-ZA"/>
              </w:rPr>
            </m:ctrlPr>
          </m:sSubPr>
          <m:e>
            <m:r>
              <w:rPr>
                <w:rFonts w:ascii="Cambria Math" w:eastAsia="Times New Roman" w:hAnsi="Cambria Math"/>
                <w:sz w:val="20"/>
                <w:szCs w:val="20"/>
                <w:lang w:val="en-ZA" w:eastAsia="en-ZA"/>
              </w:rPr>
              <m:t>θ</m:t>
            </m:r>
          </m:e>
          <m:sub>
            <m:r>
              <w:rPr>
                <w:rFonts w:ascii="Cambria Math" w:eastAsia="Times New Roman" w:hAnsi="Cambria Math"/>
                <w:sz w:val="20"/>
                <w:szCs w:val="20"/>
                <w:lang w:val="en-ZA" w:eastAsia="en-ZA"/>
              </w:rPr>
              <m:t>C</m:t>
            </m:r>
          </m:sub>
        </m:sSub>
      </m:oMath>
      <w:r w:rsidRPr="00E7628F">
        <w:rPr>
          <w:rFonts w:ascii="Cambria" w:eastAsia="Times New Roman" w:hAnsi="Cambria"/>
          <w:sz w:val="20"/>
          <w:szCs w:val="20"/>
          <w:lang w:val="en-ZA" w:eastAsia="en-ZA"/>
        </w:rPr>
        <w:t xml:space="preserve"> is 1 where </w:t>
      </w:r>
      <w:r w:rsidRPr="00E7628F">
        <w:rPr>
          <w:rFonts w:ascii="Cambria" w:eastAsia="Times New Roman" w:hAnsi="Cambria"/>
          <w:i/>
          <w:iCs/>
          <w:sz w:val="20"/>
          <w:szCs w:val="20"/>
          <w:lang w:val="en-ZA" w:eastAsia="en-ZA"/>
        </w:rPr>
        <w:t>U</w:t>
      </w:r>
      <w:r w:rsidRPr="00E7628F">
        <w:rPr>
          <w:rFonts w:ascii="Cambria" w:eastAsia="Times New Roman" w:hAnsi="Cambria"/>
          <w:sz w:val="20"/>
          <w:szCs w:val="20"/>
          <w:lang w:val="en-ZA" w:eastAsia="en-ZA"/>
        </w:rPr>
        <w:t xml:space="preserve"> &lt; </w:t>
      </w:r>
      <w:proofErr w:type="spellStart"/>
      <w:r w:rsidRPr="00E7628F">
        <w:rPr>
          <w:rFonts w:ascii="Cambria" w:eastAsia="Times New Roman" w:hAnsi="Cambria"/>
          <w:i/>
          <w:iCs/>
          <w:sz w:val="20"/>
          <w:szCs w:val="20"/>
          <w:lang w:val="en-ZA" w:eastAsia="en-ZA"/>
        </w:rPr>
        <w:t>U</w:t>
      </w:r>
      <w:r w:rsidRPr="00E7628F">
        <w:rPr>
          <w:rFonts w:ascii="Cambria" w:eastAsia="Times New Roman" w:hAnsi="Cambria"/>
          <w:i/>
          <w:iCs/>
          <w:sz w:val="20"/>
          <w:szCs w:val="20"/>
          <w:vertAlign w:val="subscript"/>
          <w:lang w:val="en-ZA" w:eastAsia="en-ZA"/>
        </w:rPr>
        <w:t>max</w:t>
      </w:r>
      <w:proofErr w:type="spellEnd"/>
      <w:r w:rsidRPr="00E7628F">
        <w:rPr>
          <w:rFonts w:ascii="Cambria" w:eastAsia="Times New Roman" w:hAnsi="Cambria"/>
          <w:sz w:val="20"/>
          <w:szCs w:val="20"/>
          <w:lang w:val="en-ZA" w:eastAsia="en-ZA"/>
        </w:rPr>
        <w:t xml:space="preserve"> and 0 otherwise.  </w:t>
      </w:r>
    </w:p>
    <w:p w14:paraId="18AA5B35" w14:textId="77777777" w:rsidR="00F729CF" w:rsidRPr="00DE311D" w:rsidRDefault="00F729CF" w:rsidP="00636EAD">
      <w:pPr>
        <w:tabs>
          <w:tab w:val="left" w:pos="720"/>
          <w:tab w:val="right" w:pos="8460"/>
        </w:tabs>
        <w:spacing w:after="0" w:line="240" w:lineRule="auto"/>
        <w:jc w:val="both"/>
        <w:rPr>
          <w:rFonts w:ascii="Cambria" w:eastAsia="Times New Roman" w:hAnsi="Cambria"/>
          <w:sz w:val="20"/>
          <w:szCs w:val="20"/>
          <w:lang w:val="en-CA"/>
        </w:rPr>
      </w:pPr>
    </w:p>
    <w:p w14:paraId="022A407C" w14:textId="1E4ADFCA" w:rsidR="0043231A" w:rsidRPr="00E7628F" w:rsidRDefault="00A642BA" w:rsidP="00636EAD">
      <w:pPr>
        <w:tabs>
          <w:tab w:val="left" w:pos="720"/>
          <w:tab w:val="right" w:pos="8460"/>
        </w:tabs>
        <w:spacing w:after="0" w:line="240" w:lineRule="auto"/>
        <w:jc w:val="both"/>
        <w:rPr>
          <w:rFonts w:ascii="Cambria" w:eastAsia="MS Mincho" w:hAnsi="Cambria"/>
          <w:sz w:val="20"/>
          <w:szCs w:val="20"/>
          <w:lang w:val="en-ZA"/>
        </w:rPr>
      </w:pPr>
      <w:r w:rsidRPr="00E7628F">
        <w:rPr>
          <w:rFonts w:ascii="Cambria" w:eastAsia="Times New Roman" w:hAnsi="Cambria"/>
          <w:sz w:val="20"/>
          <w:szCs w:val="20"/>
          <w:lang w:val="en-CA"/>
        </w:rPr>
        <w:t xml:space="preserve">Note that when all fleets exceed the </w:t>
      </w:r>
      <w:proofErr w:type="spellStart"/>
      <w:r w:rsidRPr="00E7628F">
        <w:rPr>
          <w:rFonts w:ascii="Cambria" w:eastAsia="Times New Roman" w:hAnsi="Cambria"/>
          <w:i/>
          <w:iCs/>
          <w:sz w:val="20"/>
          <w:szCs w:val="20"/>
          <w:lang w:val="en-CA"/>
        </w:rPr>
        <w:t>U</w:t>
      </w:r>
      <w:r w:rsidRPr="00E7628F">
        <w:rPr>
          <w:rFonts w:ascii="Cambria" w:eastAsia="Times New Roman" w:hAnsi="Cambria"/>
          <w:i/>
          <w:iCs/>
          <w:sz w:val="20"/>
          <w:szCs w:val="20"/>
          <w:vertAlign w:val="subscript"/>
          <w:lang w:val="en-CA"/>
        </w:rPr>
        <w:t>max</w:t>
      </w:r>
      <w:proofErr w:type="spellEnd"/>
      <w:r w:rsidRPr="00E7628F">
        <w:rPr>
          <w:rFonts w:ascii="Cambria" w:eastAsia="Times New Roman" w:hAnsi="Cambria"/>
          <w:sz w:val="20"/>
          <w:szCs w:val="20"/>
          <w:lang w:val="en-CA"/>
        </w:rPr>
        <w:t xml:space="preserve"> constraint, </w:t>
      </w:r>
      <w:r w:rsidR="002C701A" w:rsidRPr="00E7628F">
        <w:rPr>
          <w:rFonts w:ascii="Cambria" w:eastAsia="Times New Roman" w:hAnsi="Cambria"/>
          <w:sz w:val="20"/>
          <w:szCs w:val="20"/>
          <w:lang w:val="en-CA"/>
        </w:rPr>
        <w:t>e</w:t>
      </w:r>
      <w:r w:rsidRPr="00E7628F">
        <w:rPr>
          <w:rFonts w:ascii="Cambria" w:eastAsia="Times New Roman" w:hAnsi="Cambria"/>
          <w:sz w:val="20"/>
          <w:szCs w:val="20"/>
          <w:lang w:val="en-CA"/>
        </w:rPr>
        <w:t xml:space="preserve">quation 6.6. ensures that in all cases, catches above the constraint are removed without reallocation. This reallocation rule is simple, numerically robust and does not require additional fleet dynamics models. </w:t>
      </w:r>
      <w:r w:rsidR="00737F38" w:rsidRPr="00E7628F">
        <w:rPr>
          <w:rFonts w:ascii="Cambria" w:eastAsia="Times New Roman" w:hAnsi="Cambria"/>
          <w:sz w:val="20"/>
          <w:szCs w:val="20"/>
          <w:lang w:val="en-CA"/>
        </w:rPr>
        <w:t xml:space="preserve">The relatively fine temporal resolution of </w:t>
      </w:r>
      <w:r w:rsidR="00986520" w:rsidRPr="00E7628F">
        <w:rPr>
          <w:rFonts w:ascii="Cambria" w:eastAsia="Times New Roman" w:hAnsi="Cambria"/>
          <w:sz w:val="20"/>
          <w:szCs w:val="20"/>
          <w:lang w:val="en-CA"/>
        </w:rPr>
        <w:t>the operating</w:t>
      </w:r>
      <w:r w:rsidR="00737F38" w:rsidRPr="00E7628F">
        <w:rPr>
          <w:rFonts w:ascii="Cambria" w:eastAsia="Times New Roman" w:hAnsi="Cambria"/>
          <w:sz w:val="20"/>
          <w:szCs w:val="20"/>
          <w:lang w:val="en-CA"/>
        </w:rPr>
        <w:t xml:space="preserve"> model (quarterly) means that although it is theoretically possible for </w:t>
      </w:r>
      <w:proofErr w:type="spellStart"/>
      <w:r w:rsidR="00737F38" w:rsidRPr="00E7628F">
        <w:rPr>
          <w:rFonts w:ascii="Cambria" w:eastAsia="Times New Roman" w:hAnsi="Cambria"/>
          <w:i/>
          <w:iCs/>
          <w:sz w:val="20"/>
          <w:szCs w:val="20"/>
          <w:lang w:val="en-CA"/>
        </w:rPr>
        <w:t>C</w:t>
      </w:r>
      <w:r w:rsidR="00737F38" w:rsidRPr="00E7628F">
        <w:rPr>
          <w:rFonts w:ascii="Cambria" w:eastAsia="Times New Roman" w:hAnsi="Cambria"/>
          <w:i/>
          <w:iCs/>
          <w:sz w:val="20"/>
          <w:szCs w:val="20"/>
          <w:vertAlign w:val="subscript"/>
          <w:lang w:val="en-CA"/>
        </w:rPr>
        <w:t>Umax</w:t>
      </w:r>
      <w:proofErr w:type="spellEnd"/>
      <w:r w:rsidR="00737F38" w:rsidRPr="00E7628F">
        <w:rPr>
          <w:rFonts w:ascii="Cambria" w:eastAsia="Times New Roman" w:hAnsi="Cambria"/>
          <w:sz w:val="20"/>
          <w:szCs w:val="20"/>
          <w:lang w:val="en-CA"/>
        </w:rPr>
        <w:t xml:space="preserve"> catches to be reallocated to other fleets such that the new catches </w:t>
      </w:r>
      <m:oMath>
        <m:sSub>
          <m:sSubPr>
            <m:ctrlPr>
              <w:rPr>
                <w:rFonts w:ascii="Cambria Math" w:eastAsia="Times New Roman" w:hAnsi="Cambria Math"/>
                <w:i/>
                <w:sz w:val="20"/>
                <w:szCs w:val="20"/>
                <w:lang w:val="en-CA"/>
              </w:rPr>
            </m:ctrlPr>
          </m:sSubPr>
          <m:e>
            <m:acc>
              <m:accPr>
                <m:chr m:val="⃗"/>
                <m:ctrlPr>
                  <w:rPr>
                    <w:rFonts w:ascii="Cambria Math" w:eastAsia="Times New Roman" w:hAnsi="Cambria Math"/>
                    <w:i/>
                    <w:sz w:val="20"/>
                    <w:szCs w:val="20"/>
                    <w:lang w:val="en-CA"/>
                  </w:rPr>
                </m:ctrlPr>
              </m:accPr>
              <m:e>
                <m:r>
                  <w:rPr>
                    <w:rFonts w:ascii="Cambria Math" w:eastAsia="Times New Roman" w:hAnsi="Cambria Math"/>
                    <w:sz w:val="20"/>
                    <w:szCs w:val="20"/>
                    <w:lang w:val="en-CA"/>
                  </w:rPr>
                  <m:t>C</m:t>
                </m:r>
              </m:e>
            </m:acc>
          </m:e>
          <m:sub>
            <m:r>
              <w:rPr>
                <w:rFonts w:ascii="Cambria Math" w:eastAsia="Times New Roman" w:hAnsi="Cambria Math"/>
                <w:sz w:val="20"/>
                <w:szCs w:val="20"/>
                <w:lang w:val="en-CA"/>
              </w:rPr>
              <m:t>W</m:t>
            </m:r>
          </m:sub>
        </m:sSub>
      </m:oMath>
      <w:r w:rsidR="00737F38" w:rsidRPr="00E7628F">
        <w:rPr>
          <w:rFonts w:ascii="Cambria" w:eastAsia="Times New Roman" w:hAnsi="Cambria"/>
          <w:sz w:val="20"/>
          <w:szCs w:val="20"/>
          <w:lang w:val="en-CA"/>
        </w:rPr>
        <w:t xml:space="preserve"> </w:t>
      </w:r>
      <w:r w:rsidR="00986520" w:rsidRPr="00E7628F">
        <w:rPr>
          <w:rFonts w:ascii="Cambria" w:eastAsia="Times New Roman" w:hAnsi="Cambria"/>
          <w:sz w:val="20"/>
          <w:szCs w:val="20"/>
          <w:lang w:val="en-CA"/>
        </w:rPr>
        <w:t xml:space="preserve">then </w:t>
      </w:r>
      <w:r w:rsidR="00737F38" w:rsidRPr="00E7628F">
        <w:rPr>
          <w:rFonts w:ascii="Cambria" w:eastAsia="Times New Roman" w:hAnsi="Cambria"/>
          <w:sz w:val="20"/>
          <w:szCs w:val="20"/>
          <w:lang w:val="en-CA"/>
        </w:rPr>
        <w:t xml:space="preserve">exceed </w:t>
      </w:r>
      <w:proofErr w:type="spellStart"/>
      <w:r w:rsidR="00737F38" w:rsidRPr="00E7628F">
        <w:rPr>
          <w:rFonts w:ascii="Cambria" w:eastAsia="Times New Roman" w:hAnsi="Cambria"/>
          <w:i/>
          <w:iCs/>
          <w:sz w:val="20"/>
          <w:szCs w:val="20"/>
          <w:lang w:val="en-CA"/>
        </w:rPr>
        <w:t>U</w:t>
      </w:r>
      <w:r w:rsidR="00737F38" w:rsidRPr="00E7628F">
        <w:rPr>
          <w:rFonts w:ascii="Cambria" w:eastAsia="Times New Roman" w:hAnsi="Cambria"/>
          <w:i/>
          <w:iCs/>
          <w:sz w:val="20"/>
          <w:szCs w:val="20"/>
          <w:vertAlign w:val="subscript"/>
          <w:lang w:val="en-CA"/>
        </w:rPr>
        <w:t>max</w:t>
      </w:r>
      <w:proofErr w:type="spellEnd"/>
      <w:r w:rsidR="00737F38" w:rsidRPr="00E7628F">
        <w:rPr>
          <w:rFonts w:ascii="Cambria" w:eastAsia="Times New Roman" w:hAnsi="Cambria"/>
          <w:sz w:val="20"/>
          <w:szCs w:val="20"/>
          <w:lang w:val="en-CA"/>
        </w:rPr>
        <w:t>,</w:t>
      </w:r>
      <w:r w:rsidR="00986520" w:rsidRPr="00E7628F">
        <w:rPr>
          <w:rFonts w:ascii="Cambria" w:eastAsia="Times New Roman" w:hAnsi="Cambria"/>
          <w:sz w:val="20"/>
          <w:szCs w:val="20"/>
          <w:lang w:val="en-CA"/>
        </w:rPr>
        <w:t xml:space="preserve"> these catch reallocations are generally very small</w:t>
      </w:r>
      <w:r w:rsidR="00F211B6" w:rsidRPr="00E7628F">
        <w:rPr>
          <w:rFonts w:ascii="Cambria" w:eastAsia="Times New Roman" w:hAnsi="Cambria"/>
          <w:sz w:val="20"/>
          <w:szCs w:val="20"/>
          <w:lang w:val="en-CA"/>
        </w:rPr>
        <w:t xml:space="preserve"> and </w:t>
      </w:r>
      <w:r w:rsidRPr="00E7628F">
        <w:rPr>
          <w:rFonts w:ascii="Cambria" w:eastAsia="Times New Roman" w:hAnsi="Cambria"/>
          <w:sz w:val="20"/>
          <w:szCs w:val="20"/>
          <w:lang w:val="en-CA"/>
        </w:rPr>
        <w:t>occur very progressively</w:t>
      </w:r>
      <w:r w:rsidR="00F211B6" w:rsidRPr="00E7628F">
        <w:rPr>
          <w:rFonts w:ascii="Cambria" w:eastAsia="Times New Roman" w:hAnsi="Cambria"/>
          <w:sz w:val="20"/>
          <w:szCs w:val="20"/>
          <w:lang w:val="en-CA"/>
        </w:rPr>
        <w:t>;</w:t>
      </w:r>
      <w:r w:rsidRPr="00E7628F">
        <w:rPr>
          <w:rFonts w:ascii="Cambria" w:eastAsia="Times New Roman" w:hAnsi="Cambria"/>
          <w:sz w:val="20"/>
          <w:szCs w:val="20"/>
          <w:lang w:val="en-CA"/>
        </w:rPr>
        <w:t xml:space="preserve"> </w:t>
      </w:r>
      <w:r w:rsidR="00E1171A" w:rsidRPr="00E7628F">
        <w:rPr>
          <w:rFonts w:ascii="Cambria" w:eastAsia="Times New Roman" w:hAnsi="Cambria"/>
          <w:sz w:val="20"/>
          <w:szCs w:val="20"/>
          <w:lang w:val="en-CA"/>
        </w:rPr>
        <w:t>consequently</w:t>
      </w:r>
      <w:r w:rsidRPr="00E7628F">
        <w:rPr>
          <w:rFonts w:ascii="Cambria" w:eastAsia="Times New Roman" w:hAnsi="Cambria"/>
          <w:sz w:val="20"/>
          <w:szCs w:val="20"/>
          <w:lang w:val="en-CA"/>
        </w:rPr>
        <w:t>, this</w:t>
      </w:r>
      <w:r w:rsidR="00F729CF" w:rsidRPr="00E7628F">
        <w:rPr>
          <w:rFonts w:ascii="Cambria" w:eastAsia="Times New Roman" w:hAnsi="Cambria"/>
          <w:sz w:val="20"/>
          <w:szCs w:val="20"/>
          <w:lang w:val="en-CA"/>
        </w:rPr>
        <w:t xml:space="preserve"> </w:t>
      </w:r>
      <w:r w:rsidR="00737F38" w:rsidRPr="00E7628F">
        <w:rPr>
          <w:rFonts w:ascii="Cambria" w:eastAsia="Times New Roman" w:hAnsi="Cambria"/>
          <w:sz w:val="20"/>
          <w:szCs w:val="20"/>
          <w:lang w:val="en-CA"/>
        </w:rPr>
        <w:t xml:space="preserve">rarely occurs. </w:t>
      </w:r>
    </w:p>
    <w:p w14:paraId="51769BF9" w14:textId="3668E499" w:rsidR="00F211B6" w:rsidRDefault="00F211B6" w:rsidP="00636EAD">
      <w:pPr>
        <w:spacing w:after="0" w:line="240" w:lineRule="auto"/>
        <w:jc w:val="both"/>
        <w:rPr>
          <w:rFonts w:ascii="Cambria" w:eastAsia="MS Mincho" w:hAnsi="Cambria"/>
          <w:sz w:val="20"/>
          <w:szCs w:val="20"/>
          <w:lang w:val="en-ZA"/>
        </w:rPr>
      </w:pPr>
    </w:p>
    <w:p w14:paraId="71169F17" w14:textId="77777777" w:rsidR="00CB5403" w:rsidRPr="00E7628F" w:rsidRDefault="00CB5403" w:rsidP="00636EAD">
      <w:pPr>
        <w:spacing w:after="0" w:line="240" w:lineRule="auto"/>
        <w:jc w:val="both"/>
        <w:rPr>
          <w:rFonts w:ascii="Cambria" w:eastAsia="MS Mincho" w:hAnsi="Cambria"/>
          <w:sz w:val="20"/>
          <w:szCs w:val="20"/>
          <w:lang w:val="en-ZA"/>
        </w:rPr>
      </w:pPr>
    </w:p>
    <w:p w14:paraId="55D66777" w14:textId="77777777" w:rsidR="000C2DB3" w:rsidRPr="00E7628F" w:rsidRDefault="000C2DB3" w:rsidP="00636EAD">
      <w:pPr>
        <w:pStyle w:val="Heading1"/>
        <w:spacing w:before="0" w:line="240" w:lineRule="auto"/>
        <w:rPr>
          <w:rFonts w:ascii="Cambria" w:hAnsi="Cambria"/>
          <w:sz w:val="20"/>
          <w:szCs w:val="20"/>
        </w:rPr>
      </w:pPr>
      <w:bookmarkStart w:id="81" w:name="_Toc82063691"/>
      <w:r w:rsidRPr="00E7628F">
        <w:rPr>
          <w:rFonts w:ascii="Cambria" w:hAnsi="Cambria"/>
          <w:sz w:val="20"/>
          <w:szCs w:val="20"/>
        </w:rPr>
        <w:t>GENERATION OF FUTURE DATA FOR INPUT TO CANDIDATE MANAGEMENT PROCEDURES</w:t>
      </w:r>
      <w:bookmarkEnd w:id="81"/>
    </w:p>
    <w:p w14:paraId="1D4C222A"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0CC7683F" w14:textId="130C629C"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Note that these are for use as input to CMPs, so need to be chosen carefully from a set of those highly likely to be regularly (</w:t>
      </w:r>
      <w:r w:rsidR="00E43F1A" w:rsidRPr="00E7628F">
        <w:rPr>
          <w:rFonts w:ascii="Cambria" w:eastAsia="MS Mincho" w:hAnsi="Cambria"/>
          <w:sz w:val="20"/>
          <w:szCs w:val="20"/>
          <w:lang w:val="en-ZA"/>
        </w:rPr>
        <w:t>i.e.,</w:t>
      </w:r>
      <w:r w:rsidRPr="00E7628F">
        <w:rPr>
          <w:rFonts w:ascii="Cambria" w:eastAsia="MS Mincho" w:hAnsi="Cambria"/>
          <w:sz w:val="20"/>
          <w:szCs w:val="20"/>
          <w:lang w:val="en-ZA"/>
        </w:rPr>
        <w:t xml:space="preserve"> annually) available. This is because the application of a CMP relies on these data being available in this way, so difficulties can (and have in other cases) obviously arise should they fail to do so. Though any CMP proposed should include a rule to deal with the absence of just one future value from an input series, any more than that would require re-tuning and re-testing of a modified CMP, </w:t>
      </w:r>
      <w:r w:rsidR="00F211B6" w:rsidRPr="00E7628F">
        <w:rPr>
          <w:rFonts w:ascii="Cambria" w:eastAsia="MS Mincho" w:hAnsi="Cambria"/>
          <w:sz w:val="20"/>
          <w:szCs w:val="20"/>
          <w:lang w:val="en-ZA"/>
        </w:rPr>
        <w:t xml:space="preserve">and </w:t>
      </w:r>
      <w:r w:rsidRPr="00E7628F">
        <w:rPr>
          <w:rFonts w:ascii="Cambria" w:eastAsia="MS Mincho" w:hAnsi="Cambria"/>
          <w:sz w:val="20"/>
          <w:szCs w:val="20"/>
          <w:lang w:val="en-ZA"/>
        </w:rPr>
        <w:t xml:space="preserve">ideally this is </w:t>
      </w:r>
      <w:r w:rsidR="00F211B6" w:rsidRPr="00E7628F">
        <w:rPr>
          <w:rFonts w:ascii="Cambria" w:eastAsia="MS Mincho" w:hAnsi="Cambria"/>
          <w:sz w:val="20"/>
          <w:szCs w:val="20"/>
          <w:lang w:val="en-ZA"/>
        </w:rPr>
        <w:t xml:space="preserve">to be </w:t>
      </w:r>
      <w:r w:rsidRPr="00E7628F">
        <w:rPr>
          <w:rFonts w:ascii="Cambria" w:eastAsia="MS Mincho" w:hAnsi="Cambria"/>
          <w:sz w:val="20"/>
          <w:szCs w:val="20"/>
          <w:lang w:val="en-ZA"/>
        </w:rPr>
        <w:t xml:space="preserve">avoided given the </w:t>
      </w:r>
      <w:r w:rsidR="00F211B6" w:rsidRPr="00E7628F">
        <w:rPr>
          <w:rFonts w:ascii="Cambria" w:eastAsia="MS Mincho" w:hAnsi="Cambria"/>
          <w:sz w:val="20"/>
          <w:szCs w:val="20"/>
          <w:lang w:val="en-ZA"/>
        </w:rPr>
        <w:t xml:space="preserve">extra </w:t>
      </w:r>
      <w:r w:rsidRPr="00E7628F">
        <w:rPr>
          <w:rFonts w:ascii="Cambria" w:eastAsia="MS Mincho" w:hAnsi="Cambria"/>
          <w:sz w:val="20"/>
          <w:szCs w:val="20"/>
          <w:lang w:val="en-ZA"/>
        </w:rPr>
        <w:t>associated costs.</w:t>
      </w:r>
    </w:p>
    <w:p w14:paraId="58F6FB3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60FA3DA"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r w:rsidRPr="00E7628F">
        <w:rPr>
          <w:rFonts w:ascii="Cambria" w:eastAsia="MS Mincho" w:hAnsi="Cambria"/>
          <w:sz w:val="20"/>
          <w:szCs w:val="20"/>
          <w:lang w:val="en-ZA"/>
        </w:rPr>
        <w:t xml:space="preserve">Consideration is also needed of the “delays” associated in such data becoming available for input to an CMP. When a TAC is set for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 the last year of finalised data at the time of setting the TAC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for surveys and CPUE indices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-3 for catch data. For years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the catch is assumed to be equal to the TAC. </w:t>
      </w:r>
    </w:p>
    <w:p w14:paraId="710DB13E" w14:textId="77777777" w:rsidR="000C2DB3" w:rsidRPr="00E7628F" w:rsidRDefault="000C2DB3" w:rsidP="00636EAD">
      <w:pPr>
        <w:spacing w:after="0" w:line="240" w:lineRule="auto"/>
        <w:contextualSpacing/>
        <w:jc w:val="both"/>
        <w:rPr>
          <w:rFonts w:ascii="Cambria" w:eastAsia="MS Mincho" w:hAnsi="Cambria"/>
          <w:sz w:val="20"/>
          <w:szCs w:val="20"/>
          <w:u w:val="single"/>
          <w:lang w:val="en-ZA"/>
        </w:rPr>
      </w:pPr>
    </w:p>
    <w:p w14:paraId="3555899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TAC implementation year = </w:t>
      </w:r>
      <w:r w:rsidRPr="00DE311D">
        <w:rPr>
          <w:rFonts w:ascii="Cambria" w:hAnsi="Cambria"/>
          <w:i/>
          <w:iCs/>
          <w:sz w:val="20"/>
          <w:szCs w:val="20"/>
        </w:rPr>
        <w:t>y</w:t>
      </w:r>
    </w:p>
    <w:p w14:paraId="2D8B44D6"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Commission decision year = </w:t>
      </w:r>
      <w:r w:rsidRPr="00DE311D">
        <w:rPr>
          <w:rFonts w:ascii="Cambria" w:hAnsi="Cambria"/>
          <w:i/>
          <w:iCs/>
          <w:sz w:val="20"/>
          <w:szCs w:val="20"/>
        </w:rPr>
        <w:t>y</w:t>
      </w:r>
      <w:r w:rsidRPr="00DE311D">
        <w:rPr>
          <w:rFonts w:ascii="Cambria" w:hAnsi="Cambria"/>
          <w:sz w:val="20"/>
          <w:szCs w:val="20"/>
        </w:rPr>
        <w:t>-1</w:t>
      </w:r>
    </w:p>
    <w:p w14:paraId="52DC9251"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SCRS advice year = </w:t>
      </w:r>
      <w:r w:rsidRPr="00DE311D">
        <w:rPr>
          <w:rFonts w:ascii="Cambria" w:hAnsi="Cambria"/>
          <w:i/>
          <w:iCs/>
          <w:sz w:val="20"/>
          <w:szCs w:val="20"/>
        </w:rPr>
        <w:t>y</w:t>
      </w:r>
      <w:r w:rsidRPr="00DE311D">
        <w:rPr>
          <w:rFonts w:ascii="Cambria" w:hAnsi="Cambria"/>
          <w:sz w:val="20"/>
          <w:szCs w:val="20"/>
        </w:rPr>
        <w:t>-1</w:t>
      </w:r>
    </w:p>
    <w:p w14:paraId="72E61FB0" w14:textId="77777777" w:rsidR="000C2DB3" w:rsidRPr="00DE311D" w:rsidRDefault="000C2DB3" w:rsidP="00417C14">
      <w:pPr>
        <w:pStyle w:val="ListParagraph"/>
        <w:numPr>
          <w:ilvl w:val="0"/>
          <w:numId w:val="16"/>
        </w:numPr>
        <w:ind w:left="714" w:hanging="357"/>
        <w:jc w:val="both"/>
        <w:rPr>
          <w:rFonts w:ascii="Cambria" w:hAnsi="Cambria"/>
          <w:sz w:val="20"/>
          <w:szCs w:val="20"/>
        </w:rPr>
      </w:pPr>
      <w:r w:rsidRPr="00DE311D">
        <w:rPr>
          <w:rFonts w:ascii="Cambria" w:hAnsi="Cambria"/>
          <w:sz w:val="20"/>
          <w:szCs w:val="20"/>
        </w:rPr>
        <w:t xml:space="preserve">CPUE/Independent last data year = </w:t>
      </w:r>
      <w:r w:rsidRPr="00DE311D">
        <w:rPr>
          <w:rFonts w:ascii="Cambria" w:hAnsi="Cambria"/>
          <w:i/>
          <w:iCs/>
          <w:sz w:val="20"/>
          <w:szCs w:val="20"/>
        </w:rPr>
        <w:t>y</w:t>
      </w:r>
      <w:r w:rsidRPr="00DE311D">
        <w:rPr>
          <w:rFonts w:ascii="Cambria" w:hAnsi="Cambria"/>
          <w:sz w:val="20"/>
          <w:szCs w:val="20"/>
        </w:rPr>
        <w:t>-2</w:t>
      </w:r>
    </w:p>
    <w:p w14:paraId="2881223C" w14:textId="77777777" w:rsidR="00912ACD" w:rsidRDefault="00912ACD" w:rsidP="00636EAD">
      <w:pPr>
        <w:spacing w:after="0" w:line="240" w:lineRule="auto"/>
        <w:contextualSpacing/>
        <w:jc w:val="both"/>
        <w:rPr>
          <w:rFonts w:ascii="Cambria" w:eastAsia="MS Mincho" w:hAnsi="Cambria"/>
          <w:sz w:val="20"/>
          <w:szCs w:val="20"/>
          <w:lang w:val="en-ZA"/>
        </w:rPr>
      </w:pPr>
    </w:p>
    <w:p w14:paraId="015AA338" w14:textId="3219F2B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Therefore CPUE/independent data would have to be finalized up until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provided to SCRS meeting that takes place in Sept of year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0D344DA0" w14:textId="77777777" w:rsidR="00645746" w:rsidRPr="00E7628F" w:rsidRDefault="00645746" w:rsidP="00636EAD">
      <w:pPr>
        <w:spacing w:after="0" w:line="240" w:lineRule="auto"/>
        <w:contextualSpacing/>
        <w:jc w:val="both"/>
        <w:rPr>
          <w:rFonts w:ascii="Cambria" w:eastAsia="MS Mincho" w:hAnsi="Cambria"/>
          <w:sz w:val="20"/>
          <w:szCs w:val="20"/>
          <w:lang w:val="en-ZA"/>
        </w:rPr>
      </w:pPr>
    </w:p>
    <w:p w14:paraId="2A92A208" w14:textId="71D08E93" w:rsidR="00645746" w:rsidRDefault="00645746"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In the closed loop projections of the ABTMSE package, the most recent (last available) index observation of the simulated dataset (</w:t>
      </w:r>
      <w:proofErr w:type="spellStart"/>
      <w:r w:rsidRPr="00E7628F">
        <w:rPr>
          <w:rFonts w:ascii="Cambria" w:eastAsia="MS Mincho" w:hAnsi="Cambria"/>
          <w:sz w:val="20"/>
          <w:szCs w:val="20"/>
          <w:lang w:val="en-ZA"/>
        </w:rPr>
        <w:t>dset</w:t>
      </w:r>
      <w:proofErr w:type="spellEnd"/>
      <w:r w:rsidRPr="00E7628F">
        <w:rPr>
          <w:rFonts w:ascii="Cambria" w:eastAsia="MS Mincho" w:hAnsi="Cambria"/>
          <w:sz w:val="20"/>
          <w:szCs w:val="20"/>
          <w:lang w:val="en-ZA"/>
        </w:rPr>
        <w:t xml:space="preserve">)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-2, and the most recent (last available) catch observation is </w:t>
      </w:r>
      <w:r w:rsidRPr="00E7628F">
        <w:rPr>
          <w:rFonts w:ascii="Cambria" w:eastAsia="MS Mincho" w:hAnsi="Cambria"/>
          <w:i/>
          <w:iCs/>
          <w:sz w:val="20"/>
          <w:szCs w:val="20"/>
          <w:lang w:val="en-ZA"/>
        </w:rPr>
        <w:t>y</w:t>
      </w:r>
      <w:r w:rsidRPr="00E7628F">
        <w:rPr>
          <w:rFonts w:ascii="Cambria" w:eastAsia="MS Mincho" w:hAnsi="Cambria"/>
          <w:sz w:val="20"/>
          <w:szCs w:val="20"/>
          <w:lang w:val="en-ZA"/>
        </w:rPr>
        <w:t xml:space="preserve">-1. </w:t>
      </w:r>
    </w:p>
    <w:p w14:paraId="68FA9DFA" w14:textId="77777777" w:rsidR="00D60751" w:rsidRPr="00E7628F" w:rsidRDefault="00D60751" w:rsidP="00636EAD">
      <w:pPr>
        <w:spacing w:after="0" w:line="240" w:lineRule="auto"/>
        <w:contextualSpacing/>
        <w:jc w:val="both"/>
        <w:rPr>
          <w:rFonts w:ascii="Cambria" w:eastAsia="MS Mincho" w:hAnsi="Cambria"/>
          <w:sz w:val="20"/>
          <w:szCs w:val="20"/>
          <w:lang w:val="en-ZA"/>
        </w:rPr>
      </w:pPr>
    </w:p>
    <w:p w14:paraId="1A3F86B0" w14:textId="77777777"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82" w:name="_Toc82063692"/>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1</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Indices</w:t>
      </w:r>
      <w:bookmarkEnd w:id="82"/>
    </w:p>
    <w:p w14:paraId="39CEE5EF" w14:textId="77777777" w:rsidR="00D85CCC" w:rsidRPr="00D85CCC" w:rsidRDefault="00D85CCC" w:rsidP="00636EAD">
      <w:pPr>
        <w:spacing w:after="0" w:line="240" w:lineRule="auto"/>
        <w:contextualSpacing/>
        <w:jc w:val="both"/>
        <w:rPr>
          <w:rFonts w:ascii="Cambria" w:eastAsia="MS Mincho" w:hAnsi="Cambria"/>
          <w:sz w:val="20"/>
          <w:szCs w:val="20"/>
          <w:lang w:val="en-CA"/>
        </w:rPr>
      </w:pPr>
    </w:p>
    <w:p w14:paraId="51D53911" w14:textId="4084B7DE" w:rsidR="00CB5403" w:rsidRDefault="00CB5403" w:rsidP="00636EAD">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3E8E8662" w14:textId="7CC6230F" w:rsidR="00DE311D" w:rsidRPr="00DE311D" w:rsidRDefault="00DE311D" w:rsidP="00636EAD">
      <w:pPr>
        <w:spacing w:after="0" w:line="240" w:lineRule="auto"/>
        <w:contextualSpacing/>
        <w:jc w:val="both"/>
        <w:rPr>
          <w:rFonts w:ascii="Cambria" w:eastAsia="MS Mincho" w:hAnsi="Cambria"/>
          <w:sz w:val="20"/>
          <w:szCs w:val="20"/>
          <w:lang w:val="en-ZA"/>
        </w:rPr>
      </w:pPr>
    </w:p>
    <w:p w14:paraId="583BDEE6" w14:textId="063C7F70" w:rsidR="00DE311D" w:rsidRDefault="00DE311D" w:rsidP="00636EAD">
      <w:pPr>
        <w:spacing w:after="0" w:line="240" w:lineRule="auto"/>
        <w:contextualSpacing/>
        <w:jc w:val="both"/>
        <w:rPr>
          <w:rFonts w:ascii="Cambria" w:eastAsia="MS Mincho" w:hAnsi="Cambria"/>
          <w:sz w:val="20"/>
          <w:szCs w:val="20"/>
          <w:lang w:val="en-ZA"/>
        </w:rPr>
      </w:pPr>
      <w:r w:rsidRPr="00DE311D">
        <w:rPr>
          <w:rFonts w:ascii="Cambria" w:eastAsia="MS Mincho" w:hAnsi="Cambria"/>
          <w:sz w:val="20"/>
          <w:szCs w:val="20"/>
          <w:lang w:val="en-ZA"/>
        </w:rPr>
        <w:lastRenderedPageBreak/>
        <w:t>Indices are simulated in projections based on the operating model-specific fit to the indices (or values specified during th</w:t>
      </w:r>
      <w:bookmarkStart w:id="83" w:name="_Hlk73529854"/>
      <w:r w:rsidRPr="00DE311D">
        <w:rPr>
          <w:rFonts w:ascii="Cambria" w:eastAsia="MS Mincho" w:hAnsi="Cambria"/>
          <w:sz w:val="20"/>
          <w:szCs w:val="20"/>
          <w:lang w:val="en-ZA"/>
        </w:rPr>
        <w:t xml:space="preserve">e </w:t>
      </w:r>
      <w:r w:rsidR="00D85CCC">
        <w:rPr>
          <w:rFonts w:ascii="Cambria" w:eastAsia="MS Mincho" w:hAnsi="Cambria"/>
          <w:sz w:val="20"/>
          <w:szCs w:val="20"/>
          <w:lang w:val="en-ZA"/>
        </w:rPr>
        <w:t>2021 April</w:t>
      </w:r>
      <w:r w:rsidRPr="00DE311D">
        <w:rPr>
          <w:rFonts w:ascii="Cambria" w:eastAsia="MS Mincho" w:hAnsi="Cambria"/>
          <w:sz w:val="20"/>
          <w:szCs w:val="20"/>
          <w:lang w:val="en-ZA"/>
        </w:rPr>
        <w:t xml:space="preserve"> </w:t>
      </w:r>
      <w:r w:rsidR="00D85CCC">
        <w:rPr>
          <w:rFonts w:ascii="Cambria" w:eastAsia="MS Mincho" w:hAnsi="Cambria"/>
          <w:sz w:val="20"/>
          <w:szCs w:val="20"/>
          <w:lang w:val="en-ZA"/>
        </w:rPr>
        <w:t xml:space="preserve">BFT intersessional </w:t>
      </w:r>
      <w:r w:rsidRPr="00DE311D">
        <w:rPr>
          <w:rFonts w:ascii="Cambria" w:eastAsia="MS Mincho" w:hAnsi="Cambria"/>
          <w:sz w:val="20"/>
          <w:szCs w:val="20"/>
          <w:lang w:val="en-ZA"/>
        </w:rPr>
        <w:t>meeting</w:t>
      </w:r>
      <w:r w:rsidR="00D85CCC">
        <w:rPr>
          <w:rFonts w:ascii="Cambria" w:eastAsia="MS Mincho" w:hAnsi="Cambria"/>
          <w:sz w:val="20"/>
          <w:szCs w:val="20"/>
          <w:lang w:val="en-ZA"/>
        </w:rPr>
        <w:t>: Anon. 2021</w:t>
      </w:r>
      <w:bookmarkEnd w:id="83"/>
      <w:r w:rsidRPr="00DE311D">
        <w:rPr>
          <w:rFonts w:ascii="Cambria" w:eastAsia="MS Mincho" w:hAnsi="Cambria"/>
          <w:sz w:val="20"/>
          <w:szCs w:val="20"/>
          <w:lang w:val="en-ZA"/>
        </w:rPr>
        <w:t>), including lognormal error (STD) and lag-1 autocorrelation in residuals (AC) (</w:t>
      </w:r>
      <w:r w:rsidRPr="00DE311D">
        <w:rPr>
          <w:rFonts w:ascii="Cambria" w:eastAsia="MS Mincho" w:hAnsi="Cambria"/>
          <w:b/>
          <w:bCs/>
          <w:sz w:val="20"/>
          <w:szCs w:val="20"/>
          <w:lang w:val="en-ZA"/>
        </w:rPr>
        <w:t>Table 7.1</w:t>
      </w:r>
      <w:r w:rsidRPr="00DE311D">
        <w:rPr>
          <w:rFonts w:ascii="Cambria" w:eastAsia="MS Mincho" w:hAnsi="Cambria"/>
          <w:sz w:val="20"/>
          <w:szCs w:val="20"/>
          <w:lang w:val="en-ZA"/>
        </w:rPr>
        <w:t>)</w:t>
      </w:r>
    </w:p>
    <w:p w14:paraId="06B1D1B8" w14:textId="6EC72C20" w:rsidR="00DE311D" w:rsidRDefault="00DE311D" w:rsidP="00636EAD">
      <w:pPr>
        <w:spacing w:after="0" w:line="240" w:lineRule="auto"/>
        <w:contextualSpacing/>
        <w:jc w:val="both"/>
        <w:rPr>
          <w:rFonts w:ascii="Cambria" w:eastAsia="MS Mincho" w:hAnsi="Cambria"/>
          <w:sz w:val="20"/>
          <w:szCs w:val="20"/>
          <w:lang w:val="en-ZA"/>
        </w:rPr>
      </w:pPr>
    </w:p>
    <w:p w14:paraId="69F4AEE0" w14:textId="04F07A91" w:rsidR="00DE311D" w:rsidRPr="006D1C48" w:rsidRDefault="00DE311D" w:rsidP="00636EAD">
      <w:pPr>
        <w:spacing w:after="0" w:line="240" w:lineRule="auto"/>
        <w:contextualSpacing/>
        <w:jc w:val="both"/>
        <w:rPr>
          <w:rFonts w:ascii="Cambria" w:eastAsia="MS Mincho" w:hAnsi="Cambria"/>
          <w:sz w:val="20"/>
          <w:szCs w:val="20"/>
          <w:lang w:val="en-ZA"/>
        </w:rPr>
      </w:pPr>
      <w:r w:rsidRPr="006D1C48">
        <w:rPr>
          <w:rFonts w:ascii="Cambria" w:eastAsia="MS Mincho" w:hAnsi="Cambria" w:hint="eastAsia"/>
          <w:b/>
          <w:bCs/>
          <w:sz w:val="20"/>
          <w:szCs w:val="20"/>
          <w:lang w:val="en-ZA"/>
        </w:rPr>
        <w:t>T</w:t>
      </w:r>
      <w:r w:rsidRPr="006D1C48">
        <w:rPr>
          <w:rFonts w:ascii="Cambria" w:eastAsia="MS Mincho" w:hAnsi="Cambria"/>
          <w:b/>
          <w:bCs/>
          <w:sz w:val="20"/>
          <w:szCs w:val="20"/>
          <w:lang w:val="en-ZA"/>
        </w:rPr>
        <w:t xml:space="preserve">able 7.1. </w:t>
      </w:r>
      <w:r w:rsidRPr="006D1C48">
        <w:rPr>
          <w:rFonts w:ascii="Cambria" w:eastAsia="MS Mincho" w:hAnsi="Cambria"/>
          <w:sz w:val="20"/>
          <w:szCs w:val="20"/>
          <w:lang w:val="en-ZA"/>
        </w:rPr>
        <w:t>Index selection and simulation for potential inclusion in CMPs</w:t>
      </w:r>
    </w:p>
    <w:tbl>
      <w:tblPr>
        <w:tblW w:w="0" w:type="auto"/>
        <w:jc w:val="center"/>
        <w:tblBorders>
          <w:insideH w:val="single" w:sz="4" w:space="0" w:color="auto"/>
        </w:tblBorders>
        <w:shd w:val="clear" w:color="auto" w:fill="FFFFFF"/>
        <w:tblLook w:val="04A0" w:firstRow="1" w:lastRow="0" w:firstColumn="1" w:lastColumn="0" w:noHBand="0" w:noVBand="1"/>
      </w:tblPr>
      <w:tblGrid>
        <w:gridCol w:w="1560"/>
        <w:gridCol w:w="2126"/>
        <w:gridCol w:w="1559"/>
        <w:gridCol w:w="1591"/>
        <w:gridCol w:w="1265"/>
        <w:gridCol w:w="1197"/>
      </w:tblGrid>
      <w:tr w:rsidR="00D26BC1" w:rsidRPr="006D1C48" w14:paraId="544AEAB0" w14:textId="77777777" w:rsidTr="000E531B">
        <w:trPr>
          <w:trHeight w:val="304"/>
          <w:jc w:val="center"/>
        </w:trPr>
        <w:tc>
          <w:tcPr>
            <w:tcW w:w="1560" w:type="dxa"/>
            <w:tcBorders>
              <w:top w:val="single" w:sz="4" w:space="0" w:color="auto"/>
              <w:bottom w:val="single" w:sz="4" w:space="0" w:color="auto"/>
            </w:tcBorders>
            <w:shd w:val="clear" w:color="auto" w:fill="FFFFFF"/>
          </w:tcPr>
          <w:p w14:paraId="5215467A" w14:textId="77777777" w:rsidR="008543B1" w:rsidRPr="006D1C48" w:rsidRDefault="008543B1" w:rsidP="00636EAD">
            <w:pPr>
              <w:keepNext/>
              <w:keepLines/>
              <w:spacing w:after="0" w:line="240" w:lineRule="auto"/>
              <w:jc w:val="both"/>
              <w:rPr>
                <w:rFonts w:ascii="Cambria" w:eastAsia="MS Mincho" w:hAnsi="Cambria"/>
                <w:b/>
                <w:sz w:val="20"/>
                <w:szCs w:val="20"/>
                <w:lang w:val="en-GB"/>
              </w:rPr>
            </w:pPr>
            <w:r w:rsidRPr="006D1C48">
              <w:rPr>
                <w:rFonts w:ascii="Cambria" w:eastAsia="MS Mincho" w:hAnsi="Cambria"/>
                <w:b/>
                <w:sz w:val="20"/>
                <w:szCs w:val="20"/>
                <w:lang w:val="en-GB"/>
              </w:rPr>
              <w:t xml:space="preserve">Index </w:t>
            </w:r>
          </w:p>
        </w:tc>
        <w:tc>
          <w:tcPr>
            <w:tcW w:w="2126" w:type="dxa"/>
            <w:tcBorders>
              <w:top w:val="single" w:sz="4" w:space="0" w:color="auto"/>
              <w:bottom w:val="single" w:sz="4" w:space="0" w:color="auto"/>
            </w:tcBorders>
            <w:shd w:val="clear" w:color="auto" w:fill="FFFFFF"/>
          </w:tcPr>
          <w:p w14:paraId="153D99E7"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Details</w:t>
            </w:r>
          </w:p>
        </w:tc>
        <w:tc>
          <w:tcPr>
            <w:tcW w:w="1559" w:type="dxa"/>
            <w:tcBorders>
              <w:top w:val="single" w:sz="4" w:space="0" w:color="auto"/>
              <w:bottom w:val="single" w:sz="4" w:space="0" w:color="auto"/>
            </w:tcBorders>
            <w:shd w:val="clear" w:color="auto" w:fill="FFFFFF"/>
          </w:tcPr>
          <w:p w14:paraId="7745F5C0"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 xml:space="preserve">Selectivity </w:t>
            </w:r>
          </w:p>
        </w:tc>
        <w:tc>
          <w:tcPr>
            <w:tcW w:w="1591" w:type="dxa"/>
            <w:tcBorders>
              <w:top w:val="single" w:sz="4" w:space="0" w:color="auto"/>
              <w:bottom w:val="single" w:sz="4" w:space="0" w:color="auto"/>
            </w:tcBorders>
            <w:shd w:val="clear" w:color="auto" w:fill="FFFFFF"/>
          </w:tcPr>
          <w:p w14:paraId="51F1C7DA" w14:textId="72C23734" w:rsidR="008543B1" w:rsidRPr="006D1C48" w:rsidRDefault="00297060"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u w:val="single"/>
                <w:lang w:val="en-GB"/>
              </w:rPr>
              <w:t>Recommended</w:t>
            </w:r>
            <w:r w:rsidRPr="006D1C48">
              <w:rPr>
                <w:rFonts w:ascii="Cambria" w:eastAsia="MS Mincho" w:hAnsi="Cambria"/>
                <w:b/>
                <w:sz w:val="20"/>
                <w:szCs w:val="20"/>
                <w:lang w:val="en-GB"/>
              </w:rPr>
              <w:br/>
            </w:r>
            <w:r w:rsidR="008543B1" w:rsidRPr="006D1C48">
              <w:rPr>
                <w:rFonts w:ascii="Cambria" w:eastAsia="MS Mincho" w:hAnsi="Cambria"/>
                <w:b/>
                <w:sz w:val="20"/>
                <w:szCs w:val="20"/>
                <w:lang w:val="en-GB"/>
              </w:rPr>
              <w:t>for CMPs</w:t>
            </w:r>
          </w:p>
        </w:tc>
        <w:tc>
          <w:tcPr>
            <w:tcW w:w="1265" w:type="dxa"/>
            <w:tcBorders>
              <w:top w:val="single" w:sz="4" w:space="0" w:color="auto"/>
              <w:bottom w:val="single" w:sz="4" w:space="0" w:color="auto"/>
            </w:tcBorders>
            <w:shd w:val="clear" w:color="auto" w:fill="FFFFFF"/>
          </w:tcPr>
          <w:p w14:paraId="438CCED6"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STD value*</w:t>
            </w:r>
          </w:p>
        </w:tc>
        <w:tc>
          <w:tcPr>
            <w:tcW w:w="0" w:type="auto"/>
            <w:tcBorders>
              <w:top w:val="single" w:sz="4" w:space="0" w:color="auto"/>
              <w:bottom w:val="single" w:sz="4" w:space="0" w:color="auto"/>
            </w:tcBorders>
            <w:shd w:val="clear" w:color="auto" w:fill="FFFFFF"/>
          </w:tcPr>
          <w:p w14:paraId="0BE7BD04" w14:textId="77777777" w:rsidR="008543B1" w:rsidRPr="006D1C48" w:rsidRDefault="008543B1" w:rsidP="00636EAD">
            <w:pPr>
              <w:keepNext/>
              <w:keepLines/>
              <w:spacing w:after="0" w:line="240" w:lineRule="auto"/>
              <w:rPr>
                <w:rFonts w:ascii="Cambria" w:eastAsia="MS Mincho" w:hAnsi="Cambria"/>
                <w:b/>
                <w:sz w:val="20"/>
                <w:szCs w:val="20"/>
                <w:lang w:val="en-GB"/>
              </w:rPr>
            </w:pPr>
            <w:r w:rsidRPr="006D1C48">
              <w:rPr>
                <w:rFonts w:ascii="Cambria" w:eastAsia="MS Mincho" w:hAnsi="Cambria"/>
                <w:b/>
                <w:sz w:val="20"/>
                <w:szCs w:val="20"/>
                <w:lang w:val="en-GB"/>
              </w:rPr>
              <w:t>AC*</w:t>
            </w:r>
          </w:p>
        </w:tc>
      </w:tr>
      <w:tr w:rsidR="00D26BC1" w:rsidRPr="006D1C48" w14:paraId="6E11E35A" w14:textId="77777777" w:rsidTr="000E531B">
        <w:trPr>
          <w:jc w:val="center"/>
        </w:trPr>
        <w:tc>
          <w:tcPr>
            <w:tcW w:w="1560" w:type="dxa"/>
            <w:tcBorders>
              <w:top w:val="single" w:sz="4" w:space="0" w:color="auto"/>
            </w:tcBorders>
            <w:shd w:val="clear" w:color="auto" w:fill="FFFFFF"/>
          </w:tcPr>
          <w:p w14:paraId="591A5088" w14:textId="6E20E1C3"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GSL RR</w:t>
            </w:r>
          </w:p>
        </w:tc>
        <w:tc>
          <w:tcPr>
            <w:tcW w:w="2126" w:type="dxa"/>
            <w:tcBorders>
              <w:top w:val="single" w:sz="4" w:space="0" w:color="auto"/>
            </w:tcBorders>
            <w:shd w:val="clear" w:color="auto" w:fill="FFFFFF"/>
          </w:tcPr>
          <w:p w14:paraId="61904F24" w14:textId="12F64B6C"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198</w:t>
            </w:r>
            <w:r w:rsidR="00874089" w:rsidRPr="006D1C48">
              <w:rPr>
                <w:rFonts w:ascii="Cambria" w:eastAsia="MS Mincho" w:hAnsi="Cambria"/>
                <w:sz w:val="20"/>
                <w:szCs w:val="20"/>
                <w:lang w:val="en-GB"/>
              </w:rPr>
              <w:t>8</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Q3, GSL</w:t>
            </w:r>
          </w:p>
        </w:tc>
        <w:tc>
          <w:tcPr>
            <w:tcW w:w="1559" w:type="dxa"/>
            <w:tcBorders>
              <w:top w:val="single" w:sz="4" w:space="0" w:color="auto"/>
            </w:tcBorders>
            <w:shd w:val="clear" w:color="auto" w:fill="FFFFFF"/>
          </w:tcPr>
          <w:p w14:paraId="7838FAD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tcBorders>
              <w:top w:val="single" w:sz="4" w:space="0" w:color="auto"/>
            </w:tcBorders>
            <w:shd w:val="clear" w:color="auto" w:fill="FFFFFF"/>
          </w:tcPr>
          <w:p w14:paraId="3CFBA6A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tcBorders>
              <w:top w:val="single" w:sz="4" w:space="0" w:color="auto"/>
            </w:tcBorders>
            <w:shd w:val="clear" w:color="auto" w:fill="FFFFFF"/>
          </w:tcPr>
          <w:p w14:paraId="1D35367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c>
          <w:tcPr>
            <w:tcW w:w="0" w:type="auto"/>
            <w:tcBorders>
              <w:top w:val="single" w:sz="4" w:space="0" w:color="auto"/>
            </w:tcBorders>
            <w:shd w:val="clear" w:color="auto" w:fill="FFFFFF"/>
          </w:tcPr>
          <w:p w14:paraId="1D76B53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t>
            </w:r>
          </w:p>
        </w:tc>
      </w:tr>
      <w:tr w:rsidR="00D26BC1" w:rsidRPr="003B5985" w14:paraId="0F351F1F" w14:textId="77777777" w:rsidTr="000E531B">
        <w:trPr>
          <w:trHeight w:val="223"/>
          <w:jc w:val="center"/>
        </w:trPr>
        <w:tc>
          <w:tcPr>
            <w:tcW w:w="1560" w:type="dxa"/>
            <w:shd w:val="clear" w:color="auto" w:fill="FFFFFF"/>
          </w:tcPr>
          <w:p w14:paraId="3F4BE9A2" w14:textId="5BA6C3F1"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w:t>
            </w:r>
            <w:r w:rsidR="00DC5DE8">
              <w:rPr>
                <w:rFonts w:ascii="Cambria" w:eastAsia="MS Mincho" w:hAnsi="Cambria"/>
                <w:sz w:val="20"/>
                <w:szCs w:val="20"/>
                <w:lang w:val="en-GB"/>
              </w:rPr>
              <w:t>AN</w:t>
            </w:r>
            <w:r w:rsidRPr="006D1C48">
              <w:rPr>
                <w:rFonts w:ascii="Cambria" w:eastAsia="MS Mincho" w:hAnsi="Cambria"/>
                <w:sz w:val="20"/>
                <w:szCs w:val="20"/>
                <w:lang w:val="en-GB"/>
              </w:rPr>
              <w:t xml:space="preserve"> SWNS RR</w:t>
            </w:r>
          </w:p>
        </w:tc>
        <w:tc>
          <w:tcPr>
            <w:tcW w:w="2126" w:type="dxa"/>
            <w:shd w:val="clear" w:color="auto" w:fill="FFFFFF"/>
          </w:tcPr>
          <w:p w14:paraId="5E4EC218" w14:textId="54CB6ED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w:t>
            </w:r>
            <w:r w:rsidR="00874089" w:rsidRPr="006D1C48">
              <w:rPr>
                <w:rFonts w:ascii="Cambria" w:eastAsia="MS Mincho" w:hAnsi="Cambria"/>
                <w:sz w:val="20"/>
                <w:szCs w:val="20"/>
                <w:lang w:val="en-GB"/>
              </w:rPr>
              <w:t>96</w:t>
            </w:r>
            <w:r w:rsidRPr="006D1C48">
              <w:rPr>
                <w:rFonts w:ascii="Cambria" w:eastAsia="MS Mincho" w:hAnsi="Cambria"/>
                <w:sz w:val="20"/>
                <w:szCs w:val="20"/>
                <w:lang w:val="en-GB"/>
              </w:rPr>
              <w:t>-20</w:t>
            </w:r>
            <w:r w:rsidR="00874089"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0E78EF2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w:t>
            </w:r>
          </w:p>
        </w:tc>
        <w:tc>
          <w:tcPr>
            <w:tcW w:w="1591" w:type="dxa"/>
            <w:shd w:val="clear" w:color="auto" w:fill="FFFFFF"/>
          </w:tcPr>
          <w:p w14:paraId="507C971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p w14:paraId="56BD5653" w14:textId="77777777" w:rsidR="008543B1" w:rsidRPr="006D1C48" w:rsidRDefault="008543B1" w:rsidP="00636EAD">
            <w:pPr>
              <w:keepNext/>
              <w:keepLines/>
              <w:spacing w:after="0" w:line="240" w:lineRule="auto"/>
              <w:rPr>
                <w:rFonts w:ascii="Cambria" w:eastAsia="MS Mincho" w:hAnsi="Cambria"/>
                <w:sz w:val="20"/>
                <w:szCs w:val="20"/>
                <w:lang w:val="en-GB"/>
              </w:rPr>
            </w:pPr>
          </w:p>
        </w:tc>
        <w:tc>
          <w:tcPr>
            <w:tcW w:w="1265" w:type="dxa"/>
            <w:shd w:val="clear" w:color="auto" w:fill="FFFFFF"/>
          </w:tcPr>
          <w:p w14:paraId="38A5897E"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41986A5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8D293F9" w14:textId="77777777" w:rsidTr="000E531B">
        <w:trPr>
          <w:trHeight w:val="223"/>
          <w:jc w:val="center"/>
        </w:trPr>
        <w:tc>
          <w:tcPr>
            <w:tcW w:w="1560" w:type="dxa"/>
            <w:shd w:val="clear" w:color="auto" w:fill="FFFFFF"/>
          </w:tcPr>
          <w:p w14:paraId="4F5B535B" w14:textId="16F048DC"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US RR 66-144</w:t>
            </w:r>
          </w:p>
        </w:tc>
        <w:tc>
          <w:tcPr>
            <w:tcW w:w="2126" w:type="dxa"/>
            <w:shd w:val="clear" w:color="auto" w:fill="FFFFFF"/>
          </w:tcPr>
          <w:p w14:paraId="7D99BA73" w14:textId="1B27DB7E"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 xml:space="preserve">1995-2020, Q3, W </w:t>
            </w:r>
            <w:proofErr w:type="spellStart"/>
            <w:r w:rsidRPr="001E2595">
              <w:rPr>
                <w:rFonts w:ascii="Cambria" w:hAnsi="Cambria"/>
                <w:sz w:val="20"/>
                <w:szCs w:val="20"/>
                <w:u w:val="single"/>
              </w:rPr>
              <w:t>Atl</w:t>
            </w:r>
            <w:proofErr w:type="spellEnd"/>
          </w:p>
        </w:tc>
        <w:tc>
          <w:tcPr>
            <w:tcW w:w="1559" w:type="dxa"/>
            <w:shd w:val="clear" w:color="auto" w:fill="FFFFFF"/>
          </w:tcPr>
          <w:p w14:paraId="0D92B94E" w14:textId="631C33C2"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15: RRUSAFS (50 –150cm)</w:t>
            </w:r>
          </w:p>
        </w:tc>
        <w:tc>
          <w:tcPr>
            <w:tcW w:w="1591" w:type="dxa"/>
            <w:shd w:val="clear" w:color="auto" w:fill="FFFFFF"/>
          </w:tcPr>
          <w:p w14:paraId="50DB8BA0" w14:textId="4BFA8227"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Yes</w:t>
            </w:r>
          </w:p>
        </w:tc>
        <w:tc>
          <w:tcPr>
            <w:tcW w:w="1265" w:type="dxa"/>
            <w:shd w:val="clear" w:color="auto" w:fill="FFFFFF"/>
          </w:tcPr>
          <w:p w14:paraId="11884C00" w14:textId="645FE27D"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c>
          <w:tcPr>
            <w:tcW w:w="0" w:type="auto"/>
            <w:shd w:val="clear" w:color="auto" w:fill="FFFFFF"/>
          </w:tcPr>
          <w:p w14:paraId="34D84B6E" w14:textId="4D80CAD3" w:rsidR="006D1C48" w:rsidRPr="001E2595" w:rsidRDefault="006D1C48" w:rsidP="006D1C48">
            <w:pPr>
              <w:keepNext/>
              <w:keepLines/>
              <w:spacing w:after="0" w:line="240" w:lineRule="auto"/>
              <w:rPr>
                <w:rFonts w:ascii="Cambria" w:eastAsia="MS Mincho" w:hAnsi="Cambria"/>
                <w:sz w:val="20"/>
                <w:szCs w:val="20"/>
                <w:highlight w:val="yellow"/>
                <w:u w:val="single"/>
                <w:lang w:val="en-GB"/>
              </w:rPr>
            </w:pPr>
            <w:r w:rsidRPr="001E2595">
              <w:rPr>
                <w:rFonts w:ascii="Cambria" w:hAnsi="Cambria"/>
                <w:sz w:val="20"/>
                <w:szCs w:val="20"/>
                <w:u w:val="single"/>
              </w:rPr>
              <w:t>OM-</w:t>
            </w:r>
            <w:proofErr w:type="spellStart"/>
            <w:r w:rsidRPr="001E2595">
              <w:rPr>
                <w:rFonts w:ascii="Cambria" w:hAnsi="Cambria"/>
                <w:sz w:val="20"/>
                <w:szCs w:val="20"/>
                <w:u w:val="single"/>
              </w:rPr>
              <w:t>estim</w:t>
            </w:r>
            <w:proofErr w:type="spellEnd"/>
          </w:p>
        </w:tc>
      </w:tr>
      <w:tr w:rsidR="00D26BC1" w:rsidRPr="006D1C48" w14:paraId="3F8CEF19" w14:textId="77777777" w:rsidTr="000E531B">
        <w:trPr>
          <w:jc w:val="center"/>
        </w:trPr>
        <w:tc>
          <w:tcPr>
            <w:tcW w:w="1560" w:type="dxa"/>
            <w:shd w:val="clear" w:color="auto" w:fill="auto"/>
          </w:tcPr>
          <w:p w14:paraId="03F7979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66-114</w:t>
            </w:r>
          </w:p>
        </w:tc>
        <w:tc>
          <w:tcPr>
            <w:tcW w:w="2126" w:type="dxa"/>
            <w:shd w:val="clear" w:color="auto" w:fill="FFFFFF"/>
          </w:tcPr>
          <w:p w14:paraId="4C805A72" w14:textId="2BE7319D"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31A9D47"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(50 –125cm)</w:t>
            </w:r>
          </w:p>
        </w:tc>
        <w:tc>
          <w:tcPr>
            <w:tcW w:w="1591" w:type="dxa"/>
            <w:shd w:val="clear" w:color="auto" w:fill="FFFFFF"/>
          </w:tcPr>
          <w:p w14:paraId="5F10B323" w14:textId="5264E0A1"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1EB539C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9766EFF"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1669B67" w14:textId="77777777" w:rsidTr="000E531B">
        <w:trPr>
          <w:jc w:val="center"/>
        </w:trPr>
        <w:tc>
          <w:tcPr>
            <w:tcW w:w="1560" w:type="dxa"/>
            <w:shd w:val="clear" w:color="auto" w:fill="auto"/>
          </w:tcPr>
          <w:p w14:paraId="1CBD705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115-144</w:t>
            </w:r>
          </w:p>
        </w:tc>
        <w:tc>
          <w:tcPr>
            <w:tcW w:w="2126" w:type="dxa"/>
            <w:shd w:val="clear" w:color="auto" w:fill="FFFFFF"/>
          </w:tcPr>
          <w:p w14:paraId="2A8BA6C7" w14:textId="53AAE4F4"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5</w:t>
            </w:r>
            <w:r w:rsidRPr="006D1C48">
              <w:rPr>
                <w:rFonts w:ascii="Cambria" w:eastAsia="MS Mincho" w:hAnsi="Cambria"/>
                <w:sz w:val="20"/>
                <w:szCs w:val="20"/>
                <w:lang w:val="en-GB"/>
              </w:rPr>
              <w:t>-</w:t>
            </w:r>
            <w:del w:id="84" w:author="Thomas Carruthers" w:date="2022-04-25T07:33:00Z">
              <w:r w:rsidRPr="006D1C48" w:rsidDel="00AB7C18">
                <w:rPr>
                  <w:rFonts w:ascii="Cambria" w:eastAsia="MS Mincho" w:hAnsi="Cambria"/>
                  <w:sz w:val="20"/>
                  <w:szCs w:val="20"/>
                  <w:lang w:val="en-GB"/>
                </w:rPr>
                <w:delText>20</w:delText>
              </w:r>
              <w:r w:rsidR="00F00BED" w:rsidRPr="006D1C48" w:rsidDel="00AB7C18">
                <w:rPr>
                  <w:rFonts w:ascii="Cambria" w:eastAsia="MS Mincho" w:hAnsi="Cambria"/>
                  <w:sz w:val="20"/>
                  <w:szCs w:val="20"/>
                  <w:lang w:val="en-GB"/>
                </w:rPr>
                <w:delText>20</w:delText>
              </w:r>
            </w:del>
            <w:ins w:id="85" w:author="Thomas Carruthers" w:date="2022-04-25T07:33:00Z">
              <w:r w:rsidR="00AB7C18" w:rsidRPr="006D1C48">
                <w:rPr>
                  <w:rFonts w:ascii="Cambria" w:eastAsia="MS Mincho" w:hAnsi="Cambria"/>
                  <w:sz w:val="20"/>
                  <w:szCs w:val="20"/>
                  <w:lang w:val="en-GB"/>
                </w:rPr>
                <w:t>202</w:t>
              </w:r>
              <w:r w:rsidR="00AB7C18">
                <w:rPr>
                  <w:rFonts w:ascii="Cambria" w:eastAsia="MS Mincho" w:hAnsi="Cambria"/>
                  <w:sz w:val="20"/>
                  <w:szCs w:val="20"/>
                  <w:lang w:val="en-GB"/>
                </w:rPr>
                <w:t>1</w:t>
              </w:r>
            </w:ins>
            <w:r w:rsidRPr="006D1C48">
              <w:rPr>
                <w:rFonts w:ascii="Cambria" w:eastAsia="MS Mincho" w:hAnsi="Cambria"/>
                <w:sz w:val="20"/>
                <w:szCs w:val="20"/>
                <w:lang w:val="en-GB"/>
              </w:rPr>
              <w:t xml:space="preserve">,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4A89ECB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 (100 – 150cm)</w:t>
            </w:r>
          </w:p>
        </w:tc>
        <w:tc>
          <w:tcPr>
            <w:tcW w:w="1591" w:type="dxa"/>
            <w:shd w:val="clear" w:color="auto" w:fill="FFFFFF"/>
          </w:tcPr>
          <w:p w14:paraId="284B332D" w14:textId="1EA2E1D6" w:rsidR="008543B1" w:rsidRPr="006D1C48" w:rsidRDefault="006D1C48"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67F7012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09F399F9"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6D1C48" w14:paraId="6C11C479" w14:textId="77777777" w:rsidTr="000E531B">
        <w:trPr>
          <w:jc w:val="center"/>
        </w:trPr>
        <w:tc>
          <w:tcPr>
            <w:tcW w:w="1560" w:type="dxa"/>
            <w:shd w:val="clear" w:color="auto" w:fill="FFFFFF"/>
          </w:tcPr>
          <w:p w14:paraId="3864B63B"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 RR 177+</w:t>
            </w:r>
          </w:p>
        </w:tc>
        <w:tc>
          <w:tcPr>
            <w:tcW w:w="2126" w:type="dxa"/>
            <w:shd w:val="clear" w:color="auto" w:fill="FFFFFF"/>
          </w:tcPr>
          <w:p w14:paraId="0AAFB9EC" w14:textId="18A29C01"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1993-2020, Q3,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127C46F6" w14:textId="77777777"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16: RRUSAFB (175cm+)</w:t>
            </w:r>
          </w:p>
        </w:tc>
        <w:tc>
          <w:tcPr>
            <w:tcW w:w="1591" w:type="dxa"/>
            <w:shd w:val="clear" w:color="auto" w:fill="FFFFFF"/>
          </w:tcPr>
          <w:p w14:paraId="44BB15FF" w14:textId="2BDEB6C9"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No</w:t>
            </w:r>
          </w:p>
        </w:tc>
        <w:tc>
          <w:tcPr>
            <w:tcW w:w="1265" w:type="dxa"/>
            <w:shd w:val="clear" w:color="auto" w:fill="FFFFFF"/>
          </w:tcPr>
          <w:p w14:paraId="5847AE2E" w14:textId="0AC9A778"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c>
          <w:tcPr>
            <w:tcW w:w="0" w:type="auto"/>
            <w:shd w:val="clear" w:color="auto" w:fill="FFFFFF"/>
          </w:tcPr>
          <w:p w14:paraId="50F1ECAF" w14:textId="7743B9E3" w:rsidR="006D1C48" w:rsidRPr="006D1C48" w:rsidRDefault="006D1C48" w:rsidP="006D1C48">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w:t>
            </w:r>
          </w:p>
        </w:tc>
      </w:tr>
      <w:tr w:rsidR="00D26BC1" w:rsidRPr="006D1C48" w14:paraId="0F13375B" w14:textId="77777777" w:rsidTr="000E531B">
        <w:trPr>
          <w:jc w:val="center"/>
        </w:trPr>
        <w:tc>
          <w:tcPr>
            <w:tcW w:w="1560" w:type="dxa"/>
            <w:shd w:val="clear" w:color="auto" w:fill="FFFFFF"/>
          </w:tcPr>
          <w:p w14:paraId="00AB3A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West2</w:t>
            </w:r>
          </w:p>
        </w:tc>
        <w:tc>
          <w:tcPr>
            <w:tcW w:w="2126" w:type="dxa"/>
            <w:shd w:val="clear" w:color="auto" w:fill="FFFFFF"/>
          </w:tcPr>
          <w:p w14:paraId="43DF4510" w14:textId="61EAFE25"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2010-20</w:t>
            </w:r>
            <w:r w:rsidR="00F00BED" w:rsidRPr="006D1C48">
              <w:rPr>
                <w:rFonts w:ascii="Cambria" w:eastAsia="MS Mincho" w:hAnsi="Cambria"/>
                <w:sz w:val="20"/>
                <w:szCs w:val="20"/>
                <w:lang w:val="en-GB"/>
              </w:rPr>
              <w:t>20</w:t>
            </w:r>
            <w:r w:rsidRPr="006D1C48">
              <w:rPr>
                <w:rFonts w:ascii="Cambria" w:eastAsia="MS Mincho" w:hAnsi="Cambria"/>
                <w:sz w:val="20"/>
                <w:szCs w:val="20"/>
                <w:lang w:val="en-GB"/>
              </w:rPr>
              <w:t xml:space="preserve">, Q4, W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67695B1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FD781D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99C7603"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2681C52" w14:textId="6A9E8098" w:rsidR="008543B1" w:rsidRPr="006D1C48" w:rsidRDefault="008D42AB" w:rsidP="00636EAD">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2FAEB11A" w14:textId="77777777" w:rsidTr="000E531B">
        <w:trPr>
          <w:jc w:val="center"/>
        </w:trPr>
        <w:tc>
          <w:tcPr>
            <w:tcW w:w="1560" w:type="dxa"/>
            <w:shd w:val="clear" w:color="auto" w:fill="FFFFFF"/>
          </w:tcPr>
          <w:p w14:paraId="6F3F4F0F" w14:textId="5301DAEB"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US</w:t>
            </w:r>
            <w:r w:rsidR="00F00BED" w:rsidRPr="006D1C48">
              <w:rPr>
                <w:rFonts w:ascii="Cambria" w:eastAsia="MS Mincho" w:hAnsi="Cambria"/>
                <w:sz w:val="20"/>
                <w:szCs w:val="20"/>
                <w:lang w:val="en-GB"/>
              </w:rPr>
              <w:t>-MEX</w:t>
            </w:r>
            <w:r w:rsidRPr="006D1C48">
              <w:rPr>
                <w:rFonts w:ascii="Cambria" w:eastAsia="MS Mincho" w:hAnsi="Cambria"/>
                <w:sz w:val="20"/>
                <w:szCs w:val="20"/>
                <w:lang w:val="en-GB"/>
              </w:rPr>
              <w:t xml:space="preserve"> GOM PLL</w:t>
            </w:r>
          </w:p>
        </w:tc>
        <w:tc>
          <w:tcPr>
            <w:tcW w:w="2126" w:type="dxa"/>
            <w:shd w:val="clear" w:color="auto" w:fill="FFFFFF"/>
          </w:tcPr>
          <w:p w14:paraId="6AC8EAB5" w14:textId="0EDABC62"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199</w:t>
            </w:r>
            <w:r w:rsidR="00F00BED" w:rsidRPr="006D1C48">
              <w:rPr>
                <w:rFonts w:ascii="Cambria" w:eastAsia="MS Mincho" w:hAnsi="Cambria"/>
                <w:sz w:val="20"/>
                <w:szCs w:val="20"/>
                <w:lang w:val="en-GB"/>
              </w:rPr>
              <w:t>4</w:t>
            </w:r>
            <w:r w:rsidRPr="006D1C48">
              <w:rPr>
                <w:rFonts w:ascii="Cambria" w:eastAsia="MS Mincho" w:hAnsi="Cambria"/>
                <w:sz w:val="20"/>
                <w:szCs w:val="20"/>
                <w:lang w:val="en-GB"/>
              </w:rPr>
              <w:t>-201</w:t>
            </w:r>
            <w:r w:rsidR="00F00BED" w:rsidRPr="006D1C48">
              <w:rPr>
                <w:rFonts w:ascii="Cambria" w:eastAsia="MS Mincho" w:hAnsi="Cambria"/>
                <w:sz w:val="20"/>
                <w:szCs w:val="20"/>
                <w:lang w:val="en-GB"/>
              </w:rPr>
              <w:t>9</w:t>
            </w:r>
            <w:r w:rsidRPr="006D1C48">
              <w:rPr>
                <w:rFonts w:ascii="Cambria" w:eastAsia="MS Mincho" w:hAnsi="Cambria"/>
                <w:sz w:val="20"/>
                <w:szCs w:val="20"/>
                <w:lang w:val="en-GB"/>
              </w:rPr>
              <w:t>, Q2, GOM</w:t>
            </w:r>
          </w:p>
        </w:tc>
        <w:tc>
          <w:tcPr>
            <w:tcW w:w="1559" w:type="dxa"/>
            <w:shd w:val="clear" w:color="auto" w:fill="FFFFFF"/>
          </w:tcPr>
          <w:p w14:paraId="38E11020"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 LLOTH</w:t>
            </w:r>
          </w:p>
        </w:tc>
        <w:tc>
          <w:tcPr>
            <w:tcW w:w="1591" w:type="dxa"/>
            <w:shd w:val="clear" w:color="auto" w:fill="FFFFFF"/>
          </w:tcPr>
          <w:p w14:paraId="2D346488"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4E018521"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2B5D270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D26BC1" w:rsidRPr="003B5985" w14:paraId="66FADA41" w14:textId="77777777" w:rsidTr="000E531B">
        <w:trPr>
          <w:jc w:val="center"/>
        </w:trPr>
        <w:tc>
          <w:tcPr>
            <w:tcW w:w="1560" w:type="dxa"/>
            <w:shd w:val="clear" w:color="auto" w:fill="FFFFFF"/>
          </w:tcPr>
          <w:p w14:paraId="5BCCF47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GOM LAR SUV</w:t>
            </w:r>
          </w:p>
        </w:tc>
        <w:tc>
          <w:tcPr>
            <w:tcW w:w="2126" w:type="dxa"/>
            <w:shd w:val="clear" w:color="auto" w:fill="FFFFFF"/>
          </w:tcPr>
          <w:p w14:paraId="60CB0751" w14:textId="1E81BDA8"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1977-</w:t>
            </w:r>
            <w:del w:id="86" w:author="Thomas Carruthers" w:date="2022-04-25T07:33:00Z">
              <w:r w:rsidR="00D26BC1" w:rsidRPr="006D1C48" w:rsidDel="00AB7C18">
                <w:rPr>
                  <w:rFonts w:ascii="Cambria" w:eastAsia="MS Mincho" w:hAnsi="Cambria"/>
                  <w:sz w:val="20"/>
                  <w:szCs w:val="20"/>
                  <w:lang w:val="en-GB"/>
                </w:rPr>
                <w:delText xml:space="preserve">2019 </w:delText>
              </w:r>
            </w:del>
            <w:ins w:id="87"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(gaps 1979-1980, 1985</w:t>
            </w:r>
            <w:ins w:id="88" w:author="Thomas Carruthers" w:date="2022-04-25T07:33:00Z">
              <w:r w:rsidR="00AB7C18">
                <w:rPr>
                  <w:rFonts w:ascii="Cambria" w:eastAsia="MS Mincho" w:hAnsi="Cambria"/>
                  <w:sz w:val="20"/>
                  <w:szCs w:val="20"/>
                  <w:lang w:val="en-GB"/>
                </w:rPr>
                <w:t>, 2020</w:t>
              </w:r>
            </w:ins>
            <w:r w:rsidRPr="006D1C48">
              <w:rPr>
                <w:rFonts w:ascii="Cambria" w:eastAsia="MS Mincho" w:hAnsi="Cambria"/>
                <w:sz w:val="20"/>
                <w:szCs w:val="20"/>
                <w:lang w:val="en-GB"/>
              </w:rPr>
              <w:t>), Q2, GOM</w:t>
            </w:r>
          </w:p>
        </w:tc>
        <w:tc>
          <w:tcPr>
            <w:tcW w:w="1559" w:type="dxa"/>
            <w:shd w:val="clear" w:color="auto" w:fill="FFFFFF"/>
          </w:tcPr>
          <w:p w14:paraId="67E48DF5"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4626E08C"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C812DF4"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c>
          <w:tcPr>
            <w:tcW w:w="0" w:type="auto"/>
            <w:shd w:val="clear" w:color="auto" w:fill="FFFFFF"/>
          </w:tcPr>
          <w:p w14:paraId="62CCD456" w14:textId="77777777" w:rsidR="008543B1" w:rsidRPr="006D1C48" w:rsidRDefault="008543B1"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p>
        </w:tc>
      </w:tr>
      <w:tr w:rsidR="006D1C48" w:rsidRPr="003B5985" w14:paraId="62150750" w14:textId="77777777" w:rsidTr="000E531B">
        <w:trPr>
          <w:jc w:val="center"/>
        </w:trPr>
        <w:tc>
          <w:tcPr>
            <w:tcW w:w="1560" w:type="dxa"/>
            <w:shd w:val="clear" w:color="auto" w:fill="FFFFFF"/>
          </w:tcPr>
          <w:p w14:paraId="4BA32CF9" w14:textId="428F413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CAN ACO SUV2</w:t>
            </w:r>
          </w:p>
        </w:tc>
        <w:tc>
          <w:tcPr>
            <w:tcW w:w="2126" w:type="dxa"/>
            <w:shd w:val="clear" w:color="auto" w:fill="FFFFFF"/>
          </w:tcPr>
          <w:p w14:paraId="4E013728" w14:textId="5DAEAF7E"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2017-2018, Q3, GSL</w:t>
            </w:r>
          </w:p>
        </w:tc>
        <w:tc>
          <w:tcPr>
            <w:tcW w:w="1559" w:type="dxa"/>
            <w:shd w:val="clear" w:color="auto" w:fill="FFFFFF"/>
          </w:tcPr>
          <w:p w14:paraId="1FADC62F" w14:textId="361D57A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14: RRCAN (150cm+)</w:t>
            </w:r>
          </w:p>
        </w:tc>
        <w:tc>
          <w:tcPr>
            <w:tcW w:w="1591" w:type="dxa"/>
            <w:shd w:val="clear" w:color="auto" w:fill="FFFFFF"/>
          </w:tcPr>
          <w:p w14:paraId="6898CBF1" w14:textId="1EB902FB"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No**</w:t>
            </w:r>
          </w:p>
        </w:tc>
        <w:tc>
          <w:tcPr>
            <w:tcW w:w="1265" w:type="dxa"/>
            <w:shd w:val="clear" w:color="auto" w:fill="FFFFFF"/>
          </w:tcPr>
          <w:p w14:paraId="48D4D8B5" w14:textId="27E1A7CD"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c>
          <w:tcPr>
            <w:tcW w:w="0" w:type="auto"/>
            <w:shd w:val="clear" w:color="auto" w:fill="FFFFFF"/>
          </w:tcPr>
          <w:p w14:paraId="288A70C5" w14:textId="6DD473FF" w:rsidR="006D1C48" w:rsidRPr="006D1C48" w:rsidRDefault="006D1C48" w:rsidP="006D1C48">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u w:val="single"/>
                <w:lang w:val="en-GB"/>
              </w:rPr>
              <w:t>-</w:t>
            </w:r>
          </w:p>
        </w:tc>
      </w:tr>
      <w:tr w:rsidR="000E531B" w:rsidRPr="006D1C48" w14:paraId="3864E638" w14:textId="77777777" w:rsidTr="000E531B">
        <w:trPr>
          <w:jc w:val="center"/>
        </w:trPr>
        <w:tc>
          <w:tcPr>
            <w:tcW w:w="1560" w:type="dxa"/>
            <w:shd w:val="clear" w:color="auto" w:fill="FFFFFF"/>
          </w:tcPr>
          <w:p w14:paraId="3DE20D95" w14:textId="77777777" w:rsidR="000E531B" w:rsidRPr="006D1C48" w:rsidRDefault="000E531B" w:rsidP="000E531B">
            <w:pPr>
              <w:keepNext/>
              <w:keepLines/>
              <w:spacing w:after="0" w:line="240" w:lineRule="auto"/>
              <w:rPr>
                <w:rFonts w:ascii="Cambria" w:eastAsia="MS Mincho" w:hAnsi="Cambria"/>
                <w:sz w:val="20"/>
                <w:szCs w:val="20"/>
                <w:lang w:val="en-GB"/>
              </w:rPr>
            </w:pPr>
            <w:bookmarkStart w:id="89" w:name="_Hlk77066296"/>
            <w:r w:rsidRPr="006D1C48">
              <w:rPr>
                <w:rFonts w:ascii="Cambria" w:eastAsia="MS Mincho" w:hAnsi="Cambria"/>
                <w:sz w:val="20"/>
                <w:szCs w:val="20"/>
                <w:lang w:val="en-GB"/>
              </w:rPr>
              <w:t>MOR POR TRAP</w:t>
            </w:r>
            <w:bookmarkEnd w:id="89"/>
          </w:p>
        </w:tc>
        <w:tc>
          <w:tcPr>
            <w:tcW w:w="2126" w:type="dxa"/>
            <w:shd w:val="clear" w:color="auto" w:fill="FFFFFF"/>
          </w:tcPr>
          <w:p w14:paraId="242FD80F" w14:textId="520FC47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2012-2020, Q2, S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5A808380"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13: </w:t>
            </w:r>
            <w:proofErr w:type="spellStart"/>
            <w:r w:rsidRPr="006D1C48">
              <w:rPr>
                <w:rFonts w:ascii="Cambria" w:eastAsia="MS Mincho" w:hAnsi="Cambria"/>
                <w:sz w:val="20"/>
                <w:szCs w:val="20"/>
                <w:lang w:val="en-GB"/>
              </w:rPr>
              <w:t>TPnew</w:t>
            </w:r>
            <w:proofErr w:type="spellEnd"/>
          </w:p>
        </w:tc>
        <w:tc>
          <w:tcPr>
            <w:tcW w:w="1591" w:type="dxa"/>
            <w:shd w:val="clear" w:color="auto" w:fill="FFFFFF"/>
          </w:tcPr>
          <w:p w14:paraId="0F41AD5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65A42617" w14:textId="07C559CA"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65563CBC" w14:textId="11414011"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463DA88F" w14:textId="77777777" w:rsidTr="000E531B">
        <w:trPr>
          <w:jc w:val="center"/>
        </w:trPr>
        <w:tc>
          <w:tcPr>
            <w:tcW w:w="1560" w:type="dxa"/>
            <w:shd w:val="clear" w:color="auto" w:fill="FFFFFF"/>
          </w:tcPr>
          <w:p w14:paraId="11E0B7BB"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JPN LL NEAtl2</w:t>
            </w:r>
          </w:p>
        </w:tc>
        <w:tc>
          <w:tcPr>
            <w:tcW w:w="2126" w:type="dxa"/>
            <w:shd w:val="clear" w:color="auto" w:fill="FFFFFF"/>
          </w:tcPr>
          <w:p w14:paraId="74F53C0D" w14:textId="6149E2A9"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2010-2019, Q4, N </w:t>
            </w:r>
            <w:proofErr w:type="spellStart"/>
            <w:r w:rsidRPr="006D1C48">
              <w:rPr>
                <w:rFonts w:ascii="Cambria" w:eastAsia="MS Mincho" w:hAnsi="Cambria"/>
                <w:sz w:val="20"/>
                <w:szCs w:val="20"/>
                <w:lang w:val="en-GB"/>
              </w:rPr>
              <w:t>Atl</w:t>
            </w:r>
            <w:proofErr w:type="spellEnd"/>
          </w:p>
        </w:tc>
        <w:tc>
          <w:tcPr>
            <w:tcW w:w="1559" w:type="dxa"/>
            <w:shd w:val="clear" w:color="auto" w:fill="FFFFFF"/>
          </w:tcPr>
          <w:p w14:paraId="7F0DA49F"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 xml:space="preserve">18: </w:t>
            </w:r>
            <w:proofErr w:type="spellStart"/>
            <w:r w:rsidRPr="006D1C48">
              <w:rPr>
                <w:rFonts w:ascii="Cambria" w:eastAsia="MS Mincho" w:hAnsi="Cambria"/>
                <w:sz w:val="20"/>
                <w:szCs w:val="20"/>
                <w:lang w:val="en-GB"/>
              </w:rPr>
              <w:t>LLJPNnew</w:t>
            </w:r>
            <w:proofErr w:type="spellEnd"/>
          </w:p>
        </w:tc>
        <w:tc>
          <w:tcPr>
            <w:tcW w:w="1591" w:type="dxa"/>
            <w:shd w:val="clear" w:color="auto" w:fill="FFFFFF"/>
          </w:tcPr>
          <w:p w14:paraId="4971692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1EDC3E69" w14:textId="21D0CEEC"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025306EF" w14:textId="09FB3C09"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0E531B" w:rsidRPr="006D1C48" w14:paraId="5731FCFF" w14:textId="77777777" w:rsidTr="000E531B">
        <w:trPr>
          <w:jc w:val="center"/>
        </w:trPr>
        <w:tc>
          <w:tcPr>
            <w:tcW w:w="1560" w:type="dxa"/>
            <w:shd w:val="clear" w:color="auto" w:fill="FFFFFF"/>
          </w:tcPr>
          <w:p w14:paraId="4678567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FR AER SUV2</w:t>
            </w:r>
          </w:p>
        </w:tc>
        <w:tc>
          <w:tcPr>
            <w:tcW w:w="2126" w:type="dxa"/>
            <w:shd w:val="clear" w:color="auto" w:fill="FFFFFF"/>
          </w:tcPr>
          <w:p w14:paraId="1199B58D" w14:textId="199F256A"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2009-</w:t>
            </w:r>
            <w:del w:id="90" w:author="Thomas Carruthers" w:date="2022-04-25T07:33:00Z">
              <w:r w:rsidRPr="006D1C48" w:rsidDel="00AB7C18">
                <w:rPr>
                  <w:rFonts w:ascii="Cambria" w:eastAsia="MS Mincho" w:hAnsi="Cambria"/>
                  <w:sz w:val="20"/>
                  <w:szCs w:val="20"/>
                  <w:lang w:val="en-GB"/>
                </w:rPr>
                <w:delText xml:space="preserve">2019 </w:delText>
              </w:r>
            </w:del>
            <w:ins w:id="91" w:author="Thomas Carruthers" w:date="2022-04-25T07:33:00Z">
              <w:r w:rsidR="00AB7C18" w:rsidRPr="006D1C48">
                <w:rPr>
                  <w:rFonts w:ascii="Cambria" w:eastAsia="MS Mincho" w:hAnsi="Cambria"/>
                  <w:sz w:val="20"/>
                  <w:szCs w:val="20"/>
                  <w:lang w:val="en-GB"/>
                </w:rPr>
                <w:t>20</w:t>
              </w:r>
              <w:r w:rsidR="00AB7C18">
                <w:rPr>
                  <w:rFonts w:ascii="Cambria" w:eastAsia="MS Mincho" w:hAnsi="Cambria"/>
                  <w:sz w:val="20"/>
                  <w:szCs w:val="20"/>
                  <w:lang w:val="en-GB"/>
                </w:rPr>
                <w:t>21</w:t>
              </w:r>
              <w:r w:rsidR="00AB7C18" w:rsidRPr="006D1C48">
                <w:rPr>
                  <w:rFonts w:ascii="Cambria" w:eastAsia="MS Mincho" w:hAnsi="Cambria"/>
                  <w:sz w:val="20"/>
                  <w:szCs w:val="20"/>
                  <w:lang w:val="en-GB"/>
                </w:rPr>
                <w:t xml:space="preserve"> </w:t>
              </w:r>
            </w:ins>
            <w:r w:rsidRPr="006D1C48">
              <w:rPr>
                <w:rFonts w:ascii="Cambria" w:eastAsia="MS Mincho" w:hAnsi="Cambria"/>
                <w:sz w:val="20"/>
                <w:szCs w:val="20"/>
                <w:lang w:val="en-GB"/>
              </w:rPr>
              <w:t>(gap 2013), Q3, Med</w:t>
            </w:r>
          </w:p>
        </w:tc>
        <w:tc>
          <w:tcPr>
            <w:tcW w:w="1559" w:type="dxa"/>
            <w:shd w:val="clear" w:color="auto" w:fill="FFFFFF"/>
          </w:tcPr>
          <w:p w14:paraId="50D69D0A"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15: RRUSAFS</w:t>
            </w:r>
          </w:p>
        </w:tc>
        <w:tc>
          <w:tcPr>
            <w:tcW w:w="1591" w:type="dxa"/>
            <w:shd w:val="clear" w:color="auto" w:fill="FFFFFF"/>
          </w:tcPr>
          <w:p w14:paraId="54537906" w14:textId="77777777" w:rsidR="000E531B" w:rsidRPr="006D1C48" w:rsidRDefault="000E531B" w:rsidP="000E531B">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2156C6B4" w14:textId="46F5A463"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c>
          <w:tcPr>
            <w:tcW w:w="0" w:type="auto"/>
            <w:shd w:val="clear" w:color="auto" w:fill="FFFFFF"/>
          </w:tcPr>
          <w:p w14:paraId="1911B3F8" w14:textId="7B4BBCD8" w:rsidR="000E531B" w:rsidRPr="006D1C48" w:rsidRDefault="000E531B" w:rsidP="000E531B">
            <w:pPr>
              <w:keepNext/>
              <w:keepLines/>
              <w:spacing w:after="0" w:line="240" w:lineRule="auto"/>
              <w:rPr>
                <w:rFonts w:ascii="Cambria" w:eastAsia="MS Mincho" w:hAnsi="Cambria"/>
                <w:sz w:val="20"/>
                <w:szCs w:val="20"/>
                <w:u w:val="single"/>
                <w:lang w:val="en-GB"/>
              </w:rPr>
            </w:pPr>
            <w:r w:rsidRPr="006D1C48">
              <w:rPr>
                <w:rFonts w:ascii="Cambria" w:eastAsia="MS Mincho" w:hAnsi="Cambria"/>
                <w:sz w:val="20"/>
                <w:szCs w:val="20"/>
                <w:u w:val="single"/>
                <w:lang w:val="en-GB"/>
              </w:rPr>
              <w:t>OM-</w:t>
            </w:r>
            <w:proofErr w:type="spellStart"/>
            <w:r w:rsidRPr="006D1C48">
              <w:rPr>
                <w:rFonts w:ascii="Cambria" w:eastAsia="MS Mincho" w:hAnsi="Cambria"/>
                <w:sz w:val="20"/>
                <w:szCs w:val="20"/>
                <w:u w:val="single"/>
                <w:lang w:val="en-GB"/>
              </w:rPr>
              <w:t>estim</w:t>
            </w:r>
            <w:proofErr w:type="spellEnd"/>
          </w:p>
        </w:tc>
      </w:tr>
      <w:tr w:rsidR="00D26BC1" w:rsidRPr="006D1C48" w14:paraId="1C663A9D" w14:textId="77777777" w:rsidTr="000E531B">
        <w:trPr>
          <w:jc w:val="center"/>
        </w:trPr>
        <w:tc>
          <w:tcPr>
            <w:tcW w:w="1560" w:type="dxa"/>
            <w:shd w:val="clear" w:color="auto" w:fill="FFFFFF"/>
          </w:tcPr>
          <w:p w14:paraId="33C39C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GBYP AER SUV BAR</w:t>
            </w:r>
          </w:p>
        </w:tc>
        <w:tc>
          <w:tcPr>
            <w:tcW w:w="2126" w:type="dxa"/>
            <w:shd w:val="clear" w:color="auto" w:fill="FFFFFF"/>
          </w:tcPr>
          <w:p w14:paraId="7259A5DC" w14:textId="6541635E"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2010-</w:t>
            </w:r>
            <w:r w:rsidR="00D26BC1" w:rsidRPr="006D1C48">
              <w:rPr>
                <w:rFonts w:ascii="Cambria" w:eastAsia="MS Mincho" w:hAnsi="Cambria"/>
                <w:sz w:val="20"/>
                <w:szCs w:val="20"/>
                <w:lang w:val="en-GB"/>
              </w:rPr>
              <w:t xml:space="preserve">2018 </w:t>
            </w:r>
            <w:r w:rsidRPr="006D1C48">
              <w:rPr>
                <w:rFonts w:ascii="Cambria" w:eastAsia="MS Mincho" w:hAnsi="Cambria"/>
                <w:sz w:val="20"/>
                <w:szCs w:val="20"/>
                <w:lang w:val="en-GB"/>
              </w:rPr>
              <w:t>(gaps 2012, 2014, 2016), Q2, Med</w:t>
            </w:r>
          </w:p>
        </w:tc>
        <w:tc>
          <w:tcPr>
            <w:tcW w:w="1559" w:type="dxa"/>
            <w:shd w:val="clear" w:color="auto" w:fill="FFFFFF"/>
          </w:tcPr>
          <w:p w14:paraId="743CE48D"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5F18EA56"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59E2BB7C" w14:textId="11DE9F4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0.45</w:t>
            </w:r>
            <w:r w:rsidR="006D1C48" w:rsidRPr="006D1C48">
              <w:rPr>
                <w:rFonts w:ascii="Cambria" w:eastAsia="MS Mincho" w:hAnsi="Cambria"/>
                <w:sz w:val="20"/>
                <w:szCs w:val="20"/>
                <w:u w:val="single"/>
                <w:vertAlign w:val="superscript"/>
                <w:lang w:val="en-GB"/>
              </w:rPr>
              <w:t>#</w:t>
            </w:r>
          </w:p>
        </w:tc>
        <w:tc>
          <w:tcPr>
            <w:tcW w:w="0" w:type="auto"/>
            <w:shd w:val="clear" w:color="auto" w:fill="FFFFFF"/>
          </w:tcPr>
          <w:p w14:paraId="6A3F6082" w14:textId="4B7024EC"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0.2</w:t>
            </w:r>
            <w:r w:rsidR="006D1C48" w:rsidRPr="006D1C48">
              <w:rPr>
                <w:rFonts w:ascii="Cambria" w:eastAsia="MS Mincho" w:hAnsi="Cambria"/>
                <w:sz w:val="20"/>
                <w:szCs w:val="20"/>
                <w:u w:val="single"/>
                <w:vertAlign w:val="superscript"/>
                <w:lang w:val="en-GB"/>
              </w:rPr>
              <w:t>#</w:t>
            </w:r>
          </w:p>
        </w:tc>
      </w:tr>
      <w:tr w:rsidR="00D26BC1" w:rsidRPr="003B5985" w14:paraId="2CBAC31D" w14:textId="77777777" w:rsidTr="000E531B">
        <w:trPr>
          <w:jc w:val="center"/>
        </w:trPr>
        <w:tc>
          <w:tcPr>
            <w:tcW w:w="1560" w:type="dxa"/>
            <w:shd w:val="clear" w:color="auto" w:fill="FFFFFF"/>
          </w:tcPr>
          <w:p w14:paraId="18E35548" w14:textId="3380CC4D" w:rsidR="00E165C5" w:rsidRPr="006D1C48" w:rsidRDefault="00F00BED"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W-</w:t>
            </w:r>
            <w:r w:rsidR="00E165C5" w:rsidRPr="006D1C48">
              <w:rPr>
                <w:rFonts w:ascii="Cambria" w:eastAsia="MS Mincho" w:hAnsi="Cambria"/>
                <w:sz w:val="20"/>
                <w:szCs w:val="20"/>
                <w:lang w:val="en-GB"/>
              </w:rPr>
              <w:t>MED LAR SUV</w:t>
            </w:r>
          </w:p>
        </w:tc>
        <w:tc>
          <w:tcPr>
            <w:tcW w:w="2126" w:type="dxa"/>
            <w:shd w:val="clear" w:color="auto" w:fill="FFFFFF"/>
          </w:tcPr>
          <w:p w14:paraId="644B6021" w14:textId="1AD43C31"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2001-</w:t>
            </w:r>
            <w:r w:rsidR="00D26BC1" w:rsidRPr="006D1C48">
              <w:rPr>
                <w:rFonts w:ascii="Cambria" w:eastAsia="MS Mincho" w:hAnsi="Cambria"/>
                <w:sz w:val="20"/>
                <w:szCs w:val="20"/>
                <w:lang w:val="en-GB"/>
              </w:rPr>
              <w:t xml:space="preserve">2019 </w:t>
            </w:r>
            <w:r w:rsidRPr="006D1C48">
              <w:rPr>
                <w:rFonts w:ascii="Cambria" w:eastAsia="MS Mincho" w:hAnsi="Cambria"/>
                <w:sz w:val="20"/>
                <w:szCs w:val="20"/>
                <w:lang w:val="en-GB"/>
              </w:rPr>
              <w:t>(gaps 2006</w:t>
            </w:r>
            <w:r w:rsidR="00D26BC1" w:rsidRPr="006D1C48">
              <w:rPr>
                <w:rFonts w:ascii="Cambria" w:eastAsia="MS Mincho" w:hAnsi="Cambria"/>
                <w:sz w:val="20"/>
                <w:szCs w:val="20"/>
                <w:lang w:val="en-GB"/>
              </w:rPr>
              <w:t xml:space="preserve">, 2007, 2009, </w:t>
            </w:r>
            <w:r w:rsidRPr="006D1C48">
              <w:rPr>
                <w:rFonts w:ascii="Cambria" w:eastAsia="MS Mincho" w:hAnsi="Cambria"/>
                <w:sz w:val="20"/>
                <w:szCs w:val="20"/>
                <w:lang w:val="en-GB"/>
              </w:rPr>
              <w:t>2011), Q2, Med</w:t>
            </w:r>
          </w:p>
        </w:tc>
        <w:tc>
          <w:tcPr>
            <w:tcW w:w="1559" w:type="dxa"/>
            <w:shd w:val="clear" w:color="auto" w:fill="FFFFFF"/>
          </w:tcPr>
          <w:p w14:paraId="3AB3BBF0"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SSB</w:t>
            </w:r>
          </w:p>
        </w:tc>
        <w:tc>
          <w:tcPr>
            <w:tcW w:w="1591" w:type="dxa"/>
            <w:shd w:val="clear" w:color="auto" w:fill="FFFFFF"/>
          </w:tcPr>
          <w:p w14:paraId="1C3DB9E3" w14:textId="77777777"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Yes</w:t>
            </w:r>
          </w:p>
        </w:tc>
        <w:tc>
          <w:tcPr>
            <w:tcW w:w="1265" w:type="dxa"/>
            <w:shd w:val="clear" w:color="auto" w:fill="FFFFFF"/>
          </w:tcPr>
          <w:p w14:paraId="0710E8D3" w14:textId="5B15E224"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c>
          <w:tcPr>
            <w:tcW w:w="0" w:type="auto"/>
            <w:shd w:val="clear" w:color="auto" w:fill="FFFFFF"/>
          </w:tcPr>
          <w:p w14:paraId="2EC09256" w14:textId="71915DB6" w:rsidR="00E165C5" w:rsidRPr="006D1C48" w:rsidRDefault="00E165C5" w:rsidP="00636EAD">
            <w:pPr>
              <w:keepNext/>
              <w:keepLines/>
              <w:spacing w:after="0" w:line="240" w:lineRule="auto"/>
              <w:rPr>
                <w:rFonts w:ascii="Cambria" w:eastAsia="MS Mincho" w:hAnsi="Cambria"/>
                <w:sz w:val="20"/>
                <w:szCs w:val="20"/>
                <w:lang w:val="en-GB"/>
              </w:rPr>
            </w:pPr>
            <w:r w:rsidRPr="006D1C48">
              <w:rPr>
                <w:rFonts w:ascii="Cambria" w:eastAsia="MS Mincho" w:hAnsi="Cambria"/>
                <w:sz w:val="20"/>
                <w:szCs w:val="20"/>
                <w:lang w:val="en-GB"/>
              </w:rPr>
              <w:t>OM-</w:t>
            </w:r>
            <w:proofErr w:type="spellStart"/>
            <w:r w:rsidRPr="006D1C48">
              <w:rPr>
                <w:rFonts w:ascii="Cambria" w:eastAsia="MS Mincho" w:hAnsi="Cambria"/>
                <w:sz w:val="20"/>
                <w:szCs w:val="20"/>
                <w:lang w:val="en-GB"/>
              </w:rPr>
              <w:t>estim</w:t>
            </w:r>
            <w:proofErr w:type="spellEnd"/>
            <w:r w:rsidRPr="006D1C48">
              <w:rPr>
                <w:rFonts w:ascii="Cambria" w:eastAsia="MS Mincho" w:hAnsi="Cambria"/>
                <w:sz w:val="20"/>
                <w:szCs w:val="20"/>
                <w:lang w:val="en-GB"/>
              </w:rPr>
              <w:t xml:space="preserve"> (years 2012-</w:t>
            </w:r>
            <w:r w:rsidR="00D26BC1" w:rsidRPr="006D1C48">
              <w:rPr>
                <w:rFonts w:ascii="Cambria" w:eastAsia="MS Mincho" w:hAnsi="Cambria"/>
                <w:sz w:val="20"/>
                <w:szCs w:val="20"/>
                <w:lang w:val="en-GB"/>
              </w:rPr>
              <w:t>2019</w:t>
            </w:r>
            <w:r w:rsidRPr="006D1C48">
              <w:rPr>
                <w:rFonts w:ascii="Cambria" w:eastAsia="MS Mincho" w:hAnsi="Cambria"/>
                <w:sz w:val="20"/>
                <w:szCs w:val="20"/>
                <w:lang w:val="en-GB"/>
              </w:rPr>
              <w:t>)</w:t>
            </w:r>
          </w:p>
        </w:tc>
      </w:tr>
      <w:tr w:rsidR="00D26BC1" w:rsidRPr="003B5985" w14:paraId="093F8069" w14:textId="77777777" w:rsidTr="000E531B">
        <w:trPr>
          <w:trHeight w:hRule="exact" w:val="20"/>
          <w:jc w:val="center"/>
        </w:trPr>
        <w:tc>
          <w:tcPr>
            <w:tcW w:w="1560" w:type="dxa"/>
            <w:shd w:val="clear" w:color="auto" w:fill="FFFFFF"/>
          </w:tcPr>
          <w:p w14:paraId="13DBE928" w14:textId="77777777" w:rsidR="00E165C5" w:rsidRPr="003B5985" w:rsidRDefault="00E165C5" w:rsidP="00636EAD">
            <w:pPr>
              <w:keepNext/>
              <w:keepLines/>
              <w:spacing w:after="0" w:line="240" w:lineRule="auto"/>
              <w:jc w:val="both"/>
              <w:rPr>
                <w:rFonts w:ascii="Cambria" w:eastAsia="MS Mincho" w:hAnsi="Cambria"/>
                <w:sz w:val="20"/>
                <w:szCs w:val="20"/>
                <w:highlight w:val="yellow"/>
                <w:lang w:val="en-GB"/>
              </w:rPr>
            </w:pPr>
          </w:p>
        </w:tc>
        <w:tc>
          <w:tcPr>
            <w:tcW w:w="2126" w:type="dxa"/>
            <w:shd w:val="clear" w:color="auto" w:fill="FFFFFF"/>
          </w:tcPr>
          <w:p w14:paraId="768C712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59" w:type="dxa"/>
            <w:shd w:val="clear" w:color="auto" w:fill="FFFFFF"/>
          </w:tcPr>
          <w:p w14:paraId="04DDEC45"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591" w:type="dxa"/>
            <w:shd w:val="clear" w:color="auto" w:fill="FFFFFF"/>
          </w:tcPr>
          <w:p w14:paraId="50BDB35C"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1265" w:type="dxa"/>
            <w:shd w:val="clear" w:color="auto" w:fill="FFFFFF"/>
          </w:tcPr>
          <w:p w14:paraId="1896B547"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c>
          <w:tcPr>
            <w:tcW w:w="0" w:type="auto"/>
            <w:shd w:val="clear" w:color="auto" w:fill="FFFFFF"/>
          </w:tcPr>
          <w:p w14:paraId="68B52B00" w14:textId="77777777" w:rsidR="00E165C5" w:rsidRPr="003B5985" w:rsidRDefault="00E165C5" w:rsidP="00636EAD">
            <w:pPr>
              <w:keepNext/>
              <w:keepLines/>
              <w:spacing w:after="0" w:line="240" w:lineRule="auto"/>
              <w:jc w:val="center"/>
              <w:rPr>
                <w:rFonts w:ascii="Cambria" w:eastAsia="MS Mincho" w:hAnsi="Cambria"/>
                <w:sz w:val="20"/>
                <w:szCs w:val="20"/>
                <w:highlight w:val="yellow"/>
                <w:lang w:val="en-GB"/>
              </w:rPr>
            </w:pPr>
          </w:p>
        </w:tc>
      </w:tr>
    </w:tbl>
    <w:p w14:paraId="642DF4B7" w14:textId="6CD5EB8F"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OM-</w:t>
      </w:r>
      <w:proofErr w:type="spellStart"/>
      <w:r w:rsidRPr="006D1C48">
        <w:rPr>
          <w:rFonts w:ascii="Cambria" w:eastAsia="Times New Roman" w:hAnsi="Cambria"/>
          <w:i/>
          <w:iCs/>
          <w:sz w:val="18"/>
          <w:szCs w:val="18"/>
          <w:lang w:val="en-GB"/>
        </w:rPr>
        <w:t>estim</w:t>
      </w:r>
      <w:proofErr w:type="spellEnd"/>
      <w:r w:rsidRPr="006D1C48">
        <w:rPr>
          <w:rFonts w:ascii="Cambria" w:eastAsia="Times New Roman" w:hAnsi="Cambria"/>
          <w:i/>
          <w:iCs/>
          <w:sz w:val="18"/>
          <w:szCs w:val="18"/>
          <w:lang w:val="en-GB"/>
        </w:rPr>
        <w:t xml:space="preserve"> means OM-specific estimates from the index residuals of the corresponding OM fit</w:t>
      </w:r>
      <w:r w:rsidR="00F67C3B" w:rsidRPr="006D1C48">
        <w:rPr>
          <w:rFonts w:ascii="Cambria" w:eastAsia="Times New Roman" w:hAnsi="Cambria"/>
          <w:i/>
          <w:iCs/>
          <w:sz w:val="18"/>
          <w:szCs w:val="18"/>
          <w:lang w:val="en-GB"/>
        </w:rPr>
        <w:t xml:space="preserve"> (</w:t>
      </w:r>
      <w:r w:rsidR="00A858AD" w:rsidRPr="006D1C48">
        <w:rPr>
          <w:rFonts w:ascii="Cambria" w:eastAsia="Times New Roman" w:hAnsi="Cambria"/>
          <w:i/>
          <w:iCs/>
          <w:sz w:val="18"/>
          <w:szCs w:val="18"/>
          <w:lang w:val="en-GB"/>
        </w:rPr>
        <w:t>Section 7.5</w:t>
      </w:r>
      <w:r w:rsidR="00F67C3B" w:rsidRPr="006D1C48">
        <w:rPr>
          <w:rFonts w:ascii="Cambria" w:eastAsia="Times New Roman" w:hAnsi="Cambria"/>
          <w:i/>
          <w:iCs/>
          <w:sz w:val="18"/>
          <w:szCs w:val="18"/>
          <w:lang w:val="en-GB"/>
        </w:rPr>
        <w:t>)</w:t>
      </w:r>
      <w:r w:rsidRPr="006D1C48">
        <w:rPr>
          <w:rFonts w:ascii="Cambria" w:eastAsia="Times New Roman" w:hAnsi="Cambria"/>
          <w:i/>
          <w:iCs/>
          <w:sz w:val="18"/>
          <w:szCs w:val="18"/>
          <w:lang w:val="en-GB"/>
        </w:rPr>
        <w:t xml:space="preserve">. When the estimated AC is &lt; 0, it </w:t>
      </w:r>
      <w:r w:rsidR="00190CDF" w:rsidRPr="006D1C48">
        <w:rPr>
          <w:rFonts w:ascii="Cambria" w:eastAsia="Times New Roman" w:hAnsi="Cambria"/>
          <w:i/>
          <w:iCs/>
          <w:sz w:val="18"/>
          <w:szCs w:val="18"/>
          <w:lang w:val="en-GB"/>
        </w:rPr>
        <w:t>is</w:t>
      </w:r>
      <w:r w:rsidRPr="006D1C48">
        <w:rPr>
          <w:rFonts w:ascii="Cambria" w:eastAsia="Times New Roman" w:hAnsi="Cambria"/>
          <w:i/>
          <w:iCs/>
          <w:sz w:val="18"/>
          <w:szCs w:val="18"/>
          <w:lang w:val="en-GB"/>
        </w:rPr>
        <w:t xml:space="preserve"> fixed at AC=0 for the projections with that OM.</w:t>
      </w:r>
    </w:p>
    <w:p w14:paraId="5211EFA3" w14:textId="4F88558A" w:rsidR="008543B1" w:rsidRPr="006D1C48" w:rsidRDefault="008543B1" w:rsidP="00636EAD">
      <w:pPr>
        <w:spacing w:after="0" w:line="240" w:lineRule="auto"/>
        <w:jc w:val="both"/>
        <w:rPr>
          <w:rFonts w:ascii="Cambria" w:eastAsia="Times New Roman" w:hAnsi="Cambria"/>
          <w:i/>
          <w:iCs/>
          <w:sz w:val="18"/>
          <w:szCs w:val="18"/>
          <w:lang w:val="en-GB"/>
        </w:rPr>
      </w:pPr>
      <w:r w:rsidRPr="006D1C48">
        <w:rPr>
          <w:rFonts w:ascii="Cambria" w:eastAsia="Times New Roman" w:hAnsi="Cambria"/>
          <w:i/>
          <w:iCs/>
          <w:sz w:val="18"/>
          <w:szCs w:val="18"/>
          <w:lang w:val="en-GB"/>
        </w:rPr>
        <w:t>** The Canadian acoustic survey index</w:t>
      </w:r>
      <w:r w:rsidR="002C23EF" w:rsidRPr="006D1C48">
        <w:rPr>
          <w:rFonts w:ascii="Cambria" w:eastAsia="Times New Roman" w:hAnsi="Cambria"/>
          <w:i/>
          <w:iCs/>
          <w:sz w:val="18"/>
          <w:szCs w:val="18"/>
          <w:lang w:val="en-GB"/>
        </w:rPr>
        <w:t xml:space="preserve"> is</w:t>
      </w:r>
      <w:r w:rsidRPr="006D1C48">
        <w:rPr>
          <w:rFonts w:ascii="Cambria" w:eastAsia="Times New Roman" w:hAnsi="Cambria"/>
          <w:i/>
          <w:iCs/>
          <w:sz w:val="18"/>
          <w:szCs w:val="18"/>
          <w:lang w:val="en-GB"/>
        </w:rPr>
        <w:t xml:space="preserve"> simulated in the BFT MSE package, but should not be used in CMPs</w:t>
      </w:r>
      <w:r w:rsidR="00190CDF" w:rsidRPr="006D1C48">
        <w:rPr>
          <w:rFonts w:ascii="Cambria" w:eastAsia="Times New Roman" w:hAnsi="Cambria"/>
          <w:i/>
          <w:iCs/>
          <w:sz w:val="18"/>
          <w:szCs w:val="18"/>
          <w:lang w:val="en-GB"/>
        </w:rPr>
        <w:t xml:space="preserve"> at this time because of uncertainty about calibration in the change to a different vessel.</w:t>
      </w:r>
      <w:r w:rsidRPr="006D1C48">
        <w:rPr>
          <w:rFonts w:ascii="Cambria" w:eastAsia="Times New Roman" w:hAnsi="Cambria"/>
          <w:i/>
          <w:iCs/>
          <w:sz w:val="18"/>
          <w:szCs w:val="18"/>
          <w:lang w:val="en-GB"/>
        </w:rPr>
        <w:t xml:space="preserve"> </w:t>
      </w:r>
    </w:p>
    <w:p w14:paraId="0448F0B9" w14:textId="77777777" w:rsidR="006D1C48" w:rsidRPr="006D1C48" w:rsidRDefault="006D1C48" w:rsidP="00636EAD">
      <w:pPr>
        <w:spacing w:after="0" w:line="240" w:lineRule="auto"/>
        <w:contextualSpacing/>
        <w:jc w:val="both"/>
        <w:rPr>
          <w:rFonts w:ascii="Cambria" w:eastAsia="Times New Roman" w:hAnsi="Cambria"/>
          <w:i/>
          <w:iCs/>
          <w:sz w:val="18"/>
          <w:szCs w:val="18"/>
          <w:u w:val="single"/>
          <w:lang w:val="en-GB"/>
        </w:rPr>
      </w:pPr>
      <w:r w:rsidRPr="006D1C48">
        <w:rPr>
          <w:rFonts w:ascii="Cambria" w:eastAsia="Times New Roman" w:hAnsi="Cambria"/>
          <w:i/>
          <w:iCs/>
          <w:sz w:val="18"/>
          <w:szCs w:val="18"/>
          <w:u w:val="single"/>
          <w:lang w:val="en-GB"/>
        </w:rPr>
        <w:t xml:space="preserve">*** Not recommended for CMPs but still projected for sensitivity runs. </w:t>
      </w:r>
    </w:p>
    <w:p w14:paraId="15233448" w14:textId="06D64E39" w:rsidR="008543B1" w:rsidRPr="006D1C48" w:rsidRDefault="006D1C48" w:rsidP="00636EAD">
      <w:pPr>
        <w:spacing w:after="0" w:line="240" w:lineRule="auto"/>
        <w:contextualSpacing/>
        <w:jc w:val="both"/>
        <w:rPr>
          <w:rFonts w:ascii="Cambria" w:eastAsia="MS Mincho" w:hAnsi="Cambria"/>
          <w:i/>
          <w:iCs/>
          <w:sz w:val="18"/>
          <w:szCs w:val="18"/>
          <w:u w:val="single"/>
          <w:lang w:val="en-ZA"/>
        </w:rPr>
      </w:pPr>
      <w:r w:rsidRPr="006D1C48">
        <w:rPr>
          <w:rFonts w:ascii="Cambria" w:eastAsia="Times New Roman" w:hAnsi="Cambria"/>
          <w:i/>
          <w:iCs/>
          <w:sz w:val="18"/>
          <w:szCs w:val="18"/>
          <w:u w:val="single"/>
          <w:lang w:val="en-GB"/>
        </w:rPr>
        <w:t>#</w:t>
      </w:r>
      <w:r w:rsidR="000E531B" w:rsidRPr="006D1C48">
        <w:rPr>
          <w:rFonts w:ascii="Cambria" w:eastAsia="Times New Roman" w:hAnsi="Cambria"/>
          <w:i/>
          <w:iCs/>
          <w:sz w:val="18"/>
          <w:szCs w:val="18"/>
          <w:u w:val="single"/>
          <w:lang w:val="en-GB"/>
        </w:rPr>
        <w:t xml:space="preserve"> </w:t>
      </w:r>
      <w:r w:rsidRPr="006D1C48">
        <w:rPr>
          <w:rFonts w:ascii="Cambria" w:eastAsia="MS Mincho" w:hAnsi="Cambria"/>
          <w:i/>
          <w:iCs/>
          <w:sz w:val="18"/>
          <w:szCs w:val="18"/>
          <w:u w:val="single"/>
          <w:lang w:val="en-ZA"/>
        </w:rPr>
        <w:t>GBYP AER SUV BAR index will</w:t>
      </w:r>
      <w:r w:rsidR="000E531B" w:rsidRPr="006D1C48">
        <w:rPr>
          <w:rFonts w:ascii="Cambria" w:eastAsia="MS Mincho" w:hAnsi="Cambria"/>
          <w:i/>
          <w:iCs/>
          <w:sz w:val="18"/>
          <w:szCs w:val="18"/>
          <w:u w:val="single"/>
          <w:lang w:val="en-ZA"/>
        </w:rPr>
        <w:t xml:space="preserve"> be refit by contractor and SE and AC re-evaluated with a preference given to using estimated SE and AC values</w:t>
      </w:r>
    </w:p>
    <w:p w14:paraId="27E6737B" w14:textId="77777777" w:rsidR="000E531B" w:rsidRPr="00E7628F" w:rsidRDefault="000E531B" w:rsidP="00636EAD">
      <w:pPr>
        <w:spacing w:after="0" w:line="240" w:lineRule="auto"/>
        <w:contextualSpacing/>
        <w:jc w:val="both"/>
        <w:rPr>
          <w:rFonts w:ascii="Cambria" w:eastAsia="MS Mincho" w:hAnsi="Cambria"/>
          <w:sz w:val="20"/>
          <w:szCs w:val="20"/>
          <w:lang w:val="en-ZA"/>
        </w:rPr>
      </w:pPr>
    </w:p>
    <w:p w14:paraId="02996F7F" w14:textId="77777777" w:rsidR="008543B1" w:rsidRPr="00E7628F" w:rsidRDefault="008543B1" w:rsidP="00636EAD">
      <w:pPr>
        <w:spacing w:after="0" w:line="240" w:lineRule="auto"/>
        <w:contextualSpacing/>
        <w:jc w:val="both"/>
        <w:rPr>
          <w:rFonts w:ascii="Cambria" w:eastAsia="MS Mincho" w:hAnsi="Cambria"/>
          <w:sz w:val="20"/>
          <w:szCs w:val="20"/>
          <w:lang w:val="en-ZA"/>
        </w:rPr>
      </w:pPr>
      <w:bookmarkStart w:id="92" w:name="_Hlk33458306"/>
      <w:r w:rsidRPr="00E7628F">
        <w:rPr>
          <w:rFonts w:ascii="Cambria" w:eastAsia="MS Mincho" w:hAnsi="Cambria"/>
          <w:sz w:val="20"/>
          <w:szCs w:val="20"/>
          <w:lang w:val="en-ZA"/>
        </w:rPr>
        <w:t>These generated indices must maintain the same methods for their construction in future years; changes to how the indices are constructed would not be allowed during an accepted MP’s period of use.</w:t>
      </w:r>
    </w:p>
    <w:p w14:paraId="53571D99"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501754D8" w14:textId="3C465CFC"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Some CMPs may use annual catch (removals) observations in addition to the simulated indices. </w:t>
      </w:r>
      <w:r w:rsidR="00190CDF" w:rsidRPr="00E7628F">
        <w:rPr>
          <w:rFonts w:ascii="Cambria" w:eastAsia="MS Mincho" w:hAnsi="Cambria"/>
          <w:sz w:val="20"/>
          <w:szCs w:val="20"/>
          <w:lang w:val="en-ZA"/>
        </w:rPr>
        <w:t>For</w:t>
      </w:r>
      <w:r w:rsidRPr="00E7628F">
        <w:rPr>
          <w:rFonts w:ascii="Cambria" w:eastAsia="MS Mincho" w:hAnsi="Cambria"/>
          <w:sz w:val="20"/>
          <w:szCs w:val="20"/>
          <w:lang w:val="en-ZA"/>
        </w:rPr>
        <w:t xml:space="preserve"> the </w:t>
      </w:r>
      <w:r w:rsidR="00984AFE"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simulated annual catch data are assumed to have been observed with error and a log-normal CV of 2.5% (95% of observations are within +/- 5% of the true catch that was taken). </w:t>
      </w:r>
    </w:p>
    <w:p w14:paraId="2A1EC048" w14:textId="77777777" w:rsidR="008543B1" w:rsidRPr="00E7628F" w:rsidRDefault="008543B1" w:rsidP="00636EAD">
      <w:pPr>
        <w:spacing w:after="0" w:line="240" w:lineRule="auto"/>
        <w:contextualSpacing/>
        <w:jc w:val="both"/>
        <w:rPr>
          <w:rFonts w:ascii="Cambria" w:eastAsia="MS Mincho" w:hAnsi="Cambria"/>
          <w:sz w:val="20"/>
          <w:szCs w:val="20"/>
          <w:lang w:val="en-ZA"/>
        </w:rPr>
      </w:pPr>
    </w:p>
    <w:p w14:paraId="78C34D83" w14:textId="6285B90C" w:rsidR="008543B1" w:rsidRDefault="008543B1" w:rsidP="00636EAD">
      <w:pPr>
        <w:spacing w:after="0" w:line="240" w:lineRule="auto"/>
        <w:contextualSpacing/>
        <w:jc w:val="both"/>
        <w:rPr>
          <w:rFonts w:ascii="Cambria" w:eastAsia="MS Mincho" w:hAnsi="Cambria"/>
          <w:sz w:val="20"/>
          <w:szCs w:val="20"/>
          <w:lang w:val="en-ZA"/>
        </w:rPr>
      </w:pPr>
      <w:bookmarkStart w:id="93" w:name="_Hlk33458317"/>
      <w:bookmarkEnd w:id="92"/>
      <w:r w:rsidRPr="00E7628F">
        <w:rPr>
          <w:rFonts w:ascii="Cambria" w:eastAsia="MS Mincho" w:hAnsi="Cambria"/>
          <w:sz w:val="20"/>
          <w:szCs w:val="20"/>
          <w:lang w:val="en-ZA"/>
        </w:rPr>
        <w:t xml:space="preserve">While not all of the indices are being used for projections, this does not imply that they should be discontinued or not updated and reviewed by the SCRS BFT species group. It will also be important to have these updated indices for model re-conditioning when the MSE is re-run (which would be </w:t>
      </w:r>
      <w:r w:rsidR="002C23EF" w:rsidRPr="00E7628F">
        <w:rPr>
          <w:rFonts w:ascii="Cambria" w:eastAsia="MS Mincho" w:hAnsi="Cambria"/>
          <w:sz w:val="20"/>
          <w:szCs w:val="20"/>
          <w:lang w:val="en-ZA"/>
        </w:rPr>
        <w:t>conducted</w:t>
      </w:r>
      <w:r w:rsidRPr="00E7628F">
        <w:rPr>
          <w:rFonts w:ascii="Cambria" w:eastAsia="MS Mincho" w:hAnsi="Cambria"/>
          <w:sz w:val="20"/>
          <w:szCs w:val="20"/>
          <w:lang w:val="en-ZA"/>
        </w:rPr>
        <w:t xml:space="preserve"> a</w:t>
      </w:r>
      <w:r w:rsidR="002C23EF" w:rsidRPr="00E7628F">
        <w:rPr>
          <w:rFonts w:ascii="Cambria" w:eastAsia="MS Mincho" w:hAnsi="Cambria"/>
          <w:sz w:val="20"/>
          <w:szCs w:val="20"/>
          <w:lang w:val="en-ZA"/>
        </w:rPr>
        <w:t>fter</w:t>
      </w:r>
      <w:r w:rsidRPr="00E7628F">
        <w:rPr>
          <w:rFonts w:ascii="Cambria" w:eastAsia="MS Mincho" w:hAnsi="Cambria"/>
          <w:sz w:val="20"/>
          <w:szCs w:val="20"/>
          <w:lang w:val="en-ZA"/>
        </w:rPr>
        <w:t xml:space="preserve"> a set interval to be determined by the Commission).</w:t>
      </w:r>
    </w:p>
    <w:p w14:paraId="3F18E22B" w14:textId="77777777" w:rsidR="00D85CCC" w:rsidRDefault="00D85CCC" w:rsidP="00636EAD">
      <w:pPr>
        <w:spacing w:after="0" w:line="240" w:lineRule="auto"/>
        <w:contextualSpacing/>
        <w:jc w:val="both"/>
        <w:rPr>
          <w:rFonts w:ascii="Cambria" w:eastAsia="MS Mincho" w:hAnsi="Cambria"/>
          <w:sz w:val="20"/>
          <w:szCs w:val="20"/>
          <w:lang w:val="en-ZA"/>
        </w:rPr>
      </w:pPr>
    </w:p>
    <w:p w14:paraId="01B2CA22" w14:textId="7D0B2F46" w:rsidR="00DE311D" w:rsidRDefault="00DE311D" w:rsidP="00DE311D">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bookmarkEnd w:id="93"/>
    <w:p w14:paraId="43CE3C0A" w14:textId="77777777" w:rsidR="008543B1" w:rsidRPr="00E7628F" w:rsidRDefault="008543B1" w:rsidP="00636EAD">
      <w:pPr>
        <w:spacing w:after="0" w:line="240" w:lineRule="auto"/>
        <w:jc w:val="both"/>
        <w:rPr>
          <w:rFonts w:ascii="Cambria" w:eastAsia="MS Mincho" w:hAnsi="Cambria"/>
          <w:sz w:val="20"/>
          <w:szCs w:val="20"/>
          <w:lang w:val="en-ZA"/>
        </w:rPr>
      </w:pPr>
    </w:p>
    <w:p w14:paraId="59E22A91" w14:textId="26975F1B" w:rsidR="008543B1" w:rsidRPr="00E7628F" w:rsidRDefault="008543B1" w:rsidP="00636EAD">
      <w:pPr>
        <w:spacing w:after="0" w:line="240" w:lineRule="auto"/>
        <w:jc w:val="both"/>
        <w:rPr>
          <w:rFonts w:ascii="Cambria" w:eastAsia="MS Mincho" w:hAnsi="Cambria"/>
          <w:sz w:val="20"/>
          <w:szCs w:val="20"/>
          <w:lang w:val="en-ZA"/>
        </w:rPr>
      </w:pPr>
      <w:bookmarkStart w:id="94" w:name="_Hlk33458345"/>
      <w:r w:rsidRPr="00E7628F">
        <w:rPr>
          <w:rFonts w:ascii="Cambria" w:eastAsia="MS Mincho" w:hAnsi="Cambria"/>
          <w:sz w:val="20"/>
          <w:szCs w:val="20"/>
          <w:lang w:val="en-ZA"/>
        </w:rPr>
        <w:t xml:space="preserve">Catch-at-length series could also be considered for inclusion as CMP inputs, but raise further technical complications regarding the specification of how they are generated, so </w:t>
      </w:r>
      <w:r w:rsidR="00190CDF" w:rsidRPr="00E7628F">
        <w:rPr>
          <w:rFonts w:ascii="Cambria" w:eastAsia="MS Mincho" w:hAnsi="Cambria"/>
          <w:sz w:val="20"/>
          <w:szCs w:val="20"/>
          <w:lang w:val="en-ZA"/>
        </w:rPr>
        <w:t>have been</w:t>
      </w:r>
      <w:r w:rsidRPr="00E7628F">
        <w:rPr>
          <w:rFonts w:ascii="Cambria" w:eastAsia="MS Mincho" w:hAnsi="Cambria"/>
          <w:sz w:val="20"/>
          <w:szCs w:val="20"/>
          <w:lang w:val="en-ZA"/>
        </w:rPr>
        <w:t xml:space="preserve"> deferred from consideration until a “second round”.</w:t>
      </w:r>
    </w:p>
    <w:p w14:paraId="5487DBD5" w14:textId="77777777" w:rsidR="008543B1" w:rsidRPr="00E7628F" w:rsidRDefault="008543B1" w:rsidP="00636EAD">
      <w:pPr>
        <w:spacing w:after="0" w:line="240" w:lineRule="auto"/>
        <w:jc w:val="both"/>
        <w:rPr>
          <w:rFonts w:ascii="Cambria" w:eastAsia="MS Mincho" w:hAnsi="Cambria"/>
          <w:sz w:val="20"/>
          <w:szCs w:val="20"/>
          <w:lang w:val="en-ZA"/>
        </w:rPr>
      </w:pPr>
    </w:p>
    <w:p w14:paraId="7B096E71" w14:textId="77777777"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‘perfect information’ observation error model (suitable for CMP testing) that includes essentially no observation error or autocorrelation in indices, or observation error in catches.   </w:t>
      </w:r>
    </w:p>
    <w:bookmarkEnd w:id="94"/>
    <w:p w14:paraId="33DECCC1" w14:textId="77777777" w:rsidR="008543B1" w:rsidRPr="00E7628F" w:rsidRDefault="008543B1" w:rsidP="00636EAD">
      <w:pPr>
        <w:spacing w:after="0" w:line="240" w:lineRule="auto"/>
        <w:jc w:val="both"/>
        <w:rPr>
          <w:rFonts w:ascii="Cambria" w:eastAsia="MS Mincho" w:hAnsi="Cambria"/>
          <w:sz w:val="20"/>
          <w:szCs w:val="20"/>
          <w:lang w:val="en-ZA"/>
        </w:rPr>
      </w:pPr>
    </w:p>
    <w:p w14:paraId="0561CA94" w14:textId="02943726" w:rsidR="008543B1" w:rsidRPr="00E7628F" w:rsidRDefault="008543B1" w:rsidP="00636EAD">
      <w:pPr>
        <w:spacing w:after="0" w:line="240" w:lineRule="auto"/>
        <w:jc w:val="both"/>
        <w:rPr>
          <w:rFonts w:ascii="Cambria" w:eastAsia="MS Mincho" w:hAnsi="Cambria"/>
          <w:sz w:val="20"/>
          <w:szCs w:val="20"/>
          <w:lang w:val="en-ZA"/>
        </w:rPr>
      </w:pPr>
      <w:bookmarkStart w:id="95" w:name="_Hlk33458359"/>
      <w:r w:rsidRPr="00E7628F">
        <w:rPr>
          <w:rFonts w:ascii="Cambria" w:eastAsia="MS Mincho" w:hAnsi="Cambria"/>
          <w:sz w:val="20"/>
          <w:szCs w:val="20"/>
          <w:lang w:val="en-ZA"/>
        </w:rPr>
        <w:t xml:space="preserve">A ‘bad’ observation error model that is the same as the </w:t>
      </w:r>
      <w:r w:rsidR="00ED7113" w:rsidRPr="00E7628F">
        <w:rPr>
          <w:rFonts w:ascii="Cambria" w:eastAsia="MS Mincho" w:hAnsi="Cambria"/>
          <w:sz w:val="20"/>
          <w:szCs w:val="20"/>
          <w:lang w:val="en-ZA"/>
        </w:rPr>
        <w:t>Baseline</w:t>
      </w:r>
      <w:r w:rsidRPr="00E7628F">
        <w:rPr>
          <w:rFonts w:ascii="Cambria" w:eastAsia="MS Mincho" w:hAnsi="Cambria"/>
          <w:sz w:val="20"/>
          <w:szCs w:val="20"/>
          <w:lang w:val="en-ZA"/>
        </w:rPr>
        <w:t xml:space="preserve"> but includes the estimated non-linearity in indices with biomass, and a 10% lognormal CV in annual catch data. </w:t>
      </w:r>
    </w:p>
    <w:bookmarkEnd w:id="95"/>
    <w:p w14:paraId="13A547AA" w14:textId="77777777" w:rsidR="008543B1" w:rsidRPr="00E7628F" w:rsidRDefault="008543B1" w:rsidP="00636EAD">
      <w:pPr>
        <w:spacing w:after="0" w:line="240" w:lineRule="auto"/>
        <w:jc w:val="both"/>
        <w:rPr>
          <w:rFonts w:ascii="Cambria" w:eastAsia="MS Mincho" w:hAnsi="Cambria"/>
          <w:sz w:val="20"/>
          <w:szCs w:val="20"/>
          <w:lang w:val="en-ZA"/>
        </w:rPr>
      </w:pPr>
    </w:p>
    <w:p w14:paraId="6DB1057D" w14:textId="338C9E46"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6" w:name="_Toc82063693"/>
      <w:bookmarkStart w:id="97" w:name="_Hlk3345837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Relationships with abundance</w:t>
      </w:r>
      <w:bookmarkEnd w:id="96"/>
    </w:p>
    <w:p w14:paraId="59174B4F" w14:textId="77777777" w:rsidR="00D85CCC" w:rsidRPr="00E7628F" w:rsidRDefault="00D85CCC" w:rsidP="00636EAD">
      <w:pPr>
        <w:spacing w:after="0" w:line="240" w:lineRule="auto"/>
        <w:jc w:val="both"/>
        <w:rPr>
          <w:rFonts w:ascii="Cambria" w:eastAsia="MS Mincho" w:hAnsi="Cambria"/>
          <w:i/>
          <w:sz w:val="20"/>
          <w:szCs w:val="20"/>
          <w:lang w:val="en-ZA"/>
        </w:rPr>
      </w:pPr>
    </w:p>
    <w:p w14:paraId="6BA077C6" w14:textId="6961A300"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For </w:t>
      </w:r>
      <w:r w:rsidR="00885F09" w:rsidRPr="00E7628F">
        <w:rPr>
          <w:rFonts w:ascii="Cambria" w:eastAsia="MS Mincho" w:hAnsi="Cambria"/>
          <w:sz w:val="20"/>
          <w:szCs w:val="20"/>
          <w:lang w:val="en-ZA"/>
        </w:rPr>
        <w:t>Reference Grid</w:t>
      </w:r>
      <w:r w:rsidRPr="00E7628F">
        <w:rPr>
          <w:rFonts w:ascii="Cambria" w:eastAsia="MS Mincho" w:hAnsi="Cambria"/>
          <w:sz w:val="20"/>
          <w:szCs w:val="20"/>
          <w:lang w:val="en-ZA"/>
        </w:rPr>
        <w:t xml:space="preserve"> trials, abundance indices </w:t>
      </w:r>
      <w:r w:rsidR="00ED3F50" w:rsidRPr="00E7628F">
        <w:rPr>
          <w:rFonts w:ascii="Cambria" w:eastAsia="MS Mincho" w:hAnsi="Cambria"/>
          <w:sz w:val="20"/>
          <w:szCs w:val="20"/>
          <w:lang w:val="en-ZA"/>
        </w:rPr>
        <w:t>are</w:t>
      </w:r>
      <w:r w:rsidRPr="00E7628F">
        <w:rPr>
          <w:rFonts w:ascii="Cambria" w:eastAsia="MS Mincho" w:hAnsi="Cambria"/>
          <w:sz w:val="20"/>
          <w:szCs w:val="20"/>
          <w:lang w:val="en-ZA"/>
        </w:rPr>
        <w:t xml:space="preserve"> taken to be linearly proportional to the appropriate component of the underlying model biomass in the </w:t>
      </w:r>
      <w:r w:rsidR="00BD3DE2" w:rsidRPr="00E7628F">
        <w:rPr>
          <w:rFonts w:ascii="Cambria" w:eastAsia="MS Mincho" w:hAnsi="Cambria"/>
          <w:sz w:val="20"/>
          <w:szCs w:val="20"/>
          <w:lang w:val="en-ZA"/>
        </w:rPr>
        <w:t>spatial stratum and quarter</w:t>
      </w:r>
      <w:r w:rsidRPr="00E7628F">
        <w:rPr>
          <w:rFonts w:ascii="Cambria" w:eastAsia="MS Mincho" w:hAnsi="Cambria"/>
          <w:sz w:val="20"/>
          <w:szCs w:val="20"/>
          <w:lang w:val="en-ZA"/>
        </w:rPr>
        <w:t xml:space="preserve"> concerned. Possible alternatives to this are considered under Robustness tria</w:t>
      </w:r>
      <w:r w:rsidRPr="00912ACD">
        <w:rPr>
          <w:rFonts w:ascii="Cambria" w:eastAsia="MS Mincho" w:hAnsi="Cambria"/>
          <w:sz w:val="20"/>
          <w:szCs w:val="20"/>
          <w:lang w:val="en-ZA"/>
        </w:rPr>
        <w:t>ls (Section 9</w:t>
      </w:r>
      <w:r w:rsidR="00912ACD" w:rsidRPr="00912ACD">
        <w:rPr>
          <w:rFonts w:ascii="Cambria" w:eastAsia="MS Mincho" w:hAnsi="Cambria"/>
          <w:sz w:val="20"/>
          <w:szCs w:val="20"/>
          <w:lang w:val="en-ZA"/>
        </w:rPr>
        <w:t>.</w:t>
      </w:r>
      <w:r w:rsidR="00912ACD">
        <w:rPr>
          <w:rFonts w:ascii="Cambria" w:eastAsia="MS Mincho" w:hAnsi="Cambria"/>
          <w:sz w:val="20"/>
          <w:szCs w:val="20"/>
          <w:lang w:val="en-ZA"/>
        </w:rPr>
        <w:t>2</w:t>
      </w:r>
      <w:r w:rsidRPr="00E7628F">
        <w:rPr>
          <w:rFonts w:ascii="Cambria" w:eastAsia="MS Mincho" w:hAnsi="Cambria"/>
          <w:sz w:val="20"/>
          <w:szCs w:val="20"/>
          <w:lang w:val="en-ZA"/>
        </w:rPr>
        <w:t>).</w:t>
      </w:r>
      <w:r w:rsidR="00DF13B4" w:rsidRPr="00E7628F">
        <w:rPr>
          <w:rFonts w:ascii="Cambria" w:eastAsia="MS Mincho" w:hAnsi="Cambria"/>
          <w:sz w:val="20"/>
          <w:szCs w:val="20"/>
          <w:lang w:val="en-ZA"/>
        </w:rPr>
        <w:t xml:space="preserve"> In robustness trials where hyperstability is included, the </w:t>
      </w:r>
      <w:r w:rsidR="00DF13B4" w:rsidRPr="00E7628F">
        <w:rPr>
          <w:rFonts w:ascii="Cambria" w:eastAsia="MS Mincho" w:hAnsi="Cambria"/>
          <w:i/>
          <w:iCs/>
          <w:sz w:val="20"/>
          <w:szCs w:val="20"/>
          <w:lang w:val="en-ZA"/>
        </w:rPr>
        <w:t>beta</w:t>
      </w:r>
      <w:r w:rsidR="00DF13B4" w:rsidRPr="00E7628F">
        <w:rPr>
          <w:rFonts w:ascii="Cambria" w:eastAsia="MS Mincho" w:hAnsi="Cambria"/>
          <w:sz w:val="20"/>
          <w:szCs w:val="20"/>
          <w:lang w:val="en-ZA"/>
        </w:rPr>
        <w:t xml:space="preserve"> parameter controls how quickly the index I responds to vulnerable biomass </w:t>
      </w:r>
      <w:r w:rsidR="00DF13B4" w:rsidRPr="00E7628F">
        <w:rPr>
          <w:rFonts w:ascii="Cambria" w:eastAsia="MS Mincho" w:hAnsi="Cambria"/>
          <w:i/>
          <w:iCs/>
          <w:sz w:val="20"/>
          <w:szCs w:val="20"/>
          <w:lang w:val="en-ZA"/>
        </w:rPr>
        <w:t>B</w:t>
      </w:r>
      <w:r w:rsidR="00DF13B4" w:rsidRPr="00E7628F">
        <w:rPr>
          <w:rFonts w:ascii="Cambria" w:eastAsia="MS Mincho" w:hAnsi="Cambria"/>
          <w:sz w:val="20"/>
          <w:szCs w:val="20"/>
          <w:lang w:val="en-ZA"/>
        </w:rPr>
        <w:t xml:space="preserve">: </w:t>
      </w:r>
      <w:r w:rsidR="00DF13B4" w:rsidRPr="00E7628F">
        <w:rPr>
          <w:rFonts w:ascii="Cambria" w:eastAsia="MS Mincho" w:hAnsi="Cambria"/>
          <w:i/>
          <w:iCs/>
          <w:sz w:val="20"/>
          <w:szCs w:val="20"/>
          <w:lang w:val="en-ZA"/>
        </w:rPr>
        <w:t>I</w:t>
      </w:r>
      <w:r w:rsidR="00DF13B4" w:rsidRPr="00E7628F">
        <w:rPr>
          <w:rFonts w:ascii="Cambria" w:eastAsia="MS Mincho" w:hAnsi="Cambria"/>
          <w:sz w:val="20"/>
          <w:szCs w:val="20"/>
          <w:lang w:val="en-ZA"/>
        </w:rPr>
        <w:t xml:space="preserve"> = </w:t>
      </w:r>
      <w:proofErr w:type="spellStart"/>
      <w:proofErr w:type="gramStart"/>
      <w:r w:rsidR="00DF13B4" w:rsidRPr="00E7628F">
        <w:rPr>
          <w:rFonts w:ascii="Cambria" w:eastAsia="MS Mincho" w:hAnsi="Cambria"/>
          <w:i/>
          <w:iCs/>
          <w:sz w:val="20"/>
          <w:szCs w:val="20"/>
          <w:lang w:val="en-ZA"/>
        </w:rPr>
        <w:t>qB</w:t>
      </w:r>
      <w:r w:rsidR="00DF13B4" w:rsidRPr="00E7628F">
        <w:rPr>
          <w:rFonts w:ascii="Cambria" w:eastAsia="MS Mincho" w:hAnsi="Cambria"/>
          <w:i/>
          <w:iCs/>
          <w:sz w:val="20"/>
          <w:szCs w:val="20"/>
          <w:vertAlign w:val="superscript"/>
          <w:lang w:val="en-ZA"/>
        </w:rPr>
        <w:t>beta</w:t>
      </w:r>
      <w:proofErr w:type="spellEnd"/>
      <w:r w:rsidR="00DF13B4" w:rsidRPr="00E7628F">
        <w:rPr>
          <w:rFonts w:ascii="Cambria" w:eastAsia="MS Mincho" w:hAnsi="Cambria"/>
          <w:sz w:val="20"/>
          <w:szCs w:val="20"/>
          <w:lang w:val="en-ZA"/>
        </w:rPr>
        <w:t xml:space="preserve"> .</w:t>
      </w:r>
      <w:proofErr w:type="gramEnd"/>
      <w:r w:rsidR="00DF13B4" w:rsidRPr="00E7628F">
        <w:rPr>
          <w:rFonts w:ascii="Cambria" w:eastAsia="MS Mincho" w:hAnsi="Cambria"/>
          <w:sz w:val="20"/>
          <w:szCs w:val="20"/>
          <w:lang w:val="en-ZA"/>
        </w:rPr>
        <w:t xml:space="preserve"> This is set to a value lower than 1 (</w:t>
      </w:r>
      <w:r w:rsidR="00E43F1A" w:rsidRPr="00E7628F">
        <w:rPr>
          <w:rFonts w:ascii="Cambria" w:eastAsia="MS Mincho" w:hAnsi="Cambria"/>
          <w:sz w:val="20"/>
          <w:szCs w:val="20"/>
          <w:lang w:val="en-ZA"/>
        </w:rPr>
        <w:t>e.g.,</w:t>
      </w:r>
      <w:r w:rsidR="00DF13B4" w:rsidRPr="00E7628F">
        <w:rPr>
          <w:rFonts w:ascii="Cambria" w:eastAsia="MS Mincho" w:hAnsi="Cambria"/>
          <w:sz w:val="20"/>
          <w:szCs w:val="20"/>
          <w:lang w:val="en-ZA"/>
        </w:rPr>
        <w:t xml:space="preserve"> 0.5) and the operating models are refitted assuming this value</w:t>
      </w:r>
      <w:r w:rsidR="00FB4EC1" w:rsidRPr="00E7628F">
        <w:rPr>
          <w:rFonts w:ascii="Cambria" w:eastAsia="MS Mincho" w:hAnsi="Cambria"/>
          <w:sz w:val="20"/>
          <w:szCs w:val="20"/>
          <w:lang w:val="en-ZA"/>
        </w:rPr>
        <w:t>; this same value</w:t>
      </w:r>
      <w:r w:rsidR="00DF13B4" w:rsidRPr="00E7628F">
        <w:rPr>
          <w:rFonts w:ascii="Cambria" w:eastAsia="MS Mincho" w:hAnsi="Cambria"/>
          <w:sz w:val="20"/>
          <w:szCs w:val="20"/>
          <w:lang w:val="en-ZA"/>
        </w:rPr>
        <w:t xml:space="preserve"> is then also assumed when generating indices in projection years.</w:t>
      </w:r>
    </w:p>
    <w:bookmarkEnd w:id="97"/>
    <w:p w14:paraId="129D0228" w14:textId="1EBC66B6" w:rsidR="008543B1" w:rsidRDefault="008543B1" w:rsidP="00636EAD">
      <w:pPr>
        <w:spacing w:after="0" w:line="240" w:lineRule="auto"/>
        <w:jc w:val="both"/>
        <w:rPr>
          <w:rFonts w:ascii="Cambria" w:eastAsia="MS Mincho" w:hAnsi="Cambria"/>
          <w:sz w:val="20"/>
          <w:szCs w:val="20"/>
          <w:lang w:val="en-ZA"/>
        </w:rPr>
      </w:pPr>
    </w:p>
    <w:p w14:paraId="40459345" w14:textId="38492DB2" w:rsidR="00D85CCC" w:rsidRPr="00E60855" w:rsidRDefault="00D85CCC" w:rsidP="00D85CCC">
      <w:pPr>
        <w:keepNext/>
        <w:keepLines/>
        <w:numPr>
          <w:ilvl w:val="2"/>
          <w:numId w:val="0"/>
        </w:numPr>
        <w:spacing w:after="0" w:line="240" w:lineRule="auto"/>
        <w:outlineLvl w:val="2"/>
        <w:rPr>
          <w:rFonts w:ascii="Cambria" w:eastAsia="MS Gothic" w:hAnsi="Cambria"/>
          <w:bCs/>
          <w:iCs/>
          <w:color w:val="000000"/>
          <w:sz w:val="20"/>
          <w:szCs w:val="20"/>
          <w:lang w:val="en-CA"/>
        </w:rPr>
      </w:pPr>
      <w:bookmarkStart w:id="98" w:name="_Toc82063694"/>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Statistical properties</w:t>
      </w:r>
      <w:bookmarkEnd w:id="98"/>
    </w:p>
    <w:p w14:paraId="3CBD10F6" w14:textId="3C407F3A" w:rsidR="00D85CCC" w:rsidRDefault="00D85CCC" w:rsidP="00636EAD">
      <w:pPr>
        <w:spacing w:after="0" w:line="240" w:lineRule="auto"/>
        <w:jc w:val="both"/>
        <w:rPr>
          <w:rFonts w:ascii="Cambria" w:eastAsia="MS Mincho" w:hAnsi="Cambria"/>
          <w:sz w:val="20"/>
          <w:szCs w:val="20"/>
          <w:lang w:val="en-ZA"/>
        </w:rPr>
      </w:pPr>
    </w:p>
    <w:p w14:paraId="06277963" w14:textId="51A41C43" w:rsidR="00D85CCC" w:rsidRDefault="00D85CCC" w:rsidP="00D85CCC">
      <w:pPr>
        <w:spacing w:after="0" w:line="240" w:lineRule="auto"/>
        <w:contextualSpacing/>
        <w:jc w:val="both"/>
        <w:rPr>
          <w:rFonts w:ascii="Cambria" w:eastAsia="MS Mincho" w:hAnsi="Cambria"/>
          <w:sz w:val="20"/>
          <w:szCs w:val="20"/>
          <w:u w:val="single"/>
          <w:lang w:val="en-ZA"/>
        </w:rPr>
      </w:pPr>
      <w:r w:rsidRPr="00CB5403">
        <w:rPr>
          <w:rFonts w:ascii="Cambria" w:eastAsia="MS Mincho" w:hAnsi="Cambria"/>
          <w:sz w:val="20"/>
          <w:szCs w:val="20"/>
          <w:u w:val="single"/>
          <w:lang w:val="en-ZA"/>
        </w:rPr>
        <w:t>Baseline</w:t>
      </w:r>
    </w:p>
    <w:p w14:paraId="1FDD0F5B" w14:textId="77777777" w:rsidR="00D85CCC" w:rsidRPr="00D85CCC" w:rsidRDefault="00D85CCC" w:rsidP="00D85CCC">
      <w:pPr>
        <w:spacing w:after="0" w:line="240" w:lineRule="auto"/>
        <w:contextualSpacing/>
        <w:jc w:val="both"/>
        <w:rPr>
          <w:rFonts w:ascii="Cambria" w:eastAsia="MS Mincho" w:hAnsi="Cambria"/>
          <w:sz w:val="20"/>
          <w:szCs w:val="20"/>
          <w:lang w:val="en-ZA"/>
        </w:rPr>
      </w:pPr>
    </w:p>
    <w:p w14:paraId="56D0C8BC" w14:textId="1F726F5D" w:rsidR="008543B1" w:rsidRPr="00E7628F" w:rsidRDefault="008543B1"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Residuals are taken to be log normally distributed; The standard deviation and lag-1 autocorrelation of the log residual error (specified in </w:t>
      </w:r>
      <w:r w:rsidRPr="00D85CCC">
        <w:rPr>
          <w:rFonts w:ascii="Cambria" w:eastAsia="MS Mincho" w:hAnsi="Cambria"/>
          <w:b/>
          <w:bCs/>
          <w:sz w:val="20"/>
          <w:szCs w:val="20"/>
          <w:lang w:val="en-ZA"/>
        </w:rPr>
        <w:t>Table 7.1</w:t>
      </w:r>
      <w:r w:rsidRPr="00E7628F">
        <w:rPr>
          <w:rFonts w:ascii="Cambria" w:eastAsia="MS Mincho" w:hAnsi="Cambria"/>
          <w:sz w:val="20"/>
          <w:szCs w:val="20"/>
          <w:lang w:val="en-ZA"/>
        </w:rPr>
        <w:t xml:space="preserve">) </w:t>
      </w:r>
      <w:r w:rsidR="00462B2D" w:rsidRPr="00E7628F">
        <w:rPr>
          <w:rFonts w:ascii="Cambria" w:eastAsia="MS Mincho" w:hAnsi="Cambria"/>
          <w:sz w:val="20"/>
          <w:szCs w:val="20"/>
          <w:lang w:val="en-ZA"/>
        </w:rPr>
        <w:t>are</w:t>
      </w:r>
      <w:r w:rsidRPr="00E7628F">
        <w:rPr>
          <w:rFonts w:ascii="Cambria" w:eastAsia="MS Mincho" w:hAnsi="Cambria"/>
          <w:sz w:val="20"/>
          <w:szCs w:val="20"/>
          <w:lang w:val="en-ZA"/>
        </w:rPr>
        <w:t xml:space="preserve"> invariant over time.</w:t>
      </w:r>
    </w:p>
    <w:p w14:paraId="22B1C272" w14:textId="46893B91" w:rsidR="008543B1" w:rsidRDefault="008543B1" w:rsidP="00636EAD">
      <w:pPr>
        <w:spacing w:after="0" w:line="240" w:lineRule="auto"/>
        <w:jc w:val="both"/>
        <w:rPr>
          <w:rFonts w:ascii="Cambria" w:eastAsia="MS Mincho" w:hAnsi="Cambria"/>
          <w:sz w:val="20"/>
          <w:szCs w:val="20"/>
          <w:lang w:val="en-ZA"/>
        </w:rPr>
      </w:pPr>
    </w:p>
    <w:p w14:paraId="4DC06A1A" w14:textId="77777777" w:rsidR="00D85CCC" w:rsidRDefault="00D85CCC" w:rsidP="00D85CCC">
      <w:pPr>
        <w:spacing w:after="0" w:line="240" w:lineRule="auto"/>
        <w:contextualSpacing/>
        <w:jc w:val="both"/>
        <w:rPr>
          <w:rFonts w:ascii="Cambria" w:eastAsia="MS Mincho" w:hAnsi="Cambria"/>
          <w:sz w:val="20"/>
          <w:szCs w:val="20"/>
          <w:u w:val="single"/>
          <w:lang w:val="en-ZA"/>
        </w:rPr>
      </w:pPr>
      <w:r w:rsidRPr="00DE311D">
        <w:rPr>
          <w:rFonts w:ascii="Cambria" w:eastAsia="MS Mincho" w:hAnsi="Cambria"/>
          <w:sz w:val="20"/>
          <w:szCs w:val="20"/>
          <w:u w:val="single"/>
          <w:lang w:val="en-ZA"/>
        </w:rPr>
        <w:t>Alternative options</w:t>
      </w:r>
    </w:p>
    <w:p w14:paraId="19BEF4C2" w14:textId="794E1A99" w:rsidR="00D85CCC" w:rsidRDefault="00D85CCC" w:rsidP="00636EAD">
      <w:pPr>
        <w:spacing w:after="0" w:line="240" w:lineRule="auto"/>
        <w:jc w:val="both"/>
        <w:rPr>
          <w:rFonts w:ascii="Cambria" w:eastAsia="MS Mincho" w:hAnsi="Cambria"/>
          <w:sz w:val="20"/>
          <w:szCs w:val="20"/>
          <w:lang w:val="en-ZA"/>
        </w:rPr>
      </w:pPr>
    </w:p>
    <w:p w14:paraId="188D35BA" w14:textId="546A07E9"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bookmarkStart w:id="99" w:name="_Hlk33458411"/>
      <w:r w:rsidRPr="00E7628F">
        <w:rPr>
          <w:rFonts w:ascii="Cambria" w:eastAsia="MS Mincho" w:hAnsi="Cambria"/>
          <w:sz w:val="20"/>
          <w:szCs w:val="20"/>
          <w:lang w:val="en-ZA"/>
        </w:rPr>
        <w:t xml:space="preserve">Fix </w:t>
      </w:r>
      <w:r w:rsidRPr="00E7628F">
        <w:rPr>
          <w:rFonts w:ascii="Cambria" w:eastAsia="MS Mincho" w:hAnsi="Cambria"/>
          <w:i/>
          <w:sz w:val="20"/>
          <w:szCs w:val="20"/>
          <w:lang w:val="en-ZA"/>
        </w:rPr>
        <w:t>σ</w:t>
      </w:r>
      <w:r w:rsidRPr="00E7628F">
        <w:rPr>
          <w:rFonts w:ascii="Cambria" w:eastAsia="MS Mincho" w:hAnsi="Cambria"/>
          <w:sz w:val="20"/>
          <w:szCs w:val="20"/>
          <w:lang w:val="en-ZA"/>
        </w:rPr>
        <w:t xml:space="preserve"> values for all trials based on a central trial from the Reference </w:t>
      </w:r>
      <w:r w:rsidR="00885F09" w:rsidRPr="00E7628F">
        <w:rPr>
          <w:rFonts w:ascii="Cambria" w:eastAsia="MS Mincho" w:hAnsi="Cambria"/>
          <w:sz w:val="20"/>
          <w:szCs w:val="20"/>
          <w:lang w:val="en-ZA"/>
        </w:rPr>
        <w:t xml:space="preserve">Grid </w:t>
      </w:r>
      <w:r w:rsidRPr="00E7628F">
        <w:rPr>
          <w:rFonts w:ascii="Cambria" w:eastAsia="MS Mincho" w:hAnsi="Cambria"/>
          <w:sz w:val="20"/>
          <w:szCs w:val="20"/>
          <w:lang w:val="en-ZA"/>
        </w:rPr>
        <w:t>(</w:t>
      </w:r>
      <w:r w:rsidRPr="00912ACD">
        <w:rPr>
          <w:rFonts w:ascii="Cambria" w:eastAsia="MS Mincho" w:hAnsi="Cambria"/>
          <w:sz w:val="20"/>
          <w:szCs w:val="20"/>
          <w:lang w:val="en-ZA"/>
        </w:rPr>
        <w:t>Section 9</w:t>
      </w:r>
      <w:r w:rsidR="00912ACD">
        <w:rPr>
          <w:rFonts w:ascii="Cambria" w:eastAsia="MS Mincho" w:hAnsi="Cambria"/>
          <w:sz w:val="20"/>
          <w:szCs w:val="20"/>
          <w:lang w:val="en-ZA"/>
        </w:rPr>
        <w:t>.1</w:t>
      </w:r>
      <w:r w:rsidRPr="00E7628F">
        <w:rPr>
          <w:rFonts w:ascii="Cambria" w:eastAsia="MS Mincho" w:hAnsi="Cambria"/>
          <w:sz w:val="20"/>
          <w:szCs w:val="20"/>
          <w:lang w:val="en-ZA"/>
        </w:rPr>
        <w:t>).</w:t>
      </w:r>
    </w:p>
    <w:p w14:paraId="7C52E13B" w14:textId="77777777" w:rsidR="008543B1" w:rsidRPr="00E7628F" w:rsidRDefault="008543B1"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If additional CPUE indices to those initially suggested are included, residuals need to be examined for correlation, with this being taken into account in generating future values.</w:t>
      </w:r>
    </w:p>
    <w:p w14:paraId="12978B46" w14:textId="77777777" w:rsidR="00462B2D" w:rsidRPr="00E7628F" w:rsidRDefault="00462B2D" w:rsidP="00417C14">
      <w:pPr>
        <w:numPr>
          <w:ilvl w:val="0"/>
          <w:numId w:val="9"/>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In a “second round”, take correlations amongst indices into account.</w:t>
      </w:r>
    </w:p>
    <w:bookmarkEnd w:id="99"/>
    <w:p w14:paraId="5AC6B333" w14:textId="10AA7E8A" w:rsidR="008543B1" w:rsidRDefault="008543B1" w:rsidP="00636EAD">
      <w:pPr>
        <w:spacing w:after="0" w:line="240" w:lineRule="auto"/>
        <w:jc w:val="both"/>
        <w:rPr>
          <w:rFonts w:ascii="Cambria" w:eastAsia="MS Mincho" w:hAnsi="Cambria"/>
          <w:sz w:val="20"/>
          <w:szCs w:val="20"/>
          <w:lang w:val="en-ZA"/>
        </w:rPr>
      </w:pPr>
    </w:p>
    <w:p w14:paraId="13D5A344" w14:textId="0B640428" w:rsidR="008543B1"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00" w:name="_Toc82063695"/>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4</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Other aspects</w:t>
      </w:r>
      <w:bookmarkEnd w:id="100"/>
    </w:p>
    <w:p w14:paraId="05E52539" w14:textId="77777777" w:rsidR="008543B1" w:rsidRPr="00E7628F" w:rsidRDefault="008543B1" w:rsidP="00636EAD">
      <w:pPr>
        <w:spacing w:after="0" w:line="240" w:lineRule="auto"/>
        <w:jc w:val="both"/>
        <w:rPr>
          <w:rFonts w:ascii="Cambria" w:eastAsia="MS Mincho" w:hAnsi="Cambria"/>
          <w:sz w:val="20"/>
          <w:szCs w:val="20"/>
          <w:lang w:val="en-ZA"/>
        </w:rPr>
      </w:pPr>
    </w:p>
    <w:p w14:paraId="42D1B40E" w14:textId="44109285" w:rsidR="008543B1" w:rsidRPr="00E7628F" w:rsidRDefault="008543B1"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Note that consideration should at some stage also be given to new data types that are only now becoming available (</w:t>
      </w:r>
      <w:r w:rsidR="00E43F1A" w:rsidRPr="00E7628F">
        <w:rPr>
          <w:rFonts w:ascii="Cambria" w:eastAsia="MS Mincho" w:hAnsi="Cambria"/>
          <w:sz w:val="20"/>
          <w:szCs w:val="20"/>
          <w:lang w:val="en-ZA"/>
        </w:rPr>
        <w:t>e.g.,</w:t>
      </w:r>
      <w:r w:rsidRPr="00E7628F">
        <w:rPr>
          <w:rFonts w:ascii="Cambria" w:eastAsia="MS Mincho" w:hAnsi="Cambria"/>
          <w:sz w:val="20"/>
          <w:szCs w:val="20"/>
          <w:lang w:val="en-ZA"/>
        </w:rPr>
        <w:t xml:space="preserve"> genetic tagging). These will not at this stage have been collected over a sufficient length of time to be able to serve as CMP inputs, but the overall </w:t>
      </w:r>
      <w:r w:rsidR="00497B35" w:rsidRPr="00E7628F">
        <w:rPr>
          <w:rFonts w:ascii="Cambria" w:eastAsia="MS Mincho" w:hAnsi="Cambria"/>
          <w:sz w:val="20"/>
          <w:szCs w:val="20"/>
          <w:lang w:val="en-ZA"/>
        </w:rPr>
        <w:t xml:space="preserve">CMP </w:t>
      </w:r>
      <w:r w:rsidRPr="00E7628F">
        <w:rPr>
          <w:rFonts w:ascii="Cambria" w:eastAsia="MS Mincho" w:hAnsi="Cambria"/>
          <w:sz w:val="20"/>
          <w:szCs w:val="20"/>
          <w:lang w:val="en-ZA"/>
        </w:rPr>
        <w:t>testing process can be used to provide insight into their potential future utility.</w:t>
      </w:r>
    </w:p>
    <w:p w14:paraId="01F54758" w14:textId="656F8752" w:rsidR="008543B1" w:rsidRDefault="008543B1" w:rsidP="00636EAD">
      <w:pPr>
        <w:spacing w:after="0" w:line="240" w:lineRule="auto"/>
        <w:jc w:val="both"/>
        <w:rPr>
          <w:rFonts w:ascii="Cambria" w:eastAsia="MS Mincho" w:hAnsi="Cambria"/>
          <w:sz w:val="20"/>
          <w:szCs w:val="20"/>
          <w:lang w:val="en-ZA"/>
        </w:rPr>
      </w:pPr>
    </w:p>
    <w:p w14:paraId="65D3C435" w14:textId="7E1937DE" w:rsidR="00D85CCC" w:rsidRPr="00E7628F" w:rsidRDefault="00D85CCC" w:rsidP="00D85CCC">
      <w:pPr>
        <w:keepNext/>
        <w:keepLines/>
        <w:numPr>
          <w:ilvl w:val="2"/>
          <w:numId w:val="0"/>
        </w:numPr>
        <w:spacing w:after="0" w:line="240" w:lineRule="auto"/>
        <w:outlineLvl w:val="2"/>
        <w:rPr>
          <w:rFonts w:ascii="Cambria" w:eastAsia="MS Gothic" w:hAnsi="Cambria"/>
          <w:i/>
          <w:color w:val="000000"/>
          <w:sz w:val="20"/>
          <w:szCs w:val="20"/>
          <w:lang w:val="en-CA"/>
        </w:rPr>
      </w:pPr>
      <w:bookmarkStart w:id="101" w:name="_Toc82063696"/>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5</w:t>
      </w:r>
      <w:r w:rsidRPr="00E60855">
        <w:rPr>
          <w:rFonts w:ascii="Cambria" w:eastAsia="MS Gothic" w:hAnsi="Cambria"/>
          <w:bCs/>
          <w:iCs/>
          <w:color w:val="000000"/>
          <w:sz w:val="20"/>
          <w:szCs w:val="20"/>
          <w:lang w:val="en-ZA" w:eastAsia="en-ZA"/>
        </w:rPr>
        <w:t xml:space="preserve"> </w:t>
      </w:r>
      <w:r w:rsidRPr="00D85CCC">
        <w:rPr>
          <w:rFonts w:ascii="Cambria" w:eastAsia="MS Gothic" w:hAnsi="Cambria"/>
          <w:bCs/>
          <w:iCs/>
          <w:color w:val="000000"/>
          <w:sz w:val="20"/>
          <w:szCs w:val="20"/>
          <w:lang w:val="en-ZA" w:eastAsia="en-ZA"/>
        </w:rPr>
        <w:t>Equations for the simulation of indices</w:t>
      </w:r>
      <w:bookmarkEnd w:id="101"/>
    </w:p>
    <w:p w14:paraId="633FBCB3" w14:textId="77777777" w:rsidR="008543B1" w:rsidRPr="00E7628F" w:rsidRDefault="008543B1" w:rsidP="00636EAD">
      <w:pPr>
        <w:spacing w:after="0" w:line="240" w:lineRule="auto"/>
        <w:jc w:val="both"/>
        <w:rPr>
          <w:rFonts w:ascii="Cambria" w:eastAsia="MS Mincho" w:hAnsi="Cambria"/>
          <w:i/>
          <w:iCs/>
          <w:sz w:val="20"/>
          <w:szCs w:val="20"/>
          <w:lang w:val="en-ZA"/>
        </w:rPr>
      </w:pPr>
    </w:p>
    <w:p w14:paraId="1F37030F" w14:textId="6180E1C0" w:rsidR="00BA7056"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The fishery dependent CPUE indices and</w:t>
      </w:r>
      <w:r w:rsidR="00210C37" w:rsidRPr="00E7628F">
        <w:rPr>
          <w:rFonts w:ascii="Cambria" w:hAnsi="Cambria"/>
          <w:sz w:val="20"/>
          <w:szCs w:val="20"/>
          <w:lang w:val="en-ZA"/>
        </w:rPr>
        <w:t xml:space="preserve"> some of the</w:t>
      </w:r>
      <w:r w:rsidRPr="00E7628F">
        <w:rPr>
          <w:rFonts w:ascii="Cambria" w:hAnsi="Cambria"/>
          <w:sz w:val="20"/>
          <w:szCs w:val="20"/>
          <w:lang w:val="en-ZA"/>
        </w:rPr>
        <w:t xml:space="preserve"> fishery independent indices identified in </w:t>
      </w:r>
      <w:r w:rsidRPr="00D85CCC">
        <w:rPr>
          <w:rFonts w:ascii="Cambria" w:hAnsi="Cambria"/>
          <w:b/>
          <w:bCs/>
          <w:sz w:val="20"/>
          <w:szCs w:val="20"/>
          <w:lang w:val="en-ZA"/>
        </w:rPr>
        <w:t>Table 7.1</w:t>
      </w:r>
      <w:r w:rsidRPr="00E7628F">
        <w:rPr>
          <w:rFonts w:ascii="Cambria" w:hAnsi="Cambria"/>
          <w:sz w:val="20"/>
          <w:szCs w:val="20"/>
          <w:lang w:val="en-ZA"/>
        </w:rPr>
        <w:t xml:space="preserve"> correspond to </w:t>
      </w:r>
      <w:r w:rsidR="00BD3DE2" w:rsidRPr="00E7628F">
        <w:rPr>
          <w:rFonts w:ascii="Cambria" w:hAnsi="Cambria"/>
          <w:sz w:val="20"/>
          <w:szCs w:val="20"/>
          <w:lang w:val="en-ZA"/>
        </w:rPr>
        <w:t xml:space="preserve">the </w:t>
      </w:r>
      <w:r w:rsidRPr="00E7628F">
        <w:rPr>
          <w:rFonts w:ascii="Cambria" w:hAnsi="Cambria"/>
          <w:sz w:val="20"/>
          <w:szCs w:val="20"/>
          <w:lang w:val="en-ZA"/>
        </w:rPr>
        <w:t xml:space="preserve">length selectivity </w:t>
      </w:r>
      <w:r w:rsidR="00BD3DE2" w:rsidRPr="00E7628F">
        <w:rPr>
          <w:rFonts w:ascii="Cambria" w:hAnsi="Cambria"/>
          <w:sz w:val="20"/>
          <w:szCs w:val="20"/>
          <w:lang w:val="en-ZA"/>
        </w:rPr>
        <w:t xml:space="preserve">of a fleet </w:t>
      </w:r>
      <w:r w:rsidRPr="00E7628F">
        <w:rPr>
          <w:rFonts w:ascii="Cambria" w:hAnsi="Cambria"/>
          <w:sz w:val="20"/>
          <w:szCs w:val="20"/>
          <w:lang w:val="en-ZA"/>
        </w:rPr>
        <w:t>and are assumed to correspond to either vulnerable numbers</w:t>
      </w:r>
      <w:r w:rsidR="00210C37" w:rsidRPr="00E7628F">
        <w:rPr>
          <w:rFonts w:ascii="Cambria" w:hAnsi="Cambria"/>
          <w:sz w:val="20"/>
          <w:szCs w:val="20"/>
          <w:lang w:val="en-ZA"/>
        </w:rPr>
        <w:t xml:space="preserve"> or</w:t>
      </w:r>
      <w:r w:rsidRPr="00E7628F">
        <w:rPr>
          <w:rFonts w:ascii="Cambria" w:hAnsi="Cambria"/>
          <w:sz w:val="20"/>
          <w:szCs w:val="20"/>
          <w:lang w:val="en-ZA"/>
        </w:rPr>
        <w:t xml:space="preserve"> vulnerable biomass</w:t>
      </w:r>
      <w:r w:rsidR="00210C37" w:rsidRPr="00E7628F">
        <w:rPr>
          <w:rFonts w:ascii="Cambria" w:hAnsi="Cambria"/>
          <w:sz w:val="20"/>
          <w:szCs w:val="20"/>
          <w:lang w:val="en-ZA"/>
        </w:rPr>
        <w:t>. Most of the fishery-independent indices are assumed to correspond</w:t>
      </w:r>
      <w:r w:rsidR="00462B2D" w:rsidRPr="00E7628F">
        <w:rPr>
          <w:rFonts w:ascii="Cambria" w:hAnsi="Cambria"/>
          <w:sz w:val="20"/>
          <w:szCs w:val="20"/>
          <w:lang w:val="en-ZA"/>
        </w:rPr>
        <w:t xml:space="preserve"> to</w:t>
      </w:r>
      <w:r w:rsidRPr="00E7628F">
        <w:rPr>
          <w:rFonts w:ascii="Cambria" w:hAnsi="Cambria"/>
          <w:sz w:val="20"/>
          <w:szCs w:val="20"/>
          <w:lang w:val="en-ZA"/>
        </w:rPr>
        <w:t xml:space="preserve"> spawning stock biomass</w:t>
      </w:r>
      <w:r w:rsidR="00210C37" w:rsidRPr="00E7628F">
        <w:rPr>
          <w:rFonts w:ascii="Cambria" w:hAnsi="Cambria"/>
          <w:sz w:val="20"/>
          <w:szCs w:val="20"/>
          <w:lang w:val="en-ZA"/>
        </w:rPr>
        <w:t xml:space="preserve">. </w:t>
      </w:r>
      <w:r w:rsidR="00BD3DE2" w:rsidRPr="00E7628F">
        <w:rPr>
          <w:rFonts w:ascii="Cambria" w:hAnsi="Cambria"/>
          <w:sz w:val="20"/>
          <w:szCs w:val="20"/>
          <w:lang w:val="en-ZA"/>
        </w:rPr>
        <w:t>For all indices,</w:t>
      </w:r>
      <w:r w:rsidR="00210C37" w:rsidRPr="00E7628F">
        <w:rPr>
          <w:rFonts w:ascii="Cambria" w:hAnsi="Cambria"/>
          <w:sz w:val="20"/>
          <w:szCs w:val="20"/>
          <w:lang w:val="en-ZA"/>
        </w:rPr>
        <w:t xml:space="preserve"> the observed index and the model predicted index are specific to a particular </w:t>
      </w:r>
      <w:r w:rsidRPr="00E7628F">
        <w:rPr>
          <w:rFonts w:ascii="Cambria" w:hAnsi="Cambria"/>
          <w:sz w:val="20"/>
          <w:szCs w:val="20"/>
          <w:lang w:val="en-ZA"/>
        </w:rPr>
        <w:t>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w:t>
      </w:r>
      <w:r w:rsidRPr="00D85CCC">
        <w:rPr>
          <w:rFonts w:ascii="Cambria" w:hAnsi="Cambria"/>
          <w:b/>
          <w:bCs/>
          <w:sz w:val="20"/>
          <w:szCs w:val="20"/>
          <w:lang w:val="en-ZA"/>
        </w:rPr>
        <w:t xml:space="preserve">Tables 2.1 </w:t>
      </w:r>
      <w:r w:rsidRPr="00E7628F">
        <w:rPr>
          <w:rFonts w:ascii="Cambria" w:hAnsi="Cambria"/>
          <w:sz w:val="20"/>
          <w:szCs w:val="20"/>
          <w:lang w:val="en-ZA"/>
        </w:rPr>
        <w:t xml:space="preserve">and </w:t>
      </w:r>
      <w:r w:rsidRPr="00D85CCC">
        <w:rPr>
          <w:rFonts w:ascii="Cambria" w:hAnsi="Cambria"/>
          <w:b/>
          <w:bCs/>
          <w:sz w:val="20"/>
          <w:szCs w:val="20"/>
          <w:lang w:val="en-ZA"/>
        </w:rPr>
        <w:t>2.2</w:t>
      </w:r>
      <w:r w:rsidRPr="00E7628F">
        <w:rPr>
          <w:rFonts w:ascii="Cambria" w:hAnsi="Cambria"/>
          <w:sz w:val="20"/>
          <w:szCs w:val="20"/>
          <w:lang w:val="en-ZA"/>
        </w:rPr>
        <w:t xml:space="preserve">). To simplify the algebra of this section </w:t>
      </w:r>
      <w:r w:rsidR="00BD3DE2" w:rsidRPr="00E7628F">
        <w:rPr>
          <w:rFonts w:ascii="Cambria" w:hAnsi="Cambria"/>
          <w:sz w:val="20"/>
          <w:szCs w:val="20"/>
          <w:lang w:val="en-ZA"/>
        </w:rPr>
        <w:t xml:space="preserve">- </w:t>
      </w:r>
      <w:r w:rsidRPr="00E7628F">
        <w:rPr>
          <w:rFonts w:ascii="Cambria" w:hAnsi="Cambria"/>
          <w:sz w:val="20"/>
          <w:szCs w:val="20"/>
          <w:lang w:val="en-ZA"/>
        </w:rPr>
        <w:t>which focuses on simulating indices in the future according to their statistical properties</w:t>
      </w:r>
      <w:r w:rsidR="00BD3DE2" w:rsidRPr="00E7628F">
        <w:rPr>
          <w:rFonts w:ascii="Cambria" w:hAnsi="Cambria"/>
          <w:sz w:val="20"/>
          <w:szCs w:val="20"/>
          <w:lang w:val="en-ZA"/>
        </w:rPr>
        <w:t xml:space="preserve"> -</w:t>
      </w:r>
      <w:r w:rsidRPr="00E7628F">
        <w:rPr>
          <w:rFonts w:ascii="Cambria" w:hAnsi="Cambria"/>
          <w:sz w:val="20"/>
          <w:szCs w:val="20"/>
          <w:lang w:val="en-ZA"/>
        </w:rPr>
        <w:t xml:space="preserve"> equations are provided for a single index and its corresponding quarter and spatial strat</w:t>
      </w:r>
      <w:r w:rsidR="00497B35" w:rsidRPr="00E7628F">
        <w:rPr>
          <w:rFonts w:ascii="Cambria" w:hAnsi="Cambria"/>
          <w:sz w:val="20"/>
          <w:szCs w:val="20"/>
          <w:lang w:val="en-ZA"/>
        </w:rPr>
        <w:t>um</w:t>
      </w:r>
      <w:r w:rsidRPr="00E7628F">
        <w:rPr>
          <w:rFonts w:ascii="Cambria" w:hAnsi="Cambria"/>
          <w:sz w:val="20"/>
          <w:szCs w:val="20"/>
          <w:lang w:val="en-ZA"/>
        </w:rPr>
        <w:t xml:space="preserve"> (represented by a single subscript </w:t>
      </w:r>
      <w:proofErr w:type="spellStart"/>
      <w:r w:rsidRPr="00E7628F">
        <w:rPr>
          <w:rFonts w:ascii="Cambria" w:hAnsi="Cambria"/>
          <w:i/>
          <w:iCs/>
          <w:sz w:val="20"/>
          <w:szCs w:val="20"/>
          <w:lang w:val="en-ZA"/>
        </w:rPr>
        <w:t>i</w:t>
      </w:r>
      <w:proofErr w:type="spellEnd"/>
      <w:r w:rsidRPr="00E7628F">
        <w:rPr>
          <w:rFonts w:ascii="Cambria" w:hAnsi="Cambria"/>
          <w:sz w:val="20"/>
          <w:szCs w:val="20"/>
          <w:lang w:val="en-ZA"/>
        </w:rPr>
        <w:t xml:space="preserve">). For a more detailed breakdown </w:t>
      </w:r>
      <w:r w:rsidR="00BD3DE2" w:rsidRPr="00E7628F">
        <w:rPr>
          <w:rFonts w:ascii="Cambria" w:hAnsi="Cambria"/>
          <w:sz w:val="20"/>
          <w:szCs w:val="20"/>
          <w:lang w:val="en-ZA"/>
        </w:rPr>
        <w:t>of</w:t>
      </w:r>
      <w:r w:rsidRPr="00E7628F">
        <w:rPr>
          <w:rFonts w:ascii="Cambria" w:hAnsi="Cambria"/>
          <w:sz w:val="20"/>
          <w:szCs w:val="20"/>
          <w:lang w:val="en-ZA"/>
        </w:rPr>
        <w:t xml:space="preserve"> the calculation of model predicted indices</w:t>
      </w:r>
      <w:r w:rsidR="00BA7056" w:rsidRPr="00E7628F">
        <w:rPr>
          <w:rFonts w:ascii="Cambria" w:hAnsi="Cambria"/>
          <w:sz w:val="20"/>
          <w:szCs w:val="20"/>
          <w:lang w:val="en-ZA"/>
        </w:rPr>
        <w:t xml:space="preserve"> </w:t>
      </w:r>
      <w:r w:rsidRPr="00E7628F">
        <w:rPr>
          <w:rFonts w:ascii="Cambria" w:hAnsi="Cambria"/>
          <w:sz w:val="20"/>
          <w:szCs w:val="20"/>
          <w:lang w:val="en-ZA"/>
        </w:rPr>
        <w:t xml:space="preserve">see </w:t>
      </w:r>
      <w:r w:rsidRPr="00D60751">
        <w:rPr>
          <w:rFonts w:ascii="Cambria" w:hAnsi="Cambria"/>
          <w:sz w:val="20"/>
          <w:szCs w:val="20"/>
          <w:lang w:val="en-ZA"/>
        </w:rPr>
        <w:t>Section 8.</w:t>
      </w:r>
      <w:r w:rsidRPr="00E7628F">
        <w:rPr>
          <w:rFonts w:ascii="Cambria" w:hAnsi="Cambria"/>
          <w:sz w:val="20"/>
          <w:szCs w:val="20"/>
          <w:lang w:val="en-ZA"/>
        </w:rPr>
        <w:t xml:space="preserve"> </w:t>
      </w:r>
    </w:p>
    <w:p w14:paraId="30783EE6" w14:textId="77777777" w:rsidR="00D85CCC" w:rsidRPr="00E7628F" w:rsidRDefault="00D85CCC" w:rsidP="00636EAD">
      <w:pPr>
        <w:spacing w:after="0" w:line="240" w:lineRule="auto"/>
        <w:jc w:val="both"/>
        <w:rPr>
          <w:rFonts w:ascii="Cambria" w:hAnsi="Cambria"/>
          <w:sz w:val="20"/>
          <w:szCs w:val="20"/>
          <w:lang w:val="en-ZA"/>
        </w:rPr>
      </w:pPr>
    </w:p>
    <w:p w14:paraId="1C7D1CBC" w14:textId="0E6F59BF" w:rsidR="00F67C3B" w:rsidRPr="00E7628F" w:rsidRDefault="008543B1"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When an operating model is fitted, a maximum likelihood </w:t>
      </w:r>
      <w:proofErr w:type="gramStart"/>
      <w:r w:rsidRPr="00E7628F">
        <w:rPr>
          <w:rFonts w:ascii="Cambria" w:hAnsi="Cambria"/>
          <w:sz w:val="20"/>
          <w:szCs w:val="20"/>
          <w:lang w:val="en-ZA"/>
        </w:rPr>
        <w:t>estimate</w:t>
      </w:r>
      <w:proofErr w:type="gramEnd"/>
      <w:r w:rsidRPr="00E7628F">
        <w:rPr>
          <w:rFonts w:ascii="Cambria" w:hAnsi="Cambria"/>
          <w:sz w:val="20"/>
          <w:szCs w:val="20"/>
          <w:lang w:val="en-ZA"/>
        </w:rPr>
        <w:t xml:space="preserve"> of the model predicted index </w:t>
      </w:r>
      <m:oMath>
        <m:acc>
          <m:accPr>
            <m:ctrlPr>
              <w:rPr>
                <w:rFonts w:ascii="Cambria Math" w:hAnsi="Cambria Math"/>
                <w:i/>
                <w:sz w:val="20"/>
                <w:szCs w:val="20"/>
                <w:lang w:val="en-ZA"/>
              </w:rPr>
            </m:ctrlPr>
          </m:accPr>
          <m:e>
            <m:r>
              <w:rPr>
                <w:rFonts w:ascii="Cambria Math" w:hAnsi="Cambria Math"/>
                <w:sz w:val="20"/>
                <w:szCs w:val="20"/>
                <w:lang w:val="en-ZA"/>
              </w:rPr>
              <m:t>I</m:t>
            </m:r>
          </m:e>
        </m:acc>
      </m:oMath>
      <w:r w:rsidRPr="00E7628F">
        <w:rPr>
          <w:rFonts w:ascii="Cambria" w:hAnsi="Cambria"/>
          <w:sz w:val="20"/>
          <w:szCs w:val="20"/>
          <w:lang w:val="en-ZA"/>
        </w:rPr>
        <w:t>, is calculated for historical years where there are observat</w:t>
      </w:r>
      <w:r w:rsidR="00BD3DE2" w:rsidRPr="00E7628F">
        <w:rPr>
          <w:rFonts w:ascii="Cambria" w:hAnsi="Cambria"/>
          <w:sz w:val="20"/>
          <w:szCs w:val="20"/>
          <w:lang w:val="en-ZA"/>
        </w:rPr>
        <w:t>i</w:t>
      </w:r>
      <w:r w:rsidRPr="00E7628F">
        <w:rPr>
          <w:rFonts w:ascii="Cambria" w:hAnsi="Cambria"/>
          <w:sz w:val="20"/>
          <w:szCs w:val="20"/>
          <w:lang w:val="en-ZA"/>
        </w:rPr>
        <w:t xml:space="preserve">ons </w:t>
      </w:r>
      <w:r w:rsidRPr="00E7628F">
        <w:rPr>
          <w:rFonts w:ascii="Cambria" w:hAnsi="Cambria"/>
          <w:i/>
          <w:iCs/>
          <w:sz w:val="20"/>
          <w:szCs w:val="20"/>
          <w:lang w:val="en-ZA"/>
        </w:rPr>
        <w:t>I</w:t>
      </w:r>
      <w:r w:rsidRPr="00E7628F">
        <w:rPr>
          <w:rFonts w:ascii="Cambria" w:hAnsi="Cambria"/>
          <w:sz w:val="20"/>
          <w:szCs w:val="20"/>
          <w:lang w:val="en-ZA"/>
        </w:rPr>
        <w:t>. The</w:t>
      </w:r>
      <w:r w:rsidR="00F67C3B" w:rsidRPr="00E7628F">
        <w:rPr>
          <w:rFonts w:ascii="Cambria" w:hAnsi="Cambria"/>
          <w:sz w:val="20"/>
          <w:szCs w:val="20"/>
          <w:lang w:val="en-ZA"/>
        </w:rPr>
        <w:t xml:space="preserve"> log residual is assumed to be normally distributed and is calculated by:</w:t>
      </w:r>
    </w:p>
    <w:p w14:paraId="06C41A50" w14:textId="22EFA24E" w:rsidR="00F67C3B"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m:t>
                </m:r>
              </m:sub>
            </m:sSub>
          </m:e>
        </m:d>
        <m:r>
          <w:rPr>
            <w:rFonts w:ascii="Cambria Math" w:hAnsi="Cambria Math"/>
            <w:sz w:val="20"/>
            <w:szCs w:val="20"/>
          </w:rPr>
          <m:t xml:space="preserve"> </m:t>
        </m:r>
      </m:oMath>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636EAD">
        <w:rPr>
          <w:rFonts w:ascii="Cambria" w:hAnsi="Cambria"/>
          <w:i/>
          <w:sz w:val="20"/>
          <w:szCs w:val="20"/>
        </w:rPr>
        <w:tab/>
      </w:r>
      <w:r w:rsidR="00F67C3B" w:rsidRPr="00E7628F">
        <w:rPr>
          <w:rFonts w:ascii="Cambria" w:hAnsi="Cambria"/>
          <w:i/>
          <w:sz w:val="20"/>
          <w:szCs w:val="20"/>
        </w:rPr>
        <w:tab/>
      </w:r>
      <w:r w:rsidR="00F67C3B" w:rsidRPr="00E7628F">
        <w:rPr>
          <w:rFonts w:ascii="Cambria" w:hAnsi="Cambria"/>
          <w:i/>
          <w:sz w:val="20"/>
          <w:szCs w:val="20"/>
        </w:rPr>
        <w:tab/>
      </w:r>
      <w:r w:rsidR="00F67C3B" w:rsidRPr="00E7628F">
        <w:rPr>
          <w:rFonts w:ascii="Cambria" w:hAnsi="Cambria"/>
          <w:sz w:val="20"/>
          <w:szCs w:val="20"/>
        </w:rPr>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1</w:t>
      </w:r>
      <w:r w:rsidR="00F67C3B" w:rsidRPr="00E7628F">
        <w:rPr>
          <w:rFonts w:ascii="Cambria" w:hAnsi="Cambria"/>
          <w:sz w:val="20"/>
          <w:szCs w:val="20"/>
        </w:rPr>
        <w:t>)</w:t>
      </w:r>
    </w:p>
    <w:p w14:paraId="1F035A81" w14:textId="6BB1FB91" w:rsidR="00D60751" w:rsidRDefault="00D60751">
      <w:pPr>
        <w:spacing w:after="0" w:line="240" w:lineRule="auto"/>
        <w:rPr>
          <w:rFonts w:ascii="Cambria" w:hAnsi="Cambria"/>
          <w:sz w:val="20"/>
          <w:szCs w:val="20"/>
        </w:rPr>
      </w:pPr>
    </w:p>
    <w:p w14:paraId="1A893820" w14:textId="5DA85CF7" w:rsidR="00F67C3B" w:rsidRDefault="00F67C3B" w:rsidP="00636EAD">
      <w:pPr>
        <w:spacing w:after="0" w:line="240" w:lineRule="auto"/>
        <w:jc w:val="both"/>
        <w:rPr>
          <w:rFonts w:ascii="Cambria" w:hAnsi="Cambria"/>
          <w:sz w:val="20"/>
          <w:szCs w:val="20"/>
        </w:rPr>
      </w:pPr>
      <w:r w:rsidRPr="00E7628F">
        <w:rPr>
          <w:rFonts w:ascii="Cambria" w:hAnsi="Cambria"/>
          <w:sz w:val="20"/>
          <w:szCs w:val="20"/>
        </w:rPr>
        <w:t xml:space="preserve">For annual indices (without gaps), </w:t>
      </w:r>
      <w:r w:rsidR="00A8400B" w:rsidRPr="00E7628F">
        <w:rPr>
          <w:rFonts w:ascii="Cambria" w:hAnsi="Cambria"/>
          <w:sz w:val="20"/>
          <w:szCs w:val="20"/>
        </w:rPr>
        <w:t xml:space="preserve">the </w:t>
      </w:r>
      <w:r w:rsidRPr="00E7628F">
        <w:rPr>
          <w:rFonts w:ascii="Cambria" w:hAnsi="Cambria"/>
          <w:sz w:val="20"/>
          <w:szCs w:val="20"/>
        </w:rPr>
        <w:t>first order</w:t>
      </w:r>
      <w:r w:rsidR="00A8400B" w:rsidRPr="00E7628F">
        <w:rPr>
          <w:rFonts w:ascii="Cambria" w:hAnsi="Cambria"/>
          <w:sz w:val="20"/>
          <w:szCs w:val="20"/>
        </w:rPr>
        <w:t xml:space="preserve"> (lag-1)</w:t>
      </w:r>
      <w:r w:rsidRPr="00E7628F">
        <w:rPr>
          <w:rFonts w:ascii="Cambria" w:hAnsi="Cambria"/>
          <w:sz w:val="20"/>
          <w:szCs w:val="20"/>
        </w:rPr>
        <w:t xml:space="preserve"> autocorrelation of residuals </w:t>
      </w:r>
      <w:r w:rsidRPr="00E7628F">
        <w:rPr>
          <w:rFonts w:ascii="Cambria" w:hAnsi="Cambria"/>
          <w:i/>
          <w:sz w:val="20"/>
          <w:szCs w:val="20"/>
        </w:rPr>
        <w:sym w:font="Symbol" w:char="F072"/>
      </w:r>
      <w:r w:rsidRPr="00E7628F">
        <w:rPr>
          <w:rFonts w:ascii="Cambria" w:hAnsi="Cambria"/>
          <w:sz w:val="20"/>
          <w:szCs w:val="20"/>
        </w:rPr>
        <w:t xml:space="preserve"> is calculated by:</w:t>
      </w:r>
    </w:p>
    <w:p w14:paraId="1D01BB14" w14:textId="77777777" w:rsidR="00636EAD" w:rsidRPr="00E7628F" w:rsidRDefault="00636EAD" w:rsidP="00636EAD">
      <w:pPr>
        <w:spacing w:after="0" w:line="240" w:lineRule="auto"/>
        <w:jc w:val="both"/>
        <w:rPr>
          <w:rFonts w:ascii="Cambria" w:hAnsi="Cambria"/>
          <w:sz w:val="20"/>
          <w:szCs w:val="20"/>
        </w:rPr>
      </w:pPr>
    </w:p>
    <w:p w14:paraId="1D3AEDCE" w14:textId="5E32471A"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r>
          <w:rPr>
            <w:rFonts w:ascii="Cambria Math" w:hAnsi="Cambria Math"/>
            <w:sz w:val="20"/>
            <w:szCs w:val="20"/>
          </w:rPr>
          <m:t>=</m:t>
        </m:r>
        <m:f>
          <m:fPr>
            <m:ctrlPr>
              <w:rPr>
                <w:rFonts w:ascii="Cambria Math" w:hAnsi="Cambria Math"/>
                <w:i/>
                <w:sz w:val="20"/>
                <w:szCs w:val="20"/>
              </w:rPr>
            </m:ctrlPr>
          </m:fPr>
          <m:num>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sup>
              <m:e>
                <m:sSub>
                  <m:sSubPr>
                    <m:ctrlPr>
                      <w:rPr>
                        <w:rFonts w:ascii="Cambria Math" w:hAnsi="Cambria Math"/>
                        <w:i/>
                        <w:sz w:val="20"/>
                        <w:szCs w:val="20"/>
                      </w:rPr>
                    </m:ctrlPr>
                  </m:sSub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ε</m:t>
                    </m:r>
                  </m:e>
                  <m:sub>
                    <m:r>
                      <w:rPr>
                        <w:rFonts w:ascii="Cambria Math" w:hAnsi="Cambria Math"/>
                        <w:sz w:val="20"/>
                        <w:szCs w:val="20"/>
                      </w:rPr>
                      <m:t>i,y+1</m:t>
                    </m:r>
                  </m:sub>
                </m:sSub>
              </m:e>
            </m:nary>
          </m:num>
          <m:den>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e>
                  <m:sup>
                    <m:r>
                      <w:rPr>
                        <w:rFonts w:ascii="Cambria Math" w:hAnsi="Cambria Math"/>
                        <w:sz w:val="20"/>
                        <w:szCs w:val="20"/>
                      </w:rPr>
                      <m:t>2</m:t>
                    </m:r>
                  </m:sup>
                </m:sSup>
              </m:e>
            </m:nary>
          </m:den>
        </m:f>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w:t>
      </w:r>
      <w:r w:rsidR="00F67C3B" w:rsidRPr="00E7628F">
        <w:rPr>
          <w:rFonts w:ascii="Cambria" w:hAnsi="Cambria"/>
          <w:sz w:val="20"/>
          <w:szCs w:val="20"/>
        </w:rPr>
        <w:t>.</w:t>
      </w:r>
      <w:r w:rsidR="00152BC1" w:rsidRPr="00E7628F">
        <w:rPr>
          <w:rFonts w:ascii="Cambria" w:hAnsi="Cambria"/>
          <w:sz w:val="20"/>
          <w:szCs w:val="20"/>
        </w:rPr>
        <w:t>2</w:t>
      </w:r>
      <w:r w:rsidR="00F67C3B" w:rsidRPr="00E7628F">
        <w:rPr>
          <w:rFonts w:ascii="Cambria" w:hAnsi="Cambria"/>
          <w:sz w:val="20"/>
          <w:szCs w:val="20"/>
        </w:rPr>
        <w:t>)</w:t>
      </w:r>
    </w:p>
    <w:p w14:paraId="49DE9633" w14:textId="77777777" w:rsidR="00636EAD" w:rsidRPr="00E7628F" w:rsidRDefault="00636EAD" w:rsidP="00D85CCC">
      <w:pPr>
        <w:spacing w:after="0" w:line="240" w:lineRule="auto"/>
        <w:rPr>
          <w:rFonts w:ascii="Cambria" w:hAnsi="Cambria"/>
          <w:sz w:val="20"/>
          <w:szCs w:val="20"/>
        </w:rPr>
      </w:pPr>
    </w:p>
    <w:p w14:paraId="36B3A09E" w14:textId="161FC745" w:rsidR="001577DD" w:rsidRDefault="00F67C3B" w:rsidP="00636EAD">
      <w:pPr>
        <w:spacing w:after="0" w:line="240" w:lineRule="auto"/>
        <w:rPr>
          <w:rFonts w:ascii="Cambria" w:hAnsi="Cambria"/>
          <w:sz w:val="20"/>
          <w:szCs w:val="20"/>
        </w:rPr>
      </w:pPr>
      <w:r w:rsidRPr="00E7628F">
        <w:rPr>
          <w:rFonts w:ascii="Cambria" w:hAnsi="Cambria"/>
          <w:sz w:val="20"/>
          <w:szCs w:val="20"/>
        </w:rPr>
        <w:t xml:space="preserve">The standard deviation </w:t>
      </w:r>
      <w:r w:rsidRPr="00E7628F">
        <w:rPr>
          <w:rFonts w:ascii="Cambria" w:hAnsi="Cambria"/>
          <w:i/>
          <w:sz w:val="20"/>
          <w:szCs w:val="20"/>
        </w:rPr>
        <w:t>σ</w:t>
      </w:r>
      <w:r w:rsidRPr="00E7628F">
        <w:rPr>
          <w:rFonts w:ascii="Cambria" w:hAnsi="Cambria"/>
          <w:sz w:val="20"/>
          <w:szCs w:val="20"/>
        </w:rPr>
        <w:t xml:space="preserve"> is calculated by:</w:t>
      </w:r>
    </w:p>
    <w:p w14:paraId="5C2C56F7" w14:textId="77777777" w:rsidR="00636EAD" w:rsidRPr="00E7628F" w:rsidRDefault="00636EAD" w:rsidP="00636EAD">
      <w:pPr>
        <w:spacing w:after="0" w:line="240" w:lineRule="auto"/>
        <w:rPr>
          <w:rFonts w:ascii="Cambria" w:hAnsi="Cambria"/>
          <w:sz w:val="20"/>
          <w:szCs w:val="20"/>
        </w:rPr>
      </w:pPr>
    </w:p>
    <w:p w14:paraId="4A20AC8C" w14:textId="7B34EFA0" w:rsidR="00F67C3B"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σ</m:t>
            </m:r>
          </m:e>
          <m:sub>
            <m:r>
              <w:rPr>
                <w:rFonts w:ascii="Cambria Math" w:hAnsi="Cambria Math"/>
                <w:sz w:val="20"/>
                <w:szCs w:val="20"/>
              </w:rPr>
              <m:t>i</m:t>
            </m:r>
          </m:sub>
        </m:sSub>
        <m:r>
          <w:rPr>
            <w:rFonts w:ascii="Cambria Math" w:hAnsi="Cambria Math"/>
            <w:sz w:val="20"/>
            <w:szCs w:val="20"/>
          </w:rPr>
          <m:t>=</m:t>
        </m:r>
        <m:rad>
          <m:radPr>
            <m:degHide m:val="1"/>
            <m:ctrlPr>
              <w:rPr>
                <w:rFonts w:ascii="Cambria Math" w:hAnsi="Cambria Math"/>
                <w:i/>
                <w:sz w:val="20"/>
                <w:szCs w:val="20"/>
              </w:rPr>
            </m:ctrlPr>
          </m:radPr>
          <m:deg/>
          <m:e>
            <m:f>
              <m:fPr>
                <m:ctrlPr>
                  <w:rPr>
                    <w:rFonts w:ascii="Cambria Math" w:hAnsi="Cambria Math"/>
                    <w:i/>
                    <w:sz w:val="20"/>
                    <w:szCs w:val="20"/>
                  </w:rPr>
                </m:ctrlPr>
              </m:fPr>
              <m:num>
                <m:r>
                  <w:rPr>
                    <w:rFonts w:ascii="Cambria Math" w:hAnsi="Cambria Math"/>
                    <w:sz w:val="20"/>
                    <w:szCs w:val="20"/>
                  </w:rPr>
                  <m:t>1</m:t>
                </m:r>
              </m:num>
              <m:den>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r>
                  <w:rPr>
                    <w:rFonts w:ascii="Cambria Math" w:hAnsi="Cambria Math"/>
                    <w:sz w:val="20"/>
                    <w:szCs w:val="20"/>
                  </w:rPr>
                  <m:t>-1</m:t>
                </m:r>
              </m:den>
            </m:f>
            <m:nary>
              <m:naryPr>
                <m:chr m:val="∑"/>
                <m:limLoc m:val="undOvr"/>
                <m:ctrlPr>
                  <w:rPr>
                    <w:rFonts w:ascii="Cambria Math" w:hAnsi="Cambria Math"/>
                    <w:i/>
                    <w:sz w:val="20"/>
                    <w:szCs w:val="20"/>
                  </w:rPr>
                </m:ctrlPr>
              </m:naryPr>
              <m:sub>
                <m:r>
                  <w:rPr>
                    <w:rFonts w:ascii="Cambria Math" w:hAnsi="Cambria Math"/>
                    <w:sz w:val="20"/>
                    <w:szCs w:val="20"/>
                  </w:rPr>
                  <m:t>1</m:t>
                </m:r>
              </m:sub>
              <m:sup>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y</m:t>
                    </m:r>
                  </m:sub>
                </m:sSub>
              </m:sup>
              <m:e>
                <m:sSup>
                  <m:sSupPr>
                    <m:ctrlPr>
                      <w:rPr>
                        <w:rFonts w:ascii="Cambria Math" w:hAnsi="Cambria Math"/>
                        <w:i/>
                        <w:sz w:val="20"/>
                        <w:szCs w:val="20"/>
                      </w:rPr>
                    </m:ctrlPr>
                  </m:sSupPr>
                  <m:e>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m:t>
                            </m:r>
                          </m:sub>
                        </m:sSub>
                        <m:r>
                          <w:rPr>
                            <w:rFonts w:ascii="Cambria Math" w:hAnsi="Cambria Math"/>
                            <w:sz w:val="20"/>
                            <w:szCs w:val="20"/>
                          </w:rPr>
                          <m:t>-</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ε</m:t>
                                </m:r>
                              </m:e>
                            </m:acc>
                          </m:e>
                          <m:sub>
                            <m:r>
                              <w:rPr>
                                <w:rFonts w:ascii="Cambria Math" w:hAnsi="Cambria Math"/>
                                <w:sz w:val="20"/>
                                <w:szCs w:val="20"/>
                              </w:rPr>
                              <m:t>i</m:t>
                            </m:r>
                          </m:sub>
                        </m:sSub>
                      </m:e>
                    </m:d>
                  </m:e>
                  <m:sup>
                    <m:r>
                      <w:rPr>
                        <w:rFonts w:ascii="Cambria Math" w:hAnsi="Cambria Math"/>
                        <w:sz w:val="20"/>
                        <w:szCs w:val="20"/>
                      </w:rPr>
                      <m:t>2</m:t>
                    </m:r>
                  </m:sup>
                </m:sSup>
              </m:e>
            </m:nary>
          </m:e>
        </m:rad>
      </m:oMath>
      <w:r w:rsidR="00F67C3B" w:rsidRPr="00E7628F">
        <w:rPr>
          <w:rFonts w:ascii="Cambria" w:hAnsi="Cambria"/>
          <w:sz w:val="20"/>
          <w:szCs w:val="20"/>
        </w:rPr>
        <w:t xml:space="preserve"> </w:t>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r>
      <w:r w:rsidR="00F67C3B" w:rsidRPr="00E7628F">
        <w:rPr>
          <w:rFonts w:ascii="Cambria" w:hAnsi="Cambria"/>
          <w:sz w:val="20"/>
          <w:szCs w:val="20"/>
        </w:rPr>
        <w:tab/>
        <w:t>(</w:t>
      </w:r>
      <w:r w:rsidR="00152BC1" w:rsidRPr="00E7628F">
        <w:rPr>
          <w:rFonts w:ascii="Cambria" w:hAnsi="Cambria"/>
          <w:sz w:val="20"/>
          <w:szCs w:val="20"/>
        </w:rPr>
        <w:t>7.3</w:t>
      </w:r>
      <w:r w:rsidR="00F67C3B" w:rsidRPr="00E7628F">
        <w:rPr>
          <w:rFonts w:ascii="Cambria" w:hAnsi="Cambria"/>
          <w:sz w:val="20"/>
          <w:szCs w:val="20"/>
        </w:rPr>
        <w:t>)</w:t>
      </w:r>
    </w:p>
    <w:p w14:paraId="38D9C9CE" w14:textId="77777777" w:rsidR="00636EAD" w:rsidRPr="00E7628F" w:rsidRDefault="00636EAD" w:rsidP="00D85CCC">
      <w:pPr>
        <w:spacing w:after="0" w:line="240" w:lineRule="auto"/>
        <w:rPr>
          <w:rFonts w:ascii="Cambria" w:hAnsi="Cambria"/>
          <w:sz w:val="20"/>
          <w:szCs w:val="20"/>
        </w:rPr>
      </w:pPr>
    </w:p>
    <w:p w14:paraId="218160BB" w14:textId="0E8C5532" w:rsidR="00AF1810" w:rsidRDefault="00A8400B" w:rsidP="00636EAD">
      <w:pPr>
        <w:spacing w:after="0" w:line="240" w:lineRule="auto"/>
        <w:jc w:val="both"/>
        <w:rPr>
          <w:rFonts w:ascii="Cambria" w:hAnsi="Cambria"/>
          <w:sz w:val="20"/>
          <w:szCs w:val="20"/>
          <w:lang w:val="en-ZA"/>
        </w:rPr>
      </w:pPr>
      <w:r w:rsidRPr="00E7628F">
        <w:rPr>
          <w:rFonts w:ascii="Cambria" w:hAnsi="Cambria"/>
          <w:sz w:val="20"/>
          <w:szCs w:val="20"/>
          <w:lang w:val="en-ZA"/>
        </w:rPr>
        <w:t>After calculating these statistics based on</w:t>
      </w:r>
      <w:r w:rsidR="007653F8" w:rsidRPr="00E7628F">
        <w:rPr>
          <w:rFonts w:ascii="Cambria" w:hAnsi="Cambria"/>
          <w:sz w:val="20"/>
          <w:szCs w:val="20"/>
          <w:lang w:val="en-ZA"/>
        </w:rPr>
        <w:t xml:space="preserve"> the fit to</w:t>
      </w:r>
      <w:r w:rsidRPr="00E7628F">
        <w:rPr>
          <w:rFonts w:ascii="Cambria" w:hAnsi="Cambria"/>
          <w:sz w:val="20"/>
          <w:szCs w:val="20"/>
          <w:lang w:val="en-ZA"/>
        </w:rPr>
        <w:t xml:space="preserve"> historical data</w:t>
      </w:r>
      <w:r w:rsidR="00AF1810" w:rsidRPr="00E7628F">
        <w:rPr>
          <w:rFonts w:ascii="Cambria" w:hAnsi="Cambria"/>
          <w:sz w:val="20"/>
          <w:szCs w:val="20"/>
          <w:lang w:val="en-ZA"/>
        </w:rPr>
        <w:t>, the future error</w:t>
      </w:r>
      <w:r w:rsidR="00462B2D" w:rsidRPr="00E7628F">
        <w:rPr>
          <w:rFonts w:ascii="Cambria" w:hAnsi="Cambria"/>
          <w:sz w:val="20"/>
          <w:szCs w:val="20"/>
          <w:lang w:val="en-ZA"/>
        </w:rPr>
        <w:t>s</w:t>
      </w:r>
      <w:r w:rsidR="00AF1810" w:rsidRPr="00E7628F">
        <w:rPr>
          <w:rFonts w:ascii="Cambria" w:hAnsi="Cambria"/>
          <w:sz w:val="20"/>
          <w:szCs w:val="20"/>
          <w:lang w:val="en-ZA"/>
        </w:rPr>
        <w:t xml:space="preserve"> must be simulated for each index. There are two situations that must be </w:t>
      </w:r>
      <w:r w:rsidR="00462B2D" w:rsidRPr="00E7628F">
        <w:rPr>
          <w:rFonts w:ascii="Cambria" w:hAnsi="Cambria"/>
          <w:sz w:val="20"/>
          <w:szCs w:val="20"/>
          <w:lang w:val="en-ZA"/>
        </w:rPr>
        <w:t>covered</w:t>
      </w:r>
      <w:r w:rsidR="00AF1810" w:rsidRPr="00E7628F">
        <w:rPr>
          <w:rFonts w:ascii="Cambria" w:hAnsi="Cambria"/>
          <w:sz w:val="20"/>
          <w:szCs w:val="20"/>
          <w:lang w:val="en-ZA"/>
        </w:rPr>
        <w:t>: (1) no observations of the index after the period of model fitting</w:t>
      </w:r>
      <w:r w:rsidR="00497B35" w:rsidRPr="00E7628F">
        <w:rPr>
          <w:rFonts w:ascii="Cambria" w:hAnsi="Cambria"/>
          <w:sz w:val="20"/>
          <w:szCs w:val="20"/>
          <w:lang w:val="en-ZA"/>
        </w:rPr>
        <w:t>;</w:t>
      </w:r>
      <w:r w:rsidR="00AF1810" w:rsidRPr="00E7628F">
        <w:rPr>
          <w:rFonts w:ascii="Cambria" w:hAnsi="Cambria"/>
          <w:sz w:val="20"/>
          <w:szCs w:val="20"/>
          <w:lang w:val="en-ZA"/>
        </w:rPr>
        <w:t xml:space="preserve"> and (2) observations </w:t>
      </w:r>
      <w:r w:rsidR="00D61F99" w:rsidRPr="00E7628F">
        <w:rPr>
          <w:rFonts w:ascii="Cambria" w:hAnsi="Cambria"/>
          <w:sz w:val="20"/>
          <w:szCs w:val="20"/>
          <w:lang w:val="en-ZA"/>
        </w:rPr>
        <w:t xml:space="preserve">of the index </w:t>
      </w:r>
      <w:r w:rsidR="00AF1810" w:rsidRPr="00E7628F">
        <w:rPr>
          <w:rFonts w:ascii="Cambria" w:hAnsi="Cambria"/>
          <w:sz w:val="20"/>
          <w:szCs w:val="20"/>
          <w:lang w:val="en-ZA"/>
        </w:rPr>
        <w:t xml:space="preserve">that </w:t>
      </w:r>
      <w:r w:rsidR="00D61F99" w:rsidRPr="00E7628F">
        <w:rPr>
          <w:rFonts w:ascii="Cambria" w:hAnsi="Cambria"/>
          <w:sz w:val="20"/>
          <w:szCs w:val="20"/>
          <w:lang w:val="en-ZA"/>
        </w:rPr>
        <w:t xml:space="preserve">have </w:t>
      </w:r>
      <w:r w:rsidR="00AF1810" w:rsidRPr="00E7628F">
        <w:rPr>
          <w:rFonts w:ascii="Cambria" w:hAnsi="Cambria"/>
          <w:sz w:val="20"/>
          <w:szCs w:val="20"/>
          <w:lang w:val="en-ZA"/>
        </w:rPr>
        <w:t>occur</w:t>
      </w:r>
      <w:r w:rsidR="00D42BAC" w:rsidRPr="00E7628F">
        <w:rPr>
          <w:rFonts w:ascii="Cambria" w:hAnsi="Cambria"/>
          <w:sz w:val="20"/>
          <w:szCs w:val="20"/>
          <w:lang w:val="en-ZA"/>
        </w:rPr>
        <w:t>r</w:t>
      </w:r>
      <w:r w:rsidR="00D61F99" w:rsidRPr="00E7628F">
        <w:rPr>
          <w:rFonts w:ascii="Cambria" w:hAnsi="Cambria"/>
          <w:sz w:val="20"/>
          <w:szCs w:val="20"/>
          <w:lang w:val="en-ZA"/>
        </w:rPr>
        <w:t>ed</w:t>
      </w:r>
      <w:r w:rsidR="00AF1810" w:rsidRPr="00E7628F">
        <w:rPr>
          <w:rFonts w:ascii="Cambria" w:hAnsi="Cambria"/>
          <w:sz w:val="20"/>
          <w:szCs w:val="20"/>
          <w:lang w:val="en-ZA"/>
        </w:rPr>
        <w:t xml:space="preserve"> after model fitting</w:t>
      </w:r>
      <w:r w:rsidR="00D61F99" w:rsidRPr="00E7628F">
        <w:rPr>
          <w:rFonts w:ascii="Cambria" w:hAnsi="Cambria"/>
          <w:sz w:val="20"/>
          <w:szCs w:val="20"/>
          <w:lang w:val="en-ZA"/>
        </w:rPr>
        <w:t xml:space="preserve"> and whose values are already known</w:t>
      </w:r>
      <w:r w:rsidR="00AF1810" w:rsidRPr="00E7628F">
        <w:rPr>
          <w:rFonts w:ascii="Cambria" w:hAnsi="Cambria"/>
          <w:sz w:val="20"/>
          <w:szCs w:val="20"/>
          <w:lang w:val="en-ZA"/>
        </w:rPr>
        <w:t>.</w:t>
      </w:r>
    </w:p>
    <w:p w14:paraId="38AD1D35" w14:textId="77777777" w:rsidR="00F00BED" w:rsidRPr="00E7628F" w:rsidRDefault="00F00BED" w:rsidP="00636EAD">
      <w:pPr>
        <w:spacing w:after="0" w:line="240" w:lineRule="auto"/>
        <w:jc w:val="both"/>
        <w:rPr>
          <w:rFonts w:ascii="Cambria" w:hAnsi="Cambria"/>
          <w:sz w:val="20"/>
          <w:szCs w:val="20"/>
          <w:lang w:val="en-ZA"/>
        </w:rPr>
      </w:pPr>
    </w:p>
    <w:p w14:paraId="7B689895" w14:textId="2C1124B6" w:rsidR="00AF1810" w:rsidRDefault="00AF1810"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 first situation is the simplest. For </w:t>
      </w:r>
      <w:r w:rsidR="00B66990" w:rsidRPr="00E7628F">
        <w:rPr>
          <w:rFonts w:ascii="Cambria" w:hAnsi="Cambria"/>
          <w:sz w:val="20"/>
          <w:szCs w:val="20"/>
          <w:lang w:val="en-ZA"/>
        </w:rPr>
        <w:t xml:space="preserve">a given simulation </w:t>
      </w:r>
      <w:r w:rsidR="00B66990" w:rsidRPr="00E7628F">
        <w:rPr>
          <w:rFonts w:ascii="Cambria" w:hAnsi="Cambria"/>
          <w:i/>
          <w:iCs/>
          <w:sz w:val="20"/>
          <w:szCs w:val="20"/>
          <w:lang w:val="en-ZA"/>
        </w:rPr>
        <w:t>j</w:t>
      </w:r>
      <w:r w:rsidR="00B66990" w:rsidRPr="00E7628F">
        <w:rPr>
          <w:rFonts w:ascii="Cambria" w:hAnsi="Cambria"/>
          <w:sz w:val="20"/>
          <w:szCs w:val="20"/>
          <w:lang w:val="en-ZA"/>
        </w:rPr>
        <w:t xml:space="preserve">, </w:t>
      </w:r>
      <w:r w:rsidR="007653F8" w:rsidRPr="00E7628F">
        <w:rPr>
          <w:rFonts w:ascii="Cambria" w:hAnsi="Cambria"/>
          <w:sz w:val="20"/>
          <w:szCs w:val="20"/>
          <w:lang w:val="en-ZA"/>
        </w:rPr>
        <w:t xml:space="preserve">for </w:t>
      </w:r>
      <w:r w:rsidRPr="00E7628F">
        <w:rPr>
          <w:rFonts w:ascii="Cambria" w:hAnsi="Cambria"/>
          <w:sz w:val="20"/>
          <w:szCs w:val="20"/>
          <w:lang w:val="en-ZA"/>
        </w:rPr>
        <w:t>all years after the last year of model fitting</w:t>
      </w:r>
      <w:r w:rsidR="007653F8" w:rsidRPr="00E7628F">
        <w:rPr>
          <w:rFonts w:ascii="Cambria" w:hAnsi="Cambria"/>
          <w:sz w:val="20"/>
          <w:szCs w:val="20"/>
          <w:lang w:val="en-ZA"/>
        </w:rPr>
        <w:t>,</w:t>
      </w:r>
      <w:r w:rsidRPr="00E7628F">
        <w:rPr>
          <w:rFonts w:ascii="Cambria" w:hAnsi="Cambria"/>
          <w:sz w:val="20"/>
          <w:szCs w:val="20"/>
          <w:lang w:val="en-ZA"/>
        </w:rPr>
        <w:t xml:space="preserve"> uncorrelated residuals are drawn from a normal distribution with mean 0 (no bias correction was applied in model fitting): </w:t>
      </w:r>
    </w:p>
    <w:p w14:paraId="28BA31EF" w14:textId="77777777" w:rsidR="00636EAD" w:rsidRPr="00E7628F" w:rsidRDefault="00636EAD" w:rsidP="00636EAD">
      <w:pPr>
        <w:spacing w:after="0" w:line="240" w:lineRule="auto"/>
        <w:jc w:val="both"/>
        <w:rPr>
          <w:rFonts w:ascii="Cambria" w:hAnsi="Cambria"/>
          <w:sz w:val="20"/>
          <w:szCs w:val="20"/>
          <w:lang w:val="en-ZA"/>
        </w:rPr>
      </w:pPr>
    </w:p>
    <w:bookmarkStart w:id="102" w:name="_Hlk40098971"/>
    <w:p w14:paraId="76B2843C" w14:textId="05BE62BE" w:rsidR="00AF1810" w:rsidRPr="00E7628F" w:rsidRDefault="00000000" w:rsidP="00636EAD">
      <w:pPr>
        <w:spacing w:after="0" w:line="240" w:lineRule="auto"/>
        <w:ind w:firstLine="720"/>
        <w:jc w:val="both"/>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~N</m:t>
        </m:r>
        <m:d>
          <m:dPr>
            <m:ctrlPr>
              <w:rPr>
                <w:rFonts w:ascii="Cambria Math" w:hAnsi="Cambria Math"/>
                <w:i/>
                <w:sz w:val="20"/>
                <w:szCs w:val="20"/>
              </w:rPr>
            </m:ctrlPr>
          </m:dPr>
          <m:e>
            <m:r>
              <w:rPr>
                <w:rFonts w:ascii="Cambria Math" w:hAnsi="Cambria Math"/>
                <w:sz w:val="20"/>
                <w:szCs w:val="20"/>
              </w:rPr>
              <m:t xml:space="preserve">0, </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4</w:t>
      </w:r>
      <w:r w:rsidR="00B66990" w:rsidRPr="00E7628F">
        <w:rPr>
          <w:rFonts w:ascii="Cambria" w:eastAsia="Times New Roman" w:hAnsi="Cambria"/>
          <w:sz w:val="20"/>
          <w:szCs w:val="20"/>
        </w:rPr>
        <w:t>)</w:t>
      </w:r>
    </w:p>
    <w:p w14:paraId="33C10E31" w14:textId="77777777" w:rsidR="00636EAD" w:rsidRDefault="00636EAD" w:rsidP="00636EAD">
      <w:pPr>
        <w:spacing w:after="0" w:line="240" w:lineRule="auto"/>
        <w:jc w:val="both"/>
        <w:rPr>
          <w:rFonts w:ascii="Cambria" w:hAnsi="Cambria"/>
          <w:sz w:val="20"/>
          <w:szCs w:val="20"/>
        </w:rPr>
      </w:pPr>
    </w:p>
    <w:p w14:paraId="3058B05E" w14:textId="104A31EA" w:rsidR="00992FDD" w:rsidRDefault="00992FDD" w:rsidP="00636EAD">
      <w:pPr>
        <w:spacing w:after="0" w:line="240" w:lineRule="auto"/>
        <w:jc w:val="both"/>
        <w:rPr>
          <w:rFonts w:ascii="Cambria" w:hAnsi="Cambria"/>
          <w:sz w:val="20"/>
          <w:szCs w:val="20"/>
        </w:rPr>
      </w:pPr>
      <w:r w:rsidRPr="00E7628F">
        <w:rPr>
          <w:rFonts w:ascii="Cambria" w:hAnsi="Cambria"/>
          <w:sz w:val="20"/>
          <w:szCs w:val="20"/>
        </w:rPr>
        <w:t>For</w:t>
      </w:r>
      <w:r w:rsidR="00AF1810" w:rsidRPr="00E7628F">
        <w:rPr>
          <w:rFonts w:ascii="Cambria" w:hAnsi="Cambria"/>
          <w:sz w:val="20"/>
          <w:szCs w:val="20"/>
        </w:rPr>
        <w:t xml:space="preserve"> </w:t>
      </w:r>
      <w:r w:rsidRPr="00E7628F">
        <w:rPr>
          <w:rFonts w:ascii="Cambria" w:hAnsi="Cambria"/>
          <w:sz w:val="20"/>
          <w:szCs w:val="20"/>
        </w:rPr>
        <w:t>the first projection year immediately after the last year of model conditioning</w:t>
      </w:r>
      <w:r w:rsidR="00BD3DE2" w:rsidRPr="00E7628F">
        <w:rPr>
          <w:rFonts w:ascii="Cambria" w:hAnsi="Cambria"/>
          <w:sz w:val="20"/>
          <w:szCs w:val="20"/>
        </w:rPr>
        <w:t>,</w:t>
      </w:r>
      <w:r w:rsidRPr="00E7628F">
        <w:rPr>
          <w:rFonts w:ascii="Cambria" w:hAnsi="Cambria"/>
          <w:sz w:val="20"/>
          <w:szCs w:val="20"/>
        </w:rPr>
        <w:t xml:space="preserve"> the autocorrelated residual error is calculated by:</w:t>
      </w:r>
    </w:p>
    <w:p w14:paraId="096995C2" w14:textId="77777777" w:rsidR="00636EAD" w:rsidRPr="00E7628F" w:rsidRDefault="00636EAD" w:rsidP="00636EAD">
      <w:pPr>
        <w:spacing w:after="0" w:line="240" w:lineRule="auto"/>
        <w:jc w:val="both"/>
        <w:rPr>
          <w:rFonts w:ascii="Cambria" w:hAnsi="Cambria"/>
          <w:sz w:val="20"/>
          <w:szCs w:val="20"/>
        </w:rPr>
      </w:pPr>
    </w:p>
    <w:p w14:paraId="5572D51F" w14:textId="3E1A9E2E" w:rsidR="00992FDD" w:rsidRPr="00E7628F" w:rsidRDefault="00000000" w:rsidP="00636EAD">
      <w:pPr>
        <w:spacing w:after="0" w:line="240" w:lineRule="auto"/>
        <w:ind w:firstLine="720"/>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992FDD" w:rsidRPr="00E7628F">
        <w:rPr>
          <w:rFonts w:ascii="Cambria" w:eastAsia="Times New Roman" w:hAnsi="Cambria"/>
          <w:sz w:val="20"/>
          <w:szCs w:val="20"/>
        </w:rPr>
        <w:t xml:space="preserve"> </w:t>
      </w:r>
      <w:r w:rsidR="00992FDD" w:rsidRPr="00E7628F">
        <w:rPr>
          <w:rFonts w:ascii="Cambria" w:eastAsia="Times New Roman" w:hAnsi="Cambria"/>
          <w:sz w:val="20"/>
          <w:szCs w:val="20"/>
        </w:rPr>
        <w:tab/>
      </w:r>
      <w:r w:rsidR="00992FDD" w:rsidRPr="00E7628F">
        <w:rPr>
          <w:rFonts w:ascii="Cambria" w:eastAsia="Times New Roman" w:hAnsi="Cambria"/>
          <w:sz w:val="20"/>
          <w:szCs w:val="20"/>
        </w:rPr>
        <w:tab/>
      </w:r>
      <w:r w:rsidR="00636EAD">
        <w:rPr>
          <w:rFonts w:ascii="Cambria" w:eastAsia="Times New Roman" w:hAnsi="Cambria"/>
          <w:sz w:val="20"/>
          <w:szCs w:val="20"/>
        </w:rPr>
        <w:tab/>
      </w:r>
      <w:r w:rsidR="00992FDD" w:rsidRPr="00E7628F">
        <w:rPr>
          <w:rFonts w:ascii="Cambria" w:eastAsia="Times New Roman" w:hAnsi="Cambria"/>
          <w:sz w:val="20"/>
          <w:szCs w:val="20"/>
        </w:rPr>
        <w:tab/>
      </w:r>
      <w:r w:rsidR="00992FDD" w:rsidRPr="00E7628F">
        <w:rPr>
          <w:rFonts w:ascii="Cambria" w:eastAsia="Times New Roman" w:hAnsi="Cambria"/>
          <w:sz w:val="20"/>
          <w:szCs w:val="20"/>
        </w:rPr>
        <w:tab/>
        <w:t>(</w:t>
      </w:r>
      <w:r w:rsidR="00152BC1" w:rsidRPr="00E7628F">
        <w:rPr>
          <w:rFonts w:ascii="Cambria" w:eastAsia="Times New Roman" w:hAnsi="Cambria"/>
          <w:sz w:val="20"/>
          <w:szCs w:val="20"/>
        </w:rPr>
        <w:t>7</w:t>
      </w:r>
      <w:r w:rsidR="00992FDD" w:rsidRPr="00E7628F">
        <w:rPr>
          <w:rFonts w:ascii="Cambria" w:eastAsia="Times New Roman" w:hAnsi="Cambria"/>
          <w:sz w:val="20"/>
          <w:szCs w:val="20"/>
        </w:rPr>
        <w:t>.</w:t>
      </w:r>
      <w:r w:rsidR="00152BC1" w:rsidRPr="00E7628F">
        <w:rPr>
          <w:rFonts w:ascii="Cambria" w:eastAsia="Times New Roman" w:hAnsi="Cambria"/>
          <w:sz w:val="20"/>
          <w:szCs w:val="20"/>
        </w:rPr>
        <w:t>5</w:t>
      </w:r>
      <w:r w:rsidR="00992FDD" w:rsidRPr="00E7628F">
        <w:rPr>
          <w:rFonts w:ascii="Cambria" w:eastAsia="Times New Roman" w:hAnsi="Cambria"/>
          <w:sz w:val="20"/>
          <w:szCs w:val="20"/>
        </w:rPr>
        <w:t>)</w:t>
      </w:r>
    </w:p>
    <w:p w14:paraId="505CECF7" w14:textId="77777777" w:rsidR="00636EAD" w:rsidRDefault="00636EAD" w:rsidP="00636EAD">
      <w:pPr>
        <w:spacing w:after="0" w:line="240" w:lineRule="auto"/>
        <w:rPr>
          <w:rFonts w:ascii="Cambria" w:hAnsi="Cambria"/>
          <w:sz w:val="20"/>
          <w:szCs w:val="20"/>
        </w:rPr>
      </w:pPr>
    </w:p>
    <w:p w14:paraId="5545395F" w14:textId="7417CE94" w:rsidR="00AF1810" w:rsidRPr="00E7628F" w:rsidRDefault="00992FDD" w:rsidP="00636EAD">
      <w:pPr>
        <w:spacing w:after="0" w:line="240" w:lineRule="auto"/>
        <w:rPr>
          <w:rFonts w:ascii="Cambria" w:hAnsi="Cambria"/>
          <w:sz w:val="20"/>
          <w:szCs w:val="20"/>
        </w:rPr>
      </w:pPr>
      <w:r w:rsidRPr="00E7628F">
        <w:rPr>
          <w:rFonts w:ascii="Cambria" w:hAnsi="Cambria"/>
          <w:sz w:val="20"/>
          <w:szCs w:val="20"/>
        </w:rPr>
        <w:t xml:space="preserve">For all subsequent projection years </w:t>
      </w:r>
      <w:r w:rsidR="00AF1810" w:rsidRPr="00E7628F">
        <w:rPr>
          <w:rFonts w:ascii="Cambria" w:hAnsi="Cambria"/>
          <w:sz w:val="20"/>
          <w:szCs w:val="20"/>
        </w:rPr>
        <w:t>autocorrelated residuals are calculated by:</w:t>
      </w:r>
    </w:p>
    <w:p w14:paraId="2A61C629" w14:textId="77777777" w:rsidR="00636EAD" w:rsidRDefault="00636EAD" w:rsidP="00636EAD">
      <w:pPr>
        <w:spacing w:after="0" w:line="240" w:lineRule="auto"/>
        <w:ind w:firstLine="576"/>
        <w:rPr>
          <w:rFonts w:ascii="Cambria" w:hAnsi="Cambria"/>
          <w:sz w:val="20"/>
          <w:szCs w:val="20"/>
        </w:rPr>
      </w:pPr>
    </w:p>
    <w:p w14:paraId="5BB6D624" w14:textId="2E9DB87D" w:rsidR="00AF1810" w:rsidRPr="00E7628F" w:rsidRDefault="00000000" w:rsidP="00636EAD">
      <w:pPr>
        <w:spacing w:after="0" w:line="240" w:lineRule="auto"/>
        <w:ind w:firstLine="576"/>
        <w:rPr>
          <w:rFonts w:ascii="Cambria" w:eastAsia="Times New Roman"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i,y-1,j</m:t>
            </m:r>
          </m:sub>
        </m:sSub>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1-</m:t>
            </m:r>
            <m:sSup>
              <m:sSupPr>
                <m:ctrlPr>
                  <w:rPr>
                    <w:rFonts w:ascii="Cambria Math" w:hAnsi="Cambria Math"/>
                    <w:i/>
                    <w:sz w:val="20"/>
                    <w:szCs w:val="20"/>
                  </w:rPr>
                </m:ctrlPr>
              </m:sSupPr>
              <m:e>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sup>
                <m:r>
                  <w:rPr>
                    <w:rFonts w:ascii="Cambria Math" w:hAnsi="Cambria Math"/>
                    <w:sz w:val="20"/>
                    <w:szCs w:val="20"/>
                  </w:rPr>
                  <m:t>2</m:t>
                </m:r>
              </m:sup>
            </m:sSup>
          </m:e>
        </m:rad>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U,i,y,j</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m:t>
                </m:r>
              </m:sub>
            </m:sSub>
          </m:e>
        </m:d>
        <m:d>
          <m:dPr>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i</m:t>
                </m:r>
              </m:sub>
              <m:sup>
                <m:r>
                  <w:rPr>
                    <w:rFonts w:ascii="Cambria Math" w:hAnsi="Cambria Math"/>
                    <w:sz w:val="20"/>
                    <w:szCs w:val="20"/>
                  </w:rPr>
                  <m:t>2</m:t>
                </m:r>
              </m:sup>
            </m:sSubSup>
          </m:e>
        </m:d>
        <m:r>
          <w:rPr>
            <w:rFonts w:ascii="Cambria Math" w:hAnsi="Cambria Math"/>
            <w:sz w:val="20"/>
            <w:szCs w:val="20"/>
          </w:rPr>
          <m:t>/2</m:t>
        </m:r>
      </m:oMath>
      <w:r w:rsidR="00AF1810" w:rsidRPr="00E7628F">
        <w:rPr>
          <w:rFonts w:ascii="Cambria" w:eastAsia="Times New Roman" w:hAnsi="Cambria"/>
          <w:sz w:val="20"/>
          <w:szCs w:val="20"/>
        </w:rPr>
        <w:t xml:space="preserve"> </w:t>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AF1810" w:rsidRPr="00E7628F">
        <w:rPr>
          <w:rFonts w:ascii="Cambria" w:eastAsia="Times New Roman" w:hAnsi="Cambria"/>
          <w:sz w:val="20"/>
          <w:szCs w:val="20"/>
        </w:rPr>
        <w:tab/>
      </w:r>
      <w:r w:rsidR="00636EAD">
        <w:rPr>
          <w:rFonts w:ascii="Cambria" w:eastAsia="Times New Roman" w:hAnsi="Cambria"/>
          <w:sz w:val="20"/>
          <w:szCs w:val="20"/>
        </w:rPr>
        <w:tab/>
      </w:r>
      <w:r w:rsidR="00636EAD">
        <w:rPr>
          <w:rFonts w:ascii="Cambria" w:eastAsia="Times New Roman" w:hAnsi="Cambria"/>
          <w:sz w:val="20"/>
          <w:szCs w:val="20"/>
        </w:rPr>
        <w:tab/>
      </w:r>
      <w:r w:rsidR="00AF1810" w:rsidRPr="00E7628F">
        <w:rPr>
          <w:rFonts w:ascii="Cambria" w:eastAsia="Times New Roman" w:hAnsi="Cambria"/>
          <w:sz w:val="20"/>
          <w:szCs w:val="20"/>
        </w:rPr>
        <w:tab/>
      </w:r>
      <w:r w:rsidR="00B66990" w:rsidRPr="00E7628F">
        <w:rPr>
          <w:rFonts w:ascii="Cambria" w:eastAsia="Times New Roman" w:hAnsi="Cambria"/>
          <w:sz w:val="20"/>
          <w:szCs w:val="20"/>
        </w:rPr>
        <w:t>(</w:t>
      </w:r>
      <w:r w:rsidR="00152BC1" w:rsidRPr="00E7628F">
        <w:rPr>
          <w:rFonts w:ascii="Cambria" w:eastAsia="Times New Roman" w:hAnsi="Cambria"/>
          <w:sz w:val="20"/>
          <w:szCs w:val="20"/>
        </w:rPr>
        <w:t>7</w:t>
      </w:r>
      <w:r w:rsidR="00B66990" w:rsidRPr="00E7628F">
        <w:rPr>
          <w:rFonts w:ascii="Cambria" w:eastAsia="Times New Roman" w:hAnsi="Cambria"/>
          <w:sz w:val="20"/>
          <w:szCs w:val="20"/>
        </w:rPr>
        <w:t>.</w:t>
      </w:r>
      <w:r w:rsidR="00152BC1" w:rsidRPr="00E7628F">
        <w:rPr>
          <w:rFonts w:ascii="Cambria" w:eastAsia="Times New Roman" w:hAnsi="Cambria"/>
          <w:sz w:val="20"/>
          <w:szCs w:val="20"/>
        </w:rPr>
        <w:t>6</w:t>
      </w:r>
      <w:r w:rsidR="00B66990" w:rsidRPr="00E7628F">
        <w:rPr>
          <w:rFonts w:ascii="Cambria" w:eastAsia="Times New Roman" w:hAnsi="Cambria"/>
          <w:sz w:val="20"/>
          <w:szCs w:val="20"/>
        </w:rPr>
        <w:t>)</w:t>
      </w:r>
    </w:p>
    <w:bookmarkEnd w:id="102"/>
    <w:p w14:paraId="6A508552" w14:textId="77777777" w:rsidR="00636EAD" w:rsidRDefault="00636EAD" w:rsidP="00636EAD">
      <w:pPr>
        <w:spacing w:after="0" w:line="240" w:lineRule="auto"/>
        <w:jc w:val="both"/>
        <w:rPr>
          <w:rFonts w:ascii="Cambria" w:hAnsi="Cambria"/>
          <w:sz w:val="20"/>
          <w:szCs w:val="20"/>
          <w:lang w:val="en-ZA"/>
        </w:rPr>
      </w:pPr>
    </w:p>
    <w:p w14:paraId="4E3D38CB" w14:textId="4A79F9EC" w:rsidR="00210C37" w:rsidRDefault="00B66990" w:rsidP="00636EAD">
      <w:pPr>
        <w:spacing w:after="0" w:line="240" w:lineRule="auto"/>
        <w:jc w:val="both"/>
        <w:rPr>
          <w:rFonts w:ascii="Cambria" w:hAnsi="Cambria"/>
          <w:sz w:val="20"/>
          <w:szCs w:val="20"/>
          <w:lang w:val="en-ZA"/>
        </w:rPr>
      </w:pPr>
      <w:r w:rsidRPr="00E7628F">
        <w:rPr>
          <w:rFonts w:ascii="Cambria" w:hAnsi="Cambria"/>
          <w:sz w:val="20"/>
          <w:szCs w:val="20"/>
          <w:lang w:val="en-ZA"/>
        </w:rPr>
        <w:t>In the second situation</w:t>
      </w:r>
      <w:r w:rsidR="00BD3DE2" w:rsidRPr="00E7628F">
        <w:rPr>
          <w:rFonts w:ascii="Cambria" w:hAnsi="Cambria"/>
          <w:sz w:val="20"/>
          <w:szCs w:val="20"/>
          <w:lang w:val="en-ZA"/>
        </w:rPr>
        <w:t xml:space="preserve"> where index observations have occurred after model fitting, residuals must be calculated for those observations </w:t>
      </w:r>
      <w:r w:rsidRPr="00E7628F">
        <w:rPr>
          <w:rFonts w:ascii="Cambria" w:hAnsi="Cambria"/>
          <w:sz w:val="20"/>
          <w:szCs w:val="20"/>
          <w:lang w:val="en-ZA"/>
        </w:rPr>
        <w:t xml:space="preserve">in order to calculate </w:t>
      </w:r>
      <w:r w:rsidR="00992FDD" w:rsidRPr="00E7628F">
        <w:rPr>
          <w:rFonts w:ascii="Cambria" w:hAnsi="Cambria"/>
          <w:sz w:val="20"/>
          <w:szCs w:val="20"/>
          <w:lang w:val="en-ZA"/>
        </w:rPr>
        <w:t xml:space="preserve">projected </w:t>
      </w:r>
      <w:r w:rsidRPr="00E7628F">
        <w:rPr>
          <w:rFonts w:ascii="Cambria" w:hAnsi="Cambria"/>
          <w:sz w:val="20"/>
          <w:szCs w:val="20"/>
          <w:lang w:val="en-ZA"/>
        </w:rPr>
        <w:t>autocorrelation</w:t>
      </w:r>
      <w:r w:rsidR="00992FDD" w:rsidRPr="00E7628F">
        <w:rPr>
          <w:rFonts w:ascii="Cambria" w:hAnsi="Cambria"/>
          <w:sz w:val="20"/>
          <w:szCs w:val="20"/>
          <w:lang w:val="en-ZA"/>
        </w:rPr>
        <w:t xml:space="preserve"> in residuals</w:t>
      </w:r>
      <w:r w:rsidR="00D61F99" w:rsidRPr="00E7628F">
        <w:rPr>
          <w:rFonts w:ascii="Cambria" w:hAnsi="Cambria"/>
          <w:sz w:val="20"/>
          <w:szCs w:val="20"/>
          <w:lang w:val="en-ZA"/>
        </w:rPr>
        <w:t xml:space="preserve"> correctly</w:t>
      </w:r>
      <w:r w:rsidRPr="00E7628F">
        <w:rPr>
          <w:rFonts w:ascii="Cambria" w:hAnsi="Cambria"/>
          <w:sz w:val="20"/>
          <w:szCs w:val="20"/>
          <w:lang w:val="en-ZA"/>
        </w:rPr>
        <w:t xml:space="preserve">. </w:t>
      </w:r>
      <w:r w:rsidR="00992FDD" w:rsidRPr="00E7628F">
        <w:rPr>
          <w:rFonts w:ascii="Cambria" w:hAnsi="Cambria"/>
          <w:sz w:val="20"/>
          <w:szCs w:val="20"/>
          <w:lang w:val="en-ZA"/>
        </w:rPr>
        <w:t xml:space="preserve">Since the residual error of these observations is now based on projected biomass subject to </w:t>
      </w:r>
      <w:r w:rsidR="0063792F" w:rsidRPr="00E7628F">
        <w:rPr>
          <w:rFonts w:ascii="Cambria" w:hAnsi="Cambria"/>
          <w:sz w:val="20"/>
          <w:szCs w:val="20"/>
          <w:lang w:val="en-ZA"/>
        </w:rPr>
        <w:t xml:space="preserve">simulation-specific </w:t>
      </w:r>
      <w:r w:rsidR="00992FDD" w:rsidRPr="00E7628F">
        <w:rPr>
          <w:rFonts w:ascii="Cambria" w:hAnsi="Cambria"/>
          <w:sz w:val="20"/>
          <w:szCs w:val="20"/>
          <w:lang w:val="en-ZA"/>
        </w:rPr>
        <w:t>process error</w:t>
      </w:r>
      <w:r w:rsidR="0063792F" w:rsidRPr="00E7628F">
        <w:rPr>
          <w:rFonts w:ascii="Cambria" w:hAnsi="Cambria"/>
          <w:sz w:val="20"/>
          <w:szCs w:val="20"/>
          <w:lang w:val="en-ZA"/>
        </w:rPr>
        <w:t>s,</w:t>
      </w:r>
      <w:r w:rsidR="00992FDD" w:rsidRPr="00E7628F">
        <w:rPr>
          <w:rFonts w:ascii="Cambria" w:hAnsi="Cambria"/>
          <w:sz w:val="20"/>
          <w:szCs w:val="20"/>
          <w:lang w:val="en-ZA"/>
        </w:rPr>
        <w:t xml:space="preserve"> these residuals are calculated </w:t>
      </w:r>
      <w:r w:rsidR="00D61F99" w:rsidRPr="00E7628F">
        <w:rPr>
          <w:rFonts w:ascii="Cambria" w:hAnsi="Cambria"/>
          <w:sz w:val="20"/>
          <w:szCs w:val="20"/>
          <w:lang w:val="en-ZA"/>
        </w:rPr>
        <w:t>specific to each</w:t>
      </w:r>
      <w:r w:rsidR="00992FDD" w:rsidRPr="00E7628F">
        <w:rPr>
          <w:rFonts w:ascii="Cambria" w:hAnsi="Cambria"/>
          <w:sz w:val="20"/>
          <w:szCs w:val="20"/>
          <w:lang w:val="en-ZA"/>
        </w:rPr>
        <w:t xml:space="preserve"> simulation</w:t>
      </w:r>
      <w:r w:rsidR="00BD3DE2" w:rsidRPr="00E7628F">
        <w:rPr>
          <w:rFonts w:ascii="Cambria" w:hAnsi="Cambria"/>
          <w:sz w:val="20"/>
          <w:szCs w:val="20"/>
          <w:lang w:val="en-ZA"/>
        </w:rPr>
        <w:t xml:space="preserve"> </w:t>
      </w:r>
      <w:r w:rsidR="00BD3DE2" w:rsidRPr="00E7628F">
        <w:rPr>
          <w:rFonts w:ascii="Cambria" w:hAnsi="Cambria"/>
          <w:i/>
          <w:iCs/>
          <w:sz w:val="20"/>
          <w:szCs w:val="20"/>
          <w:lang w:val="en-ZA"/>
        </w:rPr>
        <w:t>j</w:t>
      </w:r>
      <w:r w:rsidR="00992FDD" w:rsidRPr="00E7628F">
        <w:rPr>
          <w:rFonts w:ascii="Cambria" w:hAnsi="Cambria"/>
          <w:sz w:val="20"/>
          <w:szCs w:val="20"/>
          <w:lang w:val="en-ZA"/>
        </w:rPr>
        <w:t>:</w:t>
      </w:r>
    </w:p>
    <w:p w14:paraId="4475B976" w14:textId="77777777" w:rsidR="00636EAD" w:rsidRPr="00E7628F" w:rsidRDefault="00636EAD" w:rsidP="00636EAD">
      <w:pPr>
        <w:spacing w:after="0" w:line="240" w:lineRule="auto"/>
        <w:jc w:val="both"/>
        <w:rPr>
          <w:rFonts w:ascii="Cambria" w:hAnsi="Cambria"/>
          <w:sz w:val="20"/>
          <w:szCs w:val="20"/>
          <w:lang w:val="en-ZA"/>
        </w:rPr>
      </w:pPr>
    </w:p>
    <w:p w14:paraId="1DB8A18F" w14:textId="11D50A20" w:rsidR="00992FDD" w:rsidRPr="00E7628F" w:rsidRDefault="00000000" w:rsidP="00636EAD">
      <w:pPr>
        <w:spacing w:after="0" w:line="240" w:lineRule="auto"/>
        <w:ind w:firstLine="720"/>
        <w:jc w:val="both"/>
        <w:rPr>
          <w:rFonts w:ascii="Cambria" w:hAnsi="Cambria"/>
          <w:sz w:val="20"/>
          <w:szCs w:val="20"/>
        </w:rPr>
      </w:pPr>
      <m:oMath>
        <m:sSub>
          <m:sSubPr>
            <m:ctrlPr>
              <w:rPr>
                <w:rFonts w:ascii="Cambria Math" w:hAnsi="Cambria Math"/>
                <w:i/>
                <w:sz w:val="20"/>
                <w:szCs w:val="20"/>
              </w:rPr>
            </m:ctrlPr>
          </m:sSubPr>
          <m:e>
            <m:r>
              <w:rPr>
                <w:rFonts w:ascii="Cambria Math" w:hAnsi="Cambria Math"/>
                <w:sz w:val="20"/>
                <w:szCs w:val="20"/>
              </w:rPr>
              <m:t>ε</m:t>
            </m:r>
          </m:e>
          <m:sub>
            <m:r>
              <w:rPr>
                <w:rFonts w:ascii="Cambria Math" w:hAnsi="Cambria Math"/>
                <w:sz w:val="20"/>
                <w:szCs w:val="20"/>
              </w:rPr>
              <m:t>i,y,j</m:t>
            </m:r>
          </m:sub>
        </m:sSub>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I</m:t>
                </m:r>
              </m:e>
              <m:sub>
                <m:r>
                  <w:rPr>
                    <w:rFonts w:ascii="Cambria Math" w:hAnsi="Cambria Math"/>
                    <w:sz w:val="20"/>
                    <w:szCs w:val="20"/>
                  </w:rPr>
                  <m:t>i,y</m:t>
                </m:r>
              </m:sub>
            </m:sSub>
          </m:e>
        </m:d>
        <m:r>
          <w:rPr>
            <w:rFonts w:ascii="Cambria Math" w:hAnsi="Cambria Math"/>
            <w:sz w:val="20"/>
            <w:szCs w:val="20"/>
          </w:rPr>
          <m:t>-ln</m:t>
        </m:r>
        <m:d>
          <m:dPr>
            <m:ctrlPr>
              <w:rPr>
                <w:rFonts w:ascii="Cambria Math" w:hAnsi="Cambria Math"/>
                <w:i/>
                <w:sz w:val="20"/>
                <w:szCs w:val="20"/>
              </w:rPr>
            </m:ctrlPr>
          </m:dPr>
          <m:e>
            <m:sSub>
              <m:sSubPr>
                <m:ctrlPr>
                  <w:rPr>
                    <w:rFonts w:ascii="Cambria Math" w:hAnsi="Cambria Math"/>
                    <w:i/>
                    <w:sz w:val="20"/>
                    <w:szCs w:val="20"/>
                  </w:rPr>
                </m:ctrlPr>
              </m:sSubPr>
              <m:e>
                <m:acc>
                  <m:accPr>
                    <m:ctrlPr>
                      <w:rPr>
                        <w:rFonts w:ascii="Cambria Math" w:hAnsi="Cambria Math"/>
                        <w:i/>
                        <w:sz w:val="20"/>
                        <w:szCs w:val="20"/>
                      </w:rPr>
                    </m:ctrlPr>
                  </m:accPr>
                  <m:e>
                    <m:r>
                      <w:rPr>
                        <w:rFonts w:ascii="Cambria Math" w:hAnsi="Cambria Math"/>
                        <w:sz w:val="20"/>
                        <w:szCs w:val="20"/>
                      </w:rPr>
                      <m:t>I</m:t>
                    </m:r>
                  </m:e>
                </m:acc>
              </m:e>
              <m:sub>
                <m:r>
                  <w:rPr>
                    <w:rFonts w:ascii="Cambria Math" w:hAnsi="Cambria Math"/>
                    <w:sz w:val="20"/>
                    <w:szCs w:val="20"/>
                  </w:rPr>
                  <m:t>i,y,j</m:t>
                </m:r>
              </m:sub>
            </m:sSub>
          </m:e>
        </m:d>
        <m:r>
          <w:rPr>
            <w:rFonts w:ascii="Cambria Math" w:hAnsi="Cambria Math"/>
            <w:sz w:val="20"/>
            <w:szCs w:val="20"/>
          </w:rPr>
          <m:t xml:space="preserve"> </m:t>
        </m:r>
      </m:oMath>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i/>
          <w:sz w:val="20"/>
          <w:szCs w:val="20"/>
        </w:rPr>
        <w:tab/>
      </w:r>
      <w:r w:rsidR="00992FDD" w:rsidRPr="00E7628F">
        <w:rPr>
          <w:rFonts w:ascii="Cambria" w:hAnsi="Cambria"/>
          <w:sz w:val="20"/>
          <w:szCs w:val="20"/>
        </w:rPr>
        <w:t>(</w:t>
      </w:r>
      <w:r w:rsidR="00152BC1" w:rsidRPr="00E7628F">
        <w:rPr>
          <w:rFonts w:ascii="Cambria" w:hAnsi="Cambria"/>
          <w:sz w:val="20"/>
          <w:szCs w:val="20"/>
        </w:rPr>
        <w:t>7.7</w:t>
      </w:r>
      <w:r w:rsidR="00992FDD" w:rsidRPr="00E7628F">
        <w:rPr>
          <w:rFonts w:ascii="Cambria" w:hAnsi="Cambria"/>
          <w:sz w:val="20"/>
          <w:szCs w:val="20"/>
        </w:rPr>
        <w:t>)</w:t>
      </w:r>
    </w:p>
    <w:p w14:paraId="32A04B6A" w14:textId="77777777" w:rsidR="00636EAD" w:rsidRDefault="00636EAD" w:rsidP="00636EAD">
      <w:pPr>
        <w:spacing w:after="0" w:line="240" w:lineRule="auto"/>
        <w:jc w:val="both"/>
        <w:rPr>
          <w:rFonts w:ascii="Cambria" w:hAnsi="Cambria"/>
          <w:sz w:val="20"/>
          <w:szCs w:val="20"/>
          <w:lang w:val="en-ZA"/>
        </w:rPr>
      </w:pPr>
    </w:p>
    <w:p w14:paraId="4D9DF1DA" w14:textId="1010F169" w:rsidR="00992FDD" w:rsidRDefault="007653F8" w:rsidP="00636EAD">
      <w:pPr>
        <w:spacing w:after="0" w:line="240" w:lineRule="auto"/>
        <w:jc w:val="both"/>
        <w:rPr>
          <w:rFonts w:ascii="Cambria" w:hAnsi="Cambria"/>
          <w:sz w:val="20"/>
          <w:szCs w:val="20"/>
          <w:lang w:val="en-ZA"/>
        </w:rPr>
      </w:pPr>
      <w:r w:rsidRPr="00E7628F">
        <w:rPr>
          <w:rFonts w:ascii="Cambria" w:hAnsi="Cambria"/>
          <w:sz w:val="20"/>
          <w:szCs w:val="20"/>
          <w:lang w:val="en-ZA"/>
        </w:rPr>
        <w:t xml:space="preserve">Then, for subsequent </w:t>
      </w:r>
      <w:r w:rsidR="0063792F" w:rsidRPr="00E7628F">
        <w:rPr>
          <w:rFonts w:ascii="Cambria" w:hAnsi="Cambria"/>
          <w:sz w:val="20"/>
          <w:szCs w:val="20"/>
          <w:lang w:val="en-ZA"/>
        </w:rPr>
        <w:t xml:space="preserve">projection years after </w:t>
      </w:r>
      <w:r w:rsidRPr="00E7628F">
        <w:rPr>
          <w:rFonts w:ascii="Cambria" w:hAnsi="Cambria"/>
          <w:sz w:val="20"/>
          <w:szCs w:val="20"/>
          <w:lang w:val="en-ZA"/>
        </w:rPr>
        <w:t>the last observation (2019</w:t>
      </w:r>
      <w:r w:rsidR="00D61F99" w:rsidRPr="00E7628F">
        <w:rPr>
          <w:rFonts w:ascii="Cambria" w:hAnsi="Cambria"/>
          <w:sz w:val="20"/>
          <w:szCs w:val="20"/>
          <w:lang w:val="en-ZA"/>
        </w:rPr>
        <w:t xml:space="preserve"> or before</w:t>
      </w:r>
      <w:r w:rsidRPr="00E7628F">
        <w:rPr>
          <w:rFonts w:ascii="Cambria" w:hAnsi="Cambria"/>
          <w:sz w:val="20"/>
          <w:szCs w:val="20"/>
          <w:lang w:val="en-ZA"/>
        </w:rPr>
        <w:t>)</w:t>
      </w:r>
      <w:r w:rsidR="003B1A75" w:rsidRPr="00E7628F">
        <w:rPr>
          <w:rFonts w:ascii="Cambria" w:hAnsi="Cambria"/>
          <w:sz w:val="20"/>
          <w:szCs w:val="20"/>
          <w:lang w:val="en-ZA"/>
        </w:rPr>
        <w:t>,</w:t>
      </w:r>
      <w:r w:rsidR="0063792F" w:rsidRPr="00E7628F">
        <w:rPr>
          <w:rFonts w:ascii="Cambria" w:hAnsi="Cambria"/>
          <w:sz w:val="20"/>
          <w:szCs w:val="20"/>
          <w:lang w:val="en-ZA"/>
        </w:rPr>
        <w:t xml:space="preserve"> error terms </w:t>
      </w:r>
      <w:r w:rsidRPr="00E7628F">
        <w:rPr>
          <w:rFonts w:ascii="Cambria" w:hAnsi="Cambria"/>
          <w:sz w:val="20"/>
          <w:szCs w:val="20"/>
          <w:lang w:val="en-ZA"/>
        </w:rPr>
        <w:t>are</w:t>
      </w:r>
      <w:r w:rsidR="0063792F" w:rsidRPr="00E7628F">
        <w:rPr>
          <w:rFonts w:ascii="Cambria" w:hAnsi="Cambria"/>
          <w:sz w:val="20"/>
          <w:szCs w:val="20"/>
          <w:lang w:val="en-ZA"/>
        </w:rPr>
        <w:t xml:space="preserve"> calculated from </w:t>
      </w:r>
      <w:r w:rsidR="002C701A" w:rsidRPr="00E7628F">
        <w:rPr>
          <w:rFonts w:ascii="Cambria" w:hAnsi="Cambria"/>
          <w:sz w:val="20"/>
          <w:szCs w:val="20"/>
          <w:lang w:val="en-ZA"/>
        </w:rPr>
        <w:t>e</w:t>
      </w:r>
      <w:r w:rsidR="0063792F" w:rsidRPr="00E7628F">
        <w:rPr>
          <w:rFonts w:ascii="Cambria" w:hAnsi="Cambria"/>
          <w:sz w:val="20"/>
          <w:szCs w:val="20"/>
          <w:lang w:val="en-ZA"/>
        </w:rPr>
        <w:t xml:space="preserve">quation </w:t>
      </w:r>
      <w:r w:rsidR="00152BC1" w:rsidRPr="00E7628F">
        <w:rPr>
          <w:rFonts w:ascii="Cambria" w:hAnsi="Cambria"/>
          <w:sz w:val="20"/>
          <w:szCs w:val="20"/>
          <w:lang w:val="en-ZA"/>
        </w:rPr>
        <w:t>7</w:t>
      </w:r>
      <w:r w:rsidR="0063792F" w:rsidRPr="00E7628F">
        <w:rPr>
          <w:rFonts w:ascii="Cambria" w:hAnsi="Cambria"/>
          <w:sz w:val="20"/>
          <w:szCs w:val="20"/>
          <w:lang w:val="en-ZA"/>
        </w:rPr>
        <w:t>.</w:t>
      </w:r>
      <w:r w:rsidR="00152BC1" w:rsidRPr="00E7628F">
        <w:rPr>
          <w:rFonts w:ascii="Cambria" w:hAnsi="Cambria"/>
          <w:sz w:val="20"/>
          <w:szCs w:val="20"/>
          <w:lang w:val="en-ZA"/>
        </w:rPr>
        <w:t>6</w:t>
      </w:r>
      <w:r w:rsidR="0063792F" w:rsidRPr="00E7628F">
        <w:rPr>
          <w:rFonts w:ascii="Cambria" w:hAnsi="Cambria"/>
          <w:sz w:val="20"/>
          <w:szCs w:val="20"/>
          <w:lang w:val="en-ZA"/>
        </w:rPr>
        <w:t xml:space="preserve">. </w:t>
      </w:r>
    </w:p>
    <w:p w14:paraId="750A11E6" w14:textId="40771C08" w:rsidR="00636EAD" w:rsidRDefault="00636EAD" w:rsidP="00636EAD">
      <w:pPr>
        <w:spacing w:after="0" w:line="240" w:lineRule="auto"/>
        <w:jc w:val="both"/>
        <w:rPr>
          <w:rFonts w:ascii="Cambria" w:hAnsi="Cambria"/>
          <w:sz w:val="20"/>
          <w:szCs w:val="20"/>
          <w:lang w:val="en-ZA"/>
        </w:rPr>
      </w:pPr>
    </w:p>
    <w:p w14:paraId="347B4615" w14:textId="77777777" w:rsidR="00636EAD" w:rsidRPr="00E7628F" w:rsidRDefault="00636EAD" w:rsidP="00636EAD">
      <w:pPr>
        <w:spacing w:after="0" w:line="240" w:lineRule="auto"/>
        <w:jc w:val="both"/>
        <w:rPr>
          <w:rFonts w:ascii="Cambria" w:hAnsi="Cambria"/>
          <w:sz w:val="20"/>
          <w:szCs w:val="20"/>
          <w:lang w:val="en-ZA"/>
        </w:rPr>
      </w:pPr>
    </w:p>
    <w:p w14:paraId="59B0644F" w14:textId="0B10EB8D" w:rsidR="00EB14F1" w:rsidRDefault="00EB14F1" w:rsidP="00EB14F1">
      <w:pPr>
        <w:keepNext/>
        <w:keepLines/>
        <w:numPr>
          <w:ilvl w:val="2"/>
          <w:numId w:val="0"/>
        </w:numPr>
        <w:spacing w:after="0" w:line="240" w:lineRule="auto"/>
        <w:outlineLvl w:val="2"/>
        <w:rPr>
          <w:rFonts w:ascii="Cambria" w:eastAsia="MS Gothic" w:hAnsi="Cambria"/>
          <w:bCs/>
          <w:iCs/>
          <w:color w:val="000000"/>
          <w:sz w:val="20"/>
          <w:szCs w:val="20"/>
          <w:lang w:val="en-ZA" w:eastAsia="en-ZA"/>
        </w:rPr>
      </w:pPr>
      <w:bookmarkStart w:id="103" w:name="_Toc40101516"/>
      <w:bookmarkStart w:id="104" w:name="_Toc82063697"/>
      <w:bookmarkEnd w:id="103"/>
      <w:r>
        <w:rPr>
          <w:rFonts w:ascii="Cambria" w:eastAsia="MS Gothic" w:hAnsi="Cambria"/>
          <w:bCs/>
          <w:iCs/>
          <w:color w:val="000000"/>
          <w:sz w:val="20"/>
          <w:szCs w:val="20"/>
          <w:lang w:val="en-CA"/>
        </w:rPr>
        <w:t>7</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CA"/>
        </w:rPr>
        <w:t>6</w:t>
      </w:r>
      <w:r w:rsidRPr="00E60855">
        <w:rPr>
          <w:rFonts w:ascii="Cambria" w:eastAsia="MS Gothic" w:hAnsi="Cambria"/>
          <w:bCs/>
          <w:iCs/>
          <w:color w:val="000000"/>
          <w:sz w:val="20"/>
          <w:szCs w:val="20"/>
          <w:lang w:val="en-ZA" w:eastAsia="en-ZA"/>
        </w:rPr>
        <w:t xml:space="preserve"> </w:t>
      </w:r>
      <w:r>
        <w:rPr>
          <w:rFonts w:ascii="Cambria" w:eastAsia="MS Gothic" w:hAnsi="Cambria"/>
          <w:bCs/>
          <w:iCs/>
          <w:color w:val="000000"/>
          <w:sz w:val="20"/>
          <w:szCs w:val="20"/>
          <w:lang w:val="en-ZA" w:eastAsia="en-ZA"/>
        </w:rPr>
        <w:t>Stochastic versus deterministic projections</w:t>
      </w:r>
      <w:bookmarkEnd w:id="104"/>
    </w:p>
    <w:p w14:paraId="7846EDF6" w14:textId="5423E1BD" w:rsidR="00EB14F1" w:rsidRPr="00EB14F1" w:rsidRDefault="00EB14F1" w:rsidP="00EB14F1">
      <w:pPr>
        <w:rPr>
          <w:rFonts w:ascii="Cambria" w:hAnsi="Cambria"/>
          <w:sz w:val="20"/>
          <w:szCs w:val="20"/>
          <w:lang w:val="en-ZA" w:eastAsia="en-ZA"/>
        </w:rPr>
      </w:pPr>
    </w:p>
    <w:p w14:paraId="3941E2EA" w14:textId="77777777" w:rsidR="00EB14F1" w:rsidRDefault="00EB14F1" w:rsidP="00EB14F1">
      <w:pPr>
        <w:rPr>
          <w:rFonts w:ascii="Cambria" w:hAnsi="Cambria"/>
          <w:sz w:val="20"/>
          <w:szCs w:val="20"/>
          <w:lang w:val="en-ZA" w:eastAsia="en-ZA"/>
        </w:rPr>
      </w:pPr>
      <w:r w:rsidRPr="00EB14F1">
        <w:rPr>
          <w:rFonts w:ascii="Cambria" w:hAnsi="Cambria"/>
          <w:sz w:val="20"/>
          <w:szCs w:val="20"/>
          <w:lang w:val="en-ZA" w:eastAsia="en-ZA"/>
        </w:rPr>
        <w:t xml:space="preserve">The ABTMSE R package includes both stochastic and deterministic </w:t>
      </w:r>
      <w:r>
        <w:rPr>
          <w:rFonts w:ascii="Cambria" w:hAnsi="Cambria"/>
          <w:sz w:val="20"/>
          <w:szCs w:val="20"/>
          <w:lang w:val="en-ZA" w:eastAsia="en-ZA"/>
        </w:rPr>
        <w:t xml:space="preserve">operating models (OMs). </w:t>
      </w:r>
    </w:p>
    <w:p w14:paraId="7F97F4BC" w14:textId="2FAB06A5" w:rsid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deterministic OMs differ from stochastic OMs in that they do not include stochasticity in recruitment or in the generation of error in observations of catches and indices. Since they do not vary for a specific OM, there is only one simulation in each deterministic OM (the stochastic OMs contain 48 simulations). The role of the deterministic OMs is to provide a rapid check of candidate management procedure (CMP) performance, on the ground that a CMP that does not perform well under deterministic conditions is unlikely to perform well in stochastic projections. </w:t>
      </w:r>
    </w:p>
    <w:p w14:paraId="4F2AC766" w14:textId="5B34C40E" w:rsidR="00EB14F1" w:rsidRPr="00EB14F1" w:rsidRDefault="00EB14F1" w:rsidP="00EB14F1">
      <w:pPr>
        <w:rPr>
          <w:rFonts w:ascii="Cambria" w:hAnsi="Cambria"/>
          <w:sz w:val="20"/>
          <w:szCs w:val="20"/>
          <w:lang w:val="en-ZA" w:eastAsia="en-ZA"/>
        </w:rPr>
      </w:pPr>
      <w:r>
        <w:rPr>
          <w:rFonts w:ascii="Cambria" w:hAnsi="Cambria"/>
          <w:sz w:val="20"/>
          <w:szCs w:val="20"/>
          <w:lang w:val="en-ZA" w:eastAsia="en-ZA"/>
        </w:rPr>
        <w:t xml:space="preserve">The stochastic OMs are intended to be the primary basis for the calculation and presentation of CMP performance. </w:t>
      </w:r>
    </w:p>
    <w:p w14:paraId="60FBB7BD" w14:textId="33C4C180" w:rsidR="00EB14F1" w:rsidRDefault="00EB14F1" w:rsidP="00EB14F1">
      <w:pPr>
        <w:rPr>
          <w:lang w:val="en-ZA" w:eastAsia="en-ZA"/>
        </w:rPr>
      </w:pPr>
    </w:p>
    <w:p w14:paraId="1E401E4C" w14:textId="77777777" w:rsidR="00EB14F1" w:rsidRPr="00E7628F" w:rsidRDefault="00EB14F1" w:rsidP="00EB14F1">
      <w:pPr>
        <w:keepNext/>
        <w:keepLines/>
        <w:numPr>
          <w:ilvl w:val="2"/>
          <w:numId w:val="0"/>
        </w:numPr>
        <w:spacing w:after="0" w:line="240" w:lineRule="auto"/>
        <w:outlineLvl w:val="2"/>
        <w:rPr>
          <w:rFonts w:ascii="Cambria" w:eastAsia="MS Gothic" w:hAnsi="Cambria"/>
          <w:i/>
          <w:color w:val="000000"/>
          <w:sz w:val="20"/>
          <w:szCs w:val="20"/>
          <w:lang w:val="en-CA"/>
        </w:rPr>
      </w:pPr>
    </w:p>
    <w:p w14:paraId="5BD60418" w14:textId="7548C657" w:rsidR="007C0604" w:rsidRDefault="007C0604" w:rsidP="00EB14F1">
      <w:pPr>
        <w:pStyle w:val="Heading2"/>
        <w:numPr>
          <w:ilvl w:val="0"/>
          <w:numId w:val="0"/>
        </w:numPr>
        <w:ind w:left="576" w:hanging="576"/>
      </w:pPr>
      <w:r>
        <w:br w:type="page"/>
      </w:r>
    </w:p>
    <w:p w14:paraId="241FDAEA" w14:textId="5FABC5F4" w:rsidR="000C2DB3" w:rsidRDefault="000C2DB3" w:rsidP="00636EAD">
      <w:pPr>
        <w:pStyle w:val="Heading1"/>
        <w:spacing w:before="0" w:line="240" w:lineRule="auto"/>
        <w:rPr>
          <w:rFonts w:ascii="Cambria" w:hAnsi="Cambria"/>
          <w:sz w:val="20"/>
          <w:szCs w:val="20"/>
        </w:rPr>
      </w:pPr>
      <w:bookmarkStart w:id="105" w:name="_Toc82063698"/>
      <w:r w:rsidRPr="00E7628F">
        <w:rPr>
          <w:rFonts w:ascii="Cambria" w:hAnsi="Cambria"/>
          <w:sz w:val="20"/>
          <w:szCs w:val="20"/>
        </w:rPr>
        <w:lastRenderedPageBreak/>
        <w:t>PARAMETERS AND CONDITIONING OF OPERATING MODELS</w:t>
      </w:r>
      <w:bookmarkEnd w:id="105"/>
    </w:p>
    <w:p w14:paraId="7BCFA776" w14:textId="2A62B787" w:rsidR="00636EAD" w:rsidRDefault="00636EAD" w:rsidP="00636EAD">
      <w:pPr>
        <w:spacing w:after="0" w:line="240" w:lineRule="auto"/>
        <w:rPr>
          <w:lang w:val="en-CA"/>
        </w:rPr>
      </w:pPr>
    </w:p>
    <w:p w14:paraId="3B6EBB46" w14:textId="23FA3CA6" w:rsidR="00664F7A" w:rsidRPr="00664F7A" w:rsidRDefault="00664F7A" w:rsidP="00636EAD">
      <w:pPr>
        <w:keepNext/>
        <w:keepLines/>
        <w:numPr>
          <w:ilvl w:val="2"/>
          <w:numId w:val="0"/>
        </w:numPr>
        <w:spacing w:after="0" w:line="240" w:lineRule="auto"/>
        <w:outlineLvl w:val="2"/>
        <w:rPr>
          <w:rFonts w:ascii="Cambria" w:eastAsia="MS Gothic" w:hAnsi="Cambria"/>
          <w:i/>
          <w:color w:val="000000"/>
          <w:sz w:val="20"/>
          <w:szCs w:val="20"/>
          <w:lang w:val="en-CA"/>
        </w:rPr>
      </w:pPr>
      <w:bookmarkStart w:id="106" w:name="_Toc82063699"/>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sidRPr="00664F7A">
        <w:rPr>
          <w:rFonts w:ascii="Cambria" w:eastAsia="MS Gothic" w:hAnsi="Cambria"/>
          <w:bCs/>
          <w:iCs/>
          <w:color w:val="000000"/>
          <w:sz w:val="20"/>
          <w:szCs w:val="20"/>
          <w:lang w:val="en-ZA" w:eastAsia="en-ZA"/>
        </w:rPr>
        <w:t>1 Fixed parameters</w:t>
      </w:r>
      <w:bookmarkEnd w:id="106"/>
    </w:p>
    <w:p w14:paraId="11CA7047" w14:textId="2C8EAA2B" w:rsidR="00664F7A" w:rsidRDefault="00664F7A" w:rsidP="00664F7A">
      <w:pPr>
        <w:spacing w:after="0" w:line="240" w:lineRule="auto"/>
        <w:rPr>
          <w:rFonts w:ascii="Cambria" w:hAnsi="Cambria"/>
          <w:sz w:val="20"/>
          <w:szCs w:val="20"/>
          <w:lang w:val="en-CA"/>
        </w:rPr>
      </w:pPr>
    </w:p>
    <w:p w14:paraId="7822F734" w14:textId="584450C2" w:rsidR="003C2A99" w:rsidRDefault="003C2A99" w:rsidP="00664F7A">
      <w:pPr>
        <w:spacing w:after="0" w:line="240" w:lineRule="auto"/>
        <w:rPr>
          <w:rFonts w:ascii="Cambria" w:hAnsi="Cambria"/>
          <w:sz w:val="20"/>
          <w:szCs w:val="20"/>
          <w:lang w:val="en-CA"/>
        </w:rPr>
      </w:pPr>
      <w:r w:rsidRPr="003C2A99">
        <w:rPr>
          <w:rFonts w:ascii="Cambria" w:hAnsi="Cambria"/>
          <w:b/>
          <w:bCs/>
          <w:sz w:val="20"/>
          <w:szCs w:val="20"/>
          <w:lang w:val="en-CA"/>
        </w:rPr>
        <w:t>Table 8.1.</w:t>
      </w:r>
      <w:r w:rsidRPr="003C2A99">
        <w:rPr>
          <w:rFonts w:ascii="Cambria" w:hAnsi="Cambria"/>
          <w:sz w:val="20"/>
          <w:szCs w:val="20"/>
          <w:lang w:val="en-CA"/>
        </w:rPr>
        <w:t xml:space="preserve"> The parameters that are fixed (user specified).</w:t>
      </w:r>
    </w:p>
    <w:tbl>
      <w:tblPr>
        <w:tblW w:w="7013" w:type="dxa"/>
        <w:tblLook w:val="04A0" w:firstRow="1" w:lastRow="0" w:firstColumn="1" w:lastColumn="0" w:noHBand="0" w:noVBand="1"/>
      </w:tblPr>
      <w:tblGrid>
        <w:gridCol w:w="3233"/>
        <w:gridCol w:w="2700"/>
        <w:gridCol w:w="1080"/>
      </w:tblGrid>
      <w:tr w:rsidR="000C2DB3" w:rsidRPr="00E7628F" w14:paraId="42162EBC" w14:textId="77777777" w:rsidTr="00636EAD">
        <w:tc>
          <w:tcPr>
            <w:tcW w:w="3233" w:type="dxa"/>
            <w:tcBorders>
              <w:top w:val="single" w:sz="8" w:space="0" w:color="auto"/>
              <w:bottom w:val="single" w:sz="8" w:space="0" w:color="auto"/>
            </w:tcBorders>
            <w:shd w:val="clear" w:color="auto" w:fill="auto"/>
          </w:tcPr>
          <w:p w14:paraId="174A8BF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700" w:type="dxa"/>
            <w:tcBorders>
              <w:top w:val="single" w:sz="8" w:space="0" w:color="auto"/>
              <w:bottom w:val="single" w:sz="8" w:space="0" w:color="auto"/>
            </w:tcBorders>
            <w:shd w:val="clear" w:color="auto" w:fill="auto"/>
          </w:tcPr>
          <w:p w14:paraId="21E9269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080" w:type="dxa"/>
            <w:tcBorders>
              <w:top w:val="single" w:sz="8" w:space="0" w:color="auto"/>
              <w:bottom w:val="single" w:sz="8" w:space="0" w:color="auto"/>
            </w:tcBorders>
            <w:shd w:val="clear" w:color="auto" w:fill="auto"/>
          </w:tcPr>
          <w:p w14:paraId="0879C2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Symbol</w:t>
            </w:r>
          </w:p>
        </w:tc>
      </w:tr>
      <w:tr w:rsidR="000C2DB3" w:rsidRPr="00E7628F" w14:paraId="691C52EB" w14:textId="77777777" w:rsidTr="00636EAD">
        <w:tc>
          <w:tcPr>
            <w:tcW w:w="3233" w:type="dxa"/>
            <w:tcBorders>
              <w:top w:val="single" w:sz="8" w:space="0" w:color="auto"/>
            </w:tcBorders>
            <w:shd w:val="clear" w:color="auto" w:fill="auto"/>
          </w:tcPr>
          <w:p w14:paraId="680BBD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Steepness</w:t>
            </w:r>
          </w:p>
        </w:tc>
        <w:tc>
          <w:tcPr>
            <w:tcW w:w="2700" w:type="dxa"/>
            <w:tcBorders>
              <w:top w:val="single" w:sz="8" w:space="0" w:color="auto"/>
            </w:tcBorders>
            <w:shd w:val="clear" w:color="auto" w:fill="auto"/>
          </w:tcPr>
          <w:p w14:paraId="2562BAB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w:t>
            </w:r>
          </w:p>
        </w:tc>
        <w:tc>
          <w:tcPr>
            <w:tcW w:w="1080" w:type="dxa"/>
            <w:tcBorders>
              <w:top w:val="single" w:sz="8" w:space="0" w:color="auto"/>
            </w:tcBorders>
            <w:shd w:val="clear" w:color="auto" w:fill="auto"/>
          </w:tcPr>
          <w:p w14:paraId="57A17BEF" w14:textId="2BB2ED64"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H</w:t>
            </w:r>
          </w:p>
        </w:tc>
      </w:tr>
      <w:tr w:rsidR="000C2DB3" w:rsidRPr="00E7628F" w14:paraId="7E441125" w14:textId="77777777" w:rsidTr="00636EAD">
        <w:tc>
          <w:tcPr>
            <w:tcW w:w="3233" w:type="dxa"/>
            <w:shd w:val="clear" w:color="auto" w:fill="auto"/>
          </w:tcPr>
          <w:p w14:paraId="7EA5EC1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Maximum length</w:t>
            </w:r>
          </w:p>
        </w:tc>
        <w:tc>
          <w:tcPr>
            <w:tcW w:w="2700" w:type="dxa"/>
            <w:shd w:val="clear" w:color="auto" w:fill="auto"/>
          </w:tcPr>
          <w:p w14:paraId="3E5E3B31"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lang w:val="en-CA"/>
              </w:rPr>
              <w:t xml:space="preserve"> </w:t>
            </w:r>
          </w:p>
        </w:tc>
        <w:tc>
          <w:tcPr>
            <w:tcW w:w="1080" w:type="dxa"/>
            <w:shd w:val="clear" w:color="auto" w:fill="auto"/>
          </w:tcPr>
          <w:p w14:paraId="401199BF"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Linf</w:t>
            </w:r>
            <w:proofErr w:type="spellEnd"/>
          </w:p>
        </w:tc>
      </w:tr>
      <w:tr w:rsidR="000C2DB3" w:rsidRPr="00E7628F" w14:paraId="5CA47B54" w14:textId="77777777" w:rsidTr="00636EAD">
        <w:tc>
          <w:tcPr>
            <w:tcW w:w="3233" w:type="dxa"/>
            <w:shd w:val="clear" w:color="auto" w:fill="auto"/>
          </w:tcPr>
          <w:p w14:paraId="1452B3B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Growth rate</w:t>
            </w:r>
          </w:p>
        </w:tc>
        <w:tc>
          <w:tcPr>
            <w:tcW w:w="2700" w:type="dxa"/>
            <w:shd w:val="clear" w:color="auto" w:fill="auto"/>
          </w:tcPr>
          <w:p w14:paraId="43C4AC39"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6B0FEA82"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Κ</w:t>
            </w:r>
          </w:p>
        </w:tc>
      </w:tr>
      <w:tr w:rsidR="000C2DB3" w:rsidRPr="00E7628F" w14:paraId="6F8AB95F" w14:textId="77777777" w:rsidTr="00636EAD">
        <w:tc>
          <w:tcPr>
            <w:tcW w:w="3233" w:type="dxa"/>
            <w:shd w:val="clear" w:color="auto" w:fill="auto"/>
          </w:tcPr>
          <w:p w14:paraId="2D1C3A5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Age at length zero</w:t>
            </w:r>
          </w:p>
        </w:tc>
        <w:tc>
          <w:tcPr>
            <w:tcW w:w="2700" w:type="dxa"/>
            <w:shd w:val="clear" w:color="auto" w:fill="auto"/>
          </w:tcPr>
          <w:p w14:paraId="2EF6892D"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42F942F6"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t</w:t>
            </w:r>
            <w:r w:rsidRPr="00E7628F">
              <w:rPr>
                <w:rFonts w:ascii="Cambria" w:eastAsia="MS Mincho" w:hAnsi="Cambria"/>
                <w:i/>
                <w:sz w:val="20"/>
                <w:szCs w:val="20"/>
                <w:vertAlign w:val="subscript"/>
                <w:lang w:val="en-CA"/>
              </w:rPr>
              <w:t>0</w:t>
            </w:r>
          </w:p>
        </w:tc>
      </w:tr>
      <w:tr w:rsidR="000C2DB3" w:rsidRPr="00E7628F" w14:paraId="77BD6B14" w14:textId="77777777" w:rsidTr="00636EAD">
        <w:tc>
          <w:tcPr>
            <w:tcW w:w="3233" w:type="dxa"/>
            <w:shd w:val="clear" w:color="auto" w:fill="auto"/>
          </w:tcPr>
          <w:p w14:paraId="37F661D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Natural mortality rate at age</w:t>
            </w:r>
          </w:p>
        </w:tc>
        <w:tc>
          <w:tcPr>
            <w:tcW w:w="2700" w:type="dxa"/>
            <w:shd w:val="clear" w:color="auto" w:fill="auto"/>
          </w:tcPr>
          <w:p w14:paraId="0213E6A6" w14:textId="77777777" w:rsidR="000C2DB3" w:rsidRPr="00E7628F" w:rsidRDefault="000C2DB3" w:rsidP="00636EAD">
            <w:pPr>
              <w:keepNext/>
              <w:keepLines/>
              <w:spacing w:after="0" w:line="240" w:lineRule="auto"/>
              <w:rPr>
                <w:rFonts w:ascii="Cambria" w:eastAsia="MS Mincho" w:hAnsi="Cambria"/>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shd w:val="clear" w:color="auto" w:fill="auto"/>
          </w:tcPr>
          <w:p w14:paraId="50841F9B"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p>
        </w:tc>
      </w:tr>
      <w:tr w:rsidR="000C2DB3" w:rsidRPr="00E7628F" w14:paraId="5DA31F2A" w14:textId="77777777" w:rsidTr="00636EAD">
        <w:tc>
          <w:tcPr>
            <w:tcW w:w="3233" w:type="dxa"/>
            <w:shd w:val="clear" w:color="auto" w:fill="auto"/>
          </w:tcPr>
          <w:p w14:paraId="38C1D31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Selectivity of at least one fleet</w:t>
            </w:r>
          </w:p>
        </w:tc>
        <w:tc>
          <w:tcPr>
            <w:tcW w:w="2700" w:type="dxa"/>
            <w:shd w:val="clear" w:color="auto" w:fill="auto"/>
          </w:tcPr>
          <w:p w14:paraId="7ECB86F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2-3</w:t>
            </w:r>
          </w:p>
        </w:tc>
        <w:tc>
          <w:tcPr>
            <w:tcW w:w="1080" w:type="dxa"/>
            <w:shd w:val="clear" w:color="auto" w:fill="auto"/>
          </w:tcPr>
          <w:p w14:paraId="6106D19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Θ</w:t>
            </w:r>
          </w:p>
        </w:tc>
      </w:tr>
      <w:tr w:rsidR="000C2DB3" w:rsidRPr="00E7628F" w14:paraId="408637D5" w14:textId="77777777" w:rsidTr="00636EAD">
        <w:tc>
          <w:tcPr>
            <w:tcW w:w="3233" w:type="dxa"/>
            <w:tcBorders>
              <w:bottom w:val="single" w:sz="4" w:space="0" w:color="auto"/>
            </w:tcBorders>
            <w:shd w:val="clear" w:color="auto" w:fill="auto"/>
          </w:tcPr>
          <w:p w14:paraId="55EF6686"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Maturity at age</w:t>
            </w:r>
          </w:p>
        </w:tc>
        <w:tc>
          <w:tcPr>
            <w:tcW w:w="2700" w:type="dxa"/>
            <w:tcBorders>
              <w:bottom w:val="single" w:sz="4" w:space="0" w:color="auto"/>
            </w:tcBorders>
            <w:shd w:val="clear" w:color="auto" w:fill="auto"/>
          </w:tcPr>
          <w:p w14:paraId="5C3CFB78"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ages</w:t>
            </w:r>
            <w:proofErr w:type="spellEnd"/>
            <w:r w:rsidRPr="00E7628F">
              <w:rPr>
                <w:rFonts w:ascii="Cambria" w:eastAsia="MS Mincho" w:hAnsi="Cambria"/>
                <w:sz w:val="20"/>
                <w:szCs w:val="20"/>
                <w:lang w:val="en-CA"/>
              </w:rPr>
              <w:t xml:space="preserve">  ∙</w:t>
            </w:r>
            <w:proofErr w:type="gram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080" w:type="dxa"/>
            <w:tcBorders>
              <w:bottom w:val="single" w:sz="4" w:space="0" w:color="auto"/>
            </w:tcBorders>
            <w:shd w:val="clear" w:color="auto" w:fill="auto"/>
          </w:tcPr>
          <w:p w14:paraId="2A880DCD" w14:textId="4E3E7AC3" w:rsidR="000C2DB3" w:rsidRPr="00E7628F" w:rsidRDefault="00664F7A"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M</w:t>
            </w:r>
            <w:r w:rsidR="000C2DB3" w:rsidRPr="00E7628F">
              <w:rPr>
                <w:rFonts w:ascii="Cambria" w:eastAsia="MS Mincho" w:hAnsi="Cambria"/>
                <w:i/>
                <w:sz w:val="20"/>
                <w:szCs w:val="20"/>
                <w:lang w:val="en-CA"/>
              </w:rPr>
              <w:t>at</w:t>
            </w:r>
          </w:p>
        </w:tc>
      </w:tr>
    </w:tbl>
    <w:p w14:paraId="4ED92642" w14:textId="77777777" w:rsidR="00664F7A" w:rsidRDefault="00664F7A" w:rsidP="00636EAD">
      <w:pPr>
        <w:spacing w:after="0" w:line="240" w:lineRule="auto"/>
        <w:rPr>
          <w:rFonts w:ascii="Cambria" w:eastAsia="MS Mincho" w:hAnsi="Cambria"/>
          <w:b/>
          <w:bCs/>
          <w:sz w:val="20"/>
          <w:szCs w:val="20"/>
          <w:lang w:val="en-CA"/>
        </w:rPr>
      </w:pPr>
    </w:p>
    <w:p w14:paraId="660C331D" w14:textId="5EB3DA7B" w:rsidR="000C2DB3" w:rsidRPr="00E7628F" w:rsidRDefault="000C2DB3" w:rsidP="00636EAD">
      <w:pPr>
        <w:spacing w:after="0" w:line="240" w:lineRule="auto"/>
        <w:rPr>
          <w:rFonts w:ascii="Cambria" w:eastAsia="MS Mincho" w:hAnsi="Cambria"/>
          <w:b/>
          <w:i/>
          <w:color w:val="FF0000"/>
          <w:sz w:val="20"/>
          <w:szCs w:val="20"/>
          <w:lang w:val="en-CA"/>
        </w:rPr>
      </w:pPr>
      <w:r w:rsidRPr="00636EAD">
        <w:rPr>
          <w:rFonts w:ascii="Cambria" w:eastAsia="MS Mincho" w:hAnsi="Cambria"/>
          <w:b/>
          <w:bCs/>
          <w:sz w:val="20"/>
          <w:szCs w:val="20"/>
          <w:lang w:val="en-CA"/>
        </w:rPr>
        <w:t>Table 8.2.</w:t>
      </w:r>
      <w:r w:rsidRPr="00E7628F">
        <w:rPr>
          <w:rFonts w:ascii="Cambria" w:eastAsia="MS Mincho" w:hAnsi="Cambria"/>
          <w:sz w:val="20"/>
          <w:szCs w:val="20"/>
          <w:lang w:val="en-CA"/>
        </w:rPr>
        <w:t xml:space="preserve"> Parameter values of </w:t>
      </w:r>
      <w:r w:rsidR="00464EBF" w:rsidRPr="00E7628F">
        <w:rPr>
          <w:rFonts w:ascii="Cambria" w:eastAsia="MS Mincho" w:hAnsi="Cambria"/>
          <w:sz w:val="20"/>
          <w:szCs w:val="20"/>
          <w:lang w:val="en-CA"/>
        </w:rPr>
        <w:t xml:space="preserve">Reference </w:t>
      </w:r>
      <w:r w:rsidR="00885F09" w:rsidRPr="00E7628F">
        <w:rPr>
          <w:rFonts w:ascii="Cambria" w:eastAsia="MS Mincho" w:hAnsi="Cambria"/>
          <w:sz w:val="20"/>
          <w:szCs w:val="20"/>
          <w:lang w:val="en-CA"/>
        </w:rPr>
        <w:t xml:space="preserve">Grid </w:t>
      </w:r>
      <w:r w:rsidR="00464EBF" w:rsidRPr="00E7628F">
        <w:rPr>
          <w:rFonts w:ascii="Cambria" w:eastAsia="MS Mincho" w:hAnsi="Cambria"/>
          <w:sz w:val="20"/>
          <w:szCs w:val="20"/>
          <w:lang w:val="en-CA"/>
        </w:rPr>
        <w:t>OM</w:t>
      </w:r>
      <w:r w:rsidR="00885F09" w:rsidRPr="00E7628F">
        <w:rPr>
          <w:rFonts w:ascii="Cambria" w:eastAsia="MS Mincho" w:hAnsi="Cambria"/>
          <w:sz w:val="20"/>
          <w:szCs w:val="20"/>
          <w:lang w:val="en-CA"/>
        </w:rPr>
        <w:t>s</w:t>
      </w:r>
      <w:r w:rsidR="00664F7A">
        <w:rPr>
          <w:rFonts w:ascii="Cambria" w:eastAsia="MS Mincho" w:hAnsi="Cambria"/>
          <w:sz w:val="20"/>
          <w:szCs w:val="20"/>
          <w:lang w:val="en-CA"/>
        </w:rPr>
        <w:t>.</w:t>
      </w:r>
    </w:p>
    <w:tbl>
      <w:tblPr>
        <w:tblW w:w="9106" w:type="dxa"/>
        <w:tblInd w:w="-34" w:type="dxa"/>
        <w:tblLayout w:type="fixed"/>
        <w:tblLook w:val="04A0" w:firstRow="1" w:lastRow="0" w:firstColumn="1" w:lastColumn="0" w:noHBand="0" w:noVBand="1"/>
      </w:tblPr>
      <w:tblGrid>
        <w:gridCol w:w="743"/>
        <w:gridCol w:w="1753"/>
        <w:gridCol w:w="2800"/>
        <w:gridCol w:w="550"/>
        <w:gridCol w:w="767"/>
        <w:gridCol w:w="651"/>
        <w:gridCol w:w="763"/>
        <w:gridCol w:w="1079"/>
      </w:tblGrid>
      <w:tr w:rsidR="000C2DB3" w:rsidRPr="00E7628F" w14:paraId="78EA8B19" w14:textId="77777777" w:rsidTr="000508C2">
        <w:tc>
          <w:tcPr>
            <w:tcW w:w="2496" w:type="dxa"/>
            <w:gridSpan w:val="2"/>
            <w:tcBorders>
              <w:top w:val="single" w:sz="8" w:space="0" w:color="auto"/>
              <w:bottom w:val="single" w:sz="8" w:space="0" w:color="auto"/>
            </w:tcBorders>
            <w:shd w:val="clear" w:color="auto" w:fill="auto"/>
          </w:tcPr>
          <w:p w14:paraId="7D11BF8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2800" w:type="dxa"/>
            <w:tcBorders>
              <w:top w:val="single" w:sz="8" w:space="0" w:color="auto"/>
              <w:bottom w:val="single" w:sz="8" w:space="0" w:color="auto"/>
            </w:tcBorders>
            <w:shd w:val="clear" w:color="auto" w:fill="auto"/>
          </w:tcPr>
          <w:p w14:paraId="2CED1EF2"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Western stock</w:t>
            </w:r>
          </w:p>
        </w:tc>
        <w:tc>
          <w:tcPr>
            <w:tcW w:w="3810" w:type="dxa"/>
            <w:gridSpan w:val="5"/>
            <w:tcBorders>
              <w:top w:val="single" w:sz="8" w:space="0" w:color="auto"/>
              <w:bottom w:val="single" w:sz="8" w:space="0" w:color="auto"/>
            </w:tcBorders>
            <w:shd w:val="clear" w:color="auto" w:fill="auto"/>
          </w:tcPr>
          <w:p w14:paraId="1FC8E449" w14:textId="77777777" w:rsidR="000C2DB3" w:rsidRPr="00E7628F" w:rsidRDefault="000C2DB3" w:rsidP="00636EAD">
            <w:pPr>
              <w:spacing w:after="0" w:line="240" w:lineRule="auto"/>
              <w:jc w:val="center"/>
              <w:rPr>
                <w:rFonts w:ascii="Cambria" w:hAnsi="Cambria"/>
                <w:b/>
                <w:sz w:val="20"/>
                <w:szCs w:val="20"/>
                <w:lang w:val="en-CA"/>
              </w:rPr>
            </w:pPr>
            <w:r w:rsidRPr="00E7628F">
              <w:rPr>
                <w:rFonts w:ascii="Cambria" w:eastAsia="MS Mincho" w:hAnsi="Cambria"/>
                <w:b/>
                <w:sz w:val="20"/>
                <w:szCs w:val="20"/>
                <w:lang w:val="en-CA"/>
              </w:rPr>
              <w:t>Eastern stock</w:t>
            </w:r>
          </w:p>
        </w:tc>
      </w:tr>
      <w:tr w:rsidR="000C2DB3" w:rsidRPr="00E7628F" w14:paraId="4F56183B" w14:textId="77777777" w:rsidTr="000508C2">
        <w:tc>
          <w:tcPr>
            <w:tcW w:w="2496" w:type="dxa"/>
            <w:gridSpan w:val="2"/>
            <w:tcBorders>
              <w:top w:val="single" w:sz="8" w:space="0" w:color="auto"/>
              <w:bottom w:val="single" w:sz="4" w:space="0" w:color="auto"/>
            </w:tcBorders>
            <w:shd w:val="clear" w:color="auto" w:fill="auto"/>
            <w:vAlign w:val="center"/>
          </w:tcPr>
          <w:p w14:paraId="58E74254"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Steepness </w:t>
            </w:r>
          </w:p>
          <w:p w14:paraId="3AE88149"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(Bev. -Holt)</w:t>
            </w:r>
          </w:p>
        </w:tc>
        <w:tc>
          <w:tcPr>
            <w:tcW w:w="2800" w:type="dxa"/>
            <w:tcBorders>
              <w:top w:val="single" w:sz="8" w:space="0" w:color="auto"/>
              <w:bottom w:val="single" w:sz="4" w:space="0" w:color="auto"/>
            </w:tcBorders>
            <w:shd w:val="clear" w:color="auto" w:fill="auto"/>
          </w:tcPr>
          <w:p w14:paraId="04B48F29"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0.6 changing to 0.9 in 1975</w:t>
            </w:r>
          </w:p>
          <w:p w14:paraId="6E07456C" w14:textId="72F7FC2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0.6</w:t>
            </w:r>
          </w:p>
        </w:tc>
        <w:tc>
          <w:tcPr>
            <w:tcW w:w="3810" w:type="dxa"/>
            <w:gridSpan w:val="5"/>
            <w:tcBorders>
              <w:top w:val="single" w:sz="8" w:space="0" w:color="auto"/>
              <w:bottom w:val="single" w:sz="4" w:space="0" w:color="auto"/>
            </w:tcBorders>
            <w:shd w:val="clear" w:color="auto" w:fill="auto"/>
          </w:tcPr>
          <w:p w14:paraId="27FF2EE8" w14:textId="77777777" w:rsidR="000C2DB3" w:rsidRPr="00E7628F" w:rsidRDefault="000C2DB3" w:rsidP="00636EAD">
            <w:pPr>
              <w:spacing w:after="0" w:line="240" w:lineRule="auto"/>
              <w:jc w:val="center"/>
              <w:rPr>
                <w:rFonts w:ascii="Cambria" w:hAnsi="Cambria"/>
                <w:sz w:val="20"/>
                <w:szCs w:val="20"/>
                <w:lang w:val="en-CA"/>
              </w:rPr>
            </w:pPr>
            <w:r w:rsidRPr="00E7628F">
              <w:rPr>
                <w:rFonts w:ascii="Cambria" w:eastAsia="MS Mincho" w:hAnsi="Cambria"/>
                <w:sz w:val="20"/>
                <w:szCs w:val="20"/>
                <w:lang w:val="en-CA"/>
              </w:rPr>
              <w:t>0.98</w:t>
            </w:r>
          </w:p>
          <w:p w14:paraId="2706EA45" w14:textId="2E914E31"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0.7</w:t>
            </w:r>
          </w:p>
        </w:tc>
      </w:tr>
      <w:tr w:rsidR="00354813" w:rsidRPr="00E7628F" w14:paraId="2047CDC7" w14:textId="77777777" w:rsidTr="000508C2">
        <w:tc>
          <w:tcPr>
            <w:tcW w:w="2496" w:type="dxa"/>
            <w:gridSpan w:val="2"/>
            <w:tcBorders>
              <w:top w:val="single" w:sz="8" w:space="0" w:color="auto"/>
              <w:bottom w:val="single" w:sz="4" w:space="0" w:color="auto"/>
            </w:tcBorders>
            <w:shd w:val="clear" w:color="auto" w:fill="auto"/>
            <w:vAlign w:val="center"/>
          </w:tcPr>
          <w:p w14:paraId="39AE3564" w14:textId="523FF96D" w:rsidR="00354813" w:rsidRPr="00E7628F" w:rsidRDefault="00354813" w:rsidP="00636EAD">
            <w:pPr>
              <w:spacing w:after="0" w:line="240" w:lineRule="auto"/>
              <w:rPr>
                <w:rFonts w:ascii="Cambria" w:eastAsia="MS Mincho" w:hAnsi="Cambria"/>
                <w:bCs/>
                <w:sz w:val="20"/>
                <w:szCs w:val="20"/>
                <w:lang w:val="es-ES"/>
              </w:rPr>
            </w:pPr>
            <w:r w:rsidRPr="00E7628F">
              <w:rPr>
                <w:rFonts w:ascii="Cambria" w:eastAsia="MS Mincho" w:hAnsi="Cambria"/>
                <w:b/>
                <w:sz w:val="20"/>
                <w:szCs w:val="20"/>
                <w:lang w:val="es-ES"/>
              </w:rPr>
              <w:t xml:space="preserve">Len-Wt a </w:t>
            </w:r>
            <w:r w:rsidR="00FC574A" w:rsidRPr="00E7628F">
              <w:rPr>
                <w:rFonts w:ascii="Cambria" w:eastAsia="MS Mincho" w:hAnsi="Cambria"/>
                <w:bCs/>
                <w:sz w:val="20"/>
                <w:szCs w:val="20"/>
                <w:lang w:val="es-ES"/>
              </w:rPr>
              <w:t>(Rodriquez-Marin et al. 2015)</w:t>
            </w:r>
          </w:p>
          <w:p w14:paraId="5308C8C9" w14:textId="5B46E7BA" w:rsidR="00354813" w:rsidRPr="00E7628F" w:rsidRDefault="0035481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Len-</w:t>
            </w:r>
            <w:proofErr w:type="spellStart"/>
            <w:r w:rsidRPr="00E7628F">
              <w:rPr>
                <w:rFonts w:ascii="Cambria" w:eastAsia="MS Mincho" w:hAnsi="Cambria"/>
                <w:b/>
                <w:sz w:val="20"/>
                <w:szCs w:val="20"/>
                <w:lang w:val="en-CA"/>
              </w:rPr>
              <w:t>Wt</w:t>
            </w:r>
            <w:proofErr w:type="spellEnd"/>
            <w:r w:rsidRPr="00E7628F">
              <w:rPr>
                <w:rFonts w:ascii="Cambria" w:eastAsia="MS Mincho" w:hAnsi="Cambria"/>
                <w:b/>
                <w:sz w:val="20"/>
                <w:szCs w:val="20"/>
                <w:lang w:val="en-CA"/>
              </w:rPr>
              <w:t xml:space="preserve"> b</w:t>
            </w:r>
          </w:p>
        </w:tc>
        <w:tc>
          <w:tcPr>
            <w:tcW w:w="2800" w:type="dxa"/>
            <w:tcBorders>
              <w:top w:val="single" w:sz="8" w:space="0" w:color="auto"/>
              <w:bottom w:val="single" w:sz="4" w:space="0" w:color="auto"/>
            </w:tcBorders>
            <w:shd w:val="clear" w:color="auto" w:fill="auto"/>
          </w:tcPr>
          <w:p w14:paraId="44ABFD1C" w14:textId="1ABA6B59"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1.</w:t>
            </w:r>
            <w:r w:rsidR="00B436D0" w:rsidRPr="00E7628F">
              <w:rPr>
                <w:rFonts w:ascii="Cambria" w:eastAsia="MS Mincho" w:hAnsi="Cambria"/>
                <w:sz w:val="20"/>
                <w:szCs w:val="20"/>
                <w:lang w:val="en-CA"/>
              </w:rPr>
              <w:t>77054</w:t>
            </w:r>
            <w:r w:rsidRPr="00E7628F">
              <w:rPr>
                <w:rFonts w:ascii="Cambria" w:eastAsia="MS Mincho" w:hAnsi="Cambria"/>
                <w:sz w:val="20"/>
                <w:szCs w:val="20"/>
                <w:lang w:val="en-CA"/>
              </w:rPr>
              <w:t xml:space="preserve"> E-5</w:t>
            </w:r>
          </w:p>
          <w:p w14:paraId="130B99E5" w14:textId="5B2701C0"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3.00</w:t>
            </w:r>
            <w:r w:rsidR="00B436D0" w:rsidRPr="00E7628F">
              <w:rPr>
                <w:rFonts w:ascii="Cambria" w:eastAsia="MS Mincho" w:hAnsi="Cambria"/>
                <w:sz w:val="20"/>
                <w:szCs w:val="20"/>
                <w:lang w:val="en-CA"/>
              </w:rPr>
              <w:t>1252</w:t>
            </w:r>
          </w:p>
        </w:tc>
        <w:tc>
          <w:tcPr>
            <w:tcW w:w="3810" w:type="dxa"/>
            <w:gridSpan w:val="5"/>
            <w:tcBorders>
              <w:top w:val="single" w:sz="8" w:space="0" w:color="auto"/>
              <w:bottom w:val="single" w:sz="4" w:space="0" w:color="auto"/>
            </w:tcBorders>
            <w:shd w:val="clear" w:color="auto" w:fill="auto"/>
          </w:tcPr>
          <w:p w14:paraId="49C1B5EC" w14:textId="644954CC" w:rsidR="00354813" w:rsidRPr="00E7628F" w:rsidRDefault="00B436D0"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3.50801</w:t>
            </w:r>
            <w:r w:rsidR="00354813" w:rsidRPr="00E7628F">
              <w:rPr>
                <w:rFonts w:ascii="Cambria" w:eastAsia="MS Mincho" w:hAnsi="Cambria"/>
                <w:sz w:val="20"/>
                <w:szCs w:val="20"/>
                <w:lang w:val="en-CA"/>
              </w:rPr>
              <w:t xml:space="preserve"> E-5</w:t>
            </w:r>
          </w:p>
          <w:p w14:paraId="3F1B959F" w14:textId="5E87DA7C" w:rsidR="00354813" w:rsidRPr="00E7628F" w:rsidRDefault="0035481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2.8</w:t>
            </w:r>
            <w:r w:rsidR="00B436D0" w:rsidRPr="00E7628F">
              <w:rPr>
                <w:rFonts w:ascii="Cambria" w:eastAsia="MS Mincho" w:hAnsi="Cambria"/>
                <w:sz w:val="20"/>
                <w:szCs w:val="20"/>
                <w:lang w:val="en-CA"/>
              </w:rPr>
              <w:t>78451</w:t>
            </w:r>
          </w:p>
        </w:tc>
      </w:tr>
      <w:tr w:rsidR="000C2DB3" w:rsidRPr="00E7628F" w14:paraId="6D83B6BD" w14:textId="77777777" w:rsidTr="000508C2">
        <w:tc>
          <w:tcPr>
            <w:tcW w:w="2496" w:type="dxa"/>
            <w:gridSpan w:val="2"/>
            <w:tcBorders>
              <w:top w:val="single" w:sz="4" w:space="0" w:color="auto"/>
            </w:tcBorders>
            <w:shd w:val="clear" w:color="auto" w:fill="auto"/>
          </w:tcPr>
          <w:p w14:paraId="34EC6DFE"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Type</w:t>
            </w:r>
          </w:p>
        </w:tc>
        <w:tc>
          <w:tcPr>
            <w:tcW w:w="2800" w:type="dxa"/>
            <w:tcBorders>
              <w:top w:val="single" w:sz="4" w:space="0" w:color="auto"/>
            </w:tcBorders>
            <w:shd w:val="clear" w:color="auto" w:fill="auto"/>
          </w:tcPr>
          <w:p w14:paraId="6D448BF4" w14:textId="3A472C43" w:rsidR="000C2DB3" w:rsidRPr="00E7628F" w:rsidRDefault="000C2DB3" w:rsidP="00636EAD">
            <w:pPr>
              <w:spacing w:after="0" w:line="240" w:lineRule="auto"/>
              <w:jc w:val="center"/>
              <w:rPr>
                <w:rFonts w:ascii="Cambria" w:eastAsia="MS Mincho" w:hAnsi="Cambria"/>
                <w:sz w:val="20"/>
                <w:szCs w:val="20"/>
                <w:lang w:val="fr-CA"/>
              </w:rPr>
            </w:pPr>
            <w:r w:rsidRPr="00E7628F">
              <w:rPr>
                <w:rFonts w:ascii="Cambria" w:eastAsia="MS Mincho" w:hAnsi="Cambria"/>
                <w:b/>
                <w:i/>
                <w:sz w:val="20"/>
                <w:szCs w:val="20"/>
                <w:lang w:val="fr-CA"/>
              </w:rPr>
              <w:t xml:space="preserve">Richards growth </w:t>
            </w:r>
            <w:r w:rsidR="00DB49CA">
              <w:rPr>
                <w:rFonts w:ascii="Cambria" w:eastAsia="MS Mincho" w:hAnsi="Cambria"/>
                <w:b/>
                <w:i/>
                <w:sz w:val="20"/>
                <w:szCs w:val="20"/>
                <w:lang w:val="fr-CA"/>
              </w:rPr>
              <w:br/>
            </w:r>
            <w:r w:rsidRPr="00DB49CA">
              <w:rPr>
                <w:rFonts w:ascii="Cambria" w:eastAsia="MS Mincho" w:hAnsi="Cambria"/>
                <w:bCs/>
                <w:i/>
                <w:sz w:val="20"/>
                <w:szCs w:val="20"/>
                <w:lang w:val="fr-CA"/>
              </w:rPr>
              <w:t>(</w:t>
            </w:r>
            <w:r w:rsidRPr="00E7628F">
              <w:rPr>
                <w:rFonts w:ascii="Cambria" w:eastAsia="MS Mincho" w:hAnsi="Cambria"/>
                <w:i/>
                <w:sz w:val="20"/>
                <w:szCs w:val="20"/>
                <w:lang w:val="fr-CA"/>
              </w:rPr>
              <w:t>All</w:t>
            </w:r>
            <w:r w:rsidR="00120367" w:rsidRPr="00E7628F">
              <w:rPr>
                <w:rFonts w:ascii="Cambria" w:eastAsia="MS Mincho" w:hAnsi="Cambria"/>
                <w:i/>
                <w:sz w:val="20"/>
                <w:szCs w:val="20"/>
                <w:lang w:val="fr-CA"/>
              </w:rPr>
              <w:t>i</w:t>
            </w:r>
            <w:r w:rsidRPr="00E7628F">
              <w:rPr>
                <w:rFonts w:ascii="Cambria" w:eastAsia="MS Mincho" w:hAnsi="Cambria"/>
                <w:i/>
                <w:sz w:val="20"/>
                <w:szCs w:val="20"/>
                <w:lang w:val="fr-CA"/>
              </w:rPr>
              <w:t>oud et al., 2017)</w:t>
            </w:r>
          </w:p>
        </w:tc>
        <w:tc>
          <w:tcPr>
            <w:tcW w:w="3810" w:type="dxa"/>
            <w:gridSpan w:val="5"/>
            <w:tcBorders>
              <w:top w:val="single" w:sz="4" w:space="0" w:color="auto"/>
            </w:tcBorders>
            <w:shd w:val="clear" w:color="auto" w:fill="auto"/>
          </w:tcPr>
          <w:p w14:paraId="79B9F1F1" w14:textId="7EE65C2C" w:rsidR="000C2DB3" w:rsidRPr="00E7628F" w:rsidRDefault="000C2DB3" w:rsidP="00636EAD">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von Bert. Growth</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Cort</w:t>
            </w:r>
            <w:proofErr w:type="spellEnd"/>
            <w:r w:rsidRPr="00E7628F">
              <w:rPr>
                <w:rFonts w:ascii="Cambria" w:eastAsia="MS Mincho" w:hAnsi="Cambria"/>
                <w:i/>
                <w:sz w:val="20"/>
                <w:szCs w:val="20"/>
                <w:lang w:val="en-CA"/>
              </w:rPr>
              <w:t xml:space="preserve">, </w:t>
            </w:r>
            <w:r w:rsidR="00DB49CA">
              <w:rPr>
                <w:rFonts w:ascii="Cambria" w:eastAsia="MS Mincho" w:hAnsi="Cambria"/>
                <w:i/>
                <w:sz w:val="20"/>
                <w:szCs w:val="20"/>
                <w:lang w:val="en-CA"/>
              </w:rPr>
              <w:t>et al. 2014</w:t>
            </w:r>
            <w:r w:rsidRPr="00E7628F">
              <w:rPr>
                <w:rFonts w:ascii="Cambria" w:eastAsia="MS Mincho" w:hAnsi="Cambria"/>
                <w:i/>
                <w:sz w:val="20"/>
                <w:szCs w:val="20"/>
                <w:lang w:val="en-CA"/>
              </w:rPr>
              <w:t>)</w:t>
            </w:r>
          </w:p>
        </w:tc>
      </w:tr>
      <w:tr w:rsidR="000C2DB3" w:rsidRPr="00E7628F" w14:paraId="69429244" w14:textId="77777777" w:rsidTr="000508C2">
        <w:tc>
          <w:tcPr>
            <w:tcW w:w="2496" w:type="dxa"/>
            <w:gridSpan w:val="2"/>
            <w:shd w:val="clear" w:color="auto" w:fill="auto"/>
          </w:tcPr>
          <w:p w14:paraId="71066B2A"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A2</w:t>
            </w:r>
          </w:p>
        </w:tc>
        <w:tc>
          <w:tcPr>
            <w:tcW w:w="2800" w:type="dxa"/>
            <w:shd w:val="clear" w:color="auto" w:fill="auto"/>
          </w:tcPr>
          <w:p w14:paraId="1E4A29DD"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34</w:t>
            </w:r>
          </w:p>
        </w:tc>
        <w:tc>
          <w:tcPr>
            <w:tcW w:w="3810" w:type="dxa"/>
            <w:gridSpan w:val="5"/>
            <w:shd w:val="clear" w:color="auto" w:fill="auto"/>
          </w:tcPr>
          <w:p w14:paraId="1E34C3A7"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6A9F4F70" w14:textId="77777777" w:rsidTr="000508C2">
        <w:tc>
          <w:tcPr>
            <w:tcW w:w="2496" w:type="dxa"/>
            <w:gridSpan w:val="2"/>
            <w:shd w:val="clear" w:color="auto" w:fill="auto"/>
          </w:tcPr>
          <w:p w14:paraId="39F2282D"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L1</w:t>
            </w:r>
            <w:r w:rsidRPr="00E7628F">
              <w:rPr>
                <w:rFonts w:ascii="Cambria" w:eastAsia="MS Mincho" w:hAnsi="Cambria"/>
                <w:b/>
                <w:sz w:val="20"/>
                <w:szCs w:val="20"/>
                <w:lang w:val="en-CA"/>
              </w:rPr>
              <w:t xml:space="preserve"> (cm) </w:t>
            </w:r>
          </w:p>
        </w:tc>
        <w:tc>
          <w:tcPr>
            <w:tcW w:w="2800" w:type="dxa"/>
            <w:shd w:val="clear" w:color="auto" w:fill="auto"/>
          </w:tcPr>
          <w:p w14:paraId="19FC084A"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33.0</w:t>
            </w:r>
          </w:p>
        </w:tc>
        <w:tc>
          <w:tcPr>
            <w:tcW w:w="3810" w:type="dxa"/>
            <w:gridSpan w:val="5"/>
            <w:shd w:val="clear" w:color="auto" w:fill="auto"/>
          </w:tcPr>
          <w:p w14:paraId="74D6AC5D" w14:textId="77777777" w:rsidR="000C2DB3" w:rsidRPr="00E7628F" w:rsidRDefault="000C2DB3" w:rsidP="00636EAD">
            <w:pPr>
              <w:spacing w:after="0" w:line="240" w:lineRule="auto"/>
              <w:jc w:val="center"/>
              <w:rPr>
                <w:rFonts w:ascii="Cambria" w:eastAsia="MS Mincho" w:hAnsi="Cambria"/>
                <w:sz w:val="20"/>
                <w:szCs w:val="20"/>
                <w:lang w:val="en-CA"/>
              </w:rPr>
            </w:pPr>
          </w:p>
        </w:tc>
      </w:tr>
      <w:tr w:rsidR="000C2DB3" w:rsidRPr="00E7628F" w14:paraId="304C1BCF" w14:textId="77777777" w:rsidTr="000508C2">
        <w:tc>
          <w:tcPr>
            <w:tcW w:w="2496" w:type="dxa"/>
            <w:gridSpan w:val="2"/>
            <w:shd w:val="clear" w:color="auto" w:fill="auto"/>
          </w:tcPr>
          <w:p w14:paraId="7CB76C00"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i/>
                <w:sz w:val="20"/>
                <w:szCs w:val="20"/>
                <w:lang w:val="en-CA"/>
              </w:rPr>
              <w:t>L2</w:t>
            </w:r>
            <w:r w:rsidRPr="00E7628F">
              <w:rPr>
                <w:rFonts w:ascii="Cambria" w:eastAsia="MS Mincho" w:hAnsi="Cambria"/>
                <w:b/>
                <w:sz w:val="20"/>
                <w:szCs w:val="20"/>
                <w:lang w:val="en-CA"/>
              </w:rPr>
              <w:t xml:space="preserve"> (cm)</w:t>
            </w:r>
          </w:p>
        </w:tc>
        <w:tc>
          <w:tcPr>
            <w:tcW w:w="2800" w:type="dxa"/>
            <w:shd w:val="clear" w:color="auto" w:fill="auto"/>
          </w:tcPr>
          <w:p w14:paraId="23B746EB"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270.6</w:t>
            </w:r>
          </w:p>
        </w:tc>
        <w:tc>
          <w:tcPr>
            <w:tcW w:w="3810" w:type="dxa"/>
            <w:gridSpan w:val="5"/>
            <w:shd w:val="clear" w:color="auto" w:fill="auto"/>
          </w:tcPr>
          <w:p w14:paraId="49287638" w14:textId="403448CE" w:rsidR="000C2DB3" w:rsidRPr="00E7628F" w:rsidRDefault="000C2DB3" w:rsidP="00664F7A">
            <w:pPr>
              <w:spacing w:after="0" w:line="240" w:lineRule="auto"/>
              <w:jc w:val="center"/>
              <w:rPr>
                <w:rFonts w:ascii="Cambria" w:eastAsia="MS Mincho" w:hAnsi="Cambria"/>
                <w:b/>
                <w:i/>
                <w:sz w:val="20"/>
                <w:szCs w:val="20"/>
                <w:lang w:val="en-CA"/>
              </w:rPr>
            </w:pPr>
            <w:proofErr w:type="spellStart"/>
            <w:r w:rsidRPr="00E7628F">
              <w:rPr>
                <w:rFonts w:ascii="Cambria" w:eastAsia="MS Mincho" w:hAnsi="Cambria"/>
                <w:b/>
                <w:i/>
                <w:sz w:val="20"/>
                <w:szCs w:val="20"/>
                <w:lang w:val="en-CA"/>
              </w:rPr>
              <w:t>Linf</w:t>
            </w:r>
            <w:proofErr w:type="spellEnd"/>
            <w:r w:rsidRPr="00E7628F">
              <w:rPr>
                <w:rFonts w:ascii="Cambria" w:eastAsia="MS Mincho" w:hAnsi="Cambria"/>
                <w:b/>
                <w:i/>
                <w:sz w:val="20"/>
                <w:szCs w:val="20"/>
                <w:lang w:val="en-CA"/>
              </w:rPr>
              <w:t xml:space="preserve"> (cm)            </w:t>
            </w:r>
            <w:r w:rsidRPr="00E7628F">
              <w:rPr>
                <w:rFonts w:ascii="Cambria" w:eastAsia="MS Mincho" w:hAnsi="Cambria"/>
                <w:sz w:val="20"/>
                <w:szCs w:val="20"/>
                <w:lang w:val="en-CA"/>
              </w:rPr>
              <w:t>318.8</w:t>
            </w:r>
            <w:r w:rsidR="00464EBF" w:rsidRPr="00E7628F">
              <w:rPr>
                <w:rFonts w:ascii="Cambria" w:eastAsia="MS Mincho" w:hAnsi="Cambria"/>
                <w:sz w:val="20"/>
                <w:szCs w:val="20"/>
                <w:lang w:val="en-CA"/>
              </w:rPr>
              <w:t>5</w:t>
            </w:r>
          </w:p>
        </w:tc>
      </w:tr>
      <w:tr w:rsidR="000C2DB3" w:rsidRPr="00E7628F" w14:paraId="120A053A" w14:textId="77777777" w:rsidTr="000508C2">
        <w:tc>
          <w:tcPr>
            <w:tcW w:w="2496" w:type="dxa"/>
            <w:gridSpan w:val="2"/>
            <w:shd w:val="clear" w:color="auto" w:fill="auto"/>
          </w:tcPr>
          <w:p w14:paraId="72D3A964"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K</w:t>
            </w:r>
          </w:p>
        </w:tc>
        <w:tc>
          <w:tcPr>
            <w:tcW w:w="2800" w:type="dxa"/>
            <w:shd w:val="clear" w:color="auto" w:fill="auto"/>
          </w:tcPr>
          <w:p w14:paraId="3D164F53"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0.22</w:t>
            </w:r>
          </w:p>
        </w:tc>
        <w:tc>
          <w:tcPr>
            <w:tcW w:w="3810" w:type="dxa"/>
            <w:gridSpan w:val="5"/>
            <w:shd w:val="clear" w:color="auto" w:fill="auto"/>
          </w:tcPr>
          <w:p w14:paraId="1BEDEF82"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K                         </w:t>
            </w:r>
            <w:r w:rsidRPr="00E7628F">
              <w:rPr>
                <w:rFonts w:ascii="Cambria" w:eastAsia="MS Mincho" w:hAnsi="Cambria"/>
                <w:sz w:val="20"/>
                <w:szCs w:val="20"/>
                <w:lang w:val="en-CA"/>
              </w:rPr>
              <w:t>0.093</w:t>
            </w:r>
          </w:p>
        </w:tc>
      </w:tr>
      <w:tr w:rsidR="000C2DB3" w:rsidRPr="00E7628F" w14:paraId="0936A913" w14:textId="77777777" w:rsidTr="000508C2">
        <w:tc>
          <w:tcPr>
            <w:tcW w:w="2496" w:type="dxa"/>
            <w:gridSpan w:val="2"/>
            <w:tcBorders>
              <w:bottom w:val="single" w:sz="4" w:space="0" w:color="auto"/>
            </w:tcBorders>
            <w:shd w:val="clear" w:color="auto" w:fill="auto"/>
          </w:tcPr>
          <w:p w14:paraId="257741FC" w14:textId="77777777" w:rsidR="000C2DB3" w:rsidRPr="00E7628F" w:rsidRDefault="000C2DB3" w:rsidP="00636EAD">
            <w:pPr>
              <w:spacing w:after="0" w:line="240" w:lineRule="auto"/>
              <w:rPr>
                <w:rFonts w:ascii="Cambria" w:eastAsia="MS Mincho" w:hAnsi="Cambria"/>
                <w:b/>
                <w:i/>
                <w:sz w:val="20"/>
                <w:szCs w:val="20"/>
                <w:lang w:val="en-CA"/>
              </w:rPr>
            </w:pPr>
            <w:r w:rsidRPr="00E7628F">
              <w:rPr>
                <w:rFonts w:ascii="Cambria" w:eastAsia="MS Mincho" w:hAnsi="Cambria"/>
                <w:b/>
                <w:i/>
                <w:sz w:val="20"/>
                <w:szCs w:val="20"/>
                <w:lang w:val="en-CA"/>
              </w:rPr>
              <w:t>p</w:t>
            </w:r>
            <w:r w:rsidRPr="00E7628F">
              <w:rPr>
                <w:rFonts w:ascii="Cambria" w:eastAsia="MS Mincho" w:hAnsi="Cambria"/>
                <w:b/>
                <w:i/>
                <w:sz w:val="20"/>
                <w:szCs w:val="20"/>
                <w:vertAlign w:val="subscript"/>
                <w:lang w:val="en-CA"/>
              </w:rPr>
              <w:t>0</w:t>
            </w:r>
          </w:p>
        </w:tc>
        <w:tc>
          <w:tcPr>
            <w:tcW w:w="2800" w:type="dxa"/>
            <w:tcBorders>
              <w:bottom w:val="single" w:sz="4" w:space="0" w:color="auto"/>
            </w:tcBorders>
            <w:shd w:val="clear" w:color="auto" w:fill="auto"/>
          </w:tcPr>
          <w:p w14:paraId="6B2B3810" w14:textId="7777777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-0.12</w:t>
            </w:r>
          </w:p>
        </w:tc>
        <w:tc>
          <w:tcPr>
            <w:tcW w:w="3810" w:type="dxa"/>
            <w:gridSpan w:val="5"/>
            <w:tcBorders>
              <w:bottom w:val="single" w:sz="4" w:space="0" w:color="auto"/>
            </w:tcBorders>
            <w:shd w:val="clear" w:color="auto" w:fill="auto"/>
          </w:tcPr>
          <w:p w14:paraId="74129DA5" w14:textId="77777777" w:rsidR="000C2DB3" w:rsidRPr="00E7628F" w:rsidRDefault="000C2DB3" w:rsidP="00664F7A">
            <w:pPr>
              <w:spacing w:after="0" w:line="240" w:lineRule="auto"/>
              <w:jc w:val="center"/>
              <w:rPr>
                <w:rFonts w:ascii="Cambria" w:eastAsia="MS Mincho" w:hAnsi="Cambria"/>
                <w:b/>
                <w:i/>
                <w:sz w:val="20"/>
                <w:szCs w:val="20"/>
                <w:lang w:val="en-CA"/>
              </w:rPr>
            </w:pPr>
            <w:r w:rsidRPr="00E7628F">
              <w:rPr>
                <w:rFonts w:ascii="Cambria" w:eastAsia="MS Mincho" w:hAnsi="Cambria"/>
                <w:b/>
                <w:i/>
                <w:sz w:val="20"/>
                <w:szCs w:val="20"/>
                <w:lang w:val="en-CA"/>
              </w:rPr>
              <w:t xml:space="preserve">t0                         </w:t>
            </w:r>
            <w:r w:rsidRPr="00E7628F">
              <w:rPr>
                <w:rFonts w:ascii="Cambria" w:eastAsia="MS Mincho" w:hAnsi="Cambria"/>
                <w:sz w:val="20"/>
                <w:szCs w:val="20"/>
                <w:lang w:val="en-CA"/>
              </w:rPr>
              <w:t>-0.97</w:t>
            </w:r>
          </w:p>
        </w:tc>
      </w:tr>
      <w:tr w:rsidR="00281D04" w:rsidRPr="00E7628F" w14:paraId="05D5832E" w14:textId="77777777" w:rsidTr="000508C2">
        <w:tc>
          <w:tcPr>
            <w:tcW w:w="2496" w:type="dxa"/>
            <w:gridSpan w:val="2"/>
            <w:tcBorders>
              <w:top w:val="single" w:sz="4" w:space="0" w:color="auto"/>
            </w:tcBorders>
            <w:shd w:val="clear" w:color="auto" w:fill="auto"/>
          </w:tcPr>
          <w:p w14:paraId="247E5EF4" w14:textId="26251A0F" w:rsidR="00281D04" w:rsidRPr="00E7628F" w:rsidRDefault="00C568DA" w:rsidP="00636EAD">
            <w:pPr>
              <w:spacing w:after="0" w:line="240" w:lineRule="auto"/>
              <w:rPr>
                <w:rFonts w:ascii="Cambria" w:eastAsia="MS Mincho" w:hAnsi="Cambria"/>
                <w:b/>
                <w:iCs/>
                <w:sz w:val="20"/>
                <w:szCs w:val="20"/>
                <w:lang w:val="en-CA"/>
              </w:rPr>
            </w:pPr>
            <w:proofErr w:type="spellStart"/>
            <w:proofErr w:type="gramStart"/>
            <w:r w:rsidRPr="00E7628F">
              <w:rPr>
                <w:rFonts w:ascii="Cambria" w:eastAsia="MS Mincho" w:hAnsi="Cambria"/>
                <w:b/>
                <w:i/>
                <w:sz w:val="20"/>
                <w:szCs w:val="20"/>
                <w:lang w:val="en-CA"/>
              </w:rPr>
              <w:t>a</w:t>
            </w:r>
            <w:r w:rsidRPr="00E7628F">
              <w:rPr>
                <w:rFonts w:ascii="Cambria" w:eastAsia="MS Mincho" w:hAnsi="Cambria"/>
                <w:b/>
                <w:i/>
                <w:sz w:val="20"/>
                <w:szCs w:val="20"/>
                <w:vertAlign w:val="subscript"/>
                <w:lang w:val="en-CA"/>
              </w:rPr>
              <w:t>CV</w:t>
            </w:r>
            <w:proofErr w:type="spellEnd"/>
            <w:r w:rsidRPr="00E7628F">
              <w:rPr>
                <w:rFonts w:ascii="Cambria" w:eastAsia="MS Mincho" w:hAnsi="Cambria"/>
                <w:b/>
                <w:i/>
                <w:sz w:val="20"/>
                <w:szCs w:val="20"/>
                <w:vertAlign w:val="subscript"/>
                <w:lang w:val="en-CA"/>
              </w:rPr>
              <w:t xml:space="preserve">  </w:t>
            </w:r>
            <w:r w:rsidRPr="00E7628F">
              <w:rPr>
                <w:rFonts w:ascii="Cambria" w:eastAsia="MS Mincho" w:hAnsi="Cambria"/>
                <w:bCs/>
                <w:iCs/>
                <w:sz w:val="20"/>
                <w:szCs w:val="20"/>
                <w:lang w:val="en-CA"/>
              </w:rPr>
              <w:t>(</w:t>
            </w:r>
            <w:proofErr w:type="spellStart"/>
            <w:proofErr w:type="gramEnd"/>
            <w:r w:rsidRPr="00E7628F">
              <w:rPr>
                <w:rFonts w:ascii="Cambria" w:eastAsia="MS Mincho" w:hAnsi="Cambria"/>
                <w:bCs/>
                <w:i/>
                <w:sz w:val="20"/>
                <w:szCs w:val="20"/>
                <w:lang w:val="en-CA"/>
              </w:rPr>
              <w:t>CVlen</w:t>
            </w:r>
            <w:proofErr w:type="spellEnd"/>
            <w:r w:rsidRPr="00E7628F">
              <w:rPr>
                <w:rFonts w:ascii="Cambria" w:eastAsia="MS Mincho" w:hAnsi="Cambria"/>
                <w:bCs/>
                <w:i/>
                <w:sz w:val="20"/>
                <w:szCs w:val="20"/>
                <w:lang w:val="en-CA"/>
              </w:rPr>
              <w:t xml:space="preserve"> = a L +b</w:t>
            </w:r>
            <w:r w:rsidRPr="00E7628F">
              <w:rPr>
                <w:rFonts w:ascii="Cambria" w:eastAsia="MS Mincho" w:hAnsi="Cambria"/>
                <w:bCs/>
                <w:iCs/>
                <w:sz w:val="20"/>
                <w:szCs w:val="20"/>
                <w:lang w:val="en-CA"/>
              </w:rPr>
              <w:t>)</w:t>
            </w:r>
            <w:r w:rsidR="00FC574A" w:rsidRPr="00E7628F">
              <w:rPr>
                <w:rFonts w:ascii="Cambria" w:eastAsia="MS Mincho" w:hAnsi="Cambria"/>
                <w:bCs/>
                <w:iCs/>
                <w:sz w:val="20"/>
                <w:szCs w:val="20"/>
                <w:lang w:val="en-CA"/>
              </w:rPr>
              <w:t xml:space="preserve"> (</w:t>
            </w:r>
            <w:proofErr w:type="spellStart"/>
            <w:r w:rsidR="00FC574A" w:rsidRPr="00E7628F">
              <w:rPr>
                <w:rFonts w:ascii="Cambria" w:eastAsia="MS Mincho" w:hAnsi="Cambria"/>
                <w:bCs/>
                <w:iCs/>
                <w:sz w:val="20"/>
                <w:szCs w:val="20"/>
                <w:lang w:val="en-CA"/>
              </w:rPr>
              <w:t>Allioud</w:t>
            </w:r>
            <w:proofErr w:type="spellEnd"/>
            <w:r w:rsidR="00FC574A" w:rsidRPr="00E7628F">
              <w:rPr>
                <w:rFonts w:ascii="Cambria" w:eastAsia="MS Mincho" w:hAnsi="Cambria"/>
                <w:bCs/>
                <w:iCs/>
                <w:sz w:val="20"/>
                <w:szCs w:val="20"/>
                <w:lang w:val="en-CA"/>
              </w:rPr>
              <w:t xml:space="preserve"> et al., 2017)</w:t>
            </w:r>
          </w:p>
        </w:tc>
        <w:tc>
          <w:tcPr>
            <w:tcW w:w="2800" w:type="dxa"/>
            <w:tcBorders>
              <w:top w:val="single" w:sz="4" w:space="0" w:color="auto"/>
            </w:tcBorders>
            <w:shd w:val="clear" w:color="auto" w:fill="auto"/>
          </w:tcPr>
          <w:p w14:paraId="1F0D8505" w14:textId="04663426"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0.06</w:t>
            </w:r>
          </w:p>
        </w:tc>
        <w:tc>
          <w:tcPr>
            <w:tcW w:w="3810" w:type="dxa"/>
            <w:gridSpan w:val="5"/>
            <w:tcBorders>
              <w:top w:val="single" w:sz="4" w:space="0" w:color="auto"/>
            </w:tcBorders>
            <w:shd w:val="clear" w:color="auto" w:fill="auto"/>
          </w:tcPr>
          <w:p w14:paraId="64B4C424" w14:textId="0A9BC0E7" w:rsidR="00281D04" w:rsidRPr="00E7628F" w:rsidRDefault="00664F7A" w:rsidP="00664F7A">
            <w:pPr>
              <w:spacing w:after="0" w:line="240" w:lineRule="auto"/>
              <w:jc w:val="center"/>
              <w:rPr>
                <w:rFonts w:ascii="Cambria" w:eastAsia="MS Mincho" w:hAnsi="Cambria"/>
                <w:bCs/>
                <w:iCs/>
                <w:sz w:val="20"/>
                <w:szCs w:val="20"/>
                <w:lang w:val="en-CA"/>
              </w:rPr>
            </w:pPr>
            <w:r>
              <w:rPr>
                <w:rFonts w:ascii="Cambria" w:eastAsia="MS Mincho" w:hAnsi="Cambria" w:hint="eastAsia"/>
                <w:bCs/>
                <w:iCs/>
                <w:sz w:val="20"/>
                <w:szCs w:val="20"/>
                <w:lang w:val="en-CA"/>
              </w:rPr>
              <w:t>0</w:t>
            </w:r>
            <w:r>
              <w:rPr>
                <w:rFonts w:ascii="Cambria" w:eastAsia="MS Mincho" w:hAnsi="Cambria"/>
                <w:bCs/>
                <w:iCs/>
                <w:sz w:val="20"/>
                <w:szCs w:val="20"/>
                <w:lang w:val="en-CA"/>
              </w:rPr>
              <w:t>.06</w:t>
            </w:r>
          </w:p>
        </w:tc>
      </w:tr>
      <w:tr w:rsidR="00281D04" w:rsidRPr="00E7628F" w14:paraId="3E0FFC5E" w14:textId="77777777" w:rsidTr="000508C2">
        <w:tc>
          <w:tcPr>
            <w:tcW w:w="2496" w:type="dxa"/>
            <w:gridSpan w:val="2"/>
            <w:shd w:val="clear" w:color="auto" w:fill="auto"/>
          </w:tcPr>
          <w:p w14:paraId="6B1636FA" w14:textId="5C6D3536" w:rsidR="00281D04" w:rsidRPr="00E7628F" w:rsidRDefault="00C568DA" w:rsidP="00636EAD">
            <w:pPr>
              <w:spacing w:after="0" w:line="240" w:lineRule="auto"/>
              <w:rPr>
                <w:rFonts w:ascii="Cambria" w:eastAsia="MS Mincho" w:hAnsi="Cambria"/>
                <w:b/>
                <w:i/>
                <w:sz w:val="20"/>
                <w:szCs w:val="20"/>
                <w:lang w:val="en-CA"/>
              </w:rPr>
            </w:pPr>
            <w:proofErr w:type="spellStart"/>
            <w:r w:rsidRPr="00E7628F">
              <w:rPr>
                <w:rFonts w:ascii="Cambria" w:eastAsia="MS Mincho" w:hAnsi="Cambria"/>
                <w:b/>
                <w:i/>
                <w:sz w:val="20"/>
                <w:szCs w:val="20"/>
                <w:lang w:val="en-CA"/>
              </w:rPr>
              <w:t>b</w:t>
            </w:r>
            <w:r w:rsidRPr="00E7628F">
              <w:rPr>
                <w:rFonts w:ascii="Cambria" w:eastAsia="MS Mincho" w:hAnsi="Cambria"/>
                <w:b/>
                <w:i/>
                <w:sz w:val="20"/>
                <w:szCs w:val="20"/>
                <w:vertAlign w:val="subscript"/>
                <w:lang w:val="en-CA"/>
              </w:rPr>
              <w:t>CV</w:t>
            </w:r>
            <w:proofErr w:type="spellEnd"/>
          </w:p>
        </w:tc>
        <w:tc>
          <w:tcPr>
            <w:tcW w:w="2800" w:type="dxa"/>
            <w:shd w:val="clear" w:color="auto" w:fill="auto"/>
          </w:tcPr>
          <w:p w14:paraId="4E4808A9" w14:textId="68E0ADF3" w:rsidR="00281D04" w:rsidRPr="00E7628F" w:rsidRDefault="00C568DA"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5.84</w:t>
            </w:r>
          </w:p>
        </w:tc>
        <w:tc>
          <w:tcPr>
            <w:tcW w:w="3810" w:type="dxa"/>
            <w:gridSpan w:val="5"/>
            <w:shd w:val="clear" w:color="auto" w:fill="auto"/>
          </w:tcPr>
          <w:p w14:paraId="3C810E57" w14:textId="79894153" w:rsidR="00281D04" w:rsidRPr="00E7628F" w:rsidRDefault="00664F7A" w:rsidP="00664F7A">
            <w:pPr>
              <w:spacing w:after="0" w:line="240" w:lineRule="auto"/>
              <w:jc w:val="center"/>
              <w:rPr>
                <w:rFonts w:ascii="Cambria" w:eastAsia="MS Mincho" w:hAnsi="Cambria"/>
                <w:bCs/>
                <w:iCs/>
                <w:sz w:val="20"/>
                <w:szCs w:val="20"/>
                <w:lang w:val="en-CA"/>
              </w:rPr>
            </w:pPr>
            <w:r w:rsidRPr="00E7628F">
              <w:rPr>
                <w:rFonts w:ascii="Cambria" w:eastAsia="MS Mincho" w:hAnsi="Cambria"/>
                <w:bCs/>
                <w:iCs/>
                <w:sz w:val="20"/>
                <w:szCs w:val="20"/>
                <w:lang w:val="en-CA"/>
              </w:rPr>
              <w:t>5.84</w:t>
            </w:r>
          </w:p>
        </w:tc>
      </w:tr>
      <w:tr w:rsidR="000C2DB3" w:rsidRPr="00E7628F" w14:paraId="69CC03D8" w14:textId="77777777" w:rsidTr="000508C2">
        <w:tc>
          <w:tcPr>
            <w:tcW w:w="9106" w:type="dxa"/>
            <w:gridSpan w:val="8"/>
            <w:tcBorders>
              <w:top w:val="single" w:sz="4" w:space="0" w:color="auto"/>
            </w:tcBorders>
            <w:shd w:val="clear" w:color="auto" w:fill="auto"/>
            <w:vAlign w:val="center"/>
          </w:tcPr>
          <w:p w14:paraId="1100E132" w14:textId="77777777" w:rsidR="000C2DB3" w:rsidRPr="00E7628F" w:rsidRDefault="000C2DB3" w:rsidP="00636EAD">
            <w:pPr>
              <w:spacing w:after="0" w:line="240" w:lineRule="auto"/>
              <w:rPr>
                <w:rFonts w:ascii="Cambria" w:eastAsia="MS Mincho" w:hAnsi="Cambria"/>
                <w:color w:val="000000"/>
                <w:sz w:val="20"/>
                <w:szCs w:val="20"/>
                <w:lang w:val="en-CA"/>
              </w:rPr>
            </w:pPr>
            <w:r w:rsidRPr="00E7628F">
              <w:rPr>
                <w:rFonts w:ascii="Cambria" w:eastAsia="MS Mincho" w:hAnsi="Cambria"/>
                <w:b/>
                <w:sz w:val="20"/>
                <w:szCs w:val="20"/>
                <w:lang w:val="en-CA"/>
              </w:rPr>
              <w:t>Natural mortality rate at age (Eastern and Western)</w:t>
            </w:r>
          </w:p>
        </w:tc>
      </w:tr>
      <w:tr w:rsidR="005052E3" w:rsidRPr="00E7628F" w14:paraId="5CA91BA6" w14:textId="77777777" w:rsidTr="00AC0375">
        <w:tc>
          <w:tcPr>
            <w:tcW w:w="743" w:type="dxa"/>
            <w:tcBorders>
              <w:top w:val="single" w:sz="4" w:space="0" w:color="auto"/>
            </w:tcBorders>
            <w:shd w:val="clear" w:color="auto" w:fill="auto"/>
            <w:vAlign w:val="center"/>
          </w:tcPr>
          <w:p w14:paraId="46538D79"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Age</w:t>
            </w:r>
          </w:p>
          <w:p w14:paraId="3859996A" w14:textId="77777777" w:rsidR="005052E3" w:rsidRDefault="005052E3" w:rsidP="00636EAD">
            <w:pPr>
              <w:spacing w:after="0" w:line="240" w:lineRule="auto"/>
              <w:rPr>
                <w:rFonts w:ascii="Cambria" w:eastAsia="MS Mincho" w:hAnsi="Cambria"/>
                <w:b/>
                <w:i/>
                <w:color w:val="000000"/>
                <w:sz w:val="20"/>
                <w:szCs w:val="20"/>
                <w:lang w:val="en-CA"/>
              </w:rPr>
            </w:pPr>
            <w:r w:rsidRPr="00E7628F">
              <w:rPr>
                <w:rFonts w:ascii="Cambria" w:eastAsia="MS Mincho" w:hAnsi="Cambria"/>
                <w:b/>
                <w:i/>
                <w:color w:val="000000"/>
                <w:sz w:val="20"/>
                <w:szCs w:val="20"/>
                <w:lang w:val="en-CA"/>
              </w:rPr>
              <w:t>High</w:t>
            </w:r>
          </w:p>
          <w:p w14:paraId="291E80A9" w14:textId="5BAF976A"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b/>
                <w:i/>
                <w:color w:val="000000"/>
                <w:sz w:val="20"/>
                <w:szCs w:val="20"/>
                <w:lang w:val="en-CA"/>
              </w:rPr>
              <w:t>L</w:t>
            </w:r>
            <w:r>
              <w:rPr>
                <w:rFonts w:ascii="Cambria" w:eastAsia="MS Mincho" w:hAnsi="Cambria"/>
                <w:b/>
                <w:i/>
                <w:color w:val="000000"/>
                <w:sz w:val="20"/>
                <w:szCs w:val="20"/>
                <w:lang w:val="en-CA"/>
              </w:rPr>
              <w:t>ow</w:t>
            </w:r>
          </w:p>
        </w:tc>
        <w:tc>
          <w:tcPr>
            <w:tcW w:w="5103" w:type="dxa"/>
            <w:gridSpan w:val="3"/>
            <w:tcBorders>
              <w:top w:val="single" w:sz="4" w:space="0" w:color="auto"/>
            </w:tcBorders>
            <w:shd w:val="clear" w:color="auto" w:fill="auto"/>
            <w:vAlign w:val="center"/>
          </w:tcPr>
          <w:p w14:paraId="4A2A79A1" w14:textId="77777777" w:rsidR="005052E3" w:rsidRPr="00E7628F"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2</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3</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4</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5</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6</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7</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8</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9</w:t>
            </w:r>
            <w:r>
              <w:rPr>
                <w:rFonts w:ascii="Cambria" w:eastAsia="MS Mincho" w:hAnsi="Cambria"/>
                <w:b/>
                <w:color w:val="000000"/>
                <w:sz w:val="20"/>
                <w:szCs w:val="20"/>
                <w:lang w:val="en-CA"/>
              </w:rPr>
              <w:tab/>
            </w:r>
            <w:r w:rsidRPr="00E7628F">
              <w:rPr>
                <w:rFonts w:ascii="Cambria" w:eastAsia="MS Mincho" w:hAnsi="Cambria"/>
                <w:b/>
                <w:color w:val="000000"/>
                <w:sz w:val="20"/>
                <w:szCs w:val="20"/>
                <w:lang w:val="en-CA"/>
              </w:rPr>
              <w:t>10</w:t>
            </w:r>
          </w:p>
          <w:p w14:paraId="5A88F7DE" w14:textId="53012CE4" w:rsid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0.38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0.30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0.20</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0.18</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0.16</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0.14</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0.13</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r>
              <w:rPr>
                <w:rFonts w:ascii="Cambria" w:eastAsia="MS Mincho" w:hAnsi="Cambria"/>
                <w:color w:val="000000"/>
                <w:sz w:val="20"/>
                <w:szCs w:val="20"/>
                <w:lang w:val="en-CA"/>
              </w:rPr>
              <w:tab/>
            </w:r>
            <w:r w:rsidRPr="00E7628F">
              <w:rPr>
                <w:rFonts w:ascii="Cambria" w:eastAsia="MS Mincho" w:hAnsi="Cambria"/>
                <w:color w:val="000000"/>
                <w:sz w:val="20"/>
                <w:szCs w:val="20"/>
                <w:lang w:val="en-CA"/>
              </w:rPr>
              <w:t>0.12</w:t>
            </w:r>
          </w:p>
          <w:p w14:paraId="123A9004" w14:textId="6F240E3A" w:rsidR="005052E3" w:rsidRPr="005052E3" w:rsidRDefault="005052E3" w:rsidP="00AC0375">
            <w:pPr>
              <w:tabs>
                <w:tab w:val="left" w:pos="501"/>
                <w:tab w:val="left" w:pos="1028"/>
                <w:tab w:val="left" w:pos="1522"/>
                <w:tab w:val="left" w:pos="2017"/>
                <w:tab w:val="left" w:pos="2512"/>
                <w:tab w:val="left" w:pos="3007"/>
                <w:tab w:val="left" w:pos="3502"/>
                <w:tab w:val="left" w:pos="3997"/>
                <w:tab w:val="left" w:pos="4492"/>
              </w:tabs>
              <w:spacing w:after="0" w:line="240" w:lineRule="auto"/>
              <w:rPr>
                <w:rFonts w:ascii="Cambria" w:eastAsia="MS Mincho" w:hAnsi="Cambria"/>
                <w:color w:val="000000"/>
                <w:sz w:val="20"/>
                <w:szCs w:val="20"/>
                <w:lang w:val="en-CA"/>
              </w:rPr>
            </w:pPr>
            <w:r w:rsidRPr="005052E3">
              <w:rPr>
                <w:rFonts w:ascii="Cambria" w:eastAsia="MS Mincho" w:hAnsi="Cambria"/>
                <w:color w:val="000000"/>
                <w:sz w:val="20"/>
                <w:szCs w:val="20"/>
                <w:lang w:val="en-CA"/>
              </w:rPr>
              <w:t>0.36</w:t>
            </w:r>
            <w:r w:rsidRPr="005052E3">
              <w:rPr>
                <w:rFonts w:ascii="Cambria" w:eastAsia="MS Mincho" w:hAnsi="Cambria"/>
                <w:color w:val="000000"/>
                <w:sz w:val="20"/>
                <w:szCs w:val="20"/>
                <w:lang w:val="en-CA"/>
              </w:rPr>
              <w:tab/>
              <w:t>0.27</w:t>
            </w:r>
            <w:r w:rsidRPr="005052E3">
              <w:rPr>
                <w:rFonts w:ascii="Cambria" w:eastAsia="MS Mincho" w:hAnsi="Cambria"/>
                <w:color w:val="000000"/>
                <w:sz w:val="20"/>
                <w:szCs w:val="20"/>
                <w:lang w:val="en-CA"/>
              </w:rPr>
              <w:tab/>
              <w:t>0.21</w:t>
            </w:r>
            <w:r w:rsidRPr="005052E3">
              <w:rPr>
                <w:rFonts w:ascii="Cambria" w:eastAsia="MS Mincho" w:hAnsi="Cambria"/>
                <w:color w:val="000000"/>
                <w:sz w:val="20"/>
                <w:szCs w:val="20"/>
                <w:lang w:val="en-CA"/>
              </w:rPr>
              <w:tab/>
              <w:t>0.17</w:t>
            </w:r>
            <w:r w:rsidRPr="005052E3">
              <w:rPr>
                <w:rFonts w:ascii="Cambria" w:eastAsia="MS Mincho" w:hAnsi="Cambria"/>
                <w:color w:val="000000"/>
                <w:sz w:val="20"/>
                <w:szCs w:val="20"/>
                <w:lang w:val="en-CA"/>
              </w:rPr>
              <w:tab/>
              <w:t>0.14</w:t>
            </w:r>
            <w:r w:rsidRPr="005052E3">
              <w:rPr>
                <w:rFonts w:ascii="Cambria" w:eastAsia="MS Mincho" w:hAnsi="Cambria"/>
                <w:color w:val="000000"/>
                <w:sz w:val="20"/>
                <w:szCs w:val="20"/>
                <w:lang w:val="en-CA"/>
              </w:rPr>
              <w:tab/>
              <w:t>0.12</w:t>
            </w:r>
            <w:r w:rsidRPr="005052E3">
              <w:rPr>
                <w:rFonts w:ascii="Cambria" w:eastAsia="MS Mincho" w:hAnsi="Cambria"/>
                <w:color w:val="000000"/>
                <w:sz w:val="20"/>
                <w:szCs w:val="20"/>
                <w:lang w:val="en-CA"/>
              </w:rPr>
              <w:tab/>
              <w:t>0.11</w:t>
            </w:r>
            <w:r w:rsidRPr="005052E3">
              <w:rPr>
                <w:rFonts w:ascii="Cambria" w:eastAsia="MS Mincho" w:hAnsi="Cambria"/>
                <w:color w:val="000000"/>
                <w:sz w:val="20"/>
                <w:szCs w:val="20"/>
                <w:lang w:val="en-CA"/>
              </w:rPr>
              <w:tab/>
              <w:t>0.10</w:t>
            </w:r>
            <w:r w:rsidRPr="005052E3">
              <w:rPr>
                <w:rFonts w:ascii="Cambria" w:eastAsia="MS Mincho" w:hAnsi="Cambria"/>
                <w:color w:val="000000"/>
                <w:sz w:val="20"/>
                <w:szCs w:val="20"/>
                <w:lang w:val="en-CA"/>
              </w:rPr>
              <w:tab/>
              <w:t>0.09</w:t>
            </w:r>
            <w:r w:rsidRPr="005052E3">
              <w:rPr>
                <w:rFonts w:ascii="Cambria" w:eastAsia="MS Mincho" w:hAnsi="Cambria"/>
                <w:color w:val="000000"/>
                <w:sz w:val="20"/>
                <w:szCs w:val="20"/>
                <w:lang w:val="en-CA"/>
              </w:rPr>
              <w:tab/>
              <w:t>0.09</w:t>
            </w:r>
          </w:p>
        </w:tc>
        <w:tc>
          <w:tcPr>
            <w:tcW w:w="767" w:type="dxa"/>
            <w:tcBorders>
              <w:top w:val="single" w:sz="4" w:space="0" w:color="auto"/>
            </w:tcBorders>
            <w:shd w:val="clear" w:color="auto" w:fill="auto"/>
            <w:vAlign w:val="center"/>
          </w:tcPr>
          <w:p w14:paraId="33AE614A" w14:textId="77777777"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11-13</w:t>
            </w:r>
          </w:p>
          <w:p w14:paraId="0252E81F" w14:textId="77777777" w:rsidR="005052E3" w:rsidRDefault="005052E3" w:rsidP="00636EAD">
            <w:pPr>
              <w:spacing w:after="0" w:line="240" w:lineRule="auto"/>
              <w:rPr>
                <w:rFonts w:ascii="Cambria" w:eastAsia="MS Mincho" w:hAnsi="Cambria"/>
                <w:color w:val="000000"/>
                <w:sz w:val="20"/>
                <w:szCs w:val="20"/>
                <w:lang w:val="en-CA"/>
              </w:rPr>
            </w:pPr>
            <w:r w:rsidRPr="00E7628F">
              <w:rPr>
                <w:rFonts w:ascii="Cambria" w:eastAsia="MS Mincho" w:hAnsi="Cambria"/>
                <w:color w:val="000000"/>
                <w:sz w:val="20"/>
                <w:szCs w:val="20"/>
                <w:lang w:val="en-CA"/>
              </w:rPr>
              <w:t>0.11</w:t>
            </w:r>
          </w:p>
          <w:p w14:paraId="6BB39AE7" w14:textId="13A0C6D1" w:rsidR="005052E3" w:rsidRPr="00E7628F" w:rsidRDefault="005052E3" w:rsidP="00636EAD">
            <w:pPr>
              <w:spacing w:after="0" w:line="240" w:lineRule="auto"/>
              <w:rPr>
                <w:rFonts w:ascii="Cambria" w:eastAsia="MS Mincho" w:hAnsi="Cambria"/>
                <w:b/>
                <w:sz w:val="20"/>
                <w:szCs w:val="20"/>
                <w:lang w:val="en-CA"/>
              </w:rPr>
            </w:pPr>
            <w:r>
              <w:rPr>
                <w:rFonts w:ascii="Cambria" w:eastAsia="MS Mincho" w:hAnsi="Cambria" w:hint="eastAsia"/>
                <w:color w:val="000000"/>
                <w:sz w:val="20"/>
                <w:szCs w:val="20"/>
                <w:lang w:val="en-CA"/>
              </w:rPr>
              <w:t>0</w:t>
            </w:r>
            <w:r>
              <w:rPr>
                <w:rFonts w:ascii="Cambria" w:eastAsia="MS Mincho" w:hAnsi="Cambria"/>
                <w:color w:val="000000"/>
                <w:sz w:val="20"/>
                <w:szCs w:val="20"/>
                <w:lang w:val="en-CA"/>
              </w:rPr>
              <w:t>.08</w:t>
            </w:r>
          </w:p>
        </w:tc>
        <w:tc>
          <w:tcPr>
            <w:tcW w:w="651" w:type="dxa"/>
            <w:tcBorders>
              <w:top w:val="single" w:sz="4" w:space="0" w:color="auto"/>
            </w:tcBorders>
            <w:shd w:val="clear" w:color="auto" w:fill="auto"/>
            <w:vAlign w:val="center"/>
          </w:tcPr>
          <w:p w14:paraId="5A4F906C" w14:textId="77777777"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1</w:t>
            </w:r>
            <w:r>
              <w:rPr>
                <w:rFonts w:ascii="Cambria" w:eastAsia="MS Mincho" w:hAnsi="Cambria"/>
                <w:b/>
                <w:sz w:val="20"/>
                <w:szCs w:val="20"/>
                <w:lang w:val="en-CA"/>
              </w:rPr>
              <w:t>4</w:t>
            </w:r>
          </w:p>
          <w:p w14:paraId="5A188AC8" w14:textId="77777777" w:rsidR="005052E3" w:rsidRDefault="005052E3" w:rsidP="00636EAD">
            <w:pPr>
              <w:spacing w:after="0" w:line="240" w:lineRule="auto"/>
              <w:rPr>
                <w:rFonts w:ascii="Cambria" w:eastAsia="MS Mincho" w:hAnsi="Cambria"/>
                <w:bCs/>
                <w:sz w:val="20"/>
                <w:szCs w:val="20"/>
                <w:lang w:val="en-CA"/>
              </w:rPr>
            </w:pPr>
            <w:r w:rsidRPr="005052E3">
              <w:rPr>
                <w:rFonts w:ascii="Cambria" w:eastAsia="MS Mincho" w:hAnsi="Cambria" w:hint="eastAsia"/>
                <w:bCs/>
                <w:sz w:val="20"/>
                <w:szCs w:val="20"/>
                <w:lang w:val="en-CA"/>
              </w:rPr>
              <w:t>0</w:t>
            </w:r>
            <w:r w:rsidRPr="005052E3">
              <w:rPr>
                <w:rFonts w:ascii="Cambria" w:eastAsia="MS Mincho" w:hAnsi="Cambria"/>
                <w:bCs/>
                <w:sz w:val="20"/>
                <w:szCs w:val="20"/>
                <w:lang w:val="en-CA"/>
              </w:rPr>
              <w:t>.10</w:t>
            </w:r>
          </w:p>
          <w:p w14:paraId="644A8B9F" w14:textId="4ACE2AEB"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.08</w:t>
            </w:r>
          </w:p>
        </w:tc>
        <w:tc>
          <w:tcPr>
            <w:tcW w:w="763" w:type="dxa"/>
            <w:tcBorders>
              <w:top w:val="single" w:sz="4" w:space="0" w:color="auto"/>
            </w:tcBorders>
            <w:shd w:val="clear" w:color="auto" w:fill="auto"/>
            <w:vAlign w:val="center"/>
          </w:tcPr>
          <w:p w14:paraId="30B1B68C" w14:textId="6C8524EF" w:rsidR="005052E3" w:rsidRDefault="005052E3" w:rsidP="00636EAD">
            <w:pPr>
              <w:spacing w:after="0" w:line="240" w:lineRule="auto"/>
              <w:rPr>
                <w:rFonts w:ascii="Cambria" w:eastAsia="MS Mincho" w:hAnsi="Cambria"/>
                <w:b/>
                <w:color w:val="000000"/>
                <w:sz w:val="20"/>
                <w:szCs w:val="20"/>
                <w:lang w:val="en-CA"/>
              </w:rPr>
            </w:pPr>
            <w:r w:rsidRPr="00E7628F">
              <w:rPr>
                <w:rFonts w:ascii="Cambria" w:eastAsia="MS Mincho" w:hAnsi="Cambria"/>
                <w:b/>
                <w:color w:val="000000"/>
                <w:sz w:val="20"/>
                <w:szCs w:val="20"/>
                <w:lang w:val="en-CA"/>
              </w:rPr>
              <w:t>15-25</w:t>
            </w:r>
          </w:p>
          <w:p w14:paraId="4A3824A7" w14:textId="77777777" w:rsidR="005052E3" w:rsidRPr="005052E3" w:rsidRDefault="005052E3" w:rsidP="00636EAD">
            <w:pPr>
              <w:spacing w:after="0" w:line="240" w:lineRule="auto"/>
              <w:rPr>
                <w:rFonts w:ascii="Cambria" w:eastAsia="MS Mincho" w:hAnsi="Cambria"/>
                <w:bCs/>
                <w:color w:val="000000"/>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.10</w:t>
            </w:r>
          </w:p>
          <w:p w14:paraId="1ADB4EC5" w14:textId="0405DD84" w:rsidR="005052E3" w:rsidRPr="00E7628F" w:rsidRDefault="005052E3" w:rsidP="00636EAD">
            <w:pPr>
              <w:spacing w:after="0" w:line="240" w:lineRule="auto"/>
              <w:rPr>
                <w:rFonts w:ascii="Cambria" w:eastAsia="MS Mincho" w:hAnsi="Cambria"/>
                <w:b/>
                <w:sz w:val="20"/>
                <w:szCs w:val="20"/>
                <w:lang w:val="en-CA"/>
              </w:rPr>
            </w:pPr>
            <w:r w:rsidRPr="005052E3">
              <w:rPr>
                <w:rFonts w:ascii="Cambria" w:eastAsia="MS Mincho" w:hAnsi="Cambria" w:hint="eastAsia"/>
                <w:bCs/>
                <w:color w:val="000000"/>
                <w:sz w:val="20"/>
                <w:szCs w:val="20"/>
                <w:lang w:val="en-CA"/>
              </w:rPr>
              <w:t>0</w:t>
            </w:r>
            <w:r w:rsidRPr="005052E3">
              <w:rPr>
                <w:rFonts w:ascii="Cambria" w:eastAsia="MS Mincho" w:hAnsi="Cambria"/>
                <w:bCs/>
                <w:color w:val="000000"/>
                <w:sz w:val="20"/>
                <w:szCs w:val="20"/>
                <w:lang w:val="en-CA"/>
              </w:rPr>
              <w:t>.07</w:t>
            </w:r>
          </w:p>
        </w:tc>
        <w:tc>
          <w:tcPr>
            <w:tcW w:w="1079" w:type="dxa"/>
            <w:tcBorders>
              <w:top w:val="single" w:sz="4" w:space="0" w:color="auto"/>
            </w:tcBorders>
            <w:shd w:val="clear" w:color="auto" w:fill="auto"/>
            <w:vAlign w:val="center"/>
          </w:tcPr>
          <w:p w14:paraId="62C842B8" w14:textId="729706F0" w:rsidR="005052E3" w:rsidRDefault="005052E3" w:rsidP="00636EAD">
            <w:pPr>
              <w:spacing w:after="0" w:line="240" w:lineRule="auto"/>
              <w:rPr>
                <w:rFonts w:ascii="Cambria" w:eastAsia="MS Mincho" w:hAnsi="Cambria"/>
                <w:b/>
                <w:sz w:val="20"/>
                <w:szCs w:val="20"/>
                <w:lang w:val="en-CA"/>
              </w:rPr>
            </w:pPr>
            <w:r>
              <w:rPr>
                <w:rFonts w:ascii="Cambria" w:eastAsia="MS Mincho" w:hAnsi="Cambria" w:hint="eastAsia"/>
                <w:b/>
                <w:sz w:val="20"/>
                <w:szCs w:val="20"/>
                <w:lang w:val="en-CA"/>
              </w:rPr>
              <w:t>2</w:t>
            </w:r>
            <w:r>
              <w:rPr>
                <w:rFonts w:ascii="Cambria" w:eastAsia="MS Mincho" w:hAnsi="Cambria"/>
                <w:b/>
                <w:sz w:val="20"/>
                <w:szCs w:val="20"/>
                <w:lang w:val="en-CA"/>
              </w:rPr>
              <w:t>6+</w:t>
            </w:r>
          </w:p>
          <w:p w14:paraId="3F06259D" w14:textId="77777777" w:rsid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.10</w:t>
            </w:r>
          </w:p>
          <w:p w14:paraId="2475F79E" w14:textId="6FA3F0A0" w:rsidR="005052E3" w:rsidRPr="005052E3" w:rsidRDefault="005052E3" w:rsidP="00636EAD">
            <w:pPr>
              <w:spacing w:after="0" w:line="240" w:lineRule="auto"/>
              <w:rPr>
                <w:rFonts w:ascii="Cambria" w:eastAsia="MS Mincho" w:hAnsi="Cambria"/>
                <w:bCs/>
                <w:sz w:val="20"/>
                <w:szCs w:val="20"/>
                <w:lang w:val="en-CA"/>
              </w:rPr>
            </w:pPr>
            <w:r>
              <w:rPr>
                <w:rFonts w:ascii="Cambria" w:eastAsia="MS Mincho" w:hAnsi="Cambria" w:hint="eastAsia"/>
                <w:bCs/>
                <w:sz w:val="20"/>
                <w:szCs w:val="20"/>
                <w:lang w:val="en-CA"/>
              </w:rPr>
              <w:t>0</w:t>
            </w:r>
            <w:r>
              <w:rPr>
                <w:rFonts w:ascii="Cambria" w:eastAsia="MS Mincho" w:hAnsi="Cambria"/>
                <w:bCs/>
                <w:sz w:val="20"/>
                <w:szCs w:val="20"/>
                <w:lang w:val="en-CA"/>
              </w:rPr>
              <w:t>.47</w:t>
            </w:r>
          </w:p>
        </w:tc>
      </w:tr>
      <w:tr w:rsidR="000C2DB3" w:rsidRPr="00E7628F" w14:paraId="06A3861A" w14:textId="77777777" w:rsidTr="000508C2">
        <w:tc>
          <w:tcPr>
            <w:tcW w:w="2496" w:type="dxa"/>
            <w:gridSpan w:val="2"/>
            <w:tcBorders>
              <w:top w:val="single" w:sz="4" w:space="0" w:color="auto"/>
              <w:bottom w:val="single" w:sz="4" w:space="0" w:color="auto"/>
            </w:tcBorders>
            <w:shd w:val="clear" w:color="auto" w:fill="auto"/>
          </w:tcPr>
          <w:p w14:paraId="72EC495A"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Selectivity of at least one fleet</w:t>
            </w:r>
          </w:p>
        </w:tc>
        <w:tc>
          <w:tcPr>
            <w:tcW w:w="6610" w:type="dxa"/>
            <w:gridSpan w:val="6"/>
            <w:tcBorders>
              <w:top w:val="single" w:sz="4" w:space="0" w:color="auto"/>
              <w:bottom w:val="single" w:sz="4" w:space="0" w:color="auto"/>
            </w:tcBorders>
            <w:shd w:val="clear" w:color="auto" w:fill="auto"/>
            <w:vAlign w:val="center"/>
          </w:tcPr>
          <w:p w14:paraId="6DC701F8" w14:textId="54DDA3E7" w:rsidR="000C2DB3" w:rsidRPr="00E7628F" w:rsidRDefault="000C2DB3" w:rsidP="00636EAD">
            <w:pPr>
              <w:spacing w:after="0" w:line="240" w:lineRule="auto"/>
              <w:jc w:val="center"/>
              <w:rPr>
                <w:rFonts w:ascii="Cambria" w:eastAsia="MS Mincho" w:hAnsi="Cambria"/>
                <w:sz w:val="20"/>
                <w:szCs w:val="20"/>
                <w:lang w:val="en-CA"/>
              </w:rPr>
            </w:pPr>
            <w:r w:rsidRPr="00E7628F">
              <w:rPr>
                <w:rFonts w:ascii="Cambria" w:eastAsia="MS Mincho" w:hAnsi="Cambria"/>
                <w:sz w:val="20"/>
                <w:szCs w:val="20"/>
                <w:lang w:val="en-CA"/>
              </w:rPr>
              <w:t>Fleet#14 ‘CAN RR’ is assumed to be logistic (</w:t>
            </w:r>
            <w:r w:rsidRPr="00664F7A">
              <w:rPr>
                <w:rFonts w:ascii="Cambria" w:eastAsia="MS Mincho" w:hAnsi="Cambria"/>
                <w:b/>
                <w:bCs/>
                <w:sz w:val="20"/>
                <w:szCs w:val="20"/>
                <w:lang w:val="en-CA"/>
              </w:rPr>
              <w:t>Table 3.1</w:t>
            </w:r>
            <w:r w:rsidRPr="00E7628F">
              <w:rPr>
                <w:rFonts w:ascii="Cambria" w:eastAsia="MS Mincho" w:hAnsi="Cambria"/>
                <w:sz w:val="20"/>
                <w:szCs w:val="20"/>
                <w:lang w:val="en-CA"/>
              </w:rPr>
              <w:t>)</w:t>
            </w:r>
          </w:p>
        </w:tc>
      </w:tr>
      <w:tr w:rsidR="000C2DB3" w:rsidRPr="00E7628F" w14:paraId="0637A6BC" w14:textId="77777777" w:rsidTr="000508C2">
        <w:tc>
          <w:tcPr>
            <w:tcW w:w="2496" w:type="dxa"/>
            <w:gridSpan w:val="2"/>
            <w:tcBorders>
              <w:top w:val="single" w:sz="4" w:space="0" w:color="auto"/>
            </w:tcBorders>
            <w:shd w:val="clear" w:color="auto" w:fill="auto"/>
            <w:vAlign w:val="center"/>
          </w:tcPr>
          <w:p w14:paraId="4A5C426D" w14:textId="77777777" w:rsidR="000C2DB3" w:rsidRPr="00E7628F" w:rsidRDefault="000C2DB3" w:rsidP="00636EAD">
            <w:pPr>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Spawning fraction</w:t>
            </w:r>
          </w:p>
        </w:tc>
        <w:tc>
          <w:tcPr>
            <w:tcW w:w="6610" w:type="dxa"/>
            <w:gridSpan w:val="6"/>
            <w:tcBorders>
              <w:top w:val="single" w:sz="4" w:space="0" w:color="auto"/>
            </w:tcBorders>
            <w:shd w:val="clear" w:color="auto" w:fill="auto"/>
          </w:tcPr>
          <w:p w14:paraId="506D252A" w14:textId="77777777" w:rsidR="000C2DB3" w:rsidRPr="00E7628F" w:rsidRDefault="000C2DB3"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r w:rsidR="000C2DB3" w:rsidRPr="00E7628F" w14:paraId="67CFC86C" w14:textId="77777777" w:rsidTr="000508C2">
        <w:tc>
          <w:tcPr>
            <w:tcW w:w="2496" w:type="dxa"/>
            <w:gridSpan w:val="2"/>
            <w:tcBorders>
              <w:bottom w:val="single" w:sz="4" w:space="0" w:color="auto"/>
            </w:tcBorders>
            <w:shd w:val="clear" w:color="auto" w:fill="auto"/>
            <w:vAlign w:val="center"/>
          </w:tcPr>
          <w:p w14:paraId="2004320C" w14:textId="24CC721A" w:rsidR="000C2DB3" w:rsidRPr="00E7628F" w:rsidRDefault="001342FF"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Age</w:t>
            </w:r>
          </w:p>
          <w:p w14:paraId="5C00AF3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Younger </w:t>
            </w:r>
          </w:p>
          <w:p w14:paraId="214F3F1B"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(East)</w:t>
            </w:r>
          </w:p>
          <w:p w14:paraId="7834AC06" w14:textId="77777777" w:rsidR="000C2DB3" w:rsidRPr="00E7628F" w:rsidRDefault="000C2DB3"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Older (West)</w:t>
            </w:r>
          </w:p>
        </w:tc>
        <w:tc>
          <w:tcPr>
            <w:tcW w:w="6610" w:type="dxa"/>
            <w:gridSpan w:val="6"/>
            <w:tcBorders>
              <w:bottom w:val="single" w:sz="4" w:space="0" w:color="auto"/>
            </w:tcBorders>
            <w:shd w:val="clear" w:color="auto" w:fill="auto"/>
          </w:tcPr>
          <w:p w14:paraId="11CF8F04" w14:textId="68EF9773" w:rsidR="00AC0375" w:rsidRDefault="00AC0375"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b/>
                <w:bCs/>
                <w:sz w:val="20"/>
                <w:szCs w:val="20"/>
                <w:lang w:val="en-CA"/>
              </w:rPr>
            </w:pPr>
            <w:r w:rsidRPr="00AC0375">
              <w:rPr>
                <w:rFonts w:ascii="Cambria" w:eastAsia="MS Mincho" w:hAnsi="Cambria"/>
                <w:b/>
                <w:bCs/>
                <w:sz w:val="20"/>
                <w:szCs w:val="20"/>
                <w:lang w:val="en-CA"/>
              </w:rPr>
              <w:t>1</w:t>
            </w:r>
            <w:r>
              <w:rPr>
                <w:rFonts w:ascii="Cambria" w:eastAsia="MS Mincho" w:hAnsi="Cambria"/>
                <w:sz w:val="20"/>
                <w:szCs w:val="20"/>
                <w:lang w:val="en-CA"/>
              </w:rPr>
              <w:tab/>
            </w:r>
            <w:r w:rsidRPr="00AC0375">
              <w:rPr>
                <w:rFonts w:ascii="Cambria" w:eastAsia="MS Mincho" w:hAnsi="Cambria"/>
                <w:b/>
                <w:bCs/>
                <w:sz w:val="20"/>
                <w:szCs w:val="20"/>
                <w:lang w:val="en-CA"/>
              </w:rPr>
              <w:t>2</w:t>
            </w:r>
            <w:r>
              <w:rPr>
                <w:rFonts w:ascii="Cambria" w:eastAsia="MS Mincho" w:hAnsi="Cambria"/>
                <w:sz w:val="20"/>
                <w:szCs w:val="20"/>
                <w:lang w:val="en-CA"/>
              </w:rPr>
              <w:tab/>
            </w:r>
            <w:r w:rsidRPr="00AC0375">
              <w:rPr>
                <w:rFonts w:ascii="Cambria" w:eastAsia="MS Mincho" w:hAnsi="Cambria"/>
                <w:b/>
                <w:bCs/>
                <w:sz w:val="20"/>
                <w:szCs w:val="20"/>
                <w:lang w:val="en-CA"/>
              </w:rPr>
              <w:t>3</w:t>
            </w:r>
            <w:r>
              <w:rPr>
                <w:rFonts w:ascii="Cambria" w:eastAsia="MS Mincho" w:hAnsi="Cambria"/>
                <w:sz w:val="20"/>
                <w:szCs w:val="20"/>
                <w:lang w:val="en-CA"/>
              </w:rPr>
              <w:tab/>
            </w:r>
            <w:r w:rsidRPr="00AC0375">
              <w:rPr>
                <w:rFonts w:ascii="Cambria" w:eastAsia="MS Mincho" w:hAnsi="Cambria"/>
                <w:b/>
                <w:bCs/>
                <w:sz w:val="20"/>
                <w:szCs w:val="20"/>
                <w:lang w:val="en-CA"/>
              </w:rPr>
              <w:t>4</w:t>
            </w:r>
            <w:r>
              <w:rPr>
                <w:rFonts w:ascii="Cambria" w:eastAsia="MS Mincho" w:hAnsi="Cambria"/>
                <w:sz w:val="20"/>
                <w:szCs w:val="20"/>
                <w:lang w:val="en-CA"/>
              </w:rPr>
              <w:tab/>
            </w:r>
            <w:r w:rsidRPr="00AC0375">
              <w:rPr>
                <w:rFonts w:ascii="Cambria" w:eastAsia="MS Mincho" w:hAnsi="Cambria"/>
                <w:b/>
                <w:bCs/>
                <w:sz w:val="20"/>
                <w:szCs w:val="20"/>
                <w:lang w:val="en-CA"/>
              </w:rPr>
              <w:t>5</w:t>
            </w:r>
            <w:r>
              <w:rPr>
                <w:rFonts w:ascii="Cambria" w:eastAsia="MS Mincho" w:hAnsi="Cambria"/>
                <w:sz w:val="20"/>
                <w:szCs w:val="20"/>
                <w:lang w:val="en-CA"/>
              </w:rPr>
              <w:tab/>
            </w:r>
            <w:r w:rsidRPr="00AC0375">
              <w:rPr>
                <w:rFonts w:ascii="Cambria" w:eastAsia="MS Mincho" w:hAnsi="Cambria"/>
                <w:b/>
                <w:bCs/>
                <w:sz w:val="20"/>
                <w:szCs w:val="20"/>
                <w:lang w:val="en-CA"/>
              </w:rPr>
              <w:t>6</w:t>
            </w:r>
            <w:r>
              <w:rPr>
                <w:rFonts w:ascii="Cambria" w:eastAsia="MS Mincho" w:hAnsi="Cambria"/>
                <w:sz w:val="20"/>
                <w:szCs w:val="20"/>
                <w:lang w:val="en-CA"/>
              </w:rPr>
              <w:tab/>
            </w:r>
            <w:r w:rsidRPr="00AC0375">
              <w:rPr>
                <w:rFonts w:ascii="Cambria" w:eastAsia="MS Mincho" w:hAnsi="Cambria"/>
                <w:b/>
                <w:bCs/>
                <w:sz w:val="20"/>
                <w:szCs w:val="20"/>
                <w:lang w:val="en-CA"/>
              </w:rPr>
              <w:t>7</w:t>
            </w:r>
            <w:r>
              <w:rPr>
                <w:rFonts w:ascii="Cambria" w:eastAsia="MS Mincho" w:hAnsi="Cambria"/>
                <w:sz w:val="20"/>
                <w:szCs w:val="20"/>
                <w:lang w:val="en-CA"/>
              </w:rPr>
              <w:tab/>
            </w:r>
            <w:r w:rsidRPr="00AC0375">
              <w:rPr>
                <w:rFonts w:ascii="Cambria" w:eastAsia="MS Mincho" w:hAnsi="Cambria"/>
                <w:b/>
                <w:bCs/>
                <w:sz w:val="20"/>
                <w:szCs w:val="20"/>
                <w:lang w:val="en-CA"/>
              </w:rPr>
              <w:t>8</w:t>
            </w:r>
            <w:r>
              <w:rPr>
                <w:rFonts w:ascii="Cambria" w:eastAsia="MS Mincho" w:hAnsi="Cambria"/>
                <w:sz w:val="20"/>
                <w:szCs w:val="20"/>
                <w:lang w:val="en-CA"/>
              </w:rPr>
              <w:tab/>
            </w:r>
            <w:r w:rsidRPr="00AC0375">
              <w:rPr>
                <w:rFonts w:ascii="Cambria" w:eastAsia="MS Mincho" w:hAnsi="Cambria"/>
                <w:b/>
                <w:bCs/>
                <w:sz w:val="20"/>
                <w:szCs w:val="20"/>
                <w:lang w:val="en-CA"/>
              </w:rPr>
              <w:t>9</w:t>
            </w:r>
            <w:r>
              <w:rPr>
                <w:rFonts w:ascii="Cambria" w:eastAsia="MS Mincho" w:hAnsi="Cambria"/>
                <w:sz w:val="20"/>
                <w:szCs w:val="20"/>
                <w:lang w:val="en-CA"/>
              </w:rPr>
              <w:tab/>
            </w:r>
            <w:r w:rsidRPr="00AC0375">
              <w:rPr>
                <w:rFonts w:ascii="Cambria" w:eastAsia="MS Mincho" w:hAnsi="Cambria"/>
                <w:b/>
                <w:bCs/>
                <w:sz w:val="20"/>
                <w:szCs w:val="20"/>
                <w:lang w:val="en-CA"/>
              </w:rPr>
              <w:t>10</w:t>
            </w:r>
            <w:r>
              <w:rPr>
                <w:rFonts w:ascii="Cambria" w:eastAsia="MS Mincho" w:hAnsi="Cambria"/>
                <w:sz w:val="20"/>
                <w:szCs w:val="20"/>
                <w:lang w:val="en-CA"/>
              </w:rPr>
              <w:tab/>
            </w:r>
            <w:r w:rsidRPr="00AC0375">
              <w:rPr>
                <w:rFonts w:ascii="Cambria" w:eastAsia="MS Mincho" w:hAnsi="Cambria"/>
                <w:b/>
                <w:bCs/>
                <w:sz w:val="20"/>
                <w:szCs w:val="20"/>
                <w:lang w:val="en-CA"/>
              </w:rPr>
              <w:t>11</w:t>
            </w:r>
            <w:r>
              <w:rPr>
                <w:rFonts w:ascii="Cambria" w:eastAsia="MS Mincho" w:hAnsi="Cambria"/>
                <w:sz w:val="20"/>
                <w:szCs w:val="20"/>
                <w:lang w:val="en-CA"/>
              </w:rPr>
              <w:tab/>
            </w:r>
            <w:r w:rsidRPr="00AC0375">
              <w:rPr>
                <w:rFonts w:ascii="Cambria" w:eastAsia="MS Mincho" w:hAnsi="Cambria"/>
                <w:b/>
                <w:bCs/>
                <w:sz w:val="20"/>
                <w:szCs w:val="20"/>
                <w:lang w:val="en-CA"/>
              </w:rPr>
              <w:t>12</w:t>
            </w:r>
            <w:r>
              <w:rPr>
                <w:rFonts w:ascii="Cambria" w:eastAsia="MS Mincho" w:hAnsi="Cambria"/>
                <w:sz w:val="20"/>
                <w:szCs w:val="20"/>
                <w:lang w:val="en-CA"/>
              </w:rPr>
              <w:tab/>
            </w:r>
            <w:r w:rsidRPr="00AC0375">
              <w:rPr>
                <w:rFonts w:ascii="Cambria" w:eastAsia="MS Mincho" w:hAnsi="Cambria"/>
                <w:b/>
                <w:bCs/>
                <w:sz w:val="20"/>
                <w:szCs w:val="20"/>
                <w:lang w:val="en-CA"/>
              </w:rPr>
              <w:t>13+</w:t>
            </w:r>
          </w:p>
          <w:p w14:paraId="4A921422" w14:textId="6399F4B1"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0.25</w:t>
            </w:r>
            <w:r>
              <w:rPr>
                <w:rFonts w:ascii="Cambria" w:eastAsia="MS Mincho" w:hAnsi="Cambria"/>
                <w:sz w:val="20"/>
                <w:szCs w:val="20"/>
                <w:lang w:val="en-CA"/>
              </w:rPr>
              <w:tab/>
              <w:t>0.5</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r>
              <w:rPr>
                <w:rFonts w:ascii="Cambria" w:eastAsia="MS Mincho" w:hAnsi="Cambria"/>
                <w:sz w:val="20"/>
                <w:szCs w:val="20"/>
                <w:lang w:val="en-CA"/>
              </w:rPr>
              <w:tab/>
              <w:t>1</w:t>
            </w:r>
          </w:p>
          <w:p w14:paraId="244D09E9" w14:textId="073F8348" w:rsidR="00DB49CA"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40"/>
              </w:tabs>
              <w:spacing w:after="0" w:line="240" w:lineRule="auto"/>
              <w:rPr>
                <w:rFonts w:ascii="Cambria" w:eastAsia="MS Mincho" w:hAnsi="Cambria"/>
                <w:sz w:val="20"/>
                <w:szCs w:val="20"/>
                <w:lang w:val="en-CA"/>
              </w:rPr>
            </w:pPr>
            <w:r w:rsidRPr="00DB49CA">
              <w:rPr>
                <w:rFonts w:ascii="Cambria" w:eastAsia="MS Mincho" w:hAnsi="Cambria"/>
                <w:sz w:val="20"/>
                <w:szCs w:val="20"/>
                <w:lang w:val="en-CA"/>
              </w:rPr>
              <w:t>0</w:t>
            </w:r>
            <w:r w:rsidRPr="00DB49CA">
              <w:rPr>
                <w:rFonts w:ascii="Cambria" w:eastAsia="MS Mincho" w:hAnsi="Cambria"/>
                <w:sz w:val="20"/>
                <w:szCs w:val="20"/>
                <w:lang w:val="en-CA"/>
              </w:rPr>
              <w:tab/>
              <w:t>0</w:t>
            </w:r>
            <w:r w:rsidRPr="00DB49CA">
              <w:rPr>
                <w:rFonts w:ascii="Cambria" w:eastAsia="MS Mincho" w:hAnsi="Cambria"/>
                <w:sz w:val="20"/>
                <w:szCs w:val="20"/>
                <w:lang w:val="en-CA"/>
              </w:rPr>
              <w:tab/>
              <w:t>0.15</w:t>
            </w:r>
            <w:r w:rsidRPr="00DB49CA">
              <w:rPr>
                <w:rFonts w:ascii="Cambria" w:eastAsia="MS Mincho" w:hAnsi="Cambria"/>
                <w:sz w:val="20"/>
                <w:szCs w:val="20"/>
                <w:lang w:val="en-CA"/>
              </w:rPr>
              <w:tab/>
              <w:t>0.30</w:t>
            </w:r>
            <w:r w:rsidRPr="00DB49CA">
              <w:rPr>
                <w:rFonts w:ascii="Cambria" w:eastAsia="MS Mincho" w:hAnsi="Cambria"/>
                <w:sz w:val="20"/>
                <w:szCs w:val="20"/>
                <w:lang w:val="en-CA"/>
              </w:rPr>
              <w:tab/>
              <w:t>0.45</w:t>
            </w:r>
            <w:r w:rsidRPr="00DB49CA">
              <w:rPr>
                <w:rFonts w:ascii="Cambria" w:eastAsia="MS Mincho" w:hAnsi="Cambria"/>
                <w:sz w:val="20"/>
                <w:szCs w:val="20"/>
                <w:lang w:val="en-CA"/>
              </w:rPr>
              <w:tab/>
              <w:t>0.6</w:t>
            </w:r>
            <w:r w:rsidRPr="00DB49CA">
              <w:rPr>
                <w:rFonts w:ascii="Cambria" w:eastAsia="MS Mincho" w:hAnsi="Cambria"/>
                <w:sz w:val="20"/>
                <w:szCs w:val="20"/>
                <w:lang w:val="en-CA"/>
              </w:rPr>
              <w:tab/>
              <w:t>0.75</w:t>
            </w:r>
            <w:r w:rsidRPr="00DB49CA">
              <w:rPr>
                <w:rFonts w:ascii="Cambria" w:eastAsia="MS Mincho" w:hAnsi="Cambria"/>
                <w:sz w:val="20"/>
                <w:szCs w:val="20"/>
                <w:lang w:val="en-CA"/>
              </w:rPr>
              <w:tab/>
              <w:t>0.9</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r w:rsidRPr="00DB49CA">
              <w:rPr>
                <w:rFonts w:ascii="Cambria" w:eastAsia="MS Mincho" w:hAnsi="Cambria"/>
                <w:sz w:val="20"/>
                <w:szCs w:val="20"/>
                <w:lang w:val="en-CA"/>
              </w:rPr>
              <w:tab/>
              <w:t>1</w:t>
            </w:r>
          </w:p>
          <w:p w14:paraId="13E58945" w14:textId="4F5DEA0D" w:rsidR="000C2DB3" w:rsidRPr="00E7628F" w:rsidRDefault="00DB49CA" w:rsidP="00DB49CA">
            <w:pPr>
              <w:tabs>
                <w:tab w:val="left" w:pos="266"/>
                <w:tab w:val="left" w:pos="550"/>
                <w:tab w:val="left" w:pos="1100"/>
                <w:tab w:val="left" w:pos="1650"/>
                <w:tab w:val="left" w:pos="2200"/>
                <w:tab w:val="left" w:pos="2750"/>
                <w:tab w:val="left" w:pos="3300"/>
                <w:tab w:val="left" w:pos="3850"/>
                <w:tab w:val="left" w:pos="4400"/>
                <w:tab w:val="left" w:pos="4950"/>
                <w:tab w:val="left" w:pos="5445"/>
                <w:tab w:val="left" w:pos="5936"/>
              </w:tabs>
              <w:spacing w:after="0" w:line="240" w:lineRule="auto"/>
              <w:rPr>
                <w:rFonts w:ascii="Cambria" w:eastAsia="MS Mincho" w:hAnsi="Cambria"/>
                <w:sz w:val="20"/>
                <w:szCs w:val="20"/>
                <w:lang w:val="en-CA"/>
              </w:rPr>
            </w:pPr>
            <w:r>
              <w:rPr>
                <w:rFonts w:ascii="Cambria" w:eastAsia="MS Mincho" w:hAnsi="Cambria" w:hint="eastAsia"/>
                <w:sz w:val="20"/>
                <w:szCs w:val="20"/>
                <w:lang w:val="en-CA"/>
              </w:rPr>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w:t>
            </w:r>
            <w:r>
              <w:rPr>
                <w:rFonts w:ascii="Cambria" w:eastAsia="MS Mincho" w:hAnsi="Cambria"/>
                <w:sz w:val="20"/>
                <w:szCs w:val="20"/>
                <w:lang w:val="en-CA"/>
              </w:rPr>
              <w:tab/>
              <w:t>0.01</w:t>
            </w:r>
            <w:r>
              <w:rPr>
                <w:rFonts w:ascii="Cambria" w:eastAsia="MS Mincho" w:hAnsi="Cambria"/>
                <w:sz w:val="20"/>
                <w:szCs w:val="20"/>
                <w:lang w:val="en-CA"/>
              </w:rPr>
              <w:tab/>
              <w:t>0.04</w:t>
            </w:r>
            <w:r>
              <w:rPr>
                <w:rFonts w:ascii="Cambria" w:eastAsia="MS Mincho" w:hAnsi="Cambria"/>
                <w:sz w:val="20"/>
                <w:szCs w:val="20"/>
                <w:lang w:val="en-CA"/>
              </w:rPr>
              <w:tab/>
              <w:t>0.19</w:t>
            </w:r>
            <w:r>
              <w:rPr>
                <w:rFonts w:ascii="Cambria" w:eastAsia="MS Mincho" w:hAnsi="Cambria"/>
                <w:sz w:val="20"/>
                <w:szCs w:val="20"/>
                <w:lang w:val="en-CA"/>
              </w:rPr>
              <w:tab/>
              <w:t>0.56</w:t>
            </w:r>
            <w:r>
              <w:rPr>
                <w:rFonts w:ascii="Cambria" w:eastAsia="MS Mincho" w:hAnsi="Cambria"/>
                <w:sz w:val="20"/>
                <w:szCs w:val="20"/>
                <w:lang w:val="en-CA"/>
              </w:rPr>
              <w:tab/>
              <w:t>0.88</w:t>
            </w:r>
            <w:r>
              <w:rPr>
                <w:rFonts w:ascii="Cambria" w:eastAsia="MS Mincho" w:hAnsi="Cambria"/>
                <w:sz w:val="20"/>
                <w:szCs w:val="20"/>
                <w:lang w:val="en-CA"/>
              </w:rPr>
              <w:tab/>
              <w:t>0.98</w:t>
            </w:r>
            <w:r>
              <w:rPr>
                <w:rFonts w:ascii="Cambria" w:eastAsia="MS Mincho" w:hAnsi="Cambria"/>
                <w:sz w:val="20"/>
                <w:szCs w:val="20"/>
                <w:lang w:val="en-CA"/>
              </w:rPr>
              <w:tab/>
              <w:t>1</w:t>
            </w:r>
          </w:p>
        </w:tc>
      </w:tr>
      <w:tr w:rsidR="003E5349" w:rsidRPr="00E7628F" w14:paraId="0CC494D0" w14:textId="77777777" w:rsidTr="000508C2">
        <w:tc>
          <w:tcPr>
            <w:tcW w:w="2496" w:type="dxa"/>
            <w:gridSpan w:val="2"/>
            <w:tcBorders>
              <w:top w:val="single" w:sz="4" w:space="0" w:color="auto"/>
            </w:tcBorders>
            <w:shd w:val="clear" w:color="auto" w:fill="auto"/>
            <w:vAlign w:val="center"/>
          </w:tcPr>
          <w:p w14:paraId="2D25DB6C" w14:textId="5DCAD4A8" w:rsidR="003E5349" w:rsidRPr="00E7628F" w:rsidRDefault="003E5349" w:rsidP="00636EAD">
            <w:pPr>
              <w:spacing w:after="0" w:line="240" w:lineRule="auto"/>
              <w:rPr>
                <w:rFonts w:ascii="Cambria" w:eastAsia="MS Mincho" w:hAnsi="Cambria"/>
                <w:b/>
                <w:bCs/>
                <w:sz w:val="20"/>
                <w:szCs w:val="20"/>
                <w:lang w:val="en-CA"/>
              </w:rPr>
            </w:pPr>
            <w:r w:rsidRPr="00E7628F">
              <w:rPr>
                <w:rFonts w:ascii="Cambria" w:eastAsia="MS Mincho" w:hAnsi="Cambria"/>
                <w:b/>
                <w:bCs/>
                <w:sz w:val="20"/>
                <w:szCs w:val="20"/>
                <w:lang w:val="en-CA"/>
              </w:rPr>
              <w:t>West stock mixing</w:t>
            </w:r>
          </w:p>
        </w:tc>
        <w:tc>
          <w:tcPr>
            <w:tcW w:w="6610" w:type="dxa"/>
            <w:gridSpan w:val="6"/>
            <w:tcBorders>
              <w:top w:val="single" w:sz="4" w:space="0" w:color="auto"/>
            </w:tcBorders>
            <w:shd w:val="clear" w:color="auto" w:fill="auto"/>
          </w:tcPr>
          <w:p w14:paraId="205F8D83" w14:textId="3275F40C" w:rsidR="003E5349" w:rsidRPr="00E7628F" w:rsidRDefault="00464EBF"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Cs/>
                <w:color w:val="000000"/>
                <w:sz w:val="20"/>
                <w:szCs w:val="20"/>
                <w:lang w:val="en-CA" w:eastAsia="en-CA"/>
              </w:rPr>
            </w:pPr>
            <w:r w:rsidRPr="00E7628F">
              <w:rPr>
                <w:rFonts w:ascii="Cambria" w:eastAsia="Times New Roman" w:hAnsi="Cambria"/>
                <w:bCs/>
                <w:color w:val="000000"/>
                <w:sz w:val="20"/>
                <w:szCs w:val="20"/>
                <w:lang w:val="en-CA" w:eastAsia="en-CA"/>
              </w:rPr>
              <w:t>1</w:t>
            </w:r>
            <w:r w:rsidR="003E5349" w:rsidRPr="00E7628F">
              <w:rPr>
                <w:rFonts w:ascii="Cambria" w:eastAsia="Times New Roman" w:hAnsi="Cambria"/>
                <w:bCs/>
                <w:color w:val="000000"/>
                <w:sz w:val="20"/>
                <w:szCs w:val="20"/>
                <w:lang w:val="en-CA" w:eastAsia="en-CA"/>
              </w:rPr>
              <w:t>% western stock biomass in East area on average from 1965-2016</w:t>
            </w:r>
          </w:p>
        </w:tc>
      </w:tr>
      <w:tr w:rsidR="003E5349" w:rsidRPr="00E7628F" w14:paraId="4050AA49" w14:textId="77777777" w:rsidTr="000508C2">
        <w:tc>
          <w:tcPr>
            <w:tcW w:w="2496" w:type="dxa"/>
            <w:gridSpan w:val="2"/>
            <w:tcBorders>
              <w:bottom w:val="single" w:sz="4" w:space="0" w:color="auto"/>
            </w:tcBorders>
            <w:shd w:val="clear" w:color="auto" w:fill="auto"/>
            <w:vAlign w:val="center"/>
          </w:tcPr>
          <w:p w14:paraId="197E81D4" w14:textId="77777777" w:rsidR="003E5349" w:rsidRPr="00E7628F" w:rsidRDefault="003E5349" w:rsidP="00636EAD">
            <w:pPr>
              <w:spacing w:after="0" w:line="240" w:lineRule="auto"/>
              <w:rPr>
                <w:rFonts w:ascii="Cambria" w:eastAsia="MS Mincho" w:hAnsi="Cambria"/>
                <w:sz w:val="20"/>
                <w:szCs w:val="20"/>
                <w:lang w:val="en-CA"/>
              </w:rPr>
            </w:pPr>
          </w:p>
        </w:tc>
        <w:tc>
          <w:tcPr>
            <w:tcW w:w="6610" w:type="dxa"/>
            <w:gridSpan w:val="6"/>
            <w:tcBorders>
              <w:bottom w:val="single" w:sz="4" w:space="0" w:color="auto"/>
            </w:tcBorders>
            <w:shd w:val="clear" w:color="auto" w:fill="auto"/>
          </w:tcPr>
          <w:p w14:paraId="25476DEC" w14:textId="77777777" w:rsidR="003E5349" w:rsidRPr="00E7628F" w:rsidRDefault="003E5349" w:rsidP="00636E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b/>
                <w:color w:val="000000"/>
                <w:sz w:val="20"/>
                <w:szCs w:val="20"/>
                <w:lang w:val="en-CA" w:eastAsia="en-CA"/>
              </w:rPr>
            </w:pPr>
          </w:p>
        </w:tc>
      </w:tr>
    </w:tbl>
    <w:p w14:paraId="11A01E0E" w14:textId="7503E739" w:rsidR="000C2DB3" w:rsidRDefault="000C2DB3" w:rsidP="00636EAD">
      <w:pPr>
        <w:spacing w:after="0" w:line="240" w:lineRule="auto"/>
        <w:contextualSpacing/>
        <w:jc w:val="both"/>
        <w:rPr>
          <w:rFonts w:ascii="Cambria" w:eastAsia="MS Mincho" w:hAnsi="Cambria"/>
          <w:sz w:val="20"/>
          <w:szCs w:val="20"/>
          <w:lang w:val="en-ZA"/>
        </w:rPr>
      </w:pPr>
    </w:p>
    <w:p w14:paraId="3DE6C23C" w14:textId="11692C8E"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7" w:name="_Toc82063700"/>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2</w:t>
      </w:r>
      <w:r w:rsidRPr="00664F7A">
        <w:rPr>
          <w:rFonts w:ascii="Cambria" w:eastAsia="MS Gothic" w:hAnsi="Cambria"/>
          <w:bCs/>
          <w:iCs/>
          <w:color w:val="000000"/>
          <w:sz w:val="20"/>
          <w:szCs w:val="20"/>
          <w:lang w:val="en-ZA" w:eastAsia="en-ZA"/>
        </w:rPr>
        <w:t xml:space="preserve"> Estimated parameters</w:t>
      </w:r>
      <w:bookmarkEnd w:id="107"/>
    </w:p>
    <w:p w14:paraId="31CA6DE5" w14:textId="77777777" w:rsidR="00664F7A" w:rsidRPr="00E7628F" w:rsidRDefault="00664F7A" w:rsidP="00636EAD">
      <w:pPr>
        <w:spacing w:after="0" w:line="240" w:lineRule="auto"/>
        <w:contextualSpacing/>
        <w:jc w:val="both"/>
        <w:rPr>
          <w:rFonts w:ascii="Cambria" w:eastAsia="MS Mincho" w:hAnsi="Cambria"/>
          <w:sz w:val="20"/>
          <w:szCs w:val="20"/>
          <w:lang w:val="en-ZA"/>
        </w:rPr>
      </w:pPr>
    </w:p>
    <w:p w14:paraId="15E67366" w14:textId="5C6D077E" w:rsidR="006F5234"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The majority of parameters estimated by the model relate to movement probabilities and annual recruitment deviations (</w:t>
      </w:r>
      <w:r w:rsidRPr="00664F7A">
        <w:rPr>
          <w:rFonts w:ascii="Cambria" w:eastAsia="MS Mincho" w:hAnsi="Cambria"/>
          <w:b/>
          <w:bCs/>
          <w:sz w:val="20"/>
          <w:szCs w:val="20"/>
          <w:lang w:val="en-ZA"/>
        </w:rPr>
        <w:t>Table 8.3</w:t>
      </w:r>
      <w:r w:rsidRPr="00E7628F">
        <w:rPr>
          <w:rFonts w:ascii="Cambria" w:eastAsia="MS Mincho" w:hAnsi="Cambria"/>
          <w:sz w:val="20"/>
          <w:szCs w:val="20"/>
          <w:lang w:val="en-ZA"/>
        </w:rPr>
        <w:t xml:space="preserve">). </w:t>
      </w:r>
    </w:p>
    <w:p w14:paraId="5DC555D2" w14:textId="77777777" w:rsidR="00664F7A" w:rsidRPr="00E7628F" w:rsidRDefault="00664F7A" w:rsidP="00636EAD">
      <w:pPr>
        <w:spacing w:after="0" w:line="240" w:lineRule="auto"/>
        <w:contextualSpacing/>
        <w:jc w:val="both"/>
        <w:rPr>
          <w:rFonts w:ascii="Cambria" w:eastAsia="MS Mincho" w:hAnsi="Cambria"/>
          <w:sz w:val="20"/>
          <w:szCs w:val="20"/>
          <w:lang w:val="en-CA"/>
        </w:rPr>
      </w:pPr>
    </w:p>
    <w:p w14:paraId="136D7269" w14:textId="77777777" w:rsidR="001E2595" w:rsidRDefault="001E2595" w:rsidP="00636EAD">
      <w:pPr>
        <w:spacing w:after="0" w:line="240" w:lineRule="auto"/>
        <w:contextualSpacing/>
        <w:jc w:val="both"/>
        <w:rPr>
          <w:rFonts w:ascii="Cambria" w:eastAsia="MS Mincho" w:hAnsi="Cambria"/>
          <w:b/>
          <w:bCs/>
          <w:sz w:val="20"/>
          <w:szCs w:val="20"/>
          <w:lang w:val="en-CA"/>
        </w:rPr>
      </w:pPr>
      <w:r>
        <w:rPr>
          <w:rFonts w:ascii="Cambria" w:eastAsia="MS Mincho" w:hAnsi="Cambria"/>
          <w:b/>
          <w:bCs/>
          <w:sz w:val="20"/>
          <w:szCs w:val="20"/>
          <w:lang w:val="en-CA"/>
        </w:rPr>
        <w:br w:type="page"/>
      </w:r>
    </w:p>
    <w:p w14:paraId="57C2E0A8" w14:textId="6976F3A2" w:rsidR="006F5234" w:rsidRDefault="00664F7A" w:rsidP="00636EAD">
      <w:pPr>
        <w:spacing w:after="0" w:line="240" w:lineRule="auto"/>
        <w:contextualSpacing/>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8.3.</w:t>
      </w:r>
      <w:r w:rsidRPr="00664F7A">
        <w:rPr>
          <w:rFonts w:ascii="Cambria" w:eastAsia="MS Mincho" w:hAnsi="Cambria"/>
          <w:sz w:val="20"/>
          <w:szCs w:val="20"/>
          <w:lang w:val="en-CA"/>
        </w:rPr>
        <w:t xml:space="preserve"> The parameters estimated by the model. The example is for a bluefin tuna operating model of 7 strata (</w:t>
      </w:r>
      <w:r w:rsidRPr="00664F7A">
        <w:rPr>
          <w:rFonts w:ascii="Cambria" w:eastAsia="MS Mincho" w:hAnsi="Cambria"/>
          <w:b/>
          <w:bCs/>
          <w:sz w:val="20"/>
          <w:szCs w:val="20"/>
          <w:lang w:val="en-CA"/>
        </w:rPr>
        <w:t>Figure 1.1</w:t>
      </w:r>
      <w:r w:rsidRPr="00664F7A">
        <w:rPr>
          <w:rFonts w:ascii="Cambria" w:eastAsia="MS Mincho" w:hAnsi="Cambria"/>
          <w:sz w:val="20"/>
          <w:szCs w:val="20"/>
          <w:lang w:val="en-CA"/>
        </w:rPr>
        <w:t xml:space="preserve">), 4 quarters, 18 fleets, 55 years, 3 movement age classes and two estimated phases of stock-recruitment per stock (e.g., OM_1, </w:t>
      </w:r>
      <w:r w:rsidRPr="00664F7A">
        <w:rPr>
          <w:rFonts w:ascii="Cambria" w:eastAsia="MS Mincho" w:hAnsi="Cambria"/>
          <w:b/>
          <w:bCs/>
          <w:sz w:val="20"/>
          <w:szCs w:val="20"/>
          <w:lang w:val="en-CA"/>
        </w:rPr>
        <w:t>Figure 9.2</w:t>
      </w:r>
      <w:r w:rsidRPr="00664F7A">
        <w:rPr>
          <w:rFonts w:ascii="Cambria" w:eastAsia="MS Mincho" w:hAnsi="Cambria"/>
          <w:sz w:val="20"/>
          <w:szCs w:val="20"/>
          <w:lang w:val="en-CA"/>
        </w:rPr>
        <w:t>).</w:t>
      </w:r>
    </w:p>
    <w:tbl>
      <w:tblPr>
        <w:tblW w:w="8588" w:type="dxa"/>
        <w:tblInd w:w="108" w:type="dxa"/>
        <w:tblLook w:val="04A0" w:firstRow="1" w:lastRow="0" w:firstColumn="1" w:lastColumn="0" w:noHBand="0" w:noVBand="1"/>
      </w:tblPr>
      <w:tblGrid>
        <w:gridCol w:w="3724"/>
        <w:gridCol w:w="3114"/>
        <w:gridCol w:w="1750"/>
      </w:tblGrid>
      <w:tr w:rsidR="000C2DB3" w:rsidRPr="00E7628F" w14:paraId="3E5A5444" w14:textId="77777777" w:rsidTr="00682BE7">
        <w:tc>
          <w:tcPr>
            <w:tcW w:w="3724" w:type="dxa"/>
            <w:tcBorders>
              <w:top w:val="single" w:sz="8" w:space="0" w:color="auto"/>
              <w:bottom w:val="single" w:sz="8" w:space="0" w:color="auto"/>
            </w:tcBorders>
            <w:shd w:val="clear" w:color="auto" w:fill="auto"/>
          </w:tcPr>
          <w:p w14:paraId="2CB6ED1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3114" w:type="dxa"/>
            <w:tcBorders>
              <w:top w:val="single" w:sz="8" w:space="0" w:color="auto"/>
              <w:bottom w:val="single" w:sz="8" w:space="0" w:color="auto"/>
            </w:tcBorders>
            <w:shd w:val="clear" w:color="auto" w:fill="auto"/>
          </w:tcPr>
          <w:p w14:paraId="00B34C0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Number of parameters </w:t>
            </w:r>
          </w:p>
        </w:tc>
        <w:tc>
          <w:tcPr>
            <w:tcW w:w="1750" w:type="dxa"/>
            <w:tcBorders>
              <w:top w:val="single" w:sz="8" w:space="0" w:color="auto"/>
              <w:bottom w:val="single" w:sz="8" w:space="0" w:color="auto"/>
            </w:tcBorders>
            <w:shd w:val="clear" w:color="auto" w:fill="auto"/>
          </w:tcPr>
          <w:p w14:paraId="79795261" w14:textId="77777777" w:rsidR="000C2DB3" w:rsidRPr="00E7628F" w:rsidRDefault="000C2DB3" w:rsidP="00636EAD">
            <w:pPr>
              <w:keepNext/>
              <w:keepLines/>
              <w:spacing w:after="0" w:line="240" w:lineRule="auto"/>
              <w:rPr>
                <w:rFonts w:ascii="Cambria" w:eastAsia="MS Mincho" w:hAnsi="Cambria"/>
                <w:b/>
                <w:sz w:val="20"/>
                <w:szCs w:val="20"/>
                <w:lang w:val="en-CA"/>
              </w:rPr>
            </w:pPr>
          </w:p>
        </w:tc>
      </w:tr>
      <w:tr w:rsidR="00885F09" w:rsidRPr="00E7628F" w14:paraId="6316653C" w14:textId="77777777" w:rsidTr="00682BE7">
        <w:tc>
          <w:tcPr>
            <w:tcW w:w="3724" w:type="dxa"/>
            <w:tcBorders>
              <w:top w:val="single" w:sz="8" w:space="0" w:color="auto"/>
            </w:tcBorders>
            <w:shd w:val="clear" w:color="auto" w:fill="auto"/>
          </w:tcPr>
          <w:p w14:paraId="2A5F91D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(recruitment level 1)</w:t>
            </w:r>
          </w:p>
        </w:tc>
        <w:tc>
          <w:tcPr>
            <w:tcW w:w="3114" w:type="dxa"/>
            <w:tcBorders>
              <w:top w:val="single" w:sz="8" w:space="0" w:color="auto"/>
            </w:tcBorders>
            <w:shd w:val="clear" w:color="auto" w:fill="auto"/>
          </w:tcPr>
          <w:p w14:paraId="2F6AB67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i/>
                <w:sz w:val="20"/>
                <w:szCs w:val="20"/>
                <w:lang w:val="en-CA"/>
              </w:rPr>
              <w:t xml:space="preserve">2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p>
        </w:tc>
        <w:tc>
          <w:tcPr>
            <w:tcW w:w="1750" w:type="dxa"/>
            <w:tcBorders>
              <w:top w:val="single" w:sz="8" w:space="0" w:color="auto"/>
            </w:tcBorders>
            <w:shd w:val="clear" w:color="auto" w:fill="auto"/>
          </w:tcPr>
          <w:p w14:paraId="2BE74A34" w14:textId="488CF724"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4</w:t>
            </w:r>
          </w:p>
        </w:tc>
      </w:tr>
      <w:tr w:rsidR="00885F09" w:rsidRPr="00E7628F" w14:paraId="3FFB3C2B" w14:textId="77777777" w:rsidTr="00682BE7">
        <w:tc>
          <w:tcPr>
            <w:tcW w:w="3724" w:type="dxa"/>
            <w:shd w:val="clear" w:color="auto" w:fill="auto"/>
          </w:tcPr>
          <w:p w14:paraId="6D369F69"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Length at modal selectivity</w:t>
            </w:r>
          </w:p>
        </w:tc>
        <w:tc>
          <w:tcPr>
            <w:tcW w:w="3114" w:type="dxa"/>
            <w:shd w:val="clear" w:color="auto" w:fill="auto"/>
          </w:tcPr>
          <w:p w14:paraId="638E7F9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6CC0EAC3" w14:textId="62F1F545"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4A162E9E" w14:textId="77777777" w:rsidTr="00682BE7">
        <w:tc>
          <w:tcPr>
            <w:tcW w:w="3724" w:type="dxa"/>
            <w:shd w:val="clear" w:color="auto" w:fill="auto"/>
          </w:tcPr>
          <w:p w14:paraId="244004E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Ascending precision of selectivity</w:t>
            </w:r>
          </w:p>
        </w:tc>
        <w:tc>
          <w:tcPr>
            <w:tcW w:w="3114" w:type="dxa"/>
            <w:shd w:val="clear" w:color="auto" w:fill="auto"/>
          </w:tcPr>
          <w:p w14:paraId="4707FB9D"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w:t>
            </w:r>
          </w:p>
        </w:tc>
        <w:tc>
          <w:tcPr>
            <w:tcW w:w="1750" w:type="dxa"/>
            <w:shd w:val="clear" w:color="auto" w:fill="auto"/>
          </w:tcPr>
          <w:p w14:paraId="184C81A4" w14:textId="775B460F"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043FFF29" w14:textId="77777777" w:rsidTr="00682BE7">
        <w:tc>
          <w:tcPr>
            <w:tcW w:w="3724" w:type="dxa"/>
            <w:shd w:val="clear" w:color="auto" w:fill="auto"/>
          </w:tcPr>
          <w:p w14:paraId="50074C86"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Descending precision of selectivity</w:t>
            </w:r>
          </w:p>
        </w:tc>
        <w:tc>
          <w:tcPr>
            <w:tcW w:w="3114" w:type="dxa"/>
            <w:shd w:val="clear" w:color="auto" w:fill="auto"/>
          </w:tcPr>
          <w:p w14:paraId="430F8473"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r w:rsidRPr="00E7628F">
              <w:rPr>
                <w:rFonts w:ascii="Cambria" w:eastAsia="MS Mincho" w:hAnsi="Cambria"/>
                <w:i/>
                <w:sz w:val="20"/>
                <w:szCs w:val="20"/>
                <w:lang w:val="en-CA"/>
              </w:rPr>
              <w:t xml:space="preserve"> -1</w:t>
            </w:r>
          </w:p>
        </w:tc>
        <w:tc>
          <w:tcPr>
            <w:tcW w:w="1750" w:type="dxa"/>
            <w:shd w:val="clear" w:color="auto" w:fill="auto"/>
          </w:tcPr>
          <w:p w14:paraId="45590C77" w14:textId="039BA02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17</w:t>
            </w:r>
          </w:p>
        </w:tc>
      </w:tr>
      <w:tr w:rsidR="00885F09" w:rsidRPr="00E7628F" w14:paraId="5A6BD2B9" w14:textId="77777777" w:rsidTr="00682BE7">
        <w:tc>
          <w:tcPr>
            <w:tcW w:w="3724" w:type="dxa"/>
            <w:shd w:val="clear" w:color="auto" w:fill="auto"/>
          </w:tcPr>
          <w:p w14:paraId="262C77C7"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w:t>
            </w:r>
          </w:p>
        </w:tc>
        <w:tc>
          <w:tcPr>
            <w:tcW w:w="3114" w:type="dxa"/>
            <w:shd w:val="clear" w:color="auto" w:fill="auto"/>
          </w:tcPr>
          <w:p w14:paraId="12FBC365" w14:textId="77777777" w:rsidR="00885F09" w:rsidRPr="00E7628F" w:rsidRDefault="00885F09"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w:t>
            </w:r>
            <w:proofErr w:type="spellStart"/>
            <w:proofErr w:type="gram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proofErr w:type="gramEnd"/>
            <w:r w:rsidRPr="00E7628F">
              <w:rPr>
                <w:rFonts w:ascii="Cambria" w:eastAsia="MS Mincho" w:hAnsi="Cambria"/>
                <w:sz w:val="20"/>
                <w:szCs w:val="20"/>
                <w:lang w:val="en-CA"/>
              </w:rPr>
              <w:t xml:space="preserve"> 2 - 2) ∙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sz w:val="20"/>
                <w:szCs w:val="20"/>
                <w:lang w:val="en-CA"/>
              </w:rPr>
              <w:t xml:space="preserve"> </w:t>
            </w:r>
          </w:p>
        </w:tc>
        <w:tc>
          <w:tcPr>
            <w:tcW w:w="1750" w:type="dxa"/>
            <w:shd w:val="clear" w:color="auto" w:fill="auto"/>
          </w:tcPr>
          <w:p w14:paraId="5F83B2B6" w14:textId="045C48B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54</w:t>
            </w:r>
          </w:p>
        </w:tc>
      </w:tr>
      <w:tr w:rsidR="00885F09" w:rsidRPr="00E7628F" w14:paraId="093DF0A3" w14:textId="77777777" w:rsidTr="00682BE7">
        <w:tc>
          <w:tcPr>
            <w:tcW w:w="3724" w:type="dxa"/>
            <w:shd w:val="clear" w:color="auto" w:fill="auto"/>
          </w:tcPr>
          <w:p w14:paraId="757FDE8B"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w:t>
            </w:r>
          </w:p>
        </w:tc>
        <w:tc>
          <w:tcPr>
            <w:tcW w:w="3114" w:type="dxa"/>
            <w:shd w:val="clear" w:color="auto" w:fill="auto"/>
          </w:tcPr>
          <w:p w14:paraId="45896472"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fleets</w:t>
            </w:r>
            <w:proofErr w:type="spellEnd"/>
          </w:p>
        </w:tc>
        <w:tc>
          <w:tcPr>
            <w:tcW w:w="1750" w:type="dxa"/>
            <w:shd w:val="clear" w:color="auto" w:fill="auto"/>
          </w:tcPr>
          <w:p w14:paraId="42DF3D42" w14:textId="635D9B8B"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18</w:t>
            </w:r>
          </w:p>
        </w:tc>
      </w:tr>
      <w:tr w:rsidR="00885F09" w:rsidRPr="00E7628F" w14:paraId="52AA0BAA" w14:textId="77777777" w:rsidTr="00682BE7">
        <w:tc>
          <w:tcPr>
            <w:tcW w:w="3724" w:type="dxa"/>
            <w:shd w:val="clear" w:color="auto" w:fill="auto"/>
          </w:tcPr>
          <w:p w14:paraId="284540A8"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 xml:space="preserve">) </w:t>
            </w:r>
          </w:p>
        </w:tc>
        <w:tc>
          <w:tcPr>
            <w:tcW w:w="3114" w:type="dxa"/>
            <w:shd w:val="clear" w:color="auto" w:fill="auto"/>
          </w:tcPr>
          <w:p w14:paraId="03CE43A7" w14:textId="77777777" w:rsidR="00885F09" w:rsidRPr="00E7628F" w:rsidRDefault="00885F09" w:rsidP="00636EAD">
            <w:pPr>
              <w:keepNext/>
              <w:keepLines/>
              <w:spacing w:after="0" w:line="240" w:lineRule="auto"/>
              <w:rPr>
                <w:rFonts w:ascii="Cambria" w:eastAsia="MS Mincho" w:hAnsi="Cambria"/>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p>
        </w:tc>
        <w:tc>
          <w:tcPr>
            <w:tcW w:w="1750" w:type="dxa"/>
            <w:shd w:val="clear" w:color="auto" w:fill="auto"/>
          </w:tcPr>
          <w:p w14:paraId="1B06103F" w14:textId="19251D4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28</w:t>
            </w:r>
          </w:p>
        </w:tc>
      </w:tr>
      <w:tr w:rsidR="00885F09" w:rsidRPr="00E7628F" w14:paraId="7DEBDD61" w14:textId="77777777" w:rsidTr="00682BE7">
        <w:tc>
          <w:tcPr>
            <w:tcW w:w="3724" w:type="dxa"/>
            <w:shd w:val="clear" w:color="auto" w:fill="auto"/>
          </w:tcPr>
          <w:p w14:paraId="608E5D3C"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w:t>
            </w:r>
            <w:r w:rsidRPr="00E7628F">
              <w:rPr>
                <w:rFonts w:ascii="Cambria" w:eastAsia="MS Mincho" w:hAnsi="Cambria"/>
                <w:i/>
                <w:sz w:val="20"/>
                <w:szCs w:val="20"/>
                <w:lang w:val="en-CA"/>
              </w:rPr>
              <w:t>FA</w:t>
            </w:r>
            <w:r w:rsidRPr="00E7628F">
              <w:rPr>
                <w:rFonts w:ascii="Cambria" w:eastAsia="MS Mincho" w:hAnsi="Cambria"/>
                <w:sz w:val="20"/>
                <w:szCs w:val="20"/>
                <w:lang w:val="en-CA"/>
              </w:rPr>
              <w:t>) deviation</w:t>
            </w:r>
          </w:p>
        </w:tc>
        <w:tc>
          <w:tcPr>
            <w:tcW w:w="3114" w:type="dxa"/>
            <w:shd w:val="clear" w:color="auto" w:fill="auto"/>
          </w:tcPr>
          <w:p w14:paraId="509BB6E4"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gramStart"/>
            <w:r w:rsidRPr="00E7628F">
              <w:rPr>
                <w:rFonts w:ascii="Cambria" w:eastAsia="MS Mincho" w:hAnsi="Cambria"/>
                <w:sz w:val="20"/>
                <w:szCs w:val="20"/>
                <w:lang w:val="en-CA"/>
              </w:rPr>
              <w:t>(</w:t>
            </w:r>
            <w:r w:rsidRPr="00E7628F">
              <w:rPr>
                <w:rFonts w:ascii="Cambria" w:eastAsia="MS Mincho" w:hAnsi="Cambria"/>
                <w:sz w:val="20"/>
                <w:szCs w:val="20"/>
                <w:vertAlign w:val="subscript"/>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years</w:t>
            </w:r>
            <w:proofErr w:type="spellEnd"/>
            <w:proofErr w:type="gramEnd"/>
            <w:r w:rsidRPr="00E7628F">
              <w:rPr>
                <w:rFonts w:ascii="Cambria" w:eastAsia="MS Mincho" w:hAnsi="Cambria"/>
                <w:i/>
                <w:sz w:val="20"/>
                <w:szCs w:val="20"/>
                <w:vertAlign w:val="subscript"/>
                <w:lang w:val="en-CA"/>
              </w:rPr>
              <w:t xml:space="preserve"> </w:t>
            </w:r>
            <w:r w:rsidRPr="00E7628F">
              <w:rPr>
                <w:rFonts w:ascii="Cambria" w:eastAsia="MS Mincho" w:hAnsi="Cambria"/>
                <w:iCs/>
                <w:sz w:val="20"/>
                <w:szCs w:val="20"/>
                <w:lang w:val="en-CA"/>
              </w:rPr>
              <w:t>-1)</w:t>
            </w:r>
            <w:r w:rsidRPr="00E7628F">
              <w:rPr>
                <w:rFonts w:ascii="Cambria" w:eastAsia="MS Mincho" w:hAnsi="Cambria"/>
                <w:i/>
                <w:sz w:val="20"/>
                <w:szCs w:val="20"/>
                <w:vertAlign w:val="subscript"/>
                <w:lang w:val="en-CA"/>
              </w:rPr>
              <w:t xml:space="preserve"> </w:t>
            </w:r>
          </w:p>
        </w:tc>
        <w:tc>
          <w:tcPr>
            <w:tcW w:w="1750" w:type="dxa"/>
            <w:shd w:val="clear" w:color="auto" w:fill="auto"/>
          </w:tcPr>
          <w:p w14:paraId="00C4187B" w14:textId="3FE026D2"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1512</w:t>
            </w:r>
          </w:p>
        </w:tc>
      </w:tr>
      <w:tr w:rsidR="00885F09" w:rsidRPr="00E7628F" w14:paraId="65EE333D" w14:textId="77777777" w:rsidTr="00682BE7">
        <w:tc>
          <w:tcPr>
            <w:tcW w:w="3724" w:type="dxa"/>
            <w:shd w:val="clear" w:color="auto" w:fill="auto"/>
          </w:tcPr>
          <w:p w14:paraId="5C98C301" w14:textId="77777777"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w:t>
            </w:r>
          </w:p>
        </w:tc>
        <w:tc>
          <w:tcPr>
            <w:tcW w:w="3114" w:type="dxa"/>
            <w:shd w:val="clear" w:color="auto" w:fill="auto"/>
          </w:tcPr>
          <w:p w14:paraId="6B7DF0FA" w14:textId="77777777" w:rsidR="00885F09" w:rsidRPr="00E7628F" w:rsidRDefault="00885F09" w:rsidP="00636EAD">
            <w:pPr>
              <w:keepNext/>
              <w:keepLines/>
              <w:spacing w:after="0" w:line="240" w:lineRule="auto"/>
              <w:rPr>
                <w:rFonts w:ascii="Cambria" w:eastAsia="MS Mincho" w:hAnsi="Cambria"/>
                <w:i/>
                <w:sz w:val="20"/>
                <w:szCs w:val="20"/>
                <w:lang w:val="en-CA"/>
              </w:rPr>
            </w:pP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strata</w:t>
            </w:r>
            <w:proofErr w:type="spellEnd"/>
            <w:r w:rsidRPr="00E7628F">
              <w:rPr>
                <w:rFonts w:ascii="Cambria" w:eastAsia="MS Mincho" w:hAnsi="Cambria"/>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quarters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stocks</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sz w:val="20"/>
                <w:szCs w:val="20"/>
                <w:lang w:val="en-CA"/>
              </w:rPr>
              <w:t>∙</w:t>
            </w:r>
            <w:r w:rsidRPr="00E7628F">
              <w:rPr>
                <w:rFonts w:ascii="Cambria" w:eastAsia="MS Mincho" w:hAnsi="Cambria"/>
                <w:i/>
                <w:sz w:val="20"/>
                <w:szCs w:val="20"/>
                <w:lang w:val="en-CA"/>
              </w:rPr>
              <w:t xml:space="preserve"> </w:t>
            </w:r>
            <w:proofErr w:type="spellStart"/>
            <w:r w:rsidRPr="00E7628F">
              <w:rPr>
                <w:rFonts w:ascii="Cambria" w:eastAsia="MS Mincho" w:hAnsi="Cambria"/>
                <w:i/>
                <w:sz w:val="20"/>
                <w:szCs w:val="20"/>
                <w:lang w:val="en-CA"/>
              </w:rPr>
              <w:t>n</w:t>
            </w:r>
            <w:r w:rsidRPr="00E7628F">
              <w:rPr>
                <w:rFonts w:ascii="Cambria" w:eastAsia="MS Mincho" w:hAnsi="Cambria"/>
                <w:i/>
                <w:sz w:val="20"/>
                <w:szCs w:val="20"/>
                <w:vertAlign w:val="subscript"/>
                <w:lang w:val="en-CA"/>
              </w:rPr>
              <w:t>mov</w:t>
            </w:r>
            <w:proofErr w:type="spellEnd"/>
            <w:r w:rsidRPr="00E7628F">
              <w:rPr>
                <w:rFonts w:ascii="Cambria" w:eastAsia="MS Mincho" w:hAnsi="Cambria"/>
                <w:i/>
                <w:sz w:val="20"/>
                <w:szCs w:val="20"/>
                <w:vertAlign w:val="subscript"/>
                <w:lang w:val="en-CA"/>
              </w:rPr>
              <w:t>-ages</w:t>
            </w:r>
          </w:p>
        </w:tc>
        <w:tc>
          <w:tcPr>
            <w:tcW w:w="1750" w:type="dxa"/>
            <w:shd w:val="clear" w:color="auto" w:fill="auto"/>
          </w:tcPr>
          <w:p w14:paraId="59928B13" w14:textId="153E28D3" w:rsidR="00885F09" w:rsidRPr="00E7628F" w:rsidRDefault="00885F09" w:rsidP="00636EAD">
            <w:pPr>
              <w:keepNext/>
              <w:keepLines/>
              <w:spacing w:after="0" w:line="240" w:lineRule="auto"/>
              <w:rPr>
                <w:rFonts w:ascii="Cambria" w:eastAsia="MS Mincho" w:hAnsi="Cambria"/>
                <w:sz w:val="20"/>
                <w:szCs w:val="20"/>
                <w:lang w:val="en-CA"/>
              </w:rPr>
            </w:pPr>
            <w:r w:rsidRPr="00E7628F">
              <w:rPr>
                <w:rFonts w:ascii="Cambria" w:hAnsi="Cambria"/>
                <w:sz w:val="20"/>
                <w:szCs w:val="20"/>
              </w:rPr>
              <w:t>168</w:t>
            </w:r>
          </w:p>
        </w:tc>
      </w:tr>
      <w:tr w:rsidR="000C2DB3" w:rsidRPr="00E7628F" w14:paraId="19221011" w14:textId="77777777" w:rsidTr="00682BE7">
        <w:tc>
          <w:tcPr>
            <w:tcW w:w="3724" w:type="dxa"/>
            <w:tcBorders>
              <w:top w:val="single" w:sz="8" w:space="0" w:color="auto"/>
              <w:bottom w:val="single" w:sz="8" w:space="0" w:color="auto"/>
            </w:tcBorders>
            <w:shd w:val="clear" w:color="auto" w:fill="auto"/>
          </w:tcPr>
          <w:p w14:paraId="7E30951B"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114" w:type="dxa"/>
            <w:tcBorders>
              <w:top w:val="single" w:sz="8" w:space="0" w:color="auto"/>
              <w:bottom w:val="single" w:sz="8" w:space="0" w:color="auto"/>
            </w:tcBorders>
            <w:shd w:val="clear" w:color="auto" w:fill="auto"/>
          </w:tcPr>
          <w:p w14:paraId="28D526D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Total</w:t>
            </w:r>
          </w:p>
        </w:tc>
        <w:tc>
          <w:tcPr>
            <w:tcW w:w="1750" w:type="dxa"/>
            <w:tcBorders>
              <w:top w:val="single" w:sz="8" w:space="0" w:color="auto"/>
              <w:bottom w:val="single" w:sz="8" w:space="0" w:color="auto"/>
            </w:tcBorders>
            <w:shd w:val="clear" w:color="auto" w:fill="auto"/>
          </w:tcPr>
          <w:p w14:paraId="1440E872" w14:textId="0CB0D4A9" w:rsidR="000C2DB3" w:rsidRPr="00E7628F" w:rsidRDefault="008E2800"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1837</w:t>
            </w:r>
          </w:p>
        </w:tc>
      </w:tr>
    </w:tbl>
    <w:p w14:paraId="3D284D9E" w14:textId="68CAD07A" w:rsidR="00664F7A" w:rsidRDefault="00664F7A">
      <w:pPr>
        <w:spacing w:after="0" w:line="240" w:lineRule="auto"/>
        <w:rPr>
          <w:rFonts w:ascii="Cambria" w:eastAsia="MS Mincho" w:hAnsi="Cambria"/>
          <w:sz w:val="20"/>
          <w:szCs w:val="20"/>
          <w:lang w:val="en-CA"/>
        </w:rPr>
      </w:pPr>
    </w:p>
    <w:p w14:paraId="09219719" w14:textId="1F7A980F" w:rsidR="000C2DB3" w:rsidRPr="00E7628F" w:rsidRDefault="000C2DB3" w:rsidP="00636EAD">
      <w:pPr>
        <w:spacing w:after="0" w:line="240" w:lineRule="auto"/>
        <w:rPr>
          <w:rFonts w:ascii="Cambria" w:eastAsia="MS Mincho" w:hAnsi="Cambria"/>
          <w:b/>
          <w:sz w:val="20"/>
          <w:szCs w:val="20"/>
          <w:lang w:val="en-CA"/>
        </w:rPr>
      </w:pPr>
      <w:r w:rsidRPr="00664F7A">
        <w:rPr>
          <w:rFonts w:ascii="Cambria" w:eastAsia="MS Mincho" w:hAnsi="Cambria"/>
          <w:b/>
          <w:bCs/>
          <w:sz w:val="20"/>
          <w:szCs w:val="20"/>
          <w:lang w:val="en-CA"/>
        </w:rPr>
        <w:t>Table 8.4.</w:t>
      </w:r>
      <w:r w:rsidRPr="00E7628F">
        <w:rPr>
          <w:rFonts w:ascii="Cambria" w:eastAsia="MS Mincho" w:hAnsi="Cambria"/>
          <w:sz w:val="20"/>
          <w:szCs w:val="20"/>
          <w:lang w:val="en-CA"/>
        </w:rPr>
        <w:t xml:space="preserve"> </w:t>
      </w:r>
      <w:r w:rsidR="00497B35" w:rsidRPr="00E7628F">
        <w:rPr>
          <w:rFonts w:ascii="Cambria" w:eastAsia="MS Mincho" w:hAnsi="Cambria"/>
          <w:sz w:val="20"/>
          <w:szCs w:val="20"/>
          <w:lang w:val="en-CA"/>
        </w:rPr>
        <w:t>“</w:t>
      </w:r>
      <w:r w:rsidRPr="00E7628F">
        <w:rPr>
          <w:rFonts w:ascii="Cambria" w:eastAsia="MS Mincho" w:hAnsi="Cambria"/>
          <w:sz w:val="20"/>
          <w:szCs w:val="20"/>
          <w:lang w:val="en-CA"/>
        </w:rPr>
        <w:t>Prior</w:t>
      </w:r>
      <w:r w:rsidR="00497B35" w:rsidRPr="00E7628F">
        <w:rPr>
          <w:rFonts w:ascii="Cambria" w:eastAsia="MS Mincho" w:hAnsi="Cambria"/>
          <w:sz w:val="20"/>
          <w:szCs w:val="20"/>
          <w:lang w:val="en-CA"/>
        </w:rPr>
        <w:t>”</w:t>
      </w:r>
      <w:r w:rsidRPr="00E7628F">
        <w:rPr>
          <w:rFonts w:ascii="Cambria" w:eastAsia="MS Mincho" w:hAnsi="Cambria"/>
          <w:sz w:val="20"/>
          <w:szCs w:val="20"/>
          <w:lang w:val="en-CA"/>
        </w:rPr>
        <w:t xml:space="preserve"> probability distributions </w:t>
      </w:r>
      <w:r w:rsidR="00497B35" w:rsidRPr="00E7628F">
        <w:rPr>
          <w:rFonts w:ascii="Cambria" w:eastAsia="MS Mincho" w:hAnsi="Cambria"/>
          <w:sz w:val="20"/>
          <w:szCs w:val="20"/>
          <w:lang w:val="en-CA"/>
        </w:rPr>
        <w:t xml:space="preserve">(penalty functions) </w:t>
      </w:r>
      <w:r w:rsidRPr="00E7628F">
        <w:rPr>
          <w:rFonts w:ascii="Cambria" w:eastAsia="MS Mincho" w:hAnsi="Cambria"/>
          <w:sz w:val="20"/>
          <w:szCs w:val="20"/>
          <w:lang w:val="en-CA"/>
        </w:rPr>
        <w:t xml:space="preserve">for model parameters with mean </w:t>
      </w:r>
      <w:r w:rsidRPr="00E7628F">
        <w:rPr>
          <w:rFonts w:ascii="Cambria" w:eastAsia="MS Mincho" w:hAnsi="Cambria"/>
          <w:i/>
          <w:sz w:val="20"/>
          <w:szCs w:val="20"/>
          <w:lang w:val="en-CA"/>
        </w:rPr>
        <w:t>μ</w:t>
      </w:r>
      <w:r w:rsidRPr="00E7628F">
        <w:rPr>
          <w:rFonts w:ascii="Cambria" w:eastAsia="MS Mincho" w:hAnsi="Cambria"/>
          <w:sz w:val="20"/>
          <w:szCs w:val="20"/>
          <w:lang w:val="en-CA"/>
        </w:rPr>
        <w:t xml:space="preserve"> and standard deviation </w:t>
      </w:r>
      <w:r w:rsidRPr="00E7628F">
        <w:rPr>
          <w:rFonts w:ascii="Cambria" w:eastAsia="MS Mincho" w:hAnsi="Cambria"/>
          <w:i/>
          <w:sz w:val="20"/>
          <w:szCs w:val="20"/>
          <w:lang w:val="en-CA"/>
        </w:rPr>
        <w:t>σ</w:t>
      </w:r>
      <w:r w:rsidRPr="00E7628F">
        <w:rPr>
          <w:rFonts w:ascii="Cambria" w:eastAsia="MS Mincho" w:hAnsi="Cambria"/>
          <w:sz w:val="20"/>
          <w:szCs w:val="20"/>
          <w:lang w:val="en-CA"/>
        </w:rPr>
        <w:t xml:space="preserve">, and lower and upper bounds </w:t>
      </w:r>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and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respectively. </w:t>
      </w:r>
    </w:p>
    <w:tbl>
      <w:tblPr>
        <w:tblW w:w="8981" w:type="dxa"/>
        <w:tblInd w:w="108" w:type="dxa"/>
        <w:tblLook w:val="04A0" w:firstRow="1" w:lastRow="0" w:firstColumn="1" w:lastColumn="0" w:noHBand="0" w:noVBand="1"/>
      </w:tblPr>
      <w:tblGrid>
        <w:gridCol w:w="3132"/>
        <w:gridCol w:w="4593"/>
        <w:gridCol w:w="1256"/>
      </w:tblGrid>
      <w:tr w:rsidR="000C2DB3" w:rsidRPr="00E7628F" w14:paraId="7A6FACE2" w14:textId="77777777" w:rsidTr="00664F7A">
        <w:tc>
          <w:tcPr>
            <w:tcW w:w="3132" w:type="dxa"/>
            <w:tcBorders>
              <w:top w:val="single" w:sz="8" w:space="0" w:color="auto"/>
              <w:bottom w:val="single" w:sz="8" w:space="0" w:color="auto"/>
            </w:tcBorders>
            <w:shd w:val="clear" w:color="auto" w:fill="auto"/>
          </w:tcPr>
          <w:p w14:paraId="68AE3DD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Parameter</w:t>
            </w:r>
          </w:p>
        </w:tc>
        <w:tc>
          <w:tcPr>
            <w:tcW w:w="4593" w:type="dxa"/>
            <w:tcBorders>
              <w:top w:val="single" w:sz="8" w:space="0" w:color="auto"/>
              <w:bottom w:val="single" w:sz="8" w:space="0" w:color="auto"/>
            </w:tcBorders>
            <w:shd w:val="clear" w:color="auto" w:fill="auto"/>
          </w:tcPr>
          <w:p w14:paraId="7F8693C7"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 xml:space="preserve">Prior </w:t>
            </w:r>
          </w:p>
        </w:tc>
        <w:tc>
          <w:tcPr>
            <w:tcW w:w="1256" w:type="dxa"/>
            <w:tcBorders>
              <w:top w:val="single" w:sz="8" w:space="0" w:color="auto"/>
              <w:bottom w:val="single" w:sz="8" w:space="0" w:color="auto"/>
            </w:tcBorders>
            <w:shd w:val="clear" w:color="auto" w:fill="auto"/>
          </w:tcPr>
          <w:p w14:paraId="68E0281C"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38FD7C70" w14:textId="77777777" w:rsidTr="00664F7A">
        <w:trPr>
          <w:trHeight w:hRule="exact" w:val="340"/>
        </w:trPr>
        <w:tc>
          <w:tcPr>
            <w:tcW w:w="3132" w:type="dxa"/>
            <w:tcBorders>
              <w:top w:val="single" w:sz="8" w:space="0" w:color="auto"/>
              <w:bottom w:val="single" w:sz="4" w:space="0" w:color="auto"/>
            </w:tcBorders>
            <w:shd w:val="clear" w:color="auto" w:fill="auto"/>
            <w:vAlign w:val="bottom"/>
          </w:tcPr>
          <w:p w14:paraId="29485DD4"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All operating models</w:t>
            </w:r>
          </w:p>
        </w:tc>
        <w:tc>
          <w:tcPr>
            <w:tcW w:w="4593" w:type="dxa"/>
            <w:tcBorders>
              <w:top w:val="single" w:sz="8" w:space="0" w:color="auto"/>
            </w:tcBorders>
            <w:shd w:val="clear" w:color="auto" w:fill="auto"/>
          </w:tcPr>
          <w:p w14:paraId="58444E1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56" w:type="dxa"/>
            <w:tcBorders>
              <w:top w:val="single" w:sz="8" w:space="0" w:color="auto"/>
            </w:tcBorders>
            <w:shd w:val="clear" w:color="auto" w:fill="auto"/>
          </w:tcPr>
          <w:p w14:paraId="4F743AB8" w14:textId="77777777" w:rsidR="000C2DB3" w:rsidRPr="00E7628F" w:rsidRDefault="000C2DB3" w:rsidP="00636EAD">
            <w:pPr>
              <w:keepNext/>
              <w:keepLines/>
              <w:spacing w:after="0" w:line="240" w:lineRule="auto"/>
              <w:rPr>
                <w:rFonts w:ascii="Cambria" w:eastAsia="MS Mincho" w:hAnsi="Cambria"/>
                <w:sz w:val="20"/>
                <w:szCs w:val="20"/>
                <w:lang w:val="en-CA"/>
              </w:rPr>
            </w:pPr>
          </w:p>
        </w:tc>
      </w:tr>
      <w:tr w:rsidR="000C2DB3" w:rsidRPr="00E7628F" w14:paraId="73CAC75E" w14:textId="77777777" w:rsidTr="00664F7A">
        <w:tc>
          <w:tcPr>
            <w:tcW w:w="3132" w:type="dxa"/>
            <w:tcBorders>
              <w:top w:val="single" w:sz="4" w:space="0" w:color="auto"/>
            </w:tcBorders>
            <w:shd w:val="clear" w:color="auto" w:fill="auto"/>
          </w:tcPr>
          <w:p w14:paraId="6F9B952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w:t>
            </w:r>
          </w:p>
        </w:tc>
        <w:tc>
          <w:tcPr>
            <w:tcW w:w="4593" w:type="dxa"/>
            <w:shd w:val="clear" w:color="auto" w:fill="auto"/>
          </w:tcPr>
          <w:p w14:paraId="3EB4CE8F"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 xml:space="preserve">LB </w:t>
            </w:r>
            <w:r w:rsidRPr="00E7628F">
              <w:rPr>
                <w:rFonts w:ascii="Cambria" w:eastAsia="MS Mincho" w:hAnsi="Cambria"/>
                <w:sz w:val="20"/>
                <w:szCs w:val="20"/>
                <w:lang w:val="en-CA"/>
              </w:rPr>
              <w:t xml:space="preserve">= 11, </w:t>
            </w:r>
            <w:r w:rsidRPr="00E7628F">
              <w:rPr>
                <w:rFonts w:ascii="Cambria" w:eastAsia="MS Mincho" w:hAnsi="Cambria"/>
                <w:i/>
                <w:sz w:val="20"/>
                <w:szCs w:val="20"/>
                <w:lang w:val="en-CA"/>
              </w:rPr>
              <w:t xml:space="preserve">UB </w:t>
            </w:r>
            <w:r w:rsidRPr="00E7628F">
              <w:rPr>
                <w:rFonts w:ascii="Cambria" w:eastAsia="MS Mincho" w:hAnsi="Cambria"/>
                <w:sz w:val="20"/>
                <w:szCs w:val="20"/>
                <w:lang w:val="en-CA"/>
              </w:rPr>
              <w:t>= 16.5)</w:t>
            </w:r>
          </w:p>
        </w:tc>
        <w:tc>
          <w:tcPr>
            <w:tcW w:w="1256" w:type="dxa"/>
            <w:shd w:val="clear" w:color="auto" w:fill="auto"/>
          </w:tcPr>
          <w:p w14:paraId="39650703"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w:t>
            </w:r>
            <w:proofErr w:type="spellEnd"/>
          </w:p>
        </w:tc>
      </w:tr>
      <w:tr w:rsidR="000C2DB3" w:rsidRPr="00E7628F" w14:paraId="3FFBD758" w14:textId="77777777" w:rsidTr="00664F7A">
        <w:tc>
          <w:tcPr>
            <w:tcW w:w="3132" w:type="dxa"/>
            <w:shd w:val="clear" w:color="auto" w:fill="auto"/>
          </w:tcPr>
          <w:p w14:paraId="454F53B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All Selectivity parameters (</w:t>
            </w:r>
            <w:r w:rsidRPr="00E7628F">
              <w:rPr>
                <w:rFonts w:ascii="Cambria" w:eastAsia="MS Mincho" w:hAnsi="Cambria"/>
                <w:i/>
                <w:iCs/>
                <w:sz w:val="20"/>
                <w:szCs w:val="20"/>
                <w:lang w:val="en-CA"/>
              </w:rPr>
              <w:t>θ</w:t>
            </w:r>
            <w:r w:rsidRPr="00E7628F">
              <w:rPr>
                <w:rFonts w:ascii="Cambria" w:eastAsia="MS Mincho" w:hAnsi="Cambria"/>
                <w:sz w:val="20"/>
                <w:szCs w:val="20"/>
                <w:lang w:val="en-CA"/>
              </w:rPr>
              <w:t>)</w:t>
            </w:r>
          </w:p>
        </w:tc>
        <w:tc>
          <w:tcPr>
            <w:tcW w:w="4593" w:type="dxa"/>
            <w:shd w:val="clear" w:color="auto" w:fill="auto"/>
          </w:tcPr>
          <w:p w14:paraId="0F4B62FC" w14:textId="77777777" w:rsidR="000C2DB3" w:rsidRPr="00E7628F" w:rsidRDefault="000C2DB3" w:rsidP="00636EAD">
            <w:pPr>
              <w:keepNext/>
              <w:keepLines/>
              <w:spacing w:after="0" w:line="240" w:lineRule="auto"/>
              <w:rPr>
                <w:rFonts w:ascii="Cambria" w:eastAsia="MS Mincho" w:hAnsi="Cambria"/>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-5.0,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5.0)</w:t>
            </w:r>
          </w:p>
        </w:tc>
        <w:tc>
          <w:tcPr>
            <w:tcW w:w="1256" w:type="dxa"/>
            <w:shd w:val="clear" w:color="auto" w:fill="auto"/>
          </w:tcPr>
          <w:p w14:paraId="5A21064E"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sel</w:t>
            </w:r>
            <w:proofErr w:type="spellEnd"/>
          </w:p>
        </w:tc>
      </w:tr>
      <w:tr w:rsidR="000C2DB3" w:rsidRPr="00E7628F" w14:paraId="3D6DBFF0" w14:textId="77777777" w:rsidTr="00664F7A">
        <w:tc>
          <w:tcPr>
            <w:tcW w:w="3132" w:type="dxa"/>
            <w:shd w:val="clear" w:color="auto" w:fill="auto"/>
          </w:tcPr>
          <w:p w14:paraId="3B81323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Fishing fleet catchability (</w:t>
            </w:r>
            <w:r w:rsidRPr="00E7628F">
              <w:rPr>
                <w:rFonts w:ascii="Cambria" w:eastAsia="MS Mincho" w:hAnsi="Cambria"/>
                <w:i/>
                <w:sz w:val="20"/>
                <w:szCs w:val="20"/>
                <w:lang w:val="en-CA"/>
              </w:rPr>
              <w:t>q</w:t>
            </w:r>
            <w:r w:rsidRPr="00E7628F">
              <w:rPr>
                <w:rFonts w:ascii="Cambria" w:eastAsia="MS Mincho" w:hAnsi="Cambria"/>
                <w:sz w:val="20"/>
                <w:szCs w:val="20"/>
                <w:lang w:val="en-CA"/>
              </w:rPr>
              <w:t>) (mean F per fleet)</w:t>
            </w:r>
          </w:p>
        </w:tc>
        <w:tc>
          <w:tcPr>
            <w:tcW w:w="4593" w:type="dxa"/>
            <w:shd w:val="clear" w:color="auto" w:fill="auto"/>
          </w:tcPr>
          <w:p w14:paraId="667073B8"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w:t>
            </w:r>
            <w:proofErr w:type="gramStart"/>
            <w:r w:rsidRPr="00E7628F">
              <w:rPr>
                <w:rFonts w:ascii="Cambria" w:eastAsia="MS Mincho" w:hAnsi="Cambria"/>
                <w:sz w:val="20"/>
                <w:szCs w:val="20"/>
                <w:lang w:val="en-CA"/>
              </w:rPr>
              <w:t>uniform(</w:t>
            </w:r>
            <w:proofErr w:type="gramEnd"/>
            <w:r w:rsidRPr="00E7628F">
              <w:rPr>
                <w:rFonts w:ascii="Cambria" w:eastAsia="MS Mincho" w:hAnsi="Cambria"/>
                <w:i/>
                <w:sz w:val="20"/>
                <w:szCs w:val="20"/>
                <w:lang w:val="en-CA"/>
              </w:rPr>
              <w:t>LB</w:t>
            </w:r>
            <w:r w:rsidRPr="00E7628F">
              <w:rPr>
                <w:rFonts w:ascii="Cambria" w:eastAsia="MS Mincho" w:hAnsi="Cambria"/>
                <w:sz w:val="20"/>
                <w:szCs w:val="20"/>
                <w:lang w:val="en-CA"/>
              </w:rPr>
              <w:t xml:space="preserve"> = -10.0, </w:t>
            </w:r>
            <w:r w:rsidRPr="00E7628F">
              <w:rPr>
                <w:rFonts w:ascii="Cambria" w:eastAsia="MS Mincho" w:hAnsi="Cambria"/>
                <w:i/>
                <w:sz w:val="20"/>
                <w:szCs w:val="20"/>
                <w:lang w:val="en-CA"/>
              </w:rPr>
              <w:t>UB</w:t>
            </w:r>
            <w:r w:rsidRPr="00E7628F">
              <w:rPr>
                <w:rFonts w:ascii="Cambria" w:eastAsia="MS Mincho" w:hAnsi="Cambria"/>
                <w:sz w:val="20"/>
                <w:szCs w:val="20"/>
                <w:lang w:val="en-CA"/>
              </w:rPr>
              <w:t xml:space="preserve"> = 1.0)</w:t>
            </w:r>
          </w:p>
        </w:tc>
        <w:tc>
          <w:tcPr>
            <w:tcW w:w="1256" w:type="dxa"/>
            <w:shd w:val="clear" w:color="auto" w:fill="auto"/>
          </w:tcPr>
          <w:p w14:paraId="031450D5"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q</w:t>
            </w:r>
            <w:proofErr w:type="spellEnd"/>
          </w:p>
        </w:tc>
      </w:tr>
      <w:tr w:rsidR="000C2DB3" w:rsidRPr="00E7628F" w14:paraId="5ECAF921" w14:textId="77777777" w:rsidTr="00664F7A">
        <w:tc>
          <w:tcPr>
            <w:tcW w:w="3132" w:type="dxa"/>
            <w:shd w:val="clear" w:color="auto" w:fill="auto"/>
          </w:tcPr>
          <w:p w14:paraId="36693BB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F deviation (</w:t>
            </w:r>
            <w:r w:rsidRPr="00E7628F">
              <w:rPr>
                <w:rFonts w:ascii="Cambria" w:eastAsia="MS Mincho" w:hAnsi="Cambria"/>
                <w:i/>
                <w:sz w:val="20"/>
                <w:szCs w:val="20"/>
                <w:lang w:val="en-CA"/>
              </w:rPr>
              <w:t>FD</w:t>
            </w:r>
            <w:r w:rsidRPr="00E7628F">
              <w:rPr>
                <w:rFonts w:ascii="Cambria" w:eastAsia="MS Mincho" w:hAnsi="Cambria"/>
                <w:sz w:val="20"/>
                <w:szCs w:val="20"/>
                <w:lang w:val="en-CA"/>
              </w:rPr>
              <w:t>)</w:t>
            </w:r>
          </w:p>
        </w:tc>
        <w:tc>
          <w:tcPr>
            <w:tcW w:w="4593" w:type="dxa"/>
            <w:shd w:val="clear" w:color="auto" w:fill="auto"/>
          </w:tcPr>
          <w:p w14:paraId="7E25EBE5" w14:textId="77777777" w:rsidR="000C2DB3" w:rsidRPr="00E7628F" w:rsidRDefault="000C2DB3" w:rsidP="00636EAD">
            <w:pPr>
              <w:keepNext/>
              <w:keepLines/>
              <w:spacing w:after="0" w:line="240" w:lineRule="auto"/>
              <w:rPr>
                <w:rFonts w:ascii="Cambria" w:eastAsia="MS Mincho" w:hAnsi="Cambria"/>
                <w:i/>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0FD7A469"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FD</w:t>
            </w:r>
            <w:proofErr w:type="spellEnd"/>
          </w:p>
        </w:tc>
      </w:tr>
      <w:tr w:rsidR="000C2DB3" w:rsidRPr="00E7628F" w14:paraId="3DF174D9" w14:textId="77777777" w:rsidTr="00664F7A">
        <w:tc>
          <w:tcPr>
            <w:tcW w:w="3132" w:type="dxa"/>
            <w:shd w:val="clear" w:color="auto" w:fill="auto"/>
          </w:tcPr>
          <w:p w14:paraId="2BC44E8A"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Annual F deviation (</w:t>
            </w:r>
            <w:r w:rsidRPr="00E7628F">
              <w:rPr>
                <w:rFonts w:ascii="Cambria" w:eastAsia="MS Mincho" w:hAnsi="Cambria"/>
                <w:i/>
                <w:iCs/>
                <w:sz w:val="20"/>
                <w:szCs w:val="20"/>
                <w:lang w:val="en-CA"/>
              </w:rPr>
              <w:t>FA</w:t>
            </w:r>
            <w:r w:rsidRPr="00E7628F">
              <w:rPr>
                <w:rFonts w:ascii="Cambria" w:eastAsia="MS Mincho" w:hAnsi="Cambria"/>
                <w:sz w:val="20"/>
                <w:szCs w:val="20"/>
                <w:lang w:val="en-CA"/>
              </w:rPr>
              <w:t>)</w:t>
            </w:r>
          </w:p>
        </w:tc>
        <w:tc>
          <w:tcPr>
            <w:tcW w:w="4593" w:type="dxa"/>
            <w:shd w:val="clear" w:color="auto" w:fill="auto"/>
          </w:tcPr>
          <w:p w14:paraId="2505DF0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1)</w:t>
            </w:r>
          </w:p>
        </w:tc>
        <w:tc>
          <w:tcPr>
            <w:tcW w:w="1256" w:type="dxa"/>
            <w:shd w:val="clear" w:color="auto" w:fill="auto"/>
          </w:tcPr>
          <w:p w14:paraId="6D49A95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FA</w:t>
            </w:r>
            <w:proofErr w:type="spellEnd"/>
          </w:p>
        </w:tc>
      </w:tr>
      <w:tr w:rsidR="000C2DB3" w:rsidRPr="00E7628F" w14:paraId="0A9197AC" w14:textId="77777777" w:rsidTr="00664F7A">
        <w:tc>
          <w:tcPr>
            <w:tcW w:w="3132" w:type="dxa"/>
            <w:shd w:val="clear" w:color="auto" w:fill="auto"/>
          </w:tcPr>
          <w:p w14:paraId="731C7C60"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 xml:space="preserve">Movement parameters (g, </w:t>
            </w:r>
            <w:r w:rsidRPr="00E7628F">
              <w:rPr>
                <w:rFonts w:ascii="Cambria" w:eastAsia="MS Mincho" w:hAnsi="Cambria"/>
                <w:i/>
                <w:iCs/>
                <w:sz w:val="20"/>
                <w:szCs w:val="20"/>
                <w:lang w:val="en-CA"/>
              </w:rPr>
              <w:t>v</w:t>
            </w:r>
            <w:r w:rsidRPr="00E7628F">
              <w:rPr>
                <w:rFonts w:ascii="Cambria" w:eastAsia="MS Mincho" w:hAnsi="Cambria"/>
                <w:sz w:val="20"/>
                <w:szCs w:val="20"/>
                <w:lang w:val="en-CA"/>
              </w:rPr>
              <w:t xml:space="preserve">, </w:t>
            </w:r>
            <w:proofErr w:type="spellStart"/>
            <w:r w:rsidRPr="00E7628F">
              <w:rPr>
                <w:rFonts w:ascii="Cambria" w:eastAsia="MS Mincho" w:hAnsi="Cambria"/>
                <w:i/>
                <w:iCs/>
                <w:sz w:val="20"/>
                <w:szCs w:val="20"/>
                <w:lang w:val="en-CA"/>
              </w:rPr>
              <w:t>θ</w:t>
            </w:r>
            <w:r w:rsidRPr="00E7628F">
              <w:rPr>
                <w:rFonts w:ascii="Cambria" w:eastAsia="MS Mincho" w:hAnsi="Cambria"/>
                <w:i/>
                <w:iCs/>
                <w:sz w:val="20"/>
                <w:szCs w:val="20"/>
                <w:vertAlign w:val="subscript"/>
                <w:lang w:val="en-CA"/>
              </w:rPr>
              <w:t>G</w:t>
            </w:r>
            <w:proofErr w:type="spellEnd"/>
            <w:r w:rsidRPr="00E7628F">
              <w:rPr>
                <w:rFonts w:ascii="Cambria" w:eastAsia="MS Mincho" w:hAnsi="Cambria"/>
                <w:sz w:val="20"/>
                <w:szCs w:val="20"/>
                <w:lang w:val="en-CA"/>
              </w:rPr>
              <w:t>)</w:t>
            </w:r>
          </w:p>
        </w:tc>
        <w:tc>
          <w:tcPr>
            <w:tcW w:w="4593" w:type="dxa"/>
            <w:shd w:val="clear" w:color="auto" w:fill="auto"/>
          </w:tcPr>
          <w:p w14:paraId="26DC5D05" w14:textId="77777777" w:rsidR="000C2DB3" w:rsidRPr="00E7628F" w:rsidRDefault="000C2DB3" w:rsidP="00636EAD">
            <w:pPr>
              <w:keepNext/>
              <w:keepLines/>
              <w:spacing w:after="0" w:line="240" w:lineRule="auto"/>
              <w:rPr>
                <w:rFonts w:ascii="Cambria" w:eastAsia="MS Mincho" w:hAnsi="Cambria"/>
                <w:i/>
                <w:sz w:val="20"/>
                <w:szCs w:val="20"/>
                <w:lang w:val="fr-CA"/>
              </w:rPr>
            </w:pPr>
            <w:proofErr w:type="gramStart"/>
            <w:r w:rsidRPr="00E7628F">
              <w:rPr>
                <w:rFonts w:ascii="Cambria" w:eastAsia="MS Mincho" w:hAnsi="Cambria"/>
                <w:sz w:val="20"/>
                <w:szCs w:val="20"/>
                <w:lang w:val="fr-CA"/>
              </w:rPr>
              <w:t>lognormal(</w:t>
            </w:r>
            <w:proofErr w:type="gramEnd"/>
            <w:r w:rsidRPr="00E7628F">
              <w:rPr>
                <w:rFonts w:ascii="Cambria" w:eastAsia="MS Mincho" w:hAnsi="Cambria"/>
                <w:i/>
                <w:sz w:val="20"/>
                <w:szCs w:val="20"/>
                <w:lang w:val="en-CA"/>
              </w:rPr>
              <w:t>μ</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xml:space="preserve">= 0, </w:t>
            </w:r>
            <w:r w:rsidRPr="00E7628F">
              <w:rPr>
                <w:rFonts w:ascii="Cambria" w:eastAsia="MS Mincho" w:hAnsi="Cambria"/>
                <w:i/>
                <w:sz w:val="20"/>
                <w:szCs w:val="20"/>
                <w:lang w:val="en-CA"/>
              </w:rPr>
              <w:t>σ</w:t>
            </w:r>
            <w:r w:rsidRPr="00E7628F">
              <w:rPr>
                <w:rFonts w:ascii="Cambria" w:eastAsia="MS Mincho" w:hAnsi="Cambria"/>
                <w:i/>
                <w:sz w:val="20"/>
                <w:szCs w:val="20"/>
                <w:lang w:val="fr-CA"/>
              </w:rPr>
              <w:t xml:space="preserve"> </w:t>
            </w:r>
            <w:r w:rsidRPr="00E7628F">
              <w:rPr>
                <w:rFonts w:ascii="Cambria" w:eastAsia="MS Mincho" w:hAnsi="Cambria"/>
                <w:sz w:val="20"/>
                <w:szCs w:val="20"/>
                <w:lang w:val="fr-CA"/>
              </w:rPr>
              <w:t>= 4) (</w:t>
            </w:r>
            <w:r w:rsidRPr="00E7628F">
              <w:rPr>
                <w:rFonts w:ascii="Cambria" w:eastAsia="MS Mincho" w:hAnsi="Cambria"/>
                <w:i/>
                <w:sz w:val="20"/>
                <w:szCs w:val="20"/>
                <w:lang w:val="fr-CA"/>
              </w:rPr>
              <w:t>LB</w:t>
            </w:r>
            <w:r w:rsidRPr="00E7628F">
              <w:rPr>
                <w:rFonts w:ascii="Cambria" w:eastAsia="MS Mincho" w:hAnsi="Cambria"/>
                <w:sz w:val="20"/>
                <w:szCs w:val="20"/>
                <w:lang w:val="fr-CA"/>
              </w:rPr>
              <w:t xml:space="preserve"> = -8.0, </w:t>
            </w:r>
            <w:r w:rsidRPr="00E7628F">
              <w:rPr>
                <w:rFonts w:ascii="Cambria" w:eastAsia="MS Mincho" w:hAnsi="Cambria"/>
                <w:i/>
                <w:sz w:val="20"/>
                <w:szCs w:val="20"/>
                <w:lang w:val="fr-CA"/>
              </w:rPr>
              <w:t xml:space="preserve">UB </w:t>
            </w:r>
            <w:r w:rsidRPr="00E7628F">
              <w:rPr>
                <w:rFonts w:ascii="Cambria" w:eastAsia="MS Mincho" w:hAnsi="Cambria"/>
                <w:sz w:val="20"/>
                <w:szCs w:val="20"/>
                <w:lang w:val="fr-CA"/>
              </w:rPr>
              <w:t>= 8.0)</w:t>
            </w:r>
          </w:p>
        </w:tc>
        <w:tc>
          <w:tcPr>
            <w:tcW w:w="1256" w:type="dxa"/>
            <w:shd w:val="clear" w:color="auto" w:fill="auto"/>
          </w:tcPr>
          <w:p w14:paraId="6EE96341"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mov</w:t>
            </w:r>
            <w:proofErr w:type="spellEnd"/>
          </w:p>
        </w:tc>
      </w:tr>
      <w:tr w:rsidR="000C2DB3" w:rsidRPr="00E7628F" w14:paraId="6FDA6231" w14:textId="77777777" w:rsidTr="00664F7A">
        <w:tc>
          <w:tcPr>
            <w:tcW w:w="3132" w:type="dxa"/>
            <w:shd w:val="clear" w:color="auto" w:fill="auto"/>
          </w:tcPr>
          <w:p w14:paraId="0E745A0F"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Recruitment deviations (2-year blocks)</w:t>
            </w:r>
          </w:p>
        </w:tc>
        <w:tc>
          <w:tcPr>
            <w:tcW w:w="4593" w:type="dxa"/>
            <w:shd w:val="clear" w:color="auto" w:fill="auto"/>
          </w:tcPr>
          <w:p w14:paraId="20AFAA3F"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0.353)</w:t>
            </w:r>
          </w:p>
        </w:tc>
        <w:tc>
          <w:tcPr>
            <w:tcW w:w="1256" w:type="dxa"/>
            <w:shd w:val="clear" w:color="auto" w:fill="auto"/>
          </w:tcPr>
          <w:p w14:paraId="0E230097"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recdev</w:t>
            </w:r>
            <w:proofErr w:type="spellEnd"/>
          </w:p>
        </w:tc>
      </w:tr>
      <w:tr w:rsidR="000C2DB3" w:rsidRPr="00E7628F" w14:paraId="2F236840" w14:textId="77777777" w:rsidTr="00664F7A">
        <w:tc>
          <w:tcPr>
            <w:tcW w:w="3132" w:type="dxa"/>
            <w:shd w:val="clear" w:color="auto" w:fill="auto"/>
          </w:tcPr>
          <w:p w14:paraId="27F5DAA1"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Unfished recruitment change (applicable only to the level 1 and 3 recruitment scenarios)</w:t>
            </w:r>
          </w:p>
        </w:tc>
        <w:tc>
          <w:tcPr>
            <w:tcW w:w="4593" w:type="dxa"/>
            <w:shd w:val="clear" w:color="auto" w:fill="auto"/>
          </w:tcPr>
          <w:p w14:paraId="1DD10A76"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gramEnd"/>
            <w:r w:rsidRPr="00E7628F">
              <w:rPr>
                <w:rFonts w:ascii="Cambria" w:eastAsia="MS Mincho" w:hAnsi="Cambria"/>
                <w:i/>
                <w:sz w:val="20"/>
                <w:szCs w:val="20"/>
                <w:lang w:val="en-CA"/>
              </w:rPr>
              <w:t xml:space="preserve">μ </w:t>
            </w:r>
            <w:r w:rsidRPr="00E7628F">
              <w:rPr>
                <w:rFonts w:ascii="Cambria" w:eastAsia="MS Mincho" w:hAnsi="Cambria"/>
                <w:sz w:val="20"/>
                <w:szCs w:val="20"/>
                <w:lang w:val="en-CA"/>
              </w:rPr>
              <w:t xml:space="preserve">= 0, </w:t>
            </w:r>
            <w:r w:rsidRPr="00E7628F">
              <w:rPr>
                <w:rFonts w:ascii="Cambria" w:eastAsia="MS Mincho" w:hAnsi="Cambria"/>
                <w:i/>
                <w:sz w:val="20"/>
                <w:szCs w:val="20"/>
                <w:lang w:val="en-CA"/>
              </w:rPr>
              <w:t xml:space="preserve">σ </w:t>
            </w:r>
            <w:r w:rsidRPr="00E7628F">
              <w:rPr>
                <w:rFonts w:ascii="Cambria" w:eastAsia="MS Mincho" w:hAnsi="Cambria"/>
                <w:sz w:val="20"/>
                <w:szCs w:val="20"/>
                <w:lang w:val="en-CA"/>
              </w:rPr>
              <w:t>= 0.4)</w:t>
            </w:r>
          </w:p>
        </w:tc>
        <w:tc>
          <w:tcPr>
            <w:tcW w:w="1256" w:type="dxa"/>
            <w:shd w:val="clear" w:color="auto" w:fill="auto"/>
          </w:tcPr>
          <w:p w14:paraId="778B1EA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R0dif</w:t>
            </w:r>
          </w:p>
        </w:tc>
      </w:tr>
      <w:tr w:rsidR="000C2DB3" w:rsidRPr="00E7628F" w14:paraId="3391A6D7" w14:textId="77777777" w:rsidTr="00664F7A">
        <w:tc>
          <w:tcPr>
            <w:tcW w:w="3132" w:type="dxa"/>
            <w:shd w:val="clear" w:color="auto" w:fill="auto"/>
          </w:tcPr>
          <w:p w14:paraId="7C631DA9"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Asymptotic western stock mixing</w:t>
            </w:r>
          </w:p>
        </w:tc>
        <w:tc>
          <w:tcPr>
            <w:tcW w:w="4593" w:type="dxa"/>
            <w:shd w:val="clear" w:color="auto" w:fill="auto"/>
          </w:tcPr>
          <w:p w14:paraId="0175E85D" w14:textId="77777777"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0.025)</w:t>
            </w:r>
          </w:p>
        </w:tc>
        <w:tc>
          <w:tcPr>
            <w:tcW w:w="1256" w:type="dxa"/>
            <w:shd w:val="clear" w:color="auto" w:fill="auto"/>
          </w:tcPr>
          <w:p w14:paraId="235FF6F4"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mix</w:t>
            </w:r>
            <w:proofErr w:type="spellEnd"/>
          </w:p>
        </w:tc>
      </w:tr>
      <w:tr w:rsidR="000C2DB3" w:rsidRPr="00E7628F" w14:paraId="510C427F" w14:textId="77777777" w:rsidTr="00664F7A">
        <w:tc>
          <w:tcPr>
            <w:tcW w:w="3132" w:type="dxa"/>
            <w:shd w:val="clear" w:color="auto" w:fill="auto"/>
          </w:tcPr>
          <w:p w14:paraId="75BA4DE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Mean spawning stock biomass by area</w:t>
            </w:r>
          </w:p>
        </w:tc>
        <w:tc>
          <w:tcPr>
            <w:tcW w:w="4593" w:type="dxa"/>
            <w:shd w:val="clear" w:color="auto" w:fill="auto"/>
          </w:tcPr>
          <w:p w14:paraId="074C47B1" w14:textId="0DA806A0" w:rsidR="000C2DB3" w:rsidRPr="00E7628F" w:rsidRDefault="000C2DB3"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0.05)</w:t>
            </w:r>
          </w:p>
        </w:tc>
        <w:tc>
          <w:tcPr>
            <w:tcW w:w="1256" w:type="dxa"/>
            <w:shd w:val="clear" w:color="auto" w:fill="auto"/>
          </w:tcPr>
          <w:p w14:paraId="14671138" w14:textId="77777777" w:rsidR="000C2DB3" w:rsidRPr="00E7628F" w:rsidRDefault="000C2DB3"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muSSB</w:t>
            </w:r>
            <w:proofErr w:type="spellEnd"/>
          </w:p>
        </w:tc>
      </w:tr>
      <w:tr w:rsidR="008735F2" w:rsidRPr="00E7628F" w14:paraId="5B52746C" w14:textId="77777777" w:rsidTr="00664F7A">
        <w:tc>
          <w:tcPr>
            <w:tcW w:w="3132" w:type="dxa"/>
            <w:tcBorders>
              <w:bottom w:val="single" w:sz="4" w:space="0" w:color="auto"/>
            </w:tcBorders>
            <w:shd w:val="clear" w:color="auto" w:fill="auto"/>
          </w:tcPr>
          <w:p w14:paraId="0AECA920" w14:textId="241E74E3" w:rsidR="008735F2" w:rsidRPr="00E7628F" w:rsidRDefault="008735F2"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Seasonal distribution of vulnerable numbers of 125cm + fish</w:t>
            </w:r>
          </w:p>
        </w:tc>
        <w:tc>
          <w:tcPr>
            <w:tcW w:w="4593" w:type="dxa"/>
            <w:tcBorders>
              <w:bottom w:val="single" w:sz="4" w:space="0" w:color="auto"/>
            </w:tcBorders>
            <w:shd w:val="clear" w:color="auto" w:fill="auto"/>
          </w:tcPr>
          <w:p w14:paraId="3420D6FD" w14:textId="0F0CDB06" w:rsidR="008735F2" w:rsidRPr="00E7628F" w:rsidRDefault="008735F2" w:rsidP="00636EAD">
            <w:pPr>
              <w:keepNext/>
              <w:keepLines/>
              <w:spacing w:after="0" w:line="240" w:lineRule="auto"/>
              <w:rPr>
                <w:rFonts w:ascii="Cambria" w:eastAsia="MS Mincho" w:hAnsi="Cambria"/>
                <w:sz w:val="20"/>
                <w:szCs w:val="20"/>
                <w:lang w:val="en-CA"/>
              </w:rPr>
            </w:pPr>
            <w:proofErr w:type="gramStart"/>
            <w:r w:rsidRPr="00E7628F">
              <w:rPr>
                <w:rFonts w:ascii="Cambria" w:eastAsia="MS Mincho" w:hAnsi="Cambria"/>
                <w:sz w:val="20"/>
                <w:szCs w:val="20"/>
                <w:lang w:val="en-CA"/>
              </w:rPr>
              <w:t>Lognormal(</w:t>
            </w:r>
            <w:proofErr w:type="spellStart"/>
            <w:proofErr w:type="gramEnd"/>
            <w:r w:rsidRPr="00E7628F">
              <w:rPr>
                <w:rFonts w:ascii="Cambria" w:eastAsia="MS Mincho" w:hAnsi="Cambria"/>
                <w:i/>
                <w:sz w:val="20"/>
                <w:szCs w:val="20"/>
                <w:lang w:val="en-CA"/>
              </w:rPr>
              <w:t>μ</w:t>
            </w:r>
            <w:r w:rsidRPr="00E7628F">
              <w:rPr>
                <w:rFonts w:ascii="Cambria" w:eastAsia="MS Mincho" w:hAnsi="Cambria"/>
                <w:i/>
                <w:sz w:val="20"/>
                <w:szCs w:val="20"/>
                <w:vertAlign w:val="subscript"/>
                <w:lang w:val="en-CA"/>
              </w:rPr>
              <w:t>specified</w:t>
            </w:r>
            <w:proofErr w:type="spellEnd"/>
            <w:r w:rsidRPr="00E7628F">
              <w:rPr>
                <w:rFonts w:ascii="Cambria" w:eastAsia="MS Mincho" w:hAnsi="Cambria"/>
                <w:i/>
                <w:sz w:val="20"/>
                <w:szCs w:val="20"/>
                <w:vertAlign w:val="subscript"/>
                <w:lang w:val="en-CA"/>
              </w:rPr>
              <w:t xml:space="preserve"> </w:t>
            </w:r>
            <w:r w:rsidRPr="00E7628F">
              <w:rPr>
                <w:rFonts w:ascii="Cambria" w:eastAsia="MS Mincho" w:hAnsi="Cambria"/>
                <w:i/>
                <w:sz w:val="20"/>
                <w:szCs w:val="20"/>
                <w:lang w:val="en-CA"/>
              </w:rPr>
              <w:t xml:space="preserve">, σ </w:t>
            </w:r>
            <w:r w:rsidRPr="00E7628F">
              <w:rPr>
                <w:rFonts w:ascii="Cambria" w:eastAsia="MS Mincho" w:hAnsi="Cambria"/>
                <w:sz w:val="20"/>
                <w:szCs w:val="20"/>
                <w:lang w:val="en-CA"/>
              </w:rPr>
              <w:t>= 0.02</w:t>
            </w:r>
            <w:r w:rsidR="00CA12C0" w:rsidRPr="00E7628F">
              <w:rPr>
                <w:rFonts w:ascii="Cambria" w:eastAsia="MS Mincho" w:hAnsi="Cambria"/>
                <w:sz w:val="20"/>
                <w:szCs w:val="20"/>
                <w:lang w:val="en-CA"/>
              </w:rPr>
              <w:t>5</w:t>
            </w:r>
            <w:r w:rsidRPr="00E7628F">
              <w:rPr>
                <w:rFonts w:ascii="Cambria" w:eastAsia="MS Mincho" w:hAnsi="Cambria"/>
                <w:sz w:val="20"/>
                <w:szCs w:val="20"/>
                <w:lang w:val="en-CA"/>
              </w:rPr>
              <w:t>)</w:t>
            </w:r>
          </w:p>
        </w:tc>
        <w:tc>
          <w:tcPr>
            <w:tcW w:w="1256" w:type="dxa"/>
            <w:tcBorders>
              <w:bottom w:val="single" w:sz="4" w:space="0" w:color="auto"/>
            </w:tcBorders>
            <w:shd w:val="clear" w:color="auto" w:fill="auto"/>
          </w:tcPr>
          <w:p w14:paraId="6AE481BF" w14:textId="2A44A39A" w:rsidR="008735F2" w:rsidRPr="00E7628F" w:rsidRDefault="008735F2" w:rsidP="00636EAD">
            <w:pPr>
              <w:keepNext/>
              <w:keepLines/>
              <w:spacing w:after="0" w:line="240" w:lineRule="auto"/>
              <w:rPr>
                <w:rFonts w:ascii="Cambria" w:eastAsia="MS Mincho" w:hAnsi="Cambria"/>
                <w:i/>
                <w:sz w:val="20"/>
                <w:szCs w:val="20"/>
                <w:lang w:val="en-CA"/>
              </w:rPr>
            </w:pPr>
            <w:r w:rsidRPr="00E7628F">
              <w:rPr>
                <w:rFonts w:ascii="Cambria" w:eastAsia="MS Mincho" w:hAnsi="Cambria"/>
                <w:i/>
                <w:sz w:val="20"/>
                <w:szCs w:val="20"/>
                <w:lang w:val="en-CA"/>
              </w:rPr>
              <w:t>-</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natal</w:t>
            </w:r>
            <w:proofErr w:type="spellEnd"/>
          </w:p>
        </w:tc>
      </w:tr>
    </w:tbl>
    <w:p w14:paraId="77EE57DE" w14:textId="77777777" w:rsidR="00664F7A" w:rsidRDefault="00664F7A" w:rsidP="00636EAD">
      <w:pPr>
        <w:spacing w:after="0" w:line="240" w:lineRule="auto"/>
        <w:jc w:val="both"/>
        <w:rPr>
          <w:rFonts w:ascii="Cambria" w:eastAsia="MS Mincho" w:hAnsi="Cambria"/>
          <w:sz w:val="20"/>
          <w:szCs w:val="20"/>
          <w:lang w:val="en-CA"/>
        </w:rPr>
      </w:pPr>
    </w:p>
    <w:p w14:paraId="0B4850E8" w14:textId="7054953E" w:rsidR="00664F7A" w:rsidRDefault="00664F7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summary of likelihood functions can be found in </w:t>
      </w:r>
      <w:r w:rsidRPr="00664F7A">
        <w:rPr>
          <w:rFonts w:ascii="Cambria" w:eastAsia="MS Mincho" w:hAnsi="Cambria"/>
          <w:b/>
          <w:bCs/>
          <w:sz w:val="20"/>
          <w:szCs w:val="20"/>
          <w:lang w:val="en-CA"/>
        </w:rPr>
        <w:t>Table 8.5</w:t>
      </w:r>
      <w:r w:rsidRPr="00E7628F">
        <w:rPr>
          <w:rFonts w:ascii="Cambria" w:eastAsia="MS Mincho" w:hAnsi="Cambria"/>
          <w:sz w:val="20"/>
          <w:szCs w:val="20"/>
          <w:lang w:val="en-CA"/>
        </w:rPr>
        <w:t>.</w:t>
      </w:r>
    </w:p>
    <w:p w14:paraId="607796B4" w14:textId="77777777" w:rsidR="00664F7A" w:rsidRDefault="00664F7A" w:rsidP="00636EAD">
      <w:pPr>
        <w:spacing w:after="0" w:line="240" w:lineRule="auto"/>
        <w:jc w:val="both"/>
        <w:rPr>
          <w:rFonts w:ascii="Cambria" w:eastAsia="MS Mincho" w:hAnsi="Cambria"/>
          <w:sz w:val="20"/>
          <w:szCs w:val="20"/>
          <w:lang w:val="en-CA"/>
        </w:rPr>
      </w:pPr>
    </w:p>
    <w:p w14:paraId="20CEE7B5" w14:textId="0DADD2A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each fleet </w:t>
      </w:r>
      <w:r w:rsidRPr="00E7628F">
        <w:rPr>
          <w:rFonts w:ascii="Cambria" w:eastAsia="MS Mincho" w:hAnsi="Cambria"/>
          <w:i/>
          <w:sz w:val="20"/>
          <w:szCs w:val="20"/>
          <w:lang w:val="en-CA"/>
        </w:rPr>
        <w:t>f</w:t>
      </w:r>
      <w:r w:rsidRPr="00E7628F">
        <w:rPr>
          <w:rFonts w:ascii="Cambria" w:eastAsia="MS Mincho" w:hAnsi="Cambria"/>
          <w:sz w:val="20"/>
          <w:szCs w:val="20"/>
          <w:lang w:val="en-CA"/>
        </w:rPr>
        <w:t xml:space="preserve">, total predicted catches in weight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C</m:t>
            </m:r>
          </m:e>
        </m:acc>
      </m:oMath>
      <w:r w:rsidRPr="00E7628F">
        <w:rPr>
          <w:rFonts w:ascii="Cambria" w:eastAsia="MS Mincho" w:hAnsi="Cambria"/>
          <w:sz w:val="20"/>
          <w:szCs w:val="20"/>
          <w:lang w:val="en-CA"/>
        </w:rPr>
        <w:t>, are calculated from the Baranov equation:</w:t>
      </w:r>
    </w:p>
    <w:p w14:paraId="3C9BC952" w14:textId="77777777" w:rsidR="000C2DB3" w:rsidRPr="00E7628F" w:rsidRDefault="000C2DB3" w:rsidP="00636EAD">
      <w:pPr>
        <w:spacing w:after="0" w:line="240" w:lineRule="auto"/>
        <w:jc w:val="both"/>
        <w:rPr>
          <w:rFonts w:ascii="Cambria" w:eastAsia="MS Mincho" w:hAnsi="Cambria"/>
          <w:sz w:val="20"/>
          <w:szCs w:val="20"/>
          <w:lang w:val="en-CA"/>
        </w:rPr>
      </w:pPr>
    </w:p>
    <w:p w14:paraId="3F871BF7" w14:textId="2DF24B5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r>
                      <m:rPr>
                        <m:sty m:val="p"/>
                      </m:rPr>
                      <w:rPr>
                        <w:rFonts w:ascii="Cambria Math" w:eastAsia="MS Mincho" w:hAnsi="Cambria Math"/>
                        <w:sz w:val="20"/>
                        <w:szCs w:val="20"/>
                        <w:lang w:val="en-CA"/>
                      </w:rPr>
                      <m:t>∙</m:t>
                    </m:r>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e>
            </m:nary>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s,y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w:t>
      </w:r>
    </w:p>
    <w:p w14:paraId="3D48B004" w14:textId="77777777" w:rsidR="000C2DB3" w:rsidRPr="00E7628F" w:rsidRDefault="000C2DB3" w:rsidP="00636EAD">
      <w:pPr>
        <w:spacing w:after="0" w:line="240" w:lineRule="auto"/>
        <w:jc w:val="both"/>
        <w:rPr>
          <w:rFonts w:ascii="Cambria" w:eastAsia="MS Mincho" w:hAnsi="Cambria"/>
          <w:sz w:val="20"/>
          <w:szCs w:val="20"/>
          <w:lang w:val="en-CA"/>
        </w:rPr>
      </w:pPr>
    </w:p>
    <w:p w14:paraId="06E0DC7B"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Similarly, predicted catches in numbers at age (</w:t>
      </w:r>
      <w:r w:rsidRPr="00E7628F">
        <w:rPr>
          <w:rFonts w:ascii="Cambria" w:eastAsia="MS Mincho" w:hAnsi="Cambria"/>
          <w:i/>
          <w:sz w:val="20"/>
          <w:szCs w:val="20"/>
          <w:lang w:val="en-CA"/>
        </w:rPr>
        <w:t>CAA</w:t>
      </w:r>
      <w:r w:rsidRPr="00E7628F">
        <w:rPr>
          <w:rFonts w:ascii="Cambria" w:eastAsia="MS Mincho" w:hAnsi="Cambria"/>
          <w:sz w:val="20"/>
          <w:szCs w:val="20"/>
          <w:lang w:val="en-CA"/>
        </w:rPr>
        <w:t>) are given by:</w:t>
      </w:r>
    </w:p>
    <w:p w14:paraId="7B7713C7" w14:textId="77777777" w:rsidR="000C2DB3" w:rsidRPr="00E7628F" w:rsidRDefault="000C2DB3" w:rsidP="00636EAD">
      <w:pPr>
        <w:spacing w:after="0" w:line="240" w:lineRule="auto"/>
        <w:jc w:val="both"/>
        <w:rPr>
          <w:rFonts w:ascii="Cambria" w:eastAsia="MS Mincho" w:hAnsi="Cambria"/>
          <w:sz w:val="20"/>
          <w:szCs w:val="20"/>
          <w:lang w:val="en-CA"/>
        </w:rPr>
      </w:pPr>
    </w:p>
    <w:p w14:paraId="223EA2DE" w14:textId="271D8241"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1-</m:t>
            </m:r>
            <m:sSup>
              <m:sSupPr>
                <m:ctrlPr>
                  <w:rPr>
                    <w:rFonts w:ascii="Cambria Math" w:eastAsia="MS Mincho" w:hAnsi="Cambria Math"/>
                    <w:sz w:val="20"/>
                    <w:szCs w:val="20"/>
                    <w:lang w:val="en-CA"/>
                  </w:rPr>
                </m:ctrlPr>
              </m:sSupPr>
              <m:e>
                <m:r>
                  <w:rPr>
                    <w:rFonts w:ascii="Cambria Math" w:eastAsia="MS Mincho" w:hAnsi="Cambria Math"/>
                    <w:sz w:val="20"/>
                    <w:szCs w:val="20"/>
                    <w:lang w:val="en-CA"/>
                  </w:rPr>
                  <m:t>e</m:t>
                </m:r>
              </m:e>
              <m:sup>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sup>
            </m:sSup>
          </m:e>
        </m:d>
        <m:r>
          <m:rPr>
            <m:sty m:val="p"/>
          </m:rPr>
          <w:rPr>
            <w:rFonts w:ascii="Cambria Math" w:eastAsia="MS Mincho" w:hAnsi="Cambria Math"/>
            <w:sz w:val="20"/>
            <w:szCs w:val="20"/>
            <w:lang w:val="en-CA"/>
          </w:rPr>
          <m:t>∙</m:t>
        </m:r>
        <m:d>
          <m:dPr>
            <m:ctrlPr>
              <w:rPr>
                <w:rFonts w:ascii="Cambria Math" w:eastAsia="MS Mincho" w:hAnsi="Cambria Math"/>
                <w:sz w:val="20"/>
                <w:szCs w:val="20"/>
                <w:lang w:val="en-CA"/>
              </w:rPr>
            </m:ctrlPr>
          </m:dPr>
          <m:e>
            <m:f>
              <m:fPr>
                <m:ctrlPr>
                  <w:rPr>
                    <w:rFonts w:ascii="Cambria Math" w:eastAsia="MS Mincho" w:hAnsi="Cambria Math"/>
                    <w:sz w:val="20"/>
                    <w:szCs w:val="20"/>
                    <w:lang w:val="en-CA"/>
                  </w:rPr>
                </m:ctrlPr>
              </m:fPr>
              <m:num>
                <m:sSub>
                  <m:sSubPr>
                    <m:ctrlPr>
                      <w:rPr>
                        <w:rFonts w:ascii="Cambria Math" w:eastAsia="MS Mincho" w:hAnsi="Cambria Math"/>
                        <w:sz w:val="20"/>
                        <w:szCs w:val="20"/>
                        <w:lang w:val="en-CA"/>
                      </w:rPr>
                    </m:ctrlPr>
                  </m:sSubPr>
                  <m:e>
                    <m:r>
                      <w:rPr>
                        <w:rFonts w:ascii="Cambria Math" w:eastAsia="MS Mincho" w:hAnsi="Cambria Math"/>
                        <w:sz w:val="20"/>
                        <w:szCs w:val="20"/>
                        <w:lang w:val="en-CA"/>
                      </w:rPr>
                      <m:t>F</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num>
              <m:den>
                <m:sSub>
                  <m:sSubPr>
                    <m:ctrlPr>
                      <w:rPr>
                        <w:rFonts w:ascii="Cambria Math" w:eastAsia="MS Mincho" w:hAnsi="Cambria Math"/>
                        <w:sz w:val="20"/>
                        <w:szCs w:val="20"/>
                        <w:lang w:val="en-CA"/>
                      </w:rPr>
                    </m:ctrlPr>
                  </m:sSubPr>
                  <m:e>
                    <m:r>
                      <w:rPr>
                        <w:rFonts w:ascii="Cambria Math" w:eastAsia="MS Mincho" w:hAnsi="Cambria Math"/>
                        <w:sz w:val="20"/>
                        <w:szCs w:val="20"/>
                        <w:lang w:val="en-CA"/>
                      </w:rPr>
                      <m:t>Z</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sub>
                </m:sSub>
              </m:den>
            </m:f>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(8.2)</w:t>
      </w:r>
    </w:p>
    <w:p w14:paraId="57FAF5F0" w14:textId="77777777" w:rsidR="000C2DB3" w:rsidRPr="00E7628F" w:rsidRDefault="000C2DB3" w:rsidP="00636EAD">
      <w:pPr>
        <w:spacing w:after="0" w:line="240" w:lineRule="auto"/>
        <w:jc w:val="both"/>
        <w:rPr>
          <w:rFonts w:ascii="Cambria" w:eastAsia="MS Mincho" w:hAnsi="Cambria"/>
          <w:sz w:val="20"/>
          <w:szCs w:val="20"/>
          <w:lang w:val="en-CA"/>
        </w:rPr>
      </w:pPr>
    </w:p>
    <w:p w14:paraId="643EDFBC"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This can be converted to a prediction of total catches in numbers by length class </w:t>
      </w:r>
      <w:r w:rsidRPr="00E7628F">
        <w:rPr>
          <w:rFonts w:ascii="Cambria" w:eastAsia="MS Mincho" w:hAnsi="Cambria"/>
          <w:i/>
          <w:sz w:val="20"/>
          <w:szCs w:val="20"/>
          <w:lang w:val="en-CA"/>
        </w:rPr>
        <w:t>CAL</w:t>
      </w:r>
      <w:r w:rsidRPr="00E7628F">
        <w:rPr>
          <w:rFonts w:ascii="Cambria" w:eastAsia="MS Mincho" w:hAnsi="Cambria"/>
          <w:sz w:val="20"/>
          <w:szCs w:val="20"/>
          <w:lang w:val="en-CA"/>
        </w:rPr>
        <w:t xml:space="preserve"> using a stock specific inverse age-length key, </w:t>
      </w:r>
      <w:r w:rsidRPr="00E7628F">
        <w:rPr>
          <w:rFonts w:ascii="Cambria" w:eastAsia="MS Mincho" w:hAnsi="Cambria"/>
          <w:i/>
          <w:sz w:val="20"/>
          <w:szCs w:val="20"/>
          <w:lang w:val="en-CA"/>
        </w:rPr>
        <w:t>LAK</w:t>
      </w:r>
      <w:r w:rsidRPr="00E7628F">
        <w:rPr>
          <w:rFonts w:ascii="Cambria" w:eastAsia="MS Mincho" w:hAnsi="Cambria"/>
          <w:sz w:val="20"/>
          <w:szCs w:val="20"/>
          <w:lang w:val="en-CA"/>
        </w:rPr>
        <w:t xml:space="preserve">: </w:t>
      </w:r>
    </w:p>
    <w:p w14:paraId="5B1A1725" w14:textId="77777777" w:rsidR="000C2DB3" w:rsidRPr="00E7628F" w:rsidRDefault="000C2DB3" w:rsidP="00636EAD">
      <w:pPr>
        <w:spacing w:after="0" w:line="240" w:lineRule="auto"/>
        <w:jc w:val="both"/>
        <w:rPr>
          <w:rFonts w:ascii="Cambria" w:eastAsia="MS Mincho" w:hAnsi="Cambria"/>
          <w:sz w:val="20"/>
          <w:szCs w:val="20"/>
          <w:lang w:val="en-CA"/>
        </w:rPr>
      </w:pPr>
    </w:p>
    <w:p w14:paraId="12F6DD35" w14:textId="45021E32"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(8.3)</w:t>
      </w:r>
    </w:p>
    <w:p w14:paraId="4FA02B46" w14:textId="77777777" w:rsidR="008543B1" w:rsidRPr="00E7628F" w:rsidRDefault="008543B1" w:rsidP="00636EAD">
      <w:pPr>
        <w:spacing w:after="0" w:line="240" w:lineRule="auto"/>
        <w:jc w:val="both"/>
        <w:rPr>
          <w:rFonts w:ascii="Cambria" w:eastAsia="MS Mincho" w:hAnsi="Cambria"/>
          <w:sz w:val="20"/>
          <w:szCs w:val="20"/>
          <w:lang w:val="en-CA"/>
        </w:rPr>
      </w:pPr>
    </w:p>
    <w:p w14:paraId="4EA8FDE9" w14:textId="1835E4AF"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lastRenderedPageBreak/>
        <w:t xml:space="preserve">For fishery independent indices of spawning stock biomass, the model predicts spawning stock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Is</m:t>
            </m:r>
          </m:e>
        </m:acc>
      </m:oMath>
      <w:r w:rsidRPr="00E7628F">
        <w:rPr>
          <w:rFonts w:ascii="Cambria" w:eastAsia="MS Mincho" w:hAnsi="Cambria"/>
          <w:sz w:val="20"/>
          <w:szCs w:val="20"/>
          <w:lang w:val="en-CA"/>
        </w:rPr>
        <w:t xml:space="preserve">, for a specific index </w:t>
      </w:r>
      <w:proofErr w:type="spellStart"/>
      <w:r w:rsidRPr="00E7628F">
        <w:rPr>
          <w:rFonts w:ascii="Cambria" w:eastAsia="MS Mincho" w:hAnsi="Cambria"/>
          <w:i/>
          <w:iCs/>
          <w:sz w:val="20"/>
          <w:szCs w:val="20"/>
          <w:lang w:val="en-CA"/>
        </w:rPr>
        <w:t>i</w:t>
      </w:r>
      <w:proofErr w:type="spellEnd"/>
      <w:r w:rsidRPr="00E7628F">
        <w:rPr>
          <w:rFonts w:ascii="Cambria" w:eastAsia="MS Mincho" w:hAnsi="Cambria"/>
          <w:sz w:val="20"/>
          <w:szCs w:val="20"/>
          <w:lang w:val="en-CA"/>
        </w:rPr>
        <w:t>, and strat</w:t>
      </w:r>
      <w:r w:rsidR="00D61F99" w:rsidRPr="00E7628F">
        <w:rPr>
          <w:rFonts w:ascii="Cambria" w:eastAsia="MS Mincho" w:hAnsi="Cambria"/>
          <w:sz w:val="20"/>
          <w:szCs w:val="20"/>
          <w:lang w:val="en-CA"/>
        </w:rPr>
        <w:t>um</w:t>
      </w:r>
      <w:r w:rsidRPr="00E7628F">
        <w:rPr>
          <w:rFonts w:ascii="Cambria" w:eastAsia="MS Mincho" w:hAnsi="Cambria"/>
          <w:sz w:val="20"/>
          <w:szCs w:val="20"/>
          <w:lang w:val="en-CA"/>
        </w:rPr>
        <w:t xml:space="preserve"> </w:t>
      </w:r>
      <w:r w:rsidRPr="00E7628F">
        <w:rPr>
          <w:rFonts w:ascii="Cambria" w:eastAsia="MS Mincho" w:hAnsi="Cambria"/>
          <w:i/>
          <w:iCs/>
          <w:sz w:val="20"/>
          <w:szCs w:val="20"/>
          <w:lang w:val="en-CA"/>
        </w:rPr>
        <w:t>r</w:t>
      </w:r>
      <w:r w:rsidRPr="00E7628F">
        <w:rPr>
          <w:rFonts w:ascii="Cambria" w:eastAsia="MS Mincho" w:hAnsi="Cambria"/>
          <w:sz w:val="20"/>
          <w:szCs w:val="20"/>
          <w:lang w:val="en-CA"/>
        </w:rPr>
        <w:t>:</w:t>
      </w:r>
    </w:p>
    <w:p w14:paraId="4421B98C" w14:textId="77777777" w:rsidR="008543B1" w:rsidRPr="00E7628F" w:rsidRDefault="008543B1" w:rsidP="00636EAD">
      <w:pPr>
        <w:spacing w:after="0" w:line="240" w:lineRule="auto"/>
        <w:jc w:val="both"/>
        <w:rPr>
          <w:rFonts w:ascii="Cambria" w:eastAsia="MS Mincho" w:hAnsi="Cambria"/>
          <w:sz w:val="20"/>
          <w:szCs w:val="20"/>
          <w:lang w:val="en-CA"/>
        </w:rPr>
      </w:pPr>
    </w:p>
    <w:p w14:paraId="5CD80AE5" w14:textId="17F4FA1C"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i,s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SSB</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y,r</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(8.4)</w:t>
      </w:r>
    </w:p>
    <w:p w14:paraId="5A90EFAB" w14:textId="77777777" w:rsidR="008543B1" w:rsidRPr="00E7628F" w:rsidRDefault="008543B1" w:rsidP="00636EAD">
      <w:pPr>
        <w:spacing w:after="0" w:line="240" w:lineRule="auto"/>
        <w:jc w:val="both"/>
        <w:rPr>
          <w:rFonts w:ascii="Cambria" w:eastAsia="MS Mincho" w:hAnsi="Cambria"/>
          <w:sz w:val="20"/>
          <w:szCs w:val="20"/>
          <w:lang w:val="en-CA"/>
        </w:rPr>
      </w:pPr>
    </w:p>
    <w:p w14:paraId="05474758" w14:textId="60A2A199" w:rsidR="008543B1" w:rsidRPr="00E7628F" w:rsidRDefault="008543B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For fishery independent indices and fishery dependent indices based on vulnerable biomass</w:t>
      </w:r>
      <w:r w:rsidR="00645746" w:rsidRPr="00E7628F">
        <w:rPr>
          <w:rFonts w:ascii="Cambria" w:eastAsia="MS Mincho" w:hAnsi="Cambria"/>
          <w:sz w:val="20"/>
          <w:szCs w:val="20"/>
          <w:lang w:val="en-CA"/>
        </w:rPr>
        <w:t xml:space="preserve"> (noting that </w:t>
      </w:r>
      <w:r w:rsidR="00497B35" w:rsidRPr="00E7628F">
        <w:rPr>
          <w:rFonts w:ascii="Cambria" w:eastAsia="MS Mincho" w:hAnsi="Cambria"/>
          <w:sz w:val="20"/>
          <w:szCs w:val="20"/>
          <w:lang w:val="en-CA"/>
        </w:rPr>
        <w:t xml:space="preserve">for </w:t>
      </w:r>
      <w:r w:rsidR="00645746" w:rsidRPr="00E7628F">
        <w:rPr>
          <w:rFonts w:ascii="Cambria" w:eastAsia="MS Mincho" w:hAnsi="Cambria"/>
          <w:sz w:val="20"/>
          <w:szCs w:val="20"/>
          <w:lang w:val="en-CA"/>
        </w:rPr>
        <w:t>the Canadian acoustic survey this is calculated by vulnerable numbers)</w:t>
      </w:r>
      <w:r w:rsidRPr="00E7628F">
        <w:rPr>
          <w:rFonts w:ascii="Cambria" w:eastAsia="MS Mincho" w:hAnsi="Cambria"/>
          <w:sz w:val="20"/>
          <w:szCs w:val="20"/>
          <w:lang w:val="en-CA"/>
        </w:rPr>
        <w:t xml:space="preserve"> the model predicts exploitable biomass indices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I</m:t>
            </m:r>
          </m:e>
        </m:acc>
      </m:oMath>
      <w:r w:rsidRPr="00E7628F">
        <w:rPr>
          <w:rFonts w:ascii="Cambria" w:eastAsia="MS Mincho" w:hAnsi="Cambria"/>
          <w:sz w:val="20"/>
          <w:szCs w:val="20"/>
          <w:lang w:val="en-CA"/>
        </w:rPr>
        <w:t>, by fleet</w:t>
      </w:r>
      <w:r w:rsidR="00D61F99"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p>
    <w:p w14:paraId="1A88B4BE" w14:textId="77777777" w:rsidR="008543B1" w:rsidRPr="00E7628F" w:rsidRDefault="008543B1" w:rsidP="00636EAD">
      <w:pPr>
        <w:spacing w:after="0" w:line="240" w:lineRule="auto"/>
        <w:jc w:val="both"/>
        <w:rPr>
          <w:rFonts w:ascii="Cambria" w:eastAsia="MS Mincho" w:hAnsi="Cambria"/>
          <w:sz w:val="20"/>
          <w:szCs w:val="20"/>
          <w:lang w:val="en-CA"/>
        </w:rPr>
      </w:pPr>
    </w:p>
    <w:p w14:paraId="098A923A" w14:textId="7D4D3947" w:rsidR="008543B1"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i,y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q</m:t>
            </m:r>
          </m:e>
          <m:sub>
            <m:r>
              <w:rPr>
                <w:rFonts w:ascii="Cambria Math" w:eastAsia="MS Mincho" w:hAnsi="Cambria Math"/>
                <w:sz w:val="20"/>
                <w:szCs w:val="20"/>
                <w:lang w:val="en-CA"/>
              </w:rPr>
              <m:t>i</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 xml:space="preserve"> 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oMath>
      <w:r w:rsidR="008543B1" w:rsidRPr="00E7628F">
        <w:rPr>
          <w:rFonts w:ascii="Cambria" w:eastAsia="MS Mincho" w:hAnsi="Cambria"/>
          <w:sz w:val="20"/>
          <w:szCs w:val="20"/>
          <w:lang w:val="en-CA"/>
        </w:rPr>
        <w:t xml:space="preserve"> </w:t>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r>
      <w:r w:rsidR="008543B1" w:rsidRPr="00E7628F">
        <w:rPr>
          <w:rFonts w:ascii="Cambria" w:eastAsia="MS Mincho" w:hAnsi="Cambria"/>
          <w:sz w:val="20"/>
          <w:szCs w:val="20"/>
          <w:lang w:val="en-CA"/>
        </w:rPr>
        <w:tab/>
        <w:t>(8.5)</w:t>
      </w:r>
    </w:p>
    <w:p w14:paraId="582204DC" w14:textId="77777777" w:rsidR="000C2DB3" w:rsidRPr="00E7628F" w:rsidRDefault="000C2DB3" w:rsidP="00636EAD">
      <w:pPr>
        <w:spacing w:after="0" w:line="240" w:lineRule="auto"/>
        <w:jc w:val="both"/>
        <w:rPr>
          <w:rFonts w:ascii="Cambria" w:eastAsia="MS Mincho" w:hAnsi="Cambria"/>
          <w:sz w:val="20"/>
          <w:szCs w:val="20"/>
          <w:lang w:val="en-CA"/>
        </w:rPr>
      </w:pPr>
    </w:p>
    <w:p w14:paraId="2C2142C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exploitable biomass </w:t>
      </w:r>
      <w:r w:rsidRPr="00E7628F">
        <w:rPr>
          <w:rFonts w:ascii="Cambria" w:eastAsia="MS Mincho" w:hAnsi="Cambria"/>
          <w:i/>
          <w:sz w:val="20"/>
          <w:szCs w:val="20"/>
          <w:lang w:val="en-CA"/>
        </w:rPr>
        <w:t>V</w:t>
      </w:r>
      <w:r w:rsidRPr="00E7628F">
        <w:rPr>
          <w:rFonts w:ascii="Cambria" w:eastAsia="MS Mincho" w:hAnsi="Cambria"/>
          <w:sz w:val="20"/>
          <w:szCs w:val="20"/>
          <w:lang w:val="en-CA"/>
        </w:rPr>
        <w:t xml:space="preserve"> is calculated as:</w:t>
      </w:r>
    </w:p>
    <w:p w14:paraId="130B20B0" w14:textId="77777777" w:rsidR="000C2DB3" w:rsidRPr="00E7628F" w:rsidRDefault="000C2DB3" w:rsidP="00636EAD">
      <w:pPr>
        <w:spacing w:after="0" w:line="240" w:lineRule="auto"/>
        <w:jc w:val="both"/>
        <w:rPr>
          <w:rFonts w:ascii="Cambria" w:eastAsia="MS Mincho" w:hAnsi="Cambria"/>
          <w:sz w:val="20"/>
          <w:szCs w:val="20"/>
          <w:lang w:val="en-CA"/>
        </w:rPr>
      </w:pPr>
    </w:p>
    <w:p w14:paraId="2CF1BE5B" w14:textId="725B21BD"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V</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l</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s</m:t>
                    </m:r>
                  </m:e>
                  <m:sub>
                    <m:r>
                      <w:rPr>
                        <w:rFonts w:ascii="Cambria Math" w:eastAsia="MS Mincho" w:hAnsi="Cambria Math"/>
                        <w:sz w:val="20"/>
                        <w:szCs w:val="20"/>
                        <w:lang w:val="en-CA"/>
                      </w:rPr>
                      <m:t>f</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a</m:t>
                        </m:r>
                      </m:sub>
                      <m:sup/>
                      <m:e>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N</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LAK</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r>
                                  <m:rPr>
                                    <m:sty m:val="p"/>
                                  </m:rPr>
                                  <w:rPr>
                                    <w:rFonts w:ascii="Cambria Math" w:eastAsia="MS Mincho" w:hAnsi="Cambria Math"/>
                                    <w:sz w:val="20"/>
                                    <w:szCs w:val="20"/>
                                    <w:lang w:val="en-CA"/>
                                  </w:rPr>
                                  <m:t>,</m:t>
                                </m:r>
                                <m:r>
                                  <w:rPr>
                                    <w:rFonts w:ascii="Cambria Math" w:eastAsia="MS Mincho" w:hAnsi="Cambria Math"/>
                                    <w:sz w:val="20"/>
                                    <w:szCs w:val="20"/>
                                    <w:lang w:val="en-CA"/>
                                  </w:rPr>
                                  <m:t>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w</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a</m:t>
                                </m:r>
                              </m:sub>
                            </m:sSub>
                          </m:e>
                        </m:d>
                      </m:e>
                    </m:nary>
                  </m:e>
                </m:nary>
              </m:e>
            </m:d>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(8.6)</w:t>
      </w:r>
    </w:p>
    <w:p w14:paraId="5120684C" w14:textId="77777777" w:rsidR="000C2DB3" w:rsidRPr="00E7628F" w:rsidRDefault="000C2DB3" w:rsidP="00636EAD">
      <w:pPr>
        <w:spacing w:after="0" w:line="240" w:lineRule="auto"/>
        <w:jc w:val="both"/>
        <w:rPr>
          <w:rFonts w:ascii="Cambria" w:eastAsia="MS Mincho" w:hAnsi="Cambria"/>
          <w:sz w:val="20"/>
          <w:szCs w:val="20"/>
          <w:lang w:val="en-CA"/>
        </w:rPr>
      </w:pPr>
    </w:p>
    <w:p w14:paraId="634E1123" w14:textId="77777777" w:rsidR="000C2DB3" w:rsidRPr="00E7628F" w:rsidRDefault="000C2DB3" w:rsidP="00636EAD">
      <w:pPr>
        <w:spacing w:after="0" w:line="240" w:lineRule="auto"/>
        <w:jc w:val="both"/>
        <w:rPr>
          <w:rFonts w:ascii="Cambria" w:eastAsia="MS Mincho" w:hAnsi="Cambria"/>
          <w:sz w:val="20"/>
          <w:szCs w:val="20"/>
          <w:lang w:val="en-CA"/>
        </w:rPr>
      </w:pPr>
    </w:p>
    <w:p w14:paraId="44F44A46" w14:textId="5141CCB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model predicts stock of origin composition of catches (fraction of Eastern origin) by movement age class </w:t>
      </w:r>
      <w:r w:rsidRPr="00E7628F">
        <w:rPr>
          <w:rFonts w:ascii="Cambria" w:eastAsia="MS Mincho" w:hAnsi="Cambria"/>
          <w:i/>
          <w:iCs/>
          <w:sz w:val="20"/>
          <w:szCs w:val="20"/>
          <w:lang w:val="en-CA"/>
        </w:rPr>
        <w:t>ac</w:t>
      </w:r>
      <w:r w:rsidRPr="00E7628F">
        <w:rPr>
          <w:rFonts w:ascii="Cambria" w:eastAsia="MS Mincho" w:hAnsi="Cambria"/>
          <w:sz w:val="20"/>
          <w:szCs w:val="20"/>
          <w:lang w:val="en-CA"/>
        </w:rPr>
        <w:t xml:space="preserve">,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from predicted catch numbers at age:</w:t>
      </w:r>
    </w:p>
    <w:p w14:paraId="6AD2421C" w14:textId="77777777" w:rsidR="000C2DB3" w:rsidRPr="00E7628F" w:rsidRDefault="000C2DB3" w:rsidP="00636EAD">
      <w:pPr>
        <w:spacing w:after="0" w:line="240" w:lineRule="auto"/>
        <w:jc w:val="both"/>
        <w:rPr>
          <w:rFonts w:ascii="Cambria" w:eastAsia="MS Mincho" w:hAnsi="Cambria"/>
          <w:sz w:val="20"/>
          <w:szCs w:val="20"/>
          <w:lang w:val="en-CA"/>
        </w:rPr>
      </w:pPr>
    </w:p>
    <w:p w14:paraId="1F3F0E7B" w14:textId="169B66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y,m,r,f,ac</m:t>
            </m:r>
          </m:sub>
        </m:sSub>
        <m:r>
          <w:rPr>
            <w:rFonts w:ascii="Cambria Math" w:eastAsia="MS Mincho" w:hAnsi="Cambria Math"/>
            <w:sz w:val="20"/>
            <w:szCs w:val="20"/>
            <w:lang w:val="en-CA"/>
          </w:rPr>
          <m:t>=</m:t>
        </m:r>
        <m:d>
          <m:dPr>
            <m:begChr m:val="{"/>
            <m:endChr m:val=""/>
            <m:ctrlPr>
              <w:rPr>
                <w:rFonts w:ascii="Cambria Math" w:eastAsia="MS Mincho" w:hAnsi="Cambria Math"/>
                <w:i/>
                <w:sz w:val="20"/>
                <w:szCs w:val="20"/>
                <w:lang w:val="en-CA"/>
              </w:rPr>
            </m:ctrlPr>
          </m:dPr>
          <m:e>
            <m:m>
              <m:mPr>
                <m:mcs>
                  <m:mc>
                    <m:mcPr>
                      <m:count m:val="2"/>
                      <m:mcJc m:val="center"/>
                    </m:mcPr>
                  </m:mc>
                </m:mcs>
                <m:ctrlPr>
                  <w:rPr>
                    <w:rFonts w:ascii="Cambria Math" w:eastAsia="MS Mincho" w:hAnsi="Cambria Math"/>
                    <w:i/>
                    <w:sz w:val="20"/>
                    <w:szCs w:val="20"/>
                    <w:lang w:val="en-CA"/>
                  </w:rPr>
                </m:ctrlPr>
              </m:mP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a=1</m:t>
                                      </m:r>
                                    </m:sub>
                                    <m:sup>
                                      <m:r>
                                        <w:rPr>
                                          <w:rFonts w:ascii="Cambria Math" w:eastAsia="MS Mincho" w:hAnsi="Cambria Math"/>
                                          <w:sz w:val="20"/>
                                          <w:szCs w:val="20"/>
                                          <w:lang w:val="en-CA"/>
                                        </w:rPr>
                                        <m:t>4</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ac=1</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a=5</m:t>
                                      </m:r>
                                    </m:sub>
                                    <m:sup>
                                      <m:r>
                                        <w:rPr>
                                          <w:rFonts w:ascii="Cambria Math" w:eastAsia="MS Mincho" w:hAnsi="Cambria Math"/>
                                          <w:sz w:val="20"/>
                                          <w:szCs w:val="20"/>
                                          <w:lang w:val="en-CA"/>
                                        </w:rPr>
                                        <m:t>8</m:t>
                                      </m:r>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ac=2</m:t>
                  </m:r>
                </m:e>
              </m:mr>
              <m:mr>
                <m:e>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a=9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s=1,y,m,a,r,f</m:t>
                              </m:r>
                            </m:sub>
                          </m:sSub>
                          <m:r>
                            <w:rPr>
                              <w:rFonts w:ascii="Cambria Math" w:eastAsia="MS Mincho" w:hAnsi="Cambria Math"/>
                              <w:sz w:val="20"/>
                              <w:szCs w:val="20"/>
                              <w:lang w:val="en-CA"/>
                            </w:rPr>
                            <m:t>/</m:t>
                          </m:r>
                          <m:nary>
                            <m:naryPr>
                              <m:chr m:val="∑"/>
                              <m:limLoc m:val="undOvr"/>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nary>
                                    <m:naryPr>
                                      <m:chr m:val="∑"/>
                                      <m:limLoc m:val="undOvr"/>
                                      <m:ctrlPr>
                                        <w:rPr>
                                          <w:rFonts w:ascii="Cambria Math" w:eastAsia="MS Mincho" w:hAnsi="Cambria Math"/>
                                          <w:i/>
                                          <w:sz w:val="20"/>
                                          <w:szCs w:val="20"/>
                                          <w:lang w:val="en-CA"/>
                                        </w:rPr>
                                      </m:ctrlPr>
                                    </m:naryPr>
                                    <m:sub>
                                      <m:r>
                                        <w:rPr>
                                          <w:rFonts w:ascii="Cambria Math" w:eastAsia="MS Mincho" w:hAnsi="Cambria Math"/>
                                          <w:sz w:val="20"/>
                                          <w:szCs w:val="20"/>
                                          <w:lang w:val="en-CA"/>
                                        </w:rPr>
                                        <m:t>9</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CAA</m:t>
                                              </m:r>
                                            </m:e>
                                          </m:acc>
                                        </m:e>
                                        <m:sub>
                                          <m:r>
                                            <w:rPr>
                                              <w:rFonts w:ascii="Cambria Math" w:eastAsia="MS Mincho" w:hAnsi="Cambria Math"/>
                                              <w:sz w:val="20"/>
                                              <w:szCs w:val="20"/>
                                              <w:lang w:val="en-CA"/>
                                            </w:rPr>
                                            <m:t>s,y,m,a,r,f</m:t>
                                          </m:r>
                                        </m:sub>
                                      </m:sSub>
                                    </m:e>
                                  </m:nary>
                                </m:e>
                              </m:nary>
                            </m:e>
                          </m:nary>
                        </m:e>
                      </m:nary>
                    </m:e>
                  </m:nary>
                </m:e>
                <m:e>
                  <m:r>
                    <w:rPr>
                      <w:rFonts w:ascii="Cambria Math" w:eastAsia="MS Mincho" w:hAnsi="Cambria Math"/>
                      <w:sz w:val="20"/>
                      <w:szCs w:val="20"/>
                      <w:lang w:val="en-CA"/>
                    </w:rPr>
                    <m:t>ac=3</m:t>
                  </m:r>
                </m:e>
              </m:mr>
            </m:m>
          </m:e>
        </m:d>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(8.7)</w:t>
      </w:r>
    </w:p>
    <w:p w14:paraId="1E1239E0" w14:textId="77777777" w:rsidR="000C2DB3" w:rsidRPr="00E7628F" w:rsidRDefault="000C2DB3" w:rsidP="00636EAD">
      <w:pPr>
        <w:spacing w:after="0" w:line="240" w:lineRule="auto"/>
        <w:jc w:val="both"/>
        <w:rPr>
          <w:rFonts w:ascii="Cambria" w:eastAsia="MS Mincho" w:hAnsi="Cambria"/>
          <w:sz w:val="20"/>
          <w:szCs w:val="20"/>
          <w:lang w:val="en-CA"/>
        </w:rPr>
      </w:pPr>
    </w:p>
    <w:p w14:paraId="3C431892"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 log-normal likelihood function (without constant terms) is assumed for total catches by fleet. The negative log-likelihood is calculated as:  </w:t>
      </w:r>
    </w:p>
    <w:p w14:paraId="75127CD7" w14:textId="77777777" w:rsidR="000C2DB3" w:rsidRPr="00E7628F" w:rsidRDefault="000C2DB3" w:rsidP="00636EAD">
      <w:pPr>
        <w:spacing w:after="0" w:line="240" w:lineRule="auto"/>
        <w:jc w:val="both"/>
        <w:rPr>
          <w:rFonts w:ascii="Cambria" w:eastAsia="MS Mincho" w:hAnsi="Cambria"/>
          <w:sz w:val="20"/>
          <w:szCs w:val="20"/>
          <w:lang w:val="en-CA"/>
        </w:rPr>
      </w:pPr>
    </w:p>
    <w:p w14:paraId="614C4235" w14:textId="3E3EBCEA"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C</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C</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catch</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63792F" w:rsidRPr="00E7628F">
        <w:rPr>
          <w:rFonts w:ascii="Cambria" w:eastAsia="MS Mincho" w:hAnsi="Cambria"/>
          <w:sz w:val="20"/>
          <w:szCs w:val="20"/>
          <w:lang w:val="en-CA"/>
        </w:rPr>
        <w:tab/>
      </w:r>
      <w:r w:rsidR="000C2DB3" w:rsidRPr="00E7628F">
        <w:rPr>
          <w:rFonts w:ascii="Cambria" w:eastAsia="MS Mincho" w:hAnsi="Cambria"/>
          <w:sz w:val="20"/>
          <w:szCs w:val="20"/>
          <w:lang w:val="en-CA"/>
        </w:rPr>
        <w:t>(8.8)</w:t>
      </w:r>
    </w:p>
    <w:p w14:paraId="4594E011" w14:textId="77777777" w:rsidR="000C2DB3" w:rsidRPr="00E7628F" w:rsidRDefault="000C2DB3" w:rsidP="00636EAD">
      <w:pPr>
        <w:spacing w:after="0" w:line="240" w:lineRule="auto"/>
        <w:jc w:val="both"/>
        <w:rPr>
          <w:rFonts w:ascii="Cambria" w:eastAsia="MS Mincho" w:hAnsi="Cambria"/>
          <w:sz w:val="20"/>
          <w:szCs w:val="20"/>
          <w:lang w:val="en-CA"/>
        </w:rPr>
      </w:pPr>
    </w:p>
    <w:p w14:paraId="445E7EE9" w14:textId="398EEEDC" w:rsidR="00010AD1" w:rsidRPr="00E7628F" w:rsidRDefault="00010AD1"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Total annual catches of each fleet are fitted assuming very high precision: a CV (</w:t>
      </w:r>
      <w:proofErr w:type="spellStart"/>
      <w:r w:rsidRPr="00E7628F">
        <w:rPr>
          <w:rFonts w:ascii="Cambria" w:eastAsia="MS Mincho" w:hAnsi="Cambria"/>
          <w:sz w:val="20"/>
          <w:szCs w:val="20"/>
          <w:lang w:val="en-CA"/>
        </w:rPr>
        <w:t>σ</w:t>
      </w:r>
      <w:r w:rsidRPr="00E7628F">
        <w:rPr>
          <w:rFonts w:ascii="Cambria" w:eastAsia="MS Mincho" w:hAnsi="Cambria"/>
          <w:sz w:val="20"/>
          <w:szCs w:val="20"/>
          <w:vertAlign w:val="subscript"/>
          <w:lang w:val="en-CA"/>
        </w:rPr>
        <w:t>catch</w:t>
      </w:r>
      <w:proofErr w:type="spellEnd"/>
      <w:r w:rsidRPr="00E7628F">
        <w:rPr>
          <w:rFonts w:ascii="Cambria" w:eastAsia="MS Mincho" w:hAnsi="Cambria"/>
          <w:sz w:val="20"/>
          <w:szCs w:val="20"/>
          <w:lang w:val="en-CA"/>
        </w:rPr>
        <w:t xml:space="preserve">) of 1%. </w:t>
      </w:r>
    </w:p>
    <w:p w14:paraId="3AC625AA" w14:textId="77777777" w:rsidR="00010AD1" w:rsidRPr="00E7628F" w:rsidRDefault="00010AD1" w:rsidP="00636EAD">
      <w:pPr>
        <w:spacing w:after="0" w:line="240" w:lineRule="auto"/>
        <w:jc w:val="both"/>
        <w:rPr>
          <w:rFonts w:ascii="Cambria" w:eastAsia="MS Mincho" w:hAnsi="Cambria"/>
          <w:sz w:val="20"/>
          <w:szCs w:val="20"/>
          <w:lang w:val="en-CA"/>
        </w:rPr>
      </w:pPr>
    </w:p>
    <w:p w14:paraId="6512ED5B" w14:textId="119DC78B"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the negative log-likelihood components for indices of exploitable biomass and spawning stock biomass are calculated as: </w:t>
      </w:r>
    </w:p>
    <w:p w14:paraId="22289E24" w14:textId="77777777" w:rsidR="000C2DB3" w:rsidRPr="00E7628F" w:rsidRDefault="000C2DB3" w:rsidP="00636EAD">
      <w:pPr>
        <w:spacing w:after="0" w:line="240" w:lineRule="auto"/>
        <w:jc w:val="both"/>
        <w:rPr>
          <w:rFonts w:ascii="Cambria" w:eastAsia="MS Mincho" w:hAnsi="Cambria"/>
          <w:sz w:val="20"/>
          <w:szCs w:val="20"/>
          <w:lang w:val="en-CA"/>
        </w:rPr>
      </w:pPr>
    </w:p>
    <w:p w14:paraId="0B479C01" w14:textId="5AFACACD" w:rsidR="000C2DB3" w:rsidRPr="00E7628F" w:rsidRDefault="00000000" w:rsidP="00636EAD">
      <w:pPr>
        <w:spacing w:after="0" w:line="240" w:lineRule="auto"/>
        <w:ind w:firstLine="720"/>
        <w:jc w:val="both"/>
        <w:rPr>
          <w:rFonts w:ascii="Cambria" w:eastAsia="MS Mincho" w:hAnsi="Cambria"/>
          <w:bCs/>
          <w:sz w:val="20"/>
          <w:szCs w:val="20"/>
          <w:lang w:val="en-CA"/>
        </w:rPr>
      </w:pPr>
      <m:oMath>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bCs/>
                            <w:i/>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bCs/>
                                <w:i/>
                                <w:sz w:val="20"/>
                                <w:szCs w:val="20"/>
                                <w:lang w:val="en-CA"/>
                              </w:rPr>
                            </m:ctrlPr>
                          </m:fPr>
                          <m:num>
                            <m:sSup>
                              <m:sSupPr>
                                <m:ctrlPr>
                                  <w:rPr>
                                    <w:rFonts w:ascii="Cambria Math" w:eastAsia="MS Mincho" w:hAnsi="Cambria Math"/>
                                    <w:bCs/>
                                    <w:i/>
                                    <w:sz w:val="20"/>
                                    <w:szCs w:val="20"/>
                                    <w:lang w:val="en-CA"/>
                                  </w:rPr>
                                </m:ctrlPr>
                              </m:sSupPr>
                              <m:e>
                                <m:d>
                                  <m:dPr>
                                    <m:ctrlPr>
                                      <w:rPr>
                                        <w:rFonts w:ascii="Cambria Math" w:eastAsia="MS Mincho" w:hAnsi="Cambria Math"/>
                                        <w:bCs/>
                                        <w:i/>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acc>
                                              <m:accPr>
                                                <m:ctrlPr>
                                                  <w:rPr>
                                                    <w:rFonts w:ascii="Cambria Math" w:eastAsia="MS Mincho" w:hAnsi="Cambria Math"/>
                                                    <w:bCs/>
                                                    <w:i/>
                                                    <w:sz w:val="20"/>
                                                    <w:szCs w:val="20"/>
                                                    <w:lang w:val="en-CA"/>
                                                  </w:rPr>
                                                </m:ctrlPr>
                                              </m:accPr>
                                              <m:e>
                                                <m:r>
                                                  <w:rPr>
                                                    <w:rFonts w:ascii="Cambria Math" w:eastAsia="MS Mincho" w:hAnsi="Cambria Math"/>
                                                    <w:sz w:val="20"/>
                                                    <w:szCs w:val="20"/>
                                                    <w:lang w:val="en-CA"/>
                                                  </w:rPr>
                                                  <m:t>I</m:t>
                                                </m:r>
                                              </m:e>
                                            </m:acc>
                                          </m:e>
                                          <m:sub>
                                            <m:r>
                                              <w:rPr>
                                                <w:rFonts w:ascii="Cambria Math" w:eastAsia="MS Mincho" w:hAnsi="Cambria Math"/>
                                                <w:sz w:val="20"/>
                                                <w:szCs w:val="20"/>
                                                <w:lang w:val="en-CA"/>
                                              </w:rPr>
                                              <m:t>y,m,r,f</m:t>
                                            </m:r>
                                          </m:sub>
                                        </m:sSub>
                                      </m:e>
                                    </m:d>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bCs/>
                                                <w:i/>
                                                <w:sz w:val="20"/>
                                                <w:szCs w:val="20"/>
                                                <w:lang w:val="en-CA"/>
                                              </w:rPr>
                                            </m:ctrlPr>
                                          </m:sSubPr>
                                          <m:e>
                                            <m:r>
                                              <w:rPr>
                                                <w:rFonts w:ascii="Cambria Math" w:eastAsia="MS Mincho" w:hAnsi="Cambria Math"/>
                                                <w:sz w:val="20"/>
                                                <w:szCs w:val="20"/>
                                                <w:lang w:val="en-CA"/>
                                              </w:rPr>
                                              <m:t>I</m:t>
                                            </m:r>
                                          </m:e>
                                          <m:sub>
                                            <m:r>
                                              <w:rPr>
                                                <w:rFonts w:ascii="Cambria Math" w:eastAsia="MS Mincho" w:hAnsi="Cambria Math"/>
                                                <w:sz w:val="20"/>
                                                <w:szCs w:val="20"/>
                                                <w:lang w:val="en-CA"/>
                                              </w:rPr>
                                              <m:t>y,m,r,f</m:t>
                                            </m:r>
                                          </m:sub>
                                        </m:sSub>
                                      </m:e>
                                    </m:d>
                                  </m:e>
                                </m:d>
                              </m:e>
                              <m:sup>
                                <m:r>
                                  <w:rPr>
                                    <w:rFonts w:ascii="Cambria Math" w:eastAsia="MS Mincho" w:hAnsi="Cambria Math"/>
                                    <w:sz w:val="20"/>
                                    <w:szCs w:val="20"/>
                                    <w:lang w:val="en-CA"/>
                                  </w:rPr>
                                  <m:t>2</m:t>
                                </m:r>
                              </m:sup>
                            </m:sSup>
                          </m:num>
                          <m:den>
                            <m:sSubSup>
                              <m:sSubSupPr>
                                <m:ctrlPr>
                                  <w:rPr>
                                    <w:rFonts w:ascii="Cambria Math" w:eastAsia="MS Mincho" w:hAnsi="Cambria Math"/>
                                    <w:bCs/>
                                    <w:i/>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i,y</m:t>
                                </m:r>
                              </m:sub>
                              <m:sup>
                                <m: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bCs/>
          <w:sz w:val="20"/>
          <w:szCs w:val="20"/>
          <w:lang w:val="en-CA"/>
        </w:rPr>
        <w:t xml:space="preserve"> </w:t>
      </w:r>
      <w:r w:rsidR="000C2DB3" w:rsidRPr="00E7628F">
        <w:rPr>
          <w:rFonts w:ascii="Cambria" w:eastAsia="MS Mincho" w:hAnsi="Cambria"/>
          <w:bCs/>
          <w:sz w:val="20"/>
          <w:szCs w:val="20"/>
          <w:lang w:val="en-CA"/>
        </w:rPr>
        <w:tab/>
        <w:t>(8.9)</w:t>
      </w:r>
    </w:p>
    <w:p w14:paraId="55388C6F" w14:textId="77777777" w:rsidR="000C2DB3" w:rsidRPr="00E7628F" w:rsidRDefault="000C2DB3" w:rsidP="00636EAD">
      <w:pPr>
        <w:spacing w:after="0" w:line="240" w:lineRule="auto"/>
        <w:jc w:val="both"/>
        <w:rPr>
          <w:rFonts w:ascii="Cambria" w:eastAsia="MS Mincho" w:hAnsi="Cambria"/>
          <w:sz w:val="20"/>
          <w:szCs w:val="20"/>
          <w:lang w:val="en-CA"/>
        </w:rPr>
      </w:pPr>
    </w:p>
    <w:p w14:paraId="75704F65" w14:textId="77777777" w:rsidR="000C2DB3" w:rsidRPr="00E7628F" w:rsidRDefault="00A508D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w:t>
      </w:r>
      <w:r w:rsidR="000C2DB3" w:rsidRPr="00E7628F">
        <w:rPr>
          <w:rFonts w:ascii="Cambria" w:eastAsia="MS Mincho" w:hAnsi="Cambria"/>
          <w:sz w:val="20"/>
          <w:szCs w:val="20"/>
          <w:lang w:val="en-CA"/>
        </w:rPr>
        <w:t>nd</w:t>
      </w:r>
    </w:p>
    <w:p w14:paraId="70A2C40F" w14:textId="77777777" w:rsidR="000C2DB3" w:rsidRPr="00E7628F" w:rsidRDefault="000C2DB3" w:rsidP="00636EAD">
      <w:pPr>
        <w:spacing w:after="0" w:line="240" w:lineRule="auto"/>
        <w:jc w:val="both"/>
        <w:rPr>
          <w:rFonts w:ascii="Cambria" w:eastAsia="MS Mincho" w:hAnsi="Cambria"/>
          <w:sz w:val="20"/>
          <w:szCs w:val="20"/>
          <w:lang w:val="en-CA"/>
        </w:rPr>
      </w:pPr>
    </w:p>
    <w:p w14:paraId="2F4862B8" w14:textId="6242F1B0"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Is</m:t>
                                        </m:r>
                                      </m:e>
                                    </m:acc>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Is</m:t>
                                    </m:r>
                                  </m:e>
                                  <m:sub>
                                    <m:r>
                                      <w:rPr>
                                        <w:rFonts w:ascii="Cambria Math" w:eastAsia="MS Mincho" w:hAnsi="Cambria Math"/>
                                        <w:sz w:val="20"/>
                                        <w:szCs w:val="20"/>
                                        <w:lang w:val="en-CA"/>
                                      </w:rPr>
                                      <m:t>s</m:t>
                                    </m:r>
                                    <m:r>
                                      <m:rPr>
                                        <m:sty m:val="p"/>
                                      </m:rPr>
                                      <w:rPr>
                                        <w:rFonts w:ascii="Cambria Math" w:eastAsia="MS Mincho" w:hAnsi="Cambria Math"/>
                                        <w:sz w:val="20"/>
                                        <w:szCs w:val="20"/>
                                        <w:lang w:val="en-CA"/>
                                      </w:rPr>
                                      <m:t>,</m:t>
                                    </m:r>
                                    <m:r>
                                      <w:rPr>
                                        <w:rFonts w:ascii="Cambria Math" w:eastAsia="MS Mincho" w:hAnsi="Cambria Math"/>
                                        <w:sz w:val="20"/>
                                        <w:szCs w:val="20"/>
                                        <w:lang w:val="en-CA"/>
                                      </w:rPr>
                                      <m:t>y</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S,y</m:t>
                        </m:r>
                      </m:sub>
                      <m:sup>
                        <m:r>
                          <m:rPr>
                            <m:sty m:val="p"/>
                          </m:rPr>
                          <w:rPr>
                            <w:rFonts w:ascii="Cambria Math" w:eastAsia="MS Mincho" w:hAnsi="Cambria Math"/>
                            <w:sz w:val="20"/>
                            <w:szCs w:val="20"/>
                            <w:lang w:val="en-CA"/>
                          </w:rPr>
                          <m:t>2</m:t>
                        </m:r>
                      </m:sup>
                    </m:sSubSup>
                  </m:den>
                </m:f>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(8.10)</w:t>
      </w:r>
    </w:p>
    <w:p w14:paraId="06FFFCA5" w14:textId="77777777" w:rsidR="000C2DB3" w:rsidRPr="00E7628F" w:rsidRDefault="000C2DB3" w:rsidP="00636EAD">
      <w:pPr>
        <w:spacing w:after="0" w:line="240" w:lineRule="auto"/>
        <w:jc w:val="both"/>
        <w:rPr>
          <w:rFonts w:ascii="Cambria" w:eastAsia="MS Mincho" w:hAnsi="Cambria"/>
          <w:sz w:val="20"/>
          <w:szCs w:val="20"/>
          <w:lang w:val="en-CA"/>
        </w:rPr>
      </w:pPr>
    </w:p>
    <w:p w14:paraId="258C0A94"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negative log-likelihood component for length composition data is calculated (for positive observations of length composition only) by:</w:t>
      </w:r>
    </w:p>
    <w:p w14:paraId="087E91EE" w14:textId="77777777" w:rsidR="000C2DB3" w:rsidRPr="00E7628F" w:rsidRDefault="000C2DB3" w:rsidP="00636EAD">
      <w:pPr>
        <w:spacing w:after="0" w:line="240" w:lineRule="auto"/>
        <w:jc w:val="both"/>
        <w:rPr>
          <w:rFonts w:ascii="Cambria" w:eastAsia="MS Mincho" w:hAnsi="Cambria"/>
          <w:sz w:val="20"/>
          <w:szCs w:val="20"/>
          <w:lang w:val="en-CA"/>
        </w:rPr>
      </w:pPr>
    </w:p>
    <w:p w14:paraId="7AB119D8" w14:textId="0C86A91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f</m:t>
                            </m:r>
                          </m:sub>
                          <m:sup/>
                          <m:e>
                            <m:sSub>
                              <m:sSubPr>
                                <m:ctrlPr>
                                  <w:rPr>
                                    <w:rFonts w:ascii="Cambria Math" w:eastAsia="MS Mincho" w:hAnsi="Cambria Math"/>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p</m:t>
                                            </m:r>
                                          </m:e>
                                          <m:sub>
                                            <m:r>
                                              <w:rPr>
                                                <w:rFonts w:ascii="Cambria Math" w:eastAsia="MS Mincho" w:hAnsi="Cambria Math"/>
                                                <w:sz w:val="20"/>
                                                <w:szCs w:val="20"/>
                                                <w:lang w:val="en-CA"/>
                                              </w:rPr>
                                              <m:t>y</m:t>
                                            </m:r>
                                            <m:r>
                                              <m:rPr>
                                                <m:sty m:val="p"/>
                                              </m:rPr>
                                              <w:rPr>
                                                <w:rFonts w:ascii="Cambria Math" w:eastAsia="MS Mincho" w:hAnsi="Cambria Math"/>
                                                <w:sz w:val="20"/>
                                                <w:szCs w:val="20"/>
                                                <w:lang w:val="en-CA"/>
                                              </w:rPr>
                                              <m:t>,</m:t>
                                            </m:r>
                                            <m:r>
                                              <w:rPr>
                                                <w:rFonts w:ascii="Cambria Math" w:eastAsia="MS Mincho" w:hAnsi="Cambria Math"/>
                                                <w:sz w:val="20"/>
                                                <w:szCs w:val="20"/>
                                                <w:lang w:val="en-CA"/>
                                              </w:rPr>
                                              <m:t>m,l</m:t>
                                            </m:r>
                                            <m:r>
                                              <m:rPr>
                                                <m:sty m:val="p"/>
                                              </m:rPr>
                                              <w:rPr>
                                                <w:rFonts w:ascii="Cambria Math" w:eastAsia="MS Mincho" w:hAnsi="Cambria Math"/>
                                                <w:sz w:val="20"/>
                                                <w:szCs w:val="20"/>
                                                <w:lang w:val="en-CA"/>
                                              </w:rPr>
                                              <m:t>,</m:t>
                                            </m:r>
                                            <m:r>
                                              <w:rPr>
                                                <w:rFonts w:ascii="Cambria Math" w:eastAsia="MS Mincho" w:hAnsi="Cambria Math"/>
                                                <w:sz w:val="20"/>
                                                <w:szCs w:val="20"/>
                                                <w:lang w:val="en-CA"/>
                                              </w:rPr>
                                              <m:t>r</m:t>
                                            </m:r>
                                            <m:r>
                                              <m:rPr>
                                                <m:sty m:val="p"/>
                                              </m:rPr>
                                              <w:rPr>
                                                <w:rFonts w:ascii="Cambria Math" w:eastAsia="MS Mincho" w:hAnsi="Cambria Math"/>
                                                <w:sz w:val="20"/>
                                                <w:szCs w:val="20"/>
                                                <w:lang w:val="en-CA"/>
                                              </w:rPr>
                                              <m:t>,</m:t>
                                            </m:r>
                                            <m:r>
                                              <w:rPr>
                                                <w:rFonts w:ascii="Cambria Math" w:eastAsia="MS Mincho" w:hAnsi="Cambria Math"/>
                                                <w:sz w:val="20"/>
                                                <w:szCs w:val="20"/>
                                                <w:lang w:val="en-CA"/>
                                              </w:rPr>
                                              <m:t>f</m:t>
                                            </m:r>
                                          </m:sub>
                                        </m:sSub>
                                      </m:e>
                                    </m:d>
                                  </m:e>
                                </m:d>
                              </m:e>
                              <m:sup>
                                <m:r>
                                  <m:rPr>
                                    <m:sty m:val="p"/>
                                  </m:rPr>
                                  <w:rPr>
                                    <w:rFonts w:ascii="Cambria Math" w:eastAsia="MS Mincho" w:hAnsi="Cambria Math"/>
                                    <w:sz w:val="20"/>
                                    <w:szCs w:val="20"/>
                                    <w:lang w:val="en-CA"/>
                                  </w:rPr>
                                  <m:t>2</m:t>
                                </m:r>
                              </m:sup>
                            </m:sSup>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(8.11)</w:t>
      </w:r>
    </w:p>
    <w:p w14:paraId="71B5A3A0" w14:textId="77777777" w:rsidR="000C2DB3" w:rsidRPr="00E7628F" w:rsidRDefault="000C2DB3" w:rsidP="00636EAD">
      <w:pPr>
        <w:spacing w:after="0" w:line="240" w:lineRule="auto"/>
        <w:jc w:val="both"/>
        <w:rPr>
          <w:rFonts w:ascii="Cambria" w:eastAsia="MS Mincho" w:hAnsi="Cambria"/>
          <w:sz w:val="20"/>
          <w:szCs w:val="20"/>
          <w:lang w:val="en-CA"/>
        </w:rPr>
      </w:pPr>
    </w:p>
    <w:p w14:paraId="60532A95" w14:textId="5A22544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where the model predicted fraction,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oMath>
      <w:r w:rsidRPr="00E7628F">
        <w:rPr>
          <w:rFonts w:ascii="Cambria" w:eastAsia="MS Mincho" w:hAnsi="Cambria"/>
          <w:sz w:val="20"/>
          <w:szCs w:val="20"/>
          <w:lang w:val="en-CA"/>
        </w:rPr>
        <w:t>, of catch numbers in each length class is calculated as:</w:t>
      </w:r>
    </w:p>
    <w:p w14:paraId="719580E6" w14:textId="77777777" w:rsidR="000C2DB3" w:rsidRPr="00E7628F" w:rsidRDefault="000C2DB3" w:rsidP="00636EAD">
      <w:pPr>
        <w:spacing w:after="0" w:line="240" w:lineRule="auto"/>
        <w:jc w:val="both"/>
        <w:rPr>
          <w:rFonts w:ascii="Cambria" w:eastAsia="MS Mincho" w:hAnsi="Cambria"/>
          <w:sz w:val="20"/>
          <w:szCs w:val="20"/>
          <w:lang w:val="en-CA"/>
        </w:rPr>
      </w:pPr>
    </w:p>
    <w:p w14:paraId="0F7EF18B" w14:textId="1DF6E088"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p</m:t>
                </m:r>
              </m:e>
            </m:acc>
          </m:e>
          <m:sub>
            <m:r>
              <w:rPr>
                <w:rFonts w:ascii="Cambria Math" w:eastAsia="MS Mincho" w:hAnsi="Cambria Math"/>
                <w:sz w:val="20"/>
                <w:szCs w:val="20"/>
                <w:lang w:val="en-CA"/>
              </w:rPr>
              <m:t>y,m,l,r,f</m:t>
            </m:r>
          </m:sub>
        </m:sSub>
        <m:r>
          <w:rPr>
            <w:rFonts w:ascii="Cambria Math" w:eastAsia="MS Mincho" w:hAnsi="Cambria Math"/>
            <w:sz w:val="20"/>
            <w:szCs w:val="20"/>
            <w:lang w:val="en-CA"/>
          </w:rPr>
          <m:t>=</m:t>
        </m:r>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num>
          <m:den>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l</m:t>
                </m:r>
              </m:sub>
              <m:sup/>
              <m:e>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CAL</m:t>
                        </m:r>
                      </m:e>
                    </m:acc>
                  </m:e>
                  <m:sub>
                    <m:r>
                      <w:rPr>
                        <w:rFonts w:ascii="Cambria Math" w:eastAsia="MS Mincho" w:hAnsi="Cambria Math"/>
                        <w:sz w:val="20"/>
                        <w:szCs w:val="20"/>
                        <w:lang w:val="en-CA"/>
                      </w:rPr>
                      <m:t>y,m,l,r,f</m:t>
                    </m:r>
                  </m:sub>
                </m:sSub>
              </m:e>
            </m:nary>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(8.12)</w:t>
      </w:r>
    </w:p>
    <w:p w14:paraId="140509E3" w14:textId="77777777" w:rsidR="000C2DB3" w:rsidRPr="00E7628F" w:rsidRDefault="000C2DB3" w:rsidP="00636EAD">
      <w:pPr>
        <w:spacing w:after="0" w:line="240" w:lineRule="auto"/>
        <w:jc w:val="both"/>
        <w:rPr>
          <w:rFonts w:ascii="Cambria" w:eastAsia="MS Mincho" w:hAnsi="Cambria"/>
          <w:sz w:val="20"/>
          <w:szCs w:val="20"/>
          <w:lang w:val="en-CA"/>
        </w:rPr>
      </w:pPr>
    </w:p>
    <w:p w14:paraId="105FA190" w14:textId="77777777"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electronic tagging data of known stock of origin (SOO), released in year </w:t>
      </w:r>
      <w:r w:rsidRPr="00E7628F">
        <w:rPr>
          <w:rFonts w:ascii="Cambria" w:eastAsia="MS Mincho" w:hAnsi="Cambria"/>
          <w:i/>
          <w:sz w:val="20"/>
          <w:szCs w:val="20"/>
          <w:lang w:val="en-CA"/>
        </w:rPr>
        <w:t>y</w:t>
      </w:r>
      <w:r w:rsidRPr="00E7628F">
        <w:rPr>
          <w:rFonts w:ascii="Cambria" w:eastAsia="MS Mincho" w:hAnsi="Cambria"/>
          <w:sz w:val="20"/>
          <w:szCs w:val="20"/>
          <w:lang w:val="en-CA"/>
        </w:rPr>
        <w:t xml:space="preserve">, quarter </w:t>
      </w:r>
      <w:r w:rsidRPr="00E7628F">
        <w:rPr>
          <w:rFonts w:ascii="Cambria" w:eastAsia="MS Mincho" w:hAnsi="Cambria"/>
          <w:i/>
          <w:sz w:val="20"/>
          <w:szCs w:val="20"/>
          <w:lang w:val="en-CA"/>
        </w:rPr>
        <w:t>m</w:t>
      </w:r>
      <w:r w:rsidRPr="00E7628F">
        <w:rPr>
          <w:rFonts w:ascii="Cambria" w:eastAsia="MS Mincho" w:hAnsi="Cambria"/>
          <w:sz w:val="20"/>
          <w:szCs w:val="20"/>
          <w:lang w:val="en-CA"/>
        </w:rPr>
        <w:t xml:space="preserve">, stratum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and caught in the subsequent quarter in stratum </w:t>
      </w:r>
      <w:r w:rsidRPr="00E7628F">
        <w:rPr>
          <w:rFonts w:ascii="Cambria" w:eastAsia="MS Mincho" w:hAnsi="Cambria"/>
          <w:i/>
          <w:sz w:val="20"/>
          <w:szCs w:val="20"/>
          <w:lang w:val="en-CA"/>
        </w:rPr>
        <w:t>k</w:t>
      </w:r>
      <w:r w:rsidRPr="00E7628F">
        <w:rPr>
          <w:rFonts w:ascii="Cambria" w:eastAsia="MS Mincho" w:hAnsi="Cambria"/>
          <w:sz w:val="20"/>
          <w:szCs w:val="20"/>
          <w:lang w:val="en-CA"/>
        </w:rPr>
        <w:t xml:space="preserve"> is calculated from a multinomial likelihood function as:</w:t>
      </w:r>
    </w:p>
    <w:p w14:paraId="3FC5CE74" w14:textId="77777777" w:rsidR="000C2DB3" w:rsidRPr="00E7628F" w:rsidRDefault="000C2DB3" w:rsidP="00636EAD">
      <w:pPr>
        <w:spacing w:after="0" w:line="240" w:lineRule="auto"/>
        <w:jc w:val="both"/>
        <w:rPr>
          <w:rFonts w:ascii="Cambria" w:eastAsia="MS Mincho" w:hAnsi="Cambria"/>
          <w:sz w:val="20"/>
          <w:szCs w:val="20"/>
          <w:lang w:val="en-CA"/>
        </w:rPr>
      </w:pPr>
    </w:p>
    <w:p w14:paraId="40968D5F" w14:textId="56EBD23B" w:rsidR="000C2DB3" w:rsidRPr="00E7628F" w:rsidRDefault="00716963" w:rsidP="00636EAD">
      <w:pPr>
        <w:spacing w:after="0" w:line="240" w:lineRule="auto"/>
        <w:ind w:firstLine="720"/>
        <w:jc w:val="both"/>
        <w:rPr>
          <w:rFonts w:ascii="Cambria" w:eastAsia="MS Mincho" w:hAnsi="Cambria"/>
          <w:sz w:val="20"/>
          <w:szCs w:val="20"/>
          <w:lang w:val="en-CA"/>
        </w:rPr>
      </w:pPr>
      <m:oMath>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w:rPr>
            <w:rFonts w:ascii="Cambria Math" w:eastAsia="MS Mincho" w:hAnsi="Cambria Math"/>
            <w:sz w:val="20"/>
            <w:szCs w:val="20"/>
            <w:lang w:val="en-CA"/>
          </w:rPr>
          <m:t>= -</m:t>
        </m:r>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s</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i/>
                                <w:sz w:val="20"/>
                                <w:szCs w:val="20"/>
                                <w:lang w:val="en-CA"/>
                              </w:rPr>
                            </m:ctrlPr>
                          </m:naryPr>
                          <m:sub>
                            <m:r>
                              <w:rPr>
                                <w:rFonts w:ascii="Cambria Math" w:eastAsia="MS Mincho" w:hAnsi="Cambria Math"/>
                                <w:sz w:val="20"/>
                                <w:szCs w:val="20"/>
                                <w:lang w:val="en-CA"/>
                              </w:rPr>
                              <m:t>k</m:t>
                            </m:r>
                          </m:sub>
                          <m:sup/>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ET</m:t>
                                </m:r>
                              </m:e>
                              <m:sub>
                                <m:r>
                                  <w:rPr>
                                    <w:rFonts w:ascii="Cambria Math" w:eastAsia="MS Mincho" w:hAnsi="Cambria Math"/>
                                    <w:sz w:val="20"/>
                                    <w:szCs w:val="20"/>
                                    <w:lang w:val="en-CA"/>
                                  </w:rPr>
                                  <m:t>s,m,r</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mov</m:t>
                                    </m:r>
                                  </m:e>
                                  <m:sub>
                                    <m:r>
                                      <w:rPr>
                                        <w:rFonts w:ascii="Cambria Math" w:eastAsia="MS Mincho" w:hAnsi="Cambria Math"/>
                                        <w:sz w:val="20"/>
                                        <w:szCs w:val="20"/>
                                        <w:lang w:val="en-CA"/>
                                      </w:rPr>
                                      <m:t>s,m+1,r</m:t>
                                    </m:r>
                                  </m:sub>
                                </m:sSub>
                              </m:e>
                            </m:d>
                          </m:e>
                        </m:nary>
                      </m:e>
                    </m:nary>
                  </m:e>
                </m:nary>
              </m:e>
            </m:nary>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(8.13)</w:t>
      </w:r>
    </w:p>
    <w:p w14:paraId="0843C437" w14:textId="77777777" w:rsidR="000C2DB3" w:rsidRPr="00E7628F" w:rsidRDefault="000C2DB3" w:rsidP="00636EAD">
      <w:pPr>
        <w:spacing w:after="0" w:line="240" w:lineRule="auto"/>
        <w:jc w:val="both"/>
        <w:rPr>
          <w:rFonts w:ascii="Cambria" w:eastAsia="MS Mincho" w:hAnsi="Cambria"/>
          <w:sz w:val="20"/>
          <w:szCs w:val="20"/>
          <w:lang w:val="en-CA"/>
        </w:rPr>
      </w:pPr>
    </w:p>
    <w:p w14:paraId="2ACB32F2" w14:textId="51A0B743"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negative log-likelihood component for stock of origin data is calculated assuming a normal likelihood function (without constants) comparing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oMath>
      <w:r w:rsidRPr="00E7628F">
        <w:rPr>
          <w:rFonts w:ascii="Cambria" w:eastAsia="MS Mincho" w:hAnsi="Cambria"/>
          <w:sz w:val="20"/>
          <w:szCs w:val="20"/>
          <w:lang w:val="en-CA"/>
        </w:rPr>
        <w:t xml:space="preserve"> estimated from the operating model, with </w:t>
      </w:r>
      <w:r w:rsidRPr="00E7628F">
        <w:rPr>
          <w:rFonts w:ascii="Cambria" w:eastAsia="MS Mincho" w:hAnsi="Cambria"/>
          <w:i/>
          <w:sz w:val="20"/>
          <w:szCs w:val="20"/>
          <w:lang w:val="en-CA"/>
        </w:rPr>
        <w:t>r</w:t>
      </w:r>
      <w:r w:rsidRPr="00E7628F">
        <w:rPr>
          <w:rFonts w:ascii="Cambria" w:eastAsia="MS Mincho" w:hAnsi="Cambria"/>
          <w:sz w:val="20"/>
          <w:szCs w:val="20"/>
          <w:lang w:val="en-CA"/>
        </w:rPr>
        <w:t xml:space="preserve"> derived applying a mixture model (</w:t>
      </w:r>
      <w:r w:rsidR="00664F7A" w:rsidRPr="00664F7A">
        <w:rPr>
          <w:rFonts w:ascii="Cambria" w:eastAsia="MS Mincho" w:hAnsi="Cambria"/>
          <w:sz w:val="20"/>
          <w:szCs w:val="20"/>
          <w:lang w:val="en-CA"/>
        </w:rPr>
        <w:t xml:space="preserve">Carruthers </w:t>
      </w:r>
      <w:r w:rsidR="00664F7A">
        <w:rPr>
          <w:rFonts w:ascii="Cambria" w:eastAsia="MS Mincho" w:hAnsi="Cambria"/>
          <w:sz w:val="20"/>
          <w:szCs w:val="20"/>
          <w:lang w:val="en-CA"/>
        </w:rPr>
        <w:t>and</w:t>
      </w:r>
      <w:r w:rsidR="00664F7A" w:rsidRPr="00664F7A">
        <w:t xml:space="preserve"> </w:t>
      </w:r>
      <w:r w:rsidR="00664F7A" w:rsidRPr="00664F7A">
        <w:rPr>
          <w:rFonts w:ascii="Cambria" w:eastAsia="MS Mincho" w:hAnsi="Cambria"/>
          <w:sz w:val="20"/>
          <w:szCs w:val="20"/>
          <w:lang w:val="en-CA"/>
        </w:rPr>
        <w:t>Butterworth</w:t>
      </w:r>
      <w:r w:rsidR="00664F7A">
        <w:rPr>
          <w:rFonts w:ascii="Cambria" w:eastAsia="MS Mincho" w:hAnsi="Cambria"/>
          <w:sz w:val="20"/>
          <w:szCs w:val="20"/>
          <w:lang w:val="en-CA"/>
        </w:rPr>
        <w:t xml:space="preserve"> 2018</w:t>
      </w:r>
      <w:r w:rsidRPr="00E7628F">
        <w:rPr>
          <w:rFonts w:ascii="Cambria" w:eastAsia="MS Mincho" w:hAnsi="Cambria"/>
          <w:sz w:val="20"/>
          <w:szCs w:val="20"/>
          <w:lang w:val="en-CA"/>
        </w:rPr>
        <w:t>) to assignment scores from genetics and otolith microchemistry data</w:t>
      </w:r>
      <w:r w:rsidR="00F02BF2">
        <w:rPr>
          <w:rFonts w:ascii="Cambria" w:eastAsia="MS Mincho" w:hAnsi="Cambria"/>
          <w:sz w:val="20"/>
          <w:szCs w:val="20"/>
          <w:lang w:val="en-CA"/>
        </w:rPr>
        <w:t xml:space="preserve"> (here the subscript </w:t>
      </w:r>
      <w:proofErr w:type="spellStart"/>
      <w:r w:rsidR="00F02BF2">
        <w:rPr>
          <w:rFonts w:ascii="Cambria" w:eastAsia="MS Mincho" w:hAnsi="Cambria"/>
          <w:sz w:val="20"/>
          <w:szCs w:val="20"/>
          <w:lang w:val="en-CA"/>
        </w:rPr>
        <w:t>i</w:t>
      </w:r>
      <w:proofErr w:type="spellEnd"/>
      <w:r w:rsidR="00F02BF2">
        <w:rPr>
          <w:rFonts w:ascii="Cambria" w:eastAsia="MS Mincho" w:hAnsi="Cambria"/>
          <w:sz w:val="20"/>
          <w:szCs w:val="20"/>
          <w:lang w:val="en-CA"/>
        </w:rPr>
        <w:t xml:space="preserve"> is used to denote a specific year, area and age class)</w:t>
      </w:r>
      <w:r w:rsidRPr="00E7628F">
        <w:rPr>
          <w:rFonts w:ascii="Cambria" w:eastAsia="MS Mincho" w:hAnsi="Cambria"/>
          <w:sz w:val="20"/>
          <w:szCs w:val="20"/>
          <w:lang w:val="en-CA"/>
        </w:rPr>
        <w:t xml:space="preserve">: </w:t>
      </w:r>
    </w:p>
    <w:p w14:paraId="506E33E5" w14:textId="77777777" w:rsidR="000C2DB3" w:rsidRPr="00E7628F" w:rsidRDefault="000C2DB3" w:rsidP="00636EAD">
      <w:pPr>
        <w:spacing w:after="0" w:line="240" w:lineRule="auto"/>
        <w:rPr>
          <w:rFonts w:ascii="Cambria" w:eastAsia="MS Mincho" w:hAnsi="Cambria"/>
          <w:sz w:val="20"/>
          <w:szCs w:val="20"/>
          <w:lang w:val="en-CA"/>
        </w:rPr>
      </w:pPr>
    </w:p>
    <w:p w14:paraId="2EC9CB0F" w14:textId="7EE4152F"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i</m:t>
            </m:r>
          </m:sub>
          <m:sup/>
          <m:e>
            <m:f>
              <m:fPr>
                <m:ctrlPr>
                  <w:rPr>
                    <w:rFonts w:ascii="Cambria Math" w:eastAsia="MS Mincho" w:hAnsi="Cambria Math"/>
                    <w:i/>
                    <w:sz w:val="20"/>
                    <w:szCs w:val="20"/>
                    <w:lang w:val="en-CA"/>
                  </w:rPr>
                </m:ctrlPr>
              </m:fPr>
              <m:num>
                <m:sSup>
                  <m:sSupPr>
                    <m:ctrlPr>
                      <w:rPr>
                        <w:rFonts w:ascii="Cambria Math" w:eastAsia="MS Mincho" w:hAnsi="Cambria Math"/>
                        <w:i/>
                        <w:sz w:val="20"/>
                        <w:szCs w:val="20"/>
                        <w:lang w:val="en-CA"/>
                      </w:rPr>
                    </m:ctrlPr>
                  </m:sSupPr>
                  <m:e>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e>
                  <m:sup>
                    <m:r>
                      <w:rPr>
                        <w:rFonts w:ascii="Cambria Math" w:eastAsia="MS Mincho" w:hAnsi="Cambria Math"/>
                        <w:sz w:val="20"/>
                        <w:szCs w:val="20"/>
                        <w:lang w:val="en-CA"/>
                      </w:rPr>
                      <m:t>2</m:t>
                    </m:r>
                  </m:sup>
                </m:sSup>
              </m:num>
              <m:den>
                <m:sSup>
                  <m:sSupPr>
                    <m:ctrlPr>
                      <w:rPr>
                        <w:rFonts w:ascii="Cambria Math" w:eastAsia="MS Mincho" w:hAnsi="Cambria Math"/>
                        <w:sz w:val="20"/>
                        <w:szCs w:val="20"/>
                        <w:lang w:val="en-CA"/>
                      </w:rPr>
                    </m:ctrlPr>
                  </m:sSupPr>
                  <m:e>
                    <m:sSub>
                      <m:sSubPr>
                        <m:ctrlPr>
                          <w:rPr>
                            <w:rFonts w:ascii="Cambria Math" w:eastAsia="MS Mincho" w:hAnsi="Cambria Math"/>
                            <w:sz w:val="20"/>
                            <w:szCs w:val="20"/>
                            <w:lang w:val="en-CA"/>
                          </w:rPr>
                        </m:ctrlPr>
                      </m:sSubPr>
                      <m:e>
                        <m:r>
                          <w:rPr>
                            <w:rFonts w:ascii="Cambria Math" w:eastAsia="MS Mincho" w:hAnsi="Cambria Math"/>
                            <w:sz w:val="20"/>
                            <w:szCs w:val="20"/>
                            <w:lang w:val="en-CA"/>
                          </w:rPr>
                          <m:t>σ</m:t>
                        </m:r>
                      </m:e>
                      <m:sub>
                        <m:r>
                          <w:rPr>
                            <w:rFonts w:ascii="Cambria Math" w:eastAsia="MS Mincho" w:hAnsi="Cambria Math"/>
                            <w:sz w:val="20"/>
                            <w:szCs w:val="20"/>
                            <w:lang w:val="en-CA"/>
                          </w:rPr>
                          <m:t>i,s</m:t>
                        </m:r>
                      </m:sub>
                    </m:sSub>
                  </m:e>
                  <m:sup>
                    <m:r>
                      <w:rPr>
                        <w:rFonts w:ascii="Cambria Math" w:eastAsia="MS Mincho" w:hAnsi="Cambria Math"/>
                        <w:sz w:val="20"/>
                        <w:szCs w:val="20"/>
                        <w:lang w:val="en-CA"/>
                      </w:rPr>
                      <m:t>2</m:t>
                    </m:r>
                  </m:sup>
                </m:sSup>
              </m:den>
            </m:f>
          </m:e>
        </m:nary>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 xml:space="preserve"> (8.14)</w:t>
      </w:r>
    </w:p>
    <w:p w14:paraId="567764A3" w14:textId="77777777" w:rsidR="000C2DB3" w:rsidRPr="00E7628F" w:rsidRDefault="000C2DB3" w:rsidP="00636EAD">
      <w:pPr>
        <w:spacing w:after="0" w:line="240" w:lineRule="auto"/>
        <w:rPr>
          <w:rFonts w:ascii="Cambria" w:eastAsia="MS Mincho" w:hAnsi="Cambria"/>
          <w:sz w:val="20"/>
          <w:szCs w:val="20"/>
          <w:lang w:val="en-CA"/>
        </w:rPr>
      </w:pPr>
    </w:p>
    <w:p w14:paraId="3D5C997B" w14:textId="5BBACF92" w:rsidR="000C2DB3" w:rsidRDefault="00290DEA" w:rsidP="00636EAD">
      <w:pPr>
        <w:spacing w:after="0" w:line="240" w:lineRule="auto"/>
        <w:rPr>
          <w:rFonts w:ascii="Cambria" w:eastAsia="MS Mincho" w:hAnsi="Cambria"/>
          <w:sz w:val="20"/>
          <w:szCs w:val="20"/>
          <w:lang w:val="en-CA"/>
        </w:rPr>
      </w:pPr>
      <w:r w:rsidRPr="00E7628F">
        <w:rPr>
          <w:rFonts w:ascii="Cambria" w:eastAsia="MS Mincho" w:hAnsi="Cambria"/>
          <w:sz w:val="20"/>
          <w:szCs w:val="20"/>
          <w:lang w:val="en-CA"/>
        </w:rPr>
        <w:t>w</w:t>
      </w:r>
      <w:r w:rsidR="000C2DB3" w:rsidRPr="00E7628F">
        <w:rPr>
          <w:rFonts w:ascii="Cambria" w:eastAsia="MS Mincho" w:hAnsi="Cambria"/>
          <w:sz w:val="20"/>
          <w:szCs w:val="20"/>
          <w:lang w:val="en-CA"/>
        </w:rPr>
        <w:t xml:space="preserve">here the operating model estimated logit fraction Eastern fish for the </w:t>
      </w:r>
      <w:proofErr w:type="spellStart"/>
      <w:r w:rsidR="000C2DB3" w:rsidRPr="00E7628F">
        <w:rPr>
          <w:rFonts w:ascii="Cambria" w:eastAsia="MS Mincho" w:hAnsi="Cambria"/>
          <w:i/>
          <w:sz w:val="20"/>
          <w:szCs w:val="20"/>
          <w:lang w:val="en-CA"/>
        </w:rPr>
        <w:t>i</w:t>
      </w:r>
      <w:r w:rsidR="000C2DB3" w:rsidRPr="00E7628F">
        <w:rPr>
          <w:rFonts w:ascii="Cambria" w:eastAsia="MS Mincho" w:hAnsi="Cambria"/>
          <w:sz w:val="20"/>
          <w:szCs w:val="20"/>
          <w:vertAlign w:val="superscript"/>
          <w:lang w:val="en-CA"/>
        </w:rPr>
        <w:t>th</w:t>
      </w:r>
      <w:proofErr w:type="spellEnd"/>
      <w:r w:rsidR="000C2DB3" w:rsidRPr="00E7628F">
        <w:rPr>
          <w:rFonts w:ascii="Cambria" w:eastAsia="MS Mincho" w:hAnsi="Cambria"/>
          <w:sz w:val="20"/>
          <w:szCs w:val="20"/>
          <w:lang w:val="en-CA"/>
        </w:rPr>
        <w:t xml:space="preserve"> strata</w:t>
      </w:r>
      <w:r w:rsidR="000C2DB3" w:rsidRPr="00E7628F">
        <w:rPr>
          <w:rFonts w:ascii="Cambria" w:eastAsia="MS Mincho" w:hAnsi="Cambria"/>
          <w:i/>
          <w:sz w:val="20"/>
          <w:szCs w:val="20"/>
          <w:lang w:val="en-CA"/>
        </w:rPr>
        <w:t>,</w:t>
      </w:r>
      <m:oMath>
        <m:r>
          <w:rPr>
            <w:rFonts w:ascii="Cambria Math" w:eastAsia="MS Mincho" w:hAnsi="Cambria Math"/>
            <w:sz w:val="20"/>
            <w:szCs w:val="20"/>
            <w:lang w:val="en-CA"/>
          </w:rPr>
          <m:t xml:space="preserve"> </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is calculated from the operating model predicted ratio of Eastern fish in the catch </w:t>
      </w: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oMath>
      <w:r w:rsidR="000C2DB3" w:rsidRPr="00E7628F">
        <w:rPr>
          <w:rFonts w:ascii="Cambria" w:eastAsia="MS Mincho" w:hAnsi="Cambria"/>
          <w:sz w:val="20"/>
          <w:szCs w:val="20"/>
          <w:lang w:val="en-CA"/>
        </w:rPr>
        <w:t xml:space="preserve"> (see equation 8.7):  </w:t>
      </w:r>
    </w:p>
    <w:p w14:paraId="2F36F11B" w14:textId="77777777" w:rsidR="00636EAD" w:rsidRPr="00E7628F" w:rsidRDefault="00636EAD" w:rsidP="00636EAD">
      <w:pPr>
        <w:spacing w:after="0" w:line="240" w:lineRule="auto"/>
        <w:rPr>
          <w:rFonts w:ascii="Cambria" w:eastAsia="MS Mincho" w:hAnsi="Cambria"/>
          <w:sz w:val="20"/>
          <w:szCs w:val="20"/>
          <w:lang w:val="en-CA"/>
        </w:rPr>
      </w:pPr>
    </w:p>
    <w:p w14:paraId="2478DC7A" w14:textId="6A5EAD68" w:rsidR="000C2DB3" w:rsidRPr="00E7628F" w:rsidRDefault="00000000" w:rsidP="00636EAD">
      <w:pPr>
        <w:spacing w:after="0" w:line="240" w:lineRule="auto"/>
        <w:ind w:firstLine="720"/>
        <w:rPr>
          <w:rFonts w:ascii="Cambria" w:eastAsia="MS Mincho" w:hAnsi="Cambria"/>
          <w:sz w:val="20"/>
          <w:szCs w:val="20"/>
          <w:lang w:val="en-CA"/>
        </w:rPr>
      </w:pPr>
      <m:oMath>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r>
          <w:rPr>
            <w:rFonts w:ascii="Cambria Math" w:eastAsia="MS Mincho" w:hAnsi="Cambria Math"/>
            <w:sz w:val="20"/>
            <w:szCs w:val="20"/>
            <w:lang w:val="en-CA"/>
          </w:rPr>
          <m:t>=ln</m:t>
        </m:r>
        <m:d>
          <m:dPr>
            <m:ctrlPr>
              <w:rPr>
                <w:rFonts w:ascii="Cambria Math" w:eastAsia="MS Mincho" w:hAnsi="Cambria Math"/>
                <w:i/>
                <w:sz w:val="20"/>
                <w:szCs w:val="20"/>
                <w:lang w:val="en-CA"/>
              </w:rPr>
            </m:ctrlPr>
          </m:dPr>
          <m:e>
            <m:f>
              <m:fPr>
                <m:type m:val="lin"/>
                <m:ctrlPr>
                  <w:rPr>
                    <w:rFonts w:ascii="Cambria Math" w:eastAsia="MS Mincho" w:hAnsi="Cambria Math"/>
                    <w:i/>
                    <w:sz w:val="20"/>
                    <w:szCs w:val="20"/>
                    <w:lang w:val="en-CA"/>
                  </w:rPr>
                </m:ctrlPr>
              </m:fPr>
              <m:num>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num>
              <m:den>
                <m:d>
                  <m:dPr>
                    <m:ctrlPr>
                      <w:rPr>
                        <w:rFonts w:ascii="Cambria Math" w:eastAsia="MS Mincho" w:hAnsi="Cambria Math"/>
                        <w:i/>
                        <w:sz w:val="20"/>
                        <w:szCs w:val="20"/>
                        <w:lang w:val="en-CA"/>
                      </w:rPr>
                    </m:ctrlPr>
                  </m:dPr>
                  <m:e>
                    <m:r>
                      <w:rPr>
                        <w:rFonts w:ascii="Cambria Math" w:eastAsia="MS Mincho" w:hAnsi="Cambria Math"/>
                        <w:sz w:val="20"/>
                        <w:szCs w:val="20"/>
                        <w:lang w:val="en-CA"/>
                      </w:rPr>
                      <m:t>1-</m:t>
                    </m:r>
                    <m:sSub>
                      <m:sSubPr>
                        <m:ctrlPr>
                          <w:rPr>
                            <w:rFonts w:ascii="Cambria Math" w:eastAsia="MS Mincho" w:hAnsi="Cambria Math"/>
                            <w:i/>
                            <w:sz w:val="20"/>
                            <w:szCs w:val="20"/>
                            <w:lang w:val="en-CA"/>
                          </w:rPr>
                        </m:ctrlPr>
                      </m:sSubPr>
                      <m:e>
                        <m:acc>
                          <m:accPr>
                            <m:ctrlPr>
                              <w:rPr>
                                <w:rFonts w:ascii="Cambria Math" w:eastAsia="MS Mincho" w:hAnsi="Cambria Math"/>
                                <w:i/>
                                <w:sz w:val="20"/>
                                <w:szCs w:val="20"/>
                                <w:lang w:val="en-CA"/>
                              </w:rPr>
                            </m:ctrlPr>
                          </m:accPr>
                          <m:e>
                            <m:r>
                              <w:rPr>
                                <w:rFonts w:ascii="Cambria Math" w:eastAsia="MS Mincho" w:hAnsi="Cambria Math"/>
                                <w:sz w:val="20"/>
                                <w:szCs w:val="20"/>
                                <w:lang w:val="en-CA"/>
                              </w:rPr>
                              <m:t>R</m:t>
                            </m:r>
                          </m:e>
                        </m:acc>
                      </m:e>
                      <m:sub>
                        <m:r>
                          <w:rPr>
                            <w:rFonts w:ascii="Cambria Math" w:eastAsia="MS Mincho" w:hAnsi="Cambria Math"/>
                            <w:sz w:val="20"/>
                            <w:szCs w:val="20"/>
                            <w:lang w:val="en-CA"/>
                          </w:rPr>
                          <m:t>i</m:t>
                        </m:r>
                      </m:sub>
                    </m:sSub>
                  </m:e>
                </m:d>
              </m:den>
            </m:f>
          </m:e>
        </m:d>
      </m:oMath>
      <w:r w:rsidR="000C2DB3" w:rsidRPr="00E7628F">
        <w:rPr>
          <w:rFonts w:ascii="Cambria" w:eastAsia="MS Mincho" w:hAnsi="Cambria"/>
          <w:sz w:val="20"/>
          <w:szCs w:val="20"/>
          <w:lang w:val="en-CA"/>
        </w:rPr>
        <w:t xml:space="preserve">. </w:t>
      </w:r>
    </w:p>
    <w:p w14:paraId="4BAEF129" w14:textId="77777777" w:rsidR="000C2DB3" w:rsidRPr="00E7628F" w:rsidRDefault="000C2DB3" w:rsidP="00636EAD">
      <w:pPr>
        <w:spacing w:after="0" w:line="240" w:lineRule="auto"/>
        <w:jc w:val="both"/>
        <w:rPr>
          <w:rFonts w:ascii="Cambria" w:eastAsia="MS Mincho" w:hAnsi="Cambria"/>
          <w:sz w:val="20"/>
          <w:szCs w:val="20"/>
          <w:lang w:val="en-CA"/>
        </w:rPr>
      </w:pPr>
    </w:p>
    <w:p w14:paraId="11669E9E" w14:textId="27D22AF9"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For OMs in which </w:t>
      </w:r>
      <w:r w:rsidRPr="00E7628F">
        <w:rPr>
          <w:rFonts w:ascii="Cambria" w:eastAsia="MS Mincho" w:hAnsi="Cambria"/>
          <w:i/>
          <w:iCs/>
          <w:sz w:val="20"/>
          <w:szCs w:val="20"/>
          <w:lang w:val="en-CA"/>
        </w:rPr>
        <w:t>R</w:t>
      </w:r>
      <w:r w:rsidRPr="00E7628F">
        <w:rPr>
          <w:rFonts w:ascii="Cambria" w:eastAsia="MS Mincho" w:hAnsi="Cambria"/>
          <w:i/>
          <w:iCs/>
          <w:sz w:val="20"/>
          <w:szCs w:val="20"/>
          <w:vertAlign w:val="subscript"/>
          <w:lang w:val="en-CA"/>
        </w:rPr>
        <w:t>0</w:t>
      </w:r>
      <w:r w:rsidRPr="00E7628F">
        <w:rPr>
          <w:rFonts w:ascii="Cambria" w:eastAsia="MS Mincho" w:hAnsi="Cambria"/>
          <w:sz w:val="20"/>
          <w:szCs w:val="20"/>
          <w:lang w:val="en-CA"/>
        </w:rPr>
        <w:t xml:space="preserve"> changes in some past year, the following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distribution is used for the extent of the change (see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2F164BEF" w14:textId="0B79B74C" w:rsidR="000C2DB3" w:rsidRPr="00E7628F" w:rsidRDefault="00000000" w:rsidP="00636EAD">
      <w:pPr>
        <w:spacing w:after="0" w:line="240" w:lineRule="auto"/>
        <w:ind w:firstLine="720"/>
        <w:jc w:val="both"/>
        <w:rPr>
          <w:rFonts w:ascii="Cambria" w:eastAsia="MS Mincho" w:hAnsi="Cambria"/>
          <w:sz w:val="20"/>
          <w:szCs w:val="20"/>
          <w:lang w:val="en-CA"/>
        </w:rPr>
      </w:pPr>
      <m:oMath>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y</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m</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r</m:t>
                    </m:r>
                  </m:sub>
                  <m:sup/>
                  <m:e>
                    <m:nary>
                      <m:naryPr>
                        <m:chr m:val="∑"/>
                        <m:limLoc m:val="subSup"/>
                        <m:supHide m:val="1"/>
                        <m:ctrlPr>
                          <w:rPr>
                            <w:rFonts w:ascii="Cambria Math" w:eastAsia="MS Mincho" w:hAnsi="Cambria Math"/>
                            <w:sz w:val="20"/>
                            <w:szCs w:val="20"/>
                            <w:lang w:val="en-CA"/>
                          </w:rPr>
                        </m:ctrlPr>
                      </m:naryPr>
                      <m:sub>
                        <m:r>
                          <w:rPr>
                            <w:rFonts w:ascii="Cambria Math" w:eastAsia="MS Mincho" w:hAnsi="Cambria Math"/>
                            <w:sz w:val="20"/>
                            <w:szCs w:val="20"/>
                            <w:lang w:val="en-CA"/>
                          </w:rPr>
                          <m:t>f</m:t>
                        </m:r>
                      </m:sub>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m:rPr>
                                        <m:sty m:val="p"/>
                                      </m:rPr>
                                      <w:rPr>
                                        <w:rFonts w:ascii="Cambria Math" w:eastAsia="MS Mincho" w:hAnsi="Cambria Math"/>
                                        <w:sz w:val="20"/>
                                        <w:szCs w:val="20"/>
                                        <w:lang w:val="en-CA"/>
                                      </w:rPr>
                                      <m:t>ln</m:t>
                                    </m:r>
                                    <m:d>
                                      <m:dPr>
                                        <m:ctrlPr>
                                          <w:rPr>
                                            <w:rFonts w:ascii="Cambria Math" w:eastAsia="MS Mincho" w:hAnsi="Cambria Math"/>
                                            <w:i/>
                                            <w:sz w:val="20"/>
                                            <w:szCs w:val="20"/>
                                            <w:lang w:val="en-CA"/>
                                          </w:rPr>
                                        </m:ctrlPr>
                                      </m:dPr>
                                      <m:e>
                                        <m:sSub>
                                          <m:sSubPr>
                                            <m:ctrlPr>
                                              <w:rPr>
                                                <w:rFonts w:ascii="Cambria Math" w:eastAsia="MS Mincho" w:hAnsi="Cambria Math"/>
                                                <w:i/>
                                                <w:sz w:val="20"/>
                                                <w:szCs w:val="20"/>
                                                <w:lang w:val="en-CA"/>
                                              </w:rPr>
                                            </m:ctrlPr>
                                          </m:sSubPr>
                                          <m:e>
                                            <m:r>
                                              <w:rPr>
                                                <w:rFonts w:ascii="Cambria Math" w:eastAsia="MS Mincho" w:hAnsi="Cambria Math"/>
                                                <w:sz w:val="20"/>
                                                <w:szCs w:val="20"/>
                                                <w:lang w:val="en-CA"/>
                                              </w:rPr>
                                              <m:t>R</m:t>
                                            </m:r>
                                          </m:e>
                                          <m:sub>
                                            <m:r>
                                              <w:rPr>
                                                <w:rFonts w:ascii="Cambria Math" w:eastAsia="MS Mincho" w:hAnsi="Cambria Math"/>
                                                <w:sz w:val="20"/>
                                                <w:szCs w:val="20"/>
                                                <w:lang w:val="en-CA"/>
                                              </w:rPr>
                                              <m:t>0,1</m:t>
                                            </m:r>
                                          </m:sub>
                                        </m:sSub>
                                      </m:e>
                                    </m:d>
                                    <m:r>
                                      <m:rPr>
                                        <m:sty m:val="p"/>
                                      </m:rPr>
                                      <w:rPr>
                                        <w:rFonts w:ascii="Cambria Math" w:eastAsia="MS Mincho" w:hAnsi="Cambria Math"/>
                                        <w:sz w:val="20"/>
                                        <w:szCs w:val="20"/>
                                        <w:lang w:val="en-CA"/>
                                      </w:rPr>
                                      <m:t>-ln</m:t>
                                    </m:r>
                                    <m:d>
                                      <m:dPr>
                                        <m:ctrlPr>
                                          <w:rPr>
                                            <w:rFonts w:ascii="Cambria Math" w:eastAsia="MS Mincho" w:hAnsi="Cambria Math"/>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R</m:t>
                                            </m:r>
                                          </m:e>
                                          <m:sub>
                                            <m:r>
                                              <w:rPr>
                                                <w:rFonts w:ascii="Cambria Math" w:eastAsia="MS Mincho" w:hAnsi="Cambria Math"/>
                                                <w:sz w:val="20"/>
                                                <w:szCs w:val="20"/>
                                                <w:lang w:val="en-CA"/>
                                              </w:rPr>
                                              <m:t>0,2</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den>
                        </m:f>
                      </m:e>
                    </m:nary>
                  </m:e>
                </m:nary>
              </m:e>
            </m:nary>
          </m:e>
        </m:nary>
      </m:oMath>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(8.15)</w:t>
      </w:r>
    </w:p>
    <w:p w14:paraId="056BC960" w14:textId="77777777" w:rsidR="000C2DB3" w:rsidRPr="00E7628F" w:rsidRDefault="000C2DB3" w:rsidP="00636EAD">
      <w:pPr>
        <w:spacing w:after="0" w:line="240" w:lineRule="auto"/>
        <w:jc w:val="both"/>
        <w:rPr>
          <w:rFonts w:ascii="Cambria" w:eastAsia="MS Mincho" w:hAnsi="Cambria"/>
          <w:sz w:val="20"/>
          <w:szCs w:val="20"/>
          <w:lang w:val="en-CA"/>
        </w:rPr>
      </w:pPr>
    </w:p>
    <w:p w14:paraId="425B3E7A" w14:textId="12094A15"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The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w:t>
      </w:r>
      <w:r w:rsidR="00290DEA" w:rsidRPr="00E7628F">
        <w:rPr>
          <w:rFonts w:ascii="Cambria" w:eastAsia="MS Mincho" w:hAnsi="Cambria"/>
          <w:sz w:val="20"/>
          <w:szCs w:val="20"/>
          <w:lang w:val="en-CA"/>
        </w:rPr>
        <w:t xml:space="preserve">found to be </w:t>
      </w:r>
      <w:r w:rsidRPr="00E7628F">
        <w:rPr>
          <w:rFonts w:ascii="Cambria" w:eastAsia="MS Mincho" w:hAnsi="Cambria"/>
          <w:sz w:val="20"/>
          <w:szCs w:val="20"/>
          <w:lang w:val="en-CA"/>
        </w:rPr>
        <w:t xml:space="preserve">required to ensure models could converge – without it there was very little data to inform the estimates of R0 in the later period. The highest possible value for the standard deviation </w:t>
      </w:r>
      <m:oMath>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R0dif</m:t>
            </m:r>
          </m:sub>
          <m:sup>
            <m:r>
              <m:rPr>
                <m:sty m:val="p"/>
              </m:rPr>
              <w:rPr>
                <w:rFonts w:ascii="Cambria Math" w:eastAsia="MS Mincho" w:hAnsi="Cambria Math"/>
                <w:sz w:val="20"/>
                <w:szCs w:val="20"/>
                <w:lang w:val="en-CA"/>
              </w:rPr>
              <m:t>2</m:t>
            </m:r>
          </m:sup>
        </m:sSubSup>
      </m:oMath>
      <w:r w:rsidRPr="00E7628F">
        <w:rPr>
          <w:rFonts w:ascii="Cambria" w:eastAsia="MS Mincho" w:hAnsi="Cambria"/>
          <w:sz w:val="20"/>
          <w:szCs w:val="20"/>
          <w:lang w:val="en-CA"/>
        </w:rPr>
        <w:t xml:space="preserve"> (the vaguest </w:t>
      </w:r>
      <w:r w:rsidR="00290DEA" w:rsidRPr="00E7628F">
        <w:rPr>
          <w:rFonts w:ascii="Cambria" w:eastAsia="MS Mincho" w:hAnsi="Cambria"/>
          <w:sz w:val="20"/>
          <w:szCs w:val="20"/>
          <w:lang w:val="en-CA"/>
        </w:rPr>
        <w:t>“</w:t>
      </w:r>
      <w:r w:rsidRPr="00E7628F">
        <w:rPr>
          <w:rFonts w:ascii="Cambria" w:eastAsia="MS Mincho" w:hAnsi="Cambria"/>
          <w:sz w:val="20"/>
          <w:szCs w:val="20"/>
          <w:lang w:val="en-CA"/>
        </w:rPr>
        <w:t>prior</w:t>
      </w:r>
      <w:r w:rsidR="00290DEA" w:rsidRPr="00E7628F">
        <w:rPr>
          <w:rFonts w:ascii="Cambria" w:eastAsia="MS Mincho" w:hAnsi="Cambria"/>
          <w:sz w:val="20"/>
          <w:szCs w:val="20"/>
          <w:lang w:val="en-CA"/>
        </w:rPr>
        <w:t>”</w:t>
      </w:r>
      <w:r w:rsidRPr="00E7628F">
        <w:rPr>
          <w:rFonts w:ascii="Cambria" w:eastAsia="MS Mincho" w:hAnsi="Cambria"/>
          <w:sz w:val="20"/>
          <w:szCs w:val="20"/>
          <w:lang w:val="en-CA"/>
        </w:rPr>
        <w:t xml:space="preserve">) was chosen that could allow models to converge </w:t>
      </w:r>
      <w:r w:rsidR="00290DEA" w:rsidRPr="00E7628F">
        <w:rPr>
          <w:rFonts w:ascii="Cambria" w:eastAsia="MS Mincho" w:hAnsi="Cambria"/>
          <w:sz w:val="20"/>
          <w:szCs w:val="20"/>
          <w:lang w:val="en-CA"/>
        </w:rPr>
        <w:t xml:space="preserve">reliably </w:t>
      </w:r>
      <w:r w:rsidRPr="00E7628F">
        <w:rPr>
          <w:rFonts w:ascii="Cambria" w:eastAsia="MS Mincho" w:hAnsi="Cambria"/>
          <w:sz w:val="20"/>
          <w:szCs w:val="20"/>
          <w:lang w:val="en-CA"/>
        </w:rPr>
        <w:t xml:space="preserve">across all reference case operating models. </w:t>
      </w:r>
    </w:p>
    <w:p w14:paraId="41789487" w14:textId="77777777" w:rsidR="000C2DB3" w:rsidRPr="00E7628F" w:rsidRDefault="000C2DB3" w:rsidP="00636EAD">
      <w:pPr>
        <w:spacing w:after="0" w:line="240" w:lineRule="auto"/>
        <w:jc w:val="both"/>
        <w:rPr>
          <w:rFonts w:ascii="Cambria" w:eastAsia="MS Mincho" w:hAnsi="Cambria"/>
          <w:sz w:val="20"/>
          <w:szCs w:val="20"/>
          <w:lang w:val="en-CA"/>
        </w:rPr>
      </w:pPr>
    </w:p>
    <w:p w14:paraId="49E6E073" w14:textId="096BCFCA"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latest version of M3 (v6.</w:t>
      </w:r>
      <w:r w:rsidR="00D42BAC" w:rsidRPr="00E7628F">
        <w:rPr>
          <w:rFonts w:ascii="Cambria" w:eastAsia="MS Mincho" w:hAnsi="Cambria"/>
          <w:sz w:val="20"/>
          <w:szCs w:val="20"/>
          <w:lang w:val="en-CA"/>
        </w:rPr>
        <w:t>6+</w:t>
      </w:r>
      <w:r w:rsidRPr="00E7628F">
        <w:rPr>
          <w:rFonts w:ascii="Cambria" w:eastAsia="MS Mincho" w:hAnsi="Cambria"/>
          <w:sz w:val="20"/>
          <w:szCs w:val="20"/>
          <w:lang w:val="en-CA"/>
        </w:rPr>
        <w:t xml:space="preserve">) allows for “priors” for western stock mixing and SSB scale (in order to bracket operating model scenarios). Western mixing is defined as the </w:t>
      </w:r>
      <w:r w:rsidR="00D42BAC" w:rsidRPr="00E7628F">
        <w:rPr>
          <w:rFonts w:ascii="Cambria" w:eastAsia="MS Mincho" w:hAnsi="Cambria"/>
          <w:sz w:val="20"/>
          <w:szCs w:val="20"/>
          <w:lang w:val="en-CA"/>
        </w:rPr>
        <w:t xml:space="preserve">mean </w:t>
      </w:r>
      <w:r w:rsidRPr="00E7628F">
        <w:rPr>
          <w:rFonts w:ascii="Cambria" w:eastAsia="MS Mincho" w:hAnsi="Cambria"/>
          <w:sz w:val="20"/>
          <w:szCs w:val="20"/>
          <w:lang w:val="en-CA"/>
        </w:rPr>
        <w:t xml:space="preserve">fraction of western spawning stock biomass found in the East area, </w:t>
      </w:r>
      <w:proofErr w:type="spellStart"/>
      <w:r w:rsidRPr="00E7628F">
        <w:rPr>
          <w:rFonts w:ascii="Cambria" w:eastAsia="MS Mincho" w:hAnsi="Cambria"/>
          <w:i/>
          <w:sz w:val="20"/>
          <w:szCs w:val="20"/>
          <w:lang w:val="en-CA"/>
        </w:rPr>
        <w:t>W</w:t>
      </w:r>
      <w:r w:rsidRPr="00E7628F">
        <w:rPr>
          <w:rFonts w:ascii="Cambria" w:eastAsia="MS Mincho" w:hAnsi="Cambria"/>
          <w:i/>
          <w:sz w:val="20"/>
          <w:szCs w:val="20"/>
          <w:vertAlign w:val="subscript"/>
          <w:lang w:val="en-CA"/>
        </w:rPr>
        <w:t>mix</w:t>
      </w:r>
      <w:proofErr w:type="spellEnd"/>
      <w:r w:rsidRPr="00E7628F">
        <w:rPr>
          <w:rFonts w:ascii="Cambria" w:eastAsia="MS Mincho" w:hAnsi="Cambria"/>
          <w:sz w:val="20"/>
          <w:szCs w:val="20"/>
          <w:lang w:val="en-CA"/>
        </w:rPr>
        <w:t xml:space="preserve">. </w:t>
      </w:r>
      <w:r w:rsidR="00D42BAC" w:rsidRPr="00E7628F">
        <w:rPr>
          <w:rFonts w:ascii="Cambria" w:eastAsia="MS Mincho" w:hAnsi="Cambria"/>
          <w:sz w:val="20"/>
          <w:szCs w:val="20"/>
          <w:lang w:val="en-CA"/>
        </w:rPr>
        <w:t xml:space="preserve">The </w:t>
      </w:r>
      <w:r w:rsidRPr="00E7628F">
        <w:rPr>
          <w:rFonts w:ascii="Cambria" w:eastAsia="MS Mincho" w:hAnsi="Cambria"/>
          <w:sz w:val="20"/>
          <w:szCs w:val="20"/>
          <w:lang w:val="en-CA"/>
        </w:rPr>
        <w:t>model estimate</w:t>
      </w:r>
      <w:r w:rsidR="00D42BAC" w:rsidRPr="00E7628F">
        <w:rPr>
          <w:rFonts w:ascii="Cambria" w:eastAsia="MS Mincho" w:hAnsi="Cambria"/>
          <w:sz w:val="20"/>
          <w:szCs w:val="20"/>
          <w:lang w:val="en-CA"/>
        </w:rPr>
        <w:t>s</w:t>
      </w:r>
      <w:r w:rsidRPr="00E7628F">
        <w:rPr>
          <w:rFonts w:ascii="Cambria" w:eastAsia="MS Mincho" w:hAnsi="Cambria"/>
          <w:sz w:val="20"/>
          <w:szCs w:val="20"/>
          <w:lang w:val="en-CA"/>
        </w:rPr>
        <w:t xml:space="preserve"> can then be compared with a specified prior level of mixing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oMath>
      <w:r w:rsidRPr="00E7628F">
        <w:rPr>
          <w:rFonts w:ascii="Cambria" w:eastAsia="MS Mincho" w:hAnsi="Cambria"/>
          <w:sz w:val="20"/>
          <w:szCs w:val="20"/>
          <w:lang w:val="en-CA"/>
        </w:rPr>
        <w:t xml:space="preserve"> via a log-likelihood function:</w:t>
      </w:r>
    </w:p>
    <w:p w14:paraId="393D7AB6" w14:textId="77777777" w:rsidR="000C2DB3" w:rsidRPr="00E7628F" w:rsidRDefault="000C2DB3" w:rsidP="00636EAD">
      <w:pPr>
        <w:spacing w:after="0" w:line="240" w:lineRule="auto"/>
        <w:jc w:val="both"/>
        <w:rPr>
          <w:rFonts w:ascii="Cambria" w:eastAsia="MS Mincho" w:hAnsi="Cambria"/>
          <w:sz w:val="20"/>
          <w:szCs w:val="20"/>
          <w:lang w:val="en-CA"/>
        </w:rPr>
      </w:pPr>
    </w:p>
    <w:p w14:paraId="06997748" w14:textId="5F86960E"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W</m:t>
                                </m:r>
                              </m:e>
                            </m:acc>
                          </m:e>
                          <m:sub>
                            <m:r>
                              <w:rPr>
                                <w:rFonts w:ascii="Cambria Math" w:eastAsia="MS Mincho" w:hAnsi="Cambria Math"/>
                                <w:sz w:val="20"/>
                                <w:szCs w:val="20"/>
                                <w:lang w:val="en-CA"/>
                              </w:rPr>
                              <m:t>mix</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W</m:t>
                            </m:r>
                          </m:e>
                          <m:sub>
                            <m:r>
                              <w:rPr>
                                <w:rFonts w:ascii="Cambria Math" w:eastAsia="MS Mincho" w:hAnsi="Cambria Math"/>
                                <w:sz w:val="20"/>
                                <w:szCs w:val="20"/>
                                <w:lang w:val="en-CA"/>
                              </w:rPr>
                              <m:t>mix</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mix</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(8.16)</w:t>
      </w:r>
    </w:p>
    <w:p w14:paraId="4881AC7E" w14:textId="77777777" w:rsidR="000C2DB3" w:rsidRPr="00E7628F" w:rsidRDefault="000C2DB3" w:rsidP="00636EAD">
      <w:pPr>
        <w:spacing w:after="0" w:line="240" w:lineRule="auto"/>
        <w:jc w:val="both"/>
        <w:rPr>
          <w:rFonts w:ascii="Cambria" w:eastAsia="MS Mincho" w:hAnsi="Cambria"/>
          <w:sz w:val="20"/>
          <w:szCs w:val="20"/>
          <w:lang w:val="en-CA"/>
        </w:rPr>
      </w:pPr>
    </w:p>
    <w:p w14:paraId="31C3457A" w14:textId="749E7A5F"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Similarly, mean spawning stock biomass by area can be specified as a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m:oMath>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mu,area</m:t>
            </m:r>
          </m:sub>
        </m:sSub>
      </m:oMath>
      <w:r w:rsidRPr="00E7628F">
        <w:rPr>
          <w:rFonts w:ascii="Cambria" w:eastAsia="MS Mincho" w:hAnsi="Cambria"/>
          <w:sz w:val="20"/>
          <w:szCs w:val="20"/>
          <w:lang w:val="en-CA"/>
        </w:rPr>
        <w:t xml:space="preserve"> (1968-2015 in the West, 1974-2015 in the East – the years of the VPA assessments </w:t>
      </w:r>
      <w:r w:rsidR="00E57C2C" w:rsidRPr="00E7628F">
        <w:rPr>
          <w:rFonts w:ascii="Cambria" w:eastAsia="MS Mincho" w:hAnsi="Cambria"/>
          <w:sz w:val="20"/>
          <w:szCs w:val="20"/>
          <w:lang w:val="en-CA"/>
        </w:rPr>
        <w:t xml:space="preserve">which are used </w:t>
      </w:r>
      <w:r w:rsidRPr="00E7628F">
        <w:rPr>
          <w:rFonts w:ascii="Cambria" w:eastAsia="MS Mincho" w:hAnsi="Cambria"/>
          <w:sz w:val="20"/>
          <w:szCs w:val="20"/>
          <w:lang w:val="en-CA"/>
        </w:rPr>
        <w:t xml:space="preserve">for purposes of comparison).  </w:t>
      </w:r>
    </w:p>
    <w:p w14:paraId="2B4D1BC9" w14:textId="77777777" w:rsidR="000C2DB3" w:rsidRPr="00E7628F" w:rsidRDefault="000C2DB3" w:rsidP="00636EAD">
      <w:pPr>
        <w:spacing w:after="0" w:line="240" w:lineRule="auto"/>
        <w:jc w:val="both"/>
        <w:rPr>
          <w:rFonts w:ascii="Cambria" w:eastAsia="MS Mincho" w:hAnsi="Cambria"/>
          <w:sz w:val="20"/>
          <w:szCs w:val="20"/>
          <w:lang w:val="en-CA"/>
        </w:rPr>
      </w:pPr>
    </w:p>
    <w:p w14:paraId="482FA5EA" w14:textId="5BDE9AF9" w:rsidR="000C2DB3" w:rsidRPr="00E7628F" w:rsidRDefault="00000000" w:rsidP="00636EAD">
      <w:pPr>
        <w:spacing w:after="0" w:line="240" w:lineRule="auto"/>
        <w:ind w:firstLine="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west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mu,west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 xml:space="preserve"> + </w:t>
      </w:r>
      <m:oMath>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SSB</m:t>
                                </m:r>
                              </m:e>
                            </m:acc>
                          </m:e>
                          <m:sub>
                            <m:r>
                              <w:rPr>
                                <w:rFonts w:ascii="Cambria Math" w:eastAsia="MS Mincho" w:hAnsi="Cambria Math"/>
                                <w:sz w:val="20"/>
                                <w:szCs w:val="20"/>
                                <w:lang w:val="en-CA"/>
                              </w:rPr>
                              <m:t>mu, east</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SSB</m:t>
                            </m:r>
                          </m:e>
                          <m:sub>
                            <m:r>
                              <w:rPr>
                                <w:rFonts w:ascii="Cambria Math" w:eastAsia="MS Mincho" w:hAnsi="Cambria Math"/>
                                <w:sz w:val="20"/>
                                <w:szCs w:val="20"/>
                                <w:lang w:val="en-CA"/>
                              </w:rPr>
                              <m:t>mu,east</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SSBmu</m:t>
                </m:r>
              </m:sub>
              <m:sup>
                <m:r>
                  <m:rPr>
                    <m:sty m:val="p"/>
                  </m:rPr>
                  <w:rPr>
                    <w:rFonts w:ascii="Cambria Math" w:eastAsia="MS Mincho" w:hAnsi="Cambria Math"/>
                    <w:sz w:val="20"/>
                    <w:szCs w:val="20"/>
                    <w:lang w:val="en-CA"/>
                  </w:rPr>
                  <m:t>2</m:t>
                </m:r>
              </m:sup>
            </m:sSubSup>
          </m:den>
        </m:f>
      </m:oMath>
      <w:r w:rsidR="000C2DB3" w:rsidRPr="00E7628F">
        <w:rPr>
          <w:rFonts w:ascii="Cambria" w:eastAsia="MS Mincho" w:hAnsi="Cambria"/>
          <w:sz w:val="20"/>
          <w:szCs w:val="20"/>
          <w:lang w:val="en-CA"/>
        </w:rPr>
        <w:tab/>
      </w:r>
      <w:r w:rsidR="00636EAD">
        <w:rPr>
          <w:rFonts w:ascii="Cambria" w:eastAsia="MS Mincho" w:hAnsi="Cambria"/>
          <w:sz w:val="20"/>
          <w:szCs w:val="20"/>
          <w:lang w:val="en-CA"/>
        </w:rPr>
        <w:tab/>
      </w:r>
      <w:r w:rsidR="000C2DB3" w:rsidRPr="00E7628F">
        <w:rPr>
          <w:rFonts w:ascii="Cambria" w:eastAsia="MS Mincho" w:hAnsi="Cambria"/>
          <w:sz w:val="20"/>
          <w:szCs w:val="20"/>
          <w:lang w:val="en-CA"/>
        </w:rPr>
        <w:tab/>
        <w:t>(8.17)</w:t>
      </w:r>
    </w:p>
    <w:p w14:paraId="66FCEF2D" w14:textId="35DECF7A" w:rsidR="000C2DB3" w:rsidRPr="00E7628F" w:rsidRDefault="000C2DB3" w:rsidP="00636EAD">
      <w:pPr>
        <w:spacing w:after="0" w:line="240" w:lineRule="auto"/>
        <w:jc w:val="both"/>
        <w:rPr>
          <w:rFonts w:ascii="Cambria" w:eastAsia="MS Mincho" w:hAnsi="Cambria"/>
          <w:sz w:val="20"/>
          <w:szCs w:val="20"/>
          <w:lang w:val="en-CA"/>
        </w:rPr>
      </w:pPr>
    </w:p>
    <w:p w14:paraId="3FCA4460" w14:textId="36EE3E4C" w:rsidR="00FF6F15" w:rsidRPr="00E7628F" w:rsidRDefault="00FF6F15"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 xml:space="preserve">Additionally, the natal spawning areas of the Mediterranean and Gulf of Mexico include a seasonal </w:t>
      </w:r>
      <w:r w:rsidR="008E2800" w:rsidRPr="00E7628F">
        <w:rPr>
          <w:rFonts w:ascii="Cambria" w:eastAsia="MS Mincho" w:hAnsi="Cambria"/>
          <w:sz w:val="20"/>
          <w:szCs w:val="20"/>
          <w:lang w:val="en-CA"/>
        </w:rPr>
        <w:t>penalty function</w:t>
      </w:r>
      <w:r w:rsidRPr="00E7628F">
        <w:rPr>
          <w:rFonts w:ascii="Cambria" w:eastAsia="MS Mincho" w:hAnsi="Cambria"/>
          <w:sz w:val="20"/>
          <w:szCs w:val="20"/>
          <w:lang w:val="en-CA"/>
        </w:rPr>
        <w:t xml:space="preserve"> that controls the </w:t>
      </w:r>
      <w:r w:rsidR="00885CAC" w:rsidRPr="00E7628F">
        <w:rPr>
          <w:rFonts w:ascii="Cambria" w:eastAsia="MS Mincho" w:hAnsi="Cambria"/>
          <w:sz w:val="20"/>
          <w:szCs w:val="20"/>
          <w:lang w:val="en-CA"/>
        </w:rPr>
        <w:t>fraction</w:t>
      </w:r>
      <w:r w:rsidRPr="00E7628F">
        <w:rPr>
          <w:rFonts w:ascii="Cambria" w:eastAsia="MS Mincho" w:hAnsi="Cambria"/>
          <w:sz w:val="20"/>
          <w:szCs w:val="20"/>
          <w:lang w:val="en-CA"/>
        </w:rPr>
        <w:t xml:space="preserve"> of vulnerable </w:t>
      </w:r>
      <w:r w:rsidR="00130E31" w:rsidRPr="00E7628F">
        <w:rPr>
          <w:rFonts w:ascii="Cambria" w:eastAsia="MS Mincho" w:hAnsi="Cambria"/>
          <w:sz w:val="20"/>
          <w:szCs w:val="20"/>
          <w:lang w:val="en-CA"/>
        </w:rPr>
        <w:t>numbers</w:t>
      </w:r>
      <w:r w:rsidRPr="00E7628F">
        <w:rPr>
          <w:rFonts w:ascii="Cambria" w:eastAsia="MS Mincho" w:hAnsi="Cambria"/>
          <w:sz w:val="20"/>
          <w:szCs w:val="20"/>
          <w:lang w:val="en-CA"/>
        </w:rPr>
        <w:t xml:space="preserve"> in each area under equilibrium conditions. </w:t>
      </w:r>
    </w:p>
    <w:p w14:paraId="754DEA28" w14:textId="491D08FA" w:rsidR="00FF6F15" w:rsidRPr="00E7628F" w:rsidRDefault="00FF6F15" w:rsidP="00636EAD">
      <w:pPr>
        <w:spacing w:after="0" w:line="240" w:lineRule="auto"/>
        <w:jc w:val="both"/>
        <w:rPr>
          <w:rFonts w:ascii="Cambria" w:eastAsia="MS Mincho" w:hAnsi="Cambria"/>
          <w:sz w:val="20"/>
          <w:szCs w:val="20"/>
          <w:lang w:val="en-CA"/>
        </w:rPr>
      </w:pPr>
    </w:p>
    <w:p w14:paraId="79EE2FD1" w14:textId="4A7A9623" w:rsidR="00FF6F15" w:rsidRPr="00E7628F" w:rsidRDefault="00000000" w:rsidP="00636EAD">
      <w:pPr>
        <w:spacing w:after="0" w:line="240" w:lineRule="auto"/>
        <w:ind w:left="720"/>
        <w:jc w:val="both"/>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GOM</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s,GOM</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r>
          <w:rPr>
            <w:rFonts w:ascii="Cambria Math" w:eastAsia="MS Mincho" w:hAnsi="Cambria Math"/>
            <w:sz w:val="20"/>
            <w:szCs w:val="20"/>
            <w:lang w:val="en-CA"/>
          </w:rPr>
          <m:t>+</m:t>
        </m:r>
        <m:nary>
          <m:naryPr>
            <m:chr m:val="∑"/>
            <m:limLoc m:val="undOvr"/>
            <m:ctrlPr>
              <w:rPr>
                <w:rFonts w:ascii="Cambria Math" w:eastAsia="MS Mincho" w:hAnsi="Cambria Math"/>
                <w:sz w:val="20"/>
                <w:szCs w:val="20"/>
                <w:lang w:val="en-CA"/>
              </w:rPr>
            </m:ctrlPr>
          </m:naryPr>
          <m:sub>
            <m:r>
              <w:rPr>
                <w:rFonts w:ascii="Cambria Math" w:eastAsia="MS Mincho" w:hAnsi="Cambria Math"/>
                <w:sz w:val="20"/>
                <w:szCs w:val="20"/>
                <w:lang w:val="en-CA"/>
              </w:rPr>
              <m:t>s=1</m:t>
            </m:r>
          </m:sub>
          <m:sup>
            <m:r>
              <w:rPr>
                <w:rFonts w:ascii="Cambria Math" w:eastAsia="MS Mincho" w:hAnsi="Cambria Math"/>
                <w:sz w:val="20"/>
                <w:szCs w:val="20"/>
                <w:lang w:val="en-CA"/>
              </w:rPr>
              <m:t>4</m:t>
            </m:r>
          </m:sup>
          <m:e>
            <m:f>
              <m:fPr>
                <m:ctrlPr>
                  <w:rPr>
                    <w:rFonts w:ascii="Cambria Math" w:eastAsia="MS Mincho" w:hAnsi="Cambria Math"/>
                    <w:sz w:val="20"/>
                    <w:szCs w:val="20"/>
                    <w:lang w:val="en-CA"/>
                  </w:rPr>
                </m:ctrlPr>
              </m:fPr>
              <m:num>
                <m:sSup>
                  <m:sSupPr>
                    <m:ctrlPr>
                      <w:rPr>
                        <w:rFonts w:ascii="Cambria Math" w:eastAsia="MS Mincho" w:hAnsi="Cambria Math"/>
                        <w:sz w:val="20"/>
                        <w:szCs w:val="20"/>
                        <w:lang w:val="en-CA"/>
                      </w:rPr>
                    </m:ctrlPr>
                  </m:sSupPr>
                  <m:e>
                    <m:d>
                      <m:dPr>
                        <m:ctrlPr>
                          <w:rPr>
                            <w:rFonts w:ascii="Cambria Math" w:eastAsia="MS Mincho" w:hAnsi="Cambria Math"/>
                            <w:sz w:val="20"/>
                            <w:szCs w:val="20"/>
                            <w:lang w:val="en-CA"/>
                          </w:rPr>
                        </m:ctrlPr>
                      </m:dPr>
                      <m:e>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acc>
                                  <m:accPr>
                                    <m:ctrlPr>
                                      <w:rPr>
                                        <w:rFonts w:ascii="Cambria Math" w:eastAsia="MS Mincho" w:hAnsi="Cambria Math"/>
                                        <w:sz w:val="20"/>
                                        <w:szCs w:val="20"/>
                                        <w:lang w:val="en-CA"/>
                                      </w:rPr>
                                    </m:ctrlPr>
                                  </m:accPr>
                                  <m:e>
                                    <m:r>
                                      <w:rPr>
                                        <w:rFonts w:ascii="Cambria Math" w:eastAsia="MS Mincho" w:hAnsi="Cambria Math"/>
                                        <w:sz w:val="20"/>
                                        <w:szCs w:val="20"/>
                                        <w:lang w:val="en-CA"/>
                                      </w:rPr>
                                      <m:t>γ</m:t>
                                    </m:r>
                                  </m:e>
                                </m:acc>
                              </m:e>
                              <m:sub>
                                <m:r>
                                  <w:rPr>
                                    <w:rFonts w:ascii="Cambria Math" w:eastAsia="MS Mincho" w:hAnsi="Cambria Math"/>
                                    <w:sz w:val="20"/>
                                    <w:szCs w:val="20"/>
                                    <w:lang w:val="en-CA"/>
                                  </w:rPr>
                                  <m:t>s, MED</m:t>
                                </m:r>
                              </m:sub>
                            </m:sSub>
                          </m:e>
                        </m:d>
                        <m:r>
                          <m:rPr>
                            <m:sty m:val="p"/>
                          </m:rPr>
                          <w:rPr>
                            <w:rFonts w:ascii="Cambria Math" w:eastAsia="MS Mincho" w:hAnsi="Cambria Math"/>
                            <w:sz w:val="20"/>
                            <w:szCs w:val="20"/>
                            <w:lang w:val="en-CA"/>
                          </w:rPr>
                          <m:t>-</m:t>
                        </m:r>
                        <m:r>
                          <w:rPr>
                            <w:rFonts w:ascii="Cambria Math" w:eastAsia="MS Mincho" w:hAnsi="Cambria Math"/>
                            <w:sz w:val="20"/>
                            <w:szCs w:val="20"/>
                            <w:lang w:val="en-CA"/>
                          </w:rPr>
                          <m:t>ln</m:t>
                        </m:r>
                        <m:d>
                          <m:dPr>
                            <m:ctrlPr>
                              <w:rPr>
                                <w:rFonts w:ascii="Cambria Math" w:eastAsia="MS Mincho" w:hAnsi="Cambria Math"/>
                                <w:bCs/>
                                <w:i/>
                                <w:sz w:val="20"/>
                                <w:szCs w:val="20"/>
                                <w:lang w:val="en-CA"/>
                              </w:rPr>
                            </m:ctrlPr>
                          </m:dPr>
                          <m:e>
                            <m:sSub>
                              <m:sSubPr>
                                <m:ctrlPr>
                                  <w:rPr>
                                    <w:rFonts w:ascii="Cambria Math" w:eastAsia="MS Mincho" w:hAnsi="Cambria Math"/>
                                    <w:sz w:val="20"/>
                                    <w:szCs w:val="20"/>
                                    <w:lang w:val="en-CA"/>
                                  </w:rPr>
                                </m:ctrlPr>
                              </m:sSubPr>
                              <m:e>
                                <m:r>
                                  <m:rPr>
                                    <m:sty m:val="p"/>
                                  </m:rPr>
                                  <w:rPr>
                                    <w:rFonts w:ascii="Cambria Math" w:eastAsia="MS Mincho" w:hAnsi="Cambria Math"/>
                                    <w:sz w:val="20"/>
                                    <w:szCs w:val="20"/>
                                    <w:lang w:val="en-CA"/>
                                  </w:rPr>
                                  <m:t>γ</m:t>
                                </m:r>
                              </m:e>
                              <m:sub>
                                <m:r>
                                  <w:rPr>
                                    <w:rFonts w:ascii="Cambria Math" w:eastAsia="MS Mincho" w:hAnsi="Cambria Math"/>
                                    <w:sz w:val="20"/>
                                    <w:szCs w:val="20"/>
                                    <w:lang w:val="en-CA"/>
                                  </w:rPr>
                                  <m:t>s,MED</m:t>
                                </m:r>
                              </m:sub>
                            </m:sSub>
                          </m:e>
                        </m:d>
                      </m:e>
                    </m:d>
                  </m:e>
                  <m:sup>
                    <m:r>
                      <m:rPr>
                        <m:sty m:val="p"/>
                      </m:rPr>
                      <w:rPr>
                        <w:rFonts w:ascii="Cambria Math" w:eastAsia="MS Mincho" w:hAnsi="Cambria Math"/>
                        <w:sz w:val="20"/>
                        <w:szCs w:val="20"/>
                        <w:lang w:val="en-CA"/>
                      </w:rPr>
                      <m:t>2</m:t>
                    </m:r>
                  </m:sup>
                </m:sSup>
              </m:num>
              <m:den>
                <m:sSubSup>
                  <m:sSubSupPr>
                    <m:ctrlPr>
                      <w:rPr>
                        <w:rFonts w:ascii="Cambria Math" w:eastAsia="MS Mincho" w:hAnsi="Cambria Math"/>
                        <w:sz w:val="20"/>
                        <w:szCs w:val="20"/>
                        <w:lang w:val="en-CA"/>
                      </w:rPr>
                    </m:ctrlPr>
                  </m:sSubSupPr>
                  <m:e>
                    <m:r>
                      <w:rPr>
                        <w:rFonts w:ascii="Cambria Math" w:eastAsia="MS Mincho" w:hAnsi="Cambria Math"/>
                        <w:sz w:val="20"/>
                        <w:szCs w:val="20"/>
                        <w:lang w:val="en-CA"/>
                      </w:rPr>
                      <m:t>σ</m:t>
                    </m:r>
                  </m:e>
                  <m:sub>
                    <m:r>
                      <w:rPr>
                        <w:rFonts w:ascii="Cambria Math" w:eastAsia="MS Mincho" w:hAnsi="Cambria Math"/>
                        <w:sz w:val="20"/>
                        <w:szCs w:val="20"/>
                        <w:lang w:val="en-CA"/>
                      </w:rPr>
                      <m:t>natal</m:t>
                    </m:r>
                  </m:sub>
                  <m:sup>
                    <m:r>
                      <m:rPr>
                        <m:sty m:val="p"/>
                      </m:rPr>
                      <w:rPr>
                        <w:rFonts w:ascii="Cambria Math" w:eastAsia="MS Mincho" w:hAnsi="Cambria Math"/>
                        <w:sz w:val="20"/>
                        <w:szCs w:val="20"/>
                        <w:lang w:val="en-CA"/>
                      </w:rPr>
                      <m:t>2</m:t>
                    </m:r>
                  </m:sup>
                </m:sSubSup>
              </m:den>
            </m:f>
          </m:e>
        </m:nary>
      </m:oMath>
      <w:r w:rsidR="00636EAD">
        <w:rPr>
          <w:rFonts w:ascii="Cambria" w:eastAsia="MS Mincho" w:hAnsi="Cambria"/>
          <w:sz w:val="20"/>
          <w:szCs w:val="20"/>
          <w:lang w:val="en-CA"/>
        </w:rPr>
        <w:tab/>
      </w:r>
      <w:r w:rsidR="00FF6F15" w:rsidRPr="00E7628F">
        <w:rPr>
          <w:rFonts w:ascii="Cambria" w:eastAsia="MS Mincho" w:hAnsi="Cambria"/>
          <w:sz w:val="20"/>
          <w:szCs w:val="20"/>
          <w:lang w:val="en-CA"/>
        </w:rPr>
        <w:tab/>
      </w:r>
      <w:r w:rsidR="00FF6F15" w:rsidRPr="00E7628F">
        <w:rPr>
          <w:rFonts w:ascii="Cambria" w:eastAsia="MS Mincho" w:hAnsi="Cambria"/>
          <w:sz w:val="20"/>
          <w:szCs w:val="20"/>
          <w:lang w:val="en-CA"/>
        </w:rPr>
        <w:tab/>
        <w:t>(8.17a)</w:t>
      </w:r>
    </w:p>
    <w:p w14:paraId="10708424" w14:textId="77777777" w:rsidR="000C2DB3" w:rsidRPr="00E7628F" w:rsidRDefault="000C2DB3" w:rsidP="00636EAD">
      <w:pPr>
        <w:spacing w:after="0" w:line="240" w:lineRule="auto"/>
        <w:jc w:val="both"/>
        <w:rPr>
          <w:rFonts w:ascii="Cambria" w:eastAsia="MS Mincho" w:hAnsi="Cambria"/>
          <w:sz w:val="20"/>
          <w:szCs w:val="20"/>
          <w:lang w:val="en-CA"/>
        </w:rPr>
      </w:pPr>
    </w:p>
    <w:p w14:paraId="194BD887" w14:textId="2081427C" w:rsidR="00885CAC" w:rsidRPr="00E7628F" w:rsidRDefault="0018740A"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w</w:t>
      </w:r>
      <w:r w:rsidR="00885CAC" w:rsidRPr="00E7628F">
        <w:rPr>
          <w:rFonts w:ascii="Cambria" w:eastAsia="MS Mincho" w:hAnsi="Cambria"/>
          <w:sz w:val="20"/>
          <w:szCs w:val="20"/>
          <w:lang w:val="en-CA"/>
        </w:rPr>
        <w:t xml:space="preserve">here </w:t>
      </w:r>
      <m:oMath>
        <m:r>
          <w:rPr>
            <w:rFonts w:ascii="Cambria Math" w:eastAsia="MS Mincho" w:hAnsi="Cambria Math"/>
            <w:sz w:val="20"/>
            <w:szCs w:val="20"/>
            <w:lang w:val="en-CA"/>
          </w:rPr>
          <m:t>γ</m:t>
        </m:r>
      </m:oMath>
      <w:r w:rsidRPr="00E7628F">
        <w:rPr>
          <w:rFonts w:ascii="Cambria" w:eastAsia="MS Mincho" w:hAnsi="Cambria"/>
          <w:sz w:val="20"/>
          <w:szCs w:val="20"/>
          <w:lang w:val="en-CA"/>
        </w:rPr>
        <w:t xml:space="preserve"> and </w:t>
      </w:r>
      <m:oMath>
        <m:acc>
          <m:accPr>
            <m:ctrlPr>
              <w:rPr>
                <w:rFonts w:ascii="Cambria Math" w:eastAsia="MS Mincho" w:hAnsi="Cambria Math"/>
                <w:i/>
                <w:sz w:val="20"/>
                <w:szCs w:val="20"/>
                <w:lang w:val="en-CA"/>
              </w:rPr>
            </m:ctrlPr>
          </m:accPr>
          <m:e>
            <m:r>
              <w:rPr>
                <w:rFonts w:ascii="Cambria Math" w:eastAsia="MS Mincho" w:hAnsi="Cambria Math"/>
                <w:sz w:val="20"/>
                <w:szCs w:val="20"/>
                <w:lang w:val="en-CA"/>
              </w:rPr>
              <m:t>γ</m:t>
            </m:r>
          </m:e>
        </m:acc>
      </m:oMath>
      <w:r w:rsidRPr="00E7628F">
        <w:rPr>
          <w:rFonts w:ascii="Cambria" w:eastAsia="MS Mincho" w:hAnsi="Cambria"/>
          <w:sz w:val="20"/>
          <w:szCs w:val="20"/>
          <w:lang w:val="en-CA"/>
        </w:rPr>
        <w:t xml:space="preserve"> are the observed and model predicted fractions of 125cm+ fish in each quarter</w:t>
      </w:r>
      <w:r w:rsidRPr="00E7628F">
        <w:rPr>
          <w:rFonts w:ascii="Cambria" w:eastAsia="MS Mincho" w:hAnsi="Cambria"/>
          <w:i/>
          <w:iCs/>
          <w:sz w:val="20"/>
          <w:szCs w:val="20"/>
          <w:lang w:val="en-CA"/>
        </w:rPr>
        <w:t xml:space="preserve"> s</w:t>
      </w:r>
      <w:r w:rsidRPr="00E7628F">
        <w:rPr>
          <w:rFonts w:ascii="Cambria" w:eastAsia="MS Mincho" w:hAnsi="Cambria"/>
          <w:sz w:val="20"/>
          <w:szCs w:val="20"/>
          <w:lang w:val="en-CA"/>
        </w:rPr>
        <w:t xml:space="preserve">, and natal area (Gulf of Mexico, ‘GOM’ or Mediterranean, ‘MED’). </w:t>
      </w:r>
    </w:p>
    <w:p w14:paraId="5EDCB20D" w14:textId="77777777" w:rsidR="00885CAC" w:rsidRPr="00E7628F" w:rsidRDefault="00885CAC" w:rsidP="00636EAD">
      <w:pPr>
        <w:spacing w:after="0" w:line="240" w:lineRule="auto"/>
        <w:jc w:val="both"/>
        <w:rPr>
          <w:rFonts w:ascii="Cambria" w:eastAsia="MS Mincho" w:hAnsi="Cambria"/>
          <w:sz w:val="20"/>
          <w:szCs w:val="20"/>
          <w:lang w:val="en-CA"/>
        </w:rPr>
      </w:pPr>
    </w:p>
    <w:p w14:paraId="478A170B" w14:textId="42D09A70"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The global penalised negative log-likelihood -</w:t>
      </w: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T</w:t>
      </w:r>
      <w:proofErr w:type="spellEnd"/>
      <w:r w:rsidRPr="00E7628F">
        <w:rPr>
          <w:rFonts w:ascii="Cambria" w:eastAsia="MS Mincho" w:hAnsi="Cambria"/>
          <w:sz w:val="20"/>
          <w:szCs w:val="20"/>
          <w:lang w:val="en-CA"/>
        </w:rPr>
        <w:t xml:space="preserve">, to be minimized is the summation of the weighted negative log-likelihood components for the data and </w:t>
      </w:r>
      <w:r w:rsidR="00E57C2C" w:rsidRPr="00E7628F">
        <w:rPr>
          <w:rFonts w:ascii="Cambria" w:eastAsia="MS Mincho" w:hAnsi="Cambria"/>
          <w:sz w:val="20"/>
          <w:szCs w:val="20"/>
          <w:lang w:val="en-CA"/>
        </w:rPr>
        <w:t>“</w:t>
      </w:r>
      <w:r w:rsidRPr="00E7628F">
        <w:rPr>
          <w:rFonts w:ascii="Cambria" w:eastAsia="MS Mincho" w:hAnsi="Cambria"/>
          <w:sz w:val="20"/>
          <w:szCs w:val="20"/>
          <w:lang w:val="en-CA"/>
        </w:rPr>
        <w:t>priors</w:t>
      </w:r>
      <w:r w:rsidR="00E57C2C" w:rsidRPr="00E7628F">
        <w:rPr>
          <w:rFonts w:ascii="Cambria" w:eastAsia="MS Mincho" w:hAnsi="Cambria"/>
          <w:sz w:val="20"/>
          <w:szCs w:val="20"/>
          <w:lang w:val="en-CA"/>
        </w:rPr>
        <w:t>”</w:t>
      </w:r>
      <w:r w:rsidRPr="00E7628F">
        <w:rPr>
          <w:rFonts w:ascii="Cambria" w:eastAsia="MS Mincho" w:hAnsi="Cambria"/>
          <w:sz w:val="20"/>
          <w:szCs w:val="20"/>
          <w:lang w:val="en-CA"/>
        </w:rPr>
        <w:t xml:space="preserve"> (</w:t>
      </w:r>
      <w:r w:rsidRPr="00664F7A">
        <w:rPr>
          <w:rFonts w:ascii="Cambria" w:eastAsia="MS Mincho" w:hAnsi="Cambria"/>
          <w:b/>
          <w:bCs/>
          <w:sz w:val="20"/>
          <w:szCs w:val="20"/>
          <w:lang w:val="en-CA"/>
        </w:rPr>
        <w:t>Table 8.4</w:t>
      </w:r>
      <w:r w:rsidRPr="00E7628F">
        <w:rPr>
          <w:rFonts w:ascii="Cambria" w:eastAsia="MS Mincho" w:hAnsi="Cambria"/>
          <w:sz w:val="20"/>
          <w:szCs w:val="20"/>
          <w:lang w:val="en-CA"/>
        </w:rPr>
        <w:t>):</w:t>
      </w:r>
    </w:p>
    <w:p w14:paraId="17A2E328" w14:textId="77777777" w:rsidR="000C2DB3" w:rsidRPr="00E7628F" w:rsidRDefault="000C2DB3" w:rsidP="00636EAD">
      <w:pPr>
        <w:spacing w:after="0" w:line="240" w:lineRule="auto"/>
        <w:jc w:val="both"/>
        <w:rPr>
          <w:rFonts w:ascii="Cambria" w:eastAsia="MS Mincho" w:hAnsi="Cambria"/>
          <w:sz w:val="20"/>
          <w:szCs w:val="20"/>
          <w:lang w:val="en-CA"/>
        </w:rPr>
      </w:pPr>
    </w:p>
    <w:p w14:paraId="5EF1270F" w14:textId="26451580" w:rsidR="000C2DB3" w:rsidRPr="00E7628F" w:rsidRDefault="00000000" w:rsidP="00636EAD">
      <w:pPr>
        <w:spacing w:after="0" w:line="240" w:lineRule="auto"/>
        <w:ind w:left="698" w:firstLine="720"/>
        <w:jc w:val="both"/>
        <w:rPr>
          <w:rFonts w:ascii="Cambria" w:eastAsia="MS Mincho" w:hAnsi="Cambria"/>
          <w:sz w:val="20"/>
          <w:szCs w:val="20"/>
          <w:lang w:val="en-CA"/>
        </w:rPr>
      </w:pPr>
      <m:oMathPara>
        <m:oMathParaPr>
          <m:jc m:val="left"/>
        </m:oMathParaPr>
        <m:oMath>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T</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 xml:space="preserve"> ω</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i</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CAL</m:t>
              </m:r>
            </m:sub>
          </m:sSub>
          <m:r>
            <w:rPr>
              <w:rFonts w:ascii="Cambria Math" w:eastAsia="MS Mincho" w:hAnsi="Cambria Math"/>
              <w:sz w:val="20"/>
              <w:szCs w:val="20"/>
              <w:lang w:val="en-CA"/>
            </w:rPr>
            <m:t>∙</m:t>
          </m:r>
          <m:sSub>
            <m:sSubPr>
              <m:ctrlPr>
                <w:rPr>
                  <w:rFonts w:ascii="Cambria Math" w:eastAsia="MS Mincho" w:hAnsi="Cambria Math"/>
                  <w:i/>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CAL</m:t>
              </m:r>
            </m:sub>
          </m:sSub>
          <m:r>
            <w:rPr>
              <w:rFonts w:ascii="Cambria Math" w:eastAsia="MS Mincho" w:hAnsi="Cambria Math"/>
              <w:sz w:val="20"/>
              <w:szCs w:val="20"/>
              <w:lang w:val="en-CA"/>
            </w:rPr>
            <m:t>+</m:t>
          </m:r>
        </m:oMath>
      </m:oMathPara>
    </w:p>
    <w:p w14:paraId="647446C2" w14:textId="30B584CF" w:rsidR="000C2DB3" w:rsidRPr="00E7628F" w:rsidRDefault="00000000" w:rsidP="00636EAD">
      <w:pPr>
        <w:spacing w:after="0" w:line="240" w:lineRule="auto"/>
        <w:ind w:left="1560" w:hanging="142"/>
        <w:jc w:val="right"/>
        <w:rPr>
          <w:rFonts w:ascii="Cambria" w:eastAsia="MS Mincho" w:hAnsi="Cambria"/>
          <w:sz w:val="20"/>
          <w:szCs w:val="20"/>
          <w:lang w:val="en-CA"/>
        </w:rPr>
      </w:pPr>
      <m:oMath>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ET</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SOO</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sel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sel</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FD</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FD</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FA</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FA</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mov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mov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recdev</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recdev</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R0dif</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R0dif</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mix</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mix</m:t>
            </m:r>
          </m:sub>
        </m:sSub>
        <m:r>
          <w:rPr>
            <w:rFonts w:ascii="Cambria Math" w:eastAsia="MS Mincho" w:hAnsi="Cambria Math"/>
            <w:sz w:val="20"/>
            <w:szCs w:val="20"/>
            <w:lang w:val="en-CA"/>
          </w:rPr>
          <m:t xml:space="preserve">+ </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SSBmu</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SSBmu</m:t>
            </m:r>
          </m:sub>
        </m:sSub>
        <m: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ω</m:t>
            </m:r>
          </m:e>
          <m:sub>
            <m:r>
              <w:rPr>
                <w:rFonts w:ascii="Cambria Math" w:eastAsia="MS Mincho" w:hAnsi="Cambria Math"/>
                <w:sz w:val="20"/>
                <w:szCs w:val="20"/>
                <w:lang w:val="en-CA"/>
              </w:rPr>
              <m:t>natal</m:t>
            </m:r>
          </m:sub>
        </m:sSub>
        <m:r>
          <m:rPr>
            <m:sty m:val="p"/>
          </m:rPr>
          <w:rPr>
            <w:rFonts w:ascii="Cambria Math" w:eastAsia="MS Mincho" w:hAnsi="Cambria Math"/>
            <w:sz w:val="20"/>
            <w:szCs w:val="20"/>
            <w:lang w:val="en-CA"/>
          </w:rPr>
          <m:t>∙</m:t>
        </m:r>
        <m:sSub>
          <m:sSubPr>
            <m:ctrlPr>
              <w:rPr>
                <w:rFonts w:ascii="Cambria Math" w:eastAsia="MS Mincho" w:hAnsi="Cambria Math"/>
                <w:sz w:val="20"/>
                <w:szCs w:val="20"/>
                <w:lang w:val="en-CA"/>
              </w:rPr>
            </m:ctrlPr>
          </m:sSubPr>
          <m:e>
            <m:r>
              <w:rPr>
                <w:rFonts w:ascii="Cambria Math" w:eastAsia="MS Mincho" w:hAnsi="Cambria Math"/>
                <w:sz w:val="20"/>
                <w:szCs w:val="20"/>
                <w:lang w:val="en-CA"/>
              </w:rPr>
              <m:t>lnL</m:t>
            </m:r>
          </m:e>
          <m:sub>
            <m:r>
              <w:rPr>
                <w:rFonts w:ascii="Cambria Math" w:eastAsia="MS Mincho" w:hAnsi="Cambria Math"/>
                <w:sz w:val="20"/>
                <w:szCs w:val="20"/>
                <w:lang w:val="en-CA"/>
              </w:rPr>
              <m:t>natal</m:t>
            </m:r>
          </m:sub>
        </m:sSub>
        <m:r>
          <w:rPr>
            <w:rFonts w:ascii="Cambria Math" w:eastAsia="MS Mincho" w:hAnsi="Cambria Math"/>
            <w:sz w:val="20"/>
            <w:szCs w:val="20"/>
            <w:lang w:val="en-CA"/>
          </w:rPr>
          <m:t xml:space="preserve">  </m:t>
        </m:r>
      </m:oMath>
      <w:r w:rsidR="000C2DB3" w:rsidRPr="00E7628F">
        <w:rPr>
          <w:rFonts w:ascii="Cambria" w:eastAsia="MS Mincho" w:hAnsi="Cambria"/>
          <w:sz w:val="20"/>
          <w:szCs w:val="20"/>
          <w:lang w:val="en-CA"/>
        </w:rPr>
        <w:t xml:space="preserve">] </w:t>
      </w:r>
      <w:r w:rsidR="000C2DB3" w:rsidRPr="00E7628F">
        <w:rPr>
          <w:rFonts w:ascii="Cambria" w:eastAsia="MS Mincho" w:hAnsi="Cambria"/>
          <w:sz w:val="20"/>
          <w:szCs w:val="20"/>
          <w:lang w:val="en-CA"/>
        </w:rPr>
        <w:tab/>
      </w:r>
      <w:r w:rsidR="000C2DB3" w:rsidRPr="00E7628F">
        <w:rPr>
          <w:rFonts w:ascii="Cambria" w:eastAsia="MS Mincho" w:hAnsi="Cambria"/>
          <w:sz w:val="20"/>
          <w:szCs w:val="20"/>
          <w:lang w:val="en-CA"/>
        </w:rPr>
        <w:tab/>
        <w:t>(8.18)</w:t>
      </w:r>
    </w:p>
    <w:p w14:paraId="5BCB7849" w14:textId="77777777" w:rsidR="000C2DB3" w:rsidRPr="00E7628F" w:rsidRDefault="000C2DB3" w:rsidP="00636EAD">
      <w:pPr>
        <w:spacing w:after="0" w:line="240" w:lineRule="auto"/>
        <w:jc w:val="both"/>
        <w:rPr>
          <w:rFonts w:ascii="Cambria" w:eastAsia="MS Mincho" w:hAnsi="Cambria"/>
          <w:sz w:val="20"/>
          <w:szCs w:val="20"/>
          <w:lang w:val="en-CA"/>
        </w:rPr>
      </w:pPr>
    </w:p>
    <w:p w14:paraId="1BD67AF8" w14:textId="77777777" w:rsidR="001E2595" w:rsidRDefault="001E2595" w:rsidP="00636EAD">
      <w:pPr>
        <w:spacing w:after="0" w:line="240" w:lineRule="auto"/>
        <w:jc w:val="both"/>
        <w:rPr>
          <w:rFonts w:ascii="Cambria" w:eastAsia="MS Mincho" w:hAnsi="Cambria"/>
          <w:b/>
          <w:bCs/>
          <w:sz w:val="20"/>
          <w:szCs w:val="20"/>
          <w:lang w:val="en-CA"/>
        </w:rPr>
      </w:pPr>
      <w:r>
        <w:rPr>
          <w:rFonts w:ascii="Cambria" w:eastAsia="MS Mincho" w:hAnsi="Cambria"/>
          <w:b/>
          <w:bCs/>
          <w:sz w:val="20"/>
          <w:szCs w:val="20"/>
          <w:lang w:val="en-CA"/>
        </w:rPr>
        <w:br w:type="page"/>
      </w:r>
    </w:p>
    <w:p w14:paraId="27D2735E" w14:textId="4AD6570D" w:rsidR="000C2DB3" w:rsidRDefault="00664F7A" w:rsidP="00636EAD">
      <w:pPr>
        <w:spacing w:after="0" w:line="240" w:lineRule="auto"/>
        <w:jc w:val="both"/>
        <w:rPr>
          <w:rFonts w:ascii="Cambria" w:eastAsia="MS Mincho" w:hAnsi="Cambria"/>
          <w:sz w:val="20"/>
          <w:szCs w:val="20"/>
          <w:lang w:val="en-CA"/>
        </w:rPr>
      </w:pPr>
      <w:r w:rsidRPr="00664F7A">
        <w:rPr>
          <w:rFonts w:ascii="Cambria" w:eastAsia="MS Mincho" w:hAnsi="Cambria"/>
          <w:b/>
          <w:bCs/>
          <w:sz w:val="20"/>
          <w:szCs w:val="20"/>
          <w:lang w:val="en-CA"/>
        </w:rPr>
        <w:lastRenderedPageBreak/>
        <w:t>Table 8.5.</w:t>
      </w:r>
      <w:r w:rsidRPr="00664F7A">
        <w:rPr>
          <w:rFonts w:ascii="Cambria" w:eastAsia="MS Mincho" w:hAnsi="Cambria"/>
          <w:sz w:val="20"/>
          <w:szCs w:val="20"/>
          <w:lang w:val="en-CA"/>
        </w:rPr>
        <w:t xml:space="preserve"> Summary of the negative log-likelihood function contributions from various data</w:t>
      </w:r>
    </w:p>
    <w:tbl>
      <w:tblPr>
        <w:tblW w:w="9106" w:type="dxa"/>
        <w:tblInd w:w="108" w:type="dxa"/>
        <w:tblLook w:val="04A0" w:firstRow="1" w:lastRow="0" w:firstColumn="1" w:lastColumn="0" w:noHBand="0" w:noVBand="1"/>
      </w:tblPr>
      <w:tblGrid>
        <w:gridCol w:w="2772"/>
        <w:gridCol w:w="3780"/>
        <w:gridCol w:w="1260"/>
        <w:gridCol w:w="1294"/>
      </w:tblGrid>
      <w:tr w:rsidR="000C2DB3" w:rsidRPr="00E7628F" w14:paraId="0C7BC64C" w14:textId="77777777" w:rsidTr="00682BE7">
        <w:tc>
          <w:tcPr>
            <w:tcW w:w="2772" w:type="dxa"/>
            <w:tcBorders>
              <w:top w:val="single" w:sz="8" w:space="0" w:color="auto"/>
              <w:bottom w:val="single" w:sz="8" w:space="0" w:color="auto"/>
            </w:tcBorders>
            <w:shd w:val="clear" w:color="auto" w:fill="auto"/>
          </w:tcPr>
          <w:p w14:paraId="63B59849"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Type of data</w:t>
            </w:r>
          </w:p>
        </w:tc>
        <w:tc>
          <w:tcPr>
            <w:tcW w:w="3780" w:type="dxa"/>
            <w:tcBorders>
              <w:top w:val="single" w:sz="8" w:space="0" w:color="auto"/>
              <w:bottom w:val="single" w:sz="8" w:space="0" w:color="auto"/>
            </w:tcBorders>
            <w:shd w:val="clear" w:color="auto" w:fill="auto"/>
          </w:tcPr>
          <w:p w14:paraId="48A0256D"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Disaggregation</w:t>
            </w:r>
          </w:p>
        </w:tc>
        <w:tc>
          <w:tcPr>
            <w:tcW w:w="1260" w:type="dxa"/>
            <w:tcBorders>
              <w:top w:val="single" w:sz="8" w:space="0" w:color="auto"/>
              <w:bottom w:val="single" w:sz="8" w:space="0" w:color="auto"/>
            </w:tcBorders>
            <w:shd w:val="clear" w:color="auto" w:fill="auto"/>
          </w:tcPr>
          <w:p w14:paraId="42C89892"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Function</w:t>
            </w:r>
          </w:p>
        </w:tc>
        <w:tc>
          <w:tcPr>
            <w:tcW w:w="1294" w:type="dxa"/>
            <w:tcBorders>
              <w:top w:val="single" w:sz="8" w:space="0" w:color="auto"/>
              <w:bottom w:val="single" w:sz="8" w:space="0" w:color="auto"/>
            </w:tcBorders>
            <w:shd w:val="clear" w:color="auto" w:fill="auto"/>
          </w:tcPr>
          <w:p w14:paraId="2491E7F1"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Likelihood component</w:t>
            </w:r>
          </w:p>
        </w:tc>
      </w:tr>
      <w:tr w:rsidR="000C2DB3" w:rsidRPr="00E7628F" w14:paraId="1C7CD98A" w14:textId="77777777" w:rsidTr="00682BE7">
        <w:tc>
          <w:tcPr>
            <w:tcW w:w="2772" w:type="dxa"/>
            <w:tcBorders>
              <w:top w:val="single" w:sz="8" w:space="0" w:color="auto"/>
            </w:tcBorders>
            <w:shd w:val="clear" w:color="auto" w:fill="auto"/>
            <w:vAlign w:val="center"/>
          </w:tcPr>
          <w:p w14:paraId="0372F880"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Total catches (weight) </w:t>
            </w:r>
          </w:p>
        </w:tc>
        <w:tc>
          <w:tcPr>
            <w:tcW w:w="3780" w:type="dxa"/>
            <w:tcBorders>
              <w:top w:val="single" w:sz="8" w:space="0" w:color="auto"/>
            </w:tcBorders>
            <w:shd w:val="clear" w:color="auto" w:fill="auto"/>
            <w:vAlign w:val="center"/>
          </w:tcPr>
          <w:p w14:paraId="6CB40463" w14:textId="6CD8AB05"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tcBorders>
              <w:top w:val="single" w:sz="8" w:space="0" w:color="auto"/>
            </w:tcBorders>
            <w:shd w:val="clear" w:color="auto" w:fill="auto"/>
            <w:vAlign w:val="center"/>
          </w:tcPr>
          <w:p w14:paraId="51194B84"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tcBorders>
              <w:top w:val="single" w:sz="8" w:space="0" w:color="auto"/>
            </w:tcBorders>
            <w:shd w:val="clear" w:color="auto" w:fill="auto"/>
            <w:vAlign w:val="center"/>
          </w:tcPr>
          <w:p w14:paraId="5272E3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w:t>
            </w:r>
            <w:proofErr w:type="spellEnd"/>
          </w:p>
        </w:tc>
      </w:tr>
      <w:tr w:rsidR="000C2DB3" w:rsidRPr="00E7628F" w14:paraId="662244A2" w14:textId="77777777" w:rsidTr="00682BE7">
        <w:tc>
          <w:tcPr>
            <w:tcW w:w="2772" w:type="dxa"/>
            <w:shd w:val="clear" w:color="auto" w:fill="auto"/>
            <w:vAlign w:val="center"/>
          </w:tcPr>
          <w:p w14:paraId="7CB253F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3780" w:type="dxa"/>
            <w:shd w:val="clear" w:color="auto" w:fill="auto"/>
            <w:vAlign w:val="center"/>
          </w:tcPr>
          <w:p w14:paraId="604C9DA5" w14:textId="4F25CE9C"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7648BEA5"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FC6BBD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lnLi</w:t>
            </w:r>
            <w:proofErr w:type="spellEnd"/>
          </w:p>
        </w:tc>
      </w:tr>
      <w:tr w:rsidR="000C2DB3" w:rsidRPr="00E7628F" w14:paraId="7AC098DD" w14:textId="77777777" w:rsidTr="00682BE7">
        <w:tc>
          <w:tcPr>
            <w:tcW w:w="2772" w:type="dxa"/>
            <w:shd w:val="clear" w:color="auto" w:fill="auto"/>
            <w:vAlign w:val="center"/>
          </w:tcPr>
          <w:p w14:paraId="4BAFE6E6" w14:textId="0C39E12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(e.g.</w:t>
            </w:r>
            <w:r w:rsidR="00E43F1A" w:rsidRPr="00E7628F">
              <w:rPr>
                <w:rFonts w:ascii="Cambria" w:eastAsia="MS Mincho" w:hAnsi="Cambria"/>
                <w:sz w:val="20"/>
                <w:szCs w:val="20"/>
                <w:lang w:val="en-CA"/>
              </w:rPr>
              <w:t>,</w:t>
            </w:r>
            <w:r w:rsidRPr="00E7628F">
              <w:rPr>
                <w:rFonts w:ascii="Cambria" w:eastAsia="MS Mincho" w:hAnsi="Cambria"/>
                <w:sz w:val="20"/>
                <w:szCs w:val="20"/>
                <w:lang w:val="en-CA"/>
              </w:rPr>
              <w:t xml:space="preserve"> a larval survey)</w:t>
            </w:r>
          </w:p>
        </w:tc>
        <w:tc>
          <w:tcPr>
            <w:tcW w:w="3780" w:type="dxa"/>
            <w:shd w:val="clear" w:color="auto" w:fill="auto"/>
            <w:vAlign w:val="center"/>
          </w:tcPr>
          <w:p w14:paraId="3639DC8C" w14:textId="787410C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stock</w:t>
            </w:r>
          </w:p>
        </w:tc>
        <w:tc>
          <w:tcPr>
            <w:tcW w:w="1260" w:type="dxa"/>
            <w:shd w:val="clear" w:color="auto" w:fill="auto"/>
            <w:vAlign w:val="center"/>
          </w:tcPr>
          <w:p w14:paraId="64CEBC47"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6A19CC54"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SSB</w:t>
            </w:r>
            <w:proofErr w:type="spellEnd"/>
          </w:p>
        </w:tc>
      </w:tr>
      <w:tr w:rsidR="000C2DB3" w:rsidRPr="00E7628F" w14:paraId="278CAED5" w14:textId="77777777" w:rsidTr="00682BE7">
        <w:tc>
          <w:tcPr>
            <w:tcW w:w="2772" w:type="dxa"/>
            <w:shd w:val="clear" w:color="auto" w:fill="auto"/>
            <w:vAlign w:val="center"/>
          </w:tcPr>
          <w:p w14:paraId="49B55B2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3780" w:type="dxa"/>
            <w:shd w:val="clear" w:color="auto" w:fill="auto"/>
            <w:vAlign w:val="center"/>
          </w:tcPr>
          <w:p w14:paraId="4D760323" w14:textId="17B5C2BF"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fleet</w:t>
            </w:r>
          </w:p>
        </w:tc>
        <w:tc>
          <w:tcPr>
            <w:tcW w:w="1260" w:type="dxa"/>
            <w:shd w:val="clear" w:color="auto" w:fill="auto"/>
            <w:vAlign w:val="center"/>
          </w:tcPr>
          <w:p w14:paraId="4363431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Log-normal</w:t>
            </w:r>
          </w:p>
        </w:tc>
        <w:tc>
          <w:tcPr>
            <w:tcW w:w="1294" w:type="dxa"/>
            <w:shd w:val="clear" w:color="auto" w:fill="auto"/>
            <w:vAlign w:val="center"/>
          </w:tcPr>
          <w:p w14:paraId="52126A8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CAL</w:t>
            </w:r>
            <w:proofErr w:type="spellEnd"/>
          </w:p>
        </w:tc>
      </w:tr>
      <w:tr w:rsidR="000C2DB3" w:rsidRPr="00E7628F" w14:paraId="08BB32FD" w14:textId="77777777" w:rsidTr="00682BE7">
        <w:tc>
          <w:tcPr>
            <w:tcW w:w="2772" w:type="dxa"/>
            <w:shd w:val="clear" w:color="auto" w:fill="auto"/>
            <w:vAlign w:val="center"/>
          </w:tcPr>
          <w:p w14:paraId="5B1BDE4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3780" w:type="dxa"/>
            <w:shd w:val="clear" w:color="auto" w:fill="auto"/>
            <w:vAlign w:val="center"/>
          </w:tcPr>
          <w:p w14:paraId="572BD6EF" w14:textId="32FCE271"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stock, 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age class</w:t>
            </w:r>
          </w:p>
        </w:tc>
        <w:tc>
          <w:tcPr>
            <w:tcW w:w="1260" w:type="dxa"/>
            <w:shd w:val="clear" w:color="auto" w:fill="auto"/>
            <w:vAlign w:val="center"/>
          </w:tcPr>
          <w:p w14:paraId="47E17A0C"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Multinomial</w:t>
            </w:r>
          </w:p>
        </w:tc>
        <w:tc>
          <w:tcPr>
            <w:tcW w:w="1294" w:type="dxa"/>
            <w:shd w:val="clear" w:color="auto" w:fill="auto"/>
            <w:vAlign w:val="center"/>
          </w:tcPr>
          <w:p w14:paraId="3013F56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ET</w:t>
            </w:r>
            <w:proofErr w:type="spellEnd"/>
          </w:p>
        </w:tc>
      </w:tr>
      <w:tr w:rsidR="000C2DB3" w:rsidRPr="00E7628F" w14:paraId="63EEEF82" w14:textId="77777777" w:rsidTr="00682BE7">
        <w:tc>
          <w:tcPr>
            <w:tcW w:w="2772" w:type="dxa"/>
            <w:shd w:val="clear" w:color="auto" w:fill="auto"/>
            <w:vAlign w:val="center"/>
          </w:tcPr>
          <w:p w14:paraId="109FC5F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3780" w:type="dxa"/>
            <w:shd w:val="clear" w:color="auto" w:fill="auto"/>
            <w:vAlign w:val="center"/>
          </w:tcPr>
          <w:p w14:paraId="5C7A5518" w14:textId="2A87E6B6"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year, quarter, strat</w:t>
            </w:r>
            <w:r w:rsidR="00E57C2C" w:rsidRPr="00E7628F">
              <w:rPr>
                <w:rFonts w:ascii="Cambria" w:eastAsia="MS Mincho" w:hAnsi="Cambria"/>
                <w:sz w:val="20"/>
                <w:szCs w:val="20"/>
                <w:lang w:val="en-CA"/>
              </w:rPr>
              <w:t>um</w:t>
            </w:r>
            <w:r w:rsidRPr="00E7628F">
              <w:rPr>
                <w:rFonts w:ascii="Cambria" w:eastAsia="MS Mincho" w:hAnsi="Cambria"/>
                <w:sz w:val="20"/>
                <w:szCs w:val="20"/>
                <w:lang w:val="en-CA"/>
              </w:rPr>
              <w:t>, movement age class</w:t>
            </w:r>
          </w:p>
        </w:tc>
        <w:tc>
          <w:tcPr>
            <w:tcW w:w="1260" w:type="dxa"/>
            <w:shd w:val="clear" w:color="auto" w:fill="auto"/>
            <w:vAlign w:val="center"/>
          </w:tcPr>
          <w:p w14:paraId="5C1F54AE" w14:textId="77777777" w:rsidR="000C2DB3" w:rsidRPr="00E7628F" w:rsidRDefault="000C2DB3" w:rsidP="00636EAD">
            <w:pPr>
              <w:keepNext/>
              <w:keepLines/>
              <w:spacing w:after="0" w:line="240" w:lineRule="auto"/>
              <w:rPr>
                <w:rFonts w:ascii="Cambria" w:eastAsia="MS Mincho" w:hAnsi="Cambria"/>
                <w:sz w:val="20"/>
                <w:szCs w:val="20"/>
                <w:lang w:val="en-CA"/>
              </w:rPr>
            </w:pPr>
            <w:r w:rsidRPr="00E7628F">
              <w:rPr>
                <w:rFonts w:ascii="Cambria" w:eastAsia="MS Mincho" w:hAnsi="Cambria"/>
                <w:sz w:val="20"/>
                <w:szCs w:val="20"/>
                <w:lang w:val="en-CA"/>
              </w:rPr>
              <w:t>Normal</w:t>
            </w:r>
          </w:p>
        </w:tc>
        <w:tc>
          <w:tcPr>
            <w:tcW w:w="1294" w:type="dxa"/>
            <w:shd w:val="clear" w:color="auto" w:fill="auto"/>
            <w:vAlign w:val="center"/>
          </w:tcPr>
          <w:p w14:paraId="390084AF"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lnL</w:t>
            </w:r>
            <w:r w:rsidRPr="00E7628F">
              <w:rPr>
                <w:rFonts w:ascii="Cambria" w:eastAsia="MS Mincho" w:hAnsi="Cambria"/>
                <w:i/>
                <w:sz w:val="20"/>
                <w:szCs w:val="20"/>
                <w:vertAlign w:val="subscript"/>
                <w:lang w:val="en-CA"/>
              </w:rPr>
              <w:t>SOO</w:t>
            </w:r>
            <w:proofErr w:type="spellEnd"/>
          </w:p>
        </w:tc>
      </w:tr>
      <w:tr w:rsidR="000C2DB3" w:rsidRPr="00E7628F" w14:paraId="27B92AEE" w14:textId="77777777" w:rsidTr="00682BE7">
        <w:trPr>
          <w:cantSplit/>
          <w:trHeight w:hRule="exact" w:val="113"/>
        </w:trPr>
        <w:tc>
          <w:tcPr>
            <w:tcW w:w="2772" w:type="dxa"/>
            <w:tcBorders>
              <w:bottom w:val="single" w:sz="8" w:space="0" w:color="auto"/>
            </w:tcBorders>
            <w:shd w:val="clear" w:color="auto" w:fill="auto"/>
          </w:tcPr>
          <w:p w14:paraId="6067486F"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780" w:type="dxa"/>
            <w:tcBorders>
              <w:bottom w:val="single" w:sz="8" w:space="0" w:color="auto"/>
            </w:tcBorders>
            <w:shd w:val="clear" w:color="auto" w:fill="auto"/>
          </w:tcPr>
          <w:p w14:paraId="7552ADFA"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60" w:type="dxa"/>
            <w:tcBorders>
              <w:bottom w:val="single" w:sz="8" w:space="0" w:color="auto"/>
            </w:tcBorders>
            <w:shd w:val="clear" w:color="auto" w:fill="auto"/>
          </w:tcPr>
          <w:p w14:paraId="7FE93FFC"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294" w:type="dxa"/>
            <w:tcBorders>
              <w:bottom w:val="single" w:sz="8" w:space="0" w:color="auto"/>
            </w:tcBorders>
            <w:shd w:val="clear" w:color="auto" w:fill="auto"/>
          </w:tcPr>
          <w:p w14:paraId="3248A39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
        </w:tc>
      </w:tr>
    </w:tbl>
    <w:p w14:paraId="05B0BA17"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67DFBEB9" w14:textId="77777777" w:rsidR="000C2DB3" w:rsidRPr="00E7628F" w:rsidRDefault="000C2DB3" w:rsidP="00636EAD">
      <w:pPr>
        <w:spacing w:after="0" w:line="240" w:lineRule="auto"/>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A likelihood weighting scheme (the ω values of equation 8.18, </w:t>
      </w:r>
      <w:r w:rsidRPr="00664F7A">
        <w:rPr>
          <w:rFonts w:ascii="Cambria" w:eastAsia="MS Mincho" w:hAnsi="Cambria"/>
          <w:b/>
          <w:bCs/>
          <w:sz w:val="20"/>
          <w:szCs w:val="20"/>
          <w:lang w:val="en-ZA"/>
        </w:rPr>
        <w:t>Table 8.6</w:t>
      </w:r>
      <w:r w:rsidRPr="00E7628F">
        <w:rPr>
          <w:rFonts w:ascii="Cambria" w:eastAsia="MS Mincho" w:hAnsi="Cambria"/>
          <w:sz w:val="20"/>
          <w:szCs w:val="20"/>
          <w:lang w:val="en-ZA"/>
        </w:rPr>
        <w:t xml:space="preserve">) was selected that balanced the contribution of the various data sources, could pass established ‘red face </w:t>
      </w:r>
      <w:proofErr w:type="gramStart"/>
      <w:r w:rsidRPr="00E7628F">
        <w:rPr>
          <w:rFonts w:ascii="Cambria" w:eastAsia="MS Mincho" w:hAnsi="Cambria"/>
          <w:sz w:val="20"/>
          <w:szCs w:val="20"/>
          <w:lang w:val="en-ZA"/>
        </w:rPr>
        <w:t>tests’</w:t>
      </w:r>
      <w:proofErr w:type="gramEnd"/>
      <w:r w:rsidRPr="00E7628F">
        <w:rPr>
          <w:rFonts w:ascii="Cambria" w:eastAsia="MS Mincho" w:hAnsi="Cambria"/>
          <w:sz w:val="20"/>
          <w:szCs w:val="20"/>
          <w:lang w:val="en-ZA"/>
        </w:rPr>
        <w:t xml:space="preserve">. </w:t>
      </w:r>
    </w:p>
    <w:p w14:paraId="0DA4AC28" w14:textId="048D7F5A" w:rsidR="000C2DB3" w:rsidRDefault="000C2DB3" w:rsidP="00636EAD">
      <w:pPr>
        <w:spacing w:after="0" w:line="240" w:lineRule="auto"/>
        <w:contextualSpacing/>
        <w:jc w:val="both"/>
        <w:rPr>
          <w:rFonts w:ascii="Cambria" w:eastAsia="MS Mincho" w:hAnsi="Cambria"/>
          <w:sz w:val="20"/>
          <w:szCs w:val="20"/>
          <w:lang w:val="en-ZA"/>
        </w:rPr>
      </w:pPr>
    </w:p>
    <w:p w14:paraId="435B4649" w14:textId="4561BA37" w:rsidR="00664F7A" w:rsidRDefault="00664F7A" w:rsidP="00636EAD">
      <w:pPr>
        <w:spacing w:after="0" w:line="240" w:lineRule="auto"/>
        <w:contextualSpacing/>
        <w:jc w:val="both"/>
        <w:rPr>
          <w:rFonts w:ascii="Cambria" w:eastAsia="MS Mincho" w:hAnsi="Cambria"/>
          <w:sz w:val="20"/>
          <w:szCs w:val="20"/>
          <w:lang w:val="en-ZA"/>
        </w:rPr>
      </w:pPr>
      <w:r w:rsidRPr="00664F7A">
        <w:rPr>
          <w:rFonts w:ascii="Cambria" w:eastAsia="MS Mincho" w:hAnsi="Cambria"/>
          <w:b/>
          <w:bCs/>
          <w:sz w:val="20"/>
          <w:szCs w:val="20"/>
          <w:lang w:val="en-ZA"/>
        </w:rPr>
        <w:t xml:space="preserve">Table. 8.6. </w:t>
      </w:r>
      <w:r w:rsidRPr="00664F7A">
        <w:rPr>
          <w:rFonts w:ascii="Cambria" w:eastAsia="MS Mincho" w:hAnsi="Cambria"/>
          <w:sz w:val="20"/>
          <w:szCs w:val="20"/>
          <w:lang w:val="en-ZA"/>
        </w:rPr>
        <w:t>Likelihood weightings for various components of equation 8.18.</w:t>
      </w:r>
    </w:p>
    <w:tbl>
      <w:tblPr>
        <w:tblW w:w="9702" w:type="dxa"/>
        <w:tblInd w:w="108" w:type="dxa"/>
        <w:tblLook w:val="04A0" w:firstRow="1" w:lastRow="0" w:firstColumn="1" w:lastColumn="0" w:noHBand="0" w:noVBand="1"/>
      </w:tblPr>
      <w:tblGrid>
        <w:gridCol w:w="5112"/>
        <w:gridCol w:w="1138"/>
        <w:gridCol w:w="3452"/>
      </w:tblGrid>
      <w:tr w:rsidR="000C2DB3" w:rsidRPr="00E7628F" w14:paraId="10DEE679" w14:textId="77777777" w:rsidTr="00682BE7">
        <w:tc>
          <w:tcPr>
            <w:tcW w:w="5112" w:type="dxa"/>
            <w:tcBorders>
              <w:top w:val="single" w:sz="8" w:space="0" w:color="auto"/>
              <w:bottom w:val="single" w:sz="8" w:space="0" w:color="auto"/>
            </w:tcBorders>
            <w:shd w:val="clear" w:color="auto" w:fill="auto"/>
          </w:tcPr>
          <w:p w14:paraId="55260D6A" w14:textId="77777777" w:rsidR="000C2DB3" w:rsidRPr="00E7628F" w:rsidRDefault="000C2DB3" w:rsidP="00636EAD">
            <w:pPr>
              <w:keepNext/>
              <w:keepLines/>
              <w:spacing w:after="0" w:line="240" w:lineRule="auto"/>
              <w:rPr>
                <w:rFonts w:ascii="Cambria" w:eastAsia="MS Mincho" w:hAnsi="Cambria"/>
                <w:b/>
                <w:sz w:val="20"/>
                <w:szCs w:val="20"/>
                <w:lang w:val="en-CA"/>
              </w:rPr>
            </w:pPr>
            <w:r w:rsidRPr="00E7628F">
              <w:rPr>
                <w:rFonts w:ascii="Cambria" w:eastAsia="MS Mincho" w:hAnsi="Cambria"/>
                <w:b/>
                <w:sz w:val="20"/>
                <w:szCs w:val="20"/>
                <w:lang w:val="en-CA"/>
              </w:rPr>
              <w:t>Likelihood component</w:t>
            </w:r>
          </w:p>
        </w:tc>
        <w:tc>
          <w:tcPr>
            <w:tcW w:w="1138" w:type="dxa"/>
            <w:tcBorders>
              <w:top w:val="single" w:sz="8" w:space="0" w:color="auto"/>
              <w:bottom w:val="single" w:sz="8" w:space="0" w:color="auto"/>
            </w:tcBorders>
            <w:shd w:val="clear" w:color="auto" w:fill="auto"/>
          </w:tcPr>
          <w:p w14:paraId="2FDD7C8B"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Symbol</w:t>
            </w:r>
          </w:p>
        </w:tc>
        <w:tc>
          <w:tcPr>
            <w:tcW w:w="3452" w:type="dxa"/>
            <w:tcBorders>
              <w:top w:val="single" w:sz="8" w:space="0" w:color="auto"/>
              <w:bottom w:val="single" w:sz="8" w:space="0" w:color="auto"/>
            </w:tcBorders>
            <w:shd w:val="clear" w:color="auto" w:fill="auto"/>
          </w:tcPr>
          <w:p w14:paraId="5EFFA80D" w14:textId="77777777" w:rsidR="000C2DB3" w:rsidRPr="00E7628F" w:rsidRDefault="000C2DB3" w:rsidP="00636EAD">
            <w:pPr>
              <w:keepNext/>
              <w:keepLines/>
              <w:spacing w:after="0" w:line="240" w:lineRule="auto"/>
              <w:jc w:val="center"/>
              <w:rPr>
                <w:rFonts w:ascii="Cambria" w:eastAsia="MS Mincho" w:hAnsi="Cambria"/>
                <w:b/>
                <w:sz w:val="20"/>
                <w:szCs w:val="20"/>
                <w:lang w:val="en-CA"/>
              </w:rPr>
            </w:pPr>
            <w:r w:rsidRPr="00E7628F">
              <w:rPr>
                <w:rFonts w:ascii="Cambria" w:eastAsia="MS Mincho" w:hAnsi="Cambria"/>
                <w:b/>
                <w:sz w:val="20"/>
                <w:szCs w:val="20"/>
                <w:lang w:val="en-CA"/>
              </w:rPr>
              <w:t>Weighting (</w:t>
            </w:r>
            <w:r w:rsidRPr="00E7628F">
              <w:rPr>
                <w:rFonts w:ascii="Cambria" w:eastAsia="MS Mincho" w:hAnsi="Cambria"/>
                <w:i/>
                <w:sz w:val="20"/>
                <w:szCs w:val="20"/>
                <w:lang w:val="en-CA"/>
              </w:rPr>
              <w:t>ω</w:t>
            </w:r>
            <w:r w:rsidRPr="00E7628F">
              <w:rPr>
                <w:rFonts w:ascii="Cambria" w:eastAsia="MS Mincho" w:hAnsi="Cambria"/>
                <w:b/>
                <w:sz w:val="20"/>
                <w:szCs w:val="20"/>
                <w:lang w:val="en-CA"/>
              </w:rPr>
              <w:t>)</w:t>
            </w:r>
          </w:p>
        </w:tc>
      </w:tr>
      <w:tr w:rsidR="000C2DB3" w:rsidRPr="00E7628F" w14:paraId="17EED987" w14:textId="77777777" w:rsidTr="00682BE7">
        <w:tc>
          <w:tcPr>
            <w:tcW w:w="5112" w:type="dxa"/>
            <w:tcBorders>
              <w:top w:val="single" w:sz="8" w:space="0" w:color="auto"/>
              <w:bottom w:val="single" w:sz="4" w:space="0" w:color="auto"/>
            </w:tcBorders>
            <w:shd w:val="clear" w:color="auto" w:fill="auto"/>
            <w:vAlign w:val="center"/>
          </w:tcPr>
          <w:p w14:paraId="523C6B13"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bookmarkStart w:id="108" w:name="_Hlk23927443"/>
            <w:r w:rsidRPr="00E7628F">
              <w:rPr>
                <w:rFonts w:ascii="Cambria" w:eastAsia="MS Mincho" w:hAnsi="Cambria"/>
                <w:sz w:val="20"/>
                <w:szCs w:val="20"/>
                <w:lang w:val="en-CA"/>
              </w:rPr>
              <w:t xml:space="preserve">Total catches (weight) </w:t>
            </w:r>
          </w:p>
        </w:tc>
        <w:tc>
          <w:tcPr>
            <w:tcW w:w="1138" w:type="dxa"/>
            <w:tcBorders>
              <w:top w:val="single" w:sz="8" w:space="0" w:color="auto"/>
              <w:bottom w:val="single" w:sz="4" w:space="0" w:color="auto"/>
            </w:tcBorders>
            <w:shd w:val="clear" w:color="auto" w:fill="auto"/>
            <w:vAlign w:val="center"/>
          </w:tcPr>
          <w:p w14:paraId="72E49DC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w:t>
            </w:r>
            <w:proofErr w:type="spellEnd"/>
          </w:p>
        </w:tc>
        <w:tc>
          <w:tcPr>
            <w:tcW w:w="3452" w:type="dxa"/>
            <w:tcBorders>
              <w:top w:val="single" w:sz="8" w:space="0" w:color="auto"/>
              <w:bottom w:val="single" w:sz="4" w:space="0" w:color="auto"/>
            </w:tcBorders>
            <w:shd w:val="clear" w:color="auto" w:fill="auto"/>
            <w:vAlign w:val="center"/>
          </w:tcPr>
          <w:p w14:paraId="4786C2E0" w14:textId="3AAAAFE8"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0.</w:t>
            </w:r>
            <w:r w:rsidR="00034F2F" w:rsidRPr="00E7628F">
              <w:rPr>
                <w:rFonts w:ascii="Cambria" w:eastAsia="MS Mincho" w:hAnsi="Cambria"/>
                <w:i/>
                <w:sz w:val="20"/>
                <w:szCs w:val="20"/>
                <w:lang w:val="en-CA"/>
              </w:rPr>
              <w:t>02</w:t>
            </w:r>
          </w:p>
        </w:tc>
      </w:tr>
      <w:tr w:rsidR="000C2DB3" w:rsidRPr="00E7628F" w14:paraId="28F3540A" w14:textId="77777777" w:rsidTr="00682BE7">
        <w:tc>
          <w:tcPr>
            <w:tcW w:w="5112" w:type="dxa"/>
            <w:tcBorders>
              <w:top w:val="single" w:sz="4" w:space="0" w:color="auto"/>
              <w:bottom w:val="single" w:sz="4" w:space="0" w:color="auto"/>
            </w:tcBorders>
            <w:shd w:val="clear" w:color="auto" w:fill="auto"/>
            <w:vAlign w:val="center"/>
          </w:tcPr>
          <w:p w14:paraId="411BD4D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exploitable biomass (assessment CPUE index)</w:t>
            </w:r>
          </w:p>
        </w:tc>
        <w:tc>
          <w:tcPr>
            <w:tcW w:w="1138" w:type="dxa"/>
            <w:tcBorders>
              <w:top w:val="single" w:sz="4" w:space="0" w:color="auto"/>
              <w:bottom w:val="single" w:sz="4" w:space="0" w:color="auto"/>
            </w:tcBorders>
            <w:shd w:val="clear" w:color="auto" w:fill="auto"/>
            <w:vAlign w:val="center"/>
          </w:tcPr>
          <w:p w14:paraId="63C0991D"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ωi</w:t>
            </w:r>
            <w:proofErr w:type="spellEnd"/>
          </w:p>
        </w:tc>
        <w:tc>
          <w:tcPr>
            <w:tcW w:w="3452" w:type="dxa"/>
            <w:tcBorders>
              <w:top w:val="single" w:sz="4" w:space="0" w:color="auto"/>
              <w:bottom w:val="single" w:sz="4" w:space="0" w:color="auto"/>
            </w:tcBorders>
            <w:shd w:val="clear" w:color="auto" w:fill="auto"/>
            <w:vAlign w:val="center"/>
          </w:tcPr>
          <w:p w14:paraId="6EBECE0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07E9BC2" w14:textId="77777777" w:rsidTr="00682BE7">
        <w:tc>
          <w:tcPr>
            <w:tcW w:w="5112" w:type="dxa"/>
            <w:tcBorders>
              <w:top w:val="single" w:sz="4" w:space="0" w:color="auto"/>
              <w:bottom w:val="single" w:sz="4" w:space="0" w:color="auto"/>
            </w:tcBorders>
            <w:shd w:val="clear" w:color="auto" w:fill="auto"/>
            <w:vAlign w:val="center"/>
          </w:tcPr>
          <w:p w14:paraId="19EBC798" w14:textId="09AD098D"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Index of spawning stock biomass (</w:t>
            </w:r>
            <w:r w:rsidR="00E43F1A" w:rsidRPr="00E7628F">
              <w:rPr>
                <w:rFonts w:ascii="Cambria" w:eastAsia="MS Mincho" w:hAnsi="Cambria"/>
                <w:sz w:val="20"/>
                <w:szCs w:val="20"/>
                <w:lang w:val="en-CA"/>
              </w:rPr>
              <w:t>e.g.,</w:t>
            </w:r>
            <w:r w:rsidRPr="00E7628F">
              <w:rPr>
                <w:rFonts w:ascii="Cambria" w:eastAsia="MS Mincho" w:hAnsi="Cambria"/>
                <w:sz w:val="20"/>
                <w:szCs w:val="20"/>
                <w:lang w:val="en-CA"/>
              </w:rPr>
              <w:t xml:space="preserve"> a larval survey)</w:t>
            </w:r>
          </w:p>
        </w:tc>
        <w:tc>
          <w:tcPr>
            <w:tcW w:w="1138" w:type="dxa"/>
            <w:tcBorders>
              <w:top w:val="single" w:sz="4" w:space="0" w:color="auto"/>
              <w:bottom w:val="single" w:sz="4" w:space="0" w:color="auto"/>
            </w:tcBorders>
            <w:shd w:val="clear" w:color="auto" w:fill="auto"/>
            <w:vAlign w:val="center"/>
          </w:tcPr>
          <w:p w14:paraId="0554E265"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w:t>
            </w:r>
            <w:proofErr w:type="spellEnd"/>
          </w:p>
        </w:tc>
        <w:tc>
          <w:tcPr>
            <w:tcW w:w="3452" w:type="dxa"/>
            <w:tcBorders>
              <w:top w:val="single" w:sz="4" w:space="0" w:color="auto"/>
              <w:bottom w:val="single" w:sz="4" w:space="0" w:color="auto"/>
            </w:tcBorders>
            <w:shd w:val="clear" w:color="auto" w:fill="auto"/>
            <w:vAlign w:val="center"/>
          </w:tcPr>
          <w:p w14:paraId="247DFDCE"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2 (GOM_LAR_SUV &amp; MED_LAR_SUV = 20)</w:t>
            </w:r>
          </w:p>
        </w:tc>
      </w:tr>
      <w:tr w:rsidR="000C2DB3" w:rsidRPr="00E7628F" w14:paraId="434071C9" w14:textId="77777777" w:rsidTr="00682BE7">
        <w:tc>
          <w:tcPr>
            <w:tcW w:w="5112" w:type="dxa"/>
            <w:tcBorders>
              <w:top w:val="single" w:sz="4" w:space="0" w:color="auto"/>
              <w:bottom w:val="single" w:sz="4" w:space="0" w:color="auto"/>
            </w:tcBorders>
            <w:shd w:val="clear" w:color="auto" w:fill="auto"/>
            <w:vAlign w:val="center"/>
          </w:tcPr>
          <w:p w14:paraId="642A25BC"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Length composition</w:t>
            </w:r>
          </w:p>
        </w:tc>
        <w:tc>
          <w:tcPr>
            <w:tcW w:w="1138" w:type="dxa"/>
            <w:tcBorders>
              <w:top w:val="single" w:sz="4" w:space="0" w:color="auto"/>
              <w:bottom w:val="single" w:sz="4" w:space="0" w:color="auto"/>
            </w:tcBorders>
            <w:shd w:val="clear" w:color="auto" w:fill="auto"/>
            <w:vAlign w:val="center"/>
          </w:tcPr>
          <w:p w14:paraId="3FF68958"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CAL</w:t>
            </w:r>
            <w:proofErr w:type="spellEnd"/>
          </w:p>
        </w:tc>
        <w:tc>
          <w:tcPr>
            <w:tcW w:w="3452" w:type="dxa"/>
            <w:tcBorders>
              <w:top w:val="single" w:sz="4" w:space="0" w:color="auto"/>
              <w:bottom w:val="single" w:sz="4" w:space="0" w:color="auto"/>
            </w:tcBorders>
            <w:shd w:val="clear" w:color="auto" w:fill="auto"/>
            <w:vAlign w:val="center"/>
          </w:tcPr>
          <w:p w14:paraId="6FFFCBF5" w14:textId="06192EA9" w:rsidR="000C2DB3" w:rsidRPr="00E7628F" w:rsidRDefault="00034F2F"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 xml:space="preserve">0.05 or </w:t>
            </w:r>
            <w:r w:rsidR="00D42BAC" w:rsidRPr="00E7628F">
              <w:rPr>
                <w:rFonts w:ascii="Cambria" w:eastAsia="MS Mincho" w:hAnsi="Cambria"/>
                <w:i/>
                <w:sz w:val="20"/>
                <w:szCs w:val="20"/>
                <w:lang w:val="en-CA"/>
              </w:rPr>
              <w:t xml:space="preserve">1 </w:t>
            </w:r>
            <w:r w:rsidR="00D42BAC" w:rsidRPr="00E7628F">
              <w:rPr>
                <w:rFonts w:ascii="Cambria" w:eastAsia="MS Mincho" w:hAnsi="Cambria"/>
                <w:iCs/>
                <w:sz w:val="20"/>
                <w:szCs w:val="20"/>
                <w:lang w:val="en-CA"/>
              </w:rPr>
              <w:t>(Reference grid L and H)</w:t>
            </w:r>
            <w:r w:rsidR="00D42BAC" w:rsidRPr="00E7628F">
              <w:rPr>
                <w:rFonts w:ascii="Cambria" w:eastAsia="MS Mincho" w:hAnsi="Cambria"/>
                <w:i/>
                <w:sz w:val="20"/>
                <w:szCs w:val="20"/>
                <w:lang w:val="en-CA"/>
              </w:rPr>
              <w:t xml:space="preserve"> </w:t>
            </w:r>
          </w:p>
        </w:tc>
      </w:tr>
      <w:tr w:rsidR="000C2DB3" w:rsidRPr="00E7628F" w14:paraId="49928032" w14:textId="77777777" w:rsidTr="00682BE7">
        <w:tc>
          <w:tcPr>
            <w:tcW w:w="5112" w:type="dxa"/>
            <w:tcBorders>
              <w:top w:val="single" w:sz="4" w:space="0" w:color="auto"/>
              <w:bottom w:val="single" w:sz="4" w:space="0" w:color="auto"/>
            </w:tcBorders>
            <w:shd w:val="clear" w:color="auto" w:fill="auto"/>
            <w:vAlign w:val="center"/>
          </w:tcPr>
          <w:p w14:paraId="1A5A088F"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Stock of origin</w:t>
            </w:r>
          </w:p>
        </w:tc>
        <w:tc>
          <w:tcPr>
            <w:tcW w:w="1138" w:type="dxa"/>
            <w:tcBorders>
              <w:top w:val="single" w:sz="4" w:space="0" w:color="auto"/>
              <w:bottom w:val="single" w:sz="4" w:space="0" w:color="auto"/>
            </w:tcBorders>
            <w:shd w:val="clear" w:color="auto" w:fill="auto"/>
            <w:vAlign w:val="center"/>
          </w:tcPr>
          <w:p w14:paraId="0B0715F1"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SOO</w:t>
            </w:r>
            <w:proofErr w:type="spellEnd"/>
          </w:p>
        </w:tc>
        <w:tc>
          <w:tcPr>
            <w:tcW w:w="3452" w:type="dxa"/>
            <w:tcBorders>
              <w:top w:val="single" w:sz="4" w:space="0" w:color="auto"/>
              <w:bottom w:val="single" w:sz="4" w:space="0" w:color="auto"/>
            </w:tcBorders>
            <w:shd w:val="clear" w:color="auto" w:fill="auto"/>
            <w:vAlign w:val="center"/>
          </w:tcPr>
          <w:p w14:paraId="29E176A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355DDB0" w14:textId="77777777" w:rsidTr="00682BE7">
        <w:tc>
          <w:tcPr>
            <w:tcW w:w="5112" w:type="dxa"/>
            <w:tcBorders>
              <w:top w:val="single" w:sz="4" w:space="0" w:color="auto"/>
              <w:bottom w:val="single" w:sz="4" w:space="0" w:color="auto"/>
            </w:tcBorders>
            <w:shd w:val="clear" w:color="auto" w:fill="auto"/>
            <w:vAlign w:val="center"/>
          </w:tcPr>
          <w:p w14:paraId="144CE498"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Electronic tag (known stock of origin)</w:t>
            </w:r>
          </w:p>
        </w:tc>
        <w:tc>
          <w:tcPr>
            <w:tcW w:w="1138" w:type="dxa"/>
            <w:tcBorders>
              <w:top w:val="single" w:sz="4" w:space="0" w:color="auto"/>
              <w:bottom w:val="single" w:sz="4" w:space="0" w:color="auto"/>
            </w:tcBorders>
            <w:shd w:val="clear" w:color="auto" w:fill="auto"/>
            <w:vAlign w:val="center"/>
          </w:tcPr>
          <w:p w14:paraId="64EA5A4E" w14:textId="77777777" w:rsidR="000C2DB3" w:rsidRPr="00E7628F" w:rsidRDefault="000C2DB3" w:rsidP="00636EAD">
            <w:pPr>
              <w:keepNext/>
              <w:keepLines/>
              <w:spacing w:after="0" w:line="240" w:lineRule="auto"/>
              <w:jc w:val="center"/>
              <w:rPr>
                <w:rFonts w:ascii="Cambria" w:eastAsia="MS Mincho" w:hAnsi="Cambria"/>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ET</w:t>
            </w:r>
            <w:proofErr w:type="spellEnd"/>
          </w:p>
        </w:tc>
        <w:tc>
          <w:tcPr>
            <w:tcW w:w="3452" w:type="dxa"/>
            <w:tcBorders>
              <w:top w:val="single" w:sz="4" w:space="0" w:color="auto"/>
              <w:bottom w:val="single" w:sz="4" w:space="0" w:color="auto"/>
            </w:tcBorders>
            <w:shd w:val="clear" w:color="auto" w:fill="auto"/>
            <w:vAlign w:val="center"/>
          </w:tcPr>
          <w:p w14:paraId="0D97604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5</w:t>
            </w:r>
          </w:p>
        </w:tc>
      </w:tr>
      <w:tr w:rsidR="000C2DB3" w:rsidRPr="00E7628F" w14:paraId="26AFAF92" w14:textId="77777777" w:rsidTr="00682BE7">
        <w:tc>
          <w:tcPr>
            <w:tcW w:w="5112" w:type="dxa"/>
            <w:tcBorders>
              <w:top w:val="single" w:sz="4" w:space="0" w:color="auto"/>
              <w:bottom w:val="single" w:sz="4" w:space="0" w:color="auto"/>
            </w:tcBorders>
            <w:shd w:val="clear" w:color="auto" w:fill="auto"/>
            <w:vAlign w:val="center"/>
          </w:tcPr>
          <w:p w14:paraId="10266482"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Recruitment deviations (prior)</w:t>
            </w:r>
          </w:p>
        </w:tc>
        <w:tc>
          <w:tcPr>
            <w:tcW w:w="1138" w:type="dxa"/>
            <w:tcBorders>
              <w:top w:val="single" w:sz="4" w:space="0" w:color="auto"/>
              <w:bottom w:val="single" w:sz="4" w:space="0" w:color="auto"/>
            </w:tcBorders>
            <w:shd w:val="clear" w:color="auto" w:fill="auto"/>
            <w:vAlign w:val="center"/>
          </w:tcPr>
          <w:p w14:paraId="2BEA923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recdev</w:t>
            </w:r>
            <w:proofErr w:type="spellEnd"/>
          </w:p>
        </w:tc>
        <w:tc>
          <w:tcPr>
            <w:tcW w:w="3452" w:type="dxa"/>
            <w:tcBorders>
              <w:top w:val="single" w:sz="4" w:space="0" w:color="auto"/>
              <w:bottom w:val="single" w:sz="4" w:space="0" w:color="auto"/>
            </w:tcBorders>
            <w:shd w:val="clear" w:color="auto" w:fill="auto"/>
            <w:vAlign w:val="center"/>
          </w:tcPr>
          <w:p w14:paraId="60F80A4A"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D376BCB" w14:textId="77777777" w:rsidTr="00682BE7">
        <w:tc>
          <w:tcPr>
            <w:tcW w:w="5112" w:type="dxa"/>
            <w:tcBorders>
              <w:top w:val="single" w:sz="4" w:space="0" w:color="auto"/>
              <w:bottom w:val="single" w:sz="4" w:space="0" w:color="auto"/>
            </w:tcBorders>
            <w:shd w:val="clear" w:color="auto" w:fill="auto"/>
            <w:vAlign w:val="center"/>
          </w:tcPr>
          <w:p w14:paraId="3CEF4317"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Movement (prior)</w:t>
            </w:r>
          </w:p>
        </w:tc>
        <w:tc>
          <w:tcPr>
            <w:tcW w:w="1138" w:type="dxa"/>
            <w:tcBorders>
              <w:top w:val="single" w:sz="4" w:space="0" w:color="auto"/>
              <w:bottom w:val="single" w:sz="4" w:space="0" w:color="auto"/>
            </w:tcBorders>
            <w:shd w:val="clear" w:color="auto" w:fill="auto"/>
            <w:vAlign w:val="center"/>
          </w:tcPr>
          <w:p w14:paraId="41ED9509"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mov</w:t>
            </w:r>
            <w:proofErr w:type="spellEnd"/>
          </w:p>
        </w:tc>
        <w:tc>
          <w:tcPr>
            <w:tcW w:w="3452" w:type="dxa"/>
            <w:tcBorders>
              <w:top w:val="single" w:sz="4" w:space="0" w:color="auto"/>
              <w:bottom w:val="single" w:sz="4" w:space="0" w:color="auto"/>
            </w:tcBorders>
            <w:shd w:val="clear" w:color="auto" w:fill="auto"/>
            <w:vAlign w:val="center"/>
          </w:tcPr>
          <w:p w14:paraId="527B3F4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7348BAEF" w14:textId="77777777" w:rsidTr="00682BE7">
        <w:tc>
          <w:tcPr>
            <w:tcW w:w="5112" w:type="dxa"/>
            <w:tcBorders>
              <w:top w:val="single" w:sz="4" w:space="0" w:color="auto"/>
              <w:bottom w:val="single" w:sz="4" w:space="0" w:color="auto"/>
            </w:tcBorders>
            <w:shd w:val="clear" w:color="auto" w:fill="auto"/>
            <w:vAlign w:val="center"/>
          </w:tcPr>
          <w:p w14:paraId="322F4541"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Selectivity (prior)</w:t>
            </w:r>
          </w:p>
        </w:tc>
        <w:tc>
          <w:tcPr>
            <w:tcW w:w="1138" w:type="dxa"/>
            <w:tcBorders>
              <w:top w:val="single" w:sz="4" w:space="0" w:color="auto"/>
              <w:bottom w:val="single" w:sz="4" w:space="0" w:color="auto"/>
            </w:tcBorders>
            <w:shd w:val="clear" w:color="auto" w:fill="auto"/>
            <w:vAlign w:val="center"/>
          </w:tcPr>
          <w:p w14:paraId="5A80A7C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sel</w:t>
            </w:r>
            <w:proofErr w:type="spellEnd"/>
          </w:p>
        </w:tc>
        <w:tc>
          <w:tcPr>
            <w:tcW w:w="3452" w:type="dxa"/>
            <w:tcBorders>
              <w:top w:val="single" w:sz="4" w:space="0" w:color="auto"/>
              <w:bottom w:val="single" w:sz="4" w:space="0" w:color="auto"/>
            </w:tcBorders>
            <w:shd w:val="clear" w:color="auto" w:fill="auto"/>
            <w:vAlign w:val="center"/>
          </w:tcPr>
          <w:p w14:paraId="14B15CFB"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1A116414" w14:textId="77777777" w:rsidTr="00682BE7">
        <w:tc>
          <w:tcPr>
            <w:tcW w:w="5112" w:type="dxa"/>
            <w:tcBorders>
              <w:top w:val="single" w:sz="4" w:space="0" w:color="auto"/>
            </w:tcBorders>
            <w:shd w:val="clear" w:color="auto" w:fill="auto"/>
            <w:vAlign w:val="center"/>
          </w:tcPr>
          <w:p w14:paraId="4838540A"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 (prior)</w:t>
            </w:r>
          </w:p>
        </w:tc>
        <w:tc>
          <w:tcPr>
            <w:tcW w:w="1138" w:type="dxa"/>
            <w:tcBorders>
              <w:top w:val="single" w:sz="4" w:space="0" w:color="auto"/>
            </w:tcBorders>
            <w:shd w:val="clear" w:color="auto" w:fill="auto"/>
            <w:vAlign w:val="center"/>
          </w:tcPr>
          <w:p w14:paraId="33FCEF28"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FD</w:t>
            </w:r>
            <w:proofErr w:type="spellEnd"/>
          </w:p>
        </w:tc>
        <w:tc>
          <w:tcPr>
            <w:tcW w:w="3452" w:type="dxa"/>
            <w:tcBorders>
              <w:top w:val="single" w:sz="4" w:space="0" w:color="auto"/>
            </w:tcBorders>
            <w:shd w:val="clear" w:color="auto" w:fill="auto"/>
            <w:vAlign w:val="center"/>
          </w:tcPr>
          <w:p w14:paraId="096F9E1D"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26751D84" w14:textId="77777777" w:rsidTr="00682BE7">
        <w:tc>
          <w:tcPr>
            <w:tcW w:w="5112" w:type="dxa"/>
            <w:tcBorders>
              <w:top w:val="single" w:sz="4" w:space="0" w:color="auto"/>
            </w:tcBorders>
            <w:shd w:val="clear" w:color="auto" w:fill="auto"/>
            <w:vAlign w:val="center"/>
          </w:tcPr>
          <w:p w14:paraId="283906D1" w14:textId="357326D2"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F deviation from master index</w:t>
            </w:r>
            <w:r w:rsidR="006F5FAA">
              <w:rPr>
                <w:rFonts w:ascii="Cambria" w:eastAsia="MS Mincho" w:hAnsi="Cambria"/>
                <w:sz w:val="20"/>
                <w:szCs w:val="20"/>
                <w:lang w:val="en-CA"/>
              </w:rPr>
              <w:t>, annual</w:t>
            </w:r>
            <w:r w:rsidRPr="00E7628F">
              <w:rPr>
                <w:rFonts w:ascii="Cambria" w:eastAsia="MS Mincho" w:hAnsi="Cambria"/>
                <w:sz w:val="20"/>
                <w:szCs w:val="20"/>
                <w:lang w:val="en-CA"/>
              </w:rPr>
              <w:t xml:space="preserve"> (prior)</w:t>
            </w:r>
          </w:p>
        </w:tc>
        <w:tc>
          <w:tcPr>
            <w:tcW w:w="1138" w:type="dxa"/>
            <w:tcBorders>
              <w:top w:val="single" w:sz="4" w:space="0" w:color="auto"/>
            </w:tcBorders>
            <w:shd w:val="clear" w:color="auto" w:fill="auto"/>
            <w:vAlign w:val="center"/>
          </w:tcPr>
          <w:p w14:paraId="2EC75891"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FA</w:t>
            </w:r>
            <w:proofErr w:type="spellEnd"/>
          </w:p>
        </w:tc>
        <w:tc>
          <w:tcPr>
            <w:tcW w:w="3452" w:type="dxa"/>
            <w:tcBorders>
              <w:top w:val="single" w:sz="4" w:space="0" w:color="auto"/>
            </w:tcBorders>
            <w:shd w:val="clear" w:color="auto" w:fill="auto"/>
            <w:vAlign w:val="center"/>
          </w:tcPr>
          <w:p w14:paraId="309D87F2" w14:textId="77777777" w:rsidR="000C2DB3" w:rsidRPr="00E7628F" w:rsidDel="005904A2"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57C4E9C9" w14:textId="77777777" w:rsidTr="00682BE7">
        <w:tc>
          <w:tcPr>
            <w:tcW w:w="5112" w:type="dxa"/>
            <w:tcBorders>
              <w:top w:val="single" w:sz="4" w:space="0" w:color="auto"/>
            </w:tcBorders>
            <w:shd w:val="clear" w:color="auto" w:fill="auto"/>
            <w:vAlign w:val="center"/>
          </w:tcPr>
          <w:p w14:paraId="75FA192E"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 xml:space="preserve">Difference in early/late R0 estimates for recruitment levels 1 and 3. </w:t>
            </w:r>
          </w:p>
        </w:tc>
        <w:tc>
          <w:tcPr>
            <w:tcW w:w="1138" w:type="dxa"/>
            <w:tcBorders>
              <w:top w:val="single" w:sz="4" w:space="0" w:color="auto"/>
            </w:tcBorders>
            <w:shd w:val="clear" w:color="auto" w:fill="auto"/>
            <w:vAlign w:val="center"/>
          </w:tcPr>
          <w:p w14:paraId="16A4FDD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Rodiff</w:t>
            </w:r>
            <w:proofErr w:type="spellEnd"/>
          </w:p>
        </w:tc>
        <w:tc>
          <w:tcPr>
            <w:tcW w:w="3452" w:type="dxa"/>
            <w:tcBorders>
              <w:top w:val="single" w:sz="4" w:space="0" w:color="auto"/>
            </w:tcBorders>
            <w:shd w:val="clear" w:color="auto" w:fill="auto"/>
            <w:vAlign w:val="center"/>
          </w:tcPr>
          <w:p w14:paraId="52A9D107"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FF6F15" w:rsidRPr="00E7628F" w14:paraId="6C13B869" w14:textId="77777777" w:rsidTr="00682BE7">
        <w:tc>
          <w:tcPr>
            <w:tcW w:w="5112" w:type="dxa"/>
            <w:tcBorders>
              <w:top w:val="single" w:sz="4" w:space="0" w:color="auto"/>
            </w:tcBorders>
            <w:shd w:val="clear" w:color="auto" w:fill="auto"/>
            <w:vAlign w:val="center"/>
          </w:tcPr>
          <w:p w14:paraId="6E2D3D90" w14:textId="0E8FEA31" w:rsidR="00FF6F15" w:rsidRPr="00E7628F" w:rsidRDefault="00FF6F15"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season trend of biomass in natal area</w:t>
            </w:r>
          </w:p>
        </w:tc>
        <w:tc>
          <w:tcPr>
            <w:tcW w:w="1138" w:type="dxa"/>
            <w:tcBorders>
              <w:top w:val="single" w:sz="4" w:space="0" w:color="auto"/>
            </w:tcBorders>
            <w:shd w:val="clear" w:color="auto" w:fill="auto"/>
            <w:vAlign w:val="center"/>
          </w:tcPr>
          <w:p w14:paraId="589F9E91" w14:textId="5D49AF58" w:rsidR="00FF6F15" w:rsidRPr="00E7628F" w:rsidRDefault="00FF6F15"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natal</w:t>
            </w:r>
            <w:proofErr w:type="spellEnd"/>
          </w:p>
        </w:tc>
        <w:tc>
          <w:tcPr>
            <w:tcW w:w="3452" w:type="dxa"/>
            <w:tcBorders>
              <w:top w:val="single" w:sz="4" w:space="0" w:color="auto"/>
            </w:tcBorders>
            <w:shd w:val="clear" w:color="auto" w:fill="auto"/>
            <w:vAlign w:val="center"/>
          </w:tcPr>
          <w:p w14:paraId="7E93182F" w14:textId="6ED8B010" w:rsidR="00FF6F15" w:rsidRPr="00E7628F" w:rsidRDefault="00FF6F15"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42CDB1D" w14:textId="77777777" w:rsidTr="00682BE7">
        <w:tc>
          <w:tcPr>
            <w:tcW w:w="5112" w:type="dxa"/>
            <w:tcBorders>
              <w:top w:val="single" w:sz="4" w:space="0" w:color="auto"/>
            </w:tcBorders>
            <w:shd w:val="clear" w:color="auto" w:fill="auto"/>
            <w:vAlign w:val="center"/>
          </w:tcPr>
          <w:p w14:paraId="3849A19B"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western stock mixing</w:t>
            </w:r>
          </w:p>
        </w:tc>
        <w:tc>
          <w:tcPr>
            <w:tcW w:w="1138" w:type="dxa"/>
            <w:tcBorders>
              <w:top w:val="single" w:sz="4" w:space="0" w:color="auto"/>
            </w:tcBorders>
            <w:shd w:val="clear" w:color="auto" w:fill="auto"/>
            <w:vAlign w:val="center"/>
          </w:tcPr>
          <w:p w14:paraId="7BC98C20"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mix</w:t>
            </w:r>
            <w:proofErr w:type="spellEnd"/>
          </w:p>
        </w:tc>
        <w:tc>
          <w:tcPr>
            <w:tcW w:w="3452" w:type="dxa"/>
            <w:tcBorders>
              <w:top w:val="single" w:sz="4" w:space="0" w:color="auto"/>
            </w:tcBorders>
            <w:shd w:val="clear" w:color="auto" w:fill="auto"/>
            <w:vAlign w:val="center"/>
          </w:tcPr>
          <w:p w14:paraId="7E11992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tr w:rsidR="000C2DB3" w:rsidRPr="00E7628F" w14:paraId="0CADF22F" w14:textId="77777777" w:rsidTr="00682BE7">
        <w:tc>
          <w:tcPr>
            <w:tcW w:w="5112" w:type="dxa"/>
            <w:tcBorders>
              <w:top w:val="single" w:sz="4" w:space="0" w:color="auto"/>
            </w:tcBorders>
            <w:shd w:val="clear" w:color="auto" w:fill="auto"/>
            <w:vAlign w:val="center"/>
          </w:tcPr>
          <w:p w14:paraId="47DEA3B4" w14:textId="77777777" w:rsidR="000C2DB3" w:rsidRPr="00E7628F" w:rsidRDefault="000C2DB3" w:rsidP="00636EAD">
            <w:pPr>
              <w:keepNext/>
              <w:keepLines/>
              <w:spacing w:after="0" w:line="240" w:lineRule="auto"/>
              <w:ind w:left="210" w:hanging="210"/>
              <w:rPr>
                <w:rFonts w:ascii="Cambria" w:eastAsia="MS Mincho" w:hAnsi="Cambria"/>
                <w:sz w:val="20"/>
                <w:szCs w:val="20"/>
                <w:lang w:val="en-CA"/>
              </w:rPr>
            </w:pPr>
            <w:r w:rsidRPr="00E7628F">
              <w:rPr>
                <w:rFonts w:ascii="Cambria" w:eastAsia="MS Mincho" w:hAnsi="Cambria"/>
                <w:sz w:val="20"/>
                <w:szCs w:val="20"/>
                <w:lang w:val="en-CA"/>
              </w:rPr>
              <w:t>“Prior” for scale of mean SSB by area</w:t>
            </w:r>
          </w:p>
        </w:tc>
        <w:tc>
          <w:tcPr>
            <w:tcW w:w="1138" w:type="dxa"/>
            <w:tcBorders>
              <w:top w:val="single" w:sz="4" w:space="0" w:color="auto"/>
            </w:tcBorders>
            <w:shd w:val="clear" w:color="auto" w:fill="auto"/>
            <w:vAlign w:val="center"/>
          </w:tcPr>
          <w:p w14:paraId="433B04C3"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proofErr w:type="spellStart"/>
            <w:r w:rsidRPr="00E7628F">
              <w:rPr>
                <w:rFonts w:ascii="Cambria" w:eastAsia="MS Mincho" w:hAnsi="Cambria"/>
                <w:i/>
                <w:sz w:val="20"/>
                <w:szCs w:val="20"/>
                <w:lang w:val="en-CA"/>
              </w:rPr>
              <w:t>ω</w:t>
            </w:r>
            <w:r w:rsidRPr="00E7628F">
              <w:rPr>
                <w:rFonts w:ascii="Cambria" w:eastAsia="MS Mincho" w:hAnsi="Cambria"/>
                <w:i/>
                <w:sz w:val="20"/>
                <w:szCs w:val="20"/>
                <w:vertAlign w:val="subscript"/>
                <w:lang w:val="en-CA"/>
              </w:rPr>
              <w:t>SSBmu</w:t>
            </w:r>
            <w:proofErr w:type="spellEnd"/>
          </w:p>
        </w:tc>
        <w:tc>
          <w:tcPr>
            <w:tcW w:w="3452" w:type="dxa"/>
            <w:tcBorders>
              <w:top w:val="single" w:sz="4" w:space="0" w:color="auto"/>
            </w:tcBorders>
            <w:shd w:val="clear" w:color="auto" w:fill="auto"/>
            <w:vAlign w:val="center"/>
          </w:tcPr>
          <w:p w14:paraId="4A32748C" w14:textId="77777777" w:rsidR="000C2DB3" w:rsidRPr="00E7628F" w:rsidRDefault="000C2DB3" w:rsidP="00636EAD">
            <w:pPr>
              <w:keepNext/>
              <w:keepLines/>
              <w:spacing w:after="0" w:line="240" w:lineRule="auto"/>
              <w:jc w:val="center"/>
              <w:rPr>
                <w:rFonts w:ascii="Cambria" w:eastAsia="MS Mincho" w:hAnsi="Cambria"/>
                <w:i/>
                <w:sz w:val="20"/>
                <w:szCs w:val="20"/>
                <w:lang w:val="en-CA"/>
              </w:rPr>
            </w:pPr>
            <w:r w:rsidRPr="00E7628F">
              <w:rPr>
                <w:rFonts w:ascii="Cambria" w:eastAsia="MS Mincho" w:hAnsi="Cambria"/>
                <w:i/>
                <w:sz w:val="20"/>
                <w:szCs w:val="20"/>
                <w:lang w:val="en-CA"/>
              </w:rPr>
              <w:t>1</w:t>
            </w:r>
          </w:p>
        </w:tc>
      </w:tr>
      <w:bookmarkEnd w:id="108"/>
      <w:tr w:rsidR="000C2DB3" w:rsidRPr="00E7628F" w14:paraId="70A32CBB" w14:textId="77777777" w:rsidTr="00682BE7">
        <w:trPr>
          <w:cantSplit/>
          <w:trHeight w:hRule="exact" w:val="49"/>
        </w:trPr>
        <w:tc>
          <w:tcPr>
            <w:tcW w:w="5112" w:type="dxa"/>
            <w:tcBorders>
              <w:bottom w:val="single" w:sz="8" w:space="0" w:color="auto"/>
            </w:tcBorders>
            <w:shd w:val="clear" w:color="auto" w:fill="auto"/>
          </w:tcPr>
          <w:p w14:paraId="0830A7F4"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1138" w:type="dxa"/>
            <w:tcBorders>
              <w:bottom w:val="single" w:sz="8" w:space="0" w:color="auto"/>
            </w:tcBorders>
            <w:shd w:val="clear" w:color="auto" w:fill="auto"/>
          </w:tcPr>
          <w:p w14:paraId="4DA7FBEE" w14:textId="77777777" w:rsidR="000C2DB3" w:rsidRPr="00E7628F" w:rsidRDefault="000C2DB3" w:rsidP="00636EAD">
            <w:pPr>
              <w:keepNext/>
              <w:keepLines/>
              <w:spacing w:after="0" w:line="240" w:lineRule="auto"/>
              <w:rPr>
                <w:rFonts w:ascii="Cambria" w:eastAsia="MS Mincho" w:hAnsi="Cambria"/>
                <w:sz w:val="20"/>
                <w:szCs w:val="20"/>
                <w:lang w:val="en-CA"/>
              </w:rPr>
            </w:pPr>
          </w:p>
        </w:tc>
        <w:tc>
          <w:tcPr>
            <w:tcW w:w="3452" w:type="dxa"/>
            <w:tcBorders>
              <w:bottom w:val="single" w:sz="8" w:space="0" w:color="auto"/>
            </w:tcBorders>
            <w:shd w:val="clear" w:color="auto" w:fill="auto"/>
          </w:tcPr>
          <w:p w14:paraId="4078AD75" w14:textId="77777777" w:rsidR="000C2DB3" w:rsidRPr="00E7628F" w:rsidRDefault="000C2DB3" w:rsidP="00636EAD">
            <w:pPr>
              <w:keepNext/>
              <w:keepLines/>
              <w:spacing w:after="0" w:line="240" w:lineRule="auto"/>
              <w:rPr>
                <w:rFonts w:ascii="Cambria" w:eastAsia="MS Mincho" w:hAnsi="Cambria"/>
                <w:i/>
                <w:sz w:val="20"/>
                <w:szCs w:val="20"/>
                <w:lang w:val="en-CA"/>
              </w:rPr>
            </w:pPr>
          </w:p>
        </w:tc>
      </w:tr>
    </w:tbl>
    <w:p w14:paraId="1623ECA7" w14:textId="4EB69BBD" w:rsidR="000C2DB3" w:rsidRDefault="000C2DB3" w:rsidP="00636EAD">
      <w:pPr>
        <w:spacing w:after="0" w:line="240" w:lineRule="auto"/>
        <w:jc w:val="both"/>
        <w:rPr>
          <w:rFonts w:ascii="Cambria" w:eastAsia="MS Mincho" w:hAnsi="Cambria"/>
          <w:sz w:val="20"/>
          <w:szCs w:val="20"/>
          <w:lang w:val="en-ZA"/>
        </w:rPr>
      </w:pPr>
    </w:p>
    <w:p w14:paraId="61FF7E3C" w14:textId="0F074B59" w:rsidR="00664F7A" w:rsidRPr="00664F7A" w:rsidRDefault="00664F7A" w:rsidP="00664F7A">
      <w:pPr>
        <w:keepNext/>
        <w:keepLines/>
        <w:numPr>
          <w:ilvl w:val="2"/>
          <w:numId w:val="0"/>
        </w:numPr>
        <w:spacing w:after="0" w:line="240" w:lineRule="auto"/>
        <w:outlineLvl w:val="2"/>
        <w:rPr>
          <w:rFonts w:ascii="Cambria" w:eastAsia="MS Gothic" w:hAnsi="Cambria"/>
          <w:i/>
          <w:color w:val="000000"/>
          <w:sz w:val="20"/>
          <w:szCs w:val="20"/>
          <w:lang w:val="en-CA"/>
        </w:rPr>
      </w:pPr>
      <w:bookmarkStart w:id="109" w:name="_Toc82063701"/>
      <w:r>
        <w:rPr>
          <w:rFonts w:ascii="Cambria" w:eastAsia="MS Gothic" w:hAnsi="Cambria"/>
          <w:bCs/>
          <w:iCs/>
          <w:color w:val="000000"/>
          <w:sz w:val="20"/>
          <w:szCs w:val="20"/>
          <w:lang w:val="en-CA"/>
        </w:rPr>
        <w:t>8</w:t>
      </w:r>
      <w:r w:rsidRPr="00DE311D">
        <w:rPr>
          <w:rFonts w:ascii="Cambria" w:eastAsia="MS Gothic" w:hAnsi="Cambria"/>
          <w:bCs/>
          <w:iCs/>
          <w:color w:val="000000"/>
          <w:sz w:val="20"/>
          <w:szCs w:val="20"/>
          <w:lang w:val="en-CA"/>
        </w:rPr>
        <w:t>.</w:t>
      </w:r>
      <w:r>
        <w:rPr>
          <w:rFonts w:ascii="Cambria" w:eastAsia="MS Gothic" w:hAnsi="Cambria"/>
          <w:bCs/>
          <w:iCs/>
          <w:color w:val="000000"/>
          <w:sz w:val="20"/>
          <w:szCs w:val="20"/>
          <w:lang w:val="en-ZA" w:eastAsia="en-ZA"/>
        </w:rPr>
        <w:t>3</w:t>
      </w:r>
      <w:r w:rsidRPr="00664F7A">
        <w:rPr>
          <w:rFonts w:ascii="Cambria" w:eastAsia="MS Gothic" w:hAnsi="Cambria"/>
          <w:bCs/>
          <w:iCs/>
          <w:color w:val="000000"/>
          <w:sz w:val="20"/>
          <w:szCs w:val="20"/>
          <w:lang w:val="en-ZA" w:eastAsia="en-ZA"/>
        </w:rPr>
        <w:t xml:space="preserve"> Characterising uncertainty</w:t>
      </w:r>
      <w:bookmarkEnd w:id="109"/>
      <w:r w:rsidRPr="00664F7A">
        <w:rPr>
          <w:rFonts w:ascii="Cambria" w:eastAsia="MS Gothic" w:hAnsi="Cambria"/>
          <w:bCs/>
          <w:iCs/>
          <w:color w:val="000000"/>
          <w:sz w:val="20"/>
          <w:szCs w:val="20"/>
          <w:lang w:val="en-ZA" w:eastAsia="en-ZA"/>
        </w:rPr>
        <w:t xml:space="preserve"> </w:t>
      </w:r>
    </w:p>
    <w:p w14:paraId="4E818D55" w14:textId="05BAE63F" w:rsidR="00664F7A" w:rsidRDefault="00664F7A" w:rsidP="00636EAD">
      <w:pPr>
        <w:spacing w:after="0" w:line="240" w:lineRule="auto"/>
        <w:jc w:val="both"/>
        <w:rPr>
          <w:rFonts w:ascii="Cambria" w:eastAsia="MS Mincho" w:hAnsi="Cambria"/>
          <w:sz w:val="20"/>
          <w:szCs w:val="20"/>
          <w:lang w:val="en-ZA"/>
        </w:rPr>
      </w:pPr>
    </w:p>
    <w:p w14:paraId="6E1FC0AC" w14:textId="5C347C52"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B</w:t>
      </w:r>
      <w:r w:rsidRPr="00664F7A">
        <w:rPr>
          <w:rFonts w:ascii="Cambria" w:eastAsia="MS Mincho" w:hAnsi="Cambria"/>
          <w:sz w:val="20"/>
          <w:szCs w:val="20"/>
          <w:u w:val="single"/>
          <w:lang w:val="en-ZA"/>
        </w:rPr>
        <w:t>aseline</w:t>
      </w:r>
    </w:p>
    <w:p w14:paraId="3BA2765A" w14:textId="649249B4" w:rsidR="00664F7A" w:rsidRDefault="00664F7A" w:rsidP="00636EAD">
      <w:pPr>
        <w:spacing w:after="0" w:line="240" w:lineRule="auto"/>
        <w:jc w:val="both"/>
        <w:rPr>
          <w:rFonts w:ascii="Cambria" w:eastAsia="MS Mincho" w:hAnsi="Cambria"/>
          <w:sz w:val="20"/>
          <w:szCs w:val="20"/>
          <w:lang w:val="en-ZA"/>
        </w:rPr>
      </w:pPr>
    </w:p>
    <w:p w14:paraId="0685CD18" w14:textId="4E5417AD" w:rsidR="000C2DB3"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Operating models are derived from MLE parameter estimates. Within operating</w:t>
      </w:r>
      <w:r w:rsidR="00E43F1A" w:rsidRPr="00E7628F">
        <w:rPr>
          <w:rFonts w:ascii="Cambria" w:eastAsia="MS Mincho" w:hAnsi="Cambria"/>
          <w:sz w:val="20"/>
          <w:szCs w:val="20"/>
          <w:lang w:val="en-ZA"/>
        </w:rPr>
        <w:t xml:space="preserve"> </w:t>
      </w:r>
      <w:r w:rsidR="000C2DB3" w:rsidRPr="00E7628F">
        <w:rPr>
          <w:rFonts w:ascii="Cambria" w:eastAsia="MS Mincho" w:hAnsi="Cambria"/>
          <w:sz w:val="20"/>
          <w:szCs w:val="20"/>
          <w:lang w:val="en-ZA"/>
        </w:rPr>
        <w:t xml:space="preserve">model </w:t>
      </w:r>
      <w:r w:rsidRPr="00E7628F">
        <w:rPr>
          <w:rFonts w:ascii="Cambria" w:eastAsia="MS Mincho" w:hAnsi="Cambria"/>
          <w:sz w:val="20"/>
          <w:szCs w:val="20"/>
          <w:lang w:val="en-ZA"/>
        </w:rPr>
        <w:t>uncertainty (variability among simulations of the same operating model) occurs only in MSE projections and is based on stochasticity in projected annual recruitment deviations and observation errors</w:t>
      </w:r>
      <w:r w:rsidR="000C2DB3" w:rsidRPr="00E7628F">
        <w:rPr>
          <w:rFonts w:ascii="Cambria" w:eastAsia="MS Mincho" w:hAnsi="Cambria"/>
          <w:sz w:val="20"/>
          <w:szCs w:val="20"/>
          <w:lang w:val="en-ZA"/>
        </w:rPr>
        <w:t xml:space="preserve"> </w:t>
      </w:r>
    </w:p>
    <w:p w14:paraId="5619BE86" w14:textId="7F1D3C7E" w:rsidR="000C2DB3" w:rsidRDefault="000C2DB3" w:rsidP="00636EAD">
      <w:pPr>
        <w:spacing w:after="0" w:line="240" w:lineRule="auto"/>
        <w:jc w:val="both"/>
        <w:rPr>
          <w:rFonts w:ascii="Cambria" w:eastAsia="MS Mincho" w:hAnsi="Cambria"/>
          <w:sz w:val="20"/>
          <w:szCs w:val="20"/>
          <w:lang w:val="en-ZA"/>
        </w:rPr>
      </w:pPr>
    </w:p>
    <w:p w14:paraId="1FA6B4DF" w14:textId="4781313D" w:rsidR="00664F7A" w:rsidRPr="00664F7A" w:rsidRDefault="00664F7A" w:rsidP="00636EAD">
      <w:pPr>
        <w:spacing w:after="0" w:line="240" w:lineRule="auto"/>
        <w:jc w:val="both"/>
        <w:rPr>
          <w:rFonts w:ascii="Cambria" w:eastAsia="MS Mincho" w:hAnsi="Cambria"/>
          <w:sz w:val="20"/>
          <w:szCs w:val="20"/>
          <w:u w:val="single"/>
          <w:lang w:val="en-ZA"/>
        </w:rPr>
      </w:pPr>
      <w:r w:rsidRPr="00664F7A">
        <w:rPr>
          <w:rFonts w:ascii="Cambria" w:eastAsia="MS Mincho" w:hAnsi="Cambria" w:hint="eastAsia"/>
          <w:sz w:val="20"/>
          <w:szCs w:val="20"/>
          <w:u w:val="single"/>
          <w:lang w:val="en-ZA"/>
        </w:rPr>
        <w:t>A</w:t>
      </w:r>
      <w:r w:rsidRPr="00664F7A">
        <w:rPr>
          <w:rFonts w:ascii="Cambria" w:eastAsia="MS Mincho" w:hAnsi="Cambria"/>
          <w:sz w:val="20"/>
          <w:szCs w:val="20"/>
          <w:u w:val="single"/>
          <w:lang w:val="en-ZA"/>
        </w:rPr>
        <w:t>lternative options</w:t>
      </w:r>
    </w:p>
    <w:p w14:paraId="3A797ADD" w14:textId="77777777" w:rsidR="000C2DB3" w:rsidRPr="00E7628F" w:rsidRDefault="000C2DB3" w:rsidP="00636EAD">
      <w:pPr>
        <w:spacing w:after="0" w:line="240" w:lineRule="auto"/>
        <w:jc w:val="both"/>
        <w:rPr>
          <w:rFonts w:ascii="Cambria" w:eastAsia="MS Mincho" w:hAnsi="Cambria"/>
          <w:sz w:val="20"/>
          <w:szCs w:val="20"/>
          <w:lang w:val="en-ZA"/>
        </w:rPr>
      </w:pPr>
    </w:p>
    <w:p w14:paraId="616B4387" w14:textId="671FF249"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Include within-model uncertainty (parameter uncertainty) via Monte Carlo sampling from the inverse Hessian matrix of model parameters.</w:t>
      </w:r>
    </w:p>
    <w:p w14:paraId="4F9ECEBC" w14:textId="77777777" w:rsidR="008E2800" w:rsidRPr="00E7628F" w:rsidRDefault="008E2800" w:rsidP="00636EAD">
      <w:pPr>
        <w:spacing w:after="0" w:line="240" w:lineRule="auto"/>
        <w:jc w:val="both"/>
        <w:rPr>
          <w:rFonts w:ascii="Cambria" w:eastAsia="MS Mincho" w:hAnsi="Cambria"/>
          <w:sz w:val="20"/>
          <w:szCs w:val="20"/>
          <w:lang w:val="en-ZA"/>
        </w:rPr>
      </w:pPr>
    </w:p>
    <w:p w14:paraId="4E8F5654" w14:textId="77777777" w:rsidR="008E2800" w:rsidRPr="00E7628F" w:rsidRDefault="008E280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Within-model uncertainty via MCMC sampling of posteriors for model parameters. </w:t>
      </w:r>
    </w:p>
    <w:p w14:paraId="510882D0" w14:textId="77777777" w:rsidR="008E2800" w:rsidRPr="00E7628F" w:rsidRDefault="008E2800" w:rsidP="00636EAD">
      <w:pPr>
        <w:spacing w:after="0" w:line="240" w:lineRule="auto"/>
        <w:jc w:val="both"/>
        <w:rPr>
          <w:rFonts w:ascii="Cambria" w:eastAsia="MS Mincho" w:hAnsi="Cambria"/>
          <w:sz w:val="20"/>
          <w:szCs w:val="20"/>
          <w:lang w:val="en-ZA"/>
        </w:rPr>
      </w:pPr>
    </w:p>
    <w:p w14:paraId="0E76F9A0"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Concentrate on among-model uncertainty using the maximum posterior density estimates of model parameters and a prior model weight based on expert judgement. Uniform weights will be used to start, possibly updated later using a Delphi-type approach. </w:t>
      </w:r>
    </w:p>
    <w:p w14:paraId="05531C76" w14:textId="4815EACC" w:rsidR="000C2DB3" w:rsidRDefault="000C2DB3" w:rsidP="00636EAD">
      <w:pPr>
        <w:spacing w:after="0" w:line="240" w:lineRule="auto"/>
        <w:jc w:val="both"/>
        <w:rPr>
          <w:rFonts w:ascii="Cambria" w:eastAsia="MS Mincho" w:hAnsi="Cambria"/>
          <w:sz w:val="20"/>
          <w:szCs w:val="20"/>
          <w:lang w:val="en-ZA"/>
        </w:rPr>
      </w:pPr>
    </w:p>
    <w:p w14:paraId="125187FC" w14:textId="05EC2FA2" w:rsidR="000C2DB3" w:rsidRDefault="000C2DB3" w:rsidP="00636EAD">
      <w:pPr>
        <w:pStyle w:val="Heading1"/>
        <w:spacing w:before="0" w:line="240" w:lineRule="auto"/>
        <w:rPr>
          <w:rFonts w:ascii="Cambria" w:hAnsi="Cambria"/>
          <w:sz w:val="20"/>
          <w:szCs w:val="20"/>
        </w:rPr>
      </w:pPr>
      <w:bookmarkStart w:id="110" w:name="_Toc82063702"/>
      <w:r w:rsidRPr="00E7628F">
        <w:rPr>
          <w:rFonts w:ascii="Cambria" w:hAnsi="Cambria"/>
          <w:sz w:val="20"/>
          <w:szCs w:val="20"/>
        </w:rPr>
        <w:lastRenderedPageBreak/>
        <w:t>TRIAL SPECIFICATIONS</w:t>
      </w:r>
      <w:bookmarkEnd w:id="110"/>
    </w:p>
    <w:p w14:paraId="50EBFFEA" w14:textId="77777777" w:rsidR="00636EAD" w:rsidRPr="00636EAD" w:rsidRDefault="00636EAD" w:rsidP="00636EAD">
      <w:pPr>
        <w:spacing w:after="0" w:line="240" w:lineRule="auto"/>
        <w:rPr>
          <w:lang w:val="en-CA"/>
        </w:rPr>
      </w:pPr>
    </w:p>
    <w:p w14:paraId="5CDA882A" w14:textId="4B3B2453"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11" w:name="_Toc82063703"/>
      <w:r>
        <w:rPr>
          <w:rFonts w:ascii="Cambria" w:eastAsia="Times New Roman" w:hAnsi="Cambria"/>
          <w:sz w:val="20"/>
          <w:szCs w:val="20"/>
          <w:lang w:val="en-CA"/>
        </w:rPr>
        <w:t xml:space="preserve">9.1 </w:t>
      </w:r>
      <w:r w:rsidR="000C2DB3" w:rsidRPr="00E7628F">
        <w:rPr>
          <w:rFonts w:ascii="Cambria" w:eastAsia="Times New Roman" w:hAnsi="Cambria"/>
          <w:sz w:val="20"/>
          <w:szCs w:val="20"/>
          <w:lang w:val="en-CA"/>
        </w:rPr>
        <w:t xml:space="preserve">Reference </w:t>
      </w:r>
      <w:r w:rsidR="00885F09" w:rsidRPr="00E7628F">
        <w:rPr>
          <w:rFonts w:ascii="Cambria" w:eastAsia="Times New Roman" w:hAnsi="Cambria"/>
          <w:sz w:val="20"/>
          <w:szCs w:val="20"/>
          <w:lang w:val="en-CA"/>
        </w:rPr>
        <w:t>Grid</w:t>
      </w:r>
      <w:bookmarkEnd w:id="111"/>
    </w:p>
    <w:p w14:paraId="46A6A73F" w14:textId="04BD8298" w:rsidR="000C2DB3" w:rsidRPr="003C2A99" w:rsidRDefault="000C2DB3" w:rsidP="00636EAD">
      <w:pPr>
        <w:shd w:val="clear" w:color="auto" w:fill="FFFFFF"/>
        <w:spacing w:after="0" w:line="240" w:lineRule="auto"/>
        <w:rPr>
          <w:rFonts w:ascii="Cambria" w:eastAsia="Times New Roman" w:hAnsi="Cambria"/>
          <w:sz w:val="20"/>
          <w:szCs w:val="20"/>
        </w:rPr>
      </w:pPr>
    </w:p>
    <w:p w14:paraId="026AFCA0" w14:textId="61AA7D69" w:rsidR="008543B1" w:rsidRPr="00E7628F" w:rsidRDefault="00DC42E1" w:rsidP="00636EAD">
      <w:pPr>
        <w:shd w:val="clear" w:color="auto" w:fill="FFFFFF"/>
        <w:spacing w:after="0" w:line="240" w:lineRule="auto"/>
        <w:jc w:val="both"/>
        <w:rPr>
          <w:rFonts w:ascii="Cambria" w:eastAsia="Times New Roman" w:hAnsi="Cambria"/>
          <w:color w:val="222222"/>
          <w:sz w:val="20"/>
          <w:szCs w:val="20"/>
        </w:rPr>
      </w:pPr>
      <w:r w:rsidRPr="00E7628F">
        <w:rPr>
          <w:rFonts w:ascii="Cambria" w:eastAsia="Times New Roman" w:hAnsi="Cambria"/>
          <w:sz w:val="20"/>
          <w:szCs w:val="20"/>
        </w:rPr>
        <w:t xml:space="preserve">There are </w:t>
      </w:r>
      <w:r w:rsidR="006F5234" w:rsidRPr="00E7628F">
        <w:rPr>
          <w:rFonts w:ascii="Cambria" w:eastAsia="Times New Roman" w:hAnsi="Cambria"/>
          <w:sz w:val="20"/>
          <w:szCs w:val="20"/>
        </w:rPr>
        <w:t xml:space="preserve">four </w:t>
      </w:r>
      <w:r w:rsidR="008543B1" w:rsidRPr="00E7628F">
        <w:rPr>
          <w:rFonts w:ascii="Cambria" w:eastAsia="Times New Roman" w:hAnsi="Cambria"/>
          <w:sz w:val="20"/>
          <w:szCs w:val="20"/>
        </w:rPr>
        <w:t>major uncertainty axes in conditioning and projections</w:t>
      </w:r>
      <w:r w:rsidRPr="00E7628F">
        <w:rPr>
          <w:rFonts w:ascii="Cambria" w:eastAsia="Times New Roman" w:hAnsi="Cambria"/>
          <w:sz w:val="20"/>
          <w:szCs w:val="20"/>
        </w:rPr>
        <w:t xml:space="preserve"> in the interim grid</w:t>
      </w:r>
      <w:r w:rsidR="008543B1" w:rsidRPr="00E7628F">
        <w:rPr>
          <w:rFonts w:ascii="Cambria" w:eastAsia="Times New Roman" w:hAnsi="Cambria"/>
          <w:sz w:val="20"/>
          <w:szCs w:val="20"/>
        </w:rPr>
        <w:t>: recruitment; natural mortality/maturity</w:t>
      </w:r>
      <w:r w:rsidR="008543B1" w:rsidRPr="00E7628F">
        <w:rPr>
          <w:rFonts w:ascii="Cambria" w:eastAsia="Times New Roman" w:hAnsi="Cambria"/>
          <w:color w:val="222222"/>
          <w:sz w:val="20"/>
          <w:szCs w:val="20"/>
        </w:rPr>
        <w:t xml:space="preserve"> (in combination); </w:t>
      </w:r>
      <w:r w:rsidR="0053457A" w:rsidRPr="00E7628F">
        <w:rPr>
          <w:rFonts w:ascii="Cambria" w:eastAsia="Times New Roman" w:hAnsi="Cambria"/>
          <w:color w:val="222222"/>
          <w:sz w:val="20"/>
          <w:szCs w:val="20"/>
        </w:rPr>
        <w:t xml:space="preserve">western </w:t>
      </w:r>
      <w:r w:rsidR="008543B1" w:rsidRPr="00E7628F">
        <w:rPr>
          <w:rFonts w:ascii="Cambria" w:eastAsia="Times New Roman" w:hAnsi="Cambria"/>
          <w:color w:val="222222"/>
          <w:sz w:val="20"/>
          <w:szCs w:val="20"/>
        </w:rPr>
        <w:t>stock mixing</w:t>
      </w:r>
      <w:r w:rsidR="00551D6C" w:rsidRPr="00E7628F">
        <w:rPr>
          <w:rFonts w:ascii="Cambria" w:eastAsia="Times New Roman" w:hAnsi="Cambria"/>
          <w:color w:val="222222"/>
          <w:sz w:val="20"/>
          <w:szCs w:val="20"/>
        </w:rPr>
        <w:t xml:space="preserve">; </w:t>
      </w:r>
      <w:r w:rsidR="0053457A" w:rsidRPr="00E7628F">
        <w:rPr>
          <w:rFonts w:ascii="Cambria" w:eastAsia="Times New Roman" w:hAnsi="Cambria"/>
          <w:color w:val="222222"/>
          <w:sz w:val="20"/>
          <w:szCs w:val="20"/>
        </w:rPr>
        <w:t xml:space="preserve">scale of the biomass in the </w:t>
      </w:r>
      <w:r w:rsidRPr="00E7628F">
        <w:rPr>
          <w:rFonts w:ascii="Cambria" w:eastAsia="Times New Roman" w:hAnsi="Cambria"/>
          <w:color w:val="222222"/>
          <w:sz w:val="20"/>
          <w:szCs w:val="20"/>
        </w:rPr>
        <w:t>E</w:t>
      </w:r>
      <w:r w:rsidR="0053457A" w:rsidRPr="00E7628F">
        <w:rPr>
          <w:rFonts w:ascii="Cambria" w:eastAsia="Times New Roman" w:hAnsi="Cambria"/>
          <w:color w:val="222222"/>
          <w:sz w:val="20"/>
          <w:szCs w:val="20"/>
        </w:rPr>
        <w:t xml:space="preserve">ast and </w:t>
      </w:r>
      <w:r w:rsidRPr="00E7628F">
        <w:rPr>
          <w:rFonts w:ascii="Cambria" w:eastAsia="Times New Roman" w:hAnsi="Cambria"/>
          <w:color w:val="222222"/>
          <w:sz w:val="20"/>
          <w:szCs w:val="20"/>
        </w:rPr>
        <w:t>W</w:t>
      </w:r>
      <w:r w:rsidR="0053457A" w:rsidRPr="00E7628F">
        <w:rPr>
          <w:rFonts w:ascii="Cambria" w:eastAsia="Times New Roman" w:hAnsi="Cambria"/>
          <w:color w:val="222222"/>
          <w:sz w:val="20"/>
          <w:szCs w:val="20"/>
        </w:rPr>
        <w:t>est areas; weight</w:t>
      </w:r>
      <w:r w:rsidRPr="00E7628F">
        <w:rPr>
          <w:rFonts w:ascii="Cambria" w:eastAsia="Times New Roman" w:hAnsi="Cambria"/>
          <w:color w:val="222222"/>
          <w:sz w:val="20"/>
          <w:szCs w:val="20"/>
        </w:rPr>
        <w:t>ing</w:t>
      </w:r>
      <w:r w:rsidR="0053457A" w:rsidRPr="00E7628F">
        <w:rPr>
          <w:rFonts w:ascii="Cambria" w:eastAsia="Times New Roman" w:hAnsi="Cambria"/>
          <w:color w:val="222222"/>
          <w:sz w:val="20"/>
          <w:szCs w:val="20"/>
        </w:rPr>
        <w:t xml:space="preserve"> of length composition data in </w:t>
      </w:r>
      <w:r w:rsidRPr="00E7628F">
        <w:rPr>
          <w:rFonts w:ascii="Cambria" w:eastAsia="Times New Roman" w:hAnsi="Cambria"/>
          <w:color w:val="222222"/>
          <w:sz w:val="20"/>
          <w:szCs w:val="20"/>
        </w:rPr>
        <w:t xml:space="preserve">the likelihood for </w:t>
      </w:r>
      <w:r w:rsidR="0053457A" w:rsidRPr="00E7628F">
        <w:rPr>
          <w:rFonts w:ascii="Cambria" w:eastAsia="Times New Roman" w:hAnsi="Cambria"/>
          <w:color w:val="222222"/>
          <w:sz w:val="20"/>
          <w:szCs w:val="20"/>
        </w:rPr>
        <w:t>operating model conditioning</w:t>
      </w:r>
      <w:r w:rsidR="008543B1" w:rsidRPr="00E7628F">
        <w:rPr>
          <w:rFonts w:ascii="Cambria" w:eastAsia="Times New Roman" w:hAnsi="Cambria"/>
          <w:color w:val="222222"/>
          <w:sz w:val="20"/>
          <w:szCs w:val="20"/>
        </w:rPr>
        <w:t>. These axes assume that the options of East and West</w:t>
      </w:r>
      <w:r w:rsidRPr="00E7628F">
        <w:rPr>
          <w:rFonts w:ascii="Cambria" w:eastAsia="Times New Roman" w:hAnsi="Cambria"/>
          <w:color w:val="222222"/>
          <w:sz w:val="20"/>
          <w:szCs w:val="20"/>
        </w:rPr>
        <w:t xml:space="preserve"> </w:t>
      </w:r>
      <w:r w:rsidR="006B78D3" w:rsidRPr="00E7628F">
        <w:rPr>
          <w:rFonts w:ascii="Cambria" w:eastAsia="Times New Roman" w:hAnsi="Cambria"/>
          <w:color w:val="222222"/>
          <w:sz w:val="20"/>
          <w:szCs w:val="20"/>
        </w:rPr>
        <w:t>a</w:t>
      </w:r>
      <w:r w:rsidRPr="00E7628F">
        <w:rPr>
          <w:rFonts w:ascii="Cambria" w:eastAsia="Times New Roman" w:hAnsi="Cambria"/>
          <w:color w:val="222222"/>
          <w:sz w:val="20"/>
          <w:szCs w:val="20"/>
        </w:rPr>
        <w:t>rea (or western and eastern stock)</w:t>
      </w:r>
      <w:r w:rsidR="008543B1" w:rsidRPr="00E7628F">
        <w:rPr>
          <w:rFonts w:ascii="Cambria" w:eastAsia="Times New Roman" w:hAnsi="Cambria"/>
          <w:color w:val="222222"/>
          <w:sz w:val="20"/>
          <w:szCs w:val="20"/>
        </w:rPr>
        <w:t xml:space="preserve"> are linked across rows of the table below. This </w:t>
      </w:r>
      <w:r w:rsidRPr="00E7628F">
        <w:rPr>
          <w:rFonts w:ascii="Cambria" w:eastAsia="Times New Roman" w:hAnsi="Cambria"/>
          <w:color w:val="222222"/>
          <w:sz w:val="20"/>
          <w:szCs w:val="20"/>
        </w:rPr>
        <w:t>design has</w:t>
      </w:r>
      <w:r w:rsidR="008543B1" w:rsidRPr="00E7628F">
        <w:rPr>
          <w:rFonts w:ascii="Cambria" w:eastAsia="Times New Roman" w:hAnsi="Cambria"/>
          <w:color w:val="222222"/>
          <w:sz w:val="20"/>
          <w:szCs w:val="20"/>
        </w:rPr>
        <w:t xml:space="preserve"> the intention of capturing extremes. </w:t>
      </w:r>
    </w:p>
    <w:p w14:paraId="4BABC5E7" w14:textId="0E384F7E" w:rsidR="00EE2B9C" w:rsidRDefault="00EE2B9C">
      <w:pPr>
        <w:spacing w:after="0" w:line="240" w:lineRule="auto"/>
        <w:rPr>
          <w:rFonts w:ascii="Cambria" w:eastAsia="Times New Roman" w:hAnsi="Cambria"/>
          <w:b/>
          <w:bCs/>
          <w:color w:val="222222"/>
          <w:sz w:val="20"/>
          <w:szCs w:val="20"/>
          <w:lang w:val="en-ZA"/>
        </w:rPr>
      </w:pPr>
    </w:p>
    <w:p w14:paraId="4C4DDBDB" w14:textId="3A62FCC0" w:rsidR="008543B1" w:rsidRDefault="008543B1" w:rsidP="00636EAD">
      <w:pPr>
        <w:shd w:val="clear" w:color="auto" w:fill="FFFFFF"/>
        <w:spacing w:after="0" w:line="240" w:lineRule="auto"/>
        <w:jc w:val="both"/>
      </w:pPr>
      <w:r w:rsidRPr="00636EAD">
        <w:rPr>
          <w:rFonts w:ascii="Cambria" w:eastAsia="Times New Roman" w:hAnsi="Cambria"/>
          <w:b/>
          <w:bCs/>
          <w:color w:val="222222"/>
          <w:sz w:val="20"/>
          <w:szCs w:val="20"/>
          <w:lang w:val="en-ZA"/>
        </w:rPr>
        <w:t>Table 9.1.</w:t>
      </w:r>
      <w:r w:rsidRPr="00E7628F">
        <w:rPr>
          <w:rFonts w:ascii="Cambria" w:eastAsia="Times New Roman" w:hAnsi="Cambria"/>
          <w:color w:val="222222"/>
          <w:sz w:val="20"/>
          <w:szCs w:val="20"/>
          <w:lang w:val="en-ZA"/>
        </w:rPr>
        <w:t xml:space="preserve"> Factors and levels of key uncertainty factors the </w:t>
      </w:r>
      <w:r w:rsidR="00885F09" w:rsidRPr="00E7628F">
        <w:rPr>
          <w:rFonts w:ascii="Cambria" w:eastAsia="Times New Roman" w:hAnsi="Cambria"/>
          <w:color w:val="222222"/>
          <w:sz w:val="20"/>
          <w:szCs w:val="20"/>
          <w:lang w:val="en-ZA"/>
        </w:rPr>
        <w:t>R</w:t>
      </w:r>
      <w:r w:rsidRPr="00E7628F">
        <w:rPr>
          <w:rFonts w:ascii="Cambria" w:eastAsia="Times New Roman" w:hAnsi="Cambria"/>
          <w:color w:val="222222"/>
          <w:sz w:val="20"/>
          <w:szCs w:val="20"/>
          <w:lang w:val="en-ZA"/>
        </w:rPr>
        <w:t xml:space="preserve">eference </w:t>
      </w:r>
      <w:r w:rsidR="00885F09" w:rsidRPr="00E7628F">
        <w:rPr>
          <w:rFonts w:ascii="Cambria" w:eastAsia="Times New Roman" w:hAnsi="Cambria"/>
          <w:color w:val="222222"/>
          <w:sz w:val="20"/>
          <w:szCs w:val="20"/>
          <w:lang w:val="en-ZA"/>
        </w:rPr>
        <w:t xml:space="preserve">Grid </w:t>
      </w:r>
      <w:r w:rsidRPr="00E7628F">
        <w:rPr>
          <w:rFonts w:ascii="Cambria" w:eastAsia="Times New Roman" w:hAnsi="Cambria"/>
          <w:color w:val="222222"/>
          <w:sz w:val="20"/>
          <w:szCs w:val="20"/>
          <w:lang w:val="en-ZA"/>
        </w:rPr>
        <w:t>operating models</w:t>
      </w:r>
      <w:r w:rsidR="00876AB1" w:rsidRPr="00876AB1">
        <w:t xml:space="preserve"> </w:t>
      </w:r>
    </w:p>
    <w:p w14:paraId="5EB99B0B" w14:textId="77777777" w:rsidR="006F5FAA" w:rsidRPr="00E7628F" w:rsidRDefault="006F5FAA" w:rsidP="00636EAD">
      <w:pPr>
        <w:shd w:val="clear" w:color="auto" w:fill="FFFFFF"/>
        <w:spacing w:after="0" w:line="240" w:lineRule="auto"/>
        <w:jc w:val="both"/>
        <w:rPr>
          <w:rFonts w:ascii="Cambria" w:eastAsia="Times New Roman" w:hAnsi="Cambria"/>
          <w:color w:val="222222"/>
          <w:sz w:val="20"/>
          <w:szCs w:val="20"/>
          <w:lang w:val="en-Z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3684"/>
        <w:gridCol w:w="3684"/>
      </w:tblGrid>
      <w:tr w:rsidR="004603A9" w:rsidRPr="004603A9" w14:paraId="6BE5CFEA" w14:textId="77777777" w:rsidTr="00876AB1">
        <w:trPr>
          <w:trHeight w:val="319"/>
        </w:trPr>
        <w:tc>
          <w:tcPr>
            <w:tcW w:w="9064" w:type="dxa"/>
            <w:gridSpan w:val="3"/>
            <w:tcBorders>
              <w:top w:val="single" w:sz="4" w:space="0" w:color="auto"/>
              <w:bottom w:val="single" w:sz="4" w:space="0" w:color="auto"/>
            </w:tcBorders>
          </w:tcPr>
          <w:p w14:paraId="65FB11C6" w14:textId="59669051" w:rsidR="00876AB1" w:rsidRPr="00876AB1" w:rsidRDefault="00876AB1" w:rsidP="00876AB1">
            <w:pPr>
              <w:spacing w:beforeLines="10" w:before="24" w:after="0" w:line="240" w:lineRule="auto"/>
              <w:rPr>
                <w:rFonts w:ascii="Cambria" w:hAnsi="Cambria"/>
                <w:sz w:val="20"/>
                <w:szCs w:val="20"/>
              </w:rPr>
            </w:pPr>
            <w:r w:rsidRPr="00876AB1">
              <w:rPr>
                <w:rFonts w:ascii="Cambria" w:hAnsi="Cambria"/>
                <w:sz w:val="20"/>
                <w:szCs w:val="20"/>
              </w:rPr>
              <w:t xml:space="preserve">Factor: </w:t>
            </w:r>
            <w:r w:rsidRPr="00876AB1">
              <w:rPr>
                <w:rFonts w:ascii="Cambria" w:hAnsi="Cambria"/>
                <w:b/>
                <w:bCs/>
                <w:sz w:val="20"/>
                <w:szCs w:val="20"/>
              </w:rPr>
              <w:t>Recruitment</w:t>
            </w:r>
            <w:r w:rsidR="006F5FAA">
              <w:rPr>
                <w:rFonts w:ascii="Cambria" w:hAnsi="Cambria"/>
                <w:b/>
                <w:bCs/>
                <w:sz w:val="20"/>
                <w:szCs w:val="20"/>
              </w:rPr>
              <w:t>*</w:t>
            </w:r>
          </w:p>
        </w:tc>
      </w:tr>
      <w:tr w:rsidR="004603A9" w:rsidRPr="004603A9" w14:paraId="5596311C" w14:textId="77777777" w:rsidTr="004603A9">
        <w:tc>
          <w:tcPr>
            <w:tcW w:w="1696" w:type="dxa"/>
            <w:tcBorders>
              <w:top w:val="single" w:sz="4" w:space="0" w:color="auto"/>
            </w:tcBorders>
          </w:tcPr>
          <w:p w14:paraId="6A662EEE" w14:textId="77777777" w:rsidR="004603A9" w:rsidRPr="00876AB1" w:rsidRDefault="004603A9" w:rsidP="00636EAD">
            <w:pPr>
              <w:pStyle w:val="NoSpacing"/>
              <w:jc w:val="both"/>
              <w:rPr>
                <w:rFonts w:ascii="Cambria" w:hAnsi="Cambria"/>
                <w:szCs w:val="20"/>
                <w:lang w:val="en-US"/>
              </w:rPr>
            </w:pPr>
          </w:p>
        </w:tc>
        <w:tc>
          <w:tcPr>
            <w:tcW w:w="3684" w:type="dxa"/>
            <w:tcBorders>
              <w:top w:val="single" w:sz="4" w:space="0" w:color="auto"/>
            </w:tcBorders>
          </w:tcPr>
          <w:p w14:paraId="6D23421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Western stock</w:t>
            </w:r>
          </w:p>
        </w:tc>
        <w:tc>
          <w:tcPr>
            <w:tcW w:w="3684" w:type="dxa"/>
            <w:tcBorders>
              <w:top w:val="single" w:sz="4" w:space="0" w:color="auto"/>
            </w:tcBorders>
          </w:tcPr>
          <w:p w14:paraId="7CAB603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Eastern stock</w:t>
            </w:r>
          </w:p>
        </w:tc>
      </w:tr>
      <w:tr w:rsidR="004603A9" w:rsidRPr="004603A9" w14:paraId="2AA51883" w14:textId="77777777" w:rsidTr="004603A9">
        <w:tc>
          <w:tcPr>
            <w:tcW w:w="1696" w:type="dxa"/>
          </w:tcPr>
          <w:p w14:paraId="7DE6DC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1</w:t>
            </w:r>
          </w:p>
        </w:tc>
        <w:tc>
          <w:tcPr>
            <w:tcW w:w="3684" w:type="dxa"/>
          </w:tcPr>
          <w:p w14:paraId="1C93149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(“high R0”) switches to h = 0.9 (“low R0”) starting from 1975</w:t>
            </w:r>
          </w:p>
        </w:tc>
        <w:tc>
          <w:tcPr>
            <w:tcW w:w="3684" w:type="dxa"/>
          </w:tcPr>
          <w:p w14:paraId="5189B301" w14:textId="376A2233" w:rsidR="004603A9" w:rsidRPr="004603A9" w:rsidRDefault="004603A9" w:rsidP="00636EAD">
            <w:pPr>
              <w:pStyle w:val="NoSpacing"/>
              <w:jc w:val="both"/>
              <w:rPr>
                <w:rFonts w:ascii="Cambria" w:hAnsi="Cambria"/>
                <w:szCs w:val="20"/>
                <w:lang w:val="pt-PT"/>
              </w:rPr>
            </w:pPr>
            <w:r w:rsidRPr="004603A9">
              <w:rPr>
                <w:rFonts w:ascii="Cambria" w:hAnsi="Cambria"/>
                <w:szCs w:val="20"/>
                <w:lang w:val="pt-PT"/>
              </w:rPr>
              <w:t xml:space="preserve">50-87 B-H h=0.98 </w:t>
            </w:r>
            <w:r w:rsidR="006F5FAA">
              <w:rPr>
                <w:rFonts w:ascii="Cambria" w:hAnsi="Cambria"/>
                <w:szCs w:val="20"/>
                <w:lang w:val="pt-PT"/>
              </w:rPr>
              <w:t xml:space="preserve">(“low R0”) </w:t>
            </w:r>
            <w:r w:rsidRPr="004603A9">
              <w:rPr>
                <w:rFonts w:ascii="Cambria" w:hAnsi="Cambria"/>
                <w:szCs w:val="20"/>
                <w:lang w:val="pt-PT"/>
              </w:rPr>
              <w:t xml:space="preserve">switches to 88+ B-H </w:t>
            </w:r>
            <w:r w:rsidRPr="004603A9">
              <w:rPr>
                <w:rFonts w:ascii="Cambria" w:hAnsi="Cambria"/>
                <w:i/>
                <w:szCs w:val="20"/>
                <w:lang w:val="pt-PT"/>
              </w:rPr>
              <w:t>h</w:t>
            </w:r>
            <w:r w:rsidRPr="004603A9">
              <w:rPr>
                <w:rFonts w:ascii="Cambria" w:hAnsi="Cambria"/>
                <w:szCs w:val="20"/>
                <w:lang w:val="pt-PT"/>
              </w:rPr>
              <w:t>=0.98</w:t>
            </w:r>
            <w:r w:rsidR="006F5FAA">
              <w:rPr>
                <w:rFonts w:ascii="Cambria" w:hAnsi="Cambria"/>
                <w:szCs w:val="20"/>
                <w:lang w:val="pt-PT"/>
              </w:rPr>
              <w:t xml:space="preserve"> (“high R0”)</w:t>
            </w:r>
          </w:p>
        </w:tc>
      </w:tr>
      <w:tr w:rsidR="004603A9" w:rsidRPr="004603A9" w14:paraId="32977264" w14:textId="77777777" w:rsidTr="004603A9">
        <w:tc>
          <w:tcPr>
            <w:tcW w:w="1696" w:type="dxa"/>
          </w:tcPr>
          <w:p w14:paraId="1AAA29B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2</w:t>
            </w:r>
          </w:p>
        </w:tc>
        <w:tc>
          <w:tcPr>
            <w:tcW w:w="3684" w:type="dxa"/>
            <w:vAlign w:val="center"/>
          </w:tcPr>
          <w:p w14:paraId="0D0E257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B-H with h=0.6 fixed, high R0</w:t>
            </w:r>
          </w:p>
        </w:tc>
        <w:tc>
          <w:tcPr>
            <w:tcW w:w="3684" w:type="dxa"/>
            <w:vAlign w:val="center"/>
          </w:tcPr>
          <w:p w14:paraId="72BF5E74" w14:textId="77777777" w:rsidR="004603A9" w:rsidRPr="004603A9" w:rsidRDefault="004603A9" w:rsidP="00636EAD">
            <w:pPr>
              <w:keepNext/>
              <w:keepLines/>
              <w:spacing w:after="0" w:line="240" w:lineRule="auto"/>
              <w:jc w:val="both"/>
              <w:rPr>
                <w:rFonts w:ascii="Cambria" w:hAnsi="Cambria"/>
                <w:sz w:val="20"/>
                <w:szCs w:val="20"/>
                <w:lang w:val="en-US"/>
              </w:rPr>
            </w:pPr>
            <w:r w:rsidRPr="004603A9">
              <w:rPr>
                <w:rFonts w:ascii="Cambria" w:hAnsi="Cambria"/>
                <w:sz w:val="20"/>
                <w:szCs w:val="20"/>
              </w:rPr>
              <w:t>B-H with h=0.7 fixed, high R0</w:t>
            </w:r>
          </w:p>
        </w:tc>
      </w:tr>
      <w:tr w:rsidR="004603A9" w:rsidRPr="004603A9" w14:paraId="4D6DE792" w14:textId="77777777" w:rsidTr="004603A9">
        <w:tc>
          <w:tcPr>
            <w:tcW w:w="1696" w:type="dxa"/>
          </w:tcPr>
          <w:p w14:paraId="770C2FA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3</w:t>
            </w:r>
          </w:p>
        </w:tc>
        <w:tc>
          <w:tcPr>
            <w:tcW w:w="3684" w:type="dxa"/>
            <w:vAlign w:val="center"/>
          </w:tcPr>
          <w:p w14:paraId="298E1FB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Historically as in level 1. In projections, “low R0” switches back to “high R0” after 10 years</w:t>
            </w:r>
          </w:p>
        </w:tc>
        <w:tc>
          <w:tcPr>
            <w:tcW w:w="3684" w:type="dxa"/>
            <w:vAlign w:val="center"/>
          </w:tcPr>
          <w:p w14:paraId="4C64ADD7" w14:textId="688DFF0C" w:rsidR="004603A9" w:rsidRPr="004603A9" w:rsidRDefault="004603A9" w:rsidP="00636EAD">
            <w:pPr>
              <w:pStyle w:val="NoSpacing"/>
              <w:jc w:val="both"/>
              <w:rPr>
                <w:rFonts w:ascii="Cambria" w:hAnsi="Cambria"/>
                <w:szCs w:val="20"/>
                <w:lang w:val="en-US"/>
              </w:rPr>
            </w:pPr>
            <w:r w:rsidRPr="004603A9">
              <w:rPr>
                <w:rFonts w:ascii="Cambria" w:hAnsi="Cambria"/>
                <w:szCs w:val="20"/>
              </w:rPr>
              <w:t xml:space="preserve">Historically as in level 1. In projections, 88+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(“high R0”)</w:t>
            </w:r>
            <w:r w:rsidRPr="004603A9">
              <w:rPr>
                <w:rFonts w:ascii="Cambria" w:hAnsi="Cambria"/>
                <w:szCs w:val="20"/>
              </w:rPr>
              <w:t xml:space="preserve"> switches back to 50-87 B-H with </w:t>
            </w:r>
            <w:r w:rsidRPr="004603A9">
              <w:rPr>
                <w:rFonts w:ascii="Cambria" w:hAnsi="Cambria"/>
                <w:i/>
                <w:szCs w:val="20"/>
              </w:rPr>
              <w:t>h</w:t>
            </w:r>
            <w:r w:rsidRPr="004603A9">
              <w:rPr>
                <w:rFonts w:ascii="Cambria" w:hAnsi="Cambria"/>
                <w:szCs w:val="20"/>
              </w:rPr>
              <w:t>=0.98</w:t>
            </w:r>
            <w:r w:rsidR="006F5FAA">
              <w:rPr>
                <w:rFonts w:ascii="Cambria" w:hAnsi="Cambria"/>
                <w:szCs w:val="20"/>
              </w:rPr>
              <w:t xml:space="preserve"> (“low R0”)</w:t>
            </w:r>
            <w:r w:rsidRPr="004603A9">
              <w:rPr>
                <w:rFonts w:ascii="Cambria" w:hAnsi="Cambria"/>
                <w:szCs w:val="20"/>
              </w:rPr>
              <w:t xml:space="preserve"> after 10 years</w:t>
            </w:r>
          </w:p>
        </w:tc>
      </w:tr>
      <w:tr w:rsidR="004603A9" w:rsidRPr="004603A9" w14:paraId="69C411CD" w14:textId="77777777" w:rsidTr="004603A9">
        <w:tc>
          <w:tcPr>
            <w:tcW w:w="9064" w:type="dxa"/>
            <w:gridSpan w:val="3"/>
            <w:tcBorders>
              <w:bottom w:val="single" w:sz="4" w:space="0" w:color="auto"/>
            </w:tcBorders>
          </w:tcPr>
          <w:p w14:paraId="0C59BD69" w14:textId="77777777" w:rsidR="004603A9" w:rsidRPr="004603A9" w:rsidRDefault="004603A9" w:rsidP="00636EAD">
            <w:pPr>
              <w:pStyle w:val="NoSpacing"/>
              <w:jc w:val="both"/>
              <w:rPr>
                <w:rFonts w:ascii="Cambria" w:hAnsi="Cambria"/>
                <w:szCs w:val="20"/>
                <w:lang w:val="en-US"/>
              </w:rPr>
            </w:pPr>
          </w:p>
        </w:tc>
      </w:tr>
      <w:tr w:rsidR="004603A9" w:rsidRPr="004603A9" w14:paraId="6D92A0A9" w14:textId="77777777" w:rsidTr="00876AB1">
        <w:trPr>
          <w:trHeight w:val="365"/>
        </w:trPr>
        <w:tc>
          <w:tcPr>
            <w:tcW w:w="9064" w:type="dxa"/>
            <w:gridSpan w:val="3"/>
            <w:tcBorders>
              <w:top w:val="single" w:sz="4" w:space="0" w:color="auto"/>
              <w:bottom w:val="single" w:sz="4" w:space="0" w:color="auto"/>
            </w:tcBorders>
          </w:tcPr>
          <w:p w14:paraId="21EBC934"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Spawning fraction/Natural mortality rate for both stocks</w:t>
            </w:r>
          </w:p>
        </w:tc>
      </w:tr>
      <w:tr w:rsidR="004603A9" w:rsidRPr="004603A9" w14:paraId="28B69B97" w14:textId="77777777" w:rsidTr="004603A9">
        <w:tc>
          <w:tcPr>
            <w:tcW w:w="1696" w:type="dxa"/>
            <w:tcBorders>
              <w:top w:val="single" w:sz="4" w:space="0" w:color="auto"/>
            </w:tcBorders>
          </w:tcPr>
          <w:p w14:paraId="2D2A6C4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A</w:t>
            </w:r>
          </w:p>
        </w:tc>
        <w:tc>
          <w:tcPr>
            <w:tcW w:w="7368" w:type="dxa"/>
            <w:gridSpan w:val="2"/>
            <w:tcBorders>
              <w:top w:val="single" w:sz="4" w:space="0" w:color="auto"/>
            </w:tcBorders>
          </w:tcPr>
          <w:p w14:paraId="4F87D30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Younger spawning (E+W same)/High natural mortality</w:t>
            </w:r>
          </w:p>
        </w:tc>
      </w:tr>
      <w:tr w:rsidR="004603A9" w:rsidRPr="004603A9" w14:paraId="15069031" w14:textId="77777777" w:rsidTr="004603A9">
        <w:tc>
          <w:tcPr>
            <w:tcW w:w="1696" w:type="dxa"/>
          </w:tcPr>
          <w:p w14:paraId="007BBB9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B</w:t>
            </w:r>
          </w:p>
        </w:tc>
        <w:tc>
          <w:tcPr>
            <w:tcW w:w="7368" w:type="dxa"/>
            <w:gridSpan w:val="2"/>
          </w:tcPr>
          <w:p w14:paraId="25D91BA7"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Older spawning (different for the 2 stocks)/Low natural mortality (with senescence)</w:t>
            </w:r>
          </w:p>
        </w:tc>
      </w:tr>
      <w:tr w:rsidR="004603A9" w:rsidRPr="004603A9" w14:paraId="3665A9CC" w14:textId="77777777" w:rsidTr="004603A9">
        <w:tc>
          <w:tcPr>
            <w:tcW w:w="9064" w:type="dxa"/>
            <w:gridSpan w:val="3"/>
            <w:tcBorders>
              <w:bottom w:val="single" w:sz="4" w:space="0" w:color="auto"/>
            </w:tcBorders>
          </w:tcPr>
          <w:p w14:paraId="37D66175" w14:textId="77777777" w:rsidR="004603A9" w:rsidRPr="004603A9" w:rsidRDefault="004603A9" w:rsidP="00636EAD">
            <w:pPr>
              <w:pStyle w:val="NoSpacing"/>
              <w:jc w:val="both"/>
              <w:rPr>
                <w:rFonts w:ascii="Cambria" w:hAnsi="Cambria"/>
                <w:szCs w:val="20"/>
                <w:lang w:val="en-US"/>
              </w:rPr>
            </w:pPr>
          </w:p>
        </w:tc>
      </w:tr>
      <w:tr w:rsidR="004603A9" w:rsidRPr="004603A9" w14:paraId="444AC4A7" w14:textId="77777777" w:rsidTr="00876AB1">
        <w:trPr>
          <w:trHeight w:val="410"/>
        </w:trPr>
        <w:tc>
          <w:tcPr>
            <w:tcW w:w="9064" w:type="dxa"/>
            <w:gridSpan w:val="3"/>
            <w:tcBorders>
              <w:top w:val="single" w:sz="4" w:space="0" w:color="auto"/>
              <w:bottom w:val="single" w:sz="4" w:space="0" w:color="auto"/>
            </w:tcBorders>
          </w:tcPr>
          <w:p w14:paraId="752FC2A2" w14:textId="4EBB6325"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Scale</w:t>
            </w:r>
            <w:r w:rsidRPr="004603A9">
              <w:rPr>
                <w:rFonts w:ascii="Cambria" w:hAnsi="Cambria"/>
                <w:szCs w:val="20"/>
                <w:lang w:val="en-US"/>
              </w:rPr>
              <w:t>*</w:t>
            </w:r>
            <w:r w:rsidR="006F5FAA">
              <w:rPr>
                <w:rFonts w:ascii="Cambria" w:hAnsi="Cambria"/>
                <w:szCs w:val="20"/>
                <w:lang w:val="en-US"/>
              </w:rPr>
              <w:t>*</w:t>
            </w:r>
          </w:p>
        </w:tc>
      </w:tr>
      <w:tr w:rsidR="004603A9" w:rsidRPr="004603A9" w14:paraId="2F3D3F0B" w14:textId="77777777" w:rsidTr="004603A9">
        <w:tc>
          <w:tcPr>
            <w:tcW w:w="1696" w:type="dxa"/>
            <w:tcBorders>
              <w:top w:val="single" w:sz="4" w:space="0" w:color="auto"/>
            </w:tcBorders>
          </w:tcPr>
          <w:p w14:paraId="036701A1" w14:textId="77777777" w:rsidR="004603A9" w:rsidRPr="004603A9" w:rsidRDefault="004603A9" w:rsidP="00636EAD">
            <w:pPr>
              <w:pStyle w:val="NoSpacing"/>
              <w:jc w:val="both"/>
              <w:rPr>
                <w:rFonts w:ascii="Cambria" w:hAnsi="Cambria"/>
                <w:szCs w:val="20"/>
                <w:lang w:val="en-US"/>
              </w:rPr>
            </w:pPr>
          </w:p>
        </w:tc>
        <w:tc>
          <w:tcPr>
            <w:tcW w:w="3684" w:type="dxa"/>
            <w:tcBorders>
              <w:top w:val="single" w:sz="4" w:space="0" w:color="auto"/>
            </w:tcBorders>
          </w:tcPr>
          <w:p w14:paraId="21B6317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West area</w:t>
            </w:r>
          </w:p>
        </w:tc>
        <w:tc>
          <w:tcPr>
            <w:tcW w:w="3684" w:type="dxa"/>
            <w:tcBorders>
              <w:top w:val="single" w:sz="4" w:space="0" w:color="auto"/>
            </w:tcBorders>
          </w:tcPr>
          <w:p w14:paraId="6595647F"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East area</w:t>
            </w:r>
          </w:p>
        </w:tc>
      </w:tr>
      <w:tr w:rsidR="004603A9" w:rsidRPr="004603A9" w14:paraId="204AC173" w14:textId="77777777" w:rsidTr="004603A9">
        <w:tc>
          <w:tcPr>
            <w:tcW w:w="1696" w:type="dxa"/>
          </w:tcPr>
          <w:p w14:paraId="5BA859D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648B8CEE"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58AA8204"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56ED0401" w14:textId="77777777" w:rsidTr="004603A9">
        <w:tc>
          <w:tcPr>
            <w:tcW w:w="1696" w:type="dxa"/>
          </w:tcPr>
          <w:p w14:paraId="6EEC252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74594059"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15kt</w:t>
            </w:r>
          </w:p>
        </w:tc>
        <w:tc>
          <w:tcPr>
            <w:tcW w:w="3684" w:type="dxa"/>
          </w:tcPr>
          <w:p w14:paraId="1F067CC3"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4456DD64" w14:textId="77777777" w:rsidTr="004603A9">
        <w:tc>
          <w:tcPr>
            <w:tcW w:w="1696" w:type="dxa"/>
          </w:tcPr>
          <w:p w14:paraId="5DBF78EC"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158ED86B"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24113CD1"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200kt</w:t>
            </w:r>
          </w:p>
        </w:tc>
      </w:tr>
      <w:tr w:rsidR="004603A9" w:rsidRPr="004603A9" w14:paraId="065C4FD5" w14:textId="77777777" w:rsidTr="004603A9">
        <w:tc>
          <w:tcPr>
            <w:tcW w:w="1696" w:type="dxa"/>
          </w:tcPr>
          <w:p w14:paraId="5378196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w:t>
            </w:r>
          </w:p>
        </w:tc>
        <w:tc>
          <w:tcPr>
            <w:tcW w:w="3684" w:type="dxa"/>
          </w:tcPr>
          <w:p w14:paraId="4173304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50kt</w:t>
            </w:r>
          </w:p>
        </w:tc>
        <w:tc>
          <w:tcPr>
            <w:tcW w:w="3684" w:type="dxa"/>
          </w:tcPr>
          <w:p w14:paraId="7B0EEB0D"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400kt</w:t>
            </w:r>
          </w:p>
        </w:tc>
      </w:tr>
      <w:tr w:rsidR="004603A9" w:rsidRPr="004603A9" w14:paraId="2C7E4E0F" w14:textId="77777777" w:rsidTr="004603A9">
        <w:tc>
          <w:tcPr>
            <w:tcW w:w="1696" w:type="dxa"/>
            <w:tcBorders>
              <w:bottom w:val="single" w:sz="4" w:space="0" w:color="auto"/>
            </w:tcBorders>
          </w:tcPr>
          <w:p w14:paraId="1E6F4678"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2DEF23E4" w14:textId="77777777" w:rsidR="004603A9" w:rsidRPr="004603A9" w:rsidRDefault="004603A9" w:rsidP="00636EAD">
            <w:pPr>
              <w:pStyle w:val="NoSpacing"/>
              <w:jc w:val="both"/>
              <w:rPr>
                <w:rFonts w:ascii="Cambria" w:hAnsi="Cambria"/>
                <w:szCs w:val="20"/>
                <w:lang w:val="en-US"/>
              </w:rPr>
            </w:pPr>
          </w:p>
        </w:tc>
        <w:tc>
          <w:tcPr>
            <w:tcW w:w="3684" w:type="dxa"/>
            <w:tcBorders>
              <w:bottom w:val="single" w:sz="4" w:space="0" w:color="auto"/>
            </w:tcBorders>
          </w:tcPr>
          <w:p w14:paraId="4A40A171" w14:textId="77777777" w:rsidR="004603A9" w:rsidRPr="004603A9" w:rsidRDefault="004603A9" w:rsidP="00636EAD">
            <w:pPr>
              <w:pStyle w:val="NoSpacing"/>
              <w:jc w:val="both"/>
              <w:rPr>
                <w:rFonts w:ascii="Cambria" w:hAnsi="Cambria"/>
                <w:szCs w:val="20"/>
                <w:lang w:val="en-US"/>
              </w:rPr>
            </w:pPr>
          </w:p>
        </w:tc>
      </w:tr>
      <w:tr w:rsidR="004603A9" w:rsidRPr="004603A9" w14:paraId="0BA9D6FA" w14:textId="77777777" w:rsidTr="00876AB1">
        <w:trPr>
          <w:trHeight w:val="310"/>
        </w:trPr>
        <w:tc>
          <w:tcPr>
            <w:tcW w:w="9064" w:type="dxa"/>
            <w:gridSpan w:val="3"/>
            <w:tcBorders>
              <w:top w:val="single" w:sz="4" w:space="0" w:color="auto"/>
              <w:bottom w:val="single" w:sz="4" w:space="0" w:color="auto"/>
            </w:tcBorders>
          </w:tcPr>
          <w:p w14:paraId="04855F68" w14:textId="77777777" w:rsidR="004603A9" w:rsidRPr="004603A9" w:rsidRDefault="004603A9" w:rsidP="00876AB1">
            <w:pPr>
              <w:pStyle w:val="NoSpacing"/>
              <w:spacing w:beforeLines="10" w:before="24"/>
              <w:rPr>
                <w:rFonts w:ascii="Cambria" w:hAnsi="Cambria"/>
                <w:szCs w:val="20"/>
                <w:lang w:val="en-US"/>
              </w:rPr>
            </w:pPr>
            <w:r w:rsidRPr="004603A9">
              <w:rPr>
                <w:rFonts w:ascii="Cambria" w:hAnsi="Cambria"/>
                <w:szCs w:val="20"/>
                <w:lang w:val="en-US"/>
              </w:rPr>
              <w:t xml:space="preserve">Factor: </w:t>
            </w:r>
            <w:r w:rsidRPr="004603A9">
              <w:rPr>
                <w:rFonts w:ascii="Cambria" w:hAnsi="Cambria"/>
                <w:b/>
                <w:bCs/>
                <w:szCs w:val="20"/>
                <w:lang w:val="en-US"/>
              </w:rPr>
              <w:t>Length composition weighting in likelihood</w:t>
            </w:r>
          </w:p>
        </w:tc>
      </w:tr>
      <w:tr w:rsidR="004603A9" w:rsidRPr="004603A9" w14:paraId="043AEC5A" w14:textId="77777777" w:rsidTr="004603A9">
        <w:tc>
          <w:tcPr>
            <w:tcW w:w="1696" w:type="dxa"/>
            <w:tcBorders>
              <w:top w:val="single" w:sz="4" w:space="0" w:color="auto"/>
            </w:tcBorders>
          </w:tcPr>
          <w:p w14:paraId="0DA8DF28"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L</w:t>
            </w:r>
          </w:p>
        </w:tc>
        <w:tc>
          <w:tcPr>
            <w:tcW w:w="3684" w:type="dxa"/>
            <w:tcBorders>
              <w:top w:val="single" w:sz="4" w:space="0" w:color="auto"/>
            </w:tcBorders>
          </w:tcPr>
          <w:p w14:paraId="2285CD10"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rPr>
              <w:t>0.05</w:t>
            </w:r>
          </w:p>
        </w:tc>
        <w:tc>
          <w:tcPr>
            <w:tcW w:w="3684" w:type="dxa"/>
            <w:tcBorders>
              <w:top w:val="single" w:sz="4" w:space="0" w:color="auto"/>
            </w:tcBorders>
          </w:tcPr>
          <w:p w14:paraId="021895E4" w14:textId="77777777" w:rsidR="004603A9" w:rsidRPr="004603A9" w:rsidRDefault="004603A9" w:rsidP="00636EAD">
            <w:pPr>
              <w:pStyle w:val="NoSpacing"/>
              <w:jc w:val="both"/>
              <w:rPr>
                <w:rFonts w:ascii="Cambria" w:hAnsi="Cambria"/>
                <w:szCs w:val="20"/>
                <w:lang w:val="en-US"/>
              </w:rPr>
            </w:pPr>
          </w:p>
        </w:tc>
      </w:tr>
      <w:tr w:rsidR="004603A9" w:rsidRPr="004603A9" w14:paraId="55A96244" w14:textId="77777777" w:rsidTr="004603A9">
        <w:tc>
          <w:tcPr>
            <w:tcW w:w="1696" w:type="dxa"/>
            <w:tcBorders>
              <w:bottom w:val="single" w:sz="4" w:space="0" w:color="auto"/>
            </w:tcBorders>
          </w:tcPr>
          <w:p w14:paraId="6389E5BA"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 xml:space="preserve">level </w:t>
            </w:r>
            <w:r w:rsidRPr="004603A9">
              <w:rPr>
                <w:rFonts w:ascii="Cambria" w:hAnsi="Cambria"/>
                <w:b/>
                <w:bCs/>
                <w:szCs w:val="20"/>
                <w:lang w:val="en-US"/>
              </w:rPr>
              <w:t>H</w:t>
            </w:r>
          </w:p>
        </w:tc>
        <w:tc>
          <w:tcPr>
            <w:tcW w:w="3684" w:type="dxa"/>
            <w:tcBorders>
              <w:bottom w:val="single" w:sz="4" w:space="0" w:color="auto"/>
            </w:tcBorders>
          </w:tcPr>
          <w:p w14:paraId="3C3F07C6" w14:textId="77777777" w:rsidR="004603A9" w:rsidRPr="004603A9" w:rsidRDefault="004603A9" w:rsidP="00636EAD">
            <w:pPr>
              <w:pStyle w:val="NoSpacing"/>
              <w:jc w:val="both"/>
              <w:rPr>
                <w:rFonts w:ascii="Cambria" w:hAnsi="Cambria"/>
                <w:szCs w:val="20"/>
                <w:lang w:val="en-US"/>
              </w:rPr>
            </w:pPr>
            <w:r w:rsidRPr="004603A9">
              <w:rPr>
                <w:rFonts w:ascii="Cambria" w:hAnsi="Cambria"/>
                <w:szCs w:val="20"/>
                <w:lang w:val="en-US"/>
              </w:rPr>
              <w:t>1</w:t>
            </w:r>
          </w:p>
        </w:tc>
        <w:tc>
          <w:tcPr>
            <w:tcW w:w="3684" w:type="dxa"/>
            <w:tcBorders>
              <w:bottom w:val="single" w:sz="4" w:space="0" w:color="auto"/>
            </w:tcBorders>
          </w:tcPr>
          <w:p w14:paraId="591A011C" w14:textId="77777777" w:rsidR="004603A9" w:rsidRPr="004603A9" w:rsidRDefault="004603A9" w:rsidP="00636EAD">
            <w:pPr>
              <w:pStyle w:val="NoSpacing"/>
              <w:jc w:val="both"/>
              <w:rPr>
                <w:rFonts w:ascii="Cambria" w:hAnsi="Cambria"/>
                <w:szCs w:val="20"/>
                <w:lang w:val="en-US"/>
              </w:rPr>
            </w:pPr>
          </w:p>
        </w:tc>
      </w:tr>
    </w:tbl>
    <w:p w14:paraId="71FC8CCC" w14:textId="0A6370AC" w:rsidR="006F5FAA" w:rsidRDefault="004603A9" w:rsidP="006F5FAA">
      <w:pPr>
        <w:spacing w:before="40" w:after="0" w:line="240" w:lineRule="auto"/>
        <w:jc w:val="both"/>
        <w:rPr>
          <w:rFonts w:ascii="Cambria" w:eastAsia="Times New Roman" w:hAnsi="Cambria"/>
          <w:i/>
          <w:iCs/>
          <w:sz w:val="18"/>
          <w:szCs w:val="18"/>
          <w:lang w:val="en-ZA"/>
        </w:rPr>
      </w:pPr>
      <w:r w:rsidRPr="004603A9">
        <w:rPr>
          <w:rFonts w:ascii="Cambria" w:eastAsia="Times New Roman" w:hAnsi="Cambria"/>
          <w:i/>
          <w:iCs/>
          <w:sz w:val="18"/>
          <w:szCs w:val="18"/>
          <w:lang w:val="en-ZA"/>
        </w:rPr>
        <w:t xml:space="preserve">* </w:t>
      </w:r>
      <w:r w:rsidR="006F5FAA" w:rsidRPr="006F5FAA">
        <w:rPr>
          <w:rFonts w:ascii="Cambria" w:eastAsia="Times New Roman" w:hAnsi="Cambria"/>
          <w:i/>
          <w:iCs/>
          <w:sz w:val="18"/>
          <w:szCs w:val="18"/>
          <w:lang w:val="en-ZA"/>
        </w:rPr>
        <w:t xml:space="preserve">For recruitment factor level 1 two stock-recruitment relationships are estimated each corresponding to an historical time period. In both the western stock and the eastern </w:t>
      </w:r>
      <w:proofErr w:type="gramStart"/>
      <w:r w:rsidR="006F5FAA" w:rsidRPr="006F5FAA">
        <w:rPr>
          <w:rFonts w:ascii="Cambria" w:eastAsia="Times New Roman" w:hAnsi="Cambria"/>
          <w:i/>
          <w:iCs/>
          <w:sz w:val="18"/>
          <w:szCs w:val="18"/>
          <w:lang w:val="en-ZA"/>
        </w:rPr>
        <w:t>stock</w:t>
      </w:r>
      <w:proofErr w:type="gramEnd"/>
      <w:r w:rsidR="006F5FAA" w:rsidRPr="006F5FAA">
        <w:rPr>
          <w:rFonts w:ascii="Cambria" w:eastAsia="Times New Roman" w:hAnsi="Cambria"/>
          <w:i/>
          <w:iCs/>
          <w:sz w:val="18"/>
          <w:szCs w:val="18"/>
          <w:lang w:val="en-ZA"/>
        </w:rPr>
        <w:t xml:space="preserve"> the steepness of the stock-recruitment curves are specified for these two time periods but unfished recruitment (R0) is re-estimated to capture a regime shift in stock productivity. Recruitment factor level 3 only differs from level 1 in projections, where the estimated regime shift switches back to earlier productivity. Hence, recruitment factor level 3 does not require fitting, historical fit is the same as factor level 1. </w:t>
      </w:r>
    </w:p>
    <w:p w14:paraId="6ED10AB1" w14:textId="6CC30294" w:rsidR="008543B1" w:rsidRPr="004603A9" w:rsidRDefault="006F5FAA" w:rsidP="006F5FAA">
      <w:pPr>
        <w:spacing w:before="40" w:after="0" w:line="240" w:lineRule="auto"/>
        <w:jc w:val="both"/>
        <w:rPr>
          <w:rFonts w:ascii="Cambria" w:eastAsia="Times New Roman" w:hAnsi="Cambria"/>
          <w:i/>
          <w:iCs/>
          <w:sz w:val="18"/>
          <w:szCs w:val="18"/>
          <w:lang w:val="en-ZA"/>
        </w:rPr>
      </w:pPr>
      <w:r>
        <w:rPr>
          <w:rFonts w:ascii="Cambria" w:eastAsia="Times New Roman" w:hAnsi="Cambria"/>
          <w:i/>
          <w:iCs/>
          <w:sz w:val="18"/>
          <w:szCs w:val="18"/>
          <w:lang w:val="en-ZA"/>
        </w:rPr>
        <w:t>**</w:t>
      </w:r>
      <w:r w:rsidR="004603A9" w:rsidRPr="004603A9">
        <w:rPr>
          <w:rFonts w:ascii="Cambria" w:eastAsia="Times New Roman" w:hAnsi="Cambria"/>
          <w:i/>
          <w:iCs/>
          <w:sz w:val="18"/>
          <w:szCs w:val="18"/>
          <w:lang w:val="en-ZA"/>
        </w:rPr>
        <w:t>The scale factor is intended to reflect extremes of area-specific spawning stock biomass based very approximately on the 2017 stock assessment values. The numbers correspond with mean SSB values over the years 1968-2015 in the West area and 1974-2015 in the East areas. The fitting criterion in the conditioning of any OM includes penalty terms to ensure that the output SSB trajectories for the East and West areas for that OM have means over the periods indicated that match the two values applying to that OM as given in the table.</w:t>
      </w:r>
    </w:p>
    <w:p w14:paraId="64941B8A" w14:textId="77777777" w:rsidR="008543B1" w:rsidRPr="00E7628F" w:rsidRDefault="008543B1" w:rsidP="00636EAD">
      <w:pPr>
        <w:spacing w:after="0" w:line="240" w:lineRule="auto"/>
        <w:jc w:val="both"/>
        <w:rPr>
          <w:rFonts w:ascii="Cambria" w:eastAsia="Times New Roman" w:hAnsi="Cambria"/>
          <w:color w:val="222222"/>
          <w:sz w:val="20"/>
          <w:szCs w:val="20"/>
        </w:rPr>
      </w:pPr>
    </w:p>
    <w:p w14:paraId="20F16510" w14:textId="035C114B"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 xml:space="preserve">tock recruitment scenarios are intended to capture two alternative hypotheses for historical recruitment. The ‘high then low recruitment’ hypothesis is captured by level 1, in which a Beverton-Holt stock recruitment relationship with fixed moderate steepness (R0 estimated) shifts to a higher steepness </w:t>
      </w:r>
      <w:r w:rsidR="008F3268" w:rsidRPr="00E7628F">
        <w:rPr>
          <w:rFonts w:ascii="Cambria" w:eastAsia="Times New Roman" w:hAnsi="Cambria"/>
          <w:color w:val="222222"/>
          <w:sz w:val="20"/>
          <w:szCs w:val="20"/>
        </w:rPr>
        <w:t xml:space="preserve">(mimicking the hockey-stick relationship assumed in assessments) </w:t>
      </w:r>
      <w:r w:rsidRPr="00E7628F">
        <w:rPr>
          <w:rFonts w:ascii="Cambria" w:eastAsia="Times New Roman" w:hAnsi="Cambria"/>
          <w:color w:val="222222"/>
          <w:sz w:val="20"/>
          <w:szCs w:val="20"/>
        </w:rPr>
        <w:t>after 1975 (second R0 estimated</w:t>
      </w:r>
      <w:r w:rsidR="008F3268" w:rsidRPr="00E7628F">
        <w:rPr>
          <w:rFonts w:ascii="Cambria" w:eastAsia="Times New Roman" w:hAnsi="Cambria"/>
          <w:color w:val="222222"/>
          <w:sz w:val="20"/>
          <w:szCs w:val="20"/>
        </w:rPr>
        <w:t>, but lower than for the pre-1975 period</w:t>
      </w:r>
      <w:r w:rsidRPr="00E7628F">
        <w:rPr>
          <w:rFonts w:ascii="Cambria" w:eastAsia="Times New Roman" w:hAnsi="Cambria"/>
          <w:color w:val="222222"/>
          <w:sz w:val="20"/>
          <w:szCs w:val="20"/>
        </w:rPr>
        <w:t xml:space="preserve">). The ‘high recruitment’ hypothesis is captured by level 2, a Beverton-Holt recruitment relationship with fixed moderate steepness throughout the time series. The third level for </w:t>
      </w:r>
      <w:r w:rsidR="008F3268" w:rsidRPr="00E7628F">
        <w:rPr>
          <w:rFonts w:ascii="Cambria" w:eastAsia="Times New Roman" w:hAnsi="Cambria"/>
          <w:color w:val="222222"/>
          <w:sz w:val="20"/>
          <w:szCs w:val="20"/>
        </w:rPr>
        <w:t>w</w:t>
      </w:r>
      <w:r w:rsidRPr="00E7628F">
        <w:rPr>
          <w:rFonts w:ascii="Cambria" w:eastAsia="Times New Roman" w:hAnsi="Cambria"/>
          <w:color w:val="222222"/>
          <w:sz w:val="20"/>
          <w:szCs w:val="20"/>
        </w:rPr>
        <w:t xml:space="preserve">estern </w:t>
      </w:r>
      <w:r w:rsidR="008F3268" w:rsidRPr="00E7628F">
        <w:rPr>
          <w:rFonts w:ascii="Cambria" w:eastAsia="Times New Roman" w:hAnsi="Cambria"/>
          <w:color w:val="222222"/>
          <w:sz w:val="20"/>
          <w:szCs w:val="20"/>
        </w:rPr>
        <w:t>s</w:t>
      </w:r>
      <w:r w:rsidRPr="00E7628F">
        <w:rPr>
          <w:rFonts w:ascii="Cambria" w:eastAsia="Times New Roman" w:hAnsi="Cambria"/>
          <w:color w:val="222222"/>
          <w:sz w:val="20"/>
          <w:szCs w:val="20"/>
        </w:rPr>
        <w:t>tock recruitment evaluates the robustness of CMPs to a future shift between these alternative recruitment scenarios. In this third scenario recruitment mimics level 1, but 10-years into the projections the higher steepness</w:t>
      </w:r>
      <w:r w:rsidR="008F3268" w:rsidRPr="00E7628F">
        <w:rPr>
          <w:rFonts w:ascii="Cambria" w:eastAsia="Times New Roman" w:hAnsi="Cambria"/>
          <w:color w:val="222222"/>
          <w:sz w:val="20"/>
          <w:szCs w:val="20"/>
        </w:rPr>
        <w:t xml:space="preserve"> and lower R0</w:t>
      </w:r>
      <w:r w:rsidRPr="00E7628F">
        <w:rPr>
          <w:rFonts w:ascii="Cambria" w:eastAsia="Times New Roman" w:hAnsi="Cambria"/>
          <w:color w:val="222222"/>
          <w:sz w:val="20"/>
          <w:szCs w:val="20"/>
        </w:rPr>
        <w:t xml:space="preserve"> switches back to moderate steepness</w:t>
      </w:r>
      <w:r w:rsidR="008F3268" w:rsidRPr="00E7628F">
        <w:rPr>
          <w:rFonts w:ascii="Cambria" w:eastAsia="Times New Roman" w:hAnsi="Cambria"/>
          <w:color w:val="222222"/>
          <w:sz w:val="20"/>
          <w:szCs w:val="20"/>
        </w:rPr>
        <w:t xml:space="preserve"> and higher R0</w:t>
      </w:r>
      <w:r w:rsidRPr="00E7628F">
        <w:rPr>
          <w:rFonts w:ascii="Cambria" w:eastAsia="Times New Roman" w:hAnsi="Cambria"/>
          <w:color w:val="222222"/>
          <w:sz w:val="20"/>
          <w:szCs w:val="20"/>
        </w:rPr>
        <w:t xml:space="preserve">. </w:t>
      </w:r>
    </w:p>
    <w:p w14:paraId="67BEC7D0" w14:textId="77777777" w:rsidR="008543B1" w:rsidRPr="00E7628F" w:rsidRDefault="008543B1" w:rsidP="00636EAD">
      <w:pPr>
        <w:spacing w:after="0" w:line="240" w:lineRule="auto"/>
        <w:jc w:val="both"/>
        <w:rPr>
          <w:rFonts w:ascii="Cambria" w:eastAsia="Times New Roman" w:hAnsi="Cambria"/>
          <w:color w:val="222222"/>
          <w:sz w:val="20"/>
          <w:szCs w:val="20"/>
        </w:rPr>
      </w:pPr>
    </w:p>
    <w:p w14:paraId="1D046ED3" w14:textId="0E2E6D4E"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lastRenderedPageBreak/>
        <w:t xml:space="preserve">Similarly, the </w:t>
      </w:r>
      <w:r w:rsidR="008F3268" w:rsidRPr="00E7628F">
        <w:rPr>
          <w:rFonts w:ascii="Cambria" w:eastAsia="Times New Roman" w:hAnsi="Cambria"/>
          <w:color w:val="222222"/>
          <w:sz w:val="20"/>
          <w:szCs w:val="20"/>
        </w:rPr>
        <w:t>e</w:t>
      </w:r>
      <w:r w:rsidRPr="00E7628F">
        <w:rPr>
          <w:rFonts w:ascii="Cambria" w:eastAsia="Times New Roman" w:hAnsi="Cambria"/>
          <w:color w:val="222222"/>
          <w:sz w:val="20"/>
          <w:szCs w:val="20"/>
        </w:rPr>
        <w:t>ast</w:t>
      </w:r>
      <w:r w:rsidR="008F3268" w:rsidRPr="00E7628F">
        <w:rPr>
          <w:rFonts w:ascii="Cambria" w:eastAsia="Times New Roman" w:hAnsi="Cambria"/>
          <w:color w:val="222222"/>
          <w:sz w:val="20"/>
          <w:szCs w:val="20"/>
        </w:rPr>
        <w:t>ern</w:t>
      </w:r>
      <w:r w:rsidRPr="00E7628F">
        <w:rPr>
          <w:rFonts w:ascii="Cambria" w:eastAsia="Times New Roman" w:hAnsi="Cambria"/>
          <w:color w:val="222222"/>
          <w:sz w:val="20"/>
          <w:szCs w:val="20"/>
        </w:rPr>
        <w:t xml:space="preserve"> stock recruitment level 1 has two periods of differing unfished recruitment, level 2 assumes a single unfished recruitment value throughout and the third level, as for the </w:t>
      </w:r>
      <w:r w:rsidR="00E57C2C" w:rsidRPr="00E7628F">
        <w:rPr>
          <w:rFonts w:ascii="Cambria" w:eastAsia="Times New Roman" w:hAnsi="Cambria"/>
          <w:color w:val="222222"/>
          <w:sz w:val="20"/>
          <w:szCs w:val="20"/>
        </w:rPr>
        <w:t>w</w:t>
      </w:r>
      <w:r w:rsidRPr="00E7628F">
        <w:rPr>
          <w:rFonts w:ascii="Cambria" w:eastAsia="Times New Roman" w:hAnsi="Cambria"/>
          <w:color w:val="222222"/>
          <w:sz w:val="20"/>
          <w:szCs w:val="20"/>
        </w:rPr>
        <w:t>est</w:t>
      </w:r>
      <w:r w:rsidR="00E57C2C" w:rsidRPr="00E7628F">
        <w:rPr>
          <w:rFonts w:ascii="Cambria" w:eastAsia="Times New Roman" w:hAnsi="Cambria"/>
          <w:color w:val="222222"/>
          <w:sz w:val="20"/>
          <w:szCs w:val="20"/>
        </w:rPr>
        <w:t>ern stock</w:t>
      </w:r>
      <w:r w:rsidRPr="00E7628F">
        <w:rPr>
          <w:rFonts w:ascii="Cambria" w:eastAsia="Times New Roman" w:hAnsi="Cambria"/>
          <w:color w:val="222222"/>
          <w:sz w:val="20"/>
          <w:szCs w:val="20"/>
        </w:rPr>
        <w:t xml:space="preserve">, considers a shift between recruitment scenarios after 10 years. Until very recently level 1 (low then high recruitment) was the prevailing hypothesis; however, recent assessments have estimated lower recruitments providing some support for level 2. </w:t>
      </w:r>
    </w:p>
    <w:p w14:paraId="4E1C5C95" w14:textId="77777777" w:rsidR="008543B1" w:rsidRPr="00E7628F" w:rsidRDefault="008543B1" w:rsidP="00636EAD">
      <w:pPr>
        <w:spacing w:after="0" w:line="240" w:lineRule="auto"/>
        <w:jc w:val="both"/>
        <w:rPr>
          <w:rFonts w:ascii="Cambria" w:eastAsia="Times New Roman" w:hAnsi="Cambria"/>
          <w:color w:val="222222"/>
          <w:sz w:val="20"/>
          <w:szCs w:val="20"/>
        </w:rPr>
      </w:pPr>
    </w:p>
    <w:p w14:paraId="04962461" w14:textId="0544C11D" w:rsidR="008543B1" w:rsidRPr="00E7628F" w:rsidRDefault="008543B1" w:rsidP="00636EAD">
      <w:pPr>
        <w:spacing w:after="0" w:line="240" w:lineRule="auto"/>
        <w:jc w:val="both"/>
        <w:rPr>
          <w:rFonts w:ascii="Cambria" w:eastAsia="Times New Roman" w:hAnsi="Cambria"/>
          <w:color w:val="222222"/>
          <w:sz w:val="20"/>
          <w:szCs w:val="20"/>
        </w:rPr>
      </w:pPr>
      <w:r w:rsidRPr="00E7628F">
        <w:rPr>
          <w:rFonts w:ascii="Cambria" w:eastAsia="Times New Roman" w:hAnsi="Cambria"/>
          <w:color w:val="222222"/>
          <w:sz w:val="20"/>
          <w:szCs w:val="20"/>
        </w:rPr>
        <w:t xml:space="preserve">The rationale for </w:t>
      </w:r>
      <w:r w:rsidR="008F3268" w:rsidRPr="00E7628F">
        <w:rPr>
          <w:rFonts w:ascii="Cambria" w:eastAsia="Times New Roman" w:hAnsi="Cambria"/>
          <w:color w:val="222222"/>
          <w:sz w:val="20"/>
          <w:szCs w:val="20"/>
        </w:rPr>
        <w:t>r</w:t>
      </w:r>
      <w:r w:rsidRPr="00E7628F">
        <w:rPr>
          <w:rFonts w:ascii="Cambria" w:eastAsia="Times New Roman" w:hAnsi="Cambria"/>
          <w:color w:val="222222"/>
          <w:sz w:val="20"/>
          <w:szCs w:val="20"/>
        </w:rPr>
        <w:t xml:space="preserve">ecruitment level 3 </w:t>
      </w:r>
      <w:r w:rsidR="008F3268" w:rsidRPr="00E7628F">
        <w:rPr>
          <w:rFonts w:ascii="Cambria" w:eastAsia="Times New Roman" w:hAnsi="Cambria"/>
          <w:color w:val="222222"/>
          <w:sz w:val="20"/>
          <w:szCs w:val="20"/>
        </w:rPr>
        <w:t>for</w:t>
      </w:r>
      <w:r w:rsidRPr="00E7628F">
        <w:rPr>
          <w:rFonts w:ascii="Cambria" w:eastAsia="Times New Roman" w:hAnsi="Cambria"/>
          <w:color w:val="222222"/>
          <w:sz w:val="20"/>
          <w:szCs w:val="20"/>
        </w:rPr>
        <w:t xml:space="preserve"> both stocks is that if recruitment shifts have occurred in the past they could occur in the future </w:t>
      </w:r>
      <w:r w:rsidR="008F3268" w:rsidRPr="00E7628F">
        <w:rPr>
          <w:rFonts w:ascii="Cambria" w:eastAsia="Times New Roman" w:hAnsi="Cambria"/>
          <w:color w:val="222222"/>
          <w:sz w:val="20"/>
          <w:szCs w:val="20"/>
        </w:rPr>
        <w:t>as well</w:t>
      </w:r>
      <w:r w:rsidRPr="00E7628F">
        <w:rPr>
          <w:rFonts w:ascii="Cambria" w:eastAsia="Times New Roman" w:hAnsi="Cambria"/>
          <w:color w:val="222222"/>
          <w:sz w:val="20"/>
          <w:szCs w:val="20"/>
        </w:rPr>
        <w:t>.</w:t>
      </w:r>
    </w:p>
    <w:p w14:paraId="39B12D82" w14:textId="5D2BA200" w:rsidR="00D62F73" w:rsidRPr="00E7628F" w:rsidRDefault="00D62F73" w:rsidP="00636EAD">
      <w:pPr>
        <w:spacing w:after="0" w:line="240" w:lineRule="auto"/>
        <w:jc w:val="both"/>
        <w:rPr>
          <w:rFonts w:ascii="Cambria" w:eastAsia="Times New Roman" w:hAnsi="Cambria"/>
          <w:color w:val="222222"/>
          <w:sz w:val="20"/>
          <w:szCs w:val="20"/>
        </w:rPr>
      </w:pPr>
    </w:p>
    <w:p w14:paraId="0EFE5104" w14:textId="6A55858F" w:rsidR="008543B1" w:rsidRPr="00E7628F" w:rsidRDefault="008543B1" w:rsidP="00636EAD">
      <w:pPr>
        <w:shd w:val="clear" w:color="auto" w:fill="FFFFFF"/>
        <w:spacing w:after="0" w:line="240" w:lineRule="auto"/>
        <w:rPr>
          <w:rFonts w:ascii="Cambria" w:eastAsia="Times New Roman" w:hAnsi="Cambria"/>
          <w:sz w:val="20"/>
          <w:szCs w:val="20"/>
        </w:rPr>
      </w:pPr>
      <w:r w:rsidRPr="00E7628F">
        <w:rPr>
          <w:rFonts w:ascii="Cambria" w:eastAsia="Times New Roman" w:hAnsi="Cambria"/>
          <w:sz w:val="20"/>
          <w:szCs w:val="20"/>
          <w:u w:val="single"/>
        </w:rPr>
        <w:t xml:space="preserve">Combinations for Reference </w:t>
      </w:r>
      <w:r w:rsidR="00885F09" w:rsidRPr="00E7628F">
        <w:rPr>
          <w:rFonts w:ascii="Cambria" w:eastAsia="Times New Roman" w:hAnsi="Cambria"/>
          <w:sz w:val="20"/>
          <w:szCs w:val="20"/>
          <w:u w:val="single"/>
        </w:rPr>
        <w:t>Grid</w:t>
      </w:r>
    </w:p>
    <w:p w14:paraId="229D89F1" w14:textId="77777777" w:rsidR="004603A9" w:rsidRDefault="004603A9" w:rsidP="00636EAD">
      <w:pPr>
        <w:shd w:val="clear" w:color="auto" w:fill="FFFFFF"/>
        <w:spacing w:after="0" w:line="240" w:lineRule="auto"/>
        <w:jc w:val="both"/>
        <w:rPr>
          <w:rFonts w:ascii="Cambria" w:eastAsia="Times New Roman" w:hAnsi="Cambria"/>
          <w:sz w:val="20"/>
          <w:szCs w:val="20"/>
        </w:rPr>
      </w:pPr>
    </w:p>
    <w:p w14:paraId="61BBAF1E" w14:textId="2D835696" w:rsidR="008543B1" w:rsidRPr="00E7628F" w:rsidRDefault="008543B1" w:rsidP="00636EAD">
      <w:pPr>
        <w:shd w:val="clear" w:color="auto" w:fill="FFFFFF"/>
        <w:spacing w:after="0" w:line="240" w:lineRule="auto"/>
        <w:jc w:val="both"/>
        <w:rPr>
          <w:rFonts w:ascii="Cambria" w:eastAsia="Times New Roman" w:hAnsi="Cambria"/>
          <w:sz w:val="20"/>
          <w:szCs w:val="20"/>
        </w:rPr>
      </w:pPr>
      <w:r w:rsidRPr="00E7628F">
        <w:rPr>
          <w:rFonts w:ascii="Cambria" w:eastAsia="Times New Roman" w:hAnsi="Cambria"/>
          <w:sz w:val="20"/>
          <w:szCs w:val="20"/>
        </w:rPr>
        <w:t xml:space="preserve">A full cross of (1, 2, 3) x (A, B) </w:t>
      </w:r>
      <w:r w:rsidR="001C22FE" w:rsidRPr="00E7628F">
        <w:rPr>
          <w:rFonts w:ascii="Cambria" w:eastAsia="Times New Roman" w:hAnsi="Cambria"/>
          <w:sz w:val="20"/>
          <w:szCs w:val="20"/>
        </w:rPr>
        <w:t>x</w:t>
      </w:r>
      <w:r w:rsidRPr="00E7628F">
        <w:rPr>
          <w:rFonts w:ascii="Cambria" w:eastAsia="Times New Roman" w:hAnsi="Cambria"/>
          <w:sz w:val="20"/>
          <w:szCs w:val="20"/>
        </w:rPr>
        <w:t xml:space="preserve"> (--, -+, +-, ++) x (L, H</w:t>
      </w:r>
      <w:r w:rsidR="00E43F1A" w:rsidRPr="00E7628F">
        <w:rPr>
          <w:rFonts w:ascii="Cambria" w:eastAsia="Times New Roman" w:hAnsi="Cambria"/>
          <w:sz w:val="20"/>
          <w:szCs w:val="20"/>
        </w:rPr>
        <w:t>),</w:t>
      </w:r>
      <w:r w:rsidRPr="00E7628F">
        <w:rPr>
          <w:rFonts w:ascii="Cambria" w:eastAsia="Times New Roman" w:hAnsi="Cambria"/>
          <w:sz w:val="20"/>
          <w:szCs w:val="20"/>
        </w:rPr>
        <w:t xml:space="preserve"> </w:t>
      </w:r>
      <w:r w:rsidR="00E43F1A" w:rsidRPr="00E7628F">
        <w:rPr>
          <w:rFonts w:ascii="Cambria" w:eastAsia="Times New Roman" w:hAnsi="Cambria"/>
          <w:sz w:val="20"/>
          <w:szCs w:val="20"/>
        </w:rPr>
        <w:t>i.e.,</w:t>
      </w:r>
      <w:r w:rsidRPr="00E7628F">
        <w:rPr>
          <w:rFonts w:ascii="Cambria" w:eastAsia="Times New Roman" w:hAnsi="Cambria"/>
          <w:sz w:val="20"/>
          <w:szCs w:val="20"/>
        </w:rPr>
        <w:t xml:space="preserve"> </w:t>
      </w:r>
      <w:r w:rsidR="001C22FE" w:rsidRPr="00E7628F">
        <w:rPr>
          <w:rFonts w:ascii="Cambria" w:eastAsia="Times New Roman" w:hAnsi="Cambria"/>
          <w:sz w:val="20"/>
          <w:szCs w:val="20"/>
        </w:rPr>
        <w:t xml:space="preserve">48 </w:t>
      </w:r>
      <w:r w:rsidRPr="00E7628F">
        <w:rPr>
          <w:rFonts w:ascii="Cambria" w:eastAsia="Times New Roman" w:hAnsi="Cambria"/>
          <w:sz w:val="20"/>
          <w:szCs w:val="20"/>
        </w:rPr>
        <w:t>scenarios in total (</w:t>
      </w:r>
      <w:r w:rsidR="008F3268" w:rsidRPr="00E7628F">
        <w:rPr>
          <w:rFonts w:ascii="Cambria" w:eastAsia="Times New Roman" w:hAnsi="Cambria"/>
          <w:sz w:val="20"/>
          <w:szCs w:val="20"/>
        </w:rPr>
        <w:t xml:space="preserve">only </w:t>
      </w:r>
      <w:r w:rsidR="001C22FE" w:rsidRPr="00E7628F">
        <w:rPr>
          <w:rFonts w:ascii="Cambria" w:eastAsia="Times New Roman" w:hAnsi="Cambria"/>
          <w:sz w:val="20"/>
          <w:szCs w:val="20"/>
        </w:rPr>
        <w:t xml:space="preserve">32 </w:t>
      </w:r>
      <w:r w:rsidRPr="00E7628F">
        <w:rPr>
          <w:rFonts w:ascii="Cambria" w:eastAsia="Times New Roman" w:hAnsi="Cambria"/>
          <w:sz w:val="20"/>
          <w:szCs w:val="20"/>
        </w:rPr>
        <w:t>of which require OM fitting since Recruitment levels 1 and 3 differ only in projection years). Discussion will be required regarding whether, in addition to considering results for each of these scenarios individually, they should also be considered for all scenarios in combination, and if so</w:t>
      </w:r>
      <w:r w:rsidR="008F3268" w:rsidRPr="00E7628F">
        <w:rPr>
          <w:rFonts w:ascii="Cambria" w:eastAsia="Times New Roman" w:hAnsi="Cambria"/>
          <w:sz w:val="20"/>
          <w:szCs w:val="20"/>
        </w:rPr>
        <w:t>,</w:t>
      </w:r>
      <w:r w:rsidRPr="00E7628F">
        <w:rPr>
          <w:rFonts w:ascii="Cambria" w:eastAsia="Times New Roman" w:hAnsi="Cambria"/>
          <w:sz w:val="20"/>
          <w:szCs w:val="20"/>
        </w:rPr>
        <w:t xml:space="preserve"> how the scenarios should be weighted (if at all) in such a combination.</w:t>
      </w:r>
    </w:p>
    <w:p w14:paraId="7B157474" w14:textId="4A4DBB6A" w:rsidR="00C46F4D" w:rsidRDefault="00C46F4D" w:rsidP="00636EAD">
      <w:pPr>
        <w:shd w:val="clear" w:color="auto" w:fill="FFFFFF"/>
        <w:spacing w:after="0" w:line="240" w:lineRule="auto"/>
        <w:rPr>
          <w:rFonts w:ascii="Cambria" w:eastAsia="Times New Roman" w:hAnsi="Cambria"/>
          <w:sz w:val="20"/>
          <w:szCs w:val="20"/>
        </w:rPr>
      </w:pPr>
    </w:p>
    <w:p w14:paraId="770E1E1F" w14:textId="17D4010B" w:rsidR="008543B1" w:rsidRPr="00E7628F" w:rsidRDefault="008543B1" w:rsidP="00636EAD">
      <w:pPr>
        <w:shd w:val="clear" w:color="auto" w:fill="FFFFFF"/>
        <w:spacing w:after="0" w:line="240" w:lineRule="auto"/>
        <w:rPr>
          <w:rFonts w:ascii="Cambria" w:eastAsia="Times New Roman" w:hAnsi="Cambria"/>
          <w:sz w:val="20"/>
          <w:szCs w:val="20"/>
        </w:rPr>
      </w:pPr>
      <w:r w:rsidRPr="00636EAD">
        <w:rPr>
          <w:rFonts w:ascii="Cambria" w:eastAsia="Times New Roman" w:hAnsi="Cambria"/>
          <w:b/>
          <w:bCs/>
          <w:sz w:val="20"/>
          <w:szCs w:val="20"/>
        </w:rPr>
        <w:t xml:space="preserve">Table 9.2. </w:t>
      </w:r>
      <w:r w:rsidRPr="00E7628F">
        <w:rPr>
          <w:rFonts w:ascii="Cambria" w:eastAsia="Times New Roman" w:hAnsi="Cambria"/>
          <w:sz w:val="20"/>
          <w:szCs w:val="20"/>
        </w:rPr>
        <w:t xml:space="preserve">The factorial design and labelling of the </w:t>
      </w:r>
      <w:r w:rsidR="00885F09" w:rsidRPr="00E7628F">
        <w:rPr>
          <w:rFonts w:ascii="Cambria" w:eastAsia="Times New Roman" w:hAnsi="Cambria"/>
          <w:sz w:val="20"/>
          <w:szCs w:val="20"/>
        </w:rPr>
        <w:t>R</w:t>
      </w:r>
      <w:r w:rsidRPr="00E7628F">
        <w:rPr>
          <w:rFonts w:ascii="Cambria" w:eastAsia="Times New Roman" w:hAnsi="Cambria"/>
          <w:sz w:val="20"/>
          <w:szCs w:val="20"/>
        </w:rPr>
        <w:t xml:space="preserve">eference </w:t>
      </w:r>
      <w:r w:rsidR="00885F09" w:rsidRPr="00E7628F">
        <w:rPr>
          <w:rFonts w:ascii="Cambria" w:eastAsia="Times New Roman" w:hAnsi="Cambria"/>
          <w:sz w:val="20"/>
          <w:szCs w:val="20"/>
        </w:rPr>
        <w:t xml:space="preserve">Grid </w:t>
      </w:r>
      <w:r w:rsidRPr="00E7628F">
        <w:rPr>
          <w:rFonts w:ascii="Cambria" w:eastAsia="Times New Roman" w:hAnsi="Cambria"/>
          <w:sz w:val="20"/>
          <w:szCs w:val="20"/>
        </w:rPr>
        <w:t>operating models (</w:t>
      </w:r>
      <w:r w:rsidR="00D82D5B" w:rsidRPr="00E7628F">
        <w:rPr>
          <w:rFonts w:ascii="Cambria" w:eastAsia="Times New Roman" w:hAnsi="Cambria"/>
          <w:sz w:val="20"/>
          <w:szCs w:val="20"/>
        </w:rPr>
        <w:t>Recruitment level 3</w:t>
      </w:r>
      <w:r w:rsidRPr="00E7628F">
        <w:rPr>
          <w:rFonts w:ascii="Cambria" w:eastAsia="Times New Roman" w:hAnsi="Cambria"/>
          <w:sz w:val="20"/>
          <w:szCs w:val="20"/>
        </w:rPr>
        <w:t xml:space="preserve"> OMs do not require estimation and change only in projection years)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3"/>
        <w:gridCol w:w="900"/>
        <w:gridCol w:w="900"/>
        <w:gridCol w:w="900"/>
        <w:gridCol w:w="971"/>
        <w:gridCol w:w="901"/>
        <w:gridCol w:w="901"/>
        <w:gridCol w:w="901"/>
        <w:gridCol w:w="901"/>
      </w:tblGrid>
      <w:tr w:rsidR="001C22FE" w:rsidRPr="00E7628F" w14:paraId="7B6AD14B" w14:textId="77777777" w:rsidTr="008E2800">
        <w:trPr>
          <w:trHeight w:val="504"/>
        </w:trPr>
        <w:tc>
          <w:tcPr>
            <w:tcW w:w="2003" w:type="dxa"/>
            <w:tcBorders>
              <w:top w:val="single" w:sz="12" w:space="0" w:color="auto"/>
              <w:right w:val="single" w:sz="12" w:space="0" w:color="auto"/>
            </w:tcBorders>
            <w:shd w:val="clear" w:color="auto" w:fill="auto"/>
          </w:tcPr>
          <w:p w14:paraId="32F522F4" w14:textId="21B8F084"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r w:rsidRPr="00E7628F" w:rsidDel="001C22FE">
              <w:rPr>
                <w:rFonts w:ascii="Cambria" w:eastAsia="Times New Roman" w:hAnsi="Cambria"/>
                <w:b/>
                <w:sz w:val="20"/>
                <w:szCs w:val="20"/>
              </w:rPr>
              <w:t xml:space="preserve"> </w:t>
            </w:r>
          </w:p>
        </w:tc>
        <w:tc>
          <w:tcPr>
            <w:tcW w:w="7275" w:type="dxa"/>
            <w:gridSpan w:val="8"/>
            <w:tcBorders>
              <w:top w:val="single" w:sz="12" w:space="0" w:color="auto"/>
              <w:left w:val="single" w:sz="12" w:space="0" w:color="auto"/>
            </w:tcBorders>
            <w:shd w:val="clear" w:color="auto" w:fill="auto"/>
            <w:vAlign w:val="center"/>
          </w:tcPr>
          <w:p w14:paraId="2D85A72A" w14:textId="508B404E"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L</w:t>
            </w:r>
          </w:p>
        </w:tc>
      </w:tr>
      <w:tr w:rsidR="008543B1" w:rsidRPr="00E7628F" w14:paraId="294036FC" w14:textId="77777777" w:rsidTr="001C22FE">
        <w:tc>
          <w:tcPr>
            <w:tcW w:w="2003" w:type="dxa"/>
            <w:tcBorders>
              <w:bottom w:val="single" w:sz="4" w:space="0" w:color="auto"/>
              <w:right w:val="single" w:sz="12" w:space="0" w:color="auto"/>
            </w:tcBorders>
            <w:shd w:val="clear" w:color="auto" w:fill="auto"/>
          </w:tcPr>
          <w:p w14:paraId="4BEC2A30" w14:textId="092ECC0D" w:rsidR="008543B1"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p>
        </w:tc>
        <w:tc>
          <w:tcPr>
            <w:tcW w:w="1800" w:type="dxa"/>
            <w:gridSpan w:val="2"/>
            <w:tcBorders>
              <w:left w:val="single" w:sz="12" w:space="0" w:color="auto"/>
              <w:bottom w:val="single" w:sz="4" w:space="0" w:color="auto"/>
            </w:tcBorders>
            <w:shd w:val="clear" w:color="auto" w:fill="auto"/>
            <w:vAlign w:val="center"/>
          </w:tcPr>
          <w:p w14:paraId="3E1B3FF1" w14:textId="6356CEC9"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1" w:type="dxa"/>
            <w:gridSpan w:val="2"/>
            <w:tcBorders>
              <w:bottom w:val="single" w:sz="4" w:space="0" w:color="auto"/>
              <w:right w:val="single" w:sz="12" w:space="0" w:color="auto"/>
            </w:tcBorders>
            <w:shd w:val="clear" w:color="auto" w:fill="auto"/>
            <w:vAlign w:val="center"/>
          </w:tcPr>
          <w:p w14:paraId="3670C57C" w14:textId="1447DA7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1F550416" w14:textId="23952B8D"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1B8A71E6" w14:textId="2CB480AA"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151B0009" w14:textId="77777777" w:rsidTr="001C22FE">
        <w:tc>
          <w:tcPr>
            <w:tcW w:w="2003" w:type="dxa"/>
            <w:tcBorders>
              <w:bottom w:val="single" w:sz="12" w:space="0" w:color="auto"/>
              <w:right w:val="single" w:sz="12" w:space="0" w:color="auto"/>
            </w:tcBorders>
            <w:shd w:val="clear" w:color="auto" w:fill="auto"/>
          </w:tcPr>
          <w:p w14:paraId="1F8A1E64"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0" w:type="dxa"/>
            <w:tcBorders>
              <w:left w:val="single" w:sz="12" w:space="0" w:color="auto"/>
              <w:bottom w:val="single" w:sz="12" w:space="0" w:color="auto"/>
            </w:tcBorders>
            <w:shd w:val="clear" w:color="auto" w:fill="auto"/>
          </w:tcPr>
          <w:p w14:paraId="10BCA8B0"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0" w:type="dxa"/>
            <w:tcBorders>
              <w:bottom w:val="single" w:sz="12" w:space="0" w:color="auto"/>
            </w:tcBorders>
            <w:shd w:val="clear" w:color="auto" w:fill="auto"/>
          </w:tcPr>
          <w:p w14:paraId="30A030EB"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0" w:type="dxa"/>
            <w:tcBorders>
              <w:bottom w:val="single" w:sz="12" w:space="0" w:color="auto"/>
            </w:tcBorders>
            <w:shd w:val="clear" w:color="auto" w:fill="auto"/>
          </w:tcPr>
          <w:p w14:paraId="0C817E11"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1" w:type="dxa"/>
            <w:tcBorders>
              <w:bottom w:val="single" w:sz="12" w:space="0" w:color="auto"/>
              <w:right w:val="single" w:sz="12" w:space="0" w:color="auto"/>
            </w:tcBorders>
            <w:shd w:val="clear" w:color="auto" w:fill="auto"/>
          </w:tcPr>
          <w:p w14:paraId="5ECE0BB8"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21A47EDE"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EA3C92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2C68304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41141ED"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0A9C65CA" w14:textId="77777777" w:rsidTr="001C22FE">
        <w:trPr>
          <w:trHeight w:val="432"/>
        </w:trPr>
        <w:tc>
          <w:tcPr>
            <w:tcW w:w="2003" w:type="dxa"/>
            <w:tcBorders>
              <w:top w:val="single" w:sz="12" w:space="0" w:color="auto"/>
              <w:right w:val="single" w:sz="12" w:space="0" w:color="auto"/>
            </w:tcBorders>
            <w:shd w:val="clear" w:color="auto" w:fill="auto"/>
            <w:vAlign w:val="center"/>
          </w:tcPr>
          <w:p w14:paraId="47DD1211"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0" w:type="dxa"/>
            <w:tcBorders>
              <w:top w:val="single" w:sz="12" w:space="0" w:color="auto"/>
              <w:left w:val="single" w:sz="12" w:space="0" w:color="auto"/>
            </w:tcBorders>
            <w:shd w:val="clear" w:color="auto" w:fill="auto"/>
            <w:vAlign w:val="center"/>
          </w:tcPr>
          <w:p w14:paraId="070AE3E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w:t>
            </w:r>
          </w:p>
        </w:tc>
        <w:tc>
          <w:tcPr>
            <w:tcW w:w="900" w:type="dxa"/>
            <w:tcBorders>
              <w:top w:val="single" w:sz="12" w:space="0" w:color="auto"/>
            </w:tcBorders>
            <w:shd w:val="clear" w:color="auto" w:fill="auto"/>
            <w:vAlign w:val="center"/>
          </w:tcPr>
          <w:p w14:paraId="47D4F01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w:t>
            </w:r>
          </w:p>
        </w:tc>
        <w:tc>
          <w:tcPr>
            <w:tcW w:w="900" w:type="dxa"/>
            <w:tcBorders>
              <w:top w:val="single" w:sz="12" w:space="0" w:color="auto"/>
            </w:tcBorders>
            <w:shd w:val="clear" w:color="auto" w:fill="auto"/>
            <w:vAlign w:val="center"/>
          </w:tcPr>
          <w:p w14:paraId="4F0AF1B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OM_7</w:t>
            </w:r>
          </w:p>
        </w:tc>
        <w:tc>
          <w:tcPr>
            <w:tcW w:w="971" w:type="dxa"/>
            <w:tcBorders>
              <w:top w:val="single" w:sz="12" w:space="0" w:color="auto"/>
              <w:right w:val="single" w:sz="12" w:space="0" w:color="auto"/>
            </w:tcBorders>
            <w:shd w:val="clear" w:color="auto" w:fill="auto"/>
            <w:vAlign w:val="center"/>
          </w:tcPr>
          <w:p w14:paraId="71E84AD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OM_10</w:t>
            </w:r>
          </w:p>
        </w:tc>
        <w:tc>
          <w:tcPr>
            <w:tcW w:w="901" w:type="dxa"/>
            <w:tcBorders>
              <w:top w:val="single" w:sz="12" w:space="0" w:color="auto"/>
              <w:left w:val="single" w:sz="12" w:space="0" w:color="auto"/>
            </w:tcBorders>
            <w:shd w:val="clear" w:color="auto" w:fill="auto"/>
            <w:vAlign w:val="center"/>
          </w:tcPr>
          <w:p w14:paraId="778B942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OM_13</w:t>
            </w:r>
          </w:p>
        </w:tc>
        <w:tc>
          <w:tcPr>
            <w:tcW w:w="901" w:type="dxa"/>
            <w:tcBorders>
              <w:top w:val="single" w:sz="12" w:space="0" w:color="auto"/>
            </w:tcBorders>
            <w:shd w:val="clear" w:color="auto" w:fill="auto"/>
            <w:vAlign w:val="center"/>
          </w:tcPr>
          <w:p w14:paraId="40C0C1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OM_16</w:t>
            </w:r>
          </w:p>
        </w:tc>
        <w:tc>
          <w:tcPr>
            <w:tcW w:w="901" w:type="dxa"/>
            <w:tcBorders>
              <w:top w:val="single" w:sz="12" w:space="0" w:color="auto"/>
            </w:tcBorders>
            <w:shd w:val="clear" w:color="auto" w:fill="auto"/>
            <w:vAlign w:val="center"/>
          </w:tcPr>
          <w:p w14:paraId="3DDCFF8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OM_19</w:t>
            </w:r>
          </w:p>
        </w:tc>
        <w:tc>
          <w:tcPr>
            <w:tcW w:w="901" w:type="dxa"/>
            <w:tcBorders>
              <w:top w:val="single" w:sz="12" w:space="0" w:color="auto"/>
            </w:tcBorders>
            <w:shd w:val="clear" w:color="auto" w:fill="auto"/>
            <w:vAlign w:val="center"/>
          </w:tcPr>
          <w:p w14:paraId="6244F5F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OM_22</w:t>
            </w:r>
          </w:p>
        </w:tc>
      </w:tr>
      <w:tr w:rsidR="008543B1" w:rsidRPr="00E7628F" w14:paraId="383C3EA5" w14:textId="77777777" w:rsidTr="001C22FE">
        <w:trPr>
          <w:trHeight w:val="432"/>
        </w:trPr>
        <w:tc>
          <w:tcPr>
            <w:tcW w:w="2003" w:type="dxa"/>
            <w:tcBorders>
              <w:bottom w:val="single" w:sz="4" w:space="0" w:color="auto"/>
              <w:right w:val="single" w:sz="12" w:space="0" w:color="auto"/>
            </w:tcBorders>
            <w:shd w:val="clear" w:color="auto" w:fill="auto"/>
            <w:vAlign w:val="center"/>
          </w:tcPr>
          <w:p w14:paraId="2CF9A93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0" w:type="dxa"/>
            <w:tcBorders>
              <w:left w:val="single" w:sz="12" w:space="0" w:color="auto"/>
              <w:bottom w:val="single" w:sz="4" w:space="0" w:color="auto"/>
            </w:tcBorders>
            <w:shd w:val="clear" w:color="auto" w:fill="auto"/>
            <w:vAlign w:val="center"/>
          </w:tcPr>
          <w:p w14:paraId="00DC4FC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w:t>
            </w:r>
          </w:p>
        </w:tc>
        <w:tc>
          <w:tcPr>
            <w:tcW w:w="900" w:type="dxa"/>
            <w:tcBorders>
              <w:bottom w:val="single" w:sz="4" w:space="0" w:color="auto"/>
            </w:tcBorders>
            <w:shd w:val="clear" w:color="auto" w:fill="auto"/>
            <w:vAlign w:val="center"/>
          </w:tcPr>
          <w:p w14:paraId="1EEC9D9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OM_5</w:t>
            </w:r>
          </w:p>
        </w:tc>
        <w:tc>
          <w:tcPr>
            <w:tcW w:w="900" w:type="dxa"/>
            <w:tcBorders>
              <w:bottom w:val="single" w:sz="4" w:space="0" w:color="auto"/>
            </w:tcBorders>
            <w:shd w:val="clear" w:color="auto" w:fill="auto"/>
            <w:vAlign w:val="center"/>
          </w:tcPr>
          <w:p w14:paraId="76669B1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OM_8</w:t>
            </w:r>
          </w:p>
        </w:tc>
        <w:tc>
          <w:tcPr>
            <w:tcW w:w="971" w:type="dxa"/>
            <w:tcBorders>
              <w:bottom w:val="single" w:sz="4" w:space="0" w:color="auto"/>
              <w:right w:val="single" w:sz="12" w:space="0" w:color="auto"/>
            </w:tcBorders>
            <w:shd w:val="clear" w:color="auto" w:fill="auto"/>
            <w:vAlign w:val="center"/>
          </w:tcPr>
          <w:p w14:paraId="5957F87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OM_11</w:t>
            </w:r>
          </w:p>
        </w:tc>
        <w:tc>
          <w:tcPr>
            <w:tcW w:w="901" w:type="dxa"/>
            <w:tcBorders>
              <w:left w:val="single" w:sz="12" w:space="0" w:color="auto"/>
              <w:bottom w:val="single" w:sz="4" w:space="0" w:color="auto"/>
            </w:tcBorders>
            <w:shd w:val="clear" w:color="auto" w:fill="auto"/>
            <w:vAlign w:val="center"/>
          </w:tcPr>
          <w:p w14:paraId="1EE4A7B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OM_14</w:t>
            </w:r>
          </w:p>
        </w:tc>
        <w:tc>
          <w:tcPr>
            <w:tcW w:w="901" w:type="dxa"/>
            <w:tcBorders>
              <w:bottom w:val="single" w:sz="4" w:space="0" w:color="auto"/>
            </w:tcBorders>
            <w:shd w:val="clear" w:color="auto" w:fill="auto"/>
            <w:vAlign w:val="center"/>
          </w:tcPr>
          <w:p w14:paraId="45028B7E"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OM_17</w:t>
            </w:r>
          </w:p>
        </w:tc>
        <w:tc>
          <w:tcPr>
            <w:tcW w:w="901" w:type="dxa"/>
            <w:tcBorders>
              <w:bottom w:val="single" w:sz="4" w:space="0" w:color="auto"/>
            </w:tcBorders>
            <w:shd w:val="clear" w:color="auto" w:fill="auto"/>
            <w:vAlign w:val="center"/>
          </w:tcPr>
          <w:p w14:paraId="0DAE383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OM_20</w:t>
            </w:r>
          </w:p>
        </w:tc>
        <w:tc>
          <w:tcPr>
            <w:tcW w:w="901" w:type="dxa"/>
            <w:tcBorders>
              <w:bottom w:val="single" w:sz="4" w:space="0" w:color="auto"/>
            </w:tcBorders>
            <w:shd w:val="clear" w:color="auto" w:fill="auto"/>
            <w:vAlign w:val="center"/>
          </w:tcPr>
          <w:p w14:paraId="6FAF6ED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OM_23</w:t>
            </w:r>
          </w:p>
        </w:tc>
      </w:tr>
      <w:tr w:rsidR="008543B1" w:rsidRPr="00E7628F" w14:paraId="05D99E36" w14:textId="77777777" w:rsidTr="001C22FE">
        <w:trPr>
          <w:trHeight w:val="432"/>
        </w:trPr>
        <w:tc>
          <w:tcPr>
            <w:tcW w:w="2003" w:type="dxa"/>
            <w:tcBorders>
              <w:bottom w:val="single" w:sz="12" w:space="0" w:color="auto"/>
              <w:right w:val="single" w:sz="12" w:space="0" w:color="auto"/>
            </w:tcBorders>
            <w:shd w:val="clear" w:color="auto" w:fill="DBE5F1"/>
            <w:vAlign w:val="center"/>
          </w:tcPr>
          <w:p w14:paraId="7A3C0240"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0" w:type="dxa"/>
            <w:tcBorders>
              <w:left w:val="single" w:sz="12" w:space="0" w:color="auto"/>
              <w:bottom w:val="single" w:sz="12" w:space="0" w:color="auto"/>
            </w:tcBorders>
            <w:shd w:val="clear" w:color="auto" w:fill="DBE5F1"/>
            <w:vAlign w:val="center"/>
          </w:tcPr>
          <w:p w14:paraId="6B2F47E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w:t>
            </w:r>
          </w:p>
        </w:tc>
        <w:tc>
          <w:tcPr>
            <w:tcW w:w="900" w:type="dxa"/>
            <w:tcBorders>
              <w:bottom w:val="single" w:sz="12" w:space="0" w:color="auto"/>
            </w:tcBorders>
            <w:shd w:val="clear" w:color="auto" w:fill="DBE5F1"/>
            <w:vAlign w:val="center"/>
          </w:tcPr>
          <w:p w14:paraId="0FE7913D"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OM_6</w:t>
            </w:r>
          </w:p>
        </w:tc>
        <w:tc>
          <w:tcPr>
            <w:tcW w:w="900" w:type="dxa"/>
            <w:tcBorders>
              <w:bottom w:val="single" w:sz="12" w:space="0" w:color="auto"/>
            </w:tcBorders>
            <w:shd w:val="clear" w:color="auto" w:fill="DBE5F1"/>
            <w:vAlign w:val="center"/>
          </w:tcPr>
          <w:p w14:paraId="41BB9CE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OM_9</w:t>
            </w:r>
          </w:p>
        </w:tc>
        <w:tc>
          <w:tcPr>
            <w:tcW w:w="971" w:type="dxa"/>
            <w:tcBorders>
              <w:bottom w:val="single" w:sz="12" w:space="0" w:color="auto"/>
              <w:right w:val="single" w:sz="12" w:space="0" w:color="auto"/>
            </w:tcBorders>
            <w:shd w:val="clear" w:color="auto" w:fill="DBE5F1"/>
            <w:vAlign w:val="center"/>
          </w:tcPr>
          <w:p w14:paraId="557F88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OM_12</w:t>
            </w:r>
          </w:p>
        </w:tc>
        <w:tc>
          <w:tcPr>
            <w:tcW w:w="901" w:type="dxa"/>
            <w:tcBorders>
              <w:left w:val="single" w:sz="12" w:space="0" w:color="auto"/>
              <w:bottom w:val="single" w:sz="12" w:space="0" w:color="auto"/>
            </w:tcBorders>
            <w:shd w:val="clear" w:color="auto" w:fill="DBE5F1"/>
            <w:vAlign w:val="center"/>
          </w:tcPr>
          <w:p w14:paraId="18B70C6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OM_15</w:t>
            </w:r>
          </w:p>
        </w:tc>
        <w:tc>
          <w:tcPr>
            <w:tcW w:w="901" w:type="dxa"/>
            <w:tcBorders>
              <w:bottom w:val="single" w:sz="12" w:space="0" w:color="auto"/>
            </w:tcBorders>
            <w:shd w:val="clear" w:color="auto" w:fill="DBE5F1"/>
            <w:vAlign w:val="center"/>
          </w:tcPr>
          <w:p w14:paraId="4164AC7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OM_18</w:t>
            </w:r>
          </w:p>
        </w:tc>
        <w:tc>
          <w:tcPr>
            <w:tcW w:w="901" w:type="dxa"/>
            <w:tcBorders>
              <w:bottom w:val="single" w:sz="12" w:space="0" w:color="auto"/>
            </w:tcBorders>
            <w:shd w:val="clear" w:color="auto" w:fill="DBE5F1"/>
            <w:vAlign w:val="center"/>
          </w:tcPr>
          <w:p w14:paraId="4E39C053"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OM_21</w:t>
            </w:r>
          </w:p>
        </w:tc>
        <w:tc>
          <w:tcPr>
            <w:tcW w:w="901" w:type="dxa"/>
            <w:tcBorders>
              <w:bottom w:val="single" w:sz="12" w:space="0" w:color="auto"/>
            </w:tcBorders>
            <w:shd w:val="clear" w:color="auto" w:fill="DBE5F1"/>
            <w:vAlign w:val="center"/>
          </w:tcPr>
          <w:p w14:paraId="1894219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OM_24</w:t>
            </w:r>
          </w:p>
        </w:tc>
      </w:tr>
    </w:tbl>
    <w:p w14:paraId="089736DE" w14:textId="77777777" w:rsidR="008543B1" w:rsidRPr="00E7628F" w:rsidRDefault="008543B1" w:rsidP="00636EAD">
      <w:pPr>
        <w:shd w:val="clear" w:color="auto" w:fill="FFFFFF"/>
        <w:spacing w:after="0" w:line="240" w:lineRule="auto"/>
        <w:rPr>
          <w:rFonts w:ascii="Cambria" w:eastAsia="Times New Roman" w:hAnsi="Cambri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901"/>
        <w:gridCol w:w="901"/>
        <w:gridCol w:w="901"/>
        <w:gridCol w:w="972"/>
        <w:gridCol w:w="901"/>
        <w:gridCol w:w="901"/>
        <w:gridCol w:w="901"/>
        <w:gridCol w:w="901"/>
      </w:tblGrid>
      <w:tr w:rsidR="008543B1" w:rsidRPr="00E7628F" w14:paraId="343810AF" w14:textId="77777777" w:rsidTr="00682BE7">
        <w:tc>
          <w:tcPr>
            <w:tcW w:w="2009" w:type="dxa"/>
            <w:tcBorders>
              <w:top w:val="single" w:sz="12" w:space="0" w:color="auto"/>
              <w:right w:val="single" w:sz="12" w:space="0" w:color="auto"/>
            </w:tcBorders>
            <w:shd w:val="clear" w:color="auto" w:fill="auto"/>
          </w:tcPr>
          <w:p w14:paraId="2C208D6F"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Length Comp </w:t>
            </w:r>
            <w:proofErr w:type="spellStart"/>
            <w:r w:rsidRPr="00E7628F">
              <w:rPr>
                <w:rFonts w:ascii="Cambria" w:eastAsia="Times New Roman" w:hAnsi="Cambria"/>
                <w:b/>
                <w:sz w:val="20"/>
                <w:szCs w:val="20"/>
              </w:rPr>
              <w:t>Wt</w:t>
            </w:r>
            <w:proofErr w:type="spellEnd"/>
          </w:p>
        </w:tc>
        <w:tc>
          <w:tcPr>
            <w:tcW w:w="7279" w:type="dxa"/>
            <w:gridSpan w:val="8"/>
            <w:tcBorders>
              <w:top w:val="single" w:sz="12" w:space="0" w:color="auto"/>
              <w:left w:val="single" w:sz="12" w:space="0" w:color="auto"/>
            </w:tcBorders>
            <w:shd w:val="clear" w:color="auto" w:fill="auto"/>
            <w:vAlign w:val="center"/>
          </w:tcPr>
          <w:p w14:paraId="77DEAA4C" w14:textId="23B8B554" w:rsidR="008543B1"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H</w:t>
            </w:r>
          </w:p>
        </w:tc>
      </w:tr>
      <w:tr w:rsidR="001C22FE" w:rsidRPr="00E7628F" w14:paraId="2B6DED99" w14:textId="77777777" w:rsidTr="00682BE7">
        <w:tc>
          <w:tcPr>
            <w:tcW w:w="2009" w:type="dxa"/>
            <w:tcBorders>
              <w:bottom w:val="single" w:sz="4" w:space="0" w:color="auto"/>
              <w:right w:val="single" w:sz="12" w:space="0" w:color="auto"/>
            </w:tcBorders>
            <w:shd w:val="clear" w:color="auto" w:fill="auto"/>
          </w:tcPr>
          <w:p w14:paraId="3A76DA78" w14:textId="00111A81" w:rsidR="001C22FE" w:rsidRPr="00E7628F" w:rsidRDefault="001C22FE"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Scale</w:t>
            </w:r>
            <w:r w:rsidRPr="00E7628F" w:rsidDel="001C22FE">
              <w:rPr>
                <w:rFonts w:ascii="Cambria" w:eastAsia="Times New Roman" w:hAnsi="Cambria"/>
                <w:b/>
                <w:sz w:val="20"/>
                <w:szCs w:val="20"/>
              </w:rPr>
              <w:t xml:space="preserve"> </w:t>
            </w:r>
          </w:p>
        </w:tc>
        <w:tc>
          <w:tcPr>
            <w:tcW w:w="1802" w:type="dxa"/>
            <w:gridSpan w:val="2"/>
            <w:tcBorders>
              <w:left w:val="single" w:sz="12" w:space="0" w:color="auto"/>
              <w:bottom w:val="single" w:sz="4" w:space="0" w:color="auto"/>
            </w:tcBorders>
            <w:shd w:val="clear" w:color="auto" w:fill="auto"/>
            <w:vAlign w:val="center"/>
          </w:tcPr>
          <w:p w14:paraId="7CA810A5" w14:textId="2B32892D"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73" w:type="dxa"/>
            <w:gridSpan w:val="2"/>
            <w:tcBorders>
              <w:bottom w:val="single" w:sz="4" w:space="0" w:color="auto"/>
              <w:right w:val="single" w:sz="12" w:space="0" w:color="auto"/>
            </w:tcBorders>
            <w:shd w:val="clear" w:color="auto" w:fill="auto"/>
            <w:vAlign w:val="center"/>
          </w:tcPr>
          <w:p w14:paraId="56938F17" w14:textId="4CC553A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left w:val="single" w:sz="12" w:space="0" w:color="auto"/>
              <w:bottom w:val="single" w:sz="4" w:space="0" w:color="auto"/>
            </w:tcBorders>
            <w:shd w:val="clear" w:color="auto" w:fill="auto"/>
            <w:vAlign w:val="center"/>
          </w:tcPr>
          <w:p w14:paraId="75E536A6" w14:textId="4927CA2C"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c>
          <w:tcPr>
            <w:tcW w:w="1802" w:type="dxa"/>
            <w:gridSpan w:val="2"/>
            <w:tcBorders>
              <w:bottom w:val="single" w:sz="4" w:space="0" w:color="auto"/>
            </w:tcBorders>
            <w:shd w:val="clear" w:color="auto" w:fill="auto"/>
          </w:tcPr>
          <w:p w14:paraId="756E8193" w14:textId="1683C7EA" w:rsidR="001C22FE" w:rsidRPr="00E7628F" w:rsidRDefault="001C22FE"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w:t>
            </w:r>
          </w:p>
        </w:tc>
      </w:tr>
      <w:tr w:rsidR="008543B1" w:rsidRPr="00E7628F" w14:paraId="7E89BF11" w14:textId="77777777" w:rsidTr="00682BE7">
        <w:tc>
          <w:tcPr>
            <w:tcW w:w="2009" w:type="dxa"/>
            <w:tcBorders>
              <w:bottom w:val="single" w:sz="12" w:space="0" w:color="auto"/>
              <w:right w:val="single" w:sz="12" w:space="0" w:color="auto"/>
            </w:tcBorders>
            <w:shd w:val="clear" w:color="auto" w:fill="auto"/>
          </w:tcPr>
          <w:p w14:paraId="3340D08A" w14:textId="77777777" w:rsidR="008543B1" w:rsidRPr="00E7628F" w:rsidRDefault="008543B1" w:rsidP="00636EAD">
            <w:pPr>
              <w:spacing w:after="0" w:line="240" w:lineRule="auto"/>
              <w:jc w:val="right"/>
              <w:rPr>
                <w:rFonts w:ascii="Cambria" w:eastAsia="Times New Roman" w:hAnsi="Cambria"/>
                <w:b/>
                <w:sz w:val="20"/>
                <w:szCs w:val="20"/>
              </w:rPr>
            </w:pPr>
            <w:r w:rsidRPr="00E7628F">
              <w:rPr>
                <w:rFonts w:ascii="Cambria" w:eastAsia="Times New Roman" w:hAnsi="Cambria"/>
                <w:b/>
                <w:sz w:val="20"/>
                <w:szCs w:val="20"/>
              </w:rPr>
              <w:t xml:space="preserve">Spawn. Frac. / M </w:t>
            </w:r>
          </w:p>
        </w:tc>
        <w:tc>
          <w:tcPr>
            <w:tcW w:w="901" w:type="dxa"/>
            <w:tcBorders>
              <w:left w:val="single" w:sz="12" w:space="0" w:color="auto"/>
              <w:bottom w:val="single" w:sz="12" w:space="0" w:color="auto"/>
            </w:tcBorders>
            <w:shd w:val="clear" w:color="auto" w:fill="auto"/>
          </w:tcPr>
          <w:p w14:paraId="588CFC5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3B8CCDA"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539792B9"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72" w:type="dxa"/>
            <w:tcBorders>
              <w:bottom w:val="single" w:sz="12" w:space="0" w:color="auto"/>
              <w:right w:val="single" w:sz="12" w:space="0" w:color="auto"/>
            </w:tcBorders>
            <w:shd w:val="clear" w:color="auto" w:fill="auto"/>
          </w:tcPr>
          <w:p w14:paraId="78E4A0A4"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left w:val="single" w:sz="12" w:space="0" w:color="auto"/>
              <w:bottom w:val="single" w:sz="12" w:space="0" w:color="auto"/>
            </w:tcBorders>
            <w:shd w:val="clear" w:color="auto" w:fill="auto"/>
          </w:tcPr>
          <w:p w14:paraId="75F3A0D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1E6D9233"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c>
          <w:tcPr>
            <w:tcW w:w="901" w:type="dxa"/>
            <w:tcBorders>
              <w:bottom w:val="single" w:sz="12" w:space="0" w:color="auto"/>
            </w:tcBorders>
            <w:shd w:val="clear" w:color="auto" w:fill="auto"/>
          </w:tcPr>
          <w:p w14:paraId="6C8E7662"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A</w:t>
            </w:r>
          </w:p>
        </w:tc>
        <w:tc>
          <w:tcPr>
            <w:tcW w:w="901" w:type="dxa"/>
            <w:tcBorders>
              <w:bottom w:val="single" w:sz="12" w:space="0" w:color="auto"/>
            </w:tcBorders>
            <w:shd w:val="clear" w:color="auto" w:fill="auto"/>
          </w:tcPr>
          <w:p w14:paraId="30606EDC" w14:textId="77777777" w:rsidR="008543B1" w:rsidRPr="00E7628F" w:rsidRDefault="008543B1" w:rsidP="00636EAD">
            <w:pPr>
              <w:spacing w:after="0" w:line="240" w:lineRule="auto"/>
              <w:jc w:val="center"/>
              <w:rPr>
                <w:rFonts w:ascii="Cambria" w:eastAsia="Times New Roman" w:hAnsi="Cambria"/>
                <w:b/>
                <w:sz w:val="20"/>
                <w:szCs w:val="20"/>
              </w:rPr>
            </w:pPr>
            <w:r w:rsidRPr="00E7628F">
              <w:rPr>
                <w:rFonts w:ascii="Cambria" w:eastAsia="Times New Roman" w:hAnsi="Cambria"/>
                <w:b/>
                <w:sz w:val="20"/>
                <w:szCs w:val="20"/>
              </w:rPr>
              <w:t>B</w:t>
            </w:r>
          </w:p>
        </w:tc>
      </w:tr>
      <w:tr w:rsidR="008543B1" w:rsidRPr="00E7628F" w14:paraId="568E9D7B" w14:textId="77777777" w:rsidTr="00682BE7">
        <w:trPr>
          <w:trHeight w:val="432"/>
        </w:trPr>
        <w:tc>
          <w:tcPr>
            <w:tcW w:w="2009" w:type="dxa"/>
            <w:tcBorders>
              <w:top w:val="single" w:sz="12" w:space="0" w:color="auto"/>
              <w:right w:val="single" w:sz="12" w:space="0" w:color="auto"/>
            </w:tcBorders>
            <w:shd w:val="clear" w:color="auto" w:fill="auto"/>
            <w:vAlign w:val="center"/>
          </w:tcPr>
          <w:p w14:paraId="0573E484"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1</w:t>
            </w:r>
          </w:p>
        </w:tc>
        <w:tc>
          <w:tcPr>
            <w:tcW w:w="901" w:type="dxa"/>
            <w:tcBorders>
              <w:top w:val="single" w:sz="12" w:space="0" w:color="auto"/>
              <w:left w:val="single" w:sz="12" w:space="0" w:color="auto"/>
            </w:tcBorders>
            <w:shd w:val="clear" w:color="auto" w:fill="auto"/>
            <w:vAlign w:val="center"/>
          </w:tcPr>
          <w:p w14:paraId="4A1260D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OM_25</w:t>
            </w:r>
          </w:p>
        </w:tc>
        <w:tc>
          <w:tcPr>
            <w:tcW w:w="901" w:type="dxa"/>
            <w:tcBorders>
              <w:top w:val="single" w:sz="12" w:space="0" w:color="auto"/>
            </w:tcBorders>
            <w:shd w:val="clear" w:color="auto" w:fill="auto"/>
            <w:vAlign w:val="center"/>
          </w:tcPr>
          <w:p w14:paraId="3E18E2A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OM_28</w:t>
            </w:r>
          </w:p>
        </w:tc>
        <w:tc>
          <w:tcPr>
            <w:tcW w:w="901" w:type="dxa"/>
            <w:tcBorders>
              <w:top w:val="single" w:sz="12" w:space="0" w:color="auto"/>
            </w:tcBorders>
            <w:shd w:val="clear" w:color="auto" w:fill="auto"/>
            <w:vAlign w:val="center"/>
          </w:tcPr>
          <w:p w14:paraId="5BBB1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OM_31</w:t>
            </w:r>
          </w:p>
        </w:tc>
        <w:tc>
          <w:tcPr>
            <w:tcW w:w="972" w:type="dxa"/>
            <w:tcBorders>
              <w:top w:val="single" w:sz="12" w:space="0" w:color="auto"/>
              <w:right w:val="single" w:sz="12" w:space="0" w:color="auto"/>
            </w:tcBorders>
            <w:shd w:val="clear" w:color="auto" w:fill="auto"/>
            <w:vAlign w:val="center"/>
          </w:tcPr>
          <w:p w14:paraId="336967C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OM_34</w:t>
            </w:r>
          </w:p>
        </w:tc>
        <w:tc>
          <w:tcPr>
            <w:tcW w:w="901" w:type="dxa"/>
            <w:tcBorders>
              <w:top w:val="single" w:sz="12" w:space="0" w:color="auto"/>
              <w:left w:val="single" w:sz="12" w:space="0" w:color="auto"/>
            </w:tcBorders>
            <w:shd w:val="clear" w:color="auto" w:fill="auto"/>
            <w:vAlign w:val="center"/>
          </w:tcPr>
          <w:p w14:paraId="6DBF971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OM_37</w:t>
            </w:r>
          </w:p>
        </w:tc>
        <w:tc>
          <w:tcPr>
            <w:tcW w:w="901" w:type="dxa"/>
            <w:tcBorders>
              <w:top w:val="single" w:sz="12" w:space="0" w:color="auto"/>
            </w:tcBorders>
            <w:shd w:val="clear" w:color="auto" w:fill="auto"/>
            <w:vAlign w:val="center"/>
          </w:tcPr>
          <w:p w14:paraId="6A14E82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OM_40</w:t>
            </w:r>
          </w:p>
        </w:tc>
        <w:tc>
          <w:tcPr>
            <w:tcW w:w="901" w:type="dxa"/>
            <w:tcBorders>
              <w:top w:val="single" w:sz="12" w:space="0" w:color="auto"/>
            </w:tcBorders>
            <w:shd w:val="clear" w:color="auto" w:fill="auto"/>
            <w:vAlign w:val="center"/>
          </w:tcPr>
          <w:p w14:paraId="3F1A4DF9"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OM_43</w:t>
            </w:r>
          </w:p>
        </w:tc>
        <w:tc>
          <w:tcPr>
            <w:tcW w:w="901" w:type="dxa"/>
            <w:tcBorders>
              <w:top w:val="single" w:sz="12" w:space="0" w:color="auto"/>
            </w:tcBorders>
            <w:shd w:val="clear" w:color="auto" w:fill="auto"/>
            <w:vAlign w:val="center"/>
          </w:tcPr>
          <w:p w14:paraId="6F2E1954"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OM_46</w:t>
            </w:r>
          </w:p>
        </w:tc>
      </w:tr>
      <w:tr w:rsidR="008543B1" w:rsidRPr="00E7628F" w14:paraId="51882F0C" w14:textId="77777777" w:rsidTr="00682BE7">
        <w:trPr>
          <w:trHeight w:val="432"/>
        </w:trPr>
        <w:tc>
          <w:tcPr>
            <w:tcW w:w="2009" w:type="dxa"/>
            <w:tcBorders>
              <w:bottom w:val="single" w:sz="4" w:space="0" w:color="auto"/>
              <w:right w:val="single" w:sz="12" w:space="0" w:color="auto"/>
            </w:tcBorders>
            <w:shd w:val="clear" w:color="auto" w:fill="auto"/>
            <w:vAlign w:val="center"/>
          </w:tcPr>
          <w:p w14:paraId="383C5C2A"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2</w:t>
            </w:r>
          </w:p>
        </w:tc>
        <w:tc>
          <w:tcPr>
            <w:tcW w:w="901" w:type="dxa"/>
            <w:tcBorders>
              <w:left w:val="single" w:sz="12" w:space="0" w:color="auto"/>
              <w:bottom w:val="single" w:sz="4" w:space="0" w:color="auto"/>
            </w:tcBorders>
            <w:shd w:val="clear" w:color="auto" w:fill="auto"/>
            <w:vAlign w:val="center"/>
          </w:tcPr>
          <w:p w14:paraId="7EA880F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OM_26</w:t>
            </w:r>
          </w:p>
        </w:tc>
        <w:tc>
          <w:tcPr>
            <w:tcW w:w="901" w:type="dxa"/>
            <w:tcBorders>
              <w:bottom w:val="single" w:sz="4" w:space="0" w:color="auto"/>
            </w:tcBorders>
            <w:shd w:val="clear" w:color="auto" w:fill="auto"/>
            <w:vAlign w:val="center"/>
          </w:tcPr>
          <w:p w14:paraId="2169399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OM_29</w:t>
            </w:r>
          </w:p>
        </w:tc>
        <w:tc>
          <w:tcPr>
            <w:tcW w:w="901" w:type="dxa"/>
            <w:tcBorders>
              <w:bottom w:val="single" w:sz="4" w:space="0" w:color="auto"/>
            </w:tcBorders>
            <w:shd w:val="clear" w:color="auto" w:fill="auto"/>
            <w:vAlign w:val="center"/>
          </w:tcPr>
          <w:p w14:paraId="5CD20015"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OM_32</w:t>
            </w:r>
          </w:p>
        </w:tc>
        <w:tc>
          <w:tcPr>
            <w:tcW w:w="972" w:type="dxa"/>
            <w:tcBorders>
              <w:bottom w:val="single" w:sz="4" w:space="0" w:color="auto"/>
              <w:right w:val="single" w:sz="12" w:space="0" w:color="auto"/>
            </w:tcBorders>
            <w:shd w:val="clear" w:color="auto" w:fill="auto"/>
            <w:vAlign w:val="center"/>
          </w:tcPr>
          <w:p w14:paraId="7F5A1D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OM_35</w:t>
            </w:r>
          </w:p>
        </w:tc>
        <w:tc>
          <w:tcPr>
            <w:tcW w:w="901" w:type="dxa"/>
            <w:tcBorders>
              <w:left w:val="single" w:sz="12" w:space="0" w:color="auto"/>
              <w:bottom w:val="single" w:sz="4" w:space="0" w:color="auto"/>
            </w:tcBorders>
            <w:shd w:val="clear" w:color="auto" w:fill="auto"/>
            <w:vAlign w:val="center"/>
          </w:tcPr>
          <w:p w14:paraId="3F255CAA"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OM_38</w:t>
            </w:r>
          </w:p>
        </w:tc>
        <w:tc>
          <w:tcPr>
            <w:tcW w:w="901" w:type="dxa"/>
            <w:tcBorders>
              <w:bottom w:val="single" w:sz="4" w:space="0" w:color="auto"/>
            </w:tcBorders>
            <w:shd w:val="clear" w:color="auto" w:fill="auto"/>
            <w:vAlign w:val="center"/>
          </w:tcPr>
          <w:p w14:paraId="1760C48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OM_41</w:t>
            </w:r>
          </w:p>
        </w:tc>
        <w:tc>
          <w:tcPr>
            <w:tcW w:w="901" w:type="dxa"/>
            <w:tcBorders>
              <w:bottom w:val="single" w:sz="4" w:space="0" w:color="auto"/>
            </w:tcBorders>
            <w:shd w:val="clear" w:color="auto" w:fill="auto"/>
            <w:vAlign w:val="center"/>
          </w:tcPr>
          <w:p w14:paraId="7660D9B7"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OM_44</w:t>
            </w:r>
          </w:p>
        </w:tc>
        <w:tc>
          <w:tcPr>
            <w:tcW w:w="901" w:type="dxa"/>
            <w:tcBorders>
              <w:bottom w:val="single" w:sz="4" w:space="0" w:color="auto"/>
            </w:tcBorders>
            <w:shd w:val="clear" w:color="auto" w:fill="auto"/>
            <w:vAlign w:val="center"/>
          </w:tcPr>
          <w:p w14:paraId="7C8D3DC8"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OM_47</w:t>
            </w:r>
          </w:p>
        </w:tc>
      </w:tr>
      <w:tr w:rsidR="008543B1" w:rsidRPr="00E7628F" w14:paraId="1185597A" w14:textId="77777777" w:rsidTr="00682BE7">
        <w:trPr>
          <w:trHeight w:val="432"/>
        </w:trPr>
        <w:tc>
          <w:tcPr>
            <w:tcW w:w="2009" w:type="dxa"/>
            <w:tcBorders>
              <w:bottom w:val="single" w:sz="12" w:space="0" w:color="auto"/>
              <w:right w:val="single" w:sz="12" w:space="0" w:color="auto"/>
            </w:tcBorders>
            <w:shd w:val="clear" w:color="auto" w:fill="DBE5F1"/>
            <w:vAlign w:val="center"/>
          </w:tcPr>
          <w:p w14:paraId="7081AFE8" w14:textId="77777777" w:rsidR="008543B1" w:rsidRPr="00E7628F" w:rsidRDefault="008543B1" w:rsidP="00636EAD">
            <w:pPr>
              <w:spacing w:after="0" w:line="240" w:lineRule="auto"/>
              <w:rPr>
                <w:rFonts w:ascii="Cambria" w:eastAsia="Times New Roman" w:hAnsi="Cambria"/>
                <w:b/>
                <w:sz w:val="20"/>
                <w:szCs w:val="20"/>
              </w:rPr>
            </w:pPr>
            <w:r w:rsidRPr="00E7628F">
              <w:rPr>
                <w:rFonts w:ascii="Cambria" w:eastAsia="Times New Roman" w:hAnsi="Cambria"/>
                <w:b/>
                <w:sz w:val="20"/>
                <w:szCs w:val="20"/>
              </w:rPr>
              <w:t>Recruitment: 3</w:t>
            </w:r>
          </w:p>
        </w:tc>
        <w:tc>
          <w:tcPr>
            <w:tcW w:w="901" w:type="dxa"/>
            <w:tcBorders>
              <w:left w:val="single" w:sz="12" w:space="0" w:color="auto"/>
              <w:bottom w:val="single" w:sz="12" w:space="0" w:color="auto"/>
            </w:tcBorders>
            <w:shd w:val="clear" w:color="auto" w:fill="DBE5F1"/>
            <w:vAlign w:val="center"/>
          </w:tcPr>
          <w:p w14:paraId="3A463B3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OM_27</w:t>
            </w:r>
          </w:p>
        </w:tc>
        <w:tc>
          <w:tcPr>
            <w:tcW w:w="901" w:type="dxa"/>
            <w:tcBorders>
              <w:bottom w:val="single" w:sz="12" w:space="0" w:color="auto"/>
            </w:tcBorders>
            <w:shd w:val="clear" w:color="auto" w:fill="DBE5F1"/>
            <w:vAlign w:val="center"/>
          </w:tcPr>
          <w:p w14:paraId="335B52A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OM_30</w:t>
            </w:r>
          </w:p>
        </w:tc>
        <w:tc>
          <w:tcPr>
            <w:tcW w:w="901" w:type="dxa"/>
            <w:tcBorders>
              <w:bottom w:val="single" w:sz="12" w:space="0" w:color="auto"/>
            </w:tcBorders>
            <w:shd w:val="clear" w:color="auto" w:fill="DBE5F1"/>
            <w:vAlign w:val="center"/>
          </w:tcPr>
          <w:p w14:paraId="517D9832"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OM_33</w:t>
            </w:r>
          </w:p>
        </w:tc>
        <w:tc>
          <w:tcPr>
            <w:tcW w:w="972" w:type="dxa"/>
            <w:tcBorders>
              <w:bottom w:val="single" w:sz="12" w:space="0" w:color="auto"/>
              <w:right w:val="single" w:sz="12" w:space="0" w:color="auto"/>
            </w:tcBorders>
            <w:shd w:val="clear" w:color="auto" w:fill="DBE5F1"/>
            <w:vAlign w:val="center"/>
          </w:tcPr>
          <w:p w14:paraId="5A44885C"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OM_36</w:t>
            </w:r>
          </w:p>
        </w:tc>
        <w:tc>
          <w:tcPr>
            <w:tcW w:w="901" w:type="dxa"/>
            <w:tcBorders>
              <w:left w:val="single" w:sz="12" w:space="0" w:color="auto"/>
              <w:bottom w:val="single" w:sz="12" w:space="0" w:color="auto"/>
            </w:tcBorders>
            <w:shd w:val="clear" w:color="auto" w:fill="DBE5F1"/>
            <w:vAlign w:val="center"/>
          </w:tcPr>
          <w:p w14:paraId="1230153B"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OM_39</w:t>
            </w:r>
          </w:p>
        </w:tc>
        <w:tc>
          <w:tcPr>
            <w:tcW w:w="901" w:type="dxa"/>
            <w:tcBorders>
              <w:bottom w:val="single" w:sz="12" w:space="0" w:color="auto"/>
            </w:tcBorders>
            <w:shd w:val="clear" w:color="auto" w:fill="DBE5F1"/>
            <w:vAlign w:val="center"/>
          </w:tcPr>
          <w:p w14:paraId="59AB29CF"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OM_42</w:t>
            </w:r>
          </w:p>
        </w:tc>
        <w:tc>
          <w:tcPr>
            <w:tcW w:w="901" w:type="dxa"/>
            <w:tcBorders>
              <w:bottom w:val="single" w:sz="12" w:space="0" w:color="auto"/>
            </w:tcBorders>
            <w:shd w:val="clear" w:color="auto" w:fill="DBE5F1"/>
            <w:vAlign w:val="center"/>
          </w:tcPr>
          <w:p w14:paraId="166FDEF1"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OM_45</w:t>
            </w:r>
          </w:p>
        </w:tc>
        <w:tc>
          <w:tcPr>
            <w:tcW w:w="901" w:type="dxa"/>
            <w:tcBorders>
              <w:bottom w:val="single" w:sz="12" w:space="0" w:color="auto"/>
            </w:tcBorders>
            <w:shd w:val="clear" w:color="auto" w:fill="DBE5F1"/>
            <w:vAlign w:val="center"/>
          </w:tcPr>
          <w:p w14:paraId="5CC876E0" w14:textId="77777777" w:rsidR="008543B1" w:rsidRPr="00E7628F" w:rsidRDefault="008543B1" w:rsidP="00636EAD">
            <w:pPr>
              <w:spacing w:after="0" w:line="240" w:lineRule="auto"/>
              <w:jc w:val="center"/>
              <w:rPr>
                <w:rFonts w:ascii="Cambria" w:eastAsia="Times New Roman" w:hAnsi="Cambria"/>
                <w:sz w:val="20"/>
                <w:szCs w:val="20"/>
              </w:rPr>
            </w:pPr>
            <w:r w:rsidRPr="00E7628F">
              <w:rPr>
                <w:rFonts w:ascii="Cambria" w:eastAsia="Times New Roman" w:hAnsi="Cambria"/>
                <w:sz w:val="20"/>
                <w:szCs w:val="20"/>
              </w:rPr>
              <w:t>OM_48</w:t>
            </w:r>
          </w:p>
        </w:tc>
      </w:tr>
    </w:tbl>
    <w:p w14:paraId="43C65897" w14:textId="77777777" w:rsidR="008543B1" w:rsidRPr="00E7628F" w:rsidRDefault="008543B1" w:rsidP="00636EAD">
      <w:pPr>
        <w:shd w:val="clear" w:color="auto" w:fill="FFFFFF"/>
        <w:spacing w:after="0" w:line="240" w:lineRule="auto"/>
        <w:rPr>
          <w:rFonts w:ascii="Cambria" w:eastAsia="Times New Roman" w:hAnsi="Cambria"/>
          <w:sz w:val="20"/>
          <w:szCs w:val="20"/>
        </w:rPr>
      </w:pPr>
    </w:p>
    <w:p w14:paraId="54EDB42C" w14:textId="231BB0E5" w:rsidR="00DB39FE" w:rsidRDefault="00DB39FE" w:rsidP="00DB39FE">
      <w:pPr>
        <w:shd w:val="clear" w:color="auto" w:fill="FFFFFF"/>
        <w:spacing w:after="0" w:line="240" w:lineRule="auto"/>
        <w:rPr>
          <w:rFonts w:ascii="Cambria" w:eastAsia="Times New Roman" w:hAnsi="Cambria"/>
          <w:sz w:val="20"/>
          <w:szCs w:val="20"/>
        </w:rPr>
      </w:pPr>
    </w:p>
    <w:p w14:paraId="785DFD6E" w14:textId="654DE31E" w:rsidR="001E2595" w:rsidRPr="00E36BB5" w:rsidRDefault="00E36BB5" w:rsidP="00E36BB5">
      <w:pPr>
        <w:keepNext/>
        <w:keepLines/>
        <w:numPr>
          <w:ilvl w:val="1"/>
          <w:numId w:val="0"/>
        </w:numPr>
        <w:spacing w:after="0" w:line="240" w:lineRule="auto"/>
        <w:outlineLvl w:val="1"/>
        <w:rPr>
          <w:rFonts w:ascii="Cambria" w:eastAsia="Times New Roman" w:hAnsi="Cambria"/>
          <w:sz w:val="20"/>
          <w:szCs w:val="20"/>
          <w:lang w:val="en-CA"/>
        </w:rPr>
      </w:pPr>
      <w:bookmarkStart w:id="112" w:name="_Toc82063704"/>
      <w:r>
        <w:rPr>
          <w:rFonts w:ascii="Cambria" w:eastAsia="Times New Roman" w:hAnsi="Cambria"/>
          <w:sz w:val="20"/>
          <w:szCs w:val="20"/>
          <w:lang w:val="en-CA"/>
        </w:rPr>
        <w:t xml:space="preserve">9.2 </w:t>
      </w:r>
      <w:r w:rsidR="001E2595" w:rsidRPr="001E2595">
        <w:rPr>
          <w:rFonts w:ascii="Cambria" w:eastAsia="Times New Roman" w:hAnsi="Cambria" w:hint="eastAsia"/>
          <w:sz w:val="20"/>
          <w:szCs w:val="20"/>
          <w:u w:val="single"/>
        </w:rPr>
        <w:t>P</w:t>
      </w:r>
      <w:r w:rsidR="001E2595" w:rsidRPr="001E2595">
        <w:rPr>
          <w:rFonts w:ascii="Cambria" w:eastAsia="Times New Roman" w:hAnsi="Cambria"/>
          <w:sz w:val="20"/>
          <w:szCs w:val="20"/>
          <w:u w:val="single"/>
        </w:rPr>
        <w:t>lausibility weighting</w:t>
      </w:r>
      <w:bookmarkEnd w:id="112"/>
    </w:p>
    <w:p w14:paraId="615E0956" w14:textId="77777777" w:rsidR="001E2595" w:rsidRPr="001E2595" w:rsidRDefault="001E2595" w:rsidP="00DB39FE">
      <w:pPr>
        <w:shd w:val="clear" w:color="auto" w:fill="FFFFFF"/>
        <w:spacing w:after="0" w:line="240" w:lineRule="auto"/>
        <w:rPr>
          <w:rFonts w:ascii="Cambria" w:eastAsia="Times New Roman" w:hAnsi="Cambria"/>
          <w:sz w:val="20"/>
          <w:szCs w:val="20"/>
          <w:u w:val="single"/>
        </w:rPr>
      </w:pPr>
    </w:p>
    <w:p w14:paraId="5298676A" w14:textId="56A7FC48" w:rsidR="00D91B72" w:rsidRPr="001E2595" w:rsidRDefault="00D91B72" w:rsidP="00D91B72">
      <w:pPr>
        <w:pStyle w:val="NoSpacing"/>
        <w:jc w:val="both"/>
        <w:rPr>
          <w:rFonts w:ascii="Cambria" w:hAnsi="Cambria"/>
          <w:szCs w:val="20"/>
          <w:u w:val="single"/>
          <w:lang w:val="en-US"/>
        </w:rPr>
      </w:pPr>
      <w:r w:rsidRPr="001E2595">
        <w:rPr>
          <w:rFonts w:ascii="Cambria" w:hAnsi="Cambria"/>
          <w:szCs w:val="20"/>
          <w:u w:val="single"/>
          <w:lang w:val="en-US"/>
        </w:rPr>
        <w:t xml:space="preserve">The Group agreed to an initial weighting scheme based on the plausibility scores in the poll, with the understanding that once OMs are reconditioned and the Group </w:t>
      </w:r>
      <w:r w:rsidR="0027461D" w:rsidRPr="001E2595">
        <w:rPr>
          <w:rFonts w:ascii="Cambria" w:hAnsi="Cambria"/>
          <w:szCs w:val="20"/>
          <w:u w:val="single"/>
          <w:lang w:val="en-US"/>
        </w:rPr>
        <w:t xml:space="preserve">has </w:t>
      </w:r>
      <w:r w:rsidRPr="001E2595">
        <w:rPr>
          <w:rFonts w:ascii="Cambria" w:hAnsi="Cambria"/>
          <w:szCs w:val="20"/>
          <w:u w:val="single"/>
          <w:lang w:val="en-US"/>
        </w:rPr>
        <w:t xml:space="preserve">reached the finalization tuning stage of the process later in 2022, these weightings could be reconsidered. It was noted that even though the polling indicated that the Group considered an R3 scenario less likely (this scenario includes a shift in recruitment potential after 10 years), they still considered it necessary to capture some type of time-varying productivity to ensure that MPs are robust </w:t>
      </w:r>
      <w:r w:rsidR="0027461D" w:rsidRPr="001E2595">
        <w:rPr>
          <w:rFonts w:ascii="Cambria" w:hAnsi="Cambria"/>
          <w:szCs w:val="20"/>
          <w:u w:val="single"/>
          <w:lang w:val="en-US"/>
        </w:rPr>
        <w:t xml:space="preserve">to </w:t>
      </w:r>
      <w:r w:rsidRPr="001E2595">
        <w:rPr>
          <w:rFonts w:ascii="Cambria" w:hAnsi="Cambria"/>
          <w:szCs w:val="20"/>
          <w:u w:val="single"/>
          <w:lang w:val="en-US"/>
        </w:rPr>
        <w:t>such scenarios. Rounding the results of the polling exercise to the nearest 5 percent, the Group converged in the interim on the initial plausibility weights for the OMs as follows:</w:t>
      </w:r>
    </w:p>
    <w:p w14:paraId="68C96FFB" w14:textId="77777777" w:rsidR="00D91B72" w:rsidRPr="001E2595" w:rsidRDefault="00D91B72" w:rsidP="00D91B72">
      <w:pPr>
        <w:pStyle w:val="NoSpacing"/>
        <w:jc w:val="both"/>
        <w:rPr>
          <w:rFonts w:ascii="Cambria" w:hAnsi="Cambria"/>
          <w:szCs w:val="20"/>
          <w:lang w:val="en-US"/>
        </w:rPr>
      </w:pPr>
    </w:p>
    <w:p w14:paraId="30B49BCA" w14:textId="6CBA0684" w:rsidR="0027461D" w:rsidRPr="001E2595" w:rsidRDefault="0027461D" w:rsidP="0027461D">
      <w:pPr>
        <w:pStyle w:val="NoSpacing"/>
        <w:jc w:val="both"/>
        <w:rPr>
          <w:rFonts w:ascii="Cambria" w:hAnsi="Cambria"/>
          <w:szCs w:val="20"/>
          <w:u w:val="single"/>
          <w:lang w:val="en-US"/>
        </w:rPr>
      </w:pPr>
      <w:r w:rsidRPr="001E2595">
        <w:rPr>
          <w:rFonts w:ascii="Cambria" w:hAnsi="Cambria"/>
          <w:b/>
          <w:szCs w:val="20"/>
          <w:u w:val="single"/>
          <w:lang w:val="en-US"/>
        </w:rPr>
        <w:t>Table 9.</w:t>
      </w:r>
      <w:r w:rsidR="00E36BB5">
        <w:rPr>
          <w:rFonts w:ascii="Cambria" w:hAnsi="Cambria"/>
          <w:b/>
          <w:szCs w:val="20"/>
          <w:u w:val="single"/>
          <w:lang w:val="en-US"/>
        </w:rPr>
        <w:t>3</w:t>
      </w:r>
      <w:r w:rsidRPr="001E2595">
        <w:rPr>
          <w:rFonts w:ascii="Cambria" w:hAnsi="Cambria"/>
          <w:szCs w:val="20"/>
          <w:u w:val="single"/>
          <w:lang w:val="en-US"/>
        </w:rPr>
        <w:t>. Plausibility weights for OMs by factors (rows) and levels (columns)</w:t>
      </w:r>
    </w:p>
    <w:p w14:paraId="7307E458" w14:textId="1373AB52" w:rsidR="00F77F73" w:rsidRPr="001E2595" w:rsidRDefault="00F77F73" w:rsidP="00DB39FE">
      <w:pPr>
        <w:pStyle w:val="NoSpacing"/>
        <w:jc w:val="both"/>
        <w:rPr>
          <w:rFonts w:ascii="Cambria" w:hAnsi="Cambria"/>
          <w:szCs w:val="20"/>
          <w:lang w:val="en-US"/>
        </w:rPr>
      </w:pPr>
    </w:p>
    <w:tbl>
      <w:tblPr>
        <w:tblStyle w:val="TableGrid"/>
        <w:tblW w:w="0" w:type="auto"/>
        <w:tblLook w:val="04A0" w:firstRow="1" w:lastRow="0" w:firstColumn="1" w:lastColumn="0" w:noHBand="0" w:noVBand="1"/>
      </w:tblPr>
      <w:tblGrid>
        <w:gridCol w:w="1803"/>
        <w:gridCol w:w="1803"/>
        <w:gridCol w:w="1803"/>
        <w:gridCol w:w="1803"/>
        <w:gridCol w:w="1804"/>
      </w:tblGrid>
      <w:tr w:rsidR="00DB39FE" w:rsidRPr="001E2595" w14:paraId="6433C11A" w14:textId="77777777" w:rsidTr="00CA5F80">
        <w:tc>
          <w:tcPr>
            <w:tcW w:w="1803" w:type="dxa"/>
          </w:tcPr>
          <w:p w14:paraId="7E3D1A8C"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Factor/Level</w:t>
            </w:r>
          </w:p>
        </w:tc>
        <w:tc>
          <w:tcPr>
            <w:tcW w:w="1803" w:type="dxa"/>
          </w:tcPr>
          <w:p w14:paraId="093074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1</w:t>
            </w:r>
          </w:p>
        </w:tc>
        <w:tc>
          <w:tcPr>
            <w:tcW w:w="1803" w:type="dxa"/>
          </w:tcPr>
          <w:p w14:paraId="22F7236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2</w:t>
            </w:r>
          </w:p>
        </w:tc>
        <w:tc>
          <w:tcPr>
            <w:tcW w:w="1803" w:type="dxa"/>
          </w:tcPr>
          <w:p w14:paraId="7E16C5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3</w:t>
            </w:r>
          </w:p>
        </w:tc>
        <w:tc>
          <w:tcPr>
            <w:tcW w:w="1804" w:type="dxa"/>
          </w:tcPr>
          <w:p w14:paraId="4A9F8164"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4</w:t>
            </w:r>
          </w:p>
        </w:tc>
      </w:tr>
      <w:tr w:rsidR="00DB39FE" w:rsidRPr="001E2595" w14:paraId="3CDD142D" w14:textId="77777777" w:rsidTr="00CA5F80">
        <w:tc>
          <w:tcPr>
            <w:tcW w:w="1803" w:type="dxa"/>
          </w:tcPr>
          <w:p w14:paraId="3083F23D"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Recruitment</w:t>
            </w:r>
          </w:p>
        </w:tc>
        <w:tc>
          <w:tcPr>
            <w:tcW w:w="1803" w:type="dxa"/>
          </w:tcPr>
          <w:p w14:paraId="50F0E84C" w14:textId="75CEFE5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450C9928" w14:textId="3202E01A"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40</w:t>
            </w:r>
          </w:p>
        </w:tc>
        <w:tc>
          <w:tcPr>
            <w:tcW w:w="1803" w:type="dxa"/>
          </w:tcPr>
          <w:p w14:paraId="0F5C5C71" w14:textId="374BE399"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20</w:t>
            </w:r>
          </w:p>
        </w:tc>
        <w:tc>
          <w:tcPr>
            <w:tcW w:w="1804" w:type="dxa"/>
          </w:tcPr>
          <w:p w14:paraId="65530469"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1877E25E" w14:textId="77777777" w:rsidTr="00CA5F80">
        <w:tc>
          <w:tcPr>
            <w:tcW w:w="1803" w:type="dxa"/>
          </w:tcPr>
          <w:p w14:paraId="085BC8A2"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Spawn/M</w:t>
            </w:r>
          </w:p>
        </w:tc>
        <w:tc>
          <w:tcPr>
            <w:tcW w:w="1803" w:type="dxa"/>
          </w:tcPr>
          <w:p w14:paraId="442CB0DD" w14:textId="2100893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0189E91A" w14:textId="335C1CF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2C0439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44EECE94"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r w:rsidR="00DB39FE" w:rsidRPr="001E2595" w14:paraId="44F567A5" w14:textId="77777777" w:rsidTr="00CA5F80">
        <w:tc>
          <w:tcPr>
            <w:tcW w:w="1803" w:type="dxa"/>
          </w:tcPr>
          <w:p w14:paraId="4A33DCCE"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Scale</w:t>
            </w:r>
          </w:p>
        </w:tc>
        <w:tc>
          <w:tcPr>
            <w:tcW w:w="1803" w:type="dxa"/>
          </w:tcPr>
          <w:p w14:paraId="42AAAE91" w14:textId="2C9C66E2"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28F7C173" w14:textId="6FCFE933"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30</w:t>
            </w:r>
          </w:p>
        </w:tc>
        <w:tc>
          <w:tcPr>
            <w:tcW w:w="1803" w:type="dxa"/>
          </w:tcPr>
          <w:p w14:paraId="43C52B46" w14:textId="1E5829E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15</w:t>
            </w:r>
          </w:p>
        </w:tc>
        <w:tc>
          <w:tcPr>
            <w:tcW w:w="1804" w:type="dxa"/>
          </w:tcPr>
          <w:p w14:paraId="7E19F5BE" w14:textId="75674144"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25</w:t>
            </w:r>
          </w:p>
        </w:tc>
      </w:tr>
      <w:tr w:rsidR="00DB39FE" w:rsidRPr="001E2595" w14:paraId="1F893483" w14:textId="77777777" w:rsidTr="00CA5F80">
        <w:tc>
          <w:tcPr>
            <w:tcW w:w="1803" w:type="dxa"/>
          </w:tcPr>
          <w:p w14:paraId="1595F4E5" w14:textId="77777777" w:rsidR="00DB39FE" w:rsidRPr="001E2595" w:rsidRDefault="00DB39FE" w:rsidP="00CA5F80">
            <w:pPr>
              <w:pStyle w:val="NormalWeb"/>
              <w:spacing w:before="0" w:beforeAutospacing="0" w:after="0" w:afterAutospacing="0"/>
              <w:rPr>
                <w:rFonts w:ascii="Cambria" w:hAnsi="Cambria"/>
                <w:b/>
                <w:bCs/>
                <w:color w:val="000000" w:themeColor="text1"/>
                <w:sz w:val="20"/>
                <w:szCs w:val="20"/>
                <w:bdr w:val="none" w:sz="0" w:space="0" w:color="auto" w:frame="1"/>
                <w:lang w:val="en-GB"/>
              </w:rPr>
            </w:pPr>
            <w:r w:rsidRPr="001E2595">
              <w:rPr>
                <w:rFonts w:ascii="Cambria" w:hAnsi="Cambria"/>
                <w:b/>
                <w:bCs/>
                <w:color w:val="000000" w:themeColor="text1"/>
                <w:sz w:val="20"/>
                <w:szCs w:val="20"/>
                <w:bdr w:val="none" w:sz="0" w:space="0" w:color="auto" w:frame="1"/>
                <w:lang w:val="en-GB"/>
              </w:rPr>
              <w:t>Length comp</w:t>
            </w:r>
          </w:p>
        </w:tc>
        <w:tc>
          <w:tcPr>
            <w:tcW w:w="1803" w:type="dxa"/>
          </w:tcPr>
          <w:p w14:paraId="34E0A166" w14:textId="0723C186"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289CA657" w14:textId="16322F95" w:rsidR="00DB39FE" w:rsidRPr="001E2595" w:rsidRDefault="001E2595"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r>
              <w:rPr>
                <w:rFonts w:ascii="Cambria" w:hAnsi="Cambria"/>
                <w:color w:val="000000" w:themeColor="text1"/>
                <w:sz w:val="20"/>
                <w:szCs w:val="20"/>
                <w:bdr w:val="none" w:sz="0" w:space="0" w:color="auto" w:frame="1"/>
                <w:lang w:val="en-GB"/>
              </w:rPr>
              <w:t>0</w:t>
            </w:r>
            <w:r w:rsidR="00F77F73" w:rsidRPr="001E2595">
              <w:rPr>
                <w:rFonts w:ascii="Cambria" w:hAnsi="Cambria"/>
                <w:color w:val="000000" w:themeColor="text1"/>
                <w:sz w:val="20"/>
                <w:szCs w:val="20"/>
                <w:bdr w:val="none" w:sz="0" w:space="0" w:color="auto" w:frame="1"/>
                <w:lang w:val="en-GB"/>
              </w:rPr>
              <w:t>.</w:t>
            </w:r>
            <w:r w:rsidR="00DB39FE" w:rsidRPr="001E2595">
              <w:rPr>
                <w:rFonts w:ascii="Cambria" w:hAnsi="Cambria"/>
                <w:color w:val="000000" w:themeColor="text1"/>
                <w:sz w:val="20"/>
                <w:szCs w:val="20"/>
                <w:bdr w:val="none" w:sz="0" w:space="0" w:color="auto" w:frame="1"/>
                <w:lang w:val="en-GB"/>
              </w:rPr>
              <w:t>50</w:t>
            </w:r>
          </w:p>
        </w:tc>
        <w:tc>
          <w:tcPr>
            <w:tcW w:w="1803" w:type="dxa"/>
          </w:tcPr>
          <w:p w14:paraId="1CA61ABE"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c>
          <w:tcPr>
            <w:tcW w:w="1804" w:type="dxa"/>
          </w:tcPr>
          <w:p w14:paraId="2B5CBB46" w14:textId="77777777" w:rsidR="00DB39FE" w:rsidRPr="001E2595" w:rsidRDefault="00DB39FE" w:rsidP="00CA5F80">
            <w:pPr>
              <w:pStyle w:val="NormalWeb"/>
              <w:spacing w:before="0" w:beforeAutospacing="0" w:after="0" w:afterAutospacing="0"/>
              <w:rPr>
                <w:rFonts w:ascii="Cambria" w:hAnsi="Cambria"/>
                <w:color w:val="000000" w:themeColor="text1"/>
                <w:sz w:val="20"/>
                <w:szCs w:val="20"/>
                <w:bdr w:val="none" w:sz="0" w:space="0" w:color="auto" w:frame="1"/>
                <w:lang w:val="en-GB"/>
              </w:rPr>
            </w:pPr>
          </w:p>
        </w:tc>
      </w:tr>
    </w:tbl>
    <w:p w14:paraId="64EC94DE" w14:textId="46152E69" w:rsidR="000C2DB3" w:rsidRPr="00E7628F" w:rsidRDefault="00EE2B9C" w:rsidP="00636EAD">
      <w:pPr>
        <w:keepNext/>
        <w:keepLines/>
        <w:numPr>
          <w:ilvl w:val="1"/>
          <w:numId w:val="0"/>
        </w:numPr>
        <w:spacing w:after="0" w:line="240" w:lineRule="auto"/>
        <w:outlineLvl w:val="1"/>
        <w:rPr>
          <w:rFonts w:ascii="Cambria" w:eastAsia="Times New Roman" w:hAnsi="Cambria"/>
          <w:sz w:val="20"/>
          <w:szCs w:val="20"/>
          <w:lang w:val="en-CA"/>
        </w:rPr>
      </w:pPr>
      <w:bookmarkStart w:id="113" w:name="_Toc82063705"/>
      <w:r>
        <w:rPr>
          <w:rFonts w:ascii="Cambria" w:eastAsia="Times New Roman" w:hAnsi="Cambria"/>
          <w:sz w:val="20"/>
          <w:szCs w:val="20"/>
          <w:lang w:val="en-CA"/>
        </w:rPr>
        <w:lastRenderedPageBreak/>
        <w:t>9.</w:t>
      </w:r>
      <w:r w:rsidR="00DB39FE">
        <w:rPr>
          <w:rFonts w:ascii="Cambria" w:eastAsia="Times New Roman" w:hAnsi="Cambria"/>
          <w:sz w:val="20"/>
          <w:szCs w:val="20"/>
          <w:lang w:val="en-CA"/>
        </w:rPr>
        <w:t>3</w:t>
      </w:r>
      <w:r>
        <w:rPr>
          <w:rFonts w:ascii="Cambria" w:eastAsia="Times New Roman" w:hAnsi="Cambria"/>
          <w:sz w:val="20"/>
          <w:szCs w:val="20"/>
          <w:lang w:val="en-CA"/>
        </w:rPr>
        <w:t xml:space="preserve"> </w:t>
      </w:r>
      <w:r w:rsidR="000C2DB3" w:rsidRPr="00E7628F">
        <w:rPr>
          <w:rFonts w:ascii="Cambria" w:eastAsia="Times New Roman" w:hAnsi="Cambria"/>
          <w:sz w:val="20"/>
          <w:szCs w:val="20"/>
          <w:lang w:val="en-CA"/>
        </w:rPr>
        <w:t>Robustness trials</w:t>
      </w:r>
      <w:bookmarkEnd w:id="113"/>
    </w:p>
    <w:p w14:paraId="11BEC81C" w14:textId="77777777" w:rsidR="004603A9" w:rsidRDefault="004603A9" w:rsidP="00636EAD">
      <w:pPr>
        <w:shd w:val="clear" w:color="auto" w:fill="FFFFFF"/>
        <w:spacing w:after="0" w:line="240" w:lineRule="auto"/>
        <w:jc w:val="both"/>
        <w:rPr>
          <w:rFonts w:ascii="Cambria" w:eastAsia="Times New Roman" w:hAnsi="Cambria"/>
          <w:color w:val="000000"/>
          <w:sz w:val="20"/>
          <w:szCs w:val="20"/>
        </w:rPr>
      </w:pPr>
    </w:p>
    <w:p w14:paraId="65052A4A" w14:textId="024AACBB" w:rsidR="000C2DB3" w:rsidRPr="008036BE" w:rsidRDefault="000C2DB3" w:rsidP="00636EAD">
      <w:pPr>
        <w:shd w:val="clear" w:color="auto" w:fill="FFFFFF"/>
        <w:spacing w:after="0" w:line="240" w:lineRule="auto"/>
        <w:jc w:val="both"/>
        <w:rPr>
          <w:rFonts w:ascii="Cambria" w:eastAsia="Times New Roman" w:hAnsi="Cambria"/>
          <w:color w:val="000000"/>
          <w:sz w:val="20"/>
          <w:szCs w:val="20"/>
        </w:rPr>
      </w:pPr>
      <w:r w:rsidRPr="008036BE">
        <w:rPr>
          <w:rFonts w:ascii="Cambria" w:eastAsia="Times New Roman" w:hAnsi="Cambria"/>
          <w:b/>
          <w:bCs/>
          <w:color w:val="000000"/>
          <w:sz w:val="20"/>
          <w:szCs w:val="20"/>
        </w:rPr>
        <w:t>Table 9.</w:t>
      </w:r>
      <w:r w:rsidR="00E36BB5" w:rsidRPr="00E36BB5">
        <w:rPr>
          <w:rFonts w:ascii="Cambria" w:eastAsia="Times New Roman" w:hAnsi="Cambria"/>
          <w:b/>
          <w:bCs/>
          <w:color w:val="000000"/>
          <w:sz w:val="20"/>
          <w:szCs w:val="20"/>
          <w:u w:val="single"/>
        </w:rPr>
        <w:t>4</w:t>
      </w:r>
      <w:r w:rsidRPr="008036BE">
        <w:rPr>
          <w:rFonts w:ascii="Cambria" w:eastAsia="Times New Roman" w:hAnsi="Cambria"/>
          <w:b/>
          <w:bCs/>
          <w:color w:val="000000"/>
          <w:sz w:val="20"/>
          <w:szCs w:val="20"/>
        </w:rPr>
        <w:t xml:space="preserve">. </w:t>
      </w:r>
      <w:r w:rsidR="00D82D5B" w:rsidRPr="008036BE">
        <w:rPr>
          <w:rFonts w:ascii="Cambria" w:eastAsia="Times New Roman" w:hAnsi="Cambria"/>
          <w:color w:val="000000"/>
          <w:sz w:val="20"/>
          <w:szCs w:val="20"/>
        </w:rPr>
        <w:t xml:space="preserve">Robustness tests, including priority and OMs on which the test is to be conducted. </w:t>
      </w:r>
    </w:p>
    <w:tbl>
      <w:tblPr>
        <w:tblW w:w="93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3"/>
        <w:gridCol w:w="3872"/>
        <w:gridCol w:w="4477"/>
        <w:gridCol w:w="8"/>
      </w:tblGrid>
      <w:tr w:rsidR="004603A9" w:rsidRPr="008036BE" w14:paraId="7EC6AFF1" w14:textId="77777777" w:rsidTr="00E36BB5">
        <w:trPr>
          <w:gridAfter w:val="1"/>
          <w:wAfter w:w="8" w:type="dxa"/>
          <w:trHeight w:val="392"/>
        </w:trPr>
        <w:tc>
          <w:tcPr>
            <w:tcW w:w="0" w:type="auto"/>
            <w:shd w:val="clear" w:color="auto" w:fill="auto"/>
            <w:hideMark/>
          </w:tcPr>
          <w:p w14:paraId="44A08C0A"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Priority</w:t>
            </w:r>
          </w:p>
        </w:tc>
        <w:tc>
          <w:tcPr>
            <w:tcW w:w="3872" w:type="dxa"/>
            <w:shd w:val="clear" w:color="auto" w:fill="auto"/>
            <w:hideMark/>
          </w:tcPr>
          <w:p w14:paraId="5E292A9B" w14:textId="77777777" w:rsidR="004603A9" w:rsidRPr="008036BE" w:rsidRDefault="004603A9" w:rsidP="00636EAD">
            <w:pPr>
              <w:shd w:val="clear" w:color="auto" w:fill="FFFFFF"/>
              <w:spacing w:after="0" w:line="240" w:lineRule="auto"/>
              <w:jc w:val="both"/>
              <w:rPr>
                <w:rFonts w:ascii="Cambria" w:eastAsia="Times New Roman" w:hAnsi="Cambria"/>
                <w:b/>
                <w:bCs/>
                <w:color w:val="000000"/>
                <w:sz w:val="20"/>
                <w:szCs w:val="20"/>
                <w:lang w:val="en-GB"/>
              </w:rPr>
            </w:pPr>
            <w:r w:rsidRPr="008036BE">
              <w:rPr>
                <w:rFonts w:ascii="Cambria" w:eastAsia="Times New Roman" w:hAnsi="Cambria"/>
                <w:b/>
                <w:bCs/>
                <w:color w:val="000000"/>
                <w:sz w:val="20"/>
                <w:szCs w:val="20"/>
                <w:lang w:val="en-GB"/>
              </w:rPr>
              <w:t>Robustness test description</w:t>
            </w:r>
          </w:p>
        </w:tc>
        <w:tc>
          <w:tcPr>
            <w:tcW w:w="4477" w:type="dxa"/>
            <w:shd w:val="clear" w:color="auto" w:fill="auto"/>
            <w:hideMark/>
          </w:tcPr>
          <w:p w14:paraId="6C5472D8" w14:textId="77777777"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b/>
                <w:bCs/>
                <w:color w:val="000000"/>
                <w:sz w:val="20"/>
                <w:szCs w:val="20"/>
                <w:lang w:val="en-GB"/>
              </w:rPr>
              <w:t>Notes</w:t>
            </w:r>
          </w:p>
        </w:tc>
      </w:tr>
      <w:tr w:rsidR="004603A9" w:rsidRPr="008036BE" w14:paraId="0D187173" w14:textId="77777777" w:rsidTr="00E36BB5">
        <w:trPr>
          <w:gridAfter w:val="1"/>
          <w:wAfter w:w="8" w:type="dxa"/>
          <w:trHeight w:val="692"/>
        </w:trPr>
        <w:tc>
          <w:tcPr>
            <w:tcW w:w="0" w:type="auto"/>
            <w:shd w:val="clear" w:color="auto" w:fill="auto"/>
          </w:tcPr>
          <w:p w14:paraId="2758AAE9" w14:textId="5AA72331"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w:t>
            </w:r>
          </w:p>
        </w:tc>
        <w:tc>
          <w:tcPr>
            <w:tcW w:w="3872" w:type="dxa"/>
            <w:shd w:val="clear" w:color="auto" w:fill="auto"/>
          </w:tcPr>
          <w:p w14:paraId="0FA177F3"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Western stock growth curve for eastern stock.  </w:t>
            </w:r>
          </w:p>
        </w:tc>
        <w:tc>
          <w:tcPr>
            <w:tcW w:w="4477" w:type="dxa"/>
            <w:shd w:val="clear" w:color="auto" w:fill="auto"/>
          </w:tcPr>
          <w:p w14:paraId="40836DCF" w14:textId="35385B23"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58932C42" w14:textId="77777777" w:rsidTr="002911A0">
        <w:trPr>
          <w:gridAfter w:val="1"/>
          <w:wAfter w:w="8" w:type="dxa"/>
          <w:trHeight w:val="880"/>
        </w:trPr>
        <w:tc>
          <w:tcPr>
            <w:tcW w:w="0" w:type="auto"/>
            <w:shd w:val="clear" w:color="auto" w:fill="auto"/>
          </w:tcPr>
          <w:p w14:paraId="7DC4F4AF" w14:textId="035E7B26"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2</w:t>
            </w:r>
          </w:p>
        </w:tc>
        <w:tc>
          <w:tcPr>
            <w:tcW w:w="3872" w:type="dxa"/>
            <w:shd w:val="clear" w:color="auto" w:fill="auto"/>
          </w:tcPr>
          <w:p w14:paraId="07EBC85A"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Catchability Increases</w:t>
            </w:r>
            <w:r w:rsidRPr="008036BE">
              <w:rPr>
                <w:rFonts w:ascii="Cambria" w:hAnsi="Cambria"/>
                <w:color w:val="000000" w:themeColor="text1"/>
                <w:sz w:val="20"/>
                <w:szCs w:val="20"/>
              </w:rPr>
              <w:t xml:space="preserve">. CPUE-based indices are subject to a 2% annual increase in catchability in the future.  </w:t>
            </w:r>
          </w:p>
        </w:tc>
        <w:tc>
          <w:tcPr>
            <w:tcW w:w="4477" w:type="dxa"/>
            <w:shd w:val="clear" w:color="auto" w:fill="auto"/>
          </w:tcPr>
          <w:p w14:paraId="7B71D206" w14:textId="1374895E"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29A7F76A" w14:textId="77777777" w:rsidTr="00E36BB5">
        <w:trPr>
          <w:gridAfter w:val="1"/>
          <w:wAfter w:w="8" w:type="dxa"/>
          <w:trHeight w:val="1312"/>
        </w:trPr>
        <w:tc>
          <w:tcPr>
            <w:tcW w:w="0" w:type="auto"/>
            <w:shd w:val="clear" w:color="auto" w:fill="auto"/>
          </w:tcPr>
          <w:p w14:paraId="2115D863" w14:textId="52934C7A"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3</w:t>
            </w:r>
          </w:p>
        </w:tc>
        <w:tc>
          <w:tcPr>
            <w:tcW w:w="3872" w:type="dxa"/>
            <w:shd w:val="clear" w:color="auto" w:fill="auto"/>
          </w:tcPr>
          <w:p w14:paraId="5E1B23D5"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Unreported overages.</w:t>
            </w:r>
            <w:r w:rsidRPr="008036BE">
              <w:rPr>
                <w:rFonts w:ascii="Cambria" w:eastAsia="Times New Roman" w:hAnsi="Cambria"/>
                <w:color w:val="000000" w:themeColor="text1"/>
                <w:sz w:val="20"/>
                <w:szCs w:val="20"/>
                <w:lang w:val="en-GB"/>
              </w:rPr>
              <w:t xml:space="preserve"> Future catches in both the West and East areas are 20% larger than the TAC as a result of IUU fishing (not known and hence not accounted for by the CMP). </w:t>
            </w:r>
          </w:p>
        </w:tc>
        <w:tc>
          <w:tcPr>
            <w:tcW w:w="4477" w:type="dxa"/>
            <w:shd w:val="clear" w:color="auto" w:fill="auto"/>
          </w:tcPr>
          <w:p w14:paraId="523A825C" w14:textId="476BF3CB"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4603A9" w:rsidRPr="008036BE" w14:paraId="478B832D" w14:textId="77777777" w:rsidTr="002911A0">
        <w:trPr>
          <w:gridAfter w:val="1"/>
          <w:wAfter w:w="8" w:type="dxa"/>
          <w:trHeight w:val="985"/>
        </w:trPr>
        <w:tc>
          <w:tcPr>
            <w:tcW w:w="0" w:type="auto"/>
            <w:shd w:val="clear" w:color="auto" w:fill="auto"/>
          </w:tcPr>
          <w:p w14:paraId="2BCB57E1" w14:textId="7FF209D4"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4</w:t>
            </w:r>
          </w:p>
        </w:tc>
        <w:tc>
          <w:tcPr>
            <w:tcW w:w="3872" w:type="dxa"/>
            <w:shd w:val="clear" w:color="auto" w:fill="auto"/>
          </w:tcPr>
          <w:p w14:paraId="32F7195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High western mixing. </w:t>
            </w:r>
            <w:r w:rsidRPr="008036BE">
              <w:rPr>
                <w:rFonts w:ascii="Cambria" w:eastAsia="Times New Roman" w:hAnsi="Cambria"/>
                <w:color w:val="000000" w:themeColor="text1"/>
                <w:sz w:val="20"/>
                <w:szCs w:val="20"/>
                <w:lang w:val="en-GB"/>
              </w:rPr>
              <w:t xml:space="preserve">The old mixing axis factor level 2: </w:t>
            </w:r>
            <w:r w:rsidRPr="008036BE">
              <w:rPr>
                <w:rFonts w:ascii="Cambria" w:eastAsia="Times New Roman" w:hAnsi="Cambria"/>
                <w:color w:val="000000" w:themeColor="text1"/>
                <w:sz w:val="20"/>
                <w:szCs w:val="20"/>
                <w:lang w:val="en-CA" w:eastAsia="en-CA"/>
              </w:rPr>
              <w:t>20</w:t>
            </w:r>
            <w:r w:rsidRPr="008036BE">
              <w:rPr>
                <w:rFonts w:ascii="Cambria" w:eastAsia="Times New Roman" w:hAnsi="Cambria"/>
                <w:bCs/>
                <w:color w:val="000000" w:themeColor="text1"/>
                <w:sz w:val="20"/>
                <w:szCs w:val="20"/>
                <w:lang w:val="en-CA" w:eastAsia="en-CA"/>
              </w:rPr>
              <w:t>% western stock biomass in East area on average from 1965-2016.</w:t>
            </w:r>
          </w:p>
        </w:tc>
        <w:tc>
          <w:tcPr>
            <w:tcW w:w="4477" w:type="dxa"/>
            <w:shd w:val="clear" w:color="auto" w:fill="auto"/>
          </w:tcPr>
          <w:p w14:paraId="4C933CAC" w14:textId="7777777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Demoted from the reference grid, this provides a yardstick for evaluating whether robustness trials are ‘consequential’. Important for setting scale, but not necessarily important for ‘does it matter’.</w:t>
            </w:r>
          </w:p>
        </w:tc>
      </w:tr>
      <w:tr w:rsidR="004603A9" w:rsidRPr="008036BE" w14:paraId="033DBB02" w14:textId="77777777" w:rsidTr="002911A0">
        <w:trPr>
          <w:gridAfter w:val="1"/>
          <w:wAfter w:w="8" w:type="dxa"/>
          <w:trHeight w:val="1301"/>
        </w:trPr>
        <w:tc>
          <w:tcPr>
            <w:tcW w:w="0" w:type="auto"/>
            <w:shd w:val="clear" w:color="auto" w:fill="auto"/>
          </w:tcPr>
          <w:p w14:paraId="4E343661" w14:textId="36CF217E" w:rsidR="004603A9" w:rsidRPr="008036BE" w:rsidRDefault="004603A9" w:rsidP="00636EA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5</w:t>
            </w:r>
          </w:p>
        </w:tc>
        <w:tc>
          <w:tcPr>
            <w:tcW w:w="3872" w:type="dxa"/>
            <w:shd w:val="clear" w:color="auto" w:fill="auto"/>
          </w:tcPr>
          <w:p w14:paraId="441709B2" w14:textId="77777777" w:rsidR="004603A9" w:rsidRPr="008036BE" w:rsidRDefault="004603A9" w:rsidP="00636EA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‘Brazilian </w:t>
            </w:r>
            <w:proofErr w:type="gramStart"/>
            <w:r w:rsidRPr="008036BE">
              <w:rPr>
                <w:rFonts w:ascii="Cambria" w:eastAsia="Times New Roman" w:hAnsi="Cambria"/>
                <w:b/>
                <w:bCs/>
                <w:color w:val="000000" w:themeColor="text1"/>
                <w:sz w:val="20"/>
                <w:szCs w:val="20"/>
                <w:lang w:val="en-GB"/>
              </w:rPr>
              <w:t>catches’</w:t>
            </w:r>
            <w:proofErr w:type="gramEnd"/>
            <w:r w:rsidRPr="008036BE">
              <w:rPr>
                <w:rFonts w:ascii="Cambria" w:eastAsia="Times New Roman" w:hAnsi="Cambria"/>
                <w:b/>
                <w:bCs/>
                <w:color w:val="000000" w:themeColor="text1"/>
                <w:sz w:val="20"/>
                <w:szCs w:val="20"/>
                <w:lang w:val="en-GB"/>
              </w:rPr>
              <w:t>.</w:t>
            </w:r>
            <w:r w:rsidRPr="008036BE">
              <w:rPr>
                <w:rFonts w:ascii="Cambria" w:eastAsia="Times New Roman" w:hAnsi="Cambria"/>
                <w:color w:val="000000" w:themeColor="text1"/>
                <w:sz w:val="20"/>
                <w:szCs w:val="20"/>
                <w:lang w:val="en-GB"/>
              </w:rPr>
              <w:t xml:space="preserve"> Catches in the South Atlantic, including relatively high takes during the 1950s and 60s, are reallocated from the western stock to the eastern stock. </w:t>
            </w:r>
          </w:p>
        </w:tc>
        <w:tc>
          <w:tcPr>
            <w:tcW w:w="4477" w:type="dxa"/>
            <w:shd w:val="clear" w:color="auto" w:fill="auto"/>
          </w:tcPr>
          <w:p w14:paraId="42DBBF11" w14:textId="18CFCE97" w:rsidR="004603A9" w:rsidRPr="008036BE" w:rsidRDefault="004603A9" w:rsidP="00636EAD">
            <w:pPr>
              <w:shd w:val="clear" w:color="auto" w:fill="FFFFFF"/>
              <w:spacing w:after="0" w:line="240" w:lineRule="auto"/>
              <w:jc w:val="both"/>
              <w:rPr>
                <w:rFonts w:ascii="Cambria" w:eastAsia="Times New Roman" w:hAnsi="Cambria"/>
                <w:color w:val="000000" w:themeColor="text1"/>
                <w:sz w:val="20"/>
                <w:szCs w:val="20"/>
                <w:lang w:val="en-GB"/>
              </w:rPr>
            </w:pPr>
          </w:p>
        </w:tc>
      </w:tr>
      <w:tr w:rsidR="00876AB1" w:rsidRPr="008036BE" w14:paraId="120D4883" w14:textId="77777777" w:rsidTr="002911A0">
        <w:trPr>
          <w:trHeight w:val="841"/>
        </w:trPr>
        <w:tc>
          <w:tcPr>
            <w:tcW w:w="943" w:type="dxa"/>
            <w:shd w:val="clear" w:color="auto" w:fill="auto"/>
          </w:tcPr>
          <w:p w14:paraId="71A69323" w14:textId="5BD27198" w:rsidR="00876AB1" w:rsidRPr="008036BE" w:rsidRDefault="00876AB1" w:rsidP="00876AB1">
            <w:pPr>
              <w:shd w:val="clear" w:color="auto" w:fill="FFFFFF"/>
              <w:spacing w:after="0" w:line="240" w:lineRule="auto"/>
              <w:jc w:val="both"/>
              <w:rPr>
                <w:rFonts w:ascii="Cambria" w:hAnsi="Cambria"/>
                <w:sz w:val="20"/>
                <w:szCs w:val="20"/>
              </w:rPr>
            </w:pPr>
            <w:r w:rsidRPr="008036BE">
              <w:rPr>
                <w:rFonts w:ascii="Cambria" w:eastAsia="Times New Roman" w:hAnsi="Cambria"/>
                <w:color w:val="000000"/>
                <w:sz w:val="20"/>
                <w:szCs w:val="20"/>
                <w:lang w:val="en-GB"/>
              </w:rPr>
              <w:t>6</w:t>
            </w:r>
          </w:p>
        </w:tc>
        <w:tc>
          <w:tcPr>
            <w:tcW w:w="3872" w:type="dxa"/>
            <w:shd w:val="clear" w:color="auto" w:fill="auto"/>
          </w:tcPr>
          <w:p w14:paraId="1E67ABEA" w14:textId="75971B6B" w:rsidR="00876AB1" w:rsidRPr="008036BE" w:rsidRDefault="00876AB1" w:rsidP="00876AB1">
            <w:pPr>
              <w:shd w:val="clear" w:color="auto" w:fill="FFFFFF"/>
              <w:spacing w:after="0" w:line="240" w:lineRule="auto"/>
              <w:jc w:val="both"/>
              <w:rPr>
                <w:rFonts w:ascii="Cambria" w:hAnsi="Cambria"/>
                <w:b/>
                <w:bCs/>
                <w:color w:val="000000" w:themeColor="text1"/>
                <w:sz w:val="20"/>
                <w:szCs w:val="20"/>
              </w:rPr>
            </w:pPr>
            <w:r w:rsidRPr="008036BE">
              <w:rPr>
                <w:rFonts w:ascii="Cambria" w:eastAsia="Times New Roman" w:hAnsi="Cambria"/>
                <w:b/>
                <w:bCs/>
                <w:color w:val="000000" w:themeColor="text1"/>
                <w:sz w:val="20"/>
                <w:szCs w:val="20"/>
                <w:lang w:val="en-GB"/>
              </w:rPr>
              <w:t>Time varying mixing</w:t>
            </w:r>
            <w:r w:rsidRPr="008036BE">
              <w:rPr>
                <w:rFonts w:ascii="Cambria" w:eastAsia="Times New Roman" w:hAnsi="Cambria"/>
                <w:color w:val="000000" w:themeColor="text1"/>
                <w:sz w:val="20"/>
                <w:szCs w:val="20"/>
                <w:lang w:val="en-GB"/>
              </w:rPr>
              <w:t xml:space="preserve">. Eastern stock mixing alternates between </w:t>
            </w:r>
            <w:r w:rsidR="00034BB4">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w:t>
            </w:r>
            <w:r w:rsidR="00034BB4">
              <w:rPr>
                <w:rFonts w:ascii="Cambria" w:eastAsia="Times New Roman" w:hAnsi="Cambria"/>
                <w:color w:val="000000" w:themeColor="text1"/>
                <w:sz w:val="20"/>
                <w:szCs w:val="20"/>
                <w:lang w:val="en-GB"/>
              </w:rPr>
              <w:t xml:space="preserve"> </w:t>
            </w:r>
            <w:r w:rsidRPr="008036BE">
              <w:rPr>
                <w:rFonts w:ascii="Cambria" w:eastAsia="Times New Roman" w:hAnsi="Cambria"/>
                <w:color w:val="000000" w:themeColor="text1"/>
                <w:sz w:val="20"/>
                <w:szCs w:val="20"/>
                <w:lang w:val="en-GB"/>
              </w:rPr>
              <w:t xml:space="preserve">and </w:t>
            </w:r>
            <w:r w:rsidR="00034BB4">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every three years.</w:t>
            </w:r>
            <w:r w:rsidRPr="008036BE">
              <w:rPr>
                <w:rFonts w:ascii="Cambria" w:eastAsia="MS Mincho" w:hAnsi="Cambria"/>
                <w:color w:val="000000" w:themeColor="text1"/>
                <w:sz w:val="20"/>
                <w:szCs w:val="20"/>
                <w:lang w:val="en-GB"/>
              </w:rPr>
              <w:t> </w:t>
            </w:r>
          </w:p>
        </w:tc>
        <w:tc>
          <w:tcPr>
            <w:tcW w:w="4485" w:type="dxa"/>
            <w:gridSpan w:val="2"/>
            <w:shd w:val="clear" w:color="auto" w:fill="auto"/>
          </w:tcPr>
          <w:p w14:paraId="0A3AEFC7" w14:textId="4103CCFC" w:rsidR="00876AB1" w:rsidRPr="008036BE" w:rsidRDefault="00876AB1" w:rsidP="00876AB1">
            <w:pPr>
              <w:shd w:val="clear" w:color="auto" w:fill="FFFFFF"/>
              <w:spacing w:after="0" w:line="240" w:lineRule="auto"/>
              <w:jc w:val="both"/>
              <w:rPr>
                <w:rFonts w:ascii="Cambria" w:hAnsi="Cambria"/>
                <w:color w:val="000000" w:themeColor="text1"/>
                <w:sz w:val="20"/>
                <w:szCs w:val="20"/>
              </w:rPr>
            </w:pPr>
          </w:p>
        </w:tc>
      </w:tr>
      <w:tr w:rsidR="00876AB1" w:rsidRPr="008036BE" w14:paraId="35BE5CD2" w14:textId="77777777" w:rsidTr="002911A0">
        <w:trPr>
          <w:trHeight w:val="617"/>
        </w:trPr>
        <w:tc>
          <w:tcPr>
            <w:tcW w:w="943" w:type="dxa"/>
            <w:shd w:val="clear" w:color="auto" w:fill="auto"/>
          </w:tcPr>
          <w:p w14:paraId="3B1032B2" w14:textId="68D2EA8B"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hAnsi="Cambria"/>
                <w:sz w:val="20"/>
                <w:szCs w:val="20"/>
              </w:rPr>
              <w:t>7</w:t>
            </w:r>
          </w:p>
        </w:tc>
        <w:tc>
          <w:tcPr>
            <w:tcW w:w="3872" w:type="dxa"/>
            <w:shd w:val="clear" w:color="auto" w:fill="auto"/>
          </w:tcPr>
          <w:p w14:paraId="7775B4D9" w14:textId="4D602DD1"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hAnsi="Cambria"/>
                <w:b/>
                <w:bCs/>
                <w:color w:val="000000" w:themeColor="text1"/>
                <w:sz w:val="20"/>
                <w:szCs w:val="20"/>
              </w:rPr>
              <w:t xml:space="preserve">Non-linear indices. </w:t>
            </w:r>
            <w:r w:rsidRPr="008036BE">
              <w:rPr>
                <w:rFonts w:ascii="Cambria" w:hAnsi="Cambria"/>
                <w:color w:val="000000" w:themeColor="text1"/>
                <w:sz w:val="20"/>
                <w:szCs w:val="20"/>
              </w:rPr>
              <w:t xml:space="preserve">Hyperstability in </w:t>
            </w:r>
            <w:r w:rsidR="006506BD">
              <w:rPr>
                <w:rFonts w:ascii="Cambria" w:hAnsi="Cambria"/>
                <w:color w:val="000000" w:themeColor="text1"/>
                <w:sz w:val="20"/>
                <w:szCs w:val="20"/>
              </w:rPr>
              <w:t xml:space="preserve">indices is </w:t>
            </w:r>
            <w:r w:rsidRPr="008036BE">
              <w:rPr>
                <w:rFonts w:ascii="Cambria" w:hAnsi="Cambria"/>
                <w:color w:val="000000" w:themeColor="text1"/>
                <w:sz w:val="20"/>
                <w:szCs w:val="20"/>
              </w:rPr>
              <w:t>simulated in projection years</w:t>
            </w:r>
            <w:r w:rsidR="006506BD">
              <w:rPr>
                <w:rFonts w:ascii="Cambria" w:hAnsi="Cambria"/>
                <w:color w:val="000000" w:themeColor="text1"/>
                <w:sz w:val="20"/>
                <w:szCs w:val="20"/>
              </w:rPr>
              <w:t xml:space="preserve">. </w:t>
            </w:r>
          </w:p>
        </w:tc>
        <w:tc>
          <w:tcPr>
            <w:tcW w:w="4485" w:type="dxa"/>
            <w:gridSpan w:val="2"/>
            <w:shd w:val="clear" w:color="auto" w:fill="auto"/>
          </w:tcPr>
          <w:p w14:paraId="79A7CF08" w14:textId="2EA35E0E" w:rsidR="00DD4AD5" w:rsidRPr="008036BE" w:rsidRDefault="006506BD"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hAnsi="Cambria"/>
                <w:color w:val="000000" w:themeColor="text1"/>
                <w:sz w:val="20"/>
                <w:szCs w:val="20"/>
              </w:rPr>
              <w:t>I</w:t>
            </w:r>
            <w:r w:rsidR="00DD4AD5" w:rsidRPr="008036BE">
              <w:rPr>
                <w:rFonts w:ascii="Cambria" w:hAnsi="Cambria"/>
                <w:color w:val="000000" w:themeColor="text1"/>
                <w:sz w:val="20"/>
                <w:szCs w:val="20"/>
              </w:rPr>
              <w:t>mpos</w:t>
            </w:r>
            <w:r>
              <w:rPr>
                <w:rFonts w:ascii="Cambria" w:hAnsi="Cambria"/>
                <w:color w:val="000000" w:themeColor="text1"/>
                <w:sz w:val="20"/>
                <w:szCs w:val="20"/>
              </w:rPr>
              <w:t>es</w:t>
            </w:r>
            <w:r w:rsidR="00DD4AD5" w:rsidRPr="008036BE">
              <w:rPr>
                <w:rFonts w:ascii="Cambria" w:hAnsi="Cambria"/>
                <w:color w:val="000000" w:themeColor="text1"/>
                <w:sz w:val="20"/>
                <w:szCs w:val="20"/>
              </w:rPr>
              <w:t xml:space="preserve"> a β parameter of 0.5 in projections: I = </w:t>
            </w:r>
            <w:proofErr w:type="spellStart"/>
            <w:r w:rsidR="00DD4AD5" w:rsidRPr="008036BE">
              <w:rPr>
                <w:rFonts w:ascii="Cambria" w:hAnsi="Cambria"/>
                <w:color w:val="000000" w:themeColor="text1"/>
                <w:sz w:val="20"/>
                <w:szCs w:val="20"/>
              </w:rPr>
              <w:t>qB</w:t>
            </w:r>
            <w:proofErr w:type="spellEnd"/>
            <w:r w:rsidR="00DD4AD5" w:rsidRPr="008036BE">
              <w:rPr>
                <w:rFonts w:ascii="Cambria" w:hAnsi="Cambria"/>
                <w:color w:val="000000" w:themeColor="text1"/>
                <w:sz w:val="20"/>
                <w:szCs w:val="20"/>
                <w:vertAlign w:val="superscript"/>
              </w:rPr>
              <w:t>β</w:t>
            </w:r>
            <w:r w:rsidR="00DD4AD5" w:rsidRPr="008036BE">
              <w:rPr>
                <w:rFonts w:ascii="Cambria" w:hAnsi="Cambria"/>
                <w:color w:val="000000" w:themeColor="text1"/>
                <w:sz w:val="20"/>
                <w:szCs w:val="20"/>
              </w:rPr>
              <w:t xml:space="preserve"> </w:t>
            </w:r>
          </w:p>
        </w:tc>
      </w:tr>
      <w:tr w:rsidR="00876AB1" w:rsidRPr="008036BE" w14:paraId="5ABEEE01" w14:textId="77777777" w:rsidTr="00E36BB5">
        <w:trPr>
          <w:trHeight w:val="1129"/>
        </w:trPr>
        <w:tc>
          <w:tcPr>
            <w:tcW w:w="943" w:type="dxa"/>
            <w:shd w:val="clear" w:color="auto" w:fill="auto"/>
            <w:hideMark/>
          </w:tcPr>
          <w:p w14:paraId="62FBA1F4" w14:textId="3669BB5E"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8</w:t>
            </w:r>
          </w:p>
        </w:tc>
        <w:tc>
          <w:tcPr>
            <w:tcW w:w="3872" w:type="dxa"/>
            <w:shd w:val="clear" w:color="auto" w:fill="auto"/>
            <w:hideMark/>
          </w:tcPr>
          <w:p w14:paraId="6A80FA49" w14:textId="4EAD7514"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b/>
                <w:bCs/>
                <w:color w:val="000000" w:themeColor="text1"/>
                <w:sz w:val="20"/>
                <w:szCs w:val="20"/>
                <w:lang w:val="en-GB"/>
              </w:rPr>
              <w:t xml:space="preserve">Persistent change in mixing. </w:t>
            </w:r>
            <w:r w:rsidRPr="008036BE">
              <w:rPr>
                <w:rFonts w:ascii="Cambria" w:eastAsia="Times New Roman" w:hAnsi="Cambria"/>
                <w:color w:val="000000" w:themeColor="text1"/>
                <w:sz w:val="20"/>
                <w:szCs w:val="20"/>
                <w:lang w:val="en-GB"/>
              </w:rPr>
              <w:t xml:space="preserve">Eastern mixing increases from </w:t>
            </w:r>
            <w:r w:rsidR="006506BD">
              <w:rPr>
                <w:rFonts w:ascii="Cambria" w:eastAsia="Times New Roman" w:hAnsi="Cambria"/>
                <w:color w:val="000000" w:themeColor="text1"/>
                <w:sz w:val="20"/>
                <w:szCs w:val="20"/>
                <w:lang w:val="en-GB"/>
              </w:rPr>
              <w:t>2</w:t>
            </w:r>
            <w:r w:rsidRPr="008036BE">
              <w:rPr>
                <w:rFonts w:ascii="Cambria" w:eastAsia="Times New Roman" w:hAnsi="Cambria"/>
                <w:color w:val="000000" w:themeColor="text1"/>
                <w:sz w:val="20"/>
                <w:szCs w:val="20"/>
                <w:lang w:val="en-GB"/>
              </w:rPr>
              <w:t xml:space="preserve">% to </w:t>
            </w:r>
            <w:r w:rsidR="006506BD">
              <w:rPr>
                <w:rFonts w:ascii="Cambria" w:eastAsia="Times New Roman" w:hAnsi="Cambria"/>
                <w:color w:val="000000" w:themeColor="text1"/>
                <w:sz w:val="20"/>
                <w:szCs w:val="20"/>
                <w:lang w:val="en-GB"/>
              </w:rPr>
              <w:t>11</w:t>
            </w:r>
            <w:r w:rsidRPr="008036BE">
              <w:rPr>
                <w:rFonts w:ascii="Cambria" w:eastAsia="Times New Roman" w:hAnsi="Cambria"/>
                <w:color w:val="000000" w:themeColor="text1"/>
                <w:sz w:val="20"/>
                <w:szCs w:val="20"/>
                <w:lang w:val="en-GB"/>
              </w:rPr>
              <w:t xml:space="preserve">% after 10 </w:t>
            </w:r>
            <w:r w:rsidR="006506BD">
              <w:rPr>
                <w:rFonts w:ascii="Cambria" w:eastAsia="Times New Roman" w:hAnsi="Cambria"/>
                <w:color w:val="000000" w:themeColor="text1"/>
                <w:sz w:val="20"/>
                <w:szCs w:val="20"/>
                <w:lang w:val="en-GB"/>
              </w:rPr>
              <w:t xml:space="preserve">projected </w:t>
            </w:r>
            <w:r w:rsidRPr="008036BE">
              <w:rPr>
                <w:rFonts w:ascii="Cambria" w:eastAsia="Times New Roman" w:hAnsi="Cambria"/>
                <w:color w:val="000000" w:themeColor="text1"/>
                <w:sz w:val="20"/>
                <w:szCs w:val="20"/>
                <w:lang w:val="en-GB"/>
              </w:rPr>
              <w:t>years.</w:t>
            </w:r>
          </w:p>
        </w:tc>
        <w:tc>
          <w:tcPr>
            <w:tcW w:w="4485" w:type="dxa"/>
            <w:gridSpan w:val="2"/>
            <w:shd w:val="clear" w:color="auto" w:fill="auto"/>
            <w:hideMark/>
          </w:tcPr>
          <w:p w14:paraId="710EAAE4" w14:textId="5CC1A12D"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Was previously a change in western stock mixing before this was shown to be inconsequential to CMP performance. Hence this has been altered to a change in the eastern stock mixing as this will be </w:t>
            </w:r>
            <w:r w:rsidR="006506BD">
              <w:rPr>
                <w:rFonts w:ascii="Cambria" w:eastAsia="Times New Roman" w:hAnsi="Cambria"/>
                <w:color w:val="000000" w:themeColor="text1"/>
                <w:sz w:val="20"/>
                <w:szCs w:val="20"/>
                <w:lang w:val="en-GB"/>
              </w:rPr>
              <w:t xml:space="preserve">more likely to be </w:t>
            </w:r>
            <w:r w:rsidRPr="008036BE">
              <w:rPr>
                <w:rFonts w:ascii="Cambria" w:eastAsia="Times New Roman" w:hAnsi="Cambria"/>
                <w:color w:val="000000" w:themeColor="text1"/>
                <w:sz w:val="20"/>
                <w:szCs w:val="20"/>
                <w:lang w:val="en-GB"/>
              </w:rPr>
              <w:t xml:space="preserve">influential. </w:t>
            </w:r>
          </w:p>
        </w:tc>
      </w:tr>
      <w:tr w:rsidR="00876AB1" w:rsidRPr="008036BE" w14:paraId="42BCFA07" w14:textId="77777777" w:rsidTr="00E36BB5">
        <w:trPr>
          <w:trHeight w:val="674"/>
        </w:trPr>
        <w:tc>
          <w:tcPr>
            <w:tcW w:w="943" w:type="dxa"/>
            <w:shd w:val="clear" w:color="auto" w:fill="auto"/>
          </w:tcPr>
          <w:p w14:paraId="69BD7BE5" w14:textId="77777777" w:rsidR="00DD4AD5" w:rsidRPr="008036BE" w:rsidRDefault="00DD4AD5" w:rsidP="00C46F4D">
            <w:pPr>
              <w:shd w:val="clear" w:color="auto" w:fill="FFFFFF"/>
              <w:spacing w:after="0" w:line="240" w:lineRule="auto"/>
              <w:jc w:val="both"/>
              <w:rPr>
                <w:rFonts w:ascii="Cambria" w:eastAsia="Times New Roman" w:hAnsi="Cambria"/>
                <w:color w:val="FF0000"/>
                <w:sz w:val="20"/>
                <w:szCs w:val="20"/>
                <w:lang w:val="en-GB"/>
              </w:rPr>
            </w:pPr>
            <w:r w:rsidRPr="008036BE">
              <w:rPr>
                <w:rFonts w:ascii="Cambria" w:eastAsia="Times New Roman" w:hAnsi="Cambria"/>
                <w:color w:val="000000"/>
                <w:sz w:val="20"/>
                <w:szCs w:val="20"/>
                <w:lang w:val="en-GB"/>
              </w:rPr>
              <w:t>9</w:t>
            </w:r>
          </w:p>
        </w:tc>
        <w:tc>
          <w:tcPr>
            <w:tcW w:w="3872" w:type="dxa"/>
            <w:shd w:val="clear" w:color="auto" w:fill="auto"/>
          </w:tcPr>
          <w:p w14:paraId="2546F0BC" w14:textId="77777777" w:rsidR="00DD4AD5" w:rsidRPr="008036BE" w:rsidRDefault="00DD4AD5" w:rsidP="00C46F4D">
            <w:pPr>
              <w:shd w:val="clear" w:color="auto" w:fill="FFFFFF"/>
              <w:spacing w:after="0" w:line="240" w:lineRule="auto"/>
              <w:jc w:val="both"/>
              <w:rPr>
                <w:rFonts w:ascii="Cambria" w:eastAsia="Times New Roman" w:hAnsi="Cambria"/>
                <w:b/>
                <w:bCs/>
                <w:color w:val="000000" w:themeColor="text1"/>
                <w:sz w:val="20"/>
                <w:szCs w:val="20"/>
                <w:lang w:val="en-GB"/>
              </w:rPr>
            </w:pPr>
            <w:r w:rsidRPr="008036BE">
              <w:rPr>
                <w:rFonts w:ascii="Cambria" w:eastAsia="Times New Roman" w:hAnsi="Cambria"/>
                <w:color w:val="000000" w:themeColor="text1"/>
                <w:sz w:val="20"/>
                <w:szCs w:val="20"/>
              </w:rPr>
              <w:t>Varying time of regime change in R3.</w:t>
            </w:r>
          </w:p>
        </w:tc>
        <w:tc>
          <w:tcPr>
            <w:tcW w:w="4485" w:type="dxa"/>
            <w:gridSpan w:val="2"/>
            <w:shd w:val="clear" w:color="auto" w:fill="auto"/>
          </w:tcPr>
          <w:p w14:paraId="58C378F9" w14:textId="2726C62E" w:rsidR="00B15B4E"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Two recruitment level 3 scenarios: (</w:t>
            </w:r>
            <w:r w:rsidRPr="00B15B4E">
              <w:rPr>
                <w:rFonts w:ascii="Cambria" w:eastAsia="Times New Roman" w:hAnsi="Cambria"/>
                <w:color w:val="000000" w:themeColor="text1"/>
                <w:sz w:val="20"/>
                <w:szCs w:val="20"/>
                <w:lang w:val="en-GB"/>
              </w:rPr>
              <w:t>3A--L,</w:t>
            </w:r>
            <w:r>
              <w:rPr>
                <w:rFonts w:ascii="Cambria" w:eastAsia="Times New Roman" w:hAnsi="Cambria"/>
                <w:color w:val="000000" w:themeColor="text1"/>
                <w:sz w:val="20"/>
                <w:szCs w:val="20"/>
                <w:lang w:val="en-GB"/>
              </w:rPr>
              <w:t xml:space="preserve"> </w:t>
            </w:r>
            <w:r w:rsidRPr="00B15B4E">
              <w:rPr>
                <w:rFonts w:ascii="Cambria" w:eastAsia="Times New Roman" w:hAnsi="Cambria"/>
                <w:color w:val="000000" w:themeColor="text1"/>
                <w:sz w:val="20"/>
                <w:szCs w:val="20"/>
                <w:lang w:val="en-GB"/>
              </w:rPr>
              <w:t>3B--L</w:t>
            </w:r>
            <w:r>
              <w:rPr>
                <w:rFonts w:ascii="Cambria" w:eastAsia="Times New Roman" w:hAnsi="Cambria"/>
                <w:color w:val="000000" w:themeColor="text1"/>
                <w:sz w:val="20"/>
                <w:szCs w:val="20"/>
                <w:lang w:val="en-GB"/>
              </w:rPr>
              <w:t xml:space="preserve">) are subjected to two alternative changes: </w:t>
            </w:r>
          </w:p>
          <w:p w14:paraId="49A8F5BD" w14:textId="77777777" w:rsidR="00DD4AD5" w:rsidRDefault="00B15B4E"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w:t>
            </w:r>
            <w:r w:rsidR="002911A0">
              <w:rPr>
                <w:rFonts w:ascii="Cambria" w:eastAsia="Times New Roman" w:hAnsi="Cambria"/>
                <w:color w:val="000000" w:themeColor="text1"/>
                <w:sz w:val="20"/>
                <w:szCs w:val="20"/>
                <w:lang w:val="en-GB"/>
              </w:rPr>
              <w:t>E</w:t>
            </w:r>
            <w:r>
              <w:rPr>
                <w:rFonts w:ascii="Cambria" w:eastAsia="Times New Roman" w:hAnsi="Cambria"/>
                <w:color w:val="000000" w:themeColor="text1"/>
                <w:sz w:val="20"/>
                <w:szCs w:val="20"/>
                <w:lang w:val="en-GB"/>
              </w:rPr>
              <w:t xml:space="preserve">ast after 5 </w:t>
            </w:r>
            <w:r w:rsidR="002911A0">
              <w:rPr>
                <w:rFonts w:ascii="Cambria" w:eastAsia="Times New Roman" w:hAnsi="Cambria"/>
                <w:color w:val="000000" w:themeColor="text1"/>
                <w:sz w:val="20"/>
                <w:szCs w:val="20"/>
                <w:lang w:val="en-GB"/>
              </w:rPr>
              <w:t xml:space="preserve">projection </w:t>
            </w:r>
            <w:r>
              <w:rPr>
                <w:rFonts w:ascii="Cambria" w:eastAsia="Times New Roman" w:hAnsi="Cambria"/>
                <w:color w:val="000000" w:themeColor="text1"/>
                <w:sz w:val="20"/>
                <w:szCs w:val="20"/>
                <w:lang w:val="en-GB"/>
              </w:rPr>
              <w:t>years and 20</w:t>
            </w:r>
            <w:r w:rsidR="002911A0">
              <w:rPr>
                <w:rFonts w:ascii="Cambria" w:eastAsia="Times New Roman" w:hAnsi="Cambria"/>
                <w:color w:val="000000" w:themeColor="text1"/>
                <w:sz w:val="20"/>
                <w:szCs w:val="20"/>
                <w:lang w:val="en-GB"/>
              </w:rPr>
              <w:t xml:space="preserve"> projection </w:t>
            </w:r>
            <w:r>
              <w:rPr>
                <w:rFonts w:ascii="Cambria" w:eastAsia="Times New Roman" w:hAnsi="Cambria"/>
                <w:color w:val="000000" w:themeColor="text1"/>
                <w:sz w:val="20"/>
                <w:szCs w:val="20"/>
                <w:lang w:val="en-GB"/>
              </w:rPr>
              <w:t>year</w:t>
            </w:r>
            <w:r w:rsidR="002911A0">
              <w:rPr>
                <w:rFonts w:ascii="Cambria" w:eastAsia="Times New Roman" w:hAnsi="Cambria"/>
                <w:color w:val="000000" w:themeColor="text1"/>
                <w:sz w:val="20"/>
                <w:szCs w:val="20"/>
                <w:lang w:val="en-GB"/>
              </w:rPr>
              <w:t>s</w:t>
            </w:r>
            <w:r>
              <w:rPr>
                <w:rFonts w:ascii="Cambria" w:eastAsia="Times New Roman" w:hAnsi="Cambria"/>
                <w:color w:val="000000" w:themeColor="text1"/>
                <w:sz w:val="20"/>
                <w:szCs w:val="20"/>
                <w:lang w:val="en-GB"/>
              </w:rPr>
              <w:t xml:space="preserve"> for the west</w:t>
            </w:r>
            <w:r w:rsidR="002911A0">
              <w:rPr>
                <w:rFonts w:ascii="Cambria" w:eastAsia="Times New Roman" w:hAnsi="Cambria"/>
                <w:color w:val="000000" w:themeColor="text1"/>
                <w:sz w:val="20"/>
                <w:szCs w:val="20"/>
                <w:lang w:val="en-GB"/>
              </w:rPr>
              <w:t>;</w:t>
            </w:r>
          </w:p>
          <w:p w14:paraId="2D8E2F65" w14:textId="7135246E" w:rsidR="002911A0" w:rsidRPr="008036BE" w:rsidRDefault="002911A0" w:rsidP="00C46F4D">
            <w:pPr>
              <w:shd w:val="clear" w:color="auto" w:fill="FFFFFF"/>
              <w:spacing w:after="0" w:line="240" w:lineRule="auto"/>
              <w:jc w:val="both"/>
              <w:rPr>
                <w:rFonts w:ascii="Cambria" w:eastAsia="Times New Roman" w:hAnsi="Cambria"/>
                <w:color w:val="000000" w:themeColor="text1"/>
                <w:sz w:val="20"/>
                <w:szCs w:val="20"/>
                <w:lang w:val="en-GB"/>
              </w:rPr>
            </w:pPr>
            <w:r>
              <w:rPr>
                <w:rFonts w:ascii="Cambria" w:eastAsia="Times New Roman" w:hAnsi="Cambria"/>
                <w:color w:val="000000" w:themeColor="text1"/>
                <w:sz w:val="20"/>
                <w:szCs w:val="20"/>
                <w:lang w:val="en-GB"/>
              </w:rPr>
              <w:t xml:space="preserve">- a switch back to early recruitment in the East after 20 projection years and 5 projections years for the west. </w:t>
            </w:r>
          </w:p>
        </w:tc>
      </w:tr>
      <w:tr w:rsidR="00876AB1" w:rsidRPr="008036BE" w14:paraId="349C41E7" w14:textId="77777777" w:rsidTr="00E36BB5">
        <w:trPr>
          <w:trHeight w:val="69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6D0AB31" w14:textId="77777777"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10</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6E447008"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Intermediate parameter levels for M, growth, maturity, scale, regime shifts.</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28ADF10"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The mean of existing high and low scenarios. </w:t>
            </w:r>
          </w:p>
        </w:tc>
      </w:tr>
      <w:tr w:rsidR="00876AB1" w:rsidRPr="008036BE" w14:paraId="00CF805A" w14:textId="77777777" w:rsidTr="00E36BB5">
        <w:trPr>
          <w:trHeight w:val="748"/>
        </w:trPr>
        <w:tc>
          <w:tcPr>
            <w:tcW w:w="943" w:type="dxa"/>
            <w:tcBorders>
              <w:top w:val="single" w:sz="4" w:space="0" w:color="auto"/>
              <w:left w:val="single" w:sz="4" w:space="0" w:color="auto"/>
              <w:bottom w:val="single" w:sz="4" w:space="0" w:color="auto"/>
              <w:right w:val="single" w:sz="4" w:space="0" w:color="auto"/>
            </w:tcBorders>
            <w:shd w:val="clear" w:color="auto" w:fill="auto"/>
          </w:tcPr>
          <w:p w14:paraId="699913A1" w14:textId="219664F0" w:rsidR="00DD4AD5" w:rsidRPr="008036BE" w:rsidRDefault="00DD4AD5" w:rsidP="00C46F4D">
            <w:pPr>
              <w:shd w:val="clear" w:color="auto" w:fill="FFFFFF"/>
              <w:spacing w:after="0" w:line="240" w:lineRule="auto"/>
              <w:jc w:val="both"/>
              <w:rPr>
                <w:rFonts w:ascii="Cambria" w:eastAsia="Times New Roman" w:hAnsi="Cambria"/>
                <w:color w:val="000000"/>
                <w:sz w:val="20"/>
                <w:szCs w:val="20"/>
                <w:lang w:val="en-GB"/>
              </w:rPr>
            </w:pPr>
            <w:r w:rsidRPr="008036BE">
              <w:rPr>
                <w:rFonts w:ascii="Cambria" w:eastAsia="Times New Roman" w:hAnsi="Cambria"/>
                <w:color w:val="000000"/>
                <w:sz w:val="20"/>
                <w:szCs w:val="20"/>
                <w:lang w:val="en-GB"/>
              </w:rPr>
              <w:t>11</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30930A17"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rPr>
            </w:pPr>
            <w:r w:rsidRPr="008036BE">
              <w:rPr>
                <w:rFonts w:ascii="Cambria" w:eastAsia="Times New Roman" w:hAnsi="Cambria"/>
                <w:color w:val="000000" w:themeColor="text1"/>
                <w:sz w:val="20"/>
                <w:szCs w:val="20"/>
              </w:rPr>
              <w:t>Zero eastern stock mixing. No Eastern stock in the West area.</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13F6DED6" w14:textId="77777777" w:rsidR="00DD4AD5" w:rsidRPr="008036BE" w:rsidRDefault="00DD4AD5" w:rsidP="00C46F4D">
            <w:pPr>
              <w:shd w:val="clear" w:color="auto" w:fill="FFFFFF"/>
              <w:spacing w:after="0" w:line="240" w:lineRule="auto"/>
              <w:jc w:val="both"/>
              <w:rPr>
                <w:rFonts w:ascii="Cambria" w:eastAsia="Times New Roman" w:hAnsi="Cambria"/>
                <w:color w:val="000000" w:themeColor="text1"/>
                <w:sz w:val="20"/>
                <w:szCs w:val="20"/>
                <w:lang w:val="en-GB"/>
              </w:rPr>
            </w:pPr>
            <w:r w:rsidRPr="008036BE">
              <w:rPr>
                <w:rFonts w:ascii="Cambria" w:eastAsia="Times New Roman" w:hAnsi="Cambria"/>
                <w:color w:val="000000" w:themeColor="text1"/>
                <w:sz w:val="20"/>
                <w:szCs w:val="20"/>
                <w:lang w:val="en-GB"/>
              </w:rPr>
              <w:t xml:space="preserve">Zero eastern mixing, will require substantial further discussion regarding the interpretation. Apply only to the projections. </w:t>
            </w:r>
          </w:p>
        </w:tc>
      </w:tr>
      <w:tr w:rsidR="008036BE" w:rsidRPr="004603A9" w14:paraId="01E9490A" w14:textId="77777777" w:rsidTr="00E36BB5">
        <w:trPr>
          <w:trHeight w:val="546"/>
        </w:trPr>
        <w:tc>
          <w:tcPr>
            <w:tcW w:w="943" w:type="dxa"/>
            <w:tcBorders>
              <w:top w:val="single" w:sz="4" w:space="0" w:color="auto"/>
              <w:left w:val="single" w:sz="4" w:space="0" w:color="auto"/>
              <w:bottom w:val="single" w:sz="4" w:space="0" w:color="auto"/>
              <w:right w:val="single" w:sz="4" w:space="0" w:color="auto"/>
            </w:tcBorders>
            <w:shd w:val="clear" w:color="auto" w:fill="auto"/>
          </w:tcPr>
          <w:p w14:paraId="4C66AB8C" w14:textId="3C22E420" w:rsidR="008036BE" w:rsidRPr="008036BE" w:rsidRDefault="008036BE" w:rsidP="008036BE">
            <w:pPr>
              <w:shd w:val="clear" w:color="auto" w:fill="FFFFFF"/>
              <w:spacing w:after="0" w:line="240" w:lineRule="auto"/>
              <w:jc w:val="both"/>
              <w:rPr>
                <w:rFonts w:ascii="Cambria" w:eastAsia="Times New Roman" w:hAnsi="Cambria"/>
                <w:color w:val="000000"/>
                <w:sz w:val="20"/>
                <w:szCs w:val="20"/>
                <w:u w:val="single"/>
                <w:lang w:val="en-GB"/>
              </w:rPr>
            </w:pPr>
            <w:r w:rsidRPr="008036BE">
              <w:rPr>
                <w:rFonts w:ascii="Cambria" w:eastAsia="Times New Roman" w:hAnsi="Cambria"/>
                <w:color w:val="000000"/>
                <w:sz w:val="20"/>
                <w:szCs w:val="20"/>
                <w:u w:val="single"/>
                <w:lang w:val="en-GB"/>
              </w:rPr>
              <w:t>12</w:t>
            </w:r>
          </w:p>
        </w:tc>
        <w:tc>
          <w:tcPr>
            <w:tcW w:w="3872" w:type="dxa"/>
            <w:tcBorders>
              <w:top w:val="single" w:sz="4" w:space="0" w:color="auto"/>
              <w:left w:val="single" w:sz="4" w:space="0" w:color="auto"/>
              <w:bottom w:val="single" w:sz="4" w:space="0" w:color="auto"/>
              <w:right w:val="single" w:sz="4" w:space="0" w:color="auto"/>
            </w:tcBorders>
            <w:shd w:val="clear" w:color="auto" w:fill="auto"/>
          </w:tcPr>
          <w:p w14:paraId="19D00469" w14:textId="4375777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rPr>
            </w:pPr>
            <w:r w:rsidRPr="008036BE">
              <w:rPr>
                <w:rFonts w:ascii="Cambria" w:hAnsi="Cambria"/>
                <w:sz w:val="20"/>
                <w:szCs w:val="20"/>
                <w:u w:val="single"/>
              </w:rPr>
              <w:t>Upweight US_RR_66_144</w:t>
            </w:r>
          </w:p>
        </w:tc>
        <w:tc>
          <w:tcPr>
            <w:tcW w:w="4485" w:type="dxa"/>
            <w:gridSpan w:val="2"/>
            <w:tcBorders>
              <w:top w:val="single" w:sz="4" w:space="0" w:color="auto"/>
              <w:left w:val="single" w:sz="4" w:space="0" w:color="auto"/>
              <w:bottom w:val="single" w:sz="4" w:space="0" w:color="auto"/>
              <w:right w:val="single" w:sz="4" w:space="0" w:color="auto"/>
            </w:tcBorders>
            <w:shd w:val="clear" w:color="auto" w:fill="auto"/>
          </w:tcPr>
          <w:p w14:paraId="5C45EEDC" w14:textId="0CAF9821" w:rsidR="008036BE" w:rsidRPr="008036BE" w:rsidRDefault="008036BE" w:rsidP="008036BE">
            <w:pPr>
              <w:shd w:val="clear" w:color="auto" w:fill="FFFFFF"/>
              <w:spacing w:after="0" w:line="240" w:lineRule="auto"/>
              <w:jc w:val="both"/>
              <w:rPr>
                <w:rFonts w:ascii="Cambria" w:eastAsia="Times New Roman" w:hAnsi="Cambria"/>
                <w:color w:val="000000" w:themeColor="text1"/>
                <w:sz w:val="20"/>
                <w:szCs w:val="20"/>
                <w:u w:val="single"/>
                <w:lang w:val="en-GB" w:eastAsia="ja-JP"/>
              </w:rPr>
            </w:pPr>
            <w:r w:rsidRPr="008036BE">
              <w:rPr>
                <w:rFonts w:ascii="Cambria" w:hAnsi="Cambria"/>
                <w:sz w:val="20"/>
                <w:szCs w:val="20"/>
                <w:u w:val="single"/>
              </w:rPr>
              <w:t>Upweight</w:t>
            </w:r>
            <w:r w:rsidR="002911A0">
              <w:rPr>
                <w:rFonts w:ascii="Cambria" w:hAnsi="Cambria"/>
                <w:sz w:val="20"/>
                <w:szCs w:val="20"/>
                <w:u w:val="single"/>
              </w:rPr>
              <w:t xml:space="preserve"> </w:t>
            </w:r>
            <w:r w:rsidRPr="008036BE">
              <w:rPr>
                <w:rFonts w:ascii="Cambria" w:hAnsi="Cambria"/>
                <w:sz w:val="20"/>
                <w:szCs w:val="20"/>
                <w:u w:val="single"/>
              </w:rPr>
              <w:t>US_RR_66_144 until appreciable changes are seen in in OM</w:t>
            </w:r>
            <w:r w:rsidR="002911A0">
              <w:rPr>
                <w:rFonts w:ascii="Cambria" w:hAnsi="Cambria"/>
                <w:sz w:val="20"/>
                <w:szCs w:val="20"/>
                <w:u w:val="single"/>
              </w:rPr>
              <w:t xml:space="preserve">. Currently NOT available. </w:t>
            </w:r>
          </w:p>
        </w:tc>
      </w:tr>
    </w:tbl>
    <w:p w14:paraId="11B51B56" w14:textId="77777777" w:rsidR="002911A0" w:rsidRDefault="002911A0" w:rsidP="00636EAD">
      <w:pPr>
        <w:shd w:val="clear" w:color="auto" w:fill="FFFFFF"/>
        <w:spacing w:after="0" w:line="240" w:lineRule="auto"/>
        <w:rPr>
          <w:rFonts w:ascii="Cambria" w:eastAsia="Times New Roman" w:hAnsi="Cambria"/>
          <w:i/>
          <w:iCs/>
          <w:color w:val="000000"/>
          <w:sz w:val="20"/>
          <w:szCs w:val="20"/>
          <w:u w:val="single"/>
        </w:rPr>
      </w:pPr>
    </w:p>
    <w:p w14:paraId="17E3BB33" w14:textId="5DD36421" w:rsidR="000C2DB3" w:rsidRPr="00C44B24" w:rsidRDefault="000C2DB3" w:rsidP="00636EAD">
      <w:pPr>
        <w:shd w:val="clear" w:color="auto" w:fill="FFFFFF"/>
        <w:spacing w:after="0" w:line="240" w:lineRule="auto"/>
        <w:rPr>
          <w:rFonts w:ascii="Cambria" w:eastAsia="Times New Roman" w:hAnsi="Cambria"/>
          <w:color w:val="000000"/>
          <w:sz w:val="20"/>
          <w:szCs w:val="20"/>
          <w:u w:val="single"/>
        </w:rPr>
      </w:pPr>
      <w:r w:rsidRPr="00C44B24">
        <w:rPr>
          <w:rFonts w:ascii="Cambria" w:eastAsia="Times New Roman" w:hAnsi="Cambria"/>
          <w:i/>
          <w:iCs/>
          <w:color w:val="000000"/>
          <w:sz w:val="20"/>
          <w:szCs w:val="20"/>
          <w:u w:val="single"/>
        </w:rPr>
        <w:t xml:space="preserve">Other Robustness trials </w:t>
      </w:r>
    </w:p>
    <w:p w14:paraId="1691528B" w14:textId="11D43AB0" w:rsidR="000C2DB3" w:rsidRDefault="000C2DB3" w:rsidP="00636EAD">
      <w:pPr>
        <w:shd w:val="clear" w:color="auto" w:fill="FFFFFF"/>
        <w:spacing w:after="0" w:line="240" w:lineRule="auto"/>
        <w:rPr>
          <w:rFonts w:ascii="Cambria" w:eastAsia="Times New Roman" w:hAnsi="Cambria"/>
          <w:color w:val="000000"/>
          <w:sz w:val="20"/>
          <w:szCs w:val="20"/>
        </w:rPr>
      </w:pPr>
    </w:p>
    <w:p w14:paraId="0C54C649" w14:textId="0F9A3A39"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lastRenderedPageBreak/>
        <w:t>Probabilistic movement changes</w:t>
      </w:r>
    </w:p>
    <w:p w14:paraId="2B479751" w14:textId="242FE0E9" w:rsidR="00DD4AD5"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 xml:space="preserve">Step-changes in catchability </w:t>
      </w:r>
    </w:p>
    <w:p w14:paraId="5BD40011" w14:textId="56F2A1CB" w:rsidR="00DD4AD5" w:rsidRPr="00E7628F" w:rsidRDefault="00DD4AD5" w:rsidP="00417C14">
      <w:pPr>
        <w:numPr>
          <w:ilvl w:val="0"/>
          <w:numId w:val="12"/>
        </w:numPr>
        <w:spacing w:after="0" w:line="240" w:lineRule="auto"/>
        <w:ind w:left="714" w:hanging="357"/>
        <w:contextualSpacing/>
        <w:rPr>
          <w:rFonts w:ascii="Cambria" w:eastAsia="MS Mincho" w:hAnsi="Cambria"/>
          <w:sz w:val="20"/>
          <w:szCs w:val="20"/>
        </w:rPr>
      </w:pPr>
      <w:r w:rsidRPr="00DD4AD5">
        <w:rPr>
          <w:rFonts w:ascii="Cambria" w:eastAsia="MS Mincho" w:hAnsi="Cambria"/>
          <w:sz w:val="20"/>
          <w:szCs w:val="20"/>
        </w:rPr>
        <w:t>Split Med Larval index</w:t>
      </w:r>
    </w:p>
    <w:p w14:paraId="75E23C56" w14:textId="67797C53" w:rsidR="000C2DB3" w:rsidRPr="00E7628F" w:rsidRDefault="000C2DB3" w:rsidP="00DD4AD5">
      <w:pPr>
        <w:shd w:val="clear" w:color="auto" w:fill="FFFFFF"/>
        <w:spacing w:after="0" w:line="240" w:lineRule="auto"/>
        <w:rPr>
          <w:rFonts w:ascii="Cambria" w:eastAsia="Times New Roman" w:hAnsi="Cambria"/>
          <w:i/>
          <w:sz w:val="20"/>
          <w:szCs w:val="20"/>
        </w:rPr>
      </w:pPr>
    </w:p>
    <w:p w14:paraId="0331AC87" w14:textId="77777777" w:rsidR="000C2DB3" w:rsidRPr="00C44B24" w:rsidRDefault="000C2DB3" w:rsidP="00636EAD">
      <w:pPr>
        <w:shd w:val="clear" w:color="auto" w:fill="FFFFFF"/>
        <w:spacing w:after="0" w:line="240" w:lineRule="auto"/>
        <w:rPr>
          <w:rFonts w:ascii="Cambria" w:eastAsia="Times New Roman" w:hAnsi="Cambria"/>
          <w:i/>
          <w:sz w:val="20"/>
          <w:szCs w:val="20"/>
          <w:u w:val="single"/>
        </w:rPr>
      </w:pPr>
      <w:r w:rsidRPr="00C44B24">
        <w:rPr>
          <w:rFonts w:ascii="Cambria" w:eastAsia="Times New Roman" w:hAnsi="Cambria"/>
          <w:i/>
          <w:sz w:val="20"/>
          <w:szCs w:val="20"/>
          <w:u w:val="single"/>
        </w:rPr>
        <w:t>“Second round” issues</w:t>
      </w:r>
    </w:p>
    <w:p w14:paraId="23B45F22" w14:textId="77777777" w:rsidR="000C2DB3" w:rsidRPr="00E7628F" w:rsidRDefault="000C2DB3" w:rsidP="00636EAD">
      <w:pPr>
        <w:spacing w:after="0" w:line="240" w:lineRule="auto"/>
        <w:jc w:val="both"/>
        <w:rPr>
          <w:rFonts w:ascii="Cambria" w:eastAsia="MS Mincho" w:hAnsi="Cambria"/>
          <w:b/>
          <w:sz w:val="20"/>
          <w:szCs w:val="20"/>
        </w:rPr>
      </w:pPr>
    </w:p>
    <w:p w14:paraId="59B255A6" w14:textId="77777777" w:rsidR="000C2DB3" w:rsidRPr="00E7628F" w:rsidRDefault="000C2DB3" w:rsidP="00636EAD">
      <w:pPr>
        <w:spacing w:after="0" w:line="240" w:lineRule="auto"/>
        <w:ind w:left="284"/>
        <w:jc w:val="both"/>
        <w:rPr>
          <w:rFonts w:ascii="Cambria" w:eastAsia="MS Mincho" w:hAnsi="Cambria"/>
          <w:sz w:val="20"/>
          <w:szCs w:val="20"/>
        </w:rPr>
      </w:pPr>
      <w:r w:rsidRPr="00E7628F">
        <w:rPr>
          <w:rFonts w:ascii="Cambria" w:eastAsia="MS Mincho" w:hAnsi="Cambria"/>
          <w:sz w:val="20"/>
          <w:szCs w:val="20"/>
        </w:rPr>
        <w:t>The following aspects of uncertainty are suggested to be postponed at this time for consideration rather in a “second round”:</w:t>
      </w:r>
    </w:p>
    <w:p w14:paraId="298C97EC" w14:textId="77777777" w:rsidR="000C2DB3" w:rsidRPr="00E7628F" w:rsidRDefault="000C2DB3" w:rsidP="00636EAD">
      <w:pPr>
        <w:spacing w:after="0" w:line="240" w:lineRule="auto"/>
        <w:jc w:val="both"/>
        <w:rPr>
          <w:rFonts w:ascii="Cambria" w:eastAsia="MS Mincho" w:hAnsi="Cambria"/>
          <w:sz w:val="20"/>
          <w:szCs w:val="20"/>
        </w:rPr>
      </w:pPr>
    </w:p>
    <w:p w14:paraId="11AD11AD" w14:textId="77777777" w:rsidR="000C2DB3" w:rsidRPr="00E7628F" w:rsidRDefault="000C2DB3"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More than two stocks</w:t>
      </w:r>
      <w:r w:rsidR="00A82C77" w:rsidRPr="00E7628F">
        <w:rPr>
          <w:rFonts w:ascii="Cambria" w:eastAsia="MS Mincho" w:hAnsi="Cambria"/>
          <w:sz w:val="20"/>
          <w:szCs w:val="20"/>
        </w:rPr>
        <w:t xml:space="preserve"> in some OMs</w:t>
      </w:r>
    </w:p>
    <w:p w14:paraId="378BE4A0" w14:textId="77777777" w:rsidR="00A82C77" w:rsidRPr="00E7628F" w:rsidRDefault="00A82C77" w:rsidP="00417C14">
      <w:pPr>
        <w:numPr>
          <w:ilvl w:val="0"/>
          <w:numId w:val="17"/>
        </w:numPr>
        <w:spacing w:after="0" w:line="240" w:lineRule="auto"/>
        <w:ind w:left="714" w:hanging="357"/>
        <w:contextualSpacing/>
        <w:rPr>
          <w:rFonts w:ascii="Cambria" w:eastAsia="MS Mincho" w:hAnsi="Cambria"/>
          <w:sz w:val="20"/>
          <w:szCs w:val="20"/>
        </w:rPr>
      </w:pPr>
      <w:r w:rsidRPr="00E7628F">
        <w:rPr>
          <w:rFonts w:ascii="Cambria" w:eastAsia="MS Mincho" w:hAnsi="Cambria"/>
          <w:sz w:val="20"/>
          <w:szCs w:val="20"/>
        </w:rPr>
        <w:t>Model only a single stock in some OMs</w:t>
      </w:r>
    </w:p>
    <w:p w14:paraId="0CCEB29B" w14:textId="77777777" w:rsidR="00A82C77" w:rsidRPr="00E7628F" w:rsidRDefault="00A82C77"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Allow for CMPs that set TACs for the whole Atlantic (note that this will require specification of OM components that allocate such catches between West and East areas each year) </w:t>
      </w:r>
    </w:p>
    <w:p w14:paraId="70A6AE09"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Use of CAL data in a CMP</w:t>
      </w:r>
    </w:p>
    <w:p w14:paraId="456F8548" w14:textId="43AFA22A"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 xml:space="preserve">TACs allocated on a spatially more complex basis than the traditional west and </w:t>
      </w:r>
      <w:proofErr w:type="spellStart"/>
      <w:r w:rsidRPr="00E7628F">
        <w:rPr>
          <w:rFonts w:ascii="Cambria" w:eastAsia="MS Mincho" w:hAnsi="Cambria"/>
          <w:sz w:val="20"/>
          <w:szCs w:val="20"/>
        </w:rPr>
        <w:t>East+Med</w:t>
      </w:r>
      <w:proofErr w:type="spellEnd"/>
      <w:r w:rsidR="00E57C2C" w:rsidRPr="00E7628F">
        <w:rPr>
          <w:rFonts w:ascii="Cambria" w:eastAsia="MS Mincho" w:hAnsi="Cambria"/>
          <w:sz w:val="20"/>
          <w:szCs w:val="20"/>
        </w:rPr>
        <w:t xml:space="preserve"> areas</w:t>
      </w:r>
    </w:p>
    <w:p w14:paraId="6258F84A"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CMP Changes in technical measures affecting selectivity</w:t>
      </w:r>
    </w:p>
    <w:p w14:paraId="0A3A269F"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Changes in stock distributions in the future</w:t>
      </w:r>
    </w:p>
    <w:p w14:paraId="73E85F46" w14:textId="77777777" w:rsidR="000C2DB3" w:rsidRPr="00E7628F" w:rsidRDefault="000C2DB3" w:rsidP="00417C14">
      <w:pPr>
        <w:numPr>
          <w:ilvl w:val="0"/>
          <w:numId w:val="17"/>
        </w:numPr>
        <w:spacing w:after="0" w:line="240" w:lineRule="auto"/>
        <w:ind w:left="714" w:hanging="357"/>
        <w:contextualSpacing/>
        <w:jc w:val="both"/>
        <w:rPr>
          <w:rFonts w:ascii="Cambria" w:eastAsia="MS Mincho" w:hAnsi="Cambria"/>
          <w:sz w:val="20"/>
          <w:szCs w:val="20"/>
        </w:rPr>
      </w:pPr>
      <w:r w:rsidRPr="00E7628F">
        <w:rPr>
          <w:rFonts w:ascii="Cambria" w:eastAsia="MS Mincho" w:hAnsi="Cambria"/>
          <w:sz w:val="20"/>
          <w:szCs w:val="20"/>
        </w:rPr>
        <w:t>Future changes in proportional allocation of TACs amongst fleets</w:t>
      </w:r>
    </w:p>
    <w:p w14:paraId="349C0581" w14:textId="77777777" w:rsidR="000C2DB3" w:rsidRPr="00E7628F" w:rsidRDefault="000C2DB3" w:rsidP="00DD4AD5">
      <w:pPr>
        <w:spacing w:after="0" w:line="240" w:lineRule="auto"/>
        <w:contextualSpacing/>
        <w:jc w:val="both"/>
        <w:rPr>
          <w:rFonts w:ascii="Cambria" w:eastAsia="MS Mincho" w:hAnsi="Cambria"/>
          <w:b/>
          <w:sz w:val="20"/>
          <w:szCs w:val="20"/>
        </w:rPr>
      </w:pPr>
    </w:p>
    <w:p w14:paraId="608BF01E" w14:textId="77777777" w:rsidR="000C2DB3" w:rsidRPr="00E7628F" w:rsidRDefault="000C2DB3" w:rsidP="00636EAD">
      <w:pPr>
        <w:spacing w:after="0" w:line="240" w:lineRule="auto"/>
        <w:jc w:val="both"/>
        <w:rPr>
          <w:rFonts w:ascii="Cambria" w:eastAsia="MS Mincho" w:hAnsi="Cambria"/>
          <w:sz w:val="20"/>
          <w:szCs w:val="20"/>
          <w:lang w:val="en-ZA"/>
        </w:rPr>
      </w:pPr>
    </w:p>
    <w:p w14:paraId="738788F6" w14:textId="77777777" w:rsidR="000C2DB3" w:rsidRPr="00E7628F" w:rsidRDefault="000C2DB3" w:rsidP="00636EAD">
      <w:pPr>
        <w:pStyle w:val="Heading1"/>
        <w:spacing w:before="0" w:line="240" w:lineRule="auto"/>
        <w:rPr>
          <w:rFonts w:ascii="Cambria" w:hAnsi="Cambria"/>
          <w:sz w:val="20"/>
          <w:szCs w:val="20"/>
        </w:rPr>
      </w:pPr>
      <w:bookmarkStart w:id="114" w:name="_Toc82063706"/>
      <w:r w:rsidRPr="00E7628F">
        <w:rPr>
          <w:rFonts w:ascii="Cambria" w:hAnsi="Cambria"/>
          <w:sz w:val="20"/>
          <w:szCs w:val="20"/>
        </w:rPr>
        <w:t>PERFORMANCE MEASURES/STATISTICS</w:t>
      </w:r>
      <w:bookmarkEnd w:id="114"/>
    </w:p>
    <w:p w14:paraId="319E2BF2"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1C08B005" w14:textId="2EAE08F1" w:rsidR="000C2DB3" w:rsidRPr="00E7628F" w:rsidRDefault="000C2DB3" w:rsidP="00636EAD">
      <w:pPr>
        <w:spacing w:after="0" w:line="240" w:lineRule="auto"/>
        <w:contextualSpacing/>
        <w:jc w:val="both"/>
        <w:rPr>
          <w:rFonts w:ascii="Cambria" w:eastAsia="MS Mincho" w:hAnsi="Cambria"/>
          <w:sz w:val="20"/>
          <w:szCs w:val="20"/>
          <w:lang w:val="en-ZA"/>
        </w:rPr>
      </w:pPr>
      <w:bookmarkStart w:id="115" w:name="OLE_LINK5"/>
      <w:r w:rsidRPr="00E7628F">
        <w:rPr>
          <w:rFonts w:ascii="Cambria" w:eastAsia="MS Mincho" w:hAnsi="Cambria"/>
          <w:sz w:val="20"/>
          <w:szCs w:val="20"/>
          <w:lang w:val="en-ZA"/>
        </w:rPr>
        <w:t xml:space="preserve">Projections under CMPs will be for 100 years (unless this leads to computational difficulties) commencing in </w:t>
      </w:r>
      <w:bookmarkEnd w:id="115"/>
      <w:r w:rsidRPr="00E7628F">
        <w:rPr>
          <w:rFonts w:ascii="Cambria" w:eastAsia="MS Mincho" w:hAnsi="Cambria"/>
          <w:sz w:val="20"/>
          <w:szCs w:val="20"/>
          <w:lang w:val="en-ZA"/>
        </w:rPr>
        <w:t>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Prior to that, for projecting for years between the last year of the condition and 202</w:t>
      </w:r>
      <w:r w:rsidR="00E57C2C" w:rsidRPr="00E7628F">
        <w:rPr>
          <w:rFonts w:ascii="Cambria" w:eastAsia="MS Mincho" w:hAnsi="Cambria"/>
          <w:sz w:val="20"/>
          <w:szCs w:val="20"/>
          <w:lang w:val="en-ZA"/>
        </w:rPr>
        <w:t>3</w:t>
      </w:r>
      <w:r w:rsidRPr="00E7628F">
        <w:rPr>
          <w:rFonts w:ascii="Cambria" w:eastAsia="MS Mincho" w:hAnsi="Cambria"/>
          <w:sz w:val="20"/>
          <w:szCs w:val="20"/>
          <w:lang w:val="en-ZA"/>
        </w:rPr>
        <w:t>, the catches will be set equal to the TACs already set, with abundance index data (and</w:t>
      </w:r>
      <w:r w:rsidR="008E2203" w:rsidRPr="00E7628F">
        <w:rPr>
          <w:rFonts w:ascii="Cambria" w:eastAsia="MS Mincho" w:hAnsi="Cambria"/>
          <w:sz w:val="20"/>
          <w:szCs w:val="20"/>
          <w:lang w:val="en-ZA"/>
        </w:rPr>
        <w:t>, perhaps in a future round,</w:t>
      </w:r>
      <w:r w:rsidRPr="00E7628F">
        <w:rPr>
          <w:rFonts w:ascii="Cambria" w:eastAsia="MS Mincho" w:hAnsi="Cambria"/>
          <w:sz w:val="20"/>
          <w:szCs w:val="20"/>
          <w:lang w:val="en-ZA"/>
        </w:rPr>
        <w:t xml:space="preserve"> any further monitoring data such as catch-at-length) not yet available for those years being generated as specified under Section 7. Note that considering a period as lengthy as 100 years is not to imply high reliability for projections for such a long time, but to be able take account of transient effects that </w:t>
      </w:r>
      <w:r w:rsidR="008E2203" w:rsidRPr="00E7628F">
        <w:rPr>
          <w:rFonts w:ascii="Cambria" w:eastAsia="MS Mincho" w:hAnsi="Cambria"/>
          <w:sz w:val="20"/>
          <w:szCs w:val="20"/>
          <w:lang w:val="en-ZA"/>
        </w:rPr>
        <w:t xml:space="preserve">can </w:t>
      </w:r>
      <w:r w:rsidRPr="00E7628F">
        <w:rPr>
          <w:rFonts w:ascii="Cambria" w:eastAsia="MS Mincho" w:hAnsi="Cambria"/>
          <w:sz w:val="20"/>
          <w:szCs w:val="20"/>
          <w:lang w:val="en-ZA"/>
        </w:rPr>
        <w:t>persist for some time for a long-lived species.</w:t>
      </w:r>
    </w:p>
    <w:p w14:paraId="14555FC6" w14:textId="77777777" w:rsidR="000C2DB3" w:rsidRPr="00E7628F" w:rsidRDefault="000C2DB3" w:rsidP="00636EAD">
      <w:pPr>
        <w:spacing w:after="0" w:line="240" w:lineRule="auto"/>
        <w:contextualSpacing/>
        <w:jc w:val="both"/>
        <w:rPr>
          <w:rFonts w:ascii="Cambria" w:eastAsia="MS Mincho" w:hAnsi="Cambria"/>
          <w:sz w:val="20"/>
          <w:szCs w:val="20"/>
          <w:lang w:val="en-ZA"/>
        </w:rPr>
      </w:pPr>
    </w:p>
    <w:p w14:paraId="2A47EBFF" w14:textId="1C75027C" w:rsidR="000C2DB3" w:rsidRPr="00876AB1" w:rsidRDefault="00876AB1"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116" w:name="_Toc82063707"/>
      <w:r w:rsidRPr="00876AB1">
        <w:rPr>
          <w:rFonts w:ascii="Cambria" w:eastAsia="MS Gothic" w:hAnsi="Cambria"/>
          <w:bCs/>
          <w:iCs/>
          <w:color w:val="000000"/>
          <w:sz w:val="20"/>
          <w:szCs w:val="20"/>
          <w:lang w:val="en-CA"/>
        </w:rPr>
        <w:t xml:space="preserve">10.1 </w:t>
      </w:r>
      <w:r w:rsidR="000C2DB3" w:rsidRPr="00876AB1">
        <w:rPr>
          <w:rFonts w:ascii="Cambria" w:eastAsia="MS Gothic" w:hAnsi="Cambria"/>
          <w:bCs/>
          <w:iCs/>
          <w:color w:val="000000"/>
          <w:sz w:val="20"/>
          <w:szCs w:val="20"/>
          <w:lang w:val="en-CA"/>
        </w:rPr>
        <w:t>Summary measures/statistics</w:t>
      </w:r>
      <w:bookmarkEnd w:id="116"/>
    </w:p>
    <w:p w14:paraId="243570E7" w14:textId="77777777" w:rsidR="000C2DB3" w:rsidRPr="00E7628F" w:rsidRDefault="000C2DB3" w:rsidP="00636EAD">
      <w:pPr>
        <w:spacing w:after="0" w:line="240" w:lineRule="auto"/>
        <w:rPr>
          <w:rFonts w:ascii="Cambria" w:eastAsia="MS Mincho" w:hAnsi="Cambria"/>
          <w:sz w:val="20"/>
          <w:szCs w:val="20"/>
          <w:lang w:val="en-CA"/>
        </w:rPr>
      </w:pPr>
    </w:p>
    <w:p w14:paraId="31390A89" w14:textId="25B6961C" w:rsidR="000C2DB3" w:rsidRPr="00E7628F" w:rsidRDefault="000C2DB3" w:rsidP="00636EAD">
      <w:pPr>
        <w:spacing w:after="0" w:line="240" w:lineRule="auto"/>
        <w:jc w:val="both"/>
        <w:rPr>
          <w:rFonts w:ascii="Cambria" w:eastAsia="MS Mincho" w:hAnsi="Cambria"/>
          <w:sz w:val="20"/>
          <w:szCs w:val="20"/>
          <w:lang w:val="en-CA"/>
        </w:rPr>
      </w:pPr>
      <w:r w:rsidRPr="00E7628F">
        <w:rPr>
          <w:rFonts w:ascii="Cambria" w:eastAsia="MS Mincho" w:hAnsi="Cambria"/>
          <w:sz w:val="20"/>
          <w:szCs w:val="20"/>
          <w:lang w:val="en-CA"/>
        </w:rPr>
        <w:t>All depletion metrics below are calculated as the spawning stock biomass (SSB) relative to dynamic SSB0.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w:t>
      </w:r>
      <w:bookmarkStart w:id="117" w:name="_Hlk73532925"/>
      <w:r w:rsidRPr="00E7628F">
        <w:rPr>
          <w:rFonts w:ascii="Cambria" w:eastAsia="MS Mincho" w:hAnsi="Cambria"/>
          <w:sz w:val="20"/>
          <w:szCs w:val="20"/>
          <w:lang w:val="en-CA"/>
        </w:rPr>
        <w:t>(</w:t>
      </w:r>
      <w:proofErr w:type="spellStart"/>
      <w:r w:rsidRPr="00E7628F">
        <w:rPr>
          <w:rFonts w:ascii="Cambria" w:eastAsia="MS Mincho" w:hAnsi="Cambria"/>
          <w:sz w:val="20"/>
          <w:szCs w:val="20"/>
          <w:lang w:val="en-CA"/>
        </w:rPr>
        <w:t>MacCall</w:t>
      </w:r>
      <w:proofErr w:type="spellEnd"/>
      <w:r w:rsidRPr="00E7628F">
        <w:rPr>
          <w:rFonts w:ascii="Cambria" w:eastAsia="MS Mincho" w:hAnsi="Cambria"/>
          <w:sz w:val="20"/>
          <w:szCs w:val="20"/>
          <w:lang w:val="en-CA"/>
        </w:rPr>
        <w:t xml:space="preserve"> et al. 1985</w:t>
      </w:r>
      <w:bookmarkEnd w:id="117"/>
      <w:r w:rsidRPr="00E7628F">
        <w:rPr>
          <w:rFonts w:ascii="Cambria" w:eastAsia="MS Mincho" w:hAnsi="Cambria"/>
          <w:sz w:val="20"/>
          <w:szCs w:val="20"/>
          <w:lang w:val="en-CA"/>
        </w:rPr>
        <w:t xml:space="preserve">) is the spawning biomass that would have occurred if zero catches had been taken historically </w:t>
      </w:r>
      <w:proofErr w:type="gramStart"/>
      <w:r w:rsidRPr="00E7628F">
        <w:rPr>
          <w:rFonts w:ascii="Cambria" w:eastAsia="MS Mincho" w:hAnsi="Cambria"/>
          <w:sz w:val="20"/>
          <w:szCs w:val="20"/>
          <w:lang w:val="en-CA"/>
        </w:rPr>
        <w:t>and in the future,</w:t>
      </w:r>
      <w:proofErr w:type="gramEnd"/>
      <w:r w:rsidRPr="00E7628F">
        <w:rPr>
          <w:rFonts w:ascii="Cambria" w:eastAsia="MS Mincho" w:hAnsi="Cambria"/>
          <w:sz w:val="20"/>
          <w:szCs w:val="20"/>
          <w:lang w:val="en-CA"/>
        </w:rPr>
        <w:t xml:space="preserve"> and is therefore impacted by shifts in recruitment expectations. </w:t>
      </w:r>
      <w:r w:rsidR="00D275C4" w:rsidRPr="00E7628F">
        <w:rPr>
          <w:rFonts w:ascii="Cambria" w:eastAsia="MS Mincho" w:hAnsi="Cambria"/>
          <w:sz w:val="20"/>
          <w:szCs w:val="20"/>
          <w:lang w:val="en-CA"/>
        </w:rPr>
        <w:t xml:space="preserve">The approach here differs from </w:t>
      </w:r>
      <w:proofErr w:type="spellStart"/>
      <w:r w:rsidR="00D275C4" w:rsidRPr="00E7628F">
        <w:rPr>
          <w:rFonts w:ascii="Cambria" w:eastAsia="MS Mincho" w:hAnsi="Cambria"/>
          <w:sz w:val="20"/>
          <w:szCs w:val="20"/>
          <w:lang w:val="en-CA"/>
        </w:rPr>
        <w:t>MacCall</w:t>
      </w:r>
      <w:proofErr w:type="spellEnd"/>
      <w:r w:rsidR="00D275C4" w:rsidRPr="00E7628F">
        <w:rPr>
          <w:rFonts w:ascii="Cambria" w:eastAsia="MS Mincho" w:hAnsi="Cambria"/>
          <w:sz w:val="20"/>
          <w:szCs w:val="20"/>
          <w:lang w:val="en-CA"/>
        </w:rPr>
        <w:t xml:space="preserve"> et al. (1985) in that it does not account for stochastic recruitment: t</w:t>
      </w:r>
      <w:r w:rsidRPr="00E7628F">
        <w:rPr>
          <w:rFonts w:ascii="Cambria" w:eastAsia="MS Mincho" w:hAnsi="Cambria"/>
          <w:sz w:val="20"/>
          <w:szCs w:val="20"/>
          <w:lang w:val="en-CA"/>
        </w:rPr>
        <w:t xml:space="preserve">he dynamic SSB0 is calculated using year-specific estimates of unfished recruitment (depending on the R0 phase in which the model is in each year) assuming that there was zero fishing,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it lags shifts in productivity</w:t>
      </w:r>
      <w:r w:rsidR="00D275C4" w:rsidRPr="00E7628F">
        <w:rPr>
          <w:rFonts w:ascii="Cambria" w:eastAsia="MS Mincho" w:hAnsi="Cambria"/>
          <w:sz w:val="20"/>
          <w:szCs w:val="20"/>
          <w:lang w:val="en-CA"/>
        </w:rPr>
        <w:t xml:space="preserve"> and does not include annual process error from recruitment</w:t>
      </w:r>
      <w:r w:rsidRPr="00E7628F">
        <w:rPr>
          <w:rFonts w:ascii="Cambria" w:eastAsia="MS Mincho" w:hAnsi="Cambria"/>
          <w:sz w:val="20"/>
          <w:szCs w:val="20"/>
          <w:lang w:val="en-CA"/>
        </w:rPr>
        <w:t xml:space="preserve">. </w:t>
      </w:r>
      <w:r w:rsidR="00024C13" w:rsidRPr="00E7628F">
        <w:rPr>
          <w:rFonts w:ascii="Cambria" w:eastAsia="MS Mincho" w:hAnsi="Cambria"/>
          <w:sz w:val="20"/>
          <w:szCs w:val="20"/>
          <w:lang w:val="en-CA"/>
        </w:rPr>
        <w:t>This is so as not to confou</w:t>
      </w:r>
      <w:r w:rsidR="008E2203" w:rsidRPr="00E7628F">
        <w:rPr>
          <w:rFonts w:ascii="Cambria" w:eastAsia="MS Mincho" w:hAnsi="Cambria"/>
          <w:sz w:val="20"/>
          <w:szCs w:val="20"/>
          <w:lang w:val="en-CA"/>
        </w:rPr>
        <w:t>nd it</w:t>
      </w:r>
      <w:r w:rsidR="00024C13" w:rsidRPr="00E7628F">
        <w:rPr>
          <w:rFonts w:ascii="Cambria" w:eastAsia="MS Mincho" w:hAnsi="Cambria"/>
          <w:sz w:val="20"/>
          <w:szCs w:val="20"/>
          <w:lang w:val="en-CA"/>
        </w:rPr>
        <w:t xml:space="preserve">s main purpose here, which is to make allowance for transient effects in the dynamics following a </w:t>
      </w:r>
      <w:r w:rsidR="008E2203" w:rsidRPr="00E7628F">
        <w:rPr>
          <w:rFonts w:ascii="Cambria" w:eastAsia="MS Mincho" w:hAnsi="Cambria"/>
          <w:sz w:val="20"/>
          <w:szCs w:val="20"/>
          <w:lang w:val="en-CA"/>
        </w:rPr>
        <w:t xml:space="preserve">recruitment </w:t>
      </w:r>
      <w:r w:rsidR="00024C13" w:rsidRPr="00E7628F">
        <w:rPr>
          <w:rFonts w:ascii="Cambria" w:eastAsia="MS Mincho" w:hAnsi="Cambria"/>
          <w:sz w:val="20"/>
          <w:szCs w:val="20"/>
          <w:lang w:val="en-CA"/>
        </w:rPr>
        <w:t xml:space="preserve">regime shift. </w:t>
      </w:r>
      <w:r w:rsidRPr="00E7628F">
        <w:rPr>
          <w:rFonts w:ascii="Cambria" w:eastAsia="MS Mincho" w:hAnsi="Cambria"/>
          <w:sz w:val="20"/>
          <w:szCs w:val="20"/>
          <w:lang w:val="en-CA"/>
        </w:rPr>
        <w:t>Dynamic SSBMSY is calculated using a fixed fraction of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taken from the most recent estimates of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relative to unfished (</w:t>
      </w:r>
      <w:r w:rsidR="00E43F1A" w:rsidRPr="00E7628F">
        <w:rPr>
          <w:rFonts w:ascii="Cambria" w:eastAsia="MS Mincho" w:hAnsi="Cambria"/>
          <w:sz w:val="20"/>
          <w:szCs w:val="20"/>
          <w:lang w:val="en-CA"/>
        </w:rPr>
        <w:t>i.e.,</w:t>
      </w:r>
      <w:r w:rsidRPr="00E7628F">
        <w:rPr>
          <w:rFonts w:ascii="Cambria" w:eastAsia="MS Mincho" w:hAnsi="Cambria"/>
          <w:sz w:val="20"/>
          <w:szCs w:val="20"/>
          <w:lang w:val="en-CA"/>
        </w:rPr>
        <w:t xml:space="preserve"> using the steepness parameter assumed for </w:t>
      </w:r>
      <w:r w:rsidR="00B22E26" w:rsidRPr="00E7628F">
        <w:rPr>
          <w:rFonts w:ascii="Cambria" w:eastAsia="MS Mincho" w:hAnsi="Cambria"/>
          <w:sz w:val="20"/>
          <w:szCs w:val="20"/>
          <w:lang w:val="en-CA"/>
        </w:rPr>
        <w:t>2018</w:t>
      </w:r>
      <w:r w:rsidRPr="00E7628F">
        <w:rPr>
          <w:rFonts w:ascii="Cambria" w:eastAsia="MS Mincho" w:hAnsi="Cambria"/>
          <w:sz w:val="20"/>
          <w:szCs w:val="20"/>
          <w:lang w:val="en-CA"/>
        </w:rPr>
        <w:t>). Since in some operating models R0 is changing over time, the maximum achievable level of stock biomass is also changing and keeping track of dynamic SSB</w:t>
      </w:r>
      <w:r w:rsidRPr="00912ACD">
        <w:rPr>
          <w:rFonts w:ascii="Cambria" w:eastAsia="MS Mincho" w:hAnsi="Cambria"/>
          <w:sz w:val="20"/>
          <w:szCs w:val="20"/>
          <w:vertAlign w:val="subscript"/>
          <w:lang w:val="en-CA"/>
        </w:rPr>
        <w:t>0</w:t>
      </w:r>
      <w:r w:rsidRPr="00E7628F">
        <w:rPr>
          <w:rFonts w:ascii="Cambria" w:eastAsia="MS Mincho" w:hAnsi="Cambria"/>
          <w:sz w:val="20"/>
          <w:szCs w:val="20"/>
          <w:lang w:val="en-CA"/>
        </w:rPr>
        <w:t xml:space="preserve"> and dynamic SSB</w:t>
      </w:r>
      <w:r w:rsidRPr="00912ACD">
        <w:rPr>
          <w:rFonts w:ascii="Cambria" w:eastAsia="MS Mincho" w:hAnsi="Cambria"/>
          <w:sz w:val="20"/>
          <w:szCs w:val="20"/>
          <w:vertAlign w:val="subscript"/>
          <w:lang w:val="en-CA"/>
        </w:rPr>
        <w:t>MSY</w:t>
      </w:r>
      <w:r w:rsidRPr="00E7628F">
        <w:rPr>
          <w:rFonts w:ascii="Cambria" w:eastAsia="MS Mincho" w:hAnsi="Cambria"/>
          <w:sz w:val="20"/>
          <w:szCs w:val="20"/>
          <w:lang w:val="en-CA"/>
        </w:rPr>
        <w:t xml:space="preserve"> provides a realistic yardstick for evaluating management performance.</w:t>
      </w:r>
      <w:r w:rsidR="00D275C4" w:rsidRPr="00E7628F">
        <w:rPr>
          <w:rFonts w:ascii="Cambria" w:eastAsia="MS Mincho" w:hAnsi="Cambria"/>
          <w:sz w:val="20"/>
          <w:szCs w:val="20"/>
          <w:lang w:val="en-CA"/>
        </w:rPr>
        <w:t xml:space="preserve"> </w:t>
      </w:r>
    </w:p>
    <w:p w14:paraId="7AF6079D" w14:textId="51A3C7B1" w:rsidR="00D11E94" w:rsidRPr="00E7628F" w:rsidRDefault="00D11E94" w:rsidP="00636EAD">
      <w:pPr>
        <w:spacing w:after="0" w:line="240" w:lineRule="auto"/>
        <w:jc w:val="both"/>
        <w:rPr>
          <w:rFonts w:ascii="Cambria" w:eastAsia="MS Mincho" w:hAnsi="Cambria"/>
          <w:sz w:val="20"/>
          <w:szCs w:val="20"/>
          <w:lang w:val="en-CA"/>
        </w:rPr>
      </w:pPr>
    </w:p>
    <w:p w14:paraId="1330BC14" w14:textId="68A562B2" w:rsidR="00D11E94" w:rsidRDefault="00D11E94" w:rsidP="00636EAD">
      <w:pPr>
        <w:spacing w:after="0" w:line="240" w:lineRule="auto"/>
        <w:jc w:val="both"/>
        <w:rPr>
          <w:rFonts w:ascii="Cambria" w:eastAsia="MS Mincho" w:hAnsi="Cambria"/>
          <w:sz w:val="20"/>
          <w:szCs w:val="20"/>
          <w:lang w:val="en-CA"/>
        </w:rPr>
      </w:pPr>
      <w:bookmarkStart w:id="118" w:name="_Hlk89782911"/>
      <w:r w:rsidRPr="00E7628F">
        <w:rPr>
          <w:rFonts w:ascii="Cambria" w:eastAsia="MS Mincho" w:hAnsi="Cambria"/>
          <w:sz w:val="20"/>
          <w:szCs w:val="20"/>
          <w:lang w:val="en-CA"/>
        </w:rPr>
        <w:t>MSY quantiti</w:t>
      </w:r>
      <w:r w:rsidR="00953B10" w:rsidRPr="00E7628F">
        <w:rPr>
          <w:rFonts w:ascii="Cambria" w:eastAsia="MS Mincho" w:hAnsi="Cambria"/>
          <w:sz w:val="20"/>
          <w:szCs w:val="20"/>
          <w:lang w:val="en-CA"/>
        </w:rPr>
        <w:t>es</w:t>
      </w:r>
      <w:r w:rsidRPr="00E7628F">
        <w:rPr>
          <w:rFonts w:ascii="Cambria" w:eastAsia="MS Mincho" w:hAnsi="Cambria"/>
          <w:sz w:val="20"/>
          <w:szCs w:val="20"/>
          <w:lang w:val="en-CA"/>
        </w:rPr>
        <w:t xml:space="preserve"> </w:t>
      </w:r>
      <w:r w:rsidR="00390DF5" w:rsidRPr="00E7628F">
        <w:rPr>
          <w:rFonts w:ascii="Cambria" w:eastAsia="MS Mincho" w:hAnsi="Cambria"/>
          <w:sz w:val="20"/>
          <w:szCs w:val="20"/>
          <w:lang w:val="en-CA"/>
        </w:rPr>
        <w:t>a</w:t>
      </w:r>
      <w:r w:rsidRPr="00E7628F">
        <w:rPr>
          <w:rFonts w:ascii="Cambria" w:eastAsia="MS Mincho" w:hAnsi="Cambria"/>
          <w:sz w:val="20"/>
          <w:szCs w:val="20"/>
          <w:lang w:val="en-CA"/>
        </w:rPr>
        <w:t>re calculated</w:t>
      </w:r>
      <w:r w:rsidR="000F5F93" w:rsidRPr="00E7628F">
        <w:rPr>
          <w:rFonts w:ascii="Cambria" w:eastAsia="MS Mincho" w:hAnsi="Cambria"/>
          <w:sz w:val="20"/>
          <w:szCs w:val="20"/>
          <w:lang w:val="en-CA"/>
        </w:rPr>
        <w:t xml:space="preserve"> for each stock individual</w:t>
      </w:r>
      <w:r w:rsidR="00E1171A" w:rsidRPr="00E7628F">
        <w:rPr>
          <w:rFonts w:ascii="Cambria" w:eastAsia="MS Mincho" w:hAnsi="Cambria"/>
          <w:sz w:val="20"/>
          <w:szCs w:val="20"/>
          <w:lang w:val="en-CA"/>
        </w:rPr>
        <w:t>ly</w:t>
      </w:r>
      <w:r w:rsidR="000F5F93" w:rsidRPr="00E7628F">
        <w:rPr>
          <w:rFonts w:ascii="Cambria" w:eastAsia="MS Mincho" w:hAnsi="Cambria"/>
          <w:sz w:val="20"/>
          <w:szCs w:val="20"/>
          <w:lang w:val="en-CA"/>
        </w:rPr>
        <w:t xml:space="preserve"> (</w:t>
      </w:r>
      <w:r w:rsidR="00E43F1A" w:rsidRPr="00E7628F">
        <w:rPr>
          <w:rFonts w:ascii="Cambria" w:eastAsia="MS Mincho" w:hAnsi="Cambria"/>
          <w:sz w:val="20"/>
          <w:szCs w:val="20"/>
          <w:lang w:val="en-CA"/>
        </w:rPr>
        <w:t>i.e.,</w:t>
      </w:r>
      <w:r w:rsidR="00E1171A" w:rsidRPr="00E7628F">
        <w:rPr>
          <w:rFonts w:ascii="Cambria" w:eastAsia="MS Mincho" w:hAnsi="Cambria"/>
          <w:sz w:val="20"/>
          <w:szCs w:val="20"/>
          <w:lang w:val="en-CA"/>
        </w:rPr>
        <w:t xml:space="preserve"> </w:t>
      </w:r>
      <w:r w:rsidR="000F5F93" w:rsidRPr="00E7628F">
        <w:rPr>
          <w:rFonts w:ascii="Cambria" w:eastAsia="MS Mincho" w:hAnsi="Cambria"/>
          <w:sz w:val="20"/>
          <w:szCs w:val="20"/>
          <w:lang w:val="en-CA"/>
        </w:rPr>
        <w:t>not a global aggregate MSY)</w:t>
      </w:r>
      <w:r w:rsidRPr="00E7628F">
        <w:rPr>
          <w:rFonts w:ascii="Cambria" w:eastAsia="MS Mincho" w:hAnsi="Cambria"/>
          <w:sz w:val="20"/>
          <w:szCs w:val="20"/>
          <w:lang w:val="en-CA"/>
        </w:rPr>
        <w:t xml:space="preserve"> using the standard approach of </w:t>
      </w:r>
      <w:bookmarkStart w:id="119" w:name="_Hlk73532958"/>
      <w:r w:rsidR="000F5F93" w:rsidRPr="00E7628F">
        <w:rPr>
          <w:rFonts w:ascii="Cambria" w:eastAsia="MS Mincho" w:hAnsi="Cambria"/>
          <w:sz w:val="20"/>
          <w:szCs w:val="20"/>
          <w:lang w:val="en-CA"/>
        </w:rPr>
        <w:t xml:space="preserve">Botsford (1981) and </w:t>
      </w:r>
      <w:r w:rsidRPr="00E7628F">
        <w:rPr>
          <w:rFonts w:ascii="Cambria" w:eastAsia="MS Mincho" w:hAnsi="Cambria"/>
          <w:sz w:val="20"/>
          <w:szCs w:val="20"/>
          <w:lang w:val="en-CA"/>
        </w:rPr>
        <w:t>Walters and Martell (2004)</w:t>
      </w:r>
      <w:r w:rsidR="000F5F93" w:rsidRPr="00E7628F">
        <w:rPr>
          <w:rFonts w:ascii="Cambria" w:eastAsia="MS Mincho" w:hAnsi="Cambria"/>
          <w:sz w:val="20"/>
          <w:szCs w:val="20"/>
          <w:lang w:val="en-CA"/>
        </w:rPr>
        <w:t xml:space="preserve"> (Box 3.2 of that book</w:t>
      </w:r>
      <w:bookmarkEnd w:id="119"/>
      <w:r w:rsidR="000F5F93" w:rsidRPr="00E7628F">
        <w:rPr>
          <w:rFonts w:ascii="Cambria" w:eastAsia="MS Mincho" w:hAnsi="Cambria"/>
          <w:sz w:val="20"/>
          <w:szCs w:val="20"/>
          <w:lang w:val="en-CA"/>
        </w:rPr>
        <w:t>)</w:t>
      </w:r>
      <w:r w:rsidRPr="00E7628F">
        <w:rPr>
          <w:rFonts w:ascii="Cambria" w:eastAsia="MS Mincho" w:hAnsi="Cambria"/>
          <w:sz w:val="20"/>
          <w:szCs w:val="20"/>
          <w:lang w:val="en-CA"/>
        </w:rPr>
        <w:t xml:space="preserve"> which</w:t>
      </w:r>
      <w:r w:rsidR="000F5F93" w:rsidRPr="00E7628F">
        <w:rPr>
          <w:rFonts w:ascii="Cambria" w:eastAsia="MS Mincho" w:hAnsi="Cambria"/>
          <w:sz w:val="20"/>
          <w:szCs w:val="20"/>
          <w:lang w:val="en-CA"/>
        </w:rPr>
        <w:t xml:space="preserve"> efficiently calculates equilibrium yields for an age-structured population dynamics model using growth, </w:t>
      </w:r>
      <w:r w:rsidR="0035695E" w:rsidRPr="00E7628F">
        <w:rPr>
          <w:rFonts w:ascii="Cambria" w:eastAsia="MS Mincho" w:hAnsi="Cambria"/>
          <w:sz w:val="20"/>
          <w:szCs w:val="20"/>
          <w:lang w:val="en-CA"/>
        </w:rPr>
        <w:t xml:space="preserve">the </w:t>
      </w:r>
      <w:r w:rsidR="000F5F93" w:rsidRPr="00E7628F">
        <w:rPr>
          <w:rFonts w:ascii="Cambria" w:eastAsia="MS Mincho" w:hAnsi="Cambria"/>
          <w:sz w:val="20"/>
          <w:szCs w:val="20"/>
          <w:lang w:val="en-CA"/>
        </w:rPr>
        <w:t xml:space="preserve">stock recruitment </w:t>
      </w:r>
      <w:r w:rsidR="0035695E" w:rsidRPr="00E7628F">
        <w:rPr>
          <w:rFonts w:ascii="Cambria" w:eastAsia="MS Mincho" w:hAnsi="Cambria"/>
          <w:sz w:val="20"/>
          <w:szCs w:val="20"/>
          <w:lang w:val="en-CA"/>
        </w:rPr>
        <w:t xml:space="preserve">relationship </w:t>
      </w:r>
      <w:r w:rsidR="000F5F93" w:rsidRPr="00E7628F">
        <w:rPr>
          <w:rFonts w:ascii="Cambria" w:eastAsia="MS Mincho" w:hAnsi="Cambria"/>
          <w:sz w:val="20"/>
          <w:szCs w:val="20"/>
          <w:lang w:val="en-CA"/>
        </w:rPr>
        <w:t xml:space="preserve">and </w:t>
      </w:r>
      <w:r w:rsidR="0035695E" w:rsidRPr="00E7628F">
        <w:rPr>
          <w:rFonts w:ascii="Cambria" w:eastAsia="MS Mincho" w:hAnsi="Cambria"/>
          <w:sz w:val="20"/>
          <w:szCs w:val="20"/>
          <w:lang w:val="en-CA"/>
        </w:rPr>
        <w:t xml:space="preserve">a </w:t>
      </w:r>
      <w:r w:rsidR="000F5F93" w:rsidRPr="00E7628F">
        <w:rPr>
          <w:rFonts w:ascii="Cambria" w:eastAsia="MS Mincho" w:hAnsi="Cambria"/>
          <w:sz w:val="20"/>
          <w:szCs w:val="20"/>
          <w:lang w:val="en-CA"/>
        </w:rPr>
        <w:t>fishery selectivity</w:t>
      </w:r>
      <w:r w:rsidR="0035695E" w:rsidRPr="00E7628F">
        <w:rPr>
          <w:rFonts w:ascii="Cambria" w:eastAsia="MS Mincho" w:hAnsi="Cambria"/>
          <w:sz w:val="20"/>
          <w:szCs w:val="20"/>
          <w:lang w:val="en-CA"/>
        </w:rPr>
        <w:t xml:space="preserve"> at age vector</w:t>
      </w:r>
      <w:r w:rsidR="000F5F93" w:rsidRPr="00E7628F">
        <w:rPr>
          <w:rFonts w:ascii="Cambria" w:eastAsia="MS Mincho" w:hAnsi="Cambria"/>
          <w:sz w:val="20"/>
          <w:szCs w:val="20"/>
          <w:lang w:val="en-CA"/>
        </w:rPr>
        <w:t xml:space="preserve">. Since </w:t>
      </w:r>
      <w:r w:rsidR="0035695E" w:rsidRPr="00E7628F">
        <w:rPr>
          <w:rFonts w:ascii="Cambria" w:eastAsia="MS Mincho" w:hAnsi="Cambria"/>
          <w:sz w:val="20"/>
          <w:szCs w:val="20"/>
          <w:lang w:val="en-CA"/>
        </w:rPr>
        <w:t xml:space="preserve">the operating model has </w:t>
      </w:r>
      <w:r w:rsidR="000F5F93" w:rsidRPr="00E7628F">
        <w:rPr>
          <w:rFonts w:ascii="Cambria" w:eastAsia="MS Mincho" w:hAnsi="Cambria"/>
          <w:sz w:val="20"/>
          <w:szCs w:val="20"/>
          <w:lang w:val="en-CA"/>
        </w:rPr>
        <w:t>multi</w:t>
      </w:r>
      <w:r w:rsidR="0035695E" w:rsidRPr="00E7628F">
        <w:rPr>
          <w:rFonts w:ascii="Cambria" w:eastAsia="MS Mincho" w:hAnsi="Cambria"/>
          <w:sz w:val="20"/>
          <w:szCs w:val="20"/>
          <w:lang w:val="en-CA"/>
        </w:rPr>
        <w:t>ple f</w:t>
      </w:r>
      <w:r w:rsidR="000F5F93" w:rsidRPr="00E7628F">
        <w:rPr>
          <w:rFonts w:ascii="Cambria" w:eastAsia="MS Mincho" w:hAnsi="Cambria"/>
          <w:sz w:val="20"/>
          <w:szCs w:val="20"/>
          <w:lang w:val="en-CA"/>
        </w:rPr>
        <w:t>leet</w:t>
      </w:r>
      <w:r w:rsidR="0035695E" w:rsidRPr="00E7628F">
        <w:rPr>
          <w:rFonts w:ascii="Cambria" w:eastAsia="MS Mincho" w:hAnsi="Cambria"/>
          <w:sz w:val="20"/>
          <w:szCs w:val="20"/>
          <w:lang w:val="en-CA"/>
        </w:rPr>
        <w:t>s</w:t>
      </w:r>
      <w:r w:rsidR="000F5F93" w:rsidRPr="00E7628F">
        <w:rPr>
          <w:rFonts w:ascii="Cambria" w:eastAsia="MS Mincho" w:hAnsi="Cambria"/>
          <w:sz w:val="20"/>
          <w:szCs w:val="20"/>
          <w:lang w:val="en-CA"/>
        </w:rPr>
        <w:t xml:space="preserve"> model with time varying exploitation rates among fleets, the aggregate </w:t>
      </w:r>
      <w:ins w:id="120" w:author="Thomas Carruthers" w:date="2022-04-25T05:35:00Z">
        <w:r w:rsidR="00A6131A">
          <w:rPr>
            <w:rFonts w:ascii="Cambria" w:eastAsia="MS Mincho" w:hAnsi="Cambria"/>
            <w:sz w:val="20"/>
            <w:szCs w:val="20"/>
            <w:lang w:val="en-CA"/>
          </w:rPr>
          <w:t xml:space="preserve">mean </w:t>
        </w:r>
      </w:ins>
      <w:r w:rsidR="000F5F93" w:rsidRPr="00E7628F">
        <w:rPr>
          <w:rFonts w:ascii="Cambria" w:eastAsia="MS Mincho" w:hAnsi="Cambria"/>
          <w:sz w:val="20"/>
          <w:szCs w:val="20"/>
          <w:lang w:val="en-CA"/>
        </w:rPr>
        <w:t>selectivity (across all fleets</w:t>
      </w:r>
      <w:ins w:id="121" w:author="Thomas Carruthers" w:date="2022-04-25T05:35:00Z">
        <w:r w:rsidR="00A6131A">
          <w:rPr>
            <w:rFonts w:ascii="Cambria" w:eastAsia="MS Mincho" w:hAnsi="Cambria"/>
            <w:sz w:val="20"/>
            <w:szCs w:val="20"/>
            <w:lang w:val="en-CA"/>
          </w:rPr>
          <w:t>, weighted by their catch</w:t>
        </w:r>
      </w:ins>
      <w:r w:rsidR="000F5F93" w:rsidRPr="00E7628F">
        <w:rPr>
          <w:rFonts w:ascii="Cambria" w:eastAsia="MS Mincho" w:hAnsi="Cambria"/>
          <w:sz w:val="20"/>
          <w:szCs w:val="20"/>
          <w:lang w:val="en-CA"/>
        </w:rPr>
        <w:t xml:space="preserve">) </w:t>
      </w:r>
      <w:r w:rsidRPr="00E7628F">
        <w:rPr>
          <w:rFonts w:ascii="Cambria" w:eastAsia="MS Mincho" w:hAnsi="Cambria"/>
          <w:sz w:val="20"/>
          <w:szCs w:val="20"/>
          <w:lang w:val="en-CA"/>
        </w:rPr>
        <w:t>in the final year of the historical period (201</w:t>
      </w:r>
      <w:r w:rsidR="00FA26CB">
        <w:rPr>
          <w:rFonts w:ascii="Cambria" w:eastAsia="MS Mincho" w:hAnsi="Cambria"/>
          <w:sz w:val="20"/>
          <w:szCs w:val="20"/>
          <w:lang w:val="en-CA"/>
        </w:rPr>
        <w:t>9</w:t>
      </w:r>
      <w:r w:rsidRPr="00E7628F">
        <w:rPr>
          <w:rFonts w:ascii="Cambria" w:eastAsia="MS Mincho" w:hAnsi="Cambria"/>
          <w:sz w:val="20"/>
          <w:szCs w:val="20"/>
          <w:lang w:val="en-CA"/>
        </w:rPr>
        <w:t>)</w:t>
      </w:r>
      <w:r w:rsidR="0035695E" w:rsidRPr="00E7628F">
        <w:rPr>
          <w:rFonts w:ascii="Cambria" w:eastAsia="MS Mincho" w:hAnsi="Cambria"/>
          <w:sz w:val="20"/>
          <w:szCs w:val="20"/>
          <w:lang w:val="en-CA"/>
        </w:rPr>
        <w:t xml:space="preserve"> is used in these MSY calculations</w:t>
      </w:r>
      <w:bookmarkEnd w:id="118"/>
      <w:r w:rsidR="0035695E" w:rsidRPr="00E7628F">
        <w:rPr>
          <w:rFonts w:ascii="Cambria" w:eastAsia="MS Mincho" w:hAnsi="Cambria"/>
          <w:sz w:val="20"/>
          <w:szCs w:val="20"/>
          <w:lang w:val="en-CA"/>
        </w:rPr>
        <w:t>.</w:t>
      </w:r>
      <w:ins w:id="122" w:author="Thomas Carruthers" w:date="2022-04-25T05:35:00Z">
        <w:r w:rsidR="00A6131A">
          <w:rPr>
            <w:rFonts w:ascii="Cambria" w:eastAsia="MS Mincho" w:hAnsi="Cambria"/>
            <w:sz w:val="20"/>
            <w:szCs w:val="20"/>
            <w:lang w:val="en-CA"/>
          </w:rPr>
          <w:t xml:space="preserve"> </w:t>
        </w:r>
      </w:ins>
      <w:ins w:id="123" w:author="Thomas Carruthers" w:date="2022-04-25T05:36:00Z">
        <w:r w:rsidR="00A6131A">
          <w:rPr>
            <w:rFonts w:ascii="Cambria" w:eastAsia="MS Mincho" w:hAnsi="Cambria"/>
            <w:sz w:val="20"/>
            <w:szCs w:val="20"/>
            <w:lang w:val="en-CA"/>
          </w:rPr>
          <w:t>Overfishing</w:t>
        </w:r>
      </w:ins>
      <w:ins w:id="124" w:author="Thomas Carruthers" w:date="2022-04-25T05:35:00Z">
        <w:r w:rsidR="00A6131A">
          <w:rPr>
            <w:rFonts w:ascii="Cambria" w:eastAsia="MS Mincho" w:hAnsi="Cambria"/>
            <w:sz w:val="20"/>
            <w:szCs w:val="20"/>
            <w:lang w:val="en-CA"/>
          </w:rPr>
          <w:t xml:space="preserve"> </w:t>
        </w:r>
      </w:ins>
      <w:ins w:id="125" w:author="Thomas Carruthers" w:date="2022-04-25T05:36:00Z">
        <w:r w:rsidR="00A6131A">
          <w:rPr>
            <w:rFonts w:ascii="Cambria" w:eastAsia="MS Mincho" w:hAnsi="Cambria"/>
            <w:sz w:val="20"/>
            <w:szCs w:val="20"/>
            <w:lang w:val="en-CA"/>
          </w:rPr>
          <w:t xml:space="preserve">reference points are calculated on the basis of catch weight divided by total biomass (exploitation rate, UMSY). </w:t>
        </w:r>
      </w:ins>
      <w:ins w:id="126" w:author="Thomas Carruthers" w:date="2022-04-25T05:38:00Z">
        <w:r w:rsidR="00A6131A">
          <w:rPr>
            <w:rFonts w:ascii="Cambria" w:eastAsia="MS Mincho" w:hAnsi="Cambria"/>
            <w:sz w:val="20"/>
            <w:szCs w:val="20"/>
            <w:lang w:val="en-CA"/>
          </w:rPr>
          <w:t>This does not require the calculation of asy</w:t>
        </w:r>
      </w:ins>
      <w:ins w:id="127" w:author="Thomas Carruthers" w:date="2022-04-25T05:39:00Z">
        <w:r w:rsidR="00A6131A">
          <w:rPr>
            <w:rFonts w:ascii="Cambria" w:eastAsia="MS Mincho" w:hAnsi="Cambria"/>
            <w:sz w:val="20"/>
            <w:szCs w:val="20"/>
            <w:lang w:val="en-CA"/>
          </w:rPr>
          <w:t xml:space="preserve">mptotic </w:t>
        </w:r>
      </w:ins>
      <w:ins w:id="128" w:author="Thomas Carruthers" w:date="2022-04-25T05:38:00Z">
        <w:r w:rsidR="00A6131A">
          <w:rPr>
            <w:rFonts w:ascii="Cambria" w:eastAsia="MS Mincho" w:hAnsi="Cambria"/>
            <w:sz w:val="20"/>
            <w:szCs w:val="20"/>
            <w:lang w:val="en-CA"/>
          </w:rPr>
          <w:t xml:space="preserve">age-selectivity that is challenging for spatial, seasonal, </w:t>
        </w:r>
        <w:proofErr w:type="spellStart"/>
        <w:r w:rsidR="00A6131A">
          <w:rPr>
            <w:rFonts w:ascii="Cambria" w:eastAsia="MS Mincho" w:hAnsi="Cambria"/>
            <w:sz w:val="20"/>
            <w:szCs w:val="20"/>
            <w:lang w:val="en-CA"/>
          </w:rPr>
          <w:t>multistock</w:t>
        </w:r>
        <w:proofErr w:type="spellEnd"/>
        <w:r w:rsidR="00A6131A">
          <w:rPr>
            <w:rFonts w:ascii="Cambria" w:eastAsia="MS Mincho" w:hAnsi="Cambria"/>
            <w:sz w:val="20"/>
            <w:szCs w:val="20"/>
            <w:lang w:val="en-CA"/>
          </w:rPr>
          <w:t xml:space="preserve"> models where temporal variability in recruitment creates transient effects. </w:t>
        </w:r>
      </w:ins>
      <w:ins w:id="129" w:author="Thomas Carruthers" w:date="2022-04-25T05:37:00Z">
        <w:r w:rsidR="00A6131A">
          <w:rPr>
            <w:rFonts w:ascii="Cambria" w:eastAsia="MS Mincho" w:hAnsi="Cambria"/>
            <w:sz w:val="20"/>
            <w:szCs w:val="20"/>
            <w:lang w:val="en-CA"/>
          </w:rPr>
          <w:t xml:space="preserve">This UMSY is calculated for each operating model as the fixed exploitation rate that leads to dynamic SSB / SSBMSY = 1 after 50 projection years. </w:t>
        </w:r>
      </w:ins>
    </w:p>
    <w:p w14:paraId="07476DFB" w14:textId="16A69326" w:rsidR="00912ACD" w:rsidRPr="00E7628F" w:rsidRDefault="00912ACD" w:rsidP="00636EAD">
      <w:pPr>
        <w:spacing w:after="0" w:line="240" w:lineRule="auto"/>
        <w:jc w:val="both"/>
        <w:rPr>
          <w:rFonts w:ascii="Cambria" w:eastAsia="MS Mincho" w:hAnsi="Cambria"/>
          <w:sz w:val="20"/>
          <w:szCs w:val="20"/>
          <w:lang w:val="en-CA"/>
        </w:rPr>
      </w:pPr>
    </w:p>
    <w:p w14:paraId="2287ACD6" w14:textId="7E829287" w:rsidR="000C2DB3" w:rsidRPr="00E7628F" w:rsidRDefault="00657C4F" w:rsidP="00636EAD">
      <w:pPr>
        <w:keepNext/>
        <w:keepLines/>
        <w:spacing w:after="0" w:line="240" w:lineRule="auto"/>
        <w:rPr>
          <w:rFonts w:ascii="Cambria" w:eastAsia="MS Mincho" w:hAnsi="Cambria"/>
          <w:sz w:val="20"/>
          <w:szCs w:val="20"/>
          <w:lang w:val="en-CA"/>
        </w:rPr>
      </w:pPr>
      <w:bookmarkStart w:id="130" w:name="_Hlk68189168"/>
      <w:r w:rsidRPr="00FF7166">
        <w:rPr>
          <w:rFonts w:ascii="Cambria" w:eastAsia="MS Mincho" w:hAnsi="Cambria"/>
          <w:b/>
          <w:bCs/>
          <w:sz w:val="20"/>
          <w:szCs w:val="20"/>
          <w:lang w:val="en-CA"/>
        </w:rPr>
        <w:lastRenderedPageBreak/>
        <w:t>Table 10.1.</w:t>
      </w:r>
      <w:r w:rsidRPr="00E7628F">
        <w:rPr>
          <w:rFonts w:ascii="Cambria" w:eastAsia="MS Mincho" w:hAnsi="Cambria"/>
          <w:sz w:val="20"/>
          <w:szCs w:val="20"/>
          <w:lang w:val="en-CA"/>
        </w:rPr>
        <w:t xml:space="preserve"> Performance</w:t>
      </w:r>
      <w:r w:rsidR="000C2DB3" w:rsidRPr="00BE2F0C">
        <w:rPr>
          <w:rFonts w:ascii="Cambria" w:eastAsia="MS Mincho" w:hAnsi="Cambria"/>
          <w:sz w:val="20"/>
          <w:szCs w:val="20"/>
          <w:u w:val="single"/>
          <w:lang w:val="en-CA"/>
        </w:rPr>
        <w:t xml:space="preserve"> </w:t>
      </w:r>
      <w:r w:rsidR="00BE2F0C" w:rsidRPr="00BE2F0C">
        <w:rPr>
          <w:rFonts w:ascii="Cambria" w:eastAsia="MS Mincho" w:hAnsi="Cambria"/>
          <w:sz w:val="20"/>
          <w:szCs w:val="20"/>
          <w:u w:val="single"/>
          <w:lang w:val="en-CA"/>
        </w:rPr>
        <w:t>measures</w:t>
      </w:r>
      <w:r w:rsidR="000C2DB3" w:rsidRPr="00E7628F">
        <w:rPr>
          <w:rFonts w:ascii="Cambria" w:eastAsia="MS Mincho" w:hAnsi="Cambria"/>
          <w:sz w:val="20"/>
          <w:szCs w:val="20"/>
          <w:lang w:val="en-CA"/>
        </w:rPr>
        <w:t xml:space="preserve"> calculated as part of the MSE outputs</w:t>
      </w:r>
      <w:r w:rsidR="00A82C77" w:rsidRPr="00E7628F">
        <w:rPr>
          <w:rFonts w:ascii="Cambria" w:eastAsia="MS Mincho" w:hAnsi="Cambria"/>
          <w:sz w:val="20"/>
          <w:szCs w:val="20"/>
          <w:lang w:val="en-CA"/>
        </w:rPr>
        <w:t xml:space="preserve"> for each OM</w:t>
      </w:r>
      <w:r w:rsidRPr="00E7628F">
        <w:rPr>
          <w:rFonts w:ascii="Cambria" w:eastAsia="MS Mincho" w:hAnsi="Cambria"/>
          <w:sz w:val="20"/>
          <w:szCs w:val="20"/>
          <w:lang w:val="en-CA"/>
        </w:rPr>
        <w:t xml:space="preserve"> and CMP</w:t>
      </w:r>
      <w:r w:rsidR="00F2625B">
        <w:rPr>
          <w:rFonts w:ascii="Cambria" w:eastAsia="MS Mincho" w:hAnsi="Cambria"/>
          <w:sz w:val="20"/>
          <w:szCs w:val="20"/>
          <w:lang w:val="en-CA"/>
        </w:rPr>
        <w:t xml:space="preserve">. </w:t>
      </w:r>
      <w:r w:rsidR="00F2625B" w:rsidRPr="00E7628F">
        <w:rPr>
          <w:rFonts w:ascii="Cambria" w:eastAsia="MS Mincho" w:hAnsi="Cambria"/>
          <w:sz w:val="20"/>
          <w:szCs w:val="20"/>
          <w:lang w:val="en-CA"/>
        </w:rPr>
        <w:t xml:space="preserve">Performance </w:t>
      </w:r>
      <w:r w:rsidR="00BE2F0C">
        <w:rPr>
          <w:rFonts w:ascii="Cambria" w:eastAsia="MS Mincho" w:hAnsi="Cambria"/>
          <w:sz w:val="20"/>
          <w:szCs w:val="20"/>
          <w:lang w:val="en-CA"/>
        </w:rPr>
        <w:t>measures</w:t>
      </w:r>
      <w:r w:rsidR="00F2625B" w:rsidRPr="00F2625B">
        <w:rPr>
          <w:rFonts w:ascii="Cambria" w:eastAsia="MS Mincho" w:hAnsi="Cambria"/>
          <w:sz w:val="20"/>
          <w:szCs w:val="20"/>
          <w:lang w:val="en-CA"/>
        </w:rPr>
        <w:t xml:space="preserve"> in bold text indicate the key </w:t>
      </w:r>
      <w:r w:rsidR="00BE2F0C" w:rsidRPr="00BE2F0C">
        <w:rPr>
          <w:rFonts w:ascii="Cambria" w:eastAsia="MS Mincho" w:hAnsi="Cambria"/>
          <w:sz w:val="20"/>
          <w:szCs w:val="20"/>
          <w:u w:val="single"/>
          <w:lang w:val="en-CA"/>
        </w:rPr>
        <w:t>7</w:t>
      </w:r>
      <w:r w:rsidR="00F2625B" w:rsidRPr="00F2625B">
        <w:rPr>
          <w:rFonts w:ascii="Cambria" w:eastAsia="MS Mincho" w:hAnsi="Cambria"/>
          <w:sz w:val="20"/>
          <w:szCs w:val="20"/>
          <w:lang w:val="en-CA"/>
        </w:rPr>
        <w:t xml:space="preserve"> statistics.</w:t>
      </w:r>
    </w:p>
    <w:tbl>
      <w:tblPr>
        <w:tblStyle w:val="TableGrid"/>
        <w:tblW w:w="9288" w:type="dxa"/>
        <w:tblLook w:val="04A0" w:firstRow="1" w:lastRow="0" w:firstColumn="1" w:lastColumn="0" w:noHBand="0" w:noVBand="1"/>
      </w:tblPr>
      <w:tblGrid>
        <w:gridCol w:w="1160"/>
        <w:gridCol w:w="5839"/>
        <w:gridCol w:w="2289"/>
      </w:tblGrid>
      <w:tr w:rsidR="00BE2F0C" w:rsidRPr="00BE2F0C" w14:paraId="1E662EE1" w14:textId="2F5744AD" w:rsidTr="0068253B">
        <w:trPr>
          <w:trHeight w:val="288"/>
        </w:trPr>
        <w:tc>
          <w:tcPr>
            <w:tcW w:w="1009" w:type="dxa"/>
            <w:noWrap/>
          </w:tcPr>
          <w:bookmarkEnd w:id="130"/>
          <w:p w14:paraId="16578877" w14:textId="54360A7F" w:rsidR="00BE2F0C" w:rsidRPr="00BE2F0C" w:rsidRDefault="00BE2F0C" w:rsidP="00BE2F0C">
            <w:pPr>
              <w:keepNext/>
              <w:keepLines/>
              <w:spacing w:after="0" w:line="240" w:lineRule="auto"/>
              <w:rPr>
                <w:rFonts w:ascii="Cambria" w:hAnsi="Cambria"/>
                <w:b/>
                <w:bCs/>
                <w:sz w:val="20"/>
                <w:szCs w:val="20"/>
                <w:u w:val="single"/>
              </w:rPr>
            </w:pPr>
            <w:r w:rsidRPr="00BE2F0C">
              <w:rPr>
                <w:rFonts w:ascii="Cambria" w:hAnsi="Cambria" w:hint="eastAsia"/>
                <w:b/>
                <w:bCs/>
                <w:sz w:val="20"/>
                <w:szCs w:val="20"/>
                <w:u w:val="single"/>
              </w:rPr>
              <w:t>M</w:t>
            </w:r>
            <w:r w:rsidRPr="00BE2F0C">
              <w:rPr>
                <w:rFonts w:ascii="Cambria" w:hAnsi="Cambria"/>
                <w:b/>
                <w:bCs/>
                <w:sz w:val="20"/>
                <w:szCs w:val="20"/>
                <w:u w:val="single"/>
              </w:rPr>
              <w:t>easure</w:t>
            </w:r>
          </w:p>
        </w:tc>
        <w:tc>
          <w:tcPr>
            <w:tcW w:w="5839" w:type="dxa"/>
            <w:noWrap/>
          </w:tcPr>
          <w:p w14:paraId="371AE8EA" w14:textId="3A128055"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Measure</w:t>
            </w:r>
            <w:r w:rsidRPr="00BE2F0C">
              <w:rPr>
                <w:rFonts w:ascii="Cambria" w:hAnsi="Cambria"/>
                <w:b/>
                <w:bCs/>
                <w:color w:val="000000" w:themeColor="text1"/>
                <w:sz w:val="20"/>
                <w:szCs w:val="20"/>
              </w:rPr>
              <w:t xml:space="preserve"> </w:t>
            </w:r>
            <w:r w:rsidRPr="00BE2F0C">
              <w:rPr>
                <w:rFonts w:ascii="Cambria" w:hAnsi="Cambria"/>
                <w:b/>
                <w:bCs/>
                <w:sz w:val="20"/>
                <w:szCs w:val="20"/>
              </w:rPr>
              <w:t>Description</w:t>
            </w:r>
          </w:p>
        </w:tc>
        <w:tc>
          <w:tcPr>
            <w:tcW w:w="2440" w:type="dxa"/>
          </w:tcPr>
          <w:p w14:paraId="41F26ED9" w14:textId="708BE032" w:rsidR="00BE2F0C" w:rsidRPr="00BE2F0C" w:rsidRDefault="00BE2F0C" w:rsidP="00BE2F0C">
            <w:pPr>
              <w:keepNext/>
              <w:keepLines/>
              <w:spacing w:after="0" w:line="240" w:lineRule="auto"/>
              <w:contextualSpacing/>
              <w:jc w:val="both"/>
              <w:rPr>
                <w:rFonts w:ascii="Cambria" w:hAnsi="Cambria"/>
                <w:b/>
                <w:bCs/>
                <w:sz w:val="20"/>
                <w:szCs w:val="20"/>
              </w:rPr>
            </w:pPr>
            <w:r w:rsidRPr="00BE2F0C">
              <w:rPr>
                <w:rFonts w:ascii="Cambria" w:hAnsi="Cambria"/>
                <w:b/>
                <w:bCs/>
                <w:color w:val="000000" w:themeColor="text1"/>
                <w:sz w:val="20"/>
                <w:szCs w:val="20"/>
                <w:u w:val="single"/>
              </w:rPr>
              <w:t>Statistics*</w:t>
            </w:r>
          </w:p>
        </w:tc>
      </w:tr>
      <w:tr w:rsidR="00BE2F0C" w:rsidRPr="00BE2F0C" w14:paraId="2BECA3E8" w14:textId="0C93580C" w:rsidTr="0068253B">
        <w:trPr>
          <w:trHeight w:val="288"/>
        </w:trPr>
        <w:tc>
          <w:tcPr>
            <w:tcW w:w="1009" w:type="dxa"/>
            <w:noWrap/>
          </w:tcPr>
          <w:p w14:paraId="398A4EAC" w14:textId="5321C703" w:rsidR="00BE2F0C" w:rsidRPr="00BE2F0C" w:rsidRDefault="00BE2F0C" w:rsidP="00BE2F0C">
            <w:pPr>
              <w:keepNext/>
              <w:keepLines/>
              <w:spacing w:after="0" w:line="240" w:lineRule="auto"/>
              <w:rPr>
                <w:rFonts w:ascii="Cambria" w:hAnsi="Cambria"/>
                <w:b/>
                <w:bCs/>
                <w:sz w:val="20"/>
                <w:szCs w:val="20"/>
              </w:rPr>
            </w:pPr>
            <w:del w:id="131" w:author="Thomas Carruthers" w:date="2022-04-25T05:20:00Z">
              <w:r w:rsidRPr="00BE2F0C" w:rsidDel="007F151C">
                <w:rPr>
                  <w:rFonts w:ascii="Cambria" w:hAnsi="Cambria"/>
                  <w:b/>
                  <w:bCs/>
                  <w:sz w:val="20"/>
                  <w:szCs w:val="20"/>
                </w:rPr>
                <w:delText>AAVC</w:delText>
              </w:r>
            </w:del>
            <w:proofErr w:type="spellStart"/>
            <w:ins w:id="132" w:author="Thomas Carruthers" w:date="2022-04-25T05:20:00Z">
              <w:r w:rsidR="007F151C">
                <w:rPr>
                  <w:rFonts w:ascii="Cambria" w:hAnsi="Cambria"/>
                  <w:b/>
                  <w:bCs/>
                  <w:sz w:val="20"/>
                  <w:szCs w:val="20"/>
                </w:rPr>
                <w:t>Va</w:t>
              </w:r>
            </w:ins>
            <w:ins w:id="133" w:author="Thomas Carruthers" w:date="2022-04-25T05:21:00Z">
              <w:r w:rsidR="007F151C">
                <w:rPr>
                  <w:rFonts w:ascii="Cambria" w:hAnsi="Cambria"/>
                  <w:b/>
                  <w:bCs/>
                  <w:sz w:val="20"/>
                  <w:szCs w:val="20"/>
                </w:rPr>
                <w:t>rC</w:t>
              </w:r>
            </w:ins>
            <w:proofErr w:type="spellEnd"/>
          </w:p>
        </w:tc>
        <w:tc>
          <w:tcPr>
            <w:tcW w:w="5839" w:type="dxa"/>
            <w:noWrap/>
          </w:tcPr>
          <w:p w14:paraId="77F84812" w14:textId="7777777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sz w:val="20"/>
                <w:szCs w:val="20"/>
              </w:rPr>
              <w:t xml:space="preserve">Average annual variation in catches (AAV) among CMP update times </w:t>
            </w:r>
            <w:r w:rsidRPr="00BE2F0C">
              <w:rPr>
                <w:rFonts w:ascii="Cambria" w:hAnsi="Cambria"/>
                <w:i/>
                <w:iCs/>
                <w:sz w:val="20"/>
                <w:szCs w:val="20"/>
              </w:rPr>
              <w:t>t</w:t>
            </w:r>
            <w:r w:rsidRPr="00BE2F0C">
              <w:rPr>
                <w:rFonts w:ascii="Cambria" w:hAnsi="Cambria"/>
                <w:sz w:val="20"/>
                <w:szCs w:val="20"/>
              </w:rPr>
              <w:t xml:space="preserve"> (note that except where the resource is heavily depleted so that catches become limited by maximum allowed fishing mortalities, catches will be identical to TACs) defined by:</w:t>
            </w:r>
          </w:p>
          <w:p w14:paraId="0AF1D13B" w14:textId="77777777" w:rsidR="00BE2F0C" w:rsidRPr="00BE2F0C" w:rsidRDefault="00BE2F0C" w:rsidP="00BE2F0C">
            <w:pPr>
              <w:keepNext/>
              <w:keepLines/>
              <w:spacing w:after="0" w:line="240" w:lineRule="auto"/>
              <w:contextualSpacing/>
              <w:jc w:val="both"/>
              <w:rPr>
                <w:rFonts w:ascii="Cambria" w:hAnsi="Cambria"/>
                <w:sz w:val="20"/>
                <w:szCs w:val="20"/>
              </w:rPr>
            </w:pPr>
          </w:p>
          <w:p w14:paraId="09F8E16C" w14:textId="6D6DACF2" w:rsidR="00BE2F0C" w:rsidRPr="00BE2F0C" w:rsidRDefault="00BE2F0C" w:rsidP="00BE2F0C">
            <w:pPr>
              <w:keepNext/>
              <w:keepLines/>
              <w:spacing w:after="0" w:line="240" w:lineRule="auto"/>
              <w:ind w:firstLine="357"/>
              <w:jc w:val="both"/>
              <w:rPr>
                <w:rFonts w:ascii="Cambria" w:hAnsi="Cambria"/>
                <w:sz w:val="20"/>
                <w:szCs w:val="20"/>
              </w:rPr>
            </w:pPr>
            <m:oMath>
              <m:r>
                <w:rPr>
                  <w:rFonts w:ascii="Cambria Math" w:hAnsi="Cambria Math"/>
                  <w:sz w:val="20"/>
                  <w:szCs w:val="20"/>
                </w:rPr>
                <m:t>AAVC=</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nt</m:t>
                  </m:r>
                </m:den>
              </m:f>
              <m:nary>
                <m:naryPr>
                  <m:chr m:val="∑"/>
                  <m:ctrlPr>
                    <w:rPr>
                      <w:rFonts w:ascii="Cambria Math" w:hAnsi="Cambria Math"/>
                      <w:i/>
                      <w:sz w:val="20"/>
                      <w:szCs w:val="20"/>
                    </w:rPr>
                  </m:ctrlPr>
                </m:naryPr>
                <m:sub>
                  <m:r>
                    <w:rPr>
                      <w:rFonts w:ascii="Cambria Math" w:hAnsi="Cambria Math"/>
                      <w:sz w:val="20"/>
                      <w:szCs w:val="20"/>
                    </w:rPr>
                    <m:t>t=1</m:t>
                  </m:r>
                </m:sub>
                <m:sup>
                  <m:r>
                    <w:rPr>
                      <w:rFonts w:ascii="Cambria Math" w:hAnsi="Cambria Math"/>
                      <w:sz w:val="20"/>
                      <w:szCs w:val="20"/>
                    </w:rPr>
                    <m:t>nt</m:t>
                  </m:r>
                </m:sup>
                <m:e>
                  <m:f>
                    <m:fPr>
                      <m:type m:val="lin"/>
                      <m:ctrlPr>
                        <w:rPr>
                          <w:rFonts w:ascii="Cambria Math" w:hAnsi="Cambria Math"/>
                          <w:i/>
                          <w:sz w:val="20"/>
                          <w:szCs w:val="20"/>
                        </w:rPr>
                      </m:ctrlPr>
                    </m:fPr>
                    <m:num>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e>
                      </m:d>
                    </m:num>
                    <m:den>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t-1</m:t>
                          </m:r>
                        </m:sub>
                      </m:sSub>
                    </m:den>
                  </m:f>
                </m:e>
              </m:nary>
            </m:oMath>
            <w:r w:rsidRPr="00BE2F0C">
              <w:rPr>
                <w:rFonts w:ascii="Cambria" w:hAnsi="Cambria"/>
                <w:sz w:val="20"/>
                <w:szCs w:val="20"/>
              </w:rPr>
              <w:tab/>
            </w:r>
            <w:r w:rsidRPr="00BE2F0C">
              <w:rPr>
                <w:rFonts w:ascii="Cambria" w:hAnsi="Cambria"/>
                <w:sz w:val="20"/>
                <w:szCs w:val="20"/>
              </w:rPr>
              <w:tab/>
              <w:t>(13.1)</w:t>
            </w:r>
          </w:p>
        </w:tc>
        <w:tc>
          <w:tcPr>
            <w:tcW w:w="2440" w:type="dxa"/>
          </w:tcPr>
          <w:p w14:paraId="0BA57657" w14:textId="0E8593B7" w:rsidR="00BE2F0C" w:rsidRPr="00BE2F0C" w:rsidRDefault="00BE2F0C" w:rsidP="00BE2F0C">
            <w:pPr>
              <w:keepNext/>
              <w:keepLines/>
              <w:spacing w:after="0" w:line="240" w:lineRule="auto"/>
              <w:contextualSpacing/>
              <w:jc w:val="both"/>
              <w:rPr>
                <w:rFonts w:ascii="Cambria" w:hAnsi="Cambria"/>
                <w:sz w:val="20"/>
                <w:szCs w:val="20"/>
              </w:rPr>
            </w:pPr>
            <w:r w:rsidRPr="00BE2F0C">
              <w:rPr>
                <w:rFonts w:ascii="Cambria" w:hAnsi="Cambria"/>
                <w:color w:val="000000" w:themeColor="text1"/>
                <w:sz w:val="20"/>
                <w:szCs w:val="20"/>
              </w:rPr>
              <w:t>Median</w:t>
            </w:r>
          </w:p>
        </w:tc>
      </w:tr>
      <w:tr w:rsidR="00BE2F0C" w:rsidRPr="00BE2F0C" w14:paraId="4E438815" w14:textId="65B9A100" w:rsidTr="0068253B">
        <w:trPr>
          <w:trHeight w:val="288"/>
        </w:trPr>
        <w:tc>
          <w:tcPr>
            <w:tcW w:w="1009" w:type="dxa"/>
            <w:noWrap/>
          </w:tcPr>
          <w:p w14:paraId="7C4DBAD1" w14:textId="77777777" w:rsidR="00BE2F0C" w:rsidRPr="00BE2F0C" w:rsidRDefault="00BE2F0C" w:rsidP="00BE2F0C">
            <w:pPr>
              <w:keepNext/>
              <w:keepLines/>
              <w:spacing w:after="0" w:line="240" w:lineRule="auto"/>
              <w:rPr>
                <w:rFonts w:ascii="Cambria" w:hAnsi="Cambria"/>
                <w:b/>
                <w:bCs/>
                <w:sz w:val="20"/>
                <w:szCs w:val="20"/>
              </w:rPr>
            </w:pPr>
            <w:r w:rsidRPr="00BE2F0C">
              <w:rPr>
                <w:rFonts w:ascii="Cambria" w:eastAsia="Calibri" w:hAnsi="Cambria"/>
                <w:b/>
                <w:bCs/>
                <w:sz w:val="20"/>
                <w:szCs w:val="20"/>
              </w:rPr>
              <w:t xml:space="preserve">AvC10 </w:t>
            </w:r>
          </w:p>
        </w:tc>
        <w:tc>
          <w:tcPr>
            <w:tcW w:w="5839" w:type="dxa"/>
            <w:noWrap/>
          </w:tcPr>
          <w:p w14:paraId="4D04DA9D" w14:textId="393A687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 xml:space="preserve">Mean catches over first 10 projected years. Required to provide short-term vs long-term (AvC30) yield trade-offs. </w:t>
            </w:r>
          </w:p>
        </w:tc>
        <w:tc>
          <w:tcPr>
            <w:tcW w:w="2440" w:type="dxa"/>
          </w:tcPr>
          <w:p w14:paraId="1D625C16" w14:textId="358080D0"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13F9E" w:rsidRPr="00BE2F0C" w14:paraId="467722F4" w14:textId="77777777" w:rsidTr="0068253B">
        <w:trPr>
          <w:trHeight w:val="288"/>
          <w:ins w:id="134" w:author="Thomas Carruthers" w:date="2022-04-25T04:53:00Z"/>
        </w:trPr>
        <w:tc>
          <w:tcPr>
            <w:tcW w:w="1009" w:type="dxa"/>
            <w:noWrap/>
          </w:tcPr>
          <w:p w14:paraId="6CE344E4" w14:textId="7DC73D6E" w:rsidR="00913F9E" w:rsidRPr="00BE2F0C" w:rsidRDefault="00913F9E" w:rsidP="00BE2F0C">
            <w:pPr>
              <w:keepNext/>
              <w:keepLines/>
              <w:spacing w:after="0" w:line="240" w:lineRule="auto"/>
              <w:rPr>
                <w:ins w:id="135" w:author="Thomas Carruthers" w:date="2022-04-25T04:53:00Z"/>
                <w:rFonts w:ascii="Cambria" w:hAnsi="Cambria"/>
                <w:b/>
                <w:bCs/>
                <w:sz w:val="20"/>
                <w:szCs w:val="20"/>
              </w:rPr>
            </w:pPr>
            <w:ins w:id="136" w:author="Thomas Carruthers" w:date="2022-04-25T04:53:00Z">
              <w:r>
                <w:rPr>
                  <w:rFonts w:ascii="Cambria" w:hAnsi="Cambria"/>
                  <w:b/>
                  <w:bCs/>
                  <w:sz w:val="20"/>
                  <w:szCs w:val="20"/>
                </w:rPr>
                <w:t>AvC20</w:t>
              </w:r>
            </w:ins>
          </w:p>
        </w:tc>
        <w:tc>
          <w:tcPr>
            <w:tcW w:w="5839" w:type="dxa"/>
            <w:noWrap/>
          </w:tcPr>
          <w:p w14:paraId="65D6CDF2" w14:textId="5A7A6C84" w:rsidR="00913F9E" w:rsidRPr="00BE2F0C" w:rsidRDefault="00913F9E" w:rsidP="00BE2F0C">
            <w:pPr>
              <w:keepNext/>
              <w:keepLines/>
              <w:spacing w:after="0" w:line="240" w:lineRule="auto"/>
              <w:rPr>
                <w:ins w:id="137" w:author="Thomas Carruthers" w:date="2022-04-25T04:53:00Z"/>
                <w:rFonts w:ascii="Cambria" w:hAnsi="Cambria"/>
                <w:sz w:val="20"/>
                <w:szCs w:val="20"/>
              </w:rPr>
            </w:pPr>
            <w:ins w:id="138" w:author="Thomas Carruthers" w:date="2022-04-25T04:53:00Z">
              <w:r w:rsidRPr="00BE2F0C">
                <w:rPr>
                  <w:rFonts w:ascii="Cambria" w:hAnsi="Cambria"/>
                  <w:sz w:val="20"/>
                  <w:szCs w:val="20"/>
                </w:rPr>
                <w:t xml:space="preserve">Mean catches over first </w:t>
              </w:r>
              <w:r>
                <w:rPr>
                  <w:rFonts w:ascii="Cambria" w:hAnsi="Cambria"/>
                  <w:sz w:val="20"/>
                  <w:szCs w:val="20"/>
                </w:rPr>
                <w:t>1</w:t>
              </w:r>
              <w:r w:rsidRPr="00BE2F0C">
                <w:rPr>
                  <w:rFonts w:ascii="Cambria" w:hAnsi="Cambria"/>
                  <w:sz w:val="20"/>
                  <w:szCs w:val="20"/>
                </w:rPr>
                <w:t>0 projected years</w:t>
              </w:r>
            </w:ins>
          </w:p>
        </w:tc>
        <w:tc>
          <w:tcPr>
            <w:tcW w:w="2440" w:type="dxa"/>
          </w:tcPr>
          <w:p w14:paraId="7CA7A523" w14:textId="0F1A8E98" w:rsidR="00913F9E" w:rsidRPr="00BE2F0C" w:rsidRDefault="00913F9E" w:rsidP="00BE2F0C">
            <w:pPr>
              <w:keepNext/>
              <w:keepLines/>
              <w:spacing w:after="0" w:line="240" w:lineRule="auto"/>
              <w:rPr>
                <w:ins w:id="139" w:author="Thomas Carruthers" w:date="2022-04-25T04:53:00Z"/>
                <w:rFonts w:ascii="Cambria" w:hAnsi="Cambria"/>
                <w:color w:val="000000" w:themeColor="text1"/>
                <w:sz w:val="20"/>
                <w:szCs w:val="20"/>
              </w:rPr>
            </w:pPr>
            <w:ins w:id="140" w:author="Thomas Carruthers" w:date="2022-04-25T04:54:00Z">
              <w:r>
                <w:rPr>
                  <w:rFonts w:ascii="Cambria" w:hAnsi="Cambria"/>
                  <w:color w:val="000000" w:themeColor="text1"/>
                  <w:sz w:val="20"/>
                  <w:szCs w:val="20"/>
                </w:rPr>
                <w:t>Median</w:t>
              </w:r>
            </w:ins>
          </w:p>
        </w:tc>
      </w:tr>
      <w:tr w:rsidR="00BE2F0C" w:rsidRPr="00BE2F0C" w14:paraId="200D95C0" w14:textId="61737EB9" w:rsidTr="0068253B">
        <w:trPr>
          <w:trHeight w:val="288"/>
        </w:trPr>
        <w:tc>
          <w:tcPr>
            <w:tcW w:w="1009" w:type="dxa"/>
            <w:noWrap/>
            <w:hideMark/>
          </w:tcPr>
          <w:p w14:paraId="33F2AE2D" w14:textId="77777777" w:rsidR="00BE2F0C" w:rsidRPr="00BE2F0C" w:rsidRDefault="00BE2F0C" w:rsidP="00BE2F0C">
            <w:pPr>
              <w:keepNext/>
              <w:keepLines/>
              <w:spacing w:after="0" w:line="240" w:lineRule="auto"/>
              <w:rPr>
                <w:rFonts w:ascii="Cambria" w:hAnsi="Cambria"/>
                <w:b/>
                <w:bCs/>
                <w:sz w:val="20"/>
                <w:szCs w:val="20"/>
                <w:lang w:val="en-US"/>
              </w:rPr>
            </w:pPr>
            <w:r w:rsidRPr="00BE2F0C">
              <w:rPr>
                <w:rFonts w:ascii="Cambria" w:hAnsi="Cambria"/>
                <w:b/>
                <w:bCs/>
                <w:sz w:val="20"/>
                <w:szCs w:val="20"/>
              </w:rPr>
              <w:t>AvC30</w:t>
            </w:r>
          </w:p>
        </w:tc>
        <w:tc>
          <w:tcPr>
            <w:tcW w:w="5839" w:type="dxa"/>
            <w:noWrap/>
            <w:hideMark/>
          </w:tcPr>
          <w:p w14:paraId="0010D024" w14:textId="05D01274" w:rsidR="00BE2F0C" w:rsidRPr="00BE2F0C" w:rsidRDefault="00BE2F0C" w:rsidP="00BE2F0C">
            <w:pPr>
              <w:keepNext/>
              <w:keepLines/>
              <w:spacing w:after="0" w:line="240" w:lineRule="auto"/>
              <w:rPr>
                <w:rFonts w:ascii="Cambria" w:hAnsi="Cambria"/>
                <w:sz w:val="20"/>
                <w:szCs w:val="20"/>
                <w:lang w:val="en-US"/>
              </w:rPr>
            </w:pPr>
            <w:r w:rsidRPr="00BE2F0C">
              <w:rPr>
                <w:rFonts w:ascii="Cambria" w:hAnsi="Cambria"/>
                <w:sz w:val="20"/>
                <w:szCs w:val="20"/>
              </w:rPr>
              <w:t>Mean catches over first 30 projected years</w:t>
            </w:r>
          </w:p>
        </w:tc>
        <w:tc>
          <w:tcPr>
            <w:tcW w:w="2440" w:type="dxa"/>
          </w:tcPr>
          <w:p w14:paraId="26D16B08" w14:textId="1DDA8148" w:rsidR="00BE2F0C" w:rsidRPr="00BE2F0C" w:rsidRDefault="00BE2F0C" w:rsidP="00BE2F0C">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BE2F0C" w:rsidRPr="00BE2F0C" w14:paraId="7C566EDD" w14:textId="4B03D3FE" w:rsidTr="0068253B">
        <w:trPr>
          <w:trHeight w:val="288"/>
        </w:trPr>
        <w:tc>
          <w:tcPr>
            <w:tcW w:w="1009" w:type="dxa"/>
            <w:noWrap/>
          </w:tcPr>
          <w:p w14:paraId="3BBB17F3" w14:textId="77777777" w:rsidR="00BE2F0C" w:rsidRPr="00BE2F0C" w:rsidRDefault="00BE2F0C" w:rsidP="00BE2F0C">
            <w:pPr>
              <w:keepNext/>
              <w:keepLines/>
              <w:spacing w:after="0" w:line="240" w:lineRule="auto"/>
              <w:jc w:val="both"/>
              <w:rPr>
                <w:rFonts w:ascii="Cambria" w:hAnsi="Cambria"/>
                <w:b/>
                <w:bCs/>
                <w:sz w:val="20"/>
                <w:szCs w:val="20"/>
              </w:rPr>
            </w:pPr>
            <w:r w:rsidRPr="00BE2F0C">
              <w:rPr>
                <w:rFonts w:ascii="Cambria" w:hAnsi="Cambria"/>
                <w:b/>
                <w:bCs/>
                <w:sz w:val="20"/>
                <w:szCs w:val="20"/>
              </w:rPr>
              <w:t>AvgBr</w:t>
            </w:r>
          </w:p>
        </w:tc>
        <w:tc>
          <w:tcPr>
            <w:tcW w:w="5839" w:type="dxa"/>
            <w:noWrap/>
          </w:tcPr>
          <w:p w14:paraId="1392A87D" w14:textId="0770C6BB"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Average Br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over projection years 11-30 </w:t>
            </w:r>
          </w:p>
        </w:tc>
        <w:tc>
          <w:tcPr>
            <w:tcW w:w="2440" w:type="dxa"/>
          </w:tcPr>
          <w:p w14:paraId="6CE8990D" w14:textId="629E793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913F9E" w:rsidRPr="00BE2F0C" w14:paraId="3C415268" w14:textId="77777777" w:rsidTr="0068253B">
        <w:trPr>
          <w:trHeight w:val="288"/>
          <w:ins w:id="141" w:author="Thomas Carruthers" w:date="2022-04-25T04:55:00Z"/>
        </w:trPr>
        <w:tc>
          <w:tcPr>
            <w:tcW w:w="1009" w:type="dxa"/>
            <w:noWrap/>
          </w:tcPr>
          <w:p w14:paraId="270291A2" w14:textId="197A6176" w:rsidR="00913F9E" w:rsidRPr="00BE2F0C" w:rsidRDefault="00913F9E" w:rsidP="00BE2F0C">
            <w:pPr>
              <w:keepNext/>
              <w:keepLines/>
              <w:spacing w:after="0" w:line="240" w:lineRule="auto"/>
              <w:rPr>
                <w:ins w:id="142" w:author="Thomas Carruthers" w:date="2022-04-25T04:55:00Z"/>
                <w:rFonts w:ascii="Cambria" w:hAnsi="Cambria"/>
                <w:b/>
                <w:bCs/>
                <w:sz w:val="20"/>
                <w:szCs w:val="20"/>
              </w:rPr>
            </w:pPr>
            <w:ins w:id="143" w:author="Thomas Carruthers" w:date="2022-04-25T04:55:00Z">
              <w:r>
                <w:rPr>
                  <w:rFonts w:ascii="Cambria" w:hAnsi="Cambria"/>
                  <w:b/>
                  <w:bCs/>
                  <w:sz w:val="20"/>
                  <w:szCs w:val="20"/>
                </w:rPr>
                <w:t>Br20</w:t>
              </w:r>
            </w:ins>
          </w:p>
        </w:tc>
        <w:tc>
          <w:tcPr>
            <w:tcW w:w="5839" w:type="dxa"/>
            <w:noWrap/>
          </w:tcPr>
          <w:p w14:paraId="2899A84E" w14:textId="60DAE7E8" w:rsidR="00913F9E" w:rsidRPr="00BE2F0C" w:rsidRDefault="00913F9E" w:rsidP="00BE2F0C">
            <w:pPr>
              <w:keepNext/>
              <w:keepLines/>
              <w:spacing w:after="0" w:line="240" w:lineRule="auto"/>
              <w:rPr>
                <w:ins w:id="144" w:author="Thomas Carruthers" w:date="2022-04-25T04:55:00Z"/>
                <w:rFonts w:ascii="Cambria" w:hAnsi="Cambria"/>
                <w:sz w:val="20"/>
                <w:szCs w:val="20"/>
              </w:rPr>
            </w:pPr>
            <w:ins w:id="145" w:author="Thomas Carruthers" w:date="2022-04-25T04:55:00Z">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xml:space="preserve">) after projection year </w:t>
              </w:r>
              <w:r>
                <w:rPr>
                  <w:rFonts w:ascii="Cambria" w:hAnsi="Cambria"/>
                  <w:sz w:val="20"/>
                  <w:szCs w:val="20"/>
                </w:rPr>
                <w:t>2</w:t>
              </w:r>
              <w:r w:rsidRPr="00BE2F0C">
                <w:rPr>
                  <w:rFonts w:ascii="Cambria" w:hAnsi="Cambria"/>
                  <w:sz w:val="20"/>
                  <w:szCs w:val="20"/>
                </w:rPr>
                <w:t>0</w:t>
              </w:r>
            </w:ins>
          </w:p>
        </w:tc>
        <w:tc>
          <w:tcPr>
            <w:tcW w:w="2440" w:type="dxa"/>
          </w:tcPr>
          <w:p w14:paraId="29DA7182" w14:textId="66BB706C" w:rsidR="00913F9E" w:rsidRPr="00BE2F0C" w:rsidRDefault="00913F9E" w:rsidP="00BE2F0C">
            <w:pPr>
              <w:keepNext/>
              <w:keepLines/>
              <w:spacing w:after="0" w:line="240" w:lineRule="auto"/>
              <w:rPr>
                <w:ins w:id="146" w:author="Thomas Carruthers" w:date="2022-04-25T04:55:00Z"/>
                <w:rFonts w:ascii="Cambria" w:hAnsi="Cambria"/>
                <w:sz w:val="20"/>
                <w:szCs w:val="20"/>
              </w:rPr>
            </w:pPr>
            <w:ins w:id="147" w:author="Thomas Carruthers" w:date="2022-04-25T04:55:00Z">
              <w:r>
                <w:rPr>
                  <w:rFonts w:ascii="Cambria" w:hAnsi="Cambria"/>
                  <w:sz w:val="20"/>
                  <w:szCs w:val="20"/>
                </w:rPr>
                <w:t>Median</w:t>
              </w:r>
            </w:ins>
          </w:p>
        </w:tc>
      </w:tr>
      <w:tr w:rsidR="00BE2F0C" w:rsidRPr="00BE2F0C" w14:paraId="47B29901" w14:textId="32448980" w:rsidTr="0068253B">
        <w:trPr>
          <w:trHeight w:val="288"/>
        </w:trPr>
        <w:tc>
          <w:tcPr>
            <w:tcW w:w="1009" w:type="dxa"/>
            <w:noWrap/>
          </w:tcPr>
          <w:p w14:paraId="54D1A16D" w14:textId="36AF4252" w:rsidR="00BE2F0C" w:rsidRPr="00BE2F0C" w:rsidRDefault="00BE2F0C" w:rsidP="00BE2F0C">
            <w:pPr>
              <w:keepNext/>
              <w:keepLines/>
              <w:spacing w:after="0" w:line="240" w:lineRule="auto"/>
              <w:rPr>
                <w:rFonts w:ascii="Cambria" w:hAnsi="Cambria"/>
                <w:b/>
                <w:bCs/>
                <w:sz w:val="20"/>
                <w:szCs w:val="20"/>
              </w:rPr>
            </w:pPr>
            <w:r w:rsidRPr="00BE2F0C">
              <w:rPr>
                <w:rFonts w:ascii="Cambria" w:hAnsi="Cambria"/>
                <w:b/>
                <w:bCs/>
                <w:sz w:val="20"/>
                <w:szCs w:val="20"/>
              </w:rPr>
              <w:t>Br30</w:t>
            </w:r>
          </w:p>
        </w:tc>
        <w:tc>
          <w:tcPr>
            <w:tcW w:w="5839" w:type="dxa"/>
            <w:noWrap/>
          </w:tcPr>
          <w:p w14:paraId="092ABD73" w14:textId="57428263"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Depletion (spawning biomass relative to dynamic SSB</w:t>
            </w:r>
            <w:r w:rsidRPr="00BE2F0C">
              <w:rPr>
                <w:rFonts w:ascii="Cambria" w:hAnsi="Cambria"/>
                <w:sz w:val="20"/>
                <w:szCs w:val="20"/>
                <w:vertAlign w:val="subscript"/>
              </w:rPr>
              <w:t>MSY</w:t>
            </w:r>
            <w:r w:rsidRPr="00BE2F0C">
              <w:rPr>
                <w:rFonts w:ascii="Cambria" w:hAnsi="Cambria"/>
                <w:sz w:val="20"/>
                <w:szCs w:val="20"/>
              </w:rPr>
              <w:t>) after projection year 30</w:t>
            </w:r>
          </w:p>
        </w:tc>
        <w:tc>
          <w:tcPr>
            <w:tcW w:w="2440" w:type="dxa"/>
          </w:tcPr>
          <w:p w14:paraId="0A5BBE0F" w14:textId="749C95C1" w:rsidR="00BE2F0C" w:rsidRPr="00BE2F0C" w:rsidRDefault="00BE2F0C" w:rsidP="00BE2F0C">
            <w:pPr>
              <w:keepNext/>
              <w:keepLines/>
              <w:spacing w:after="0" w:line="240" w:lineRule="auto"/>
              <w:rPr>
                <w:rFonts w:ascii="Cambria" w:hAnsi="Cambria"/>
                <w:sz w:val="20"/>
                <w:szCs w:val="20"/>
              </w:rPr>
            </w:pPr>
            <w:r w:rsidRPr="00BE2F0C">
              <w:rPr>
                <w:rFonts w:ascii="Cambria" w:hAnsi="Cambria"/>
                <w:sz w:val="20"/>
                <w:szCs w:val="20"/>
              </w:rPr>
              <w:t>Median and 5</w:t>
            </w:r>
            <w:r w:rsidRPr="00BE2F0C">
              <w:rPr>
                <w:rFonts w:ascii="Cambria" w:hAnsi="Cambria"/>
                <w:sz w:val="20"/>
                <w:szCs w:val="20"/>
                <w:vertAlign w:val="superscript"/>
              </w:rPr>
              <w:t>th</w:t>
            </w:r>
            <w:r w:rsidRPr="00BE2F0C">
              <w:rPr>
                <w:rFonts w:ascii="Cambria" w:hAnsi="Cambria"/>
                <w:sz w:val="20"/>
                <w:szCs w:val="20"/>
              </w:rPr>
              <w:t xml:space="preserve"> percentile</w:t>
            </w:r>
          </w:p>
        </w:tc>
      </w:tr>
      <w:tr w:rsidR="0068253B" w:rsidRPr="00BE2F0C" w14:paraId="4E892EE6" w14:textId="77777777" w:rsidTr="0068253B">
        <w:trPr>
          <w:trHeight w:val="288"/>
        </w:trPr>
        <w:tc>
          <w:tcPr>
            <w:tcW w:w="1009" w:type="dxa"/>
            <w:noWrap/>
          </w:tcPr>
          <w:p w14:paraId="67B022B0" w14:textId="1A9232C2" w:rsidR="0068253B" w:rsidRPr="00BE2F0C" w:rsidRDefault="0068253B" w:rsidP="0068253B">
            <w:pPr>
              <w:keepNext/>
              <w:keepLines/>
              <w:spacing w:after="0" w:line="240" w:lineRule="auto"/>
              <w:rPr>
                <w:rFonts w:ascii="Cambria" w:hAnsi="Cambria"/>
                <w:b/>
                <w:bCs/>
                <w:sz w:val="20"/>
                <w:szCs w:val="20"/>
              </w:rPr>
            </w:pPr>
            <w:r w:rsidRPr="0068253B">
              <w:rPr>
                <w:rFonts w:ascii="Cambria" w:eastAsia="Calibri" w:hAnsi="Cambria"/>
                <w:b/>
                <w:bCs/>
                <w:sz w:val="20"/>
                <w:szCs w:val="20"/>
              </w:rPr>
              <w:t>PGT</w:t>
            </w:r>
          </w:p>
        </w:tc>
        <w:tc>
          <w:tcPr>
            <w:tcW w:w="5839" w:type="dxa"/>
            <w:noWrap/>
          </w:tcPr>
          <w:p w14:paraId="6B2F9559" w14:textId="19ADA7FD" w:rsidR="0068253B" w:rsidRPr="00BE2F0C" w:rsidRDefault="0068253B" w:rsidP="0068253B">
            <w:pPr>
              <w:keepNext/>
              <w:keepLines/>
              <w:spacing w:after="0" w:line="240" w:lineRule="auto"/>
              <w:rPr>
                <w:rFonts w:ascii="Cambria" w:hAnsi="Cambria"/>
                <w:sz w:val="20"/>
                <w:szCs w:val="20"/>
              </w:rPr>
            </w:pPr>
            <w:r w:rsidRPr="0068253B">
              <w:rPr>
                <w:rFonts w:ascii="Cambria" w:eastAsia="Calibri" w:hAnsi="Cambria"/>
                <w:sz w:val="20"/>
                <w:szCs w:val="20"/>
              </w:rPr>
              <w:t xml:space="preserve">‘Probability Good Trend’, 1 minus probability of negative trend (Br31 – Br35) and Br30 is less than 1. Probability of 1 is biologically better. In cases where all simulations are above Br30, PGT = 1 regardless of trend. This allows further discrimination between CMPs that have comparable Br30.   </w:t>
            </w:r>
          </w:p>
        </w:tc>
        <w:tc>
          <w:tcPr>
            <w:tcW w:w="2440" w:type="dxa"/>
          </w:tcPr>
          <w:p w14:paraId="1B816840" w14:textId="34D0E15C" w:rsidR="0068253B" w:rsidRPr="00BE2F0C" w:rsidRDefault="0068253B" w:rsidP="0068253B">
            <w:pPr>
              <w:keepNext/>
              <w:keepLines/>
              <w:spacing w:after="0" w:line="240" w:lineRule="auto"/>
              <w:rPr>
                <w:rFonts w:ascii="Cambria" w:hAnsi="Cambria"/>
                <w:sz w:val="20"/>
                <w:szCs w:val="20"/>
              </w:rPr>
            </w:pPr>
            <w:r w:rsidRPr="0068253B">
              <w:rPr>
                <w:rFonts w:ascii="Cambria" w:hAnsi="Cambria" w:hint="eastAsia"/>
                <w:sz w:val="20"/>
                <w:szCs w:val="20"/>
                <w:u w:val="single"/>
              </w:rPr>
              <w:t>M</w:t>
            </w:r>
            <w:r w:rsidRPr="0068253B">
              <w:rPr>
                <w:rFonts w:ascii="Cambria" w:hAnsi="Cambria"/>
                <w:sz w:val="20"/>
                <w:szCs w:val="20"/>
                <w:u w:val="single"/>
              </w:rPr>
              <w:t>edian</w:t>
            </w:r>
          </w:p>
        </w:tc>
      </w:tr>
      <w:tr w:rsidR="0068253B" w:rsidRPr="00BE2F0C" w14:paraId="31CE989A" w14:textId="77777777" w:rsidTr="0068253B">
        <w:trPr>
          <w:trHeight w:val="288"/>
        </w:trPr>
        <w:tc>
          <w:tcPr>
            <w:tcW w:w="1009" w:type="dxa"/>
            <w:noWrap/>
            <w:hideMark/>
          </w:tcPr>
          <w:p w14:paraId="36B65FFC" w14:textId="77777777" w:rsidR="0068253B" w:rsidRPr="00E36BB5" w:rsidRDefault="0068253B" w:rsidP="0068253B">
            <w:pPr>
              <w:keepNext/>
              <w:keepLines/>
              <w:spacing w:after="0" w:line="240" w:lineRule="auto"/>
              <w:rPr>
                <w:rFonts w:ascii="Cambria" w:hAnsi="Cambria"/>
                <w:b/>
                <w:bCs/>
                <w:sz w:val="20"/>
                <w:szCs w:val="20"/>
                <w:u w:val="single"/>
                <w:lang w:val="en-US"/>
              </w:rPr>
            </w:pPr>
            <w:r w:rsidRPr="00E36BB5">
              <w:rPr>
                <w:rFonts w:ascii="Cambria" w:hAnsi="Cambria"/>
                <w:b/>
                <w:bCs/>
                <w:sz w:val="20"/>
                <w:szCs w:val="20"/>
                <w:u w:val="single"/>
              </w:rPr>
              <w:t>LD</w:t>
            </w:r>
          </w:p>
        </w:tc>
        <w:tc>
          <w:tcPr>
            <w:tcW w:w="5839" w:type="dxa"/>
            <w:noWrap/>
          </w:tcPr>
          <w:p w14:paraId="0D8D1B98" w14:textId="7777777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Lowest depletion (spawning biomass relative to dynamic SSB</w:t>
            </w:r>
            <w:r w:rsidRPr="00BE2F0C">
              <w:rPr>
                <w:rFonts w:ascii="Cambria" w:hAnsi="Cambria"/>
                <w:sz w:val="20"/>
                <w:szCs w:val="20"/>
                <w:vertAlign w:val="subscript"/>
              </w:rPr>
              <w:t>0</w:t>
            </w:r>
            <w:r w:rsidRPr="00BE2F0C">
              <w:rPr>
                <w:rFonts w:ascii="Cambria" w:hAnsi="Cambria"/>
                <w:sz w:val="20"/>
                <w:szCs w:val="20"/>
              </w:rPr>
              <w:t>) over the 30 years for which the CMP is applied.</w:t>
            </w:r>
          </w:p>
        </w:tc>
        <w:tc>
          <w:tcPr>
            <w:tcW w:w="2440" w:type="dxa"/>
          </w:tcPr>
          <w:p w14:paraId="79684FE9" w14:textId="0CB665F5" w:rsidR="0068253B" w:rsidRPr="00BE2F0C" w:rsidRDefault="0068253B" w:rsidP="0068253B">
            <w:pPr>
              <w:keepNext/>
              <w:keepLines/>
              <w:spacing w:after="0" w:line="240" w:lineRule="auto"/>
              <w:rPr>
                <w:rFonts w:ascii="Cambria" w:hAnsi="Cambria"/>
                <w:sz w:val="20"/>
                <w:szCs w:val="20"/>
              </w:rPr>
            </w:pPr>
            <w:del w:id="148" w:author="Thomas Carruthers" w:date="2022-04-25T04:54:00Z">
              <w:r w:rsidRPr="00BE2F0C" w:rsidDel="00913F9E">
                <w:rPr>
                  <w:rFonts w:ascii="Cambria" w:hAnsi="Cambria"/>
                  <w:color w:val="000000" w:themeColor="text1"/>
                  <w:sz w:val="20"/>
                  <w:szCs w:val="20"/>
                </w:rPr>
                <w:delText>Median</w:delText>
              </w:r>
            </w:del>
            <w:ins w:id="149" w:author="Thomas Carruthers" w:date="2022-04-25T04:54:00Z">
              <w:r w:rsidR="00913F9E">
                <w:rPr>
                  <w:rFonts w:ascii="Cambria" w:hAnsi="Cambria"/>
                  <w:color w:val="000000" w:themeColor="text1"/>
                  <w:sz w:val="20"/>
                  <w:szCs w:val="20"/>
                </w:rPr>
                <w:t>5</w:t>
              </w:r>
              <w:r w:rsidR="00913F9E" w:rsidRPr="00913F9E">
                <w:rPr>
                  <w:rFonts w:ascii="Cambria" w:hAnsi="Cambria"/>
                  <w:color w:val="000000" w:themeColor="text1"/>
                  <w:sz w:val="20"/>
                  <w:szCs w:val="20"/>
                  <w:vertAlign w:val="superscript"/>
                  <w:rPrChange w:id="150"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and 15</w:t>
              </w:r>
              <w:r w:rsidR="00913F9E" w:rsidRPr="00913F9E">
                <w:rPr>
                  <w:rFonts w:ascii="Cambria" w:hAnsi="Cambria"/>
                  <w:color w:val="000000" w:themeColor="text1"/>
                  <w:sz w:val="20"/>
                  <w:szCs w:val="20"/>
                  <w:vertAlign w:val="superscript"/>
                  <w:rPrChange w:id="151" w:author="Thomas Carruthers" w:date="2022-04-25T04:54:00Z">
                    <w:rPr>
                      <w:rFonts w:ascii="Cambria" w:hAnsi="Cambria"/>
                      <w:color w:val="000000" w:themeColor="text1"/>
                      <w:sz w:val="20"/>
                      <w:szCs w:val="20"/>
                    </w:rPr>
                  </w:rPrChange>
                </w:rPr>
                <w:t>th</w:t>
              </w:r>
              <w:r w:rsidR="00913F9E">
                <w:rPr>
                  <w:rFonts w:ascii="Cambria" w:hAnsi="Cambria"/>
                  <w:color w:val="000000" w:themeColor="text1"/>
                  <w:sz w:val="20"/>
                  <w:szCs w:val="20"/>
                </w:rPr>
                <w:t xml:space="preserve"> percentiles</w:t>
              </w:r>
            </w:ins>
          </w:p>
        </w:tc>
      </w:tr>
      <w:tr w:rsidR="006C7ED4" w:rsidRPr="00BE2F0C" w14:paraId="396A07FB" w14:textId="77777777" w:rsidTr="0068253B">
        <w:trPr>
          <w:trHeight w:val="288"/>
          <w:ins w:id="152" w:author="Thomas Carruthers" w:date="2022-04-25T05:39:00Z"/>
        </w:trPr>
        <w:tc>
          <w:tcPr>
            <w:tcW w:w="1009" w:type="dxa"/>
            <w:noWrap/>
          </w:tcPr>
          <w:p w14:paraId="40A72F72" w14:textId="0C60C9E9" w:rsidR="006C7ED4" w:rsidRPr="00BE2F0C" w:rsidRDefault="006C7ED4" w:rsidP="0068253B">
            <w:pPr>
              <w:keepNext/>
              <w:keepLines/>
              <w:spacing w:after="0" w:line="240" w:lineRule="auto"/>
              <w:rPr>
                <w:ins w:id="153" w:author="Thomas Carruthers" w:date="2022-04-25T05:39:00Z"/>
                <w:rFonts w:ascii="Cambria" w:hAnsi="Cambria"/>
                <w:sz w:val="20"/>
                <w:szCs w:val="20"/>
              </w:rPr>
            </w:pPr>
            <w:ins w:id="154" w:author="Thomas Carruthers" w:date="2022-04-25T05:39:00Z">
              <w:r>
                <w:rPr>
                  <w:rFonts w:ascii="Cambria" w:hAnsi="Cambria"/>
                  <w:sz w:val="20"/>
                  <w:szCs w:val="20"/>
                </w:rPr>
                <w:t>C1</w:t>
              </w:r>
            </w:ins>
          </w:p>
        </w:tc>
        <w:tc>
          <w:tcPr>
            <w:tcW w:w="5839" w:type="dxa"/>
            <w:noWrap/>
          </w:tcPr>
          <w:p w14:paraId="68D3F271" w14:textId="126544A2" w:rsidR="006C7ED4" w:rsidRPr="00BE2F0C" w:rsidRDefault="006C7ED4" w:rsidP="0068253B">
            <w:pPr>
              <w:keepNext/>
              <w:keepLines/>
              <w:spacing w:after="0" w:line="240" w:lineRule="auto"/>
              <w:rPr>
                <w:ins w:id="155" w:author="Thomas Carruthers" w:date="2022-04-25T05:39:00Z"/>
                <w:rFonts w:ascii="Cambria" w:hAnsi="Cambria"/>
                <w:sz w:val="20"/>
                <w:szCs w:val="20"/>
              </w:rPr>
            </w:pPr>
            <w:ins w:id="156" w:author="Thomas Carruthers" w:date="2022-04-25T05:39:00Z">
              <w:r>
                <w:rPr>
                  <w:rFonts w:ascii="Cambria" w:hAnsi="Cambria"/>
                  <w:sz w:val="20"/>
                  <w:szCs w:val="20"/>
                </w:rPr>
                <w:t>Catch in first projection year</w:t>
              </w:r>
            </w:ins>
          </w:p>
        </w:tc>
        <w:tc>
          <w:tcPr>
            <w:tcW w:w="2440" w:type="dxa"/>
          </w:tcPr>
          <w:p w14:paraId="2608C493" w14:textId="24118DA7" w:rsidR="006C7ED4" w:rsidRPr="00BE2F0C" w:rsidRDefault="006C7ED4" w:rsidP="0068253B">
            <w:pPr>
              <w:keepNext/>
              <w:keepLines/>
              <w:spacing w:after="0" w:line="240" w:lineRule="auto"/>
              <w:rPr>
                <w:ins w:id="157" w:author="Thomas Carruthers" w:date="2022-04-25T05:39:00Z"/>
                <w:rFonts w:ascii="Cambria" w:hAnsi="Cambria"/>
                <w:color w:val="000000" w:themeColor="text1"/>
                <w:sz w:val="20"/>
                <w:szCs w:val="20"/>
              </w:rPr>
            </w:pPr>
            <w:ins w:id="158" w:author="Thomas Carruthers" w:date="2022-04-25T05:39:00Z">
              <w:r>
                <w:rPr>
                  <w:rFonts w:ascii="Cambria" w:hAnsi="Cambria"/>
                  <w:color w:val="000000" w:themeColor="text1"/>
                  <w:sz w:val="20"/>
                  <w:szCs w:val="20"/>
                </w:rPr>
                <w:t>Median</w:t>
              </w:r>
            </w:ins>
          </w:p>
        </w:tc>
      </w:tr>
      <w:tr w:rsidR="0068253B" w:rsidRPr="00BE2F0C" w14:paraId="7D62FBF0" w14:textId="74494D02" w:rsidTr="0068253B">
        <w:trPr>
          <w:trHeight w:val="288"/>
        </w:trPr>
        <w:tc>
          <w:tcPr>
            <w:tcW w:w="1009" w:type="dxa"/>
            <w:noWrap/>
            <w:hideMark/>
          </w:tcPr>
          <w:p w14:paraId="4436A1B8" w14:textId="4F7940ED" w:rsidR="0068253B" w:rsidRPr="00BE2F0C" w:rsidRDefault="0068253B" w:rsidP="0068253B">
            <w:pPr>
              <w:keepNext/>
              <w:keepLines/>
              <w:spacing w:after="0" w:line="240" w:lineRule="auto"/>
              <w:rPr>
                <w:rFonts w:ascii="Cambria" w:hAnsi="Cambria"/>
                <w:sz w:val="20"/>
                <w:szCs w:val="20"/>
                <w:lang w:val="en-US"/>
              </w:rPr>
            </w:pPr>
            <w:bookmarkStart w:id="159" w:name="_Hlk68189105"/>
            <w:r w:rsidRPr="00BE2F0C">
              <w:rPr>
                <w:rFonts w:ascii="Cambria" w:hAnsi="Cambria"/>
                <w:sz w:val="20"/>
                <w:szCs w:val="20"/>
              </w:rPr>
              <w:t>C20</w:t>
            </w:r>
          </w:p>
        </w:tc>
        <w:tc>
          <w:tcPr>
            <w:tcW w:w="5839" w:type="dxa"/>
            <w:noWrap/>
            <w:hideMark/>
          </w:tcPr>
          <w:p w14:paraId="7EE6F571" w14:textId="5696143E"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11-20</w:t>
            </w:r>
          </w:p>
        </w:tc>
        <w:tc>
          <w:tcPr>
            <w:tcW w:w="2440" w:type="dxa"/>
          </w:tcPr>
          <w:p w14:paraId="3B1C3452" w14:textId="3BAF61DC"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72BDE44" w14:textId="44100B86" w:rsidTr="0068253B">
        <w:trPr>
          <w:trHeight w:val="288"/>
        </w:trPr>
        <w:tc>
          <w:tcPr>
            <w:tcW w:w="1009" w:type="dxa"/>
            <w:noWrap/>
            <w:hideMark/>
          </w:tcPr>
          <w:p w14:paraId="59682B2F" w14:textId="72566F9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C30</w:t>
            </w:r>
          </w:p>
        </w:tc>
        <w:tc>
          <w:tcPr>
            <w:tcW w:w="5839" w:type="dxa"/>
            <w:noWrap/>
            <w:hideMark/>
          </w:tcPr>
          <w:p w14:paraId="0C4D93CD" w14:textId="24DC960C"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Mean catches over projected years 21-30</w:t>
            </w:r>
          </w:p>
        </w:tc>
        <w:tc>
          <w:tcPr>
            <w:tcW w:w="2440" w:type="dxa"/>
          </w:tcPr>
          <w:p w14:paraId="3696F670" w14:textId="524A04F2"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3B2280F7" w14:textId="5878E999" w:rsidTr="0068253B">
        <w:trPr>
          <w:trHeight w:val="288"/>
        </w:trPr>
        <w:tc>
          <w:tcPr>
            <w:tcW w:w="1009" w:type="dxa"/>
            <w:noWrap/>
            <w:hideMark/>
          </w:tcPr>
          <w:p w14:paraId="08FA926D" w14:textId="4EDB6E2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D10</w:t>
            </w:r>
          </w:p>
        </w:tc>
        <w:tc>
          <w:tcPr>
            <w:tcW w:w="5839" w:type="dxa"/>
            <w:noWrap/>
            <w:hideMark/>
          </w:tcPr>
          <w:p w14:paraId="0FD00A29" w14:textId="32E8B03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the first 10 projected years</w:t>
            </w:r>
          </w:p>
        </w:tc>
        <w:tc>
          <w:tcPr>
            <w:tcW w:w="2440" w:type="dxa"/>
          </w:tcPr>
          <w:p w14:paraId="31A6744A" w14:textId="7CAC9173"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5FFC694C" w14:textId="59C80F53" w:rsidTr="0068253B">
        <w:trPr>
          <w:trHeight w:val="288"/>
        </w:trPr>
        <w:tc>
          <w:tcPr>
            <w:tcW w:w="1009" w:type="dxa"/>
            <w:noWrap/>
            <w:hideMark/>
          </w:tcPr>
          <w:p w14:paraId="35BA54CE" w14:textId="3801443B"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D20</w:t>
            </w:r>
          </w:p>
        </w:tc>
        <w:tc>
          <w:tcPr>
            <w:tcW w:w="5839" w:type="dxa"/>
            <w:noWrap/>
            <w:hideMark/>
          </w:tcPr>
          <w:p w14:paraId="48542AD8" w14:textId="4C3219F7"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20</w:t>
            </w:r>
          </w:p>
        </w:tc>
        <w:tc>
          <w:tcPr>
            <w:tcW w:w="2440" w:type="dxa"/>
          </w:tcPr>
          <w:p w14:paraId="6B00D830" w14:textId="0354E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0C1B3945" w14:textId="1A729F01" w:rsidTr="0068253B">
        <w:trPr>
          <w:trHeight w:val="288"/>
        </w:trPr>
        <w:tc>
          <w:tcPr>
            <w:tcW w:w="1009" w:type="dxa"/>
            <w:noWrap/>
            <w:hideMark/>
          </w:tcPr>
          <w:p w14:paraId="716077BA" w14:textId="5C903D6A"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D30</w:t>
            </w:r>
          </w:p>
        </w:tc>
        <w:tc>
          <w:tcPr>
            <w:tcW w:w="5839" w:type="dxa"/>
            <w:noWrap/>
            <w:hideMark/>
          </w:tcPr>
          <w:p w14:paraId="1CDE02B9" w14:textId="65AFD98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Depletion (spawning biomass relative to dynamic SSB</w:t>
            </w:r>
            <w:r w:rsidRPr="00BE2F0C">
              <w:rPr>
                <w:rFonts w:ascii="Cambria" w:hAnsi="Cambria"/>
                <w:sz w:val="20"/>
                <w:szCs w:val="20"/>
                <w:vertAlign w:val="subscript"/>
              </w:rPr>
              <w:t>0</w:t>
            </w:r>
            <w:r w:rsidRPr="00BE2F0C">
              <w:rPr>
                <w:rFonts w:ascii="Cambria" w:hAnsi="Cambria"/>
                <w:sz w:val="20"/>
                <w:szCs w:val="20"/>
              </w:rPr>
              <w:t>) after projection year 30</w:t>
            </w:r>
          </w:p>
        </w:tc>
        <w:tc>
          <w:tcPr>
            <w:tcW w:w="2440" w:type="dxa"/>
          </w:tcPr>
          <w:p w14:paraId="3A4A9CB1" w14:textId="6BD3D2F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1118674F" w14:textId="5B69F609" w:rsidTr="0068253B">
        <w:trPr>
          <w:trHeight w:val="288"/>
        </w:trPr>
        <w:tc>
          <w:tcPr>
            <w:tcW w:w="1009" w:type="dxa"/>
            <w:noWrap/>
            <w:hideMark/>
          </w:tcPr>
          <w:p w14:paraId="0B70B92D" w14:textId="6758FD86"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DNC</w:t>
            </w:r>
          </w:p>
        </w:tc>
        <w:tc>
          <w:tcPr>
            <w:tcW w:w="5839" w:type="dxa"/>
            <w:noWrap/>
            <w:hideMark/>
          </w:tcPr>
          <w:p w14:paraId="7E7CB428" w14:textId="79D298C5"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 xml:space="preserve">D30 using the MP relative to D30 had no catches been taken over the 30 projected years </w:t>
            </w:r>
          </w:p>
        </w:tc>
        <w:tc>
          <w:tcPr>
            <w:tcW w:w="2440" w:type="dxa"/>
          </w:tcPr>
          <w:p w14:paraId="0B1098E8" w14:textId="38525B4E"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747DE9D5" w14:textId="16C6A366" w:rsidTr="0068253B">
        <w:trPr>
          <w:trHeight w:val="288"/>
        </w:trPr>
        <w:tc>
          <w:tcPr>
            <w:tcW w:w="1009" w:type="dxa"/>
            <w:noWrap/>
          </w:tcPr>
          <w:p w14:paraId="6BD9AE3E" w14:textId="51DAC117"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LDNC</w:t>
            </w:r>
          </w:p>
        </w:tc>
        <w:tc>
          <w:tcPr>
            <w:tcW w:w="5839" w:type="dxa"/>
            <w:noWrap/>
          </w:tcPr>
          <w:p w14:paraId="18FE7291" w14:textId="1E756120" w:rsidR="0068253B" w:rsidRPr="00BE2F0C" w:rsidRDefault="0068253B" w:rsidP="0068253B">
            <w:pPr>
              <w:keepNext/>
              <w:keepLines/>
              <w:spacing w:after="0" w:line="240" w:lineRule="auto"/>
              <w:rPr>
                <w:rFonts w:ascii="Cambria" w:hAnsi="Cambria"/>
                <w:sz w:val="20"/>
                <w:szCs w:val="20"/>
              </w:rPr>
            </w:pPr>
            <w:r w:rsidRPr="00BE2F0C">
              <w:rPr>
                <w:rFonts w:ascii="Cambria" w:hAnsi="Cambria"/>
                <w:sz w:val="20"/>
                <w:szCs w:val="20"/>
              </w:rPr>
              <w:t>LD using the MP relative to LD had no catches been taken over the 30 projected years.</w:t>
            </w:r>
          </w:p>
        </w:tc>
        <w:tc>
          <w:tcPr>
            <w:tcW w:w="2440" w:type="dxa"/>
          </w:tcPr>
          <w:p w14:paraId="5D772C7C" w14:textId="4A8581A6"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68253B" w:rsidRPr="00BE2F0C" w14:paraId="2A4363C9" w14:textId="6CD60A32" w:rsidTr="0068253B">
        <w:trPr>
          <w:trHeight w:val="288"/>
        </w:trPr>
        <w:tc>
          <w:tcPr>
            <w:tcW w:w="1009" w:type="dxa"/>
            <w:noWrap/>
            <w:hideMark/>
          </w:tcPr>
          <w:p w14:paraId="31662DE0" w14:textId="7C28964F"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rPr>
              <w:t>POS</w:t>
            </w:r>
          </w:p>
        </w:tc>
        <w:tc>
          <w:tcPr>
            <w:tcW w:w="5839" w:type="dxa"/>
            <w:noWrap/>
          </w:tcPr>
          <w:p w14:paraId="37FAC424" w14:textId="03439403" w:rsidR="0068253B" w:rsidRPr="00BE2F0C" w:rsidRDefault="0068253B" w:rsidP="0068253B">
            <w:pPr>
              <w:keepNext/>
              <w:keepLines/>
              <w:spacing w:after="0" w:line="240" w:lineRule="auto"/>
              <w:rPr>
                <w:rFonts w:ascii="Cambria" w:hAnsi="Cambria"/>
                <w:sz w:val="20"/>
                <w:szCs w:val="20"/>
                <w:lang w:val="en-US"/>
              </w:rPr>
            </w:pPr>
            <w:r w:rsidRPr="00BE2F0C">
              <w:rPr>
                <w:rFonts w:ascii="Cambria" w:hAnsi="Cambria"/>
                <w:sz w:val="20"/>
                <w:szCs w:val="20"/>
                <w:lang w:val="en-US"/>
              </w:rPr>
              <w:t>Probability of Over-Fished status (</w:t>
            </w:r>
            <w:del w:id="160" w:author="Thomas Carruthers" w:date="2022-04-25T05:09:00Z">
              <w:r w:rsidRPr="00BE2F0C" w:rsidDel="002047BB">
                <w:rPr>
                  <w:rFonts w:ascii="Cambria" w:hAnsi="Cambria"/>
                  <w:sz w:val="20"/>
                  <w:szCs w:val="20"/>
                  <w:lang w:val="en-US"/>
                </w:rPr>
                <w:delText>spawning biomass</w:delText>
              </w:r>
            </w:del>
            <w:ins w:id="161" w:author="Thomas Carruthers" w:date="2022-04-25T05:09:00Z">
              <w:r w:rsidR="002047BB">
                <w:rPr>
                  <w:rFonts w:ascii="Cambria" w:hAnsi="Cambria"/>
                  <w:sz w:val="20"/>
                  <w:szCs w:val="20"/>
                  <w:lang w:val="en-US"/>
                </w:rPr>
                <w:t>SSB</w:t>
              </w:r>
            </w:ins>
            <w:r w:rsidRPr="00BE2F0C">
              <w:rPr>
                <w:rFonts w:ascii="Cambria" w:hAnsi="Cambria"/>
                <w:sz w:val="20"/>
                <w:szCs w:val="20"/>
                <w:lang w:val="en-US"/>
              </w:rPr>
              <w:t xml:space="preserve"> &lt; SSB</w:t>
            </w:r>
            <w:r w:rsidRPr="00BE2F0C">
              <w:rPr>
                <w:rFonts w:ascii="Cambria" w:hAnsi="Cambria"/>
                <w:sz w:val="20"/>
                <w:szCs w:val="20"/>
                <w:vertAlign w:val="subscript"/>
                <w:lang w:val="en-US"/>
              </w:rPr>
              <w:t>MSY</w:t>
            </w:r>
            <w:r w:rsidRPr="00BE2F0C">
              <w:rPr>
                <w:rFonts w:ascii="Cambria" w:hAnsi="Cambria"/>
                <w:sz w:val="20"/>
                <w:szCs w:val="20"/>
                <w:lang w:val="en-US"/>
              </w:rPr>
              <w:t>) after 30 projected years.</w:t>
            </w:r>
          </w:p>
        </w:tc>
        <w:tc>
          <w:tcPr>
            <w:tcW w:w="2440" w:type="dxa"/>
          </w:tcPr>
          <w:p w14:paraId="6A52040B" w14:textId="7ECB8DA0" w:rsidR="0068253B" w:rsidRPr="00BE2F0C" w:rsidRDefault="0068253B" w:rsidP="0068253B">
            <w:pPr>
              <w:keepNext/>
              <w:keepLines/>
              <w:spacing w:after="0" w:line="240" w:lineRule="auto"/>
              <w:rPr>
                <w:rFonts w:ascii="Cambria" w:hAnsi="Cambria"/>
                <w:sz w:val="20"/>
                <w:szCs w:val="20"/>
              </w:rPr>
            </w:pPr>
            <w:r w:rsidRPr="00BE2F0C">
              <w:rPr>
                <w:rFonts w:ascii="Cambria" w:hAnsi="Cambria"/>
                <w:color w:val="000000" w:themeColor="text1"/>
                <w:sz w:val="20"/>
                <w:szCs w:val="20"/>
              </w:rPr>
              <w:t>Median</w:t>
            </w:r>
          </w:p>
        </w:tc>
      </w:tr>
      <w:tr w:rsidR="009A49CC" w:rsidRPr="00BE2F0C" w14:paraId="101DFAB6" w14:textId="77777777" w:rsidTr="0068253B">
        <w:trPr>
          <w:trHeight w:val="288"/>
          <w:ins w:id="162" w:author="Thomas Carruthers" w:date="2022-04-25T04:55:00Z"/>
        </w:trPr>
        <w:tc>
          <w:tcPr>
            <w:tcW w:w="1009" w:type="dxa"/>
            <w:noWrap/>
          </w:tcPr>
          <w:p w14:paraId="5082B99A" w14:textId="7E807F43" w:rsidR="009A49CC" w:rsidRPr="00BE2F0C" w:rsidRDefault="009A49CC" w:rsidP="0068253B">
            <w:pPr>
              <w:keepNext/>
              <w:keepLines/>
              <w:spacing w:after="0" w:line="240" w:lineRule="auto"/>
              <w:rPr>
                <w:ins w:id="163" w:author="Thomas Carruthers" w:date="2022-04-25T04:55:00Z"/>
                <w:rFonts w:ascii="Cambria" w:hAnsi="Cambria"/>
                <w:sz w:val="20"/>
                <w:szCs w:val="20"/>
              </w:rPr>
            </w:pPr>
            <w:ins w:id="164" w:author="Thomas Carruthers" w:date="2022-04-25T04:55:00Z">
              <w:r>
                <w:rPr>
                  <w:rFonts w:ascii="Cambria" w:hAnsi="Cambria"/>
                  <w:sz w:val="20"/>
                  <w:szCs w:val="20"/>
                </w:rPr>
                <w:t>PNOS</w:t>
              </w:r>
            </w:ins>
          </w:p>
        </w:tc>
        <w:tc>
          <w:tcPr>
            <w:tcW w:w="5839" w:type="dxa"/>
            <w:noWrap/>
          </w:tcPr>
          <w:p w14:paraId="42172375" w14:textId="6566998F" w:rsidR="009A49CC" w:rsidRPr="00BE2F0C" w:rsidRDefault="009A49CC" w:rsidP="0068253B">
            <w:pPr>
              <w:keepNext/>
              <w:keepLines/>
              <w:spacing w:after="0" w:line="240" w:lineRule="auto"/>
              <w:rPr>
                <w:ins w:id="165" w:author="Thomas Carruthers" w:date="2022-04-25T04:55:00Z"/>
                <w:rFonts w:ascii="Cambria" w:hAnsi="Cambria"/>
                <w:sz w:val="20"/>
                <w:szCs w:val="20"/>
              </w:rPr>
            </w:pPr>
            <w:ins w:id="166" w:author="Thomas Carruthers" w:date="2022-04-25T04:59:00Z">
              <w:r>
                <w:rPr>
                  <w:rFonts w:ascii="Cambria" w:hAnsi="Cambria"/>
                  <w:sz w:val="20"/>
                  <w:szCs w:val="20"/>
                </w:rPr>
                <w:t>Probability not Over-fished status (</w:t>
              </w:r>
            </w:ins>
            <w:ins w:id="167" w:author="Thomas Carruthers" w:date="2022-04-25T04:55:00Z">
              <w:r>
                <w:rPr>
                  <w:rFonts w:ascii="Cambria" w:hAnsi="Cambria"/>
                  <w:sz w:val="20"/>
                  <w:szCs w:val="20"/>
                </w:rPr>
                <w:t xml:space="preserve">1 </w:t>
              </w:r>
            </w:ins>
            <w:ins w:id="168" w:author="Thomas Carruthers" w:date="2022-04-25T04:59:00Z">
              <w:r>
                <w:rPr>
                  <w:rFonts w:ascii="Cambria" w:hAnsi="Cambria"/>
                  <w:sz w:val="20"/>
                  <w:szCs w:val="20"/>
                </w:rPr>
                <w:t>–</w:t>
              </w:r>
            </w:ins>
            <w:ins w:id="169" w:author="Thomas Carruthers" w:date="2022-04-25T04:55:00Z">
              <w:r>
                <w:rPr>
                  <w:rFonts w:ascii="Cambria" w:hAnsi="Cambria"/>
                  <w:sz w:val="20"/>
                  <w:szCs w:val="20"/>
                </w:rPr>
                <w:t xml:space="preserve"> POS</w:t>
              </w:r>
            </w:ins>
            <w:ins w:id="170" w:author="Thomas Carruthers" w:date="2022-04-25T04:59:00Z">
              <w:r>
                <w:rPr>
                  <w:rFonts w:ascii="Cambria" w:hAnsi="Cambria"/>
                  <w:sz w:val="20"/>
                  <w:szCs w:val="20"/>
                </w:rPr>
                <w:t>)</w:t>
              </w:r>
            </w:ins>
          </w:p>
        </w:tc>
        <w:tc>
          <w:tcPr>
            <w:tcW w:w="2440" w:type="dxa"/>
          </w:tcPr>
          <w:p w14:paraId="0CB82988" w14:textId="52E8AB53" w:rsidR="009A49CC" w:rsidRPr="00BE2F0C" w:rsidRDefault="009A49CC" w:rsidP="0068253B">
            <w:pPr>
              <w:keepNext/>
              <w:keepLines/>
              <w:spacing w:after="0" w:line="240" w:lineRule="auto"/>
              <w:rPr>
                <w:ins w:id="171" w:author="Thomas Carruthers" w:date="2022-04-25T04:55:00Z"/>
                <w:rFonts w:ascii="Cambria" w:hAnsi="Cambria"/>
                <w:color w:val="000000" w:themeColor="text1"/>
                <w:sz w:val="20"/>
                <w:szCs w:val="20"/>
              </w:rPr>
            </w:pPr>
            <w:ins w:id="172" w:author="Thomas Carruthers" w:date="2022-04-25T04:55:00Z">
              <w:r>
                <w:rPr>
                  <w:rFonts w:ascii="Cambria" w:hAnsi="Cambria"/>
                  <w:color w:val="000000" w:themeColor="text1"/>
                  <w:sz w:val="20"/>
                  <w:szCs w:val="20"/>
                </w:rPr>
                <w:t>Median</w:t>
              </w:r>
            </w:ins>
          </w:p>
        </w:tc>
      </w:tr>
      <w:tr w:rsidR="009A49CC" w:rsidRPr="00BE2F0C" w14:paraId="4D21F182" w14:textId="77777777" w:rsidTr="0068253B">
        <w:trPr>
          <w:trHeight w:val="288"/>
          <w:ins w:id="173" w:author="Thomas Carruthers" w:date="2022-04-25T04:56:00Z"/>
        </w:trPr>
        <w:tc>
          <w:tcPr>
            <w:tcW w:w="1009" w:type="dxa"/>
            <w:noWrap/>
          </w:tcPr>
          <w:p w14:paraId="4B334202" w14:textId="6DFE1AC3" w:rsidR="009A49CC" w:rsidRDefault="009A49CC" w:rsidP="0068253B">
            <w:pPr>
              <w:keepNext/>
              <w:keepLines/>
              <w:spacing w:after="0" w:line="240" w:lineRule="auto"/>
              <w:rPr>
                <w:ins w:id="174" w:author="Thomas Carruthers" w:date="2022-04-25T04:56:00Z"/>
                <w:rFonts w:ascii="Cambria" w:hAnsi="Cambria"/>
                <w:sz w:val="20"/>
                <w:szCs w:val="20"/>
              </w:rPr>
            </w:pPr>
            <w:ins w:id="175" w:author="Thomas Carruthers" w:date="2022-04-25T04:56:00Z">
              <w:r>
                <w:rPr>
                  <w:rFonts w:ascii="Cambria" w:hAnsi="Cambria"/>
                  <w:sz w:val="20"/>
                  <w:szCs w:val="20"/>
                </w:rPr>
                <w:t>POF</w:t>
              </w:r>
            </w:ins>
          </w:p>
        </w:tc>
        <w:tc>
          <w:tcPr>
            <w:tcW w:w="5839" w:type="dxa"/>
            <w:noWrap/>
          </w:tcPr>
          <w:p w14:paraId="08782A4F" w14:textId="644EED62" w:rsidR="009A49CC" w:rsidRDefault="009A49CC" w:rsidP="0068253B">
            <w:pPr>
              <w:keepNext/>
              <w:keepLines/>
              <w:spacing w:after="0" w:line="240" w:lineRule="auto"/>
              <w:rPr>
                <w:ins w:id="176" w:author="Thomas Carruthers" w:date="2022-04-25T04:56:00Z"/>
                <w:rFonts w:ascii="Cambria" w:hAnsi="Cambria"/>
                <w:sz w:val="20"/>
                <w:szCs w:val="20"/>
              </w:rPr>
            </w:pPr>
            <w:ins w:id="177" w:author="Thomas Carruthers" w:date="2022-04-25T04:56:00Z">
              <w:r>
                <w:rPr>
                  <w:rFonts w:ascii="Cambria" w:hAnsi="Cambria"/>
                  <w:sz w:val="20"/>
                  <w:szCs w:val="20"/>
                </w:rPr>
                <w:t>Probability of Overfishing (U &gt; UMSY)</w:t>
              </w:r>
            </w:ins>
            <w:ins w:id="178" w:author="Thomas Carruthers" w:date="2022-04-25T05:10:00Z">
              <w:r w:rsidR="002047BB">
                <w:rPr>
                  <w:rFonts w:ascii="Cambria" w:hAnsi="Cambria"/>
                  <w:sz w:val="20"/>
                  <w:szCs w:val="20"/>
                </w:rPr>
                <w:t xml:space="preserve"> after 30 projected years</w:t>
              </w:r>
            </w:ins>
          </w:p>
        </w:tc>
        <w:tc>
          <w:tcPr>
            <w:tcW w:w="2440" w:type="dxa"/>
          </w:tcPr>
          <w:p w14:paraId="04FBDB8A" w14:textId="0E53497B" w:rsidR="009A49CC" w:rsidRDefault="009A49CC" w:rsidP="0068253B">
            <w:pPr>
              <w:keepNext/>
              <w:keepLines/>
              <w:spacing w:after="0" w:line="240" w:lineRule="auto"/>
              <w:rPr>
                <w:ins w:id="179" w:author="Thomas Carruthers" w:date="2022-04-25T04:56:00Z"/>
                <w:rFonts w:ascii="Cambria" w:hAnsi="Cambria"/>
                <w:color w:val="000000" w:themeColor="text1"/>
                <w:sz w:val="20"/>
                <w:szCs w:val="20"/>
              </w:rPr>
            </w:pPr>
            <w:ins w:id="180" w:author="Thomas Carruthers" w:date="2022-04-25T04:56:00Z">
              <w:r>
                <w:rPr>
                  <w:rFonts w:ascii="Cambria" w:hAnsi="Cambria"/>
                  <w:color w:val="000000" w:themeColor="text1"/>
                  <w:sz w:val="20"/>
                  <w:szCs w:val="20"/>
                </w:rPr>
                <w:t>Median</w:t>
              </w:r>
            </w:ins>
          </w:p>
        </w:tc>
      </w:tr>
      <w:tr w:rsidR="009A49CC" w:rsidRPr="00BE2F0C" w14:paraId="75B52947" w14:textId="77777777" w:rsidTr="0068253B">
        <w:trPr>
          <w:trHeight w:val="288"/>
          <w:ins w:id="181" w:author="Thomas Carruthers" w:date="2022-04-25T04:56:00Z"/>
        </w:trPr>
        <w:tc>
          <w:tcPr>
            <w:tcW w:w="1009" w:type="dxa"/>
            <w:noWrap/>
          </w:tcPr>
          <w:p w14:paraId="11E29A7D" w14:textId="00BEA5BA" w:rsidR="009A49CC" w:rsidRDefault="009A49CC" w:rsidP="0068253B">
            <w:pPr>
              <w:keepNext/>
              <w:keepLines/>
              <w:spacing w:after="0" w:line="240" w:lineRule="auto"/>
              <w:rPr>
                <w:ins w:id="182" w:author="Thomas Carruthers" w:date="2022-04-25T04:56:00Z"/>
                <w:rFonts w:ascii="Cambria" w:hAnsi="Cambria"/>
                <w:sz w:val="20"/>
                <w:szCs w:val="20"/>
              </w:rPr>
            </w:pPr>
            <w:ins w:id="183" w:author="Thomas Carruthers" w:date="2022-04-25T04:59:00Z">
              <w:r>
                <w:rPr>
                  <w:rFonts w:ascii="Cambria" w:hAnsi="Cambria"/>
                  <w:sz w:val="20"/>
                  <w:szCs w:val="20"/>
                </w:rPr>
                <w:t>PNOF</w:t>
              </w:r>
            </w:ins>
          </w:p>
        </w:tc>
        <w:tc>
          <w:tcPr>
            <w:tcW w:w="5839" w:type="dxa"/>
            <w:noWrap/>
          </w:tcPr>
          <w:p w14:paraId="3D4D684E" w14:textId="1E62EA6B" w:rsidR="009A49CC" w:rsidRDefault="009A49CC" w:rsidP="0068253B">
            <w:pPr>
              <w:keepNext/>
              <w:keepLines/>
              <w:spacing w:after="0" w:line="240" w:lineRule="auto"/>
              <w:rPr>
                <w:ins w:id="184" w:author="Thomas Carruthers" w:date="2022-04-25T04:56:00Z"/>
                <w:rFonts w:ascii="Cambria" w:hAnsi="Cambria"/>
                <w:sz w:val="20"/>
                <w:szCs w:val="20"/>
              </w:rPr>
            </w:pPr>
            <w:ins w:id="185" w:author="Thomas Carruthers" w:date="2022-04-25T04:59:00Z">
              <w:r>
                <w:rPr>
                  <w:rFonts w:ascii="Cambria" w:hAnsi="Cambria"/>
                  <w:sz w:val="20"/>
                  <w:szCs w:val="20"/>
                </w:rPr>
                <w:t>Probability of not Overfishing (</w:t>
              </w:r>
            </w:ins>
            <w:ins w:id="186" w:author="Thomas Carruthers" w:date="2022-04-25T05:10:00Z">
              <w:r w:rsidR="002047BB">
                <w:rPr>
                  <w:rFonts w:ascii="Cambria" w:hAnsi="Cambria"/>
                  <w:sz w:val="20"/>
                  <w:szCs w:val="20"/>
                </w:rPr>
                <w:t>1- POF</w:t>
              </w:r>
            </w:ins>
            <w:ins w:id="187" w:author="Thomas Carruthers" w:date="2022-04-25T04:59:00Z">
              <w:r>
                <w:rPr>
                  <w:rFonts w:ascii="Cambria" w:hAnsi="Cambria"/>
                  <w:sz w:val="20"/>
                  <w:szCs w:val="20"/>
                </w:rPr>
                <w:t>)</w:t>
              </w:r>
            </w:ins>
          </w:p>
        </w:tc>
        <w:tc>
          <w:tcPr>
            <w:tcW w:w="2440" w:type="dxa"/>
          </w:tcPr>
          <w:p w14:paraId="5DA74955" w14:textId="77777777" w:rsidR="009A49CC" w:rsidRDefault="009A49CC" w:rsidP="0068253B">
            <w:pPr>
              <w:keepNext/>
              <w:keepLines/>
              <w:spacing w:after="0" w:line="240" w:lineRule="auto"/>
              <w:rPr>
                <w:ins w:id="188" w:author="Thomas Carruthers" w:date="2022-04-25T04:56:00Z"/>
                <w:rFonts w:ascii="Cambria" w:hAnsi="Cambria"/>
                <w:color w:val="000000" w:themeColor="text1"/>
                <w:sz w:val="20"/>
                <w:szCs w:val="20"/>
              </w:rPr>
            </w:pPr>
          </w:p>
        </w:tc>
      </w:tr>
      <w:tr w:rsidR="009A49CC" w:rsidRPr="00BE2F0C" w14:paraId="56C9580A" w14:textId="77777777" w:rsidTr="0068253B">
        <w:trPr>
          <w:trHeight w:val="288"/>
          <w:ins w:id="189" w:author="Thomas Carruthers" w:date="2022-04-25T04:56:00Z"/>
        </w:trPr>
        <w:tc>
          <w:tcPr>
            <w:tcW w:w="1009" w:type="dxa"/>
            <w:noWrap/>
          </w:tcPr>
          <w:p w14:paraId="55146234" w14:textId="05C34F4F" w:rsidR="009A49CC" w:rsidRDefault="002047BB" w:rsidP="0068253B">
            <w:pPr>
              <w:keepNext/>
              <w:keepLines/>
              <w:spacing w:after="0" w:line="240" w:lineRule="auto"/>
              <w:rPr>
                <w:ins w:id="190" w:author="Thomas Carruthers" w:date="2022-04-25T04:56:00Z"/>
                <w:rFonts w:ascii="Cambria" w:hAnsi="Cambria"/>
                <w:sz w:val="20"/>
                <w:szCs w:val="20"/>
              </w:rPr>
            </w:pPr>
            <w:ins w:id="191" w:author="Thomas Carruthers" w:date="2022-04-25T05:09:00Z">
              <w:r>
                <w:rPr>
                  <w:rFonts w:ascii="Cambria" w:hAnsi="Cambria"/>
                  <w:sz w:val="20"/>
                  <w:szCs w:val="20"/>
                </w:rPr>
                <w:t>PGK</w:t>
              </w:r>
            </w:ins>
          </w:p>
        </w:tc>
        <w:tc>
          <w:tcPr>
            <w:tcW w:w="5839" w:type="dxa"/>
            <w:noWrap/>
          </w:tcPr>
          <w:p w14:paraId="0A083F2F" w14:textId="60CB87A2" w:rsidR="009A49CC" w:rsidRDefault="002047BB" w:rsidP="0068253B">
            <w:pPr>
              <w:keepNext/>
              <w:keepLines/>
              <w:spacing w:after="0" w:line="240" w:lineRule="auto"/>
              <w:rPr>
                <w:ins w:id="192" w:author="Thomas Carruthers" w:date="2022-04-25T04:56:00Z"/>
                <w:rFonts w:ascii="Cambria" w:hAnsi="Cambria"/>
                <w:sz w:val="20"/>
                <w:szCs w:val="20"/>
              </w:rPr>
            </w:pPr>
            <w:ins w:id="193" w:author="Thomas Carruthers" w:date="2022-04-25T05:09:00Z">
              <w:r>
                <w:rPr>
                  <w:rFonts w:ascii="Cambria" w:hAnsi="Cambria"/>
                  <w:sz w:val="20"/>
                  <w:szCs w:val="20"/>
                </w:rPr>
                <w:t>Probability of Green Kobe (</w:t>
              </w:r>
            </w:ins>
            <w:ins w:id="194" w:author="Thomas Carruthers" w:date="2022-04-25T05:13:00Z">
              <w:r>
                <w:rPr>
                  <w:rFonts w:ascii="Cambria" w:hAnsi="Cambria"/>
                  <w:sz w:val="20"/>
                  <w:szCs w:val="20"/>
                </w:rPr>
                <w:t xml:space="preserve">SSB &gt; SSBMSY &amp; </w:t>
              </w:r>
            </w:ins>
            <w:ins w:id="195" w:author="Thomas Carruthers" w:date="2022-04-25T05:12:00Z">
              <w:r>
                <w:rPr>
                  <w:rFonts w:ascii="Cambria" w:hAnsi="Cambria"/>
                  <w:sz w:val="20"/>
                  <w:szCs w:val="20"/>
                </w:rPr>
                <w:t>U &lt; UMSY</w:t>
              </w:r>
            </w:ins>
            <w:ins w:id="196" w:author="Thomas Carruthers" w:date="2022-04-25T05:13:00Z">
              <w:r>
                <w:rPr>
                  <w:rFonts w:ascii="Cambria" w:hAnsi="Cambria"/>
                  <w:sz w:val="20"/>
                  <w:szCs w:val="20"/>
                </w:rPr>
                <w:t>) after 30 projected years</w:t>
              </w:r>
            </w:ins>
          </w:p>
        </w:tc>
        <w:tc>
          <w:tcPr>
            <w:tcW w:w="2440" w:type="dxa"/>
          </w:tcPr>
          <w:p w14:paraId="796C9CD4" w14:textId="0EA5B0B4" w:rsidR="009A49CC" w:rsidRDefault="002352FF" w:rsidP="0068253B">
            <w:pPr>
              <w:keepNext/>
              <w:keepLines/>
              <w:spacing w:after="0" w:line="240" w:lineRule="auto"/>
              <w:rPr>
                <w:ins w:id="197" w:author="Thomas Carruthers" w:date="2022-04-25T04:56:00Z"/>
                <w:rFonts w:ascii="Cambria" w:hAnsi="Cambria"/>
                <w:color w:val="000000" w:themeColor="text1"/>
                <w:sz w:val="20"/>
                <w:szCs w:val="20"/>
              </w:rPr>
            </w:pPr>
            <w:ins w:id="198" w:author="Thomas Carruthers" w:date="2022-08-25T10:46:00Z">
              <w:r>
                <w:rPr>
                  <w:rFonts w:ascii="Cambria" w:hAnsi="Cambria"/>
                  <w:color w:val="000000" w:themeColor="text1"/>
                  <w:sz w:val="20"/>
                  <w:szCs w:val="20"/>
                </w:rPr>
                <w:t>Mean</w:t>
              </w:r>
            </w:ins>
          </w:p>
        </w:tc>
      </w:tr>
      <w:tr w:rsidR="002047BB" w:rsidRPr="00BE2F0C" w14:paraId="26385348" w14:textId="77777777" w:rsidTr="0068253B">
        <w:trPr>
          <w:trHeight w:val="288"/>
          <w:ins w:id="199" w:author="Thomas Carruthers" w:date="2022-04-25T05:09:00Z"/>
        </w:trPr>
        <w:tc>
          <w:tcPr>
            <w:tcW w:w="1009" w:type="dxa"/>
            <w:noWrap/>
          </w:tcPr>
          <w:p w14:paraId="19EEE887" w14:textId="2778670A" w:rsidR="002047BB" w:rsidRDefault="002047BB" w:rsidP="0068253B">
            <w:pPr>
              <w:keepNext/>
              <w:keepLines/>
              <w:spacing w:after="0" w:line="240" w:lineRule="auto"/>
              <w:rPr>
                <w:ins w:id="200" w:author="Thomas Carruthers" w:date="2022-04-25T05:09:00Z"/>
                <w:rFonts w:ascii="Cambria" w:hAnsi="Cambria"/>
                <w:sz w:val="20"/>
                <w:szCs w:val="20"/>
              </w:rPr>
            </w:pPr>
            <w:ins w:id="201" w:author="Thomas Carruthers" w:date="2022-04-25T05:13:00Z">
              <w:r>
                <w:rPr>
                  <w:rFonts w:ascii="Cambria" w:hAnsi="Cambria"/>
                  <w:sz w:val="20"/>
                  <w:szCs w:val="20"/>
                </w:rPr>
                <w:t>PNRK</w:t>
              </w:r>
            </w:ins>
          </w:p>
        </w:tc>
        <w:tc>
          <w:tcPr>
            <w:tcW w:w="5839" w:type="dxa"/>
            <w:noWrap/>
          </w:tcPr>
          <w:p w14:paraId="7D5B4E91" w14:textId="48C64072" w:rsidR="002047BB" w:rsidRDefault="002047BB" w:rsidP="0068253B">
            <w:pPr>
              <w:keepNext/>
              <w:keepLines/>
              <w:spacing w:after="0" w:line="240" w:lineRule="auto"/>
              <w:rPr>
                <w:ins w:id="202" w:author="Thomas Carruthers" w:date="2022-04-25T05:09:00Z"/>
                <w:rFonts w:ascii="Cambria" w:hAnsi="Cambria"/>
                <w:sz w:val="20"/>
                <w:szCs w:val="20"/>
              </w:rPr>
            </w:pPr>
            <w:ins w:id="203" w:author="Thomas Carruthers" w:date="2022-04-25T05:13:00Z">
              <w:r>
                <w:rPr>
                  <w:rFonts w:ascii="Cambria" w:hAnsi="Cambria"/>
                  <w:sz w:val="20"/>
                  <w:szCs w:val="20"/>
                </w:rPr>
                <w:t>Probability of not Red Kobe (</w:t>
              </w:r>
            </w:ins>
            <w:ins w:id="204" w:author="Thomas Carruthers" w:date="2022-04-25T05:14:00Z">
              <w:r>
                <w:rPr>
                  <w:rFonts w:ascii="Cambria" w:hAnsi="Cambria"/>
                  <w:sz w:val="20"/>
                  <w:szCs w:val="20"/>
                </w:rPr>
                <w:t>SSB &gt; SSBMSY or U &lt; UMSY) after 30 projected years</w:t>
              </w:r>
            </w:ins>
          </w:p>
        </w:tc>
        <w:tc>
          <w:tcPr>
            <w:tcW w:w="2440" w:type="dxa"/>
          </w:tcPr>
          <w:p w14:paraId="32E2147A" w14:textId="6D3C0937" w:rsidR="002047BB" w:rsidRDefault="002047BB" w:rsidP="0068253B">
            <w:pPr>
              <w:keepNext/>
              <w:keepLines/>
              <w:spacing w:after="0" w:line="240" w:lineRule="auto"/>
              <w:rPr>
                <w:ins w:id="205" w:author="Thomas Carruthers" w:date="2022-04-25T05:09:00Z"/>
                <w:rFonts w:ascii="Cambria" w:hAnsi="Cambria"/>
                <w:color w:val="000000" w:themeColor="text1"/>
                <w:sz w:val="20"/>
                <w:szCs w:val="20"/>
              </w:rPr>
            </w:pPr>
            <w:ins w:id="206" w:author="Thomas Carruthers" w:date="2022-04-25T05:14:00Z">
              <w:r>
                <w:rPr>
                  <w:rFonts w:ascii="Cambria" w:hAnsi="Cambria"/>
                  <w:color w:val="000000" w:themeColor="text1"/>
                  <w:sz w:val="20"/>
                  <w:szCs w:val="20"/>
                </w:rPr>
                <w:t>Median</w:t>
              </w:r>
            </w:ins>
          </w:p>
        </w:tc>
      </w:tr>
      <w:tr w:rsidR="0068253B" w:rsidRPr="00BE2F0C" w14:paraId="13B2D8FE" w14:textId="77777777" w:rsidTr="0068253B">
        <w:trPr>
          <w:trHeight w:val="288"/>
        </w:trPr>
        <w:tc>
          <w:tcPr>
            <w:tcW w:w="1009" w:type="dxa"/>
            <w:noWrap/>
          </w:tcPr>
          <w:p w14:paraId="442278B9"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eastAsia="Calibri" w:hAnsi="Cambria"/>
                <w:sz w:val="20"/>
                <w:szCs w:val="20"/>
                <w:u w:val="single"/>
              </w:rPr>
              <w:t>OFT</w:t>
            </w:r>
          </w:p>
        </w:tc>
        <w:tc>
          <w:tcPr>
            <w:tcW w:w="5839" w:type="dxa"/>
            <w:noWrap/>
          </w:tcPr>
          <w:p w14:paraId="797E2D84" w14:textId="77777777" w:rsidR="0068253B" w:rsidRPr="00E36BB5" w:rsidRDefault="0068253B" w:rsidP="0068253B">
            <w:pPr>
              <w:keepNext/>
              <w:keepLines/>
              <w:rPr>
                <w:rFonts w:ascii="Cambria" w:hAnsi="Cambria"/>
                <w:sz w:val="20"/>
                <w:szCs w:val="20"/>
                <w:u w:val="single"/>
              </w:rPr>
            </w:pPr>
            <w:r w:rsidRPr="00E36BB5">
              <w:rPr>
                <w:rFonts w:ascii="Cambria" w:hAnsi="Cambria"/>
                <w:sz w:val="20"/>
                <w:szCs w:val="20"/>
                <w:u w:val="single"/>
              </w:rPr>
              <w:t>‘Overfished Trend’: Average trend (in log space) of SSB over projection years 31 - 35 when Br30 &lt; 1.</w:t>
            </w:r>
          </w:p>
          <w:p w14:paraId="78A518C3" w14:textId="77777777" w:rsidR="0068253B" w:rsidRPr="00E36BB5" w:rsidRDefault="0068253B" w:rsidP="0068253B">
            <w:pPr>
              <w:keepNext/>
              <w:keepLines/>
              <w:rPr>
                <w:rFonts w:ascii="Cambria" w:eastAsiaTheme="minorEastAsia" w:hAnsi="Cambria"/>
                <w:sz w:val="20"/>
                <w:szCs w:val="20"/>
              </w:rPr>
            </w:pPr>
            <m:oMathPara>
              <m:oMath>
                <m:r>
                  <w:rPr>
                    <w:rFonts w:ascii="Cambria Math" w:hAnsi="Cambria Math"/>
                    <w:sz w:val="20"/>
                    <w:szCs w:val="20"/>
                  </w:rPr>
                  <m:t xml:space="preserve">OFT = </m:t>
                </m:r>
                <m:d>
                  <m:dPr>
                    <m:begChr m:val="{"/>
                    <m:endChr m:val=""/>
                    <m:ctrlPr>
                      <w:rPr>
                        <w:rFonts w:ascii="Cambria Math" w:hAnsi="Cambria Math"/>
                        <w:i/>
                        <w:sz w:val="20"/>
                        <w:szCs w:val="20"/>
                      </w:rPr>
                    </m:ctrlPr>
                  </m:dPr>
                  <m:e>
                    <m:m>
                      <m:mPr>
                        <m:mcs>
                          <m:mc>
                            <m:mcPr>
                              <m:count m:val="2"/>
                              <m:mcJc m:val="center"/>
                            </m:mcPr>
                          </m:mc>
                        </m:mcs>
                        <m:ctrlPr>
                          <w:rPr>
                            <w:rFonts w:ascii="Cambria Math" w:hAnsi="Cambria Math"/>
                            <w:i/>
                            <w:sz w:val="20"/>
                            <w:szCs w:val="20"/>
                          </w:rPr>
                        </m:ctrlPr>
                      </m:mPr>
                      <m:mr>
                        <m:e>
                          <m:r>
                            <w:rPr>
                              <w:rFonts w:ascii="Cambria Math" w:hAnsi="Cambria Math"/>
                              <w:sz w:val="20"/>
                              <w:szCs w:val="20"/>
                            </w:rPr>
                            <m:t>0.1</m:t>
                          </m:r>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m:rPr>
                              <m:sty m:val="p"/>
                            </m:rPr>
                            <w:rPr>
                              <w:rFonts w:ascii="Cambria Math" w:hAnsi="Cambria Math"/>
                              <w:sz w:val="20"/>
                              <w:szCs w:val="20"/>
                            </w:rPr>
                            <m:t>≥</m:t>
                          </m:r>
                          <m:r>
                            <w:rPr>
                              <w:rFonts w:ascii="Cambria Math" w:hAnsi="Cambria Math"/>
                              <w:sz w:val="20"/>
                              <w:szCs w:val="20"/>
                            </w:rPr>
                            <m: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r>
                        <m:e>
                          <m:r>
                            <w:rPr>
                              <w:rFonts w:ascii="Cambria Math" w:hAnsi="Cambria Math"/>
                              <w:sz w:val="20"/>
                              <w:szCs w:val="20"/>
                            </w:rPr>
                            <m:t>m</m:t>
                          </m:r>
                          <m:d>
                            <m:dPr>
                              <m:ctrlPr>
                                <w:rPr>
                                  <w:rFonts w:ascii="Cambria Math" w:hAnsi="Cambria Math"/>
                                  <w:i/>
                                  <w:sz w:val="20"/>
                                  <w:szCs w:val="20"/>
                                </w:rPr>
                              </m:ctrlPr>
                            </m:dPr>
                            <m:e>
                              <m:func>
                                <m:funcPr>
                                  <m:ctrlPr>
                                    <w:rPr>
                                      <w:rFonts w:ascii="Cambria Math" w:hAnsi="Cambria Math"/>
                                      <w:i/>
                                      <w:sz w:val="20"/>
                                      <w:szCs w:val="20"/>
                                    </w:rPr>
                                  </m:ctrlPr>
                                </m:funcPr>
                                <m:fName>
                                  <m:r>
                                    <w:rPr>
                                      <w:rFonts w:ascii="Cambria Math" w:hAnsi="Cambria Math"/>
                                      <w:sz w:val="20"/>
                                      <w:szCs w:val="20"/>
                                    </w:rPr>
                                    <m:t>log</m:t>
                                  </m:r>
                                </m:fNa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31:35</m:t>
                                      </m:r>
                                    </m:sub>
                                  </m:sSub>
                                </m:e>
                              </m:func>
                            </m:e>
                          </m:d>
                        </m:e>
                        <m:e>
                          <m:r>
                            <w:rPr>
                              <w:rFonts w:ascii="Cambria Math" w:hAnsi="Cambria Math"/>
                              <w:sz w:val="20"/>
                              <w:szCs w:val="20"/>
                            </w:rPr>
                            <m:t>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30</m:t>
                              </m:r>
                            </m:sub>
                          </m:sSub>
                          <m:r>
                            <w:rPr>
                              <w:rFonts w:ascii="Cambria Math" w:hAnsi="Cambria Math"/>
                              <w:sz w:val="20"/>
                              <w:szCs w:val="20"/>
                            </w:rPr>
                            <m:t>&lt;dynSS</m:t>
                          </m:r>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MSY</m:t>
                              </m:r>
                            </m:sub>
                          </m:sSub>
                        </m:e>
                      </m:mr>
                    </m:m>
                  </m:e>
                </m:d>
              </m:oMath>
            </m:oMathPara>
          </w:p>
          <w:p w14:paraId="70B3DBC3" w14:textId="77777777" w:rsidR="0068253B" w:rsidRPr="00E36BB5" w:rsidRDefault="0068253B" w:rsidP="0068253B">
            <w:pPr>
              <w:keepNext/>
              <w:keepLines/>
              <w:spacing w:after="0" w:line="240" w:lineRule="auto"/>
              <w:rPr>
                <w:rFonts w:ascii="Cambria" w:hAnsi="Cambria"/>
                <w:sz w:val="20"/>
                <w:szCs w:val="20"/>
                <w:u w:val="single"/>
              </w:rPr>
            </w:pPr>
            <w:r w:rsidRPr="00E36BB5">
              <w:rPr>
                <w:rFonts w:ascii="Cambria" w:hAnsi="Cambria"/>
                <w:sz w:val="20"/>
                <w:szCs w:val="20"/>
                <w:u w:val="single"/>
              </w:rPr>
              <w:t xml:space="preserve">Where </w:t>
            </w:r>
            <m:oMath>
              <m:r>
                <w:rPr>
                  <w:rFonts w:ascii="Cambria Math" w:hAnsi="Cambria Math"/>
                  <w:sz w:val="20"/>
                  <w:szCs w:val="20"/>
                  <w:u w:val="single"/>
                </w:rPr>
                <m:t>m</m:t>
              </m:r>
              <m:d>
                <m:dPr>
                  <m:ctrlPr>
                    <w:rPr>
                      <w:rFonts w:ascii="Cambria Math" w:hAnsi="Cambria Math"/>
                      <w:i/>
                      <w:sz w:val="20"/>
                      <w:szCs w:val="20"/>
                      <w:u w:val="single"/>
                    </w:rPr>
                  </m:ctrlPr>
                </m:dPr>
                <m:e>
                  <m:acc>
                    <m:accPr>
                      <m:chr m:val="⃗"/>
                      <m:ctrlPr>
                        <w:rPr>
                          <w:rFonts w:ascii="Cambria Math" w:hAnsi="Cambria Math"/>
                          <w:sz w:val="20"/>
                          <w:szCs w:val="20"/>
                          <w:u w:val="single"/>
                        </w:rPr>
                      </m:ctrlPr>
                    </m:accPr>
                    <m:e>
                      <m:r>
                        <w:rPr>
                          <w:rFonts w:ascii="Cambria Math" w:hAnsi="Cambria Math"/>
                          <w:sz w:val="20"/>
                          <w:szCs w:val="20"/>
                          <w:u w:val="single"/>
                        </w:rPr>
                        <m:t>x</m:t>
                      </m:r>
                    </m:e>
                  </m:acc>
                </m:e>
              </m:d>
              <m:r>
                <w:rPr>
                  <w:rFonts w:ascii="Cambria Math" w:hAnsi="Cambria Math"/>
                  <w:sz w:val="20"/>
                  <w:szCs w:val="20"/>
                  <w:u w:val="single"/>
                </w:rPr>
                <m:t xml:space="preserve"> </m:t>
              </m:r>
            </m:oMath>
            <w:r w:rsidRPr="00E36BB5">
              <w:rPr>
                <w:rFonts w:ascii="Cambria" w:hAnsi="Cambria"/>
                <w:sz w:val="20"/>
                <w:szCs w:val="20"/>
                <w:u w:val="single"/>
              </w:rPr>
              <w:t xml:space="preserve">is the gradient of a line of best fit through the vector </w:t>
            </w:r>
            <m:oMath>
              <m:acc>
                <m:accPr>
                  <m:chr m:val="⃗"/>
                  <m:ctrlPr>
                    <w:rPr>
                      <w:rFonts w:ascii="Cambria Math" w:hAnsi="Cambria Math"/>
                      <w:sz w:val="20"/>
                      <w:szCs w:val="20"/>
                      <w:u w:val="single"/>
                    </w:rPr>
                  </m:ctrlPr>
                </m:accPr>
                <m:e>
                  <m:r>
                    <w:rPr>
                      <w:rFonts w:ascii="Cambria Math" w:hAnsi="Cambria Math"/>
                      <w:sz w:val="20"/>
                      <w:szCs w:val="20"/>
                      <w:u w:val="single"/>
                    </w:rPr>
                    <m:t>x</m:t>
                  </m:r>
                </m:e>
              </m:acc>
            </m:oMath>
            <w:r w:rsidRPr="00E36BB5">
              <w:rPr>
                <w:rFonts w:ascii="Cambria" w:hAnsi="Cambria"/>
                <w:sz w:val="20"/>
                <w:szCs w:val="20"/>
                <w:u w:val="single"/>
              </w:rPr>
              <w:t xml:space="preserve">, found via a </w:t>
            </w:r>
            <w:proofErr w:type="gramStart"/>
            <w:r w:rsidRPr="00E36BB5">
              <w:rPr>
                <w:rFonts w:ascii="Cambria" w:hAnsi="Cambria"/>
                <w:sz w:val="20"/>
                <w:szCs w:val="20"/>
                <w:u w:val="single"/>
              </w:rPr>
              <w:t>least squares</w:t>
            </w:r>
            <w:proofErr w:type="gramEnd"/>
          </w:p>
        </w:tc>
        <w:tc>
          <w:tcPr>
            <w:tcW w:w="2440" w:type="dxa"/>
          </w:tcPr>
          <w:p w14:paraId="642C5482" w14:textId="10D6A834" w:rsidR="0068253B" w:rsidRPr="00BE2F0C" w:rsidRDefault="0068253B" w:rsidP="0068253B">
            <w:pPr>
              <w:keepNext/>
              <w:keepLines/>
              <w:rPr>
                <w:rFonts w:ascii="Cambria" w:eastAsia="Calibri" w:hAnsi="Cambria"/>
                <w:sz w:val="20"/>
                <w:szCs w:val="20"/>
              </w:rPr>
            </w:pPr>
            <w:r w:rsidRPr="00BE2F0C">
              <w:rPr>
                <w:rFonts w:ascii="Cambria" w:hAnsi="Cambria"/>
                <w:sz w:val="20"/>
                <w:szCs w:val="20"/>
              </w:rPr>
              <w:t>Median</w:t>
            </w:r>
            <w:r w:rsidRPr="00BE2F0C">
              <w:rPr>
                <w:rFonts w:ascii="Cambria" w:hAnsi="Cambria"/>
                <w:sz w:val="20"/>
                <w:szCs w:val="20"/>
              </w:rPr>
              <w:br/>
            </w:r>
          </w:p>
        </w:tc>
      </w:tr>
    </w:tbl>
    <w:bookmarkEnd w:id="159"/>
    <w:p w14:paraId="754E9127" w14:textId="77777777" w:rsidR="00BE2F0C" w:rsidRDefault="00BE2F0C" w:rsidP="00636EAD">
      <w:pPr>
        <w:spacing w:after="0" w:line="240" w:lineRule="auto"/>
        <w:jc w:val="both"/>
        <w:rPr>
          <w:rFonts w:ascii="Cambria" w:eastAsia="MS Mincho" w:hAnsi="Cambria"/>
          <w:i/>
          <w:iCs/>
          <w:sz w:val="18"/>
          <w:szCs w:val="18"/>
          <w:lang w:val="en-ZA"/>
        </w:rPr>
      </w:pPr>
      <w:r w:rsidRPr="00BE2F0C">
        <w:rPr>
          <w:rFonts w:ascii="Cambria" w:eastAsia="MS Mincho" w:hAnsi="Cambria"/>
          <w:i/>
          <w:iCs/>
          <w:sz w:val="18"/>
          <w:szCs w:val="18"/>
          <w:lang w:val="en-ZA"/>
        </w:rPr>
        <w:lastRenderedPageBreak/>
        <w:t>* For each of these distributions, 5%-, 50%- and 95%iles are to be reported from 200 replicates. The choice of these percentiles may need further exploration with stakeholders.</w:t>
      </w:r>
    </w:p>
    <w:p w14:paraId="086FB74C" w14:textId="77777777" w:rsidR="00BE2F0C" w:rsidRDefault="00BE2F0C" w:rsidP="00636EAD">
      <w:pPr>
        <w:spacing w:after="0" w:line="240" w:lineRule="auto"/>
        <w:jc w:val="both"/>
        <w:rPr>
          <w:rFonts w:ascii="Cambria" w:eastAsia="MS Mincho" w:hAnsi="Cambria"/>
          <w:i/>
          <w:iCs/>
          <w:sz w:val="18"/>
          <w:szCs w:val="18"/>
          <w:lang w:val="en-ZA"/>
        </w:rPr>
      </w:pPr>
    </w:p>
    <w:p w14:paraId="272D9B48" w14:textId="622389F0"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Further stakeholder orientated measures may need to be included. These must be scientifically based, easily understood by stakeholders and such that managers may readily request the evaluation of any changes in options.</w:t>
      </w:r>
    </w:p>
    <w:p w14:paraId="1BAAD33A" w14:textId="77777777" w:rsidR="000C2DB3" w:rsidRPr="00E7628F" w:rsidRDefault="000C2DB3" w:rsidP="00636EAD">
      <w:pPr>
        <w:spacing w:after="0" w:line="240" w:lineRule="auto"/>
        <w:jc w:val="both"/>
        <w:rPr>
          <w:rFonts w:ascii="Cambria" w:eastAsia="MS Mincho" w:hAnsi="Cambria"/>
          <w:sz w:val="20"/>
          <w:szCs w:val="20"/>
          <w:lang w:val="en-ZA"/>
        </w:rPr>
      </w:pPr>
    </w:p>
    <w:p w14:paraId="03762926" w14:textId="2CD32D47"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07" w:name="_Toc82063708"/>
      <w:r w:rsidRPr="00912ACD">
        <w:rPr>
          <w:rFonts w:ascii="Cambria" w:eastAsia="MS Gothic" w:hAnsi="Cambria"/>
          <w:bCs/>
          <w:iCs/>
          <w:color w:val="000000"/>
          <w:sz w:val="20"/>
          <w:szCs w:val="20"/>
          <w:lang w:val="en-CA"/>
        </w:rPr>
        <w:t xml:space="preserve">10.2 </w:t>
      </w:r>
      <w:r w:rsidR="000C2DB3" w:rsidRPr="00912ACD">
        <w:rPr>
          <w:rFonts w:ascii="Cambria" w:eastAsia="MS Gothic" w:hAnsi="Cambria"/>
          <w:bCs/>
          <w:iCs/>
          <w:color w:val="000000"/>
          <w:sz w:val="20"/>
          <w:szCs w:val="20"/>
          <w:lang w:val="en-CA"/>
        </w:rPr>
        <w:t>Summary plots</w:t>
      </w:r>
      <w:bookmarkEnd w:id="207"/>
    </w:p>
    <w:p w14:paraId="1C09591D" w14:textId="77777777" w:rsidR="00912ACD" w:rsidRDefault="00912ACD" w:rsidP="00636EAD">
      <w:pPr>
        <w:spacing w:after="0" w:line="240" w:lineRule="auto"/>
        <w:jc w:val="both"/>
        <w:rPr>
          <w:rFonts w:ascii="Cambria" w:eastAsia="MS Mincho" w:hAnsi="Cambria"/>
          <w:sz w:val="20"/>
          <w:szCs w:val="20"/>
          <w:lang w:val="en-ZA"/>
        </w:rPr>
      </w:pPr>
    </w:p>
    <w:p w14:paraId="67153872" w14:textId="3C7CD522"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Catch and spawning biomass trajectories plotted as:</w:t>
      </w:r>
    </w:p>
    <w:p w14:paraId="34235C9C" w14:textId="275CEF47" w:rsidR="000C2DB3" w:rsidRDefault="000C2DB3" w:rsidP="00636EAD">
      <w:pPr>
        <w:spacing w:after="0" w:line="240" w:lineRule="auto"/>
        <w:jc w:val="both"/>
        <w:rPr>
          <w:rFonts w:ascii="Cambria" w:eastAsia="MS Mincho" w:hAnsi="Cambria"/>
          <w:sz w:val="20"/>
          <w:szCs w:val="20"/>
          <w:lang w:val="en-ZA"/>
        </w:rPr>
      </w:pPr>
    </w:p>
    <w:p w14:paraId="33544E16" w14:textId="77777777" w:rsidR="003E5DE2" w:rsidRPr="00E7628F" w:rsidRDefault="003E5DE2" w:rsidP="00636EAD">
      <w:pPr>
        <w:spacing w:after="0" w:line="240" w:lineRule="auto"/>
        <w:jc w:val="both"/>
        <w:rPr>
          <w:rFonts w:ascii="Cambria" w:eastAsia="MS Mincho" w:hAnsi="Cambria"/>
          <w:sz w:val="20"/>
          <w:szCs w:val="20"/>
          <w:lang w:val="en-ZA"/>
        </w:rPr>
      </w:pPr>
    </w:p>
    <w:p w14:paraId="4BA4956D"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Annual medians with 5%- and 95%-</w:t>
      </w:r>
      <w:proofErr w:type="spellStart"/>
      <w:r w:rsidRPr="00E7628F">
        <w:rPr>
          <w:rFonts w:ascii="Cambria" w:eastAsia="MS Mincho" w:hAnsi="Cambria"/>
          <w:sz w:val="20"/>
          <w:szCs w:val="20"/>
          <w:lang w:val="en-ZA"/>
        </w:rPr>
        <w:t>ile</w:t>
      </w:r>
      <w:proofErr w:type="spellEnd"/>
      <w:r w:rsidRPr="00E7628F">
        <w:rPr>
          <w:rFonts w:ascii="Cambria" w:eastAsia="MS Mincho" w:hAnsi="Cambria"/>
          <w:sz w:val="20"/>
          <w:szCs w:val="20"/>
          <w:lang w:val="en-ZA"/>
        </w:rPr>
        <w:t xml:space="preserve"> envelopes</w:t>
      </w:r>
    </w:p>
    <w:p w14:paraId="04055EC1" w14:textId="77777777" w:rsidR="000C2DB3" w:rsidRPr="00E7628F" w:rsidRDefault="000C2DB3" w:rsidP="00417C14">
      <w:pPr>
        <w:numPr>
          <w:ilvl w:val="0"/>
          <w:numId w:val="10"/>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10 worm plots of individual realisations</w:t>
      </w:r>
    </w:p>
    <w:p w14:paraId="5D10B1A8" w14:textId="77777777" w:rsidR="000C2DB3" w:rsidRPr="00E7628F" w:rsidRDefault="000C2DB3" w:rsidP="00636EAD">
      <w:pPr>
        <w:spacing w:after="0" w:line="240" w:lineRule="auto"/>
        <w:jc w:val="both"/>
        <w:rPr>
          <w:rFonts w:ascii="Cambria" w:eastAsia="MS Mincho" w:hAnsi="Cambria"/>
          <w:sz w:val="20"/>
          <w:szCs w:val="20"/>
          <w:lang w:val="en-ZA"/>
        </w:rPr>
      </w:pPr>
    </w:p>
    <w:p w14:paraId="647C65ED" w14:textId="77777777"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Note that repetitions for different options for selectivity may be needed. </w:t>
      </w:r>
    </w:p>
    <w:p w14:paraId="135F2485" w14:textId="77777777" w:rsidR="000C2DB3" w:rsidRPr="00E7628F" w:rsidRDefault="000C2DB3" w:rsidP="00636EAD">
      <w:pPr>
        <w:spacing w:after="0" w:line="240" w:lineRule="auto"/>
        <w:jc w:val="both"/>
        <w:rPr>
          <w:rFonts w:ascii="Cambria" w:eastAsia="MS Mincho" w:hAnsi="Cambria"/>
          <w:sz w:val="20"/>
          <w:szCs w:val="20"/>
          <w:lang w:val="en-ZA"/>
        </w:rPr>
      </w:pPr>
    </w:p>
    <w:p w14:paraId="4408B99D" w14:textId="04C3C6D2" w:rsidR="000C2DB3" w:rsidRPr="00912ACD" w:rsidRDefault="00912ACD" w:rsidP="00636EAD">
      <w:pPr>
        <w:keepNext/>
        <w:keepLines/>
        <w:numPr>
          <w:ilvl w:val="2"/>
          <w:numId w:val="0"/>
        </w:numPr>
        <w:spacing w:after="0" w:line="240" w:lineRule="auto"/>
        <w:outlineLvl w:val="2"/>
        <w:rPr>
          <w:rFonts w:ascii="Cambria" w:eastAsia="MS Gothic" w:hAnsi="Cambria"/>
          <w:bCs/>
          <w:iCs/>
          <w:color w:val="000000"/>
          <w:sz w:val="20"/>
          <w:szCs w:val="20"/>
          <w:lang w:val="en-CA"/>
        </w:rPr>
      </w:pPr>
      <w:bookmarkStart w:id="208" w:name="_Toc82063709"/>
      <w:r w:rsidRPr="00912ACD">
        <w:rPr>
          <w:rFonts w:ascii="Cambria" w:eastAsia="MS Gothic" w:hAnsi="Cambria"/>
          <w:bCs/>
          <w:iCs/>
          <w:color w:val="000000"/>
          <w:sz w:val="20"/>
          <w:szCs w:val="20"/>
          <w:lang w:val="en-CA"/>
        </w:rPr>
        <w:t xml:space="preserve">10.3 </w:t>
      </w:r>
      <w:r w:rsidR="000C2DB3" w:rsidRPr="00912ACD">
        <w:rPr>
          <w:rFonts w:ascii="Cambria" w:eastAsia="MS Gothic" w:hAnsi="Cambria"/>
          <w:bCs/>
          <w:iCs/>
          <w:color w:val="000000"/>
          <w:sz w:val="20"/>
          <w:szCs w:val="20"/>
          <w:lang w:val="en-CA"/>
        </w:rPr>
        <w:t>Level of reporting</w:t>
      </w:r>
      <w:bookmarkEnd w:id="208"/>
    </w:p>
    <w:p w14:paraId="1DC597D3" w14:textId="77777777" w:rsidR="000C2DB3" w:rsidRPr="00E7628F" w:rsidRDefault="000C2DB3" w:rsidP="00636EAD">
      <w:pPr>
        <w:spacing w:after="0" w:line="240" w:lineRule="auto"/>
        <w:jc w:val="both"/>
        <w:rPr>
          <w:rFonts w:ascii="Cambria" w:eastAsia="MS Mincho" w:hAnsi="Cambria"/>
          <w:sz w:val="20"/>
          <w:szCs w:val="20"/>
          <w:lang w:val="en-ZA"/>
        </w:rPr>
      </w:pPr>
    </w:p>
    <w:p w14:paraId="7AE45AE7" w14:textId="0478A87A" w:rsidR="000C2DB3"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Baseline</w:t>
      </w:r>
    </w:p>
    <w:p w14:paraId="23E3F530" w14:textId="77777777" w:rsidR="00FF7166" w:rsidRPr="00FF7166" w:rsidRDefault="00FF7166" w:rsidP="00636EAD">
      <w:pPr>
        <w:spacing w:after="0" w:line="240" w:lineRule="auto"/>
        <w:jc w:val="both"/>
        <w:rPr>
          <w:rFonts w:ascii="Cambria" w:eastAsia="MS Mincho" w:hAnsi="Cambria"/>
          <w:sz w:val="20"/>
          <w:szCs w:val="20"/>
          <w:u w:val="single"/>
          <w:lang w:val="en-ZA"/>
        </w:rPr>
      </w:pPr>
    </w:p>
    <w:p w14:paraId="25804E40" w14:textId="50735F83"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 xml:space="preserve">Catch-related measures/statistics by traditional West and </w:t>
      </w:r>
      <w:proofErr w:type="spellStart"/>
      <w:r w:rsidRPr="00E7628F">
        <w:rPr>
          <w:rFonts w:ascii="Cambria" w:eastAsia="MS Mincho" w:hAnsi="Cambria"/>
          <w:sz w:val="20"/>
          <w:szCs w:val="20"/>
          <w:lang w:val="en-ZA"/>
        </w:rPr>
        <w:t>East+Med</w:t>
      </w:r>
      <w:proofErr w:type="spellEnd"/>
      <w:r w:rsidRPr="00E7628F">
        <w:rPr>
          <w:rFonts w:ascii="Cambria" w:eastAsia="MS Mincho" w:hAnsi="Cambria"/>
          <w:sz w:val="20"/>
          <w:szCs w:val="20"/>
          <w:lang w:val="en-ZA"/>
        </w:rPr>
        <w:t xml:space="preserve"> </w:t>
      </w:r>
      <w:r w:rsidR="00390DF5" w:rsidRPr="00E7628F">
        <w:rPr>
          <w:rFonts w:ascii="Cambria" w:eastAsia="MS Mincho" w:hAnsi="Cambria"/>
          <w:sz w:val="20"/>
          <w:szCs w:val="20"/>
          <w:lang w:val="en-ZA"/>
        </w:rPr>
        <w:t>areas</w:t>
      </w:r>
      <w:r w:rsidRPr="00E7628F">
        <w:rPr>
          <w:rFonts w:ascii="Cambria" w:eastAsia="MS Mincho" w:hAnsi="Cambria"/>
          <w:sz w:val="20"/>
          <w:szCs w:val="20"/>
          <w:lang w:val="en-ZA"/>
        </w:rPr>
        <w:t>.</w:t>
      </w:r>
    </w:p>
    <w:p w14:paraId="4646AA51" w14:textId="77777777" w:rsidR="000C2DB3" w:rsidRPr="00E7628F" w:rsidRDefault="000C2DB3" w:rsidP="00417C14">
      <w:pPr>
        <w:numPr>
          <w:ilvl w:val="0"/>
          <w:numId w:val="11"/>
        </w:numPr>
        <w:spacing w:after="0" w:line="240" w:lineRule="auto"/>
        <w:ind w:left="714" w:hanging="357"/>
        <w:contextualSpacing/>
        <w:jc w:val="both"/>
        <w:rPr>
          <w:rFonts w:ascii="Cambria" w:eastAsia="MS Mincho" w:hAnsi="Cambria"/>
          <w:sz w:val="20"/>
          <w:szCs w:val="20"/>
          <w:lang w:val="en-ZA"/>
        </w:rPr>
      </w:pPr>
      <w:r w:rsidRPr="00E7628F">
        <w:rPr>
          <w:rFonts w:ascii="Cambria" w:eastAsia="MS Mincho" w:hAnsi="Cambria"/>
          <w:sz w:val="20"/>
          <w:szCs w:val="20"/>
          <w:lang w:val="en-ZA"/>
        </w:rPr>
        <w:t>Spawning biomass depletions measures/statistics by separate stocks</w:t>
      </w:r>
    </w:p>
    <w:p w14:paraId="2000C0B1" w14:textId="77777777" w:rsidR="000C2DB3" w:rsidRPr="00E7628F" w:rsidRDefault="000C2DB3" w:rsidP="00636EAD">
      <w:pPr>
        <w:spacing w:after="0" w:line="240" w:lineRule="auto"/>
        <w:ind w:left="357"/>
        <w:contextualSpacing/>
        <w:jc w:val="both"/>
        <w:rPr>
          <w:rFonts w:ascii="Cambria" w:eastAsia="MS Mincho" w:hAnsi="Cambria"/>
          <w:sz w:val="20"/>
          <w:szCs w:val="20"/>
          <w:lang w:val="en-ZA"/>
        </w:rPr>
      </w:pPr>
    </w:p>
    <w:p w14:paraId="3A95C930" w14:textId="3440D929" w:rsidR="000C2DB3" w:rsidRPr="00FF7166" w:rsidRDefault="00FF7166" w:rsidP="00636EAD">
      <w:pPr>
        <w:spacing w:after="0" w:line="240" w:lineRule="auto"/>
        <w:jc w:val="both"/>
        <w:rPr>
          <w:rFonts w:ascii="Cambria" w:eastAsia="MS Mincho" w:hAnsi="Cambria"/>
          <w:sz w:val="20"/>
          <w:szCs w:val="20"/>
          <w:u w:val="single"/>
          <w:lang w:val="en-ZA"/>
        </w:rPr>
      </w:pPr>
      <w:r w:rsidRPr="00FF7166">
        <w:rPr>
          <w:rFonts w:ascii="Cambria" w:eastAsia="MS Mincho" w:hAnsi="Cambria"/>
          <w:sz w:val="20"/>
          <w:szCs w:val="20"/>
          <w:u w:val="single"/>
          <w:lang w:val="en-ZA"/>
        </w:rPr>
        <w:t>Alternative options</w:t>
      </w:r>
    </w:p>
    <w:p w14:paraId="2C3A7B5E" w14:textId="77777777" w:rsidR="00FF7166" w:rsidRDefault="00FF7166" w:rsidP="00636EAD">
      <w:pPr>
        <w:spacing w:after="0" w:line="240" w:lineRule="auto"/>
        <w:jc w:val="both"/>
        <w:rPr>
          <w:rFonts w:ascii="Cambria" w:eastAsia="MS Mincho" w:hAnsi="Cambria"/>
          <w:sz w:val="20"/>
          <w:szCs w:val="20"/>
          <w:lang w:val="en-ZA"/>
        </w:rPr>
      </w:pPr>
    </w:p>
    <w:p w14:paraId="1F540BC8" w14:textId="7B41F3FF" w:rsidR="000C2DB3" w:rsidRPr="00E7628F" w:rsidRDefault="000C2DB3"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Many can be conceived, likely related primarily to catch and depletion by some combination of stock and/or spatial stratum. However, these might be left for a “second round”, as they would become more pertinent in the face of greater model complexities possibly introduced at that time, such as changing spatial distributions of stocks and/or catches (resulting from changed proportional allocations to different fleets).</w:t>
      </w:r>
    </w:p>
    <w:p w14:paraId="5DBAB60E" w14:textId="77777777" w:rsidR="00E85C9B" w:rsidRPr="00E7628F" w:rsidRDefault="00E85C9B" w:rsidP="00636EAD">
      <w:pPr>
        <w:spacing w:after="0" w:line="240" w:lineRule="auto"/>
        <w:jc w:val="both"/>
        <w:rPr>
          <w:rFonts w:ascii="Cambria" w:eastAsia="MS Mincho" w:hAnsi="Cambria"/>
          <w:sz w:val="20"/>
          <w:szCs w:val="20"/>
          <w:lang w:val="en-ZA"/>
        </w:rPr>
      </w:pPr>
    </w:p>
    <w:p w14:paraId="5EE718B7" w14:textId="30B0F3C0" w:rsidR="00E85C9B" w:rsidRPr="00E7628F" w:rsidRDefault="00E85C9B"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 xml:space="preserve">A possible additional metric could be </w:t>
      </w:r>
      <w:del w:id="209" w:author="Thomas Carruthers" w:date="2022-04-25T05:22:00Z">
        <w:r w:rsidRPr="00E7628F" w:rsidDel="006870F2">
          <w:rPr>
            <w:rFonts w:ascii="Cambria" w:eastAsia="MS Mincho" w:hAnsi="Cambria"/>
            <w:sz w:val="20"/>
            <w:szCs w:val="20"/>
            <w:lang w:val="en-ZA"/>
          </w:rPr>
          <w:delText xml:space="preserve">AAVC </w:delText>
        </w:r>
      </w:del>
      <w:proofErr w:type="spellStart"/>
      <w:ins w:id="210" w:author="Thomas Carruthers" w:date="2022-04-25T05:22:00Z">
        <w:r w:rsidR="006870F2">
          <w:rPr>
            <w:rFonts w:ascii="Cambria" w:eastAsia="MS Mincho" w:hAnsi="Cambria"/>
            <w:sz w:val="20"/>
            <w:szCs w:val="20"/>
            <w:lang w:val="en-ZA"/>
          </w:rPr>
          <w:t>VarC</w:t>
        </w:r>
        <w:proofErr w:type="spellEnd"/>
        <w:r w:rsidR="006870F2" w:rsidRPr="00E7628F">
          <w:rPr>
            <w:rFonts w:ascii="Cambria" w:eastAsia="MS Mincho" w:hAnsi="Cambria"/>
            <w:sz w:val="20"/>
            <w:szCs w:val="20"/>
            <w:lang w:val="en-ZA"/>
          </w:rPr>
          <w:t xml:space="preserve"> </w:t>
        </w:r>
      </w:ins>
      <w:r w:rsidRPr="00E7628F">
        <w:rPr>
          <w:rFonts w:ascii="Cambria" w:eastAsia="MS Mincho" w:hAnsi="Cambria"/>
          <w:sz w:val="20"/>
          <w:szCs w:val="20"/>
          <w:lang w:val="en-ZA"/>
        </w:rPr>
        <w:t>but for downward adjustments only.</w:t>
      </w:r>
    </w:p>
    <w:p w14:paraId="79EC526C" w14:textId="7A22E713" w:rsidR="007D1920" w:rsidRPr="00E7628F" w:rsidRDefault="007D1920" w:rsidP="00636EAD">
      <w:pPr>
        <w:spacing w:after="0" w:line="240" w:lineRule="auto"/>
        <w:jc w:val="both"/>
        <w:rPr>
          <w:rFonts w:ascii="Cambria" w:eastAsia="MS Mincho" w:hAnsi="Cambria"/>
          <w:sz w:val="20"/>
          <w:szCs w:val="20"/>
          <w:lang w:val="en-ZA"/>
        </w:rPr>
      </w:pPr>
    </w:p>
    <w:p w14:paraId="2807CF32" w14:textId="1C2EFD16" w:rsidR="007D1920" w:rsidRPr="00E7628F" w:rsidRDefault="007D1920" w:rsidP="00636EAD">
      <w:pPr>
        <w:spacing w:after="0" w:line="240" w:lineRule="auto"/>
        <w:jc w:val="both"/>
        <w:rPr>
          <w:rFonts w:ascii="Cambria" w:eastAsia="MS Mincho" w:hAnsi="Cambria"/>
          <w:sz w:val="20"/>
          <w:szCs w:val="20"/>
          <w:lang w:val="en-ZA"/>
        </w:rPr>
      </w:pPr>
      <w:r w:rsidRPr="00E7628F">
        <w:rPr>
          <w:rFonts w:ascii="Cambria" w:eastAsia="MS Mincho" w:hAnsi="Cambria"/>
          <w:sz w:val="20"/>
          <w:szCs w:val="20"/>
          <w:lang w:val="en-ZA"/>
        </w:rPr>
        <w:t>It may be necessary to characterize stock trajectory to further differentiate among CMPs with similar statistics</w:t>
      </w:r>
      <w:r w:rsidR="00EF5EA6" w:rsidRPr="00E7628F">
        <w:rPr>
          <w:rFonts w:ascii="Cambria" w:eastAsia="MS Mincho" w:hAnsi="Cambria"/>
          <w:sz w:val="20"/>
          <w:szCs w:val="20"/>
          <w:lang w:val="en-ZA"/>
        </w:rPr>
        <w:t xml:space="preserve"> relating to biomass</w:t>
      </w:r>
      <w:r w:rsidRPr="00E7628F">
        <w:rPr>
          <w:rFonts w:ascii="Cambria" w:eastAsia="MS Mincho" w:hAnsi="Cambria"/>
          <w:sz w:val="20"/>
          <w:szCs w:val="20"/>
          <w:lang w:val="en-ZA"/>
        </w:rPr>
        <w:t xml:space="preserve">. </w:t>
      </w:r>
    </w:p>
    <w:p w14:paraId="7654CD39" w14:textId="77777777" w:rsidR="000C2DB3" w:rsidRPr="00E7628F" w:rsidRDefault="000C2DB3" w:rsidP="00636EAD">
      <w:pPr>
        <w:spacing w:after="0" w:line="240" w:lineRule="auto"/>
        <w:jc w:val="both"/>
        <w:rPr>
          <w:rFonts w:ascii="Cambria" w:eastAsia="MS Mincho" w:hAnsi="Cambria"/>
          <w:sz w:val="20"/>
          <w:szCs w:val="20"/>
          <w:lang w:val="en-ZA"/>
        </w:rPr>
      </w:pPr>
    </w:p>
    <w:p w14:paraId="2E51EE2E" w14:textId="7270687F" w:rsidR="000C2DB3" w:rsidRDefault="000C2DB3" w:rsidP="00636EAD">
      <w:pPr>
        <w:spacing w:after="0" w:line="240" w:lineRule="auto"/>
        <w:rPr>
          <w:rFonts w:ascii="Cambria" w:eastAsia="MS Mincho" w:hAnsi="Cambria"/>
          <w:sz w:val="20"/>
          <w:szCs w:val="20"/>
          <w:lang w:val="en-ZA"/>
        </w:rPr>
      </w:pPr>
    </w:p>
    <w:p w14:paraId="2216B80C" w14:textId="23F6210B" w:rsidR="00912ACD" w:rsidRPr="00E7628F" w:rsidRDefault="00912ACD" w:rsidP="00912ACD">
      <w:pPr>
        <w:pStyle w:val="Heading1"/>
        <w:spacing w:before="0" w:line="240" w:lineRule="auto"/>
        <w:rPr>
          <w:rFonts w:ascii="Cambria" w:hAnsi="Cambria"/>
          <w:sz w:val="20"/>
          <w:szCs w:val="20"/>
        </w:rPr>
      </w:pPr>
      <w:bookmarkStart w:id="211" w:name="_Toc82063710"/>
      <w:r>
        <w:rPr>
          <w:rFonts w:ascii="Cambria" w:hAnsi="Cambria"/>
          <w:sz w:val="20"/>
          <w:szCs w:val="20"/>
        </w:rPr>
        <w:t>REFERENCES</w:t>
      </w:r>
      <w:bookmarkEnd w:id="211"/>
    </w:p>
    <w:p w14:paraId="4D328F65" w14:textId="77777777" w:rsidR="000C2DB3" w:rsidRPr="00E7628F" w:rsidRDefault="000C2DB3" w:rsidP="00636EAD">
      <w:pPr>
        <w:spacing w:after="0" w:line="240" w:lineRule="auto"/>
        <w:rPr>
          <w:rFonts w:ascii="Cambria" w:eastAsia="MS Mincho" w:hAnsi="Cambria"/>
          <w:b/>
          <w:sz w:val="20"/>
          <w:szCs w:val="20"/>
          <w:lang w:val="en-ZA"/>
        </w:rPr>
      </w:pPr>
    </w:p>
    <w:p w14:paraId="27B3E63E" w14:textId="2AE5CA07" w:rsidR="000C2DB3" w:rsidRPr="00EA406E" w:rsidRDefault="000C2DB3" w:rsidP="00636EAD">
      <w:pPr>
        <w:spacing w:after="0" w:line="240" w:lineRule="auto"/>
        <w:ind w:left="426" w:hanging="426"/>
        <w:jc w:val="both"/>
        <w:rPr>
          <w:rFonts w:ascii="Cambria" w:eastAsia="MS Mincho" w:hAnsi="Cambria"/>
          <w:sz w:val="20"/>
          <w:szCs w:val="20"/>
          <w:lang w:val="en-ZA"/>
        </w:rPr>
      </w:pPr>
      <w:bookmarkStart w:id="212" w:name="_Hlk18659037"/>
      <w:proofErr w:type="spellStart"/>
      <w:r w:rsidRPr="00EA406E">
        <w:rPr>
          <w:rFonts w:ascii="Cambria" w:eastAsia="MS Mincho" w:hAnsi="Cambria"/>
          <w:sz w:val="20"/>
          <w:szCs w:val="20"/>
          <w:lang w:val="en-ZA"/>
        </w:rPr>
        <w:t>Ailloud</w:t>
      </w:r>
      <w:proofErr w:type="spellEnd"/>
      <w:r w:rsidRPr="00EA406E">
        <w:rPr>
          <w:rFonts w:ascii="Cambria" w:eastAsia="MS Mincho" w:hAnsi="Cambria"/>
          <w:sz w:val="20"/>
          <w:szCs w:val="20"/>
          <w:lang w:val="en-ZA"/>
        </w:rPr>
        <w:t xml:space="preserve">, L.E., Lauretta, M.V., Hanke, A.R.,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W.J., Allman, R.J., </w:t>
      </w:r>
      <w:proofErr w:type="spellStart"/>
      <w:r w:rsidRPr="00EA406E">
        <w:rPr>
          <w:rFonts w:ascii="Cambria" w:eastAsia="MS Mincho" w:hAnsi="Cambria"/>
          <w:sz w:val="20"/>
          <w:szCs w:val="20"/>
          <w:lang w:val="en-ZA"/>
        </w:rPr>
        <w:t>Siskey</w:t>
      </w:r>
      <w:proofErr w:type="spellEnd"/>
      <w:r w:rsidRPr="00EA406E">
        <w:rPr>
          <w:rFonts w:ascii="Cambria" w:eastAsia="MS Mincho" w:hAnsi="Cambria"/>
          <w:sz w:val="20"/>
          <w:szCs w:val="20"/>
          <w:lang w:val="en-ZA"/>
        </w:rPr>
        <w:t xml:space="preserve">, M.R., </w:t>
      </w:r>
      <w:proofErr w:type="spellStart"/>
      <w:r w:rsidRPr="00EA406E">
        <w:rPr>
          <w:rFonts w:ascii="Cambria" w:eastAsia="MS Mincho" w:hAnsi="Cambria"/>
          <w:sz w:val="20"/>
          <w:szCs w:val="20"/>
          <w:lang w:val="en-ZA"/>
        </w:rPr>
        <w:t>Secor</w:t>
      </w:r>
      <w:proofErr w:type="spellEnd"/>
      <w:r w:rsidRPr="00EA406E">
        <w:rPr>
          <w:rFonts w:ascii="Cambria" w:eastAsia="MS Mincho" w:hAnsi="Cambria"/>
          <w:sz w:val="20"/>
          <w:szCs w:val="20"/>
          <w:lang w:val="en-ZA"/>
        </w:rPr>
        <w:t xml:space="preserve">, D.H., and Hoenig, J.M. 2017. Improving growth estimates for Western Atlantic bluefin tuna using an integrated </w:t>
      </w:r>
      <w:proofErr w:type="spellStart"/>
      <w:r w:rsidRPr="00EA406E">
        <w:rPr>
          <w:rFonts w:ascii="Cambria" w:eastAsia="MS Mincho" w:hAnsi="Cambria"/>
          <w:sz w:val="20"/>
          <w:szCs w:val="20"/>
          <w:lang w:val="en-ZA"/>
        </w:rPr>
        <w:t>modeling</w:t>
      </w:r>
      <w:proofErr w:type="spellEnd"/>
      <w:r w:rsidRPr="00EA406E">
        <w:rPr>
          <w:rFonts w:ascii="Cambria" w:eastAsia="MS Mincho" w:hAnsi="Cambria"/>
          <w:sz w:val="20"/>
          <w:szCs w:val="20"/>
          <w:lang w:val="en-ZA"/>
        </w:rPr>
        <w:t xml:space="preserve"> approach. Fisheries Research, 191, 17-24.</w:t>
      </w:r>
    </w:p>
    <w:p w14:paraId="14B66DEF" w14:textId="77777777" w:rsidR="002D41BE" w:rsidRPr="005D149C" w:rsidRDefault="002D41BE" w:rsidP="002D41BE">
      <w:pPr>
        <w:spacing w:after="0" w:line="240" w:lineRule="auto"/>
        <w:jc w:val="both"/>
        <w:rPr>
          <w:rFonts w:ascii="Cambria" w:eastAsia="MS Mincho" w:hAnsi="Cambria"/>
          <w:sz w:val="20"/>
          <w:szCs w:val="20"/>
        </w:rPr>
      </w:pPr>
    </w:p>
    <w:p w14:paraId="356B3B03" w14:textId="13EE9DCC" w:rsidR="002D41BE" w:rsidRPr="00EA406E" w:rsidRDefault="002D41BE" w:rsidP="002D41BE">
      <w:pPr>
        <w:spacing w:after="0" w:line="240" w:lineRule="auto"/>
        <w:ind w:left="426" w:hanging="426"/>
        <w:jc w:val="both"/>
        <w:rPr>
          <w:rFonts w:ascii="Cambria" w:eastAsia="MS Mincho" w:hAnsi="Cambria"/>
          <w:sz w:val="20"/>
          <w:szCs w:val="20"/>
          <w:lang w:val="en-ZA"/>
        </w:rPr>
      </w:pPr>
      <w:r w:rsidRPr="005D149C">
        <w:rPr>
          <w:rFonts w:ascii="Cambria" w:eastAsia="MS Mincho" w:hAnsi="Cambria"/>
          <w:sz w:val="20"/>
          <w:szCs w:val="20"/>
        </w:rPr>
        <w:t>Alvarez-</w:t>
      </w:r>
      <w:proofErr w:type="spellStart"/>
      <w:r w:rsidRPr="005D149C">
        <w:rPr>
          <w:rFonts w:ascii="Cambria" w:eastAsia="MS Mincho" w:hAnsi="Cambria"/>
          <w:sz w:val="20"/>
          <w:szCs w:val="20"/>
        </w:rPr>
        <w:t>Berastegui</w:t>
      </w:r>
      <w:proofErr w:type="spellEnd"/>
      <w:r w:rsidRPr="005D149C">
        <w:rPr>
          <w:rFonts w:ascii="Cambria" w:eastAsia="MS Mincho" w:hAnsi="Cambria"/>
          <w:sz w:val="20"/>
          <w:szCs w:val="20"/>
        </w:rPr>
        <w:t xml:space="preserve">, D., </w:t>
      </w:r>
      <w:proofErr w:type="spellStart"/>
      <w:r w:rsidRPr="005D149C">
        <w:rPr>
          <w:rFonts w:ascii="Cambria" w:eastAsia="MS Mincho" w:hAnsi="Cambria"/>
          <w:sz w:val="20"/>
          <w:szCs w:val="20"/>
        </w:rPr>
        <w:t>Tugores</w:t>
      </w:r>
      <w:proofErr w:type="spellEnd"/>
      <w:r w:rsidRPr="005D149C">
        <w:rPr>
          <w:rFonts w:ascii="Cambria" w:eastAsia="MS Mincho" w:hAnsi="Cambria"/>
          <w:sz w:val="20"/>
          <w:szCs w:val="20"/>
        </w:rPr>
        <w:t xml:space="preserve">, M.P., </w:t>
      </w:r>
      <w:proofErr w:type="spellStart"/>
      <w:r w:rsidRPr="005D149C">
        <w:rPr>
          <w:rFonts w:ascii="Cambria" w:eastAsia="MS Mincho" w:hAnsi="Cambria"/>
          <w:sz w:val="20"/>
          <w:szCs w:val="20"/>
        </w:rPr>
        <w:t>Ottmann</w:t>
      </w:r>
      <w:proofErr w:type="spellEnd"/>
      <w:r w:rsidRPr="005D149C">
        <w:rPr>
          <w:rFonts w:ascii="Cambria" w:eastAsia="MS Mincho" w:hAnsi="Cambria"/>
          <w:sz w:val="20"/>
          <w:szCs w:val="20"/>
        </w:rPr>
        <w:t>, D., Martín-</w:t>
      </w:r>
      <w:proofErr w:type="spellStart"/>
      <w:r w:rsidRPr="005D149C">
        <w:rPr>
          <w:rFonts w:ascii="Cambria" w:eastAsia="MS Mincho" w:hAnsi="Cambria"/>
          <w:sz w:val="20"/>
          <w:szCs w:val="20"/>
        </w:rPr>
        <w:t>Quetglas</w:t>
      </w:r>
      <w:proofErr w:type="spellEnd"/>
      <w:r w:rsidRPr="005D149C">
        <w:rPr>
          <w:rFonts w:ascii="Cambria" w:eastAsia="MS Mincho" w:hAnsi="Cambria"/>
          <w:sz w:val="20"/>
          <w:szCs w:val="20"/>
        </w:rPr>
        <w:t xml:space="preserve">, M., and </w:t>
      </w:r>
      <w:proofErr w:type="spellStart"/>
      <w:r w:rsidRPr="005D149C">
        <w:rPr>
          <w:rFonts w:ascii="Cambria" w:eastAsia="MS Mincho" w:hAnsi="Cambria"/>
          <w:sz w:val="20"/>
          <w:szCs w:val="20"/>
        </w:rPr>
        <w:t>Reglero</w:t>
      </w:r>
      <w:proofErr w:type="spellEnd"/>
      <w:r w:rsidRPr="005D149C">
        <w:rPr>
          <w:rFonts w:ascii="Cambria" w:eastAsia="MS Mincho" w:hAnsi="Cambria"/>
          <w:sz w:val="20"/>
          <w:szCs w:val="20"/>
        </w:rPr>
        <w:t xml:space="preserve">, P. 2020. </w:t>
      </w:r>
      <w:r w:rsidRPr="00EA406E">
        <w:rPr>
          <w:rFonts w:ascii="Cambria" w:eastAsia="MS Mincho" w:hAnsi="Cambria"/>
          <w:sz w:val="20"/>
          <w:szCs w:val="20"/>
        </w:rPr>
        <w:t xml:space="preserve">Bluefin tuna larval indices in the western Mediterranean, ecological and analytical sources of uncertainty. SCRS/2020/067. </w:t>
      </w:r>
      <w:r w:rsidRPr="00EA406E">
        <w:rPr>
          <w:rFonts w:ascii="Cambria" w:eastAsia="MS Mincho" w:hAnsi="Cambria"/>
          <w:sz w:val="20"/>
          <w:szCs w:val="20"/>
          <w:lang w:val="en-ZA"/>
        </w:rPr>
        <w:t xml:space="preserve">Col. Vol. Sci. Pap. ICCAT. 77(2): 289-311. </w:t>
      </w:r>
    </w:p>
    <w:bookmarkEnd w:id="212"/>
    <w:p w14:paraId="7657E9DF" w14:textId="77777777" w:rsidR="002D41BE" w:rsidRPr="00EA406E" w:rsidRDefault="002D41BE" w:rsidP="00636EAD">
      <w:pPr>
        <w:spacing w:after="0" w:line="240" w:lineRule="auto"/>
        <w:ind w:left="426" w:hanging="426"/>
        <w:rPr>
          <w:rFonts w:ascii="Cambria" w:eastAsia="MS Mincho" w:hAnsi="Cambria"/>
          <w:sz w:val="20"/>
          <w:szCs w:val="20"/>
        </w:rPr>
      </w:pPr>
    </w:p>
    <w:p w14:paraId="3B94961D" w14:textId="48EB3170" w:rsidR="000C2DB3" w:rsidRPr="00EA406E" w:rsidRDefault="000C2DB3" w:rsidP="00636EAD">
      <w:pPr>
        <w:spacing w:after="0" w:line="240" w:lineRule="auto"/>
        <w:ind w:left="426" w:hanging="426"/>
        <w:rPr>
          <w:rFonts w:ascii="Cambria" w:eastAsia="MS Mincho" w:hAnsi="Cambria"/>
          <w:sz w:val="20"/>
          <w:szCs w:val="20"/>
          <w:lang w:val="en-ZA"/>
        </w:rPr>
      </w:pPr>
      <w:r w:rsidRPr="00EA406E">
        <w:rPr>
          <w:rFonts w:ascii="Cambria" w:eastAsia="MS Mincho" w:hAnsi="Cambria"/>
          <w:sz w:val="20"/>
          <w:szCs w:val="20"/>
          <w:lang w:val="en-ZA"/>
        </w:rPr>
        <w:t>Anon</w:t>
      </w:r>
      <w:r w:rsidR="006D0202" w:rsidRPr="00EA406E">
        <w:rPr>
          <w:rFonts w:ascii="Cambria" w:eastAsia="MS Mincho" w:hAnsi="Cambria"/>
          <w:sz w:val="20"/>
          <w:szCs w:val="20"/>
          <w:lang w:val="en-ZA"/>
        </w:rPr>
        <w:t>.</w:t>
      </w:r>
      <w:r w:rsidRPr="00EA406E">
        <w:rPr>
          <w:rFonts w:ascii="Cambria" w:eastAsia="MS Mincho" w:hAnsi="Cambria"/>
          <w:sz w:val="20"/>
          <w:szCs w:val="20"/>
          <w:lang w:val="en-ZA"/>
        </w:rPr>
        <w:t xml:space="preserve"> 2014. </w:t>
      </w:r>
      <w:r w:rsidR="006D0202" w:rsidRPr="00EA406E">
        <w:rPr>
          <w:rFonts w:ascii="Cambria" w:eastAsia="MS Mincho" w:hAnsi="Cambria"/>
          <w:sz w:val="20"/>
          <w:szCs w:val="20"/>
          <w:lang w:val="en-ZA"/>
        </w:rPr>
        <w:t>Report of the 2013 bluefin meeting on biological parameters review (Tenerife, Spain – May 7 to 13, 2013). Col. Vol. Sci. Pap. ICCAT. 70(1): 1-159.</w:t>
      </w:r>
    </w:p>
    <w:p w14:paraId="3BD4BC71" w14:textId="68A703D2" w:rsidR="002D41BE" w:rsidRPr="00EA406E" w:rsidRDefault="002D41BE" w:rsidP="00636EAD">
      <w:pPr>
        <w:spacing w:after="0" w:line="240" w:lineRule="auto"/>
        <w:ind w:left="426" w:hanging="426"/>
        <w:jc w:val="both"/>
        <w:rPr>
          <w:rFonts w:ascii="Cambria" w:eastAsia="MS Mincho" w:hAnsi="Cambria"/>
          <w:sz w:val="20"/>
          <w:szCs w:val="20"/>
          <w:lang w:val="en-ZA"/>
        </w:rPr>
      </w:pPr>
    </w:p>
    <w:p w14:paraId="4481BF38" w14:textId="1280BEA1" w:rsidR="002D41BE" w:rsidRPr="00EA406E" w:rsidRDefault="002D41BE"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2017. </w:t>
      </w:r>
      <w:r w:rsidR="00730D81" w:rsidRPr="00EA406E">
        <w:rPr>
          <w:rFonts w:ascii="Cambria" w:eastAsia="MS Mincho" w:hAnsi="Cambria"/>
          <w:sz w:val="20"/>
          <w:szCs w:val="20"/>
          <w:lang w:val="en-ZA"/>
        </w:rPr>
        <w:t>Report of the 2017 ICCAT bluefin stock assessment meeting (Madrid, 20-28 July, 2017)</w:t>
      </w:r>
      <w:r w:rsidRPr="00EA406E">
        <w:rPr>
          <w:rFonts w:ascii="Cambria" w:eastAsia="MS Mincho" w:hAnsi="Cambria"/>
          <w:sz w:val="20"/>
          <w:szCs w:val="20"/>
          <w:lang w:val="en-ZA"/>
        </w:rPr>
        <w:t xml:space="preserve">. </w:t>
      </w:r>
      <w:r w:rsidR="00730D81" w:rsidRPr="00EA406E">
        <w:rPr>
          <w:rFonts w:ascii="Cambria" w:eastAsia="MS Mincho" w:hAnsi="Cambria"/>
          <w:sz w:val="20"/>
          <w:szCs w:val="20"/>
          <w:lang w:val="en-ZA"/>
        </w:rPr>
        <w:t>Col. Vol. Sci. Pap. ICCAT. 74(6): 2372-2535.</w:t>
      </w:r>
    </w:p>
    <w:p w14:paraId="6A4A6E98"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63F4501D" w14:textId="40F0E558"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Anon. 2019. </w:t>
      </w:r>
      <w:r w:rsidR="006D0202" w:rsidRPr="00EA406E">
        <w:rPr>
          <w:rFonts w:ascii="Cambria" w:eastAsia="MS Mincho" w:hAnsi="Cambria"/>
          <w:sz w:val="20"/>
          <w:szCs w:val="20"/>
          <w:lang w:val="en-ZA"/>
        </w:rPr>
        <w:t>Report of the intersessional meeting of</w:t>
      </w:r>
      <w:r w:rsidRPr="00EA406E">
        <w:rPr>
          <w:rFonts w:ascii="Cambria" w:eastAsia="MS Mincho" w:hAnsi="Cambria"/>
          <w:sz w:val="20"/>
          <w:szCs w:val="20"/>
          <w:lang w:val="en-ZA"/>
        </w:rPr>
        <w:t xml:space="preserve"> </w:t>
      </w:r>
      <w:r w:rsidR="006D0202" w:rsidRPr="00EA406E">
        <w:rPr>
          <w:rFonts w:ascii="Cambria" w:eastAsia="MS Mincho" w:hAnsi="Cambria"/>
          <w:sz w:val="20"/>
          <w:szCs w:val="20"/>
          <w:lang w:val="en-ZA"/>
        </w:rPr>
        <w:t>Panel 2</w:t>
      </w:r>
      <w:r w:rsidRPr="00EA406E">
        <w:rPr>
          <w:rFonts w:ascii="Cambria" w:eastAsia="MS Mincho" w:hAnsi="Cambria"/>
          <w:sz w:val="20"/>
          <w:szCs w:val="20"/>
          <w:lang w:val="en-ZA"/>
        </w:rPr>
        <w:t xml:space="preserve"> (Madrid, Spain, 4-7 March 2019). </w:t>
      </w:r>
    </w:p>
    <w:p w14:paraId="2AAD0139"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4F40317B" w14:textId="4280CF0B" w:rsidR="00CE1413" w:rsidRPr="00CE1413" w:rsidRDefault="00CE1413" w:rsidP="00636EAD">
      <w:pPr>
        <w:spacing w:after="0" w:line="240" w:lineRule="auto"/>
        <w:ind w:left="426" w:hanging="426"/>
        <w:jc w:val="both"/>
        <w:rPr>
          <w:rFonts w:ascii="Cambria" w:eastAsia="MS Mincho" w:hAnsi="Cambria"/>
          <w:sz w:val="20"/>
          <w:szCs w:val="20"/>
        </w:rPr>
      </w:pPr>
      <w:r w:rsidRPr="00EA406E">
        <w:rPr>
          <w:rFonts w:ascii="Cambria" w:eastAsia="MS Mincho" w:hAnsi="Cambria" w:hint="eastAsia"/>
          <w:sz w:val="20"/>
          <w:szCs w:val="20"/>
        </w:rPr>
        <w:t>A</w:t>
      </w:r>
      <w:r w:rsidRPr="00EA406E">
        <w:rPr>
          <w:rFonts w:ascii="Cambria" w:eastAsia="MS Mincho" w:hAnsi="Cambria"/>
          <w:sz w:val="20"/>
          <w:szCs w:val="20"/>
        </w:rPr>
        <w:t>non. 202</w:t>
      </w:r>
      <w:r w:rsidR="002D41BE" w:rsidRPr="00EA406E">
        <w:rPr>
          <w:rFonts w:ascii="Cambria" w:eastAsia="MS Mincho" w:hAnsi="Cambria"/>
          <w:sz w:val="20"/>
          <w:szCs w:val="20"/>
        </w:rPr>
        <w:t>1</w:t>
      </w:r>
      <w:r w:rsidRPr="00EA406E">
        <w:rPr>
          <w:rFonts w:ascii="Cambria" w:eastAsia="MS Mincho" w:hAnsi="Cambria"/>
          <w:sz w:val="20"/>
          <w:szCs w:val="20"/>
        </w:rPr>
        <w:t xml:space="preserve">. </w:t>
      </w:r>
      <w:r w:rsidR="002D41BE" w:rsidRPr="00EA406E">
        <w:rPr>
          <w:rFonts w:ascii="Cambria" w:eastAsia="MS Mincho" w:hAnsi="Cambria"/>
          <w:sz w:val="20"/>
          <w:szCs w:val="20"/>
        </w:rPr>
        <w:t>Report of the first 2021 int</w:t>
      </w:r>
      <w:r w:rsidR="002D30F9">
        <w:rPr>
          <w:rFonts w:ascii="Cambria" w:eastAsia="MS Mincho" w:hAnsi="Cambria"/>
          <w:sz w:val="20"/>
          <w:szCs w:val="20"/>
        </w:rPr>
        <w:t>e</w:t>
      </w:r>
      <w:r w:rsidR="002D41BE" w:rsidRPr="00EA406E">
        <w:rPr>
          <w:rFonts w:ascii="Cambria" w:eastAsia="MS Mincho" w:hAnsi="Cambria"/>
          <w:sz w:val="20"/>
          <w:szCs w:val="20"/>
        </w:rPr>
        <w:t>rsessional meeting of the bluefin tuna Species Group (including W-BFT data preparatory</w:t>
      </w:r>
      <w:r w:rsidRPr="00EA406E">
        <w:rPr>
          <w:rFonts w:ascii="Cambria" w:eastAsia="MS Mincho" w:hAnsi="Cambria"/>
          <w:sz w:val="20"/>
          <w:szCs w:val="20"/>
        </w:rPr>
        <w:t>) (Online, 5-13 April 2021).</w:t>
      </w:r>
    </w:p>
    <w:p w14:paraId="148960A1" w14:textId="77777777" w:rsidR="002D41BE" w:rsidRDefault="002D41BE" w:rsidP="00636EAD">
      <w:pPr>
        <w:spacing w:after="0" w:line="240" w:lineRule="auto"/>
        <w:ind w:left="426" w:hanging="426"/>
        <w:jc w:val="both"/>
        <w:rPr>
          <w:rFonts w:ascii="Cambria" w:eastAsia="MS Mincho" w:hAnsi="Cambria"/>
          <w:sz w:val="20"/>
          <w:szCs w:val="20"/>
        </w:rPr>
      </w:pPr>
    </w:p>
    <w:p w14:paraId="1930ECF5" w14:textId="1176A64E" w:rsidR="002D41BE" w:rsidRDefault="00F2625B" w:rsidP="00636EAD">
      <w:pPr>
        <w:spacing w:after="0" w:line="240" w:lineRule="auto"/>
        <w:ind w:left="426" w:hanging="426"/>
        <w:jc w:val="both"/>
        <w:rPr>
          <w:rFonts w:ascii="Cambria" w:eastAsia="MS Mincho" w:hAnsi="Cambria"/>
          <w:sz w:val="20"/>
          <w:szCs w:val="20"/>
        </w:rPr>
      </w:pPr>
      <w:r w:rsidRPr="00F2625B">
        <w:rPr>
          <w:rFonts w:ascii="Cambria" w:eastAsia="MS Mincho" w:hAnsi="Cambria"/>
          <w:sz w:val="20"/>
          <w:szCs w:val="20"/>
          <w:lang w:val="es-ES"/>
        </w:rPr>
        <w:lastRenderedPageBreak/>
        <w:t xml:space="preserve">Arrizabalaga, H., Arregui, I., Medina, A., Rodríguez-Ezpeleta, N., Fromentin, J. M., </w:t>
      </w:r>
      <w:r>
        <w:rPr>
          <w:rFonts w:ascii="Cambria" w:eastAsia="MS Mincho" w:hAnsi="Cambria"/>
          <w:sz w:val="20"/>
          <w:szCs w:val="20"/>
          <w:lang w:val="es-ES"/>
        </w:rPr>
        <w:t>and</w:t>
      </w:r>
      <w:r w:rsidRPr="00F2625B">
        <w:rPr>
          <w:rFonts w:ascii="Cambria" w:eastAsia="MS Mincho" w:hAnsi="Cambria"/>
          <w:sz w:val="20"/>
          <w:szCs w:val="20"/>
          <w:lang w:val="es-ES"/>
        </w:rPr>
        <w:t xml:space="preserve"> Fraile, I. 2019. </w:t>
      </w:r>
      <w:r w:rsidRPr="00F2625B">
        <w:rPr>
          <w:rFonts w:ascii="Cambria" w:eastAsia="MS Mincho" w:hAnsi="Cambria"/>
          <w:sz w:val="20"/>
          <w:szCs w:val="20"/>
        </w:rPr>
        <w:t>Life history and migrations of Mediterranean bluefin tuna. The future of bluefin tunas: Ecology, fisheries management, and conservation, 67-93.</w:t>
      </w:r>
    </w:p>
    <w:p w14:paraId="7358703F" w14:textId="77777777" w:rsidR="00F2625B" w:rsidRPr="00F2625B" w:rsidRDefault="00F2625B" w:rsidP="00636EAD">
      <w:pPr>
        <w:spacing w:after="0" w:line="240" w:lineRule="auto"/>
        <w:ind w:left="426" w:hanging="426"/>
        <w:jc w:val="both"/>
        <w:rPr>
          <w:rFonts w:ascii="Cambria" w:eastAsia="MS Mincho" w:hAnsi="Cambria"/>
          <w:sz w:val="20"/>
          <w:szCs w:val="20"/>
        </w:rPr>
      </w:pPr>
    </w:p>
    <w:p w14:paraId="2356380F" w14:textId="04FF42F5" w:rsidR="000605AA" w:rsidRPr="00EA406E" w:rsidRDefault="000605AA"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Botsford, L. 1981. Optimal fishery policy for size-specific density-dependent population models.  J. Math. Biol. 12, 265–293</w:t>
      </w:r>
    </w:p>
    <w:p w14:paraId="4FB85D3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3060919" w14:textId="48BDE655"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Bull, B., Francis, R.I.C.C, Dunn, A., McKensie, A., Gilbert, D.J., Smith, M.H., Bain, R., Fu, D. 2012. CASAL (C++ algorithmic stock assessment library): CASAL user manual. V2.30-2012/03/21. NIWA Technical Report. 135. 280pp.</w:t>
      </w:r>
    </w:p>
    <w:p w14:paraId="383A3953"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4193FF22" w14:textId="77777777"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2018. Calculating Population-wide spatial and seasonal relative abundance indices for Atlantic bluefin tuna for use in operational modelling. SCRS/2017/019. Col. Vol. Sci. Pap. ICCAT. 74(6): 2586-2595. </w:t>
      </w:r>
    </w:p>
    <w:p w14:paraId="5B82F946"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988A6AB" w14:textId="4AA1DAF4"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Carruthers, T.R. and Butterworth, D.S. 2018. A mixture model interpretation of stock of origin data for Atlantic bluefin tuna. SCRS/2018/133. Col. Vol. Sci. Pap. ICCAT. 75(6): 1363-1372. </w:t>
      </w:r>
    </w:p>
    <w:p w14:paraId="3E59AB64"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7390215A" w14:textId="77777777" w:rsidR="000C2DB3" w:rsidRPr="00E7628F"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Carruthers, T.R., McAllister, M.K., Taylor, N. 2011. Spatial surplus production modelling of Atlantic billfish and tunas. Ecological Applications. 21(7): 2734-2755.</w:t>
      </w:r>
      <w:r w:rsidRPr="00E7628F">
        <w:rPr>
          <w:rFonts w:ascii="Cambria" w:eastAsia="MS Mincho" w:hAnsi="Cambria"/>
          <w:sz w:val="20"/>
          <w:szCs w:val="20"/>
          <w:lang w:val="en-ZA"/>
        </w:rPr>
        <w:t xml:space="preserve"> </w:t>
      </w:r>
    </w:p>
    <w:p w14:paraId="523888B0" w14:textId="666B0A41" w:rsidR="002D41BE" w:rsidRDefault="002D41BE" w:rsidP="00636EAD">
      <w:pPr>
        <w:spacing w:after="0" w:line="240" w:lineRule="auto"/>
        <w:ind w:left="426" w:hanging="426"/>
        <w:jc w:val="both"/>
        <w:rPr>
          <w:rFonts w:ascii="Cambria" w:eastAsia="MS Mincho" w:hAnsi="Cambria"/>
          <w:sz w:val="20"/>
          <w:szCs w:val="20"/>
          <w:lang w:val="en-ZA"/>
        </w:rPr>
      </w:pPr>
    </w:p>
    <w:p w14:paraId="303F30F7" w14:textId="1ED842D0" w:rsidR="00DB49CA" w:rsidRDefault="00DB49CA" w:rsidP="00636EAD">
      <w:pPr>
        <w:spacing w:after="0" w:line="240" w:lineRule="auto"/>
        <w:ind w:left="426" w:hanging="426"/>
        <w:jc w:val="both"/>
        <w:rPr>
          <w:rFonts w:ascii="Cambria" w:eastAsia="MS Mincho" w:hAnsi="Cambria"/>
          <w:sz w:val="20"/>
          <w:szCs w:val="20"/>
          <w:lang w:val="en-ZA"/>
        </w:rPr>
      </w:pPr>
      <w:proofErr w:type="spellStart"/>
      <w:r w:rsidRPr="00213243">
        <w:rPr>
          <w:rFonts w:ascii="Cambria" w:eastAsia="MS Mincho" w:hAnsi="Cambria"/>
          <w:sz w:val="20"/>
          <w:szCs w:val="20"/>
        </w:rPr>
        <w:t>Cort</w:t>
      </w:r>
      <w:proofErr w:type="spellEnd"/>
      <w:r w:rsidRPr="00213243">
        <w:rPr>
          <w:rFonts w:ascii="Cambria" w:eastAsia="MS Mincho" w:hAnsi="Cambria"/>
          <w:sz w:val="20"/>
          <w:szCs w:val="20"/>
        </w:rPr>
        <w:t xml:space="preserve">, J. L., </w:t>
      </w:r>
      <w:proofErr w:type="spellStart"/>
      <w:r w:rsidRPr="00213243">
        <w:rPr>
          <w:rFonts w:ascii="Cambria" w:eastAsia="MS Mincho" w:hAnsi="Cambria"/>
          <w:sz w:val="20"/>
          <w:szCs w:val="20"/>
        </w:rPr>
        <w:t>Arregui</w:t>
      </w:r>
      <w:proofErr w:type="spellEnd"/>
      <w:r w:rsidR="00213243" w:rsidRPr="00213243">
        <w:rPr>
          <w:rFonts w:ascii="Cambria" w:eastAsia="MS Mincho" w:hAnsi="Cambria"/>
          <w:sz w:val="20"/>
          <w:szCs w:val="20"/>
        </w:rPr>
        <w:t>, I.</w:t>
      </w:r>
      <w:r w:rsidRPr="00213243">
        <w:rPr>
          <w:rFonts w:ascii="Cambria" w:eastAsia="MS Mincho" w:hAnsi="Cambria"/>
          <w:sz w:val="20"/>
          <w:szCs w:val="20"/>
        </w:rPr>
        <w:t xml:space="preserve">, </w:t>
      </w:r>
      <w:proofErr w:type="spellStart"/>
      <w:r w:rsidRPr="00213243">
        <w:rPr>
          <w:rFonts w:ascii="Cambria" w:eastAsia="MS Mincho" w:hAnsi="Cambria"/>
          <w:sz w:val="20"/>
          <w:szCs w:val="20"/>
        </w:rPr>
        <w:t>Estruch</w:t>
      </w:r>
      <w:proofErr w:type="spellEnd"/>
      <w:r w:rsidRPr="00213243">
        <w:rPr>
          <w:rFonts w:ascii="Cambria" w:eastAsia="MS Mincho" w:hAnsi="Cambria"/>
          <w:sz w:val="20"/>
          <w:szCs w:val="20"/>
        </w:rPr>
        <w:t>,</w:t>
      </w:r>
      <w:r w:rsidR="00213243" w:rsidRPr="00213243">
        <w:rPr>
          <w:rFonts w:ascii="Cambria" w:eastAsia="MS Mincho" w:hAnsi="Cambria"/>
          <w:sz w:val="20"/>
          <w:szCs w:val="20"/>
        </w:rPr>
        <w:t xml:space="preserve"> V.,</w:t>
      </w:r>
      <w:r w:rsidRPr="00213243">
        <w:rPr>
          <w:rFonts w:ascii="Cambria" w:eastAsia="MS Mincho" w:hAnsi="Cambria"/>
          <w:sz w:val="20"/>
          <w:szCs w:val="20"/>
        </w:rPr>
        <w:t xml:space="preserve"> </w:t>
      </w:r>
      <w:r w:rsidRPr="00DB49CA">
        <w:rPr>
          <w:rFonts w:ascii="Cambria" w:eastAsia="MS Mincho" w:hAnsi="Cambria"/>
          <w:sz w:val="20"/>
          <w:szCs w:val="20"/>
          <w:lang w:val="en-ZA"/>
        </w:rPr>
        <w:t xml:space="preserve">and </w:t>
      </w:r>
      <w:proofErr w:type="spellStart"/>
      <w:r w:rsidRPr="00DB49CA">
        <w:rPr>
          <w:rFonts w:ascii="Cambria" w:eastAsia="MS Mincho" w:hAnsi="Cambria"/>
          <w:sz w:val="20"/>
          <w:szCs w:val="20"/>
          <w:lang w:val="en-ZA"/>
        </w:rPr>
        <w:t>Deguara</w:t>
      </w:r>
      <w:proofErr w:type="spellEnd"/>
      <w:r w:rsidR="00213243">
        <w:rPr>
          <w:rFonts w:ascii="Cambria" w:eastAsia="MS Mincho" w:hAnsi="Cambria"/>
          <w:sz w:val="20"/>
          <w:szCs w:val="20"/>
          <w:lang w:val="en-ZA"/>
        </w:rPr>
        <w:t>, S.</w:t>
      </w:r>
      <w:r w:rsidRPr="00DB49CA">
        <w:rPr>
          <w:rFonts w:ascii="Cambria" w:eastAsia="MS Mincho" w:hAnsi="Cambria"/>
          <w:sz w:val="20"/>
          <w:szCs w:val="20"/>
          <w:lang w:val="en-ZA"/>
        </w:rPr>
        <w:t xml:space="preserve"> 2014. Validation of the growth equation applicable to the eastern Atlantic bluefin tuna, Thunnus thynnus (L.), using </w:t>
      </w:r>
      <w:proofErr w:type="spellStart"/>
      <w:r w:rsidRPr="00DB49CA">
        <w:rPr>
          <w:rFonts w:ascii="Cambria" w:eastAsia="MS Mincho" w:hAnsi="Cambria"/>
          <w:sz w:val="20"/>
          <w:szCs w:val="20"/>
          <w:lang w:val="en-ZA"/>
        </w:rPr>
        <w:t>Lmax</w:t>
      </w:r>
      <w:proofErr w:type="spellEnd"/>
      <w:r w:rsidRPr="00DB49CA">
        <w:rPr>
          <w:rFonts w:ascii="Cambria" w:eastAsia="MS Mincho" w:hAnsi="Cambria"/>
          <w:sz w:val="20"/>
          <w:szCs w:val="20"/>
          <w:lang w:val="en-ZA"/>
        </w:rPr>
        <w:t>, tag-recapture and first dorsal spine analysis. Reviews in Fisheries Science &amp; Aquaculture, 22: 3, 239–255</w:t>
      </w:r>
      <w:r>
        <w:rPr>
          <w:rFonts w:ascii="Cambria" w:eastAsia="MS Mincho" w:hAnsi="Cambria"/>
          <w:sz w:val="20"/>
          <w:szCs w:val="20"/>
          <w:lang w:val="en-ZA"/>
        </w:rPr>
        <w:t>.</w:t>
      </w:r>
    </w:p>
    <w:p w14:paraId="4A2A1F38" w14:textId="77777777" w:rsidR="00DB49CA" w:rsidRDefault="00DB49CA" w:rsidP="00636EAD">
      <w:pPr>
        <w:spacing w:after="0" w:line="240" w:lineRule="auto"/>
        <w:ind w:left="426" w:hanging="426"/>
        <w:jc w:val="both"/>
        <w:rPr>
          <w:rFonts w:ascii="Cambria" w:eastAsia="MS Mincho" w:hAnsi="Cambria"/>
          <w:sz w:val="20"/>
          <w:szCs w:val="20"/>
          <w:lang w:val="en-ZA"/>
        </w:rPr>
      </w:pPr>
    </w:p>
    <w:p w14:paraId="4D0B6489" w14:textId="43542942"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fr-CA"/>
        </w:rPr>
        <w:t xml:space="preserve">Fournier, D.A., Hampton, J., Sibert, J.R. 1998. </w:t>
      </w:r>
      <w:r w:rsidRPr="00EA406E">
        <w:rPr>
          <w:rFonts w:ascii="Cambria" w:eastAsia="MS Mincho" w:hAnsi="Cambria"/>
          <w:sz w:val="20"/>
          <w:szCs w:val="20"/>
          <w:lang w:val="en-ZA"/>
        </w:rPr>
        <w:t>MULTIFAN-CL: a length-based, age-structured model for fisheries stock assessment, with application to South Pacific albacore, Thunnus alalunga. Can. J. Fish. Aqua. Sci. 55: 2105-2116.</w:t>
      </w:r>
    </w:p>
    <w:p w14:paraId="7C67978B" w14:textId="77777777" w:rsidR="002D41BE" w:rsidRPr="00EA406E" w:rsidRDefault="002D41BE" w:rsidP="00636EAD">
      <w:pPr>
        <w:spacing w:after="0" w:line="240" w:lineRule="auto"/>
        <w:ind w:left="426" w:hanging="426"/>
        <w:jc w:val="both"/>
        <w:rPr>
          <w:rFonts w:ascii="Cambria" w:eastAsia="MS Mincho" w:hAnsi="Cambria"/>
          <w:sz w:val="20"/>
          <w:szCs w:val="20"/>
        </w:rPr>
      </w:pPr>
      <w:bookmarkStart w:id="213" w:name="_Hlk18658974"/>
      <w:bookmarkStart w:id="214" w:name="_Hlk18658932"/>
    </w:p>
    <w:p w14:paraId="0A13E49D" w14:textId="63261369" w:rsidR="000C2DB3" w:rsidRPr="00EA406E"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rPr>
        <w:t xml:space="preserve">Kimoto, A., Carruthers, T., Mayor, C., Palma, C., and Ortiz, M. 2019. </w:t>
      </w:r>
      <w:r w:rsidR="00AA69F6" w:rsidRPr="00EA406E">
        <w:rPr>
          <w:rFonts w:ascii="Cambria" w:eastAsia="MS Mincho" w:hAnsi="Cambria"/>
          <w:sz w:val="20"/>
          <w:szCs w:val="20"/>
        </w:rPr>
        <w:t xml:space="preserve">Summary of input data (catch and size) </w:t>
      </w:r>
      <w:r w:rsidR="00AA69F6" w:rsidRPr="00EA406E">
        <w:rPr>
          <w:rFonts w:ascii="Cambria" w:eastAsia="MS Mincho" w:hAnsi="Cambria"/>
          <w:sz w:val="20"/>
          <w:szCs w:val="20"/>
          <w:lang w:val="en-ZA"/>
        </w:rPr>
        <w:t>used in the Atlantic bluefi</w:t>
      </w:r>
      <w:r w:rsidR="00507130">
        <w:rPr>
          <w:rFonts w:ascii="Cambria" w:eastAsia="MS Mincho" w:hAnsi="Cambria"/>
          <w:sz w:val="20"/>
          <w:szCs w:val="20"/>
          <w:lang w:val="en-ZA"/>
        </w:rPr>
        <w:t>n</w:t>
      </w:r>
      <w:r w:rsidR="00AA69F6" w:rsidRPr="00EA406E">
        <w:rPr>
          <w:rFonts w:ascii="Cambria" w:eastAsia="MS Mincho" w:hAnsi="Cambria"/>
          <w:sz w:val="20"/>
          <w:szCs w:val="20"/>
          <w:lang w:val="en-ZA"/>
        </w:rPr>
        <w:t xml:space="preserve"> tuna Operating Models in 2021.</w:t>
      </w:r>
      <w:r w:rsidRPr="00EA406E">
        <w:rPr>
          <w:rFonts w:ascii="Cambria" w:eastAsia="MS Mincho" w:hAnsi="Cambria"/>
          <w:sz w:val="20"/>
          <w:szCs w:val="20"/>
          <w:lang w:val="en-ZA"/>
        </w:rPr>
        <w:t xml:space="preserve"> SCRS/20</w:t>
      </w:r>
      <w:r w:rsidR="00AA69F6" w:rsidRPr="00EA406E">
        <w:rPr>
          <w:rFonts w:ascii="Cambria" w:eastAsia="MS Mincho" w:hAnsi="Cambria"/>
          <w:sz w:val="20"/>
          <w:szCs w:val="20"/>
          <w:lang w:val="en-ZA"/>
        </w:rPr>
        <w:t>21</w:t>
      </w:r>
      <w:r w:rsidRPr="00EA406E">
        <w:rPr>
          <w:rFonts w:ascii="Cambria" w:eastAsia="MS Mincho" w:hAnsi="Cambria"/>
          <w:sz w:val="20"/>
          <w:szCs w:val="20"/>
          <w:lang w:val="en-ZA"/>
        </w:rPr>
        <w:t>/</w:t>
      </w:r>
      <w:r w:rsidR="00AA69F6" w:rsidRPr="00EA406E">
        <w:rPr>
          <w:rFonts w:ascii="Cambria" w:eastAsia="MS Mincho" w:hAnsi="Cambria"/>
          <w:sz w:val="20"/>
          <w:szCs w:val="20"/>
          <w:lang w:val="en-ZA"/>
        </w:rPr>
        <w:t>0</w:t>
      </w:r>
      <w:r w:rsidRPr="00EA406E">
        <w:rPr>
          <w:rFonts w:ascii="Cambria" w:eastAsia="MS Mincho" w:hAnsi="Cambria"/>
          <w:sz w:val="20"/>
          <w:szCs w:val="20"/>
          <w:lang w:val="en-ZA"/>
        </w:rPr>
        <w:t>3</w:t>
      </w:r>
      <w:r w:rsidR="00AA69F6" w:rsidRPr="00EA406E">
        <w:rPr>
          <w:rFonts w:ascii="Cambria" w:eastAsia="MS Mincho" w:hAnsi="Cambria"/>
          <w:sz w:val="20"/>
          <w:szCs w:val="20"/>
          <w:lang w:val="en-ZA"/>
        </w:rPr>
        <w:t>1</w:t>
      </w:r>
      <w:r w:rsidRPr="00EA406E">
        <w:rPr>
          <w:rFonts w:ascii="Cambria" w:eastAsia="MS Mincho" w:hAnsi="Cambria"/>
          <w:sz w:val="20"/>
          <w:szCs w:val="20"/>
          <w:lang w:val="en-ZA"/>
        </w:rPr>
        <w:t>.</w:t>
      </w:r>
    </w:p>
    <w:p w14:paraId="4DDF6A95"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bookmarkEnd w:id="213"/>
    <w:bookmarkEnd w:id="214"/>
    <w:p w14:paraId="5C1D7F39" w14:textId="2099ACA4" w:rsidR="002D41BE" w:rsidRPr="00EA406E" w:rsidRDefault="002D41BE"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hint="eastAsia"/>
          <w:sz w:val="20"/>
          <w:szCs w:val="20"/>
          <w:lang w:val="en-ZA"/>
        </w:rPr>
        <w:t>L</w:t>
      </w:r>
      <w:r w:rsidRPr="00EA406E">
        <w:rPr>
          <w:rFonts w:ascii="Cambria" w:eastAsia="MS Mincho" w:hAnsi="Cambria"/>
          <w:sz w:val="20"/>
          <w:szCs w:val="20"/>
          <w:lang w:val="en-ZA"/>
        </w:rPr>
        <w:t>auretta, M., Walter, J., and Ingram, W. 2018. United States Bluefin tuna index updates:</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Rod and reel</w:t>
      </w:r>
      <w:r w:rsidR="002D30F9">
        <w:rPr>
          <w:rFonts w:ascii="Cambria" w:eastAsia="MS Mincho" w:hAnsi="Cambria"/>
          <w:sz w:val="20"/>
          <w:szCs w:val="20"/>
          <w:lang w:val="en-ZA"/>
        </w:rPr>
        <w:t xml:space="preserve"> </w:t>
      </w:r>
      <w:r w:rsidRPr="00EA406E">
        <w:rPr>
          <w:rFonts w:ascii="Cambria" w:eastAsia="MS Mincho" w:hAnsi="Cambria"/>
          <w:sz w:val="20"/>
          <w:szCs w:val="20"/>
          <w:lang w:val="en-ZA"/>
        </w:rPr>
        <w:t>Gulf of Mexico Longline</w:t>
      </w:r>
      <w:r w:rsidR="00507130">
        <w:rPr>
          <w:rFonts w:ascii="Cambria" w:eastAsia="MS Mincho" w:hAnsi="Cambria"/>
          <w:sz w:val="20"/>
          <w:szCs w:val="20"/>
          <w:lang w:val="en-ZA"/>
        </w:rPr>
        <w:t xml:space="preserve"> </w:t>
      </w:r>
      <w:r w:rsidRPr="00EA406E">
        <w:rPr>
          <w:rFonts w:ascii="Cambria" w:eastAsia="MS Mincho" w:hAnsi="Cambria"/>
          <w:sz w:val="20"/>
          <w:szCs w:val="20"/>
          <w:lang w:val="en-ZA"/>
        </w:rPr>
        <w:t>Larval index. SCRS/P/2018/055.</w:t>
      </w:r>
    </w:p>
    <w:p w14:paraId="72B47362"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0B2B3C89" w14:textId="0FBB7A67"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MacCall</w:t>
      </w:r>
      <w:proofErr w:type="spellEnd"/>
      <w:r w:rsidRPr="00EA406E">
        <w:rPr>
          <w:rFonts w:ascii="Cambria" w:eastAsia="MS Mincho" w:hAnsi="Cambria"/>
          <w:sz w:val="20"/>
          <w:szCs w:val="20"/>
          <w:lang w:val="en-ZA"/>
        </w:rPr>
        <w:t xml:space="preserve">, A. D., </w:t>
      </w:r>
      <w:proofErr w:type="spellStart"/>
      <w:r w:rsidRPr="00EA406E">
        <w:rPr>
          <w:rFonts w:ascii="Cambria" w:eastAsia="MS Mincho" w:hAnsi="Cambria"/>
          <w:sz w:val="20"/>
          <w:szCs w:val="20"/>
          <w:lang w:val="en-ZA"/>
        </w:rPr>
        <w:t>Klingbeil</w:t>
      </w:r>
      <w:proofErr w:type="spellEnd"/>
      <w:r w:rsidRPr="00EA406E">
        <w:rPr>
          <w:rFonts w:ascii="Cambria" w:eastAsia="MS Mincho" w:hAnsi="Cambria"/>
          <w:sz w:val="20"/>
          <w:szCs w:val="20"/>
          <w:lang w:val="en-ZA"/>
        </w:rPr>
        <w:t xml:space="preserve">, R. A., and </w:t>
      </w: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xml:space="preserve">, R. D. 1985. Recent increased abundance and potential productivity of Pacific mackerel. </w:t>
      </w:r>
      <w:proofErr w:type="spellStart"/>
      <w:r w:rsidRPr="00EA406E">
        <w:rPr>
          <w:rFonts w:ascii="Cambria" w:eastAsia="MS Mincho" w:hAnsi="Cambria"/>
          <w:sz w:val="20"/>
          <w:szCs w:val="20"/>
          <w:lang w:val="en-ZA"/>
        </w:rPr>
        <w:t>CalCOFI</w:t>
      </w:r>
      <w:proofErr w:type="spellEnd"/>
      <w:r w:rsidRPr="00EA406E">
        <w:rPr>
          <w:rFonts w:ascii="Cambria" w:eastAsia="MS Mincho" w:hAnsi="Cambria"/>
          <w:sz w:val="20"/>
          <w:szCs w:val="20"/>
          <w:lang w:val="en-ZA"/>
        </w:rPr>
        <w:t xml:space="preserve"> Report, 26: 119–129.</w:t>
      </w:r>
    </w:p>
    <w:p w14:paraId="2653886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59202DF2" w14:textId="5AB5E3BF" w:rsidR="000C2DB3" w:rsidRDefault="000C2DB3"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Martell, S. 2015. The </w:t>
      </w:r>
      <w:proofErr w:type="spellStart"/>
      <w:r w:rsidRPr="00EA406E">
        <w:rPr>
          <w:rFonts w:ascii="Cambria" w:eastAsia="MS Mincho" w:hAnsi="Cambria"/>
          <w:sz w:val="20"/>
          <w:szCs w:val="20"/>
          <w:lang w:val="en-ZA"/>
        </w:rPr>
        <w:t>iSCAM</w:t>
      </w:r>
      <w:proofErr w:type="spellEnd"/>
      <w:r w:rsidRPr="00EA406E">
        <w:rPr>
          <w:rFonts w:ascii="Cambria" w:eastAsia="MS Mincho" w:hAnsi="Cambria"/>
          <w:sz w:val="20"/>
          <w:szCs w:val="20"/>
          <w:lang w:val="en-ZA"/>
        </w:rPr>
        <w:t xml:space="preserve"> project. Available at: </w:t>
      </w:r>
      <w:hyperlink r:id="rId29" w:history="1">
        <w:r w:rsidR="002D41BE" w:rsidRPr="00EA406E">
          <w:rPr>
            <w:rStyle w:val="Hyperlink"/>
            <w:rFonts w:ascii="Cambria" w:eastAsia="MS Mincho" w:hAnsi="Cambria"/>
            <w:sz w:val="20"/>
            <w:szCs w:val="20"/>
            <w:lang w:val="en-ZA"/>
          </w:rPr>
          <w:t>https://code.google.com/p/iscam-project/</w:t>
        </w:r>
      </w:hyperlink>
      <w:r w:rsidRPr="00E7628F">
        <w:rPr>
          <w:rFonts w:ascii="Cambria" w:eastAsia="MS Mincho" w:hAnsi="Cambria"/>
          <w:sz w:val="20"/>
          <w:szCs w:val="20"/>
          <w:lang w:val="en-ZA"/>
        </w:rPr>
        <w:t xml:space="preserve"> </w:t>
      </w:r>
    </w:p>
    <w:p w14:paraId="3A06F13F" w14:textId="77777777" w:rsidR="002D41BE" w:rsidRPr="002D41BE" w:rsidRDefault="002D41BE" w:rsidP="00636EAD">
      <w:pPr>
        <w:spacing w:after="0" w:line="240" w:lineRule="auto"/>
        <w:ind w:left="426" w:hanging="426"/>
        <w:jc w:val="both"/>
        <w:rPr>
          <w:rFonts w:ascii="Cambria" w:eastAsia="MS Mincho" w:hAnsi="Cambria"/>
          <w:sz w:val="20"/>
          <w:szCs w:val="20"/>
          <w:lang w:val="en-ZA"/>
        </w:rPr>
      </w:pPr>
    </w:p>
    <w:p w14:paraId="313A259C" w14:textId="634F4B00" w:rsidR="000C2DB3" w:rsidRPr="00EA406E" w:rsidRDefault="000C2DB3" w:rsidP="00636EAD">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Methot</w:t>
      </w:r>
      <w:proofErr w:type="spellEnd"/>
      <w:r w:rsidRPr="00EA406E">
        <w:rPr>
          <w:rFonts w:ascii="Cambria" w:eastAsia="MS Mincho" w:hAnsi="Cambria"/>
          <w:sz w:val="20"/>
          <w:szCs w:val="20"/>
          <w:lang w:val="en-ZA"/>
        </w:rPr>
        <w:t>, R.D. and Wetzel, C.R. 2013. Stock synthesis: a biological and statistical framework for fish stock assessment and fishery management. Fish. Res. 142: 86-99.</w:t>
      </w:r>
    </w:p>
    <w:p w14:paraId="73FD2EF1" w14:textId="77777777" w:rsidR="002D41BE" w:rsidRPr="00EA406E" w:rsidRDefault="002D41BE" w:rsidP="00636EAD">
      <w:pPr>
        <w:spacing w:after="0" w:line="240" w:lineRule="auto"/>
        <w:ind w:left="426" w:hanging="426"/>
        <w:jc w:val="both"/>
        <w:rPr>
          <w:rFonts w:ascii="Cambria" w:eastAsia="MS Mincho" w:hAnsi="Cambria"/>
          <w:sz w:val="20"/>
          <w:szCs w:val="20"/>
          <w:lang w:val="en-ZA"/>
        </w:rPr>
      </w:pPr>
    </w:p>
    <w:p w14:paraId="151B328B" w14:textId="52FEBBA0" w:rsidR="002D41BE" w:rsidRPr="00EA406E" w:rsidRDefault="000C2DB3" w:rsidP="002D41BE">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 xml:space="preserve">Quinn, T.J., </w:t>
      </w:r>
      <w:proofErr w:type="spellStart"/>
      <w:r w:rsidRPr="00EA406E">
        <w:rPr>
          <w:rFonts w:ascii="Cambria" w:eastAsia="MS Mincho" w:hAnsi="Cambria"/>
          <w:sz w:val="20"/>
          <w:szCs w:val="20"/>
          <w:lang w:val="en-ZA"/>
        </w:rPr>
        <w:t>Deriso</w:t>
      </w:r>
      <w:proofErr w:type="spellEnd"/>
      <w:r w:rsidRPr="00EA406E">
        <w:rPr>
          <w:rFonts w:ascii="Cambria" w:eastAsia="MS Mincho" w:hAnsi="Cambria"/>
          <w:sz w:val="20"/>
          <w:szCs w:val="20"/>
          <w:lang w:val="en-ZA"/>
        </w:rPr>
        <w:t>, R.B. 1999. Quantitative fish dynamics. Oxford University Press, New York.</w:t>
      </w:r>
    </w:p>
    <w:p w14:paraId="1170CE82"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54580B80" w14:textId="2FAEFB7D" w:rsidR="002D41BE" w:rsidRPr="00EA406E" w:rsidRDefault="002D41BE" w:rsidP="002D41BE">
      <w:pPr>
        <w:spacing w:after="0" w:line="240" w:lineRule="auto"/>
        <w:ind w:left="426" w:hanging="426"/>
        <w:jc w:val="both"/>
        <w:rPr>
          <w:rFonts w:ascii="Cambria" w:eastAsia="MS Mincho" w:hAnsi="Cambria"/>
          <w:sz w:val="20"/>
          <w:szCs w:val="20"/>
        </w:rPr>
      </w:pPr>
      <w:r w:rsidRPr="00EA406E">
        <w:rPr>
          <w:rFonts w:ascii="Cambria" w:eastAsia="MS Mincho" w:hAnsi="Cambria"/>
          <w:sz w:val="20"/>
          <w:szCs w:val="20"/>
          <w:lang w:val="en-ZA"/>
        </w:rPr>
        <w:t xml:space="preserve">Rodriguez-Marin E, Ortiz M, Ortiz de Urbina J.M., Quelle P, Walter J, Abid N, Addis P., </w:t>
      </w:r>
      <w:proofErr w:type="spellStart"/>
      <w:r w:rsidRPr="00EA406E">
        <w:rPr>
          <w:rFonts w:ascii="Cambria" w:eastAsia="MS Mincho" w:hAnsi="Cambria"/>
          <w:sz w:val="20"/>
          <w:szCs w:val="20"/>
          <w:lang w:val="en-ZA"/>
        </w:rPr>
        <w:t>Alot</w:t>
      </w:r>
      <w:proofErr w:type="spellEnd"/>
      <w:r w:rsidRPr="00EA406E">
        <w:rPr>
          <w:rFonts w:ascii="Cambria" w:eastAsia="MS Mincho" w:hAnsi="Cambria"/>
          <w:sz w:val="20"/>
          <w:szCs w:val="20"/>
          <w:lang w:val="en-ZA"/>
        </w:rPr>
        <w:t xml:space="preserve"> E., </w:t>
      </w:r>
      <w:proofErr w:type="spellStart"/>
      <w:r w:rsidRPr="00EA406E">
        <w:rPr>
          <w:rFonts w:ascii="Cambria" w:eastAsia="MS Mincho" w:hAnsi="Cambria"/>
          <w:sz w:val="20"/>
          <w:szCs w:val="20"/>
          <w:lang w:val="en-ZA"/>
        </w:rPr>
        <w:t>Andrushchenko</w:t>
      </w:r>
      <w:proofErr w:type="spellEnd"/>
      <w:r w:rsidRPr="00EA406E">
        <w:rPr>
          <w:rFonts w:ascii="Cambria" w:eastAsia="MS Mincho" w:hAnsi="Cambria"/>
          <w:sz w:val="20"/>
          <w:szCs w:val="20"/>
          <w:lang w:val="en-ZA"/>
        </w:rPr>
        <w:t xml:space="preserve"> I.,</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lang w:val="en-ZA"/>
        </w:rPr>
        <w:t>Deguara</w:t>
      </w:r>
      <w:proofErr w:type="spellEnd"/>
      <w:r w:rsidRPr="00EA406E">
        <w:rPr>
          <w:rFonts w:ascii="Cambria" w:eastAsia="MS Mincho" w:hAnsi="Cambria"/>
          <w:sz w:val="20"/>
          <w:szCs w:val="20"/>
          <w:lang w:val="en-ZA"/>
        </w:rPr>
        <w:t xml:space="preserve"> S., Di Natale A., </w:t>
      </w:r>
      <w:proofErr w:type="spellStart"/>
      <w:r w:rsidRPr="00EA406E">
        <w:rPr>
          <w:rFonts w:ascii="Cambria" w:eastAsia="MS Mincho" w:hAnsi="Cambria"/>
          <w:sz w:val="20"/>
          <w:szCs w:val="20"/>
          <w:lang w:val="en-ZA"/>
        </w:rPr>
        <w:t>Gatt</w:t>
      </w:r>
      <w:proofErr w:type="spellEnd"/>
      <w:r w:rsidRPr="00EA406E">
        <w:rPr>
          <w:rFonts w:ascii="Cambria" w:eastAsia="MS Mincho" w:hAnsi="Cambria"/>
          <w:sz w:val="20"/>
          <w:szCs w:val="20"/>
          <w:lang w:val="en-ZA"/>
        </w:rPr>
        <w:t xml:space="preserve"> M., </w:t>
      </w:r>
      <w:proofErr w:type="spellStart"/>
      <w:r w:rsidRPr="00EA406E">
        <w:rPr>
          <w:rFonts w:ascii="Cambria" w:eastAsia="MS Mincho" w:hAnsi="Cambria"/>
          <w:sz w:val="20"/>
          <w:szCs w:val="20"/>
          <w:lang w:val="en-ZA"/>
        </w:rPr>
        <w:t>Golet</w:t>
      </w:r>
      <w:proofErr w:type="spellEnd"/>
      <w:r w:rsidRPr="00EA406E">
        <w:rPr>
          <w:rFonts w:ascii="Cambria" w:eastAsia="MS Mincho" w:hAnsi="Cambria"/>
          <w:sz w:val="20"/>
          <w:szCs w:val="20"/>
          <w:lang w:val="en-ZA"/>
        </w:rPr>
        <w:t xml:space="preserve"> W., </w:t>
      </w:r>
      <w:proofErr w:type="spellStart"/>
      <w:r w:rsidRPr="00EA406E">
        <w:rPr>
          <w:rFonts w:ascii="Cambria" w:eastAsia="MS Mincho" w:hAnsi="Cambria"/>
          <w:sz w:val="20"/>
          <w:szCs w:val="20"/>
          <w:lang w:val="en-ZA"/>
        </w:rPr>
        <w:t>Karakulak</w:t>
      </w:r>
      <w:proofErr w:type="spellEnd"/>
      <w:r w:rsidRPr="00EA406E">
        <w:rPr>
          <w:rFonts w:ascii="Cambria" w:eastAsia="MS Mincho" w:hAnsi="Cambria"/>
          <w:sz w:val="20"/>
          <w:szCs w:val="20"/>
          <w:lang w:val="en-ZA"/>
        </w:rPr>
        <w:t xml:space="preserve"> S., Kimoto A., Macias D., </w:t>
      </w:r>
      <w:proofErr w:type="spellStart"/>
      <w:r w:rsidRPr="00EA406E">
        <w:rPr>
          <w:rFonts w:ascii="Cambria" w:eastAsia="MS Mincho" w:hAnsi="Cambria"/>
          <w:sz w:val="20"/>
          <w:szCs w:val="20"/>
          <w:lang w:val="en-ZA"/>
        </w:rPr>
        <w:t>Saber</w:t>
      </w:r>
      <w:proofErr w:type="spellEnd"/>
      <w:r w:rsidRPr="00EA406E">
        <w:rPr>
          <w:rFonts w:ascii="Cambria" w:eastAsia="MS Mincho" w:hAnsi="Cambria"/>
          <w:sz w:val="20"/>
          <w:szCs w:val="20"/>
          <w:lang w:val="en-ZA"/>
        </w:rPr>
        <w:t xml:space="preserve"> S., Santos M. N., and</w:t>
      </w:r>
      <w:r w:rsidRPr="00EA406E">
        <w:rPr>
          <w:rFonts w:ascii="Cambria" w:eastAsia="MS Mincho" w:hAnsi="Cambria" w:hint="eastAsia"/>
          <w:sz w:val="20"/>
          <w:szCs w:val="20"/>
          <w:lang w:val="en-ZA"/>
        </w:rPr>
        <w:t xml:space="preserve"> </w:t>
      </w:r>
      <w:proofErr w:type="spellStart"/>
      <w:r w:rsidRPr="00EA406E">
        <w:rPr>
          <w:rFonts w:ascii="Cambria" w:eastAsia="MS Mincho" w:hAnsi="Cambria"/>
          <w:sz w:val="20"/>
          <w:szCs w:val="20"/>
        </w:rPr>
        <w:t>Zarrad</w:t>
      </w:r>
      <w:proofErr w:type="spellEnd"/>
      <w:r w:rsidRPr="00EA406E">
        <w:rPr>
          <w:rFonts w:ascii="Cambria" w:eastAsia="MS Mincho" w:hAnsi="Cambria"/>
          <w:sz w:val="20"/>
          <w:szCs w:val="20"/>
        </w:rPr>
        <w:t xml:space="preserve"> </w:t>
      </w:r>
      <w:proofErr w:type="gramStart"/>
      <w:r w:rsidRPr="00EA406E">
        <w:rPr>
          <w:rFonts w:ascii="Cambria" w:eastAsia="MS Mincho" w:hAnsi="Cambria"/>
          <w:sz w:val="20"/>
          <w:szCs w:val="20"/>
        </w:rPr>
        <w:t>R..</w:t>
      </w:r>
      <w:proofErr w:type="gramEnd"/>
      <w:r w:rsidRPr="00EA406E">
        <w:rPr>
          <w:rFonts w:ascii="Cambria" w:eastAsia="MS Mincho" w:hAnsi="Cambria"/>
          <w:sz w:val="20"/>
          <w:szCs w:val="20"/>
        </w:rPr>
        <w:t xml:space="preserve"> 2015 Atlantic bluefin tuna (Thunnus thynnus) Biometrics and Condition. PLoS ONE 10(10):</w:t>
      </w:r>
      <w:r w:rsidRPr="00EA406E">
        <w:rPr>
          <w:rFonts w:ascii="Cambria" w:eastAsia="MS Mincho" w:hAnsi="Cambria" w:hint="eastAsia"/>
          <w:sz w:val="20"/>
          <w:szCs w:val="20"/>
        </w:rPr>
        <w:t xml:space="preserve"> </w:t>
      </w:r>
      <w:proofErr w:type="gramStart"/>
      <w:r w:rsidRPr="00EA406E">
        <w:rPr>
          <w:rFonts w:ascii="Cambria" w:eastAsia="MS Mincho" w:hAnsi="Cambria"/>
          <w:sz w:val="20"/>
          <w:szCs w:val="20"/>
        </w:rPr>
        <w:t>e0141478.doi:10.1371/journal.pone</w:t>
      </w:r>
      <w:proofErr w:type="gramEnd"/>
      <w:r w:rsidRPr="00EA406E">
        <w:rPr>
          <w:rFonts w:ascii="Cambria" w:eastAsia="MS Mincho" w:hAnsi="Cambria"/>
          <w:sz w:val="20"/>
          <w:szCs w:val="20"/>
        </w:rPr>
        <w:t>.0141478</w:t>
      </w:r>
    </w:p>
    <w:p w14:paraId="66F2AEF8" w14:textId="77777777" w:rsidR="002D41BE" w:rsidRPr="00EA406E" w:rsidRDefault="002D41BE" w:rsidP="002D41BE">
      <w:pPr>
        <w:spacing w:after="0" w:line="240" w:lineRule="auto"/>
        <w:ind w:left="426" w:hanging="426"/>
        <w:jc w:val="both"/>
        <w:rPr>
          <w:rFonts w:ascii="Cambria" w:eastAsia="MS Mincho" w:hAnsi="Cambria"/>
          <w:sz w:val="20"/>
          <w:szCs w:val="20"/>
        </w:rPr>
      </w:pPr>
    </w:p>
    <w:p w14:paraId="7D96E102" w14:textId="6A70B73D" w:rsidR="000C2DB3" w:rsidRPr="00EA406E" w:rsidRDefault="000C2DB3" w:rsidP="002D41BE">
      <w:pPr>
        <w:spacing w:after="0" w:line="240" w:lineRule="auto"/>
        <w:ind w:left="426" w:hanging="426"/>
        <w:jc w:val="both"/>
        <w:rPr>
          <w:rFonts w:ascii="Cambria" w:eastAsia="MS Mincho" w:hAnsi="Cambria"/>
          <w:sz w:val="20"/>
          <w:szCs w:val="20"/>
          <w:lang w:val="en-ZA"/>
        </w:rPr>
      </w:pPr>
      <w:proofErr w:type="spellStart"/>
      <w:r w:rsidRPr="00EA406E">
        <w:rPr>
          <w:rFonts w:ascii="Cambria" w:eastAsia="MS Mincho" w:hAnsi="Cambria"/>
          <w:sz w:val="20"/>
          <w:szCs w:val="20"/>
          <w:lang w:val="en-ZA"/>
        </w:rPr>
        <w:t>Rouyer</w:t>
      </w:r>
      <w:proofErr w:type="spellEnd"/>
      <w:r w:rsidRPr="00EA406E">
        <w:rPr>
          <w:rFonts w:ascii="Cambria" w:eastAsia="MS Mincho" w:hAnsi="Cambria"/>
          <w:sz w:val="20"/>
          <w:szCs w:val="20"/>
          <w:lang w:val="en-ZA"/>
        </w:rPr>
        <w:t xml:space="preserve">, T., </w:t>
      </w:r>
      <w:r w:rsidR="002D41BE" w:rsidRPr="00EA406E">
        <w:rPr>
          <w:rFonts w:ascii="Cambria" w:eastAsia="MS Mincho" w:hAnsi="Cambria"/>
          <w:sz w:val="20"/>
          <w:szCs w:val="20"/>
          <w:lang w:val="en-ZA"/>
        </w:rPr>
        <w:t xml:space="preserve">Bal G., </w:t>
      </w:r>
      <w:proofErr w:type="spellStart"/>
      <w:r w:rsidR="002D41BE" w:rsidRPr="00EA406E">
        <w:rPr>
          <w:rFonts w:ascii="Cambria" w:eastAsia="MS Mincho" w:hAnsi="Cambria"/>
          <w:sz w:val="20"/>
          <w:szCs w:val="20"/>
          <w:lang w:val="en-ZA"/>
        </w:rPr>
        <w:t>Derridj</w:t>
      </w:r>
      <w:proofErr w:type="spellEnd"/>
      <w:r w:rsidR="002D41BE" w:rsidRPr="00EA406E">
        <w:rPr>
          <w:rFonts w:ascii="Cambria" w:eastAsia="MS Mincho" w:hAnsi="Cambria"/>
          <w:sz w:val="20"/>
          <w:szCs w:val="20"/>
          <w:lang w:val="en-ZA"/>
        </w:rPr>
        <w:t xml:space="preserve"> O.,</w:t>
      </w:r>
      <w:r w:rsidRPr="00EA406E">
        <w:rPr>
          <w:rFonts w:ascii="Cambria" w:eastAsia="MS Mincho" w:hAnsi="Cambria"/>
          <w:sz w:val="20"/>
          <w:szCs w:val="20"/>
          <w:lang w:val="en-ZA"/>
        </w:rPr>
        <w:t xml:space="preserve"> and </w:t>
      </w:r>
      <w:proofErr w:type="spellStart"/>
      <w:r w:rsidRPr="00EA406E">
        <w:rPr>
          <w:rFonts w:ascii="Cambria" w:eastAsia="MS Mincho" w:hAnsi="Cambria"/>
          <w:sz w:val="20"/>
          <w:szCs w:val="20"/>
          <w:lang w:val="en-ZA"/>
        </w:rPr>
        <w:t>Fromentin</w:t>
      </w:r>
      <w:proofErr w:type="spellEnd"/>
      <w:r w:rsidRPr="00EA406E">
        <w:rPr>
          <w:rFonts w:ascii="Cambria" w:eastAsia="MS Mincho" w:hAnsi="Cambria"/>
          <w:sz w:val="20"/>
          <w:szCs w:val="20"/>
          <w:lang w:val="en-ZA"/>
        </w:rPr>
        <w:t>, J.-M. 20</w:t>
      </w:r>
      <w:r w:rsidR="002D41BE" w:rsidRPr="00EA406E">
        <w:rPr>
          <w:rFonts w:ascii="Cambria" w:eastAsia="MS Mincho" w:hAnsi="Cambria"/>
          <w:sz w:val="20"/>
          <w:szCs w:val="20"/>
          <w:lang w:val="en-ZA"/>
        </w:rPr>
        <w:t>21</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Update of the French aerial abundance index for 2020 and first attempt at accounting for the environmental effects on bluefin tuna availability in the Gulf of Lions</w:t>
      </w:r>
      <w:r w:rsidRPr="00EA406E">
        <w:rPr>
          <w:rFonts w:ascii="Cambria" w:eastAsia="MS Mincho" w:hAnsi="Cambria"/>
          <w:sz w:val="20"/>
          <w:szCs w:val="20"/>
          <w:lang w:val="en-ZA"/>
        </w:rPr>
        <w:t xml:space="preserve">. </w:t>
      </w:r>
      <w:r w:rsidR="002D41BE" w:rsidRPr="00EA406E">
        <w:rPr>
          <w:rFonts w:ascii="Cambria" w:eastAsia="MS Mincho" w:hAnsi="Cambria"/>
          <w:sz w:val="20"/>
          <w:szCs w:val="20"/>
          <w:lang w:val="en-ZA"/>
        </w:rPr>
        <w:t>SCRS/2021/020.</w:t>
      </w:r>
    </w:p>
    <w:p w14:paraId="3AF66A2D" w14:textId="77777777" w:rsidR="002D41BE" w:rsidRPr="00EA406E" w:rsidRDefault="002D41BE" w:rsidP="002D41BE">
      <w:pPr>
        <w:spacing w:after="0" w:line="240" w:lineRule="auto"/>
        <w:ind w:left="426" w:hanging="426"/>
        <w:jc w:val="both"/>
        <w:rPr>
          <w:rFonts w:ascii="Cambria" w:eastAsia="MS Mincho" w:hAnsi="Cambria"/>
          <w:sz w:val="20"/>
          <w:szCs w:val="20"/>
          <w:lang w:val="en-ZA"/>
        </w:rPr>
      </w:pPr>
    </w:p>
    <w:p w14:paraId="463CE8A7" w14:textId="1A541744" w:rsidR="000C2DB3" w:rsidRPr="00EA406E" w:rsidRDefault="000C2DB3" w:rsidP="00636EAD">
      <w:pPr>
        <w:spacing w:after="0" w:line="240" w:lineRule="auto"/>
        <w:ind w:left="425" w:hanging="425"/>
        <w:jc w:val="both"/>
        <w:rPr>
          <w:rFonts w:ascii="Cambria" w:eastAsia="MS Mincho" w:hAnsi="Cambria"/>
          <w:sz w:val="20"/>
          <w:szCs w:val="20"/>
          <w:lang w:val="en-ZA"/>
        </w:rPr>
      </w:pPr>
      <w:r w:rsidRPr="00EA406E">
        <w:rPr>
          <w:rFonts w:ascii="Cambria" w:eastAsia="MS Mincho" w:hAnsi="Cambria"/>
          <w:sz w:val="20"/>
          <w:szCs w:val="20"/>
          <w:lang w:val="en-ZA"/>
        </w:rPr>
        <w:t xml:space="preserve">Taylor, N.G., McAllister, M.K., Lawson, G. L. Carruthers, T.R., Block, B.A. 2011. Atlantic bluefin tuna: a novel </w:t>
      </w:r>
      <w:proofErr w:type="spellStart"/>
      <w:r w:rsidRPr="00EA406E">
        <w:rPr>
          <w:rFonts w:ascii="Cambria" w:eastAsia="MS Mincho" w:hAnsi="Cambria"/>
          <w:sz w:val="20"/>
          <w:szCs w:val="20"/>
          <w:lang w:val="en-ZA"/>
        </w:rPr>
        <w:t>multistock</w:t>
      </w:r>
      <w:proofErr w:type="spellEnd"/>
      <w:r w:rsidRPr="00EA406E">
        <w:rPr>
          <w:rFonts w:ascii="Cambria" w:eastAsia="MS Mincho" w:hAnsi="Cambria"/>
          <w:sz w:val="20"/>
          <w:szCs w:val="20"/>
          <w:lang w:val="en-ZA"/>
        </w:rPr>
        <w:t xml:space="preserve"> spatial model for assessment of population biomass. PLoS ONE. 6(12</w:t>
      </w:r>
      <w:proofErr w:type="gramStart"/>
      <w:r w:rsidRPr="00EA406E">
        <w:rPr>
          <w:rFonts w:ascii="Cambria" w:eastAsia="MS Mincho" w:hAnsi="Cambria"/>
          <w:sz w:val="20"/>
          <w:szCs w:val="20"/>
          <w:lang w:val="en-ZA"/>
        </w:rPr>
        <w:t>):1:10</w:t>
      </w:r>
      <w:proofErr w:type="gramEnd"/>
      <w:r w:rsidRPr="00EA406E">
        <w:rPr>
          <w:rFonts w:ascii="Cambria" w:eastAsia="MS Mincho" w:hAnsi="Cambria"/>
          <w:sz w:val="20"/>
          <w:szCs w:val="20"/>
          <w:lang w:val="en-ZA"/>
        </w:rPr>
        <w:t>.</w:t>
      </w:r>
    </w:p>
    <w:p w14:paraId="270D5A28" w14:textId="77777777" w:rsidR="002D41BE" w:rsidRPr="00EA406E" w:rsidRDefault="002D41BE" w:rsidP="00636EAD">
      <w:pPr>
        <w:spacing w:after="0" w:line="240" w:lineRule="auto"/>
        <w:ind w:left="425" w:hanging="425"/>
        <w:jc w:val="both"/>
        <w:rPr>
          <w:rFonts w:ascii="Cambria" w:eastAsia="MS Mincho" w:hAnsi="Cambria"/>
          <w:sz w:val="20"/>
          <w:szCs w:val="20"/>
          <w:lang w:val="en-ZA"/>
        </w:rPr>
      </w:pPr>
    </w:p>
    <w:p w14:paraId="0CBB8813" w14:textId="5633C46B" w:rsidR="002D41BE" w:rsidRPr="00EA406E" w:rsidRDefault="002D41BE" w:rsidP="00636EAD">
      <w:pPr>
        <w:spacing w:after="0" w:line="240" w:lineRule="auto"/>
        <w:ind w:left="426" w:hanging="426"/>
        <w:jc w:val="both"/>
        <w:rPr>
          <w:rFonts w:ascii="Cambria" w:eastAsia="MS Mincho" w:hAnsi="Cambria"/>
          <w:sz w:val="20"/>
          <w:szCs w:val="20"/>
        </w:rPr>
      </w:pPr>
      <w:r w:rsidRPr="005D149C">
        <w:rPr>
          <w:rFonts w:ascii="Cambria" w:eastAsia="MS Mincho" w:hAnsi="Cambria"/>
          <w:sz w:val="20"/>
          <w:szCs w:val="20"/>
        </w:rPr>
        <w:lastRenderedPageBreak/>
        <w:t xml:space="preserve">Vázquez </w:t>
      </w:r>
      <w:proofErr w:type="spellStart"/>
      <w:r w:rsidRPr="005D149C">
        <w:rPr>
          <w:rFonts w:ascii="Cambria" w:eastAsia="MS Mincho" w:hAnsi="Cambria"/>
          <w:sz w:val="20"/>
          <w:szCs w:val="20"/>
        </w:rPr>
        <w:t>Bonales</w:t>
      </w:r>
      <w:proofErr w:type="spellEnd"/>
      <w:r w:rsidRPr="005D149C">
        <w:rPr>
          <w:rFonts w:ascii="Cambria" w:eastAsia="MS Mincho" w:hAnsi="Cambria"/>
          <w:sz w:val="20"/>
          <w:szCs w:val="20"/>
        </w:rPr>
        <w:t xml:space="preserve"> </w:t>
      </w:r>
      <w:proofErr w:type="gramStart"/>
      <w:r w:rsidRPr="005D149C">
        <w:rPr>
          <w:rFonts w:ascii="Cambria" w:eastAsia="MS Mincho" w:hAnsi="Cambria"/>
          <w:sz w:val="20"/>
          <w:szCs w:val="20"/>
        </w:rPr>
        <w:t>J.A. ,</w:t>
      </w:r>
      <w:proofErr w:type="gramEnd"/>
      <w:r w:rsidRPr="005D149C">
        <w:rPr>
          <w:rFonts w:ascii="Cambria" w:eastAsia="MS Mincho" w:hAnsi="Cambria"/>
          <w:sz w:val="20"/>
          <w:szCs w:val="20"/>
        </w:rPr>
        <w:t xml:space="preserve"> </w:t>
      </w:r>
      <w:proofErr w:type="spellStart"/>
      <w:r w:rsidRPr="005D149C">
        <w:rPr>
          <w:rFonts w:ascii="Cambria" w:eastAsia="MS Mincho" w:hAnsi="Cambria"/>
          <w:sz w:val="20"/>
          <w:szCs w:val="20"/>
        </w:rPr>
        <w:t>Cañadas</w:t>
      </w:r>
      <w:proofErr w:type="spellEnd"/>
      <w:r w:rsidRPr="005D149C">
        <w:rPr>
          <w:rFonts w:ascii="Cambria" w:eastAsia="MS Mincho" w:hAnsi="Cambria"/>
          <w:sz w:val="20"/>
          <w:szCs w:val="20"/>
        </w:rPr>
        <w:t xml:space="preserve"> A., </w:t>
      </w:r>
      <w:proofErr w:type="spellStart"/>
      <w:r w:rsidRPr="005D149C">
        <w:rPr>
          <w:rFonts w:ascii="Cambria" w:eastAsia="MS Mincho" w:hAnsi="Cambria"/>
          <w:sz w:val="20"/>
          <w:szCs w:val="20"/>
        </w:rPr>
        <w:t>Alemany</w:t>
      </w:r>
      <w:proofErr w:type="spellEnd"/>
      <w:r w:rsidRPr="005D149C">
        <w:rPr>
          <w:rFonts w:ascii="Cambria" w:eastAsia="MS Mincho" w:hAnsi="Cambria"/>
          <w:sz w:val="20"/>
          <w:szCs w:val="20"/>
        </w:rPr>
        <w:t xml:space="preserve"> F., </w:t>
      </w:r>
      <w:proofErr w:type="spellStart"/>
      <w:r w:rsidRPr="005D149C">
        <w:rPr>
          <w:rFonts w:ascii="Cambria" w:eastAsia="MS Mincho" w:hAnsi="Cambria"/>
          <w:sz w:val="20"/>
          <w:szCs w:val="20"/>
        </w:rPr>
        <w:t>Tensek</w:t>
      </w:r>
      <w:proofErr w:type="spellEnd"/>
      <w:r w:rsidRPr="005D149C">
        <w:rPr>
          <w:rFonts w:ascii="Cambria" w:eastAsia="MS Mincho" w:hAnsi="Cambria"/>
          <w:sz w:val="20"/>
          <w:szCs w:val="20"/>
        </w:rPr>
        <w:t xml:space="preserve">  S., and </w:t>
      </w:r>
      <w:proofErr w:type="spellStart"/>
      <w:r w:rsidRPr="005D149C">
        <w:rPr>
          <w:rFonts w:ascii="Cambria" w:eastAsia="MS Mincho" w:hAnsi="Cambria"/>
          <w:sz w:val="20"/>
          <w:szCs w:val="20"/>
        </w:rPr>
        <w:t>Pagá</w:t>
      </w:r>
      <w:proofErr w:type="spellEnd"/>
      <w:r w:rsidRPr="005D149C">
        <w:rPr>
          <w:rFonts w:ascii="Cambria" w:eastAsia="MS Mincho" w:hAnsi="Cambria"/>
          <w:sz w:val="20"/>
          <w:szCs w:val="20"/>
        </w:rPr>
        <w:t xml:space="preserve"> García A. 2018. </w:t>
      </w:r>
      <w:r w:rsidRPr="00EA406E">
        <w:rPr>
          <w:rFonts w:ascii="Cambria" w:eastAsia="MS Mincho" w:hAnsi="Cambria"/>
          <w:sz w:val="20"/>
          <w:szCs w:val="20"/>
        </w:rPr>
        <w:t xml:space="preserve">ICCAT GBYP aerial survey for bluefin tuna spawning aggregations in 2018. SCRS/2018/175. </w:t>
      </w:r>
      <w:r w:rsidRPr="00EA406E">
        <w:rPr>
          <w:rFonts w:ascii="Cambria" w:eastAsia="MS Mincho" w:hAnsi="Cambria"/>
          <w:sz w:val="20"/>
          <w:szCs w:val="20"/>
          <w:lang w:val="en-ZA"/>
        </w:rPr>
        <w:t>Col. Vol. Sci. Pap. ICCAT. 75(6): 1525-1544.</w:t>
      </w:r>
    </w:p>
    <w:p w14:paraId="27EA2D87" w14:textId="77777777" w:rsidR="002D41BE" w:rsidRPr="00EA406E" w:rsidRDefault="002D41BE" w:rsidP="00636EAD">
      <w:pPr>
        <w:spacing w:after="0" w:line="240" w:lineRule="auto"/>
        <w:ind w:left="426" w:hanging="426"/>
        <w:jc w:val="both"/>
        <w:rPr>
          <w:rFonts w:ascii="Cambria" w:eastAsia="MS Mincho" w:hAnsi="Cambria"/>
          <w:sz w:val="20"/>
          <w:szCs w:val="20"/>
        </w:rPr>
      </w:pPr>
    </w:p>
    <w:p w14:paraId="2DB03781" w14:textId="115FEBEA" w:rsidR="00D11E94" w:rsidRPr="00EA406E" w:rsidRDefault="00D11E94" w:rsidP="00636EAD">
      <w:pPr>
        <w:spacing w:after="0" w:line="240" w:lineRule="auto"/>
        <w:ind w:left="426" w:hanging="426"/>
        <w:jc w:val="both"/>
        <w:rPr>
          <w:rFonts w:ascii="Cambria" w:eastAsia="MS Mincho" w:hAnsi="Cambria"/>
          <w:sz w:val="20"/>
          <w:szCs w:val="20"/>
          <w:lang w:val="en-ZA"/>
        </w:rPr>
      </w:pPr>
      <w:r w:rsidRPr="00EA406E">
        <w:rPr>
          <w:rFonts w:ascii="Cambria" w:eastAsia="MS Mincho" w:hAnsi="Cambria"/>
          <w:sz w:val="20"/>
          <w:szCs w:val="20"/>
          <w:lang w:val="en-ZA"/>
        </w:rPr>
        <w:t>Walters, C.J., and Martell, S.J.D. 2004. Fisheries ecology and management. Princeton University Press.</w:t>
      </w:r>
    </w:p>
    <w:p w14:paraId="042C7B20" w14:textId="77777777" w:rsidR="002E2483" w:rsidRPr="00EA406E" w:rsidRDefault="002E2483" w:rsidP="00636EAD">
      <w:pPr>
        <w:spacing w:after="0" w:line="240" w:lineRule="auto"/>
        <w:jc w:val="both"/>
        <w:rPr>
          <w:rFonts w:ascii="Cambria" w:eastAsia="MS Mincho" w:hAnsi="Cambria"/>
          <w:sz w:val="20"/>
          <w:szCs w:val="20"/>
          <w:lang w:val="en-ZA"/>
        </w:rPr>
      </w:pPr>
    </w:p>
    <w:p w14:paraId="397C3EA9" w14:textId="77777777" w:rsidR="002E2483" w:rsidRPr="00EA406E" w:rsidRDefault="002E2483" w:rsidP="00636EAD">
      <w:pPr>
        <w:spacing w:after="0" w:line="240" w:lineRule="auto"/>
        <w:jc w:val="both"/>
        <w:rPr>
          <w:rFonts w:ascii="Cambria" w:eastAsia="MS Mincho" w:hAnsi="Cambria"/>
          <w:sz w:val="20"/>
          <w:szCs w:val="20"/>
          <w:lang w:val="en-ZA"/>
        </w:rPr>
      </w:pPr>
    </w:p>
    <w:p w14:paraId="6E7CB089" w14:textId="77777777" w:rsidR="000C2DB3" w:rsidRPr="00E7628F" w:rsidRDefault="000C2DB3" w:rsidP="00636EAD">
      <w:pPr>
        <w:pStyle w:val="Heading1"/>
        <w:spacing w:before="0" w:line="240" w:lineRule="auto"/>
        <w:rPr>
          <w:rFonts w:ascii="Cambria" w:hAnsi="Cambria"/>
          <w:sz w:val="20"/>
          <w:szCs w:val="20"/>
        </w:rPr>
      </w:pPr>
      <w:bookmarkStart w:id="215" w:name="_Toc82063711"/>
      <w:r w:rsidRPr="00E7628F">
        <w:rPr>
          <w:rFonts w:ascii="Cambria" w:hAnsi="Cambria"/>
          <w:sz w:val="20"/>
          <w:szCs w:val="20"/>
        </w:rPr>
        <w:t xml:space="preserve">Appendix </w:t>
      </w:r>
      <w:r w:rsidR="002E2483" w:rsidRPr="00E7628F">
        <w:rPr>
          <w:rFonts w:ascii="Cambria" w:hAnsi="Cambria"/>
          <w:sz w:val="20"/>
          <w:szCs w:val="20"/>
        </w:rPr>
        <w:t>1</w:t>
      </w:r>
      <w:r w:rsidRPr="00E7628F">
        <w:rPr>
          <w:rFonts w:ascii="Cambria" w:hAnsi="Cambria"/>
          <w:sz w:val="20"/>
          <w:szCs w:val="20"/>
        </w:rPr>
        <w:t xml:space="preserve"> – year indexing in the OM fitting and ABTMSE R packages</w:t>
      </w:r>
      <w:bookmarkEnd w:id="215"/>
    </w:p>
    <w:p w14:paraId="408D5B20" w14:textId="77777777" w:rsidR="000C2DB3" w:rsidRPr="00E7628F" w:rsidRDefault="000C2DB3" w:rsidP="00636EAD">
      <w:pPr>
        <w:keepNext/>
        <w:keepLines/>
        <w:spacing w:after="0" w:line="240" w:lineRule="auto"/>
        <w:jc w:val="both"/>
        <w:rPr>
          <w:rFonts w:ascii="Cambria" w:eastAsia="MS Mincho" w:hAnsi="Cambria"/>
          <w:sz w:val="20"/>
          <w:szCs w:val="20"/>
          <w:highlight w:val="yellow"/>
          <w:lang w:val="en-ZA"/>
        </w:rPr>
      </w:pPr>
    </w:p>
    <w:p w14:paraId="09EDAF13" w14:textId="698813B8" w:rsidR="000C2DB3" w:rsidRPr="00E7628F" w:rsidRDefault="000C2DB3" w:rsidP="00636EAD">
      <w:pPr>
        <w:keepNext/>
        <w:keepLines/>
        <w:spacing w:after="0" w:line="240" w:lineRule="auto"/>
        <w:jc w:val="both"/>
        <w:rPr>
          <w:rFonts w:ascii="Cambria" w:eastAsia="MS Mincho" w:hAnsi="Cambria"/>
          <w:sz w:val="20"/>
          <w:szCs w:val="20"/>
          <w:lang w:val="en-ZA"/>
        </w:rPr>
      </w:pPr>
      <w:r w:rsidRPr="00912ACD">
        <w:rPr>
          <w:rFonts w:ascii="Cambria" w:eastAsia="MS Mincho" w:hAnsi="Cambria"/>
          <w:b/>
          <w:bCs/>
          <w:sz w:val="20"/>
          <w:szCs w:val="20"/>
          <w:lang w:val="en-ZA"/>
        </w:rPr>
        <w:t>Table App.</w:t>
      </w:r>
      <w:r w:rsidR="003644E1" w:rsidRPr="00912ACD">
        <w:rPr>
          <w:rFonts w:ascii="Cambria" w:eastAsia="MS Mincho" w:hAnsi="Cambria"/>
          <w:b/>
          <w:bCs/>
          <w:sz w:val="20"/>
          <w:szCs w:val="20"/>
          <w:lang w:val="en-ZA"/>
        </w:rPr>
        <w:t>1</w:t>
      </w:r>
      <w:r w:rsidRPr="00912ACD">
        <w:rPr>
          <w:rFonts w:ascii="Cambria" w:eastAsia="MS Mincho" w:hAnsi="Cambria"/>
          <w:b/>
          <w:bCs/>
          <w:sz w:val="20"/>
          <w:szCs w:val="20"/>
          <w:lang w:val="en-ZA"/>
        </w:rPr>
        <w:t>.1.</w:t>
      </w:r>
      <w:r w:rsidRPr="00E7628F">
        <w:rPr>
          <w:rFonts w:ascii="Cambria" w:eastAsia="MS Mincho" w:hAnsi="Cambria"/>
          <w:sz w:val="20"/>
          <w:szCs w:val="20"/>
          <w:lang w:val="en-ZA"/>
        </w:rPr>
        <w:t xml:space="preserve"> The year indexing for the M3 model fitting and R package</w:t>
      </w:r>
    </w:p>
    <w:tbl>
      <w:tblPr>
        <w:tblW w:w="7273" w:type="dxa"/>
        <w:tblInd w:w="108" w:type="dxa"/>
        <w:tblLook w:val="04A0" w:firstRow="1" w:lastRow="0" w:firstColumn="1" w:lastColumn="0" w:noHBand="0" w:noVBand="1"/>
      </w:tblPr>
      <w:tblGrid>
        <w:gridCol w:w="1045"/>
        <w:gridCol w:w="1018"/>
        <w:gridCol w:w="1120"/>
        <w:gridCol w:w="1406"/>
        <w:gridCol w:w="1104"/>
        <w:gridCol w:w="1700"/>
      </w:tblGrid>
      <w:tr w:rsidR="00152BC1" w:rsidRPr="00E7628F" w14:paraId="39DBC8F2" w14:textId="77777777" w:rsidTr="001577DD">
        <w:trPr>
          <w:trHeight w:val="948"/>
        </w:trPr>
        <w:tc>
          <w:tcPr>
            <w:tcW w:w="1029" w:type="dxa"/>
            <w:tcBorders>
              <w:top w:val="nil"/>
              <w:left w:val="nil"/>
              <w:bottom w:val="single" w:sz="4" w:space="0" w:color="auto"/>
              <w:right w:val="nil"/>
            </w:tcBorders>
            <w:shd w:val="clear" w:color="auto" w:fill="auto"/>
            <w:vAlign w:val="bottom"/>
            <w:hideMark/>
          </w:tcPr>
          <w:p w14:paraId="7E62143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Calendar year</w:t>
            </w:r>
          </w:p>
        </w:tc>
        <w:tc>
          <w:tcPr>
            <w:tcW w:w="995" w:type="dxa"/>
            <w:tcBorders>
              <w:top w:val="nil"/>
              <w:left w:val="nil"/>
              <w:bottom w:val="single" w:sz="4" w:space="0" w:color="auto"/>
              <w:right w:val="nil"/>
            </w:tcBorders>
            <w:shd w:val="clear" w:color="auto" w:fill="auto"/>
            <w:vAlign w:val="bottom"/>
            <w:hideMark/>
          </w:tcPr>
          <w:p w14:paraId="13AE512F"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ABTMSE indexing (</w:t>
            </w:r>
            <w:proofErr w:type="spellStart"/>
            <w:r w:rsidRPr="00E7628F">
              <w:rPr>
                <w:rFonts w:ascii="Cambria" w:eastAsia="Times New Roman" w:hAnsi="Cambria" w:cs="Calibri"/>
                <w:b/>
                <w:bCs/>
                <w:color w:val="000000"/>
                <w:sz w:val="20"/>
                <w:szCs w:val="20"/>
              </w:rPr>
              <w:t>dset</w:t>
            </w:r>
            <w:proofErr w:type="spellEnd"/>
            <w:r w:rsidRPr="00E7628F">
              <w:rPr>
                <w:rFonts w:ascii="Cambria" w:eastAsia="Times New Roman" w:hAnsi="Cambria" w:cs="Calibri"/>
                <w:b/>
                <w:bCs/>
                <w:color w:val="000000"/>
                <w:sz w:val="20"/>
                <w:szCs w:val="20"/>
              </w:rPr>
              <w:t>)</w:t>
            </w:r>
          </w:p>
        </w:tc>
        <w:tc>
          <w:tcPr>
            <w:tcW w:w="1079" w:type="dxa"/>
            <w:tcBorders>
              <w:top w:val="nil"/>
              <w:left w:val="nil"/>
              <w:bottom w:val="single" w:sz="4" w:space="0" w:color="auto"/>
              <w:right w:val="nil"/>
            </w:tcBorders>
            <w:shd w:val="clear" w:color="auto" w:fill="auto"/>
            <w:vAlign w:val="bottom"/>
            <w:hideMark/>
          </w:tcPr>
          <w:p w14:paraId="216D2B67"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Historical year</w:t>
            </w:r>
          </w:p>
        </w:tc>
        <w:tc>
          <w:tcPr>
            <w:tcW w:w="1384" w:type="dxa"/>
            <w:tcBorders>
              <w:top w:val="nil"/>
              <w:left w:val="nil"/>
              <w:bottom w:val="single" w:sz="4" w:space="0" w:color="auto"/>
              <w:right w:val="nil"/>
            </w:tcBorders>
            <w:shd w:val="clear" w:color="auto" w:fill="auto"/>
            <w:vAlign w:val="bottom"/>
            <w:hideMark/>
          </w:tcPr>
          <w:p w14:paraId="7426D22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Conditioning year</w:t>
            </w:r>
          </w:p>
        </w:tc>
        <w:tc>
          <w:tcPr>
            <w:tcW w:w="1094" w:type="dxa"/>
            <w:tcBorders>
              <w:top w:val="nil"/>
              <w:left w:val="nil"/>
              <w:bottom w:val="single" w:sz="4" w:space="0" w:color="auto"/>
              <w:right w:val="nil"/>
            </w:tcBorders>
            <w:shd w:val="clear" w:color="auto" w:fill="auto"/>
            <w:vAlign w:val="bottom"/>
            <w:hideMark/>
          </w:tcPr>
          <w:p w14:paraId="105903CE"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Projected Year</w:t>
            </w:r>
          </w:p>
        </w:tc>
        <w:tc>
          <w:tcPr>
            <w:tcW w:w="1692" w:type="dxa"/>
            <w:tcBorders>
              <w:top w:val="nil"/>
              <w:left w:val="nil"/>
              <w:bottom w:val="single" w:sz="4" w:space="0" w:color="auto"/>
              <w:right w:val="nil"/>
            </w:tcBorders>
            <w:shd w:val="clear" w:color="auto" w:fill="auto"/>
            <w:vAlign w:val="bottom"/>
            <w:hideMark/>
          </w:tcPr>
          <w:p w14:paraId="41F39D06" w14:textId="77777777" w:rsidR="00152BC1" w:rsidRPr="00E7628F" w:rsidRDefault="00152BC1" w:rsidP="00636EAD">
            <w:pPr>
              <w:keepNext/>
              <w:keepLines/>
              <w:spacing w:after="0" w:line="240" w:lineRule="auto"/>
              <w:rPr>
                <w:rFonts w:ascii="Cambria" w:eastAsia="Times New Roman" w:hAnsi="Cambria" w:cs="Calibri"/>
                <w:b/>
                <w:bCs/>
                <w:color w:val="000000"/>
                <w:sz w:val="20"/>
                <w:szCs w:val="20"/>
              </w:rPr>
            </w:pPr>
            <w:r w:rsidRPr="00E7628F">
              <w:rPr>
                <w:rFonts w:ascii="Cambria" w:eastAsia="Times New Roman" w:hAnsi="Cambria" w:cs="Calibri"/>
                <w:b/>
                <w:bCs/>
                <w:color w:val="000000"/>
                <w:sz w:val="20"/>
                <w:szCs w:val="20"/>
              </w:rPr>
              <w:t>MP implementation year</w:t>
            </w:r>
          </w:p>
        </w:tc>
      </w:tr>
      <w:tr w:rsidR="00152BC1" w:rsidRPr="00E7628F" w14:paraId="707088E4" w14:textId="77777777" w:rsidTr="001577DD">
        <w:trPr>
          <w:trHeight w:val="336"/>
        </w:trPr>
        <w:tc>
          <w:tcPr>
            <w:tcW w:w="1029" w:type="dxa"/>
            <w:tcBorders>
              <w:top w:val="nil"/>
              <w:left w:val="nil"/>
              <w:bottom w:val="nil"/>
              <w:right w:val="nil"/>
            </w:tcBorders>
            <w:shd w:val="clear" w:color="auto" w:fill="auto"/>
            <w:vAlign w:val="bottom"/>
            <w:hideMark/>
          </w:tcPr>
          <w:p w14:paraId="3FB8B6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1864</w:t>
            </w:r>
          </w:p>
        </w:tc>
        <w:tc>
          <w:tcPr>
            <w:tcW w:w="995" w:type="dxa"/>
            <w:tcBorders>
              <w:top w:val="nil"/>
              <w:left w:val="nil"/>
              <w:bottom w:val="nil"/>
              <w:right w:val="nil"/>
            </w:tcBorders>
            <w:shd w:val="clear" w:color="auto" w:fill="auto"/>
            <w:vAlign w:val="bottom"/>
            <w:hideMark/>
          </w:tcPr>
          <w:p w14:paraId="2C42A8E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1456C07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384" w:type="dxa"/>
            <w:tcBorders>
              <w:top w:val="nil"/>
              <w:left w:val="nil"/>
              <w:bottom w:val="nil"/>
              <w:right w:val="nil"/>
            </w:tcBorders>
            <w:shd w:val="clear" w:color="auto" w:fill="auto"/>
            <w:noWrap/>
            <w:vAlign w:val="bottom"/>
            <w:hideMark/>
          </w:tcPr>
          <w:p w14:paraId="5F23976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737477B9"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621F99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F3BF236" w14:textId="77777777" w:rsidTr="001577DD">
        <w:trPr>
          <w:trHeight w:val="288"/>
        </w:trPr>
        <w:tc>
          <w:tcPr>
            <w:tcW w:w="1029" w:type="dxa"/>
            <w:tcBorders>
              <w:top w:val="nil"/>
              <w:left w:val="nil"/>
              <w:bottom w:val="nil"/>
              <w:right w:val="nil"/>
            </w:tcBorders>
            <w:shd w:val="clear" w:color="auto" w:fill="auto"/>
            <w:noWrap/>
            <w:vAlign w:val="bottom"/>
            <w:hideMark/>
          </w:tcPr>
          <w:p w14:paraId="284082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1865</w:t>
            </w:r>
          </w:p>
        </w:tc>
        <w:tc>
          <w:tcPr>
            <w:tcW w:w="995" w:type="dxa"/>
            <w:tcBorders>
              <w:top w:val="nil"/>
              <w:left w:val="nil"/>
              <w:bottom w:val="nil"/>
              <w:right w:val="nil"/>
            </w:tcBorders>
            <w:shd w:val="clear" w:color="auto" w:fill="auto"/>
            <w:noWrap/>
            <w:vAlign w:val="bottom"/>
            <w:hideMark/>
          </w:tcPr>
          <w:p w14:paraId="4DE5A7C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7E62E3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384" w:type="dxa"/>
            <w:tcBorders>
              <w:top w:val="nil"/>
              <w:left w:val="nil"/>
              <w:bottom w:val="nil"/>
              <w:right w:val="nil"/>
            </w:tcBorders>
            <w:shd w:val="clear" w:color="auto" w:fill="auto"/>
            <w:noWrap/>
            <w:vAlign w:val="bottom"/>
            <w:hideMark/>
          </w:tcPr>
          <w:p w14:paraId="32C3328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0576A1A4"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3323CB53"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6BD2796E" w14:textId="77777777" w:rsidTr="001577DD">
        <w:trPr>
          <w:trHeight w:val="288"/>
        </w:trPr>
        <w:tc>
          <w:tcPr>
            <w:tcW w:w="1029" w:type="dxa"/>
            <w:tcBorders>
              <w:top w:val="nil"/>
              <w:left w:val="nil"/>
              <w:bottom w:val="nil"/>
              <w:right w:val="nil"/>
            </w:tcBorders>
            <w:shd w:val="clear" w:color="auto" w:fill="auto"/>
            <w:noWrap/>
            <w:vAlign w:val="bottom"/>
            <w:hideMark/>
          </w:tcPr>
          <w:p w14:paraId="39C7F14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1866</w:t>
            </w:r>
          </w:p>
        </w:tc>
        <w:tc>
          <w:tcPr>
            <w:tcW w:w="995" w:type="dxa"/>
            <w:tcBorders>
              <w:top w:val="nil"/>
              <w:left w:val="nil"/>
              <w:bottom w:val="nil"/>
              <w:right w:val="nil"/>
            </w:tcBorders>
            <w:shd w:val="clear" w:color="auto" w:fill="auto"/>
            <w:noWrap/>
            <w:vAlign w:val="bottom"/>
            <w:hideMark/>
          </w:tcPr>
          <w:p w14:paraId="467F63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0205AA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384" w:type="dxa"/>
            <w:tcBorders>
              <w:top w:val="nil"/>
              <w:left w:val="nil"/>
              <w:bottom w:val="nil"/>
              <w:right w:val="nil"/>
            </w:tcBorders>
            <w:shd w:val="clear" w:color="auto" w:fill="auto"/>
            <w:noWrap/>
            <w:vAlign w:val="bottom"/>
            <w:hideMark/>
          </w:tcPr>
          <w:p w14:paraId="1442EBA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657FD00"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5891C8D5"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94E881D" w14:textId="77777777" w:rsidTr="001577DD">
        <w:trPr>
          <w:trHeight w:val="288"/>
        </w:trPr>
        <w:tc>
          <w:tcPr>
            <w:tcW w:w="1029" w:type="dxa"/>
            <w:tcBorders>
              <w:top w:val="nil"/>
              <w:left w:val="nil"/>
              <w:bottom w:val="nil"/>
              <w:right w:val="nil"/>
            </w:tcBorders>
            <w:shd w:val="clear" w:color="000000" w:fill="F2F2F2"/>
            <w:noWrap/>
            <w:vAlign w:val="bottom"/>
            <w:hideMark/>
          </w:tcPr>
          <w:p w14:paraId="048959F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244C121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nil"/>
              <w:right w:val="nil"/>
            </w:tcBorders>
            <w:shd w:val="clear" w:color="000000" w:fill="F2F2F2"/>
            <w:noWrap/>
            <w:vAlign w:val="bottom"/>
            <w:hideMark/>
          </w:tcPr>
          <w:p w14:paraId="155F0E9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384" w:type="dxa"/>
            <w:tcBorders>
              <w:top w:val="nil"/>
              <w:left w:val="nil"/>
              <w:bottom w:val="nil"/>
              <w:right w:val="nil"/>
            </w:tcBorders>
            <w:shd w:val="clear" w:color="000000" w:fill="F2F2F2"/>
            <w:noWrap/>
            <w:vAlign w:val="bottom"/>
            <w:hideMark/>
          </w:tcPr>
          <w:p w14:paraId="7AC08C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47D91BC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6F0C636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5F5E6A96" w14:textId="77777777" w:rsidTr="001577DD">
        <w:trPr>
          <w:trHeight w:val="288"/>
        </w:trPr>
        <w:tc>
          <w:tcPr>
            <w:tcW w:w="1029" w:type="dxa"/>
            <w:tcBorders>
              <w:top w:val="nil"/>
              <w:left w:val="nil"/>
              <w:bottom w:val="nil"/>
              <w:right w:val="nil"/>
            </w:tcBorders>
            <w:shd w:val="clear" w:color="auto" w:fill="auto"/>
            <w:noWrap/>
            <w:vAlign w:val="bottom"/>
            <w:hideMark/>
          </w:tcPr>
          <w:p w14:paraId="64C899C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1963</w:t>
            </w:r>
          </w:p>
        </w:tc>
        <w:tc>
          <w:tcPr>
            <w:tcW w:w="995" w:type="dxa"/>
            <w:tcBorders>
              <w:top w:val="nil"/>
              <w:left w:val="nil"/>
              <w:bottom w:val="nil"/>
              <w:right w:val="nil"/>
            </w:tcBorders>
            <w:shd w:val="clear" w:color="auto" w:fill="auto"/>
            <w:noWrap/>
            <w:vAlign w:val="bottom"/>
            <w:hideMark/>
          </w:tcPr>
          <w:p w14:paraId="7EC027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2CBB532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100</w:t>
            </w:r>
          </w:p>
        </w:tc>
        <w:tc>
          <w:tcPr>
            <w:tcW w:w="1384" w:type="dxa"/>
            <w:tcBorders>
              <w:top w:val="nil"/>
              <w:left w:val="nil"/>
              <w:bottom w:val="nil"/>
              <w:right w:val="nil"/>
            </w:tcBorders>
            <w:shd w:val="clear" w:color="auto" w:fill="auto"/>
            <w:noWrap/>
            <w:vAlign w:val="bottom"/>
            <w:hideMark/>
          </w:tcPr>
          <w:p w14:paraId="2970BD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65331BF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74C5B28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A56A210" w14:textId="77777777" w:rsidTr="001577DD">
        <w:trPr>
          <w:trHeight w:val="288"/>
        </w:trPr>
        <w:tc>
          <w:tcPr>
            <w:tcW w:w="1029" w:type="dxa"/>
            <w:tcBorders>
              <w:top w:val="nil"/>
              <w:left w:val="nil"/>
              <w:bottom w:val="nil"/>
              <w:right w:val="nil"/>
            </w:tcBorders>
            <w:shd w:val="clear" w:color="auto" w:fill="auto"/>
            <w:noWrap/>
            <w:vAlign w:val="bottom"/>
            <w:hideMark/>
          </w:tcPr>
          <w:p w14:paraId="442BE7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1964</w:t>
            </w:r>
          </w:p>
        </w:tc>
        <w:tc>
          <w:tcPr>
            <w:tcW w:w="995" w:type="dxa"/>
            <w:tcBorders>
              <w:top w:val="nil"/>
              <w:left w:val="nil"/>
              <w:bottom w:val="nil"/>
              <w:right w:val="nil"/>
            </w:tcBorders>
            <w:shd w:val="clear" w:color="auto" w:fill="auto"/>
            <w:noWrap/>
            <w:vAlign w:val="bottom"/>
            <w:hideMark/>
          </w:tcPr>
          <w:p w14:paraId="6359AF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79" w:type="dxa"/>
            <w:tcBorders>
              <w:top w:val="nil"/>
              <w:left w:val="nil"/>
              <w:bottom w:val="nil"/>
              <w:right w:val="nil"/>
            </w:tcBorders>
            <w:shd w:val="clear" w:color="auto" w:fill="auto"/>
            <w:noWrap/>
            <w:vAlign w:val="bottom"/>
            <w:hideMark/>
          </w:tcPr>
          <w:p w14:paraId="029DE5B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101</w:t>
            </w:r>
          </w:p>
        </w:tc>
        <w:tc>
          <w:tcPr>
            <w:tcW w:w="1384" w:type="dxa"/>
            <w:tcBorders>
              <w:top w:val="nil"/>
              <w:left w:val="nil"/>
              <w:bottom w:val="nil"/>
              <w:right w:val="nil"/>
            </w:tcBorders>
            <w:shd w:val="clear" w:color="auto" w:fill="auto"/>
            <w:noWrap/>
            <w:vAlign w:val="bottom"/>
            <w:hideMark/>
          </w:tcPr>
          <w:p w14:paraId="7E81417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094" w:type="dxa"/>
            <w:tcBorders>
              <w:top w:val="nil"/>
              <w:left w:val="nil"/>
              <w:bottom w:val="nil"/>
              <w:right w:val="nil"/>
            </w:tcBorders>
            <w:shd w:val="clear" w:color="auto" w:fill="auto"/>
            <w:noWrap/>
            <w:vAlign w:val="bottom"/>
            <w:hideMark/>
          </w:tcPr>
          <w:p w14:paraId="3FBA4D3A" w14:textId="77777777" w:rsidR="00152BC1" w:rsidRPr="00E7628F" w:rsidRDefault="00152BC1" w:rsidP="00636EAD">
            <w:pPr>
              <w:keepNext/>
              <w:keepLines/>
              <w:spacing w:after="0" w:line="240" w:lineRule="auto"/>
              <w:rPr>
                <w:rFonts w:ascii="Cambria" w:eastAsia="Times New Roman" w:hAnsi="Cambria"/>
                <w:sz w:val="20"/>
                <w:szCs w:val="20"/>
              </w:rPr>
            </w:pPr>
          </w:p>
        </w:tc>
        <w:tc>
          <w:tcPr>
            <w:tcW w:w="1692" w:type="dxa"/>
            <w:tcBorders>
              <w:top w:val="nil"/>
              <w:left w:val="nil"/>
              <w:bottom w:val="nil"/>
              <w:right w:val="nil"/>
            </w:tcBorders>
            <w:shd w:val="clear" w:color="auto" w:fill="auto"/>
            <w:noWrap/>
            <w:vAlign w:val="bottom"/>
            <w:hideMark/>
          </w:tcPr>
          <w:p w14:paraId="69317B5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71DFD03" w14:textId="77777777" w:rsidTr="001577DD">
        <w:trPr>
          <w:trHeight w:val="288"/>
        </w:trPr>
        <w:tc>
          <w:tcPr>
            <w:tcW w:w="1029" w:type="dxa"/>
            <w:tcBorders>
              <w:top w:val="nil"/>
              <w:left w:val="nil"/>
              <w:bottom w:val="nil"/>
              <w:right w:val="nil"/>
            </w:tcBorders>
            <w:shd w:val="clear" w:color="auto" w:fill="auto"/>
            <w:noWrap/>
            <w:vAlign w:val="bottom"/>
            <w:hideMark/>
          </w:tcPr>
          <w:p w14:paraId="5893FC4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1965</w:t>
            </w:r>
          </w:p>
        </w:tc>
        <w:tc>
          <w:tcPr>
            <w:tcW w:w="995" w:type="dxa"/>
            <w:tcBorders>
              <w:top w:val="nil"/>
              <w:left w:val="nil"/>
              <w:bottom w:val="nil"/>
              <w:right w:val="nil"/>
            </w:tcBorders>
            <w:shd w:val="clear" w:color="auto" w:fill="auto"/>
            <w:noWrap/>
            <w:vAlign w:val="bottom"/>
            <w:hideMark/>
          </w:tcPr>
          <w:p w14:paraId="4042200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79" w:type="dxa"/>
            <w:tcBorders>
              <w:top w:val="nil"/>
              <w:left w:val="nil"/>
              <w:bottom w:val="nil"/>
              <w:right w:val="nil"/>
            </w:tcBorders>
            <w:shd w:val="clear" w:color="auto" w:fill="auto"/>
            <w:noWrap/>
            <w:vAlign w:val="bottom"/>
            <w:hideMark/>
          </w:tcPr>
          <w:p w14:paraId="43D3D6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0E6646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094" w:type="dxa"/>
            <w:tcBorders>
              <w:top w:val="nil"/>
              <w:left w:val="nil"/>
              <w:bottom w:val="nil"/>
              <w:right w:val="nil"/>
            </w:tcBorders>
            <w:shd w:val="clear" w:color="auto" w:fill="auto"/>
            <w:noWrap/>
            <w:vAlign w:val="bottom"/>
            <w:hideMark/>
          </w:tcPr>
          <w:p w14:paraId="11A5A86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B39E54A"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839DB9" w14:textId="77777777" w:rsidTr="001577DD">
        <w:trPr>
          <w:trHeight w:val="288"/>
        </w:trPr>
        <w:tc>
          <w:tcPr>
            <w:tcW w:w="1029" w:type="dxa"/>
            <w:tcBorders>
              <w:top w:val="nil"/>
              <w:left w:val="nil"/>
              <w:bottom w:val="nil"/>
              <w:right w:val="nil"/>
            </w:tcBorders>
            <w:shd w:val="clear" w:color="auto" w:fill="auto"/>
            <w:noWrap/>
            <w:vAlign w:val="bottom"/>
            <w:hideMark/>
          </w:tcPr>
          <w:p w14:paraId="7480073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1966</w:t>
            </w:r>
          </w:p>
        </w:tc>
        <w:tc>
          <w:tcPr>
            <w:tcW w:w="995" w:type="dxa"/>
            <w:tcBorders>
              <w:top w:val="nil"/>
              <w:left w:val="nil"/>
              <w:bottom w:val="nil"/>
              <w:right w:val="nil"/>
            </w:tcBorders>
            <w:shd w:val="clear" w:color="auto" w:fill="auto"/>
            <w:noWrap/>
            <w:vAlign w:val="bottom"/>
            <w:hideMark/>
          </w:tcPr>
          <w:p w14:paraId="6EA2EDB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79" w:type="dxa"/>
            <w:tcBorders>
              <w:top w:val="nil"/>
              <w:left w:val="nil"/>
              <w:bottom w:val="nil"/>
              <w:right w:val="nil"/>
            </w:tcBorders>
            <w:shd w:val="clear" w:color="auto" w:fill="auto"/>
            <w:noWrap/>
            <w:vAlign w:val="bottom"/>
            <w:hideMark/>
          </w:tcPr>
          <w:p w14:paraId="7B85E8E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45EAD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094" w:type="dxa"/>
            <w:tcBorders>
              <w:top w:val="nil"/>
              <w:left w:val="nil"/>
              <w:bottom w:val="nil"/>
              <w:right w:val="nil"/>
            </w:tcBorders>
            <w:shd w:val="clear" w:color="auto" w:fill="auto"/>
            <w:noWrap/>
            <w:vAlign w:val="bottom"/>
            <w:hideMark/>
          </w:tcPr>
          <w:p w14:paraId="245042F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6257198"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0A39348D" w14:textId="77777777" w:rsidTr="001577DD">
        <w:trPr>
          <w:trHeight w:val="288"/>
        </w:trPr>
        <w:tc>
          <w:tcPr>
            <w:tcW w:w="1029" w:type="dxa"/>
            <w:tcBorders>
              <w:top w:val="nil"/>
              <w:left w:val="nil"/>
              <w:bottom w:val="nil"/>
              <w:right w:val="nil"/>
            </w:tcBorders>
            <w:shd w:val="clear" w:color="000000" w:fill="F2F2F2"/>
            <w:noWrap/>
            <w:vAlign w:val="bottom"/>
            <w:hideMark/>
          </w:tcPr>
          <w:p w14:paraId="3546A3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71F41D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D1C0DB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8460BA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94" w:type="dxa"/>
            <w:tcBorders>
              <w:top w:val="nil"/>
              <w:left w:val="nil"/>
              <w:bottom w:val="nil"/>
              <w:right w:val="nil"/>
            </w:tcBorders>
            <w:shd w:val="clear" w:color="000000" w:fill="F2F2F2"/>
            <w:noWrap/>
            <w:vAlign w:val="bottom"/>
            <w:hideMark/>
          </w:tcPr>
          <w:p w14:paraId="3239E30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nil"/>
              <w:right w:val="nil"/>
            </w:tcBorders>
            <w:shd w:val="clear" w:color="000000" w:fill="F2F2F2"/>
            <w:noWrap/>
            <w:vAlign w:val="bottom"/>
            <w:hideMark/>
          </w:tcPr>
          <w:p w14:paraId="71C769F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tr w:rsidR="00152BC1" w:rsidRPr="00E7628F" w14:paraId="7B6C5D45" w14:textId="77777777" w:rsidTr="001577DD">
        <w:trPr>
          <w:trHeight w:val="288"/>
        </w:trPr>
        <w:tc>
          <w:tcPr>
            <w:tcW w:w="1029" w:type="dxa"/>
            <w:tcBorders>
              <w:top w:val="nil"/>
              <w:left w:val="nil"/>
              <w:bottom w:val="nil"/>
              <w:right w:val="nil"/>
            </w:tcBorders>
            <w:shd w:val="clear" w:color="auto" w:fill="auto"/>
            <w:noWrap/>
            <w:vAlign w:val="bottom"/>
            <w:hideMark/>
          </w:tcPr>
          <w:p w14:paraId="4FA1B6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2008</w:t>
            </w:r>
          </w:p>
        </w:tc>
        <w:tc>
          <w:tcPr>
            <w:tcW w:w="995" w:type="dxa"/>
            <w:tcBorders>
              <w:top w:val="nil"/>
              <w:left w:val="nil"/>
              <w:bottom w:val="nil"/>
              <w:right w:val="nil"/>
            </w:tcBorders>
            <w:shd w:val="clear" w:color="auto" w:fill="auto"/>
            <w:noWrap/>
            <w:vAlign w:val="bottom"/>
            <w:hideMark/>
          </w:tcPr>
          <w:p w14:paraId="09E700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79" w:type="dxa"/>
            <w:tcBorders>
              <w:top w:val="nil"/>
              <w:left w:val="nil"/>
              <w:bottom w:val="nil"/>
              <w:right w:val="nil"/>
            </w:tcBorders>
            <w:shd w:val="clear" w:color="auto" w:fill="auto"/>
            <w:noWrap/>
            <w:vAlign w:val="bottom"/>
            <w:hideMark/>
          </w:tcPr>
          <w:p w14:paraId="7E04237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FD1E9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44</w:t>
            </w:r>
          </w:p>
        </w:tc>
        <w:tc>
          <w:tcPr>
            <w:tcW w:w="1094" w:type="dxa"/>
            <w:tcBorders>
              <w:top w:val="nil"/>
              <w:left w:val="nil"/>
              <w:bottom w:val="nil"/>
              <w:right w:val="nil"/>
            </w:tcBorders>
            <w:shd w:val="clear" w:color="auto" w:fill="auto"/>
            <w:noWrap/>
            <w:vAlign w:val="bottom"/>
            <w:hideMark/>
          </w:tcPr>
          <w:p w14:paraId="32F48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B32156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BA26300" w14:textId="77777777" w:rsidTr="001577DD">
        <w:trPr>
          <w:trHeight w:val="288"/>
        </w:trPr>
        <w:tc>
          <w:tcPr>
            <w:tcW w:w="1029" w:type="dxa"/>
            <w:tcBorders>
              <w:top w:val="nil"/>
              <w:left w:val="nil"/>
              <w:bottom w:val="nil"/>
              <w:right w:val="nil"/>
            </w:tcBorders>
            <w:shd w:val="clear" w:color="auto" w:fill="auto"/>
            <w:noWrap/>
            <w:vAlign w:val="bottom"/>
            <w:hideMark/>
          </w:tcPr>
          <w:p w14:paraId="0743114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2009</w:t>
            </w:r>
          </w:p>
        </w:tc>
        <w:tc>
          <w:tcPr>
            <w:tcW w:w="995" w:type="dxa"/>
            <w:tcBorders>
              <w:top w:val="nil"/>
              <w:left w:val="nil"/>
              <w:bottom w:val="nil"/>
              <w:right w:val="nil"/>
            </w:tcBorders>
            <w:shd w:val="clear" w:color="auto" w:fill="auto"/>
            <w:noWrap/>
            <w:vAlign w:val="bottom"/>
            <w:hideMark/>
          </w:tcPr>
          <w:p w14:paraId="32FAE2A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79" w:type="dxa"/>
            <w:tcBorders>
              <w:top w:val="nil"/>
              <w:left w:val="nil"/>
              <w:bottom w:val="nil"/>
              <w:right w:val="nil"/>
            </w:tcBorders>
            <w:shd w:val="clear" w:color="auto" w:fill="auto"/>
            <w:noWrap/>
            <w:vAlign w:val="bottom"/>
            <w:hideMark/>
          </w:tcPr>
          <w:p w14:paraId="5DD6F9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B3986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45</w:t>
            </w:r>
          </w:p>
        </w:tc>
        <w:tc>
          <w:tcPr>
            <w:tcW w:w="1094" w:type="dxa"/>
            <w:tcBorders>
              <w:top w:val="nil"/>
              <w:left w:val="nil"/>
              <w:bottom w:val="nil"/>
              <w:right w:val="nil"/>
            </w:tcBorders>
            <w:shd w:val="clear" w:color="auto" w:fill="auto"/>
            <w:noWrap/>
            <w:vAlign w:val="bottom"/>
            <w:hideMark/>
          </w:tcPr>
          <w:p w14:paraId="08E1787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CD612F7"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77C8D646" w14:textId="77777777" w:rsidTr="001577DD">
        <w:trPr>
          <w:trHeight w:val="288"/>
        </w:trPr>
        <w:tc>
          <w:tcPr>
            <w:tcW w:w="1029" w:type="dxa"/>
            <w:tcBorders>
              <w:top w:val="nil"/>
              <w:left w:val="nil"/>
              <w:bottom w:val="nil"/>
              <w:right w:val="nil"/>
            </w:tcBorders>
            <w:shd w:val="clear" w:color="auto" w:fill="auto"/>
            <w:noWrap/>
            <w:vAlign w:val="bottom"/>
            <w:hideMark/>
          </w:tcPr>
          <w:p w14:paraId="2FBCC59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2010</w:t>
            </w:r>
          </w:p>
        </w:tc>
        <w:tc>
          <w:tcPr>
            <w:tcW w:w="995" w:type="dxa"/>
            <w:tcBorders>
              <w:top w:val="nil"/>
              <w:left w:val="nil"/>
              <w:bottom w:val="nil"/>
              <w:right w:val="nil"/>
            </w:tcBorders>
            <w:shd w:val="clear" w:color="auto" w:fill="auto"/>
            <w:noWrap/>
            <w:vAlign w:val="bottom"/>
            <w:hideMark/>
          </w:tcPr>
          <w:p w14:paraId="77F56D2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79" w:type="dxa"/>
            <w:tcBorders>
              <w:top w:val="nil"/>
              <w:left w:val="nil"/>
              <w:bottom w:val="nil"/>
              <w:right w:val="nil"/>
            </w:tcBorders>
            <w:shd w:val="clear" w:color="auto" w:fill="auto"/>
            <w:noWrap/>
            <w:vAlign w:val="bottom"/>
            <w:hideMark/>
          </w:tcPr>
          <w:p w14:paraId="1D6A351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0E8349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46</w:t>
            </w:r>
          </w:p>
        </w:tc>
        <w:tc>
          <w:tcPr>
            <w:tcW w:w="1094" w:type="dxa"/>
            <w:tcBorders>
              <w:top w:val="nil"/>
              <w:left w:val="nil"/>
              <w:bottom w:val="nil"/>
              <w:right w:val="nil"/>
            </w:tcBorders>
            <w:shd w:val="clear" w:color="auto" w:fill="auto"/>
            <w:noWrap/>
            <w:vAlign w:val="bottom"/>
            <w:hideMark/>
          </w:tcPr>
          <w:p w14:paraId="5DA5FDB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40465F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25037712" w14:textId="77777777" w:rsidTr="001577DD">
        <w:trPr>
          <w:trHeight w:val="288"/>
        </w:trPr>
        <w:tc>
          <w:tcPr>
            <w:tcW w:w="1029" w:type="dxa"/>
            <w:tcBorders>
              <w:top w:val="nil"/>
              <w:left w:val="nil"/>
              <w:bottom w:val="nil"/>
              <w:right w:val="nil"/>
            </w:tcBorders>
            <w:shd w:val="clear" w:color="auto" w:fill="auto"/>
            <w:noWrap/>
            <w:vAlign w:val="bottom"/>
            <w:hideMark/>
          </w:tcPr>
          <w:p w14:paraId="6ED12C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2011</w:t>
            </w:r>
          </w:p>
        </w:tc>
        <w:tc>
          <w:tcPr>
            <w:tcW w:w="995" w:type="dxa"/>
            <w:tcBorders>
              <w:top w:val="nil"/>
              <w:left w:val="nil"/>
              <w:bottom w:val="nil"/>
              <w:right w:val="nil"/>
            </w:tcBorders>
            <w:shd w:val="clear" w:color="auto" w:fill="auto"/>
            <w:noWrap/>
            <w:vAlign w:val="bottom"/>
            <w:hideMark/>
          </w:tcPr>
          <w:p w14:paraId="69B620F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79" w:type="dxa"/>
            <w:tcBorders>
              <w:top w:val="nil"/>
              <w:left w:val="nil"/>
              <w:bottom w:val="nil"/>
              <w:right w:val="nil"/>
            </w:tcBorders>
            <w:shd w:val="clear" w:color="auto" w:fill="auto"/>
            <w:noWrap/>
            <w:vAlign w:val="bottom"/>
            <w:hideMark/>
          </w:tcPr>
          <w:p w14:paraId="0B1AC67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D3BD7C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47</w:t>
            </w:r>
          </w:p>
        </w:tc>
        <w:tc>
          <w:tcPr>
            <w:tcW w:w="1094" w:type="dxa"/>
            <w:tcBorders>
              <w:top w:val="nil"/>
              <w:left w:val="nil"/>
              <w:bottom w:val="nil"/>
              <w:right w:val="nil"/>
            </w:tcBorders>
            <w:shd w:val="clear" w:color="auto" w:fill="auto"/>
            <w:noWrap/>
            <w:vAlign w:val="bottom"/>
            <w:hideMark/>
          </w:tcPr>
          <w:p w14:paraId="1BD201B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2990FE4"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55295C0C" w14:textId="77777777" w:rsidTr="001577DD">
        <w:trPr>
          <w:trHeight w:val="288"/>
        </w:trPr>
        <w:tc>
          <w:tcPr>
            <w:tcW w:w="1029" w:type="dxa"/>
            <w:tcBorders>
              <w:top w:val="nil"/>
              <w:left w:val="nil"/>
              <w:bottom w:val="nil"/>
              <w:right w:val="nil"/>
            </w:tcBorders>
            <w:shd w:val="clear" w:color="auto" w:fill="auto"/>
            <w:noWrap/>
            <w:vAlign w:val="bottom"/>
            <w:hideMark/>
          </w:tcPr>
          <w:p w14:paraId="10FBADD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2012</w:t>
            </w:r>
          </w:p>
        </w:tc>
        <w:tc>
          <w:tcPr>
            <w:tcW w:w="995" w:type="dxa"/>
            <w:tcBorders>
              <w:top w:val="nil"/>
              <w:left w:val="nil"/>
              <w:bottom w:val="nil"/>
              <w:right w:val="nil"/>
            </w:tcBorders>
            <w:shd w:val="clear" w:color="auto" w:fill="auto"/>
            <w:noWrap/>
            <w:vAlign w:val="bottom"/>
            <w:hideMark/>
          </w:tcPr>
          <w:p w14:paraId="2248720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79" w:type="dxa"/>
            <w:tcBorders>
              <w:top w:val="nil"/>
              <w:left w:val="nil"/>
              <w:bottom w:val="nil"/>
              <w:right w:val="nil"/>
            </w:tcBorders>
            <w:shd w:val="clear" w:color="auto" w:fill="auto"/>
            <w:noWrap/>
            <w:vAlign w:val="bottom"/>
            <w:hideMark/>
          </w:tcPr>
          <w:p w14:paraId="504AA85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2813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48</w:t>
            </w:r>
          </w:p>
        </w:tc>
        <w:tc>
          <w:tcPr>
            <w:tcW w:w="1094" w:type="dxa"/>
            <w:tcBorders>
              <w:top w:val="nil"/>
              <w:left w:val="nil"/>
              <w:bottom w:val="nil"/>
              <w:right w:val="nil"/>
            </w:tcBorders>
            <w:shd w:val="clear" w:color="auto" w:fill="auto"/>
            <w:noWrap/>
            <w:vAlign w:val="bottom"/>
            <w:hideMark/>
          </w:tcPr>
          <w:p w14:paraId="2B7B3B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195A6B6"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3225D08" w14:textId="77777777" w:rsidTr="001577DD">
        <w:trPr>
          <w:trHeight w:val="288"/>
        </w:trPr>
        <w:tc>
          <w:tcPr>
            <w:tcW w:w="1029" w:type="dxa"/>
            <w:tcBorders>
              <w:top w:val="nil"/>
              <w:left w:val="nil"/>
              <w:bottom w:val="nil"/>
              <w:right w:val="nil"/>
            </w:tcBorders>
            <w:shd w:val="clear" w:color="auto" w:fill="auto"/>
            <w:noWrap/>
            <w:vAlign w:val="bottom"/>
            <w:hideMark/>
          </w:tcPr>
          <w:p w14:paraId="2EBD209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2013</w:t>
            </w:r>
          </w:p>
        </w:tc>
        <w:tc>
          <w:tcPr>
            <w:tcW w:w="995" w:type="dxa"/>
            <w:tcBorders>
              <w:top w:val="nil"/>
              <w:left w:val="nil"/>
              <w:bottom w:val="nil"/>
              <w:right w:val="nil"/>
            </w:tcBorders>
            <w:shd w:val="clear" w:color="auto" w:fill="auto"/>
            <w:noWrap/>
            <w:vAlign w:val="bottom"/>
            <w:hideMark/>
          </w:tcPr>
          <w:p w14:paraId="2897E75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79" w:type="dxa"/>
            <w:tcBorders>
              <w:top w:val="nil"/>
              <w:left w:val="nil"/>
              <w:bottom w:val="nil"/>
              <w:right w:val="nil"/>
            </w:tcBorders>
            <w:shd w:val="clear" w:color="auto" w:fill="auto"/>
            <w:noWrap/>
            <w:vAlign w:val="bottom"/>
            <w:hideMark/>
          </w:tcPr>
          <w:p w14:paraId="6693E8E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35B95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c>
          <w:tcPr>
            <w:tcW w:w="1094" w:type="dxa"/>
            <w:tcBorders>
              <w:top w:val="nil"/>
              <w:left w:val="nil"/>
              <w:bottom w:val="nil"/>
              <w:right w:val="nil"/>
            </w:tcBorders>
            <w:shd w:val="clear" w:color="auto" w:fill="auto"/>
            <w:noWrap/>
            <w:vAlign w:val="bottom"/>
            <w:hideMark/>
          </w:tcPr>
          <w:p w14:paraId="7B84362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1F704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DB5C9AB" w14:textId="77777777" w:rsidTr="001577DD">
        <w:trPr>
          <w:trHeight w:val="288"/>
        </w:trPr>
        <w:tc>
          <w:tcPr>
            <w:tcW w:w="1029" w:type="dxa"/>
            <w:tcBorders>
              <w:top w:val="nil"/>
              <w:left w:val="nil"/>
              <w:bottom w:val="nil"/>
              <w:right w:val="nil"/>
            </w:tcBorders>
            <w:shd w:val="clear" w:color="auto" w:fill="auto"/>
            <w:noWrap/>
            <w:vAlign w:val="bottom"/>
            <w:hideMark/>
          </w:tcPr>
          <w:p w14:paraId="1857D99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2014</w:t>
            </w:r>
          </w:p>
        </w:tc>
        <w:tc>
          <w:tcPr>
            <w:tcW w:w="995" w:type="dxa"/>
            <w:tcBorders>
              <w:top w:val="nil"/>
              <w:left w:val="nil"/>
              <w:bottom w:val="nil"/>
              <w:right w:val="nil"/>
            </w:tcBorders>
            <w:shd w:val="clear" w:color="auto" w:fill="auto"/>
            <w:noWrap/>
            <w:vAlign w:val="bottom"/>
            <w:hideMark/>
          </w:tcPr>
          <w:p w14:paraId="7D426B7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79" w:type="dxa"/>
            <w:tcBorders>
              <w:top w:val="nil"/>
              <w:left w:val="nil"/>
              <w:bottom w:val="nil"/>
              <w:right w:val="nil"/>
            </w:tcBorders>
            <w:shd w:val="clear" w:color="auto" w:fill="auto"/>
            <w:noWrap/>
            <w:vAlign w:val="bottom"/>
            <w:hideMark/>
          </w:tcPr>
          <w:p w14:paraId="78217B4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37829AA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c>
          <w:tcPr>
            <w:tcW w:w="1094" w:type="dxa"/>
            <w:tcBorders>
              <w:top w:val="nil"/>
              <w:left w:val="nil"/>
              <w:bottom w:val="nil"/>
              <w:right w:val="nil"/>
            </w:tcBorders>
            <w:shd w:val="clear" w:color="auto" w:fill="auto"/>
            <w:noWrap/>
            <w:vAlign w:val="bottom"/>
            <w:hideMark/>
          </w:tcPr>
          <w:p w14:paraId="2874908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1AD94EEE"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C20E3CB" w14:textId="77777777" w:rsidTr="001577DD">
        <w:trPr>
          <w:trHeight w:val="288"/>
        </w:trPr>
        <w:tc>
          <w:tcPr>
            <w:tcW w:w="1029" w:type="dxa"/>
            <w:tcBorders>
              <w:top w:val="nil"/>
              <w:left w:val="nil"/>
              <w:bottom w:val="nil"/>
              <w:right w:val="nil"/>
            </w:tcBorders>
            <w:shd w:val="clear" w:color="auto" w:fill="auto"/>
            <w:noWrap/>
            <w:vAlign w:val="bottom"/>
            <w:hideMark/>
          </w:tcPr>
          <w:p w14:paraId="62066A5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2015</w:t>
            </w:r>
          </w:p>
        </w:tc>
        <w:tc>
          <w:tcPr>
            <w:tcW w:w="995" w:type="dxa"/>
            <w:tcBorders>
              <w:top w:val="nil"/>
              <w:left w:val="nil"/>
              <w:bottom w:val="nil"/>
              <w:right w:val="nil"/>
            </w:tcBorders>
            <w:shd w:val="clear" w:color="auto" w:fill="auto"/>
            <w:noWrap/>
            <w:vAlign w:val="bottom"/>
            <w:hideMark/>
          </w:tcPr>
          <w:p w14:paraId="2B2AF89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79" w:type="dxa"/>
            <w:tcBorders>
              <w:top w:val="nil"/>
              <w:left w:val="nil"/>
              <w:bottom w:val="nil"/>
              <w:right w:val="nil"/>
            </w:tcBorders>
            <w:shd w:val="clear" w:color="auto" w:fill="auto"/>
            <w:noWrap/>
            <w:vAlign w:val="bottom"/>
            <w:hideMark/>
          </w:tcPr>
          <w:p w14:paraId="2A901A17"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7545BEA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094" w:type="dxa"/>
            <w:tcBorders>
              <w:top w:val="nil"/>
              <w:left w:val="nil"/>
              <w:bottom w:val="nil"/>
              <w:right w:val="nil"/>
            </w:tcBorders>
            <w:shd w:val="clear" w:color="auto" w:fill="auto"/>
            <w:noWrap/>
            <w:vAlign w:val="bottom"/>
            <w:hideMark/>
          </w:tcPr>
          <w:p w14:paraId="0FAF951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5DF64779"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40ABD962" w14:textId="77777777" w:rsidTr="001577DD">
        <w:trPr>
          <w:trHeight w:val="288"/>
        </w:trPr>
        <w:tc>
          <w:tcPr>
            <w:tcW w:w="1029" w:type="dxa"/>
            <w:tcBorders>
              <w:top w:val="nil"/>
              <w:left w:val="nil"/>
              <w:bottom w:val="nil"/>
              <w:right w:val="nil"/>
            </w:tcBorders>
            <w:shd w:val="clear" w:color="auto" w:fill="auto"/>
            <w:noWrap/>
            <w:vAlign w:val="bottom"/>
            <w:hideMark/>
          </w:tcPr>
          <w:p w14:paraId="24CFBFB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2016</w:t>
            </w:r>
          </w:p>
        </w:tc>
        <w:tc>
          <w:tcPr>
            <w:tcW w:w="995" w:type="dxa"/>
            <w:tcBorders>
              <w:top w:val="nil"/>
              <w:left w:val="nil"/>
              <w:bottom w:val="nil"/>
              <w:right w:val="nil"/>
            </w:tcBorders>
            <w:shd w:val="clear" w:color="auto" w:fill="auto"/>
            <w:noWrap/>
            <w:vAlign w:val="bottom"/>
            <w:hideMark/>
          </w:tcPr>
          <w:p w14:paraId="50FB52B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79" w:type="dxa"/>
            <w:tcBorders>
              <w:top w:val="nil"/>
              <w:left w:val="nil"/>
              <w:bottom w:val="nil"/>
              <w:right w:val="nil"/>
            </w:tcBorders>
            <w:shd w:val="clear" w:color="auto" w:fill="auto"/>
            <w:noWrap/>
            <w:vAlign w:val="bottom"/>
            <w:hideMark/>
          </w:tcPr>
          <w:p w14:paraId="54A1BC0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B8430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094" w:type="dxa"/>
            <w:tcBorders>
              <w:top w:val="nil"/>
              <w:left w:val="nil"/>
              <w:bottom w:val="nil"/>
              <w:right w:val="nil"/>
            </w:tcBorders>
            <w:shd w:val="clear" w:color="auto" w:fill="auto"/>
            <w:noWrap/>
            <w:vAlign w:val="bottom"/>
            <w:hideMark/>
          </w:tcPr>
          <w:p w14:paraId="46F0F4A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24E6ADF2" w14:textId="77777777" w:rsidR="00152BC1" w:rsidRPr="00E7628F" w:rsidRDefault="00152BC1" w:rsidP="00636EAD">
            <w:pPr>
              <w:keepNext/>
              <w:keepLines/>
              <w:spacing w:after="0" w:line="240" w:lineRule="auto"/>
              <w:rPr>
                <w:rFonts w:ascii="Cambria" w:eastAsia="Times New Roman" w:hAnsi="Cambria"/>
                <w:sz w:val="20"/>
                <w:szCs w:val="20"/>
              </w:rPr>
            </w:pPr>
          </w:p>
        </w:tc>
      </w:tr>
      <w:tr w:rsidR="00152BC1" w:rsidRPr="00E7628F" w14:paraId="12B03062" w14:textId="77777777" w:rsidTr="001577DD">
        <w:trPr>
          <w:trHeight w:val="288"/>
        </w:trPr>
        <w:tc>
          <w:tcPr>
            <w:tcW w:w="1029" w:type="dxa"/>
            <w:tcBorders>
              <w:top w:val="nil"/>
              <w:left w:val="nil"/>
              <w:bottom w:val="nil"/>
              <w:right w:val="nil"/>
            </w:tcBorders>
            <w:shd w:val="clear" w:color="auto" w:fill="auto"/>
            <w:noWrap/>
            <w:vAlign w:val="bottom"/>
            <w:hideMark/>
          </w:tcPr>
          <w:p w14:paraId="1BBF4E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2017</w:t>
            </w:r>
          </w:p>
        </w:tc>
        <w:tc>
          <w:tcPr>
            <w:tcW w:w="995" w:type="dxa"/>
            <w:tcBorders>
              <w:top w:val="nil"/>
              <w:left w:val="nil"/>
              <w:bottom w:val="nil"/>
              <w:right w:val="nil"/>
            </w:tcBorders>
            <w:shd w:val="clear" w:color="auto" w:fill="auto"/>
            <w:noWrap/>
            <w:vAlign w:val="bottom"/>
            <w:hideMark/>
          </w:tcPr>
          <w:p w14:paraId="1532A246"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079" w:type="dxa"/>
            <w:tcBorders>
              <w:top w:val="nil"/>
              <w:left w:val="nil"/>
              <w:bottom w:val="nil"/>
              <w:right w:val="nil"/>
            </w:tcBorders>
            <w:shd w:val="clear" w:color="auto" w:fill="auto"/>
            <w:noWrap/>
            <w:vAlign w:val="bottom"/>
            <w:hideMark/>
          </w:tcPr>
          <w:p w14:paraId="528805E2"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4756A09E" w14:textId="2B152ACF"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53</w:t>
            </w:r>
          </w:p>
        </w:tc>
        <w:tc>
          <w:tcPr>
            <w:tcW w:w="1094" w:type="dxa"/>
            <w:tcBorders>
              <w:top w:val="nil"/>
              <w:left w:val="nil"/>
              <w:bottom w:val="nil"/>
              <w:right w:val="nil"/>
            </w:tcBorders>
            <w:shd w:val="clear" w:color="auto" w:fill="auto"/>
            <w:noWrap/>
            <w:vAlign w:val="bottom"/>
            <w:hideMark/>
          </w:tcPr>
          <w:p w14:paraId="615CAE5B" w14:textId="24697388"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3B99B4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3C9816A0" w14:textId="77777777" w:rsidTr="001577DD">
        <w:trPr>
          <w:trHeight w:val="288"/>
        </w:trPr>
        <w:tc>
          <w:tcPr>
            <w:tcW w:w="1029" w:type="dxa"/>
            <w:tcBorders>
              <w:top w:val="nil"/>
              <w:left w:val="nil"/>
              <w:bottom w:val="nil"/>
              <w:right w:val="nil"/>
            </w:tcBorders>
            <w:shd w:val="clear" w:color="auto" w:fill="auto"/>
            <w:noWrap/>
            <w:vAlign w:val="bottom"/>
            <w:hideMark/>
          </w:tcPr>
          <w:p w14:paraId="0C3CEB0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2018</w:t>
            </w:r>
          </w:p>
        </w:tc>
        <w:tc>
          <w:tcPr>
            <w:tcW w:w="995" w:type="dxa"/>
            <w:tcBorders>
              <w:top w:val="nil"/>
              <w:left w:val="nil"/>
              <w:bottom w:val="nil"/>
              <w:right w:val="nil"/>
            </w:tcBorders>
            <w:shd w:val="clear" w:color="auto" w:fill="auto"/>
            <w:noWrap/>
            <w:vAlign w:val="bottom"/>
            <w:hideMark/>
          </w:tcPr>
          <w:p w14:paraId="18124E8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54</w:t>
            </w:r>
          </w:p>
        </w:tc>
        <w:tc>
          <w:tcPr>
            <w:tcW w:w="1079" w:type="dxa"/>
            <w:tcBorders>
              <w:top w:val="nil"/>
              <w:left w:val="nil"/>
              <w:bottom w:val="nil"/>
              <w:right w:val="nil"/>
            </w:tcBorders>
            <w:shd w:val="clear" w:color="auto" w:fill="auto"/>
            <w:noWrap/>
            <w:vAlign w:val="bottom"/>
            <w:hideMark/>
          </w:tcPr>
          <w:p w14:paraId="115C689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21253BE1" w14:textId="41F2A545" w:rsidR="00152BC1" w:rsidRPr="00E7628F" w:rsidRDefault="004416A9" w:rsidP="00636EAD">
            <w:pPr>
              <w:keepNext/>
              <w:keepLines/>
              <w:spacing w:after="0" w:line="240" w:lineRule="auto"/>
              <w:jc w:val="right"/>
              <w:rPr>
                <w:rFonts w:ascii="Cambria" w:eastAsia="Times New Roman" w:hAnsi="Cambria"/>
                <w:sz w:val="20"/>
                <w:szCs w:val="20"/>
              </w:rPr>
            </w:pPr>
            <w:r w:rsidRPr="00E7628F">
              <w:rPr>
                <w:rFonts w:ascii="Cambria" w:eastAsia="Times New Roman" w:hAnsi="Cambria"/>
                <w:sz w:val="20"/>
                <w:szCs w:val="20"/>
              </w:rPr>
              <w:t>54</w:t>
            </w:r>
          </w:p>
        </w:tc>
        <w:tc>
          <w:tcPr>
            <w:tcW w:w="1094" w:type="dxa"/>
            <w:tcBorders>
              <w:top w:val="nil"/>
              <w:left w:val="nil"/>
              <w:bottom w:val="nil"/>
              <w:right w:val="nil"/>
            </w:tcBorders>
            <w:shd w:val="clear" w:color="auto" w:fill="auto"/>
            <w:noWrap/>
            <w:vAlign w:val="bottom"/>
            <w:hideMark/>
          </w:tcPr>
          <w:p w14:paraId="2C76E41B" w14:textId="7C81DB4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6819B094"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29F0622E" w14:textId="77777777" w:rsidTr="001577DD">
        <w:trPr>
          <w:trHeight w:val="288"/>
        </w:trPr>
        <w:tc>
          <w:tcPr>
            <w:tcW w:w="1029" w:type="dxa"/>
            <w:tcBorders>
              <w:top w:val="nil"/>
              <w:left w:val="nil"/>
              <w:bottom w:val="nil"/>
              <w:right w:val="nil"/>
            </w:tcBorders>
            <w:shd w:val="clear" w:color="auto" w:fill="auto"/>
            <w:noWrap/>
            <w:vAlign w:val="bottom"/>
            <w:hideMark/>
          </w:tcPr>
          <w:p w14:paraId="31A8D17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2019</w:t>
            </w:r>
          </w:p>
        </w:tc>
        <w:tc>
          <w:tcPr>
            <w:tcW w:w="995" w:type="dxa"/>
            <w:tcBorders>
              <w:top w:val="nil"/>
              <w:left w:val="nil"/>
              <w:bottom w:val="nil"/>
              <w:right w:val="nil"/>
            </w:tcBorders>
            <w:shd w:val="clear" w:color="auto" w:fill="auto"/>
            <w:noWrap/>
            <w:vAlign w:val="bottom"/>
            <w:hideMark/>
          </w:tcPr>
          <w:p w14:paraId="3477A34F"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55</w:t>
            </w:r>
          </w:p>
        </w:tc>
        <w:tc>
          <w:tcPr>
            <w:tcW w:w="1079" w:type="dxa"/>
            <w:tcBorders>
              <w:top w:val="nil"/>
              <w:left w:val="nil"/>
              <w:bottom w:val="nil"/>
              <w:right w:val="nil"/>
            </w:tcBorders>
            <w:shd w:val="clear" w:color="auto" w:fill="auto"/>
            <w:noWrap/>
            <w:vAlign w:val="bottom"/>
            <w:hideMark/>
          </w:tcPr>
          <w:p w14:paraId="6CC0DD92" w14:textId="77777777" w:rsidR="00152BC1" w:rsidRPr="00E7628F" w:rsidRDefault="00152BC1" w:rsidP="00636EAD">
            <w:pPr>
              <w:keepNext/>
              <w:keepLines/>
              <w:spacing w:after="0" w:line="240" w:lineRule="auto"/>
              <w:jc w:val="center"/>
              <w:rPr>
                <w:rFonts w:ascii="Cambria" w:eastAsia="Times New Roman" w:hAnsi="Cambria" w:cstheme="minorHAnsi"/>
                <w:color w:val="000000"/>
                <w:sz w:val="20"/>
                <w:szCs w:val="20"/>
              </w:rPr>
            </w:pPr>
          </w:p>
        </w:tc>
        <w:tc>
          <w:tcPr>
            <w:tcW w:w="1384" w:type="dxa"/>
            <w:tcBorders>
              <w:top w:val="nil"/>
              <w:left w:val="nil"/>
              <w:bottom w:val="nil"/>
              <w:right w:val="nil"/>
            </w:tcBorders>
            <w:shd w:val="clear" w:color="auto" w:fill="auto"/>
            <w:noWrap/>
            <w:vAlign w:val="center"/>
            <w:hideMark/>
          </w:tcPr>
          <w:p w14:paraId="3E011C01" w14:textId="01C10656" w:rsidR="00152BC1" w:rsidRPr="00E7628F" w:rsidRDefault="003644E1" w:rsidP="00636EAD">
            <w:pPr>
              <w:keepNext/>
              <w:keepLines/>
              <w:spacing w:after="0" w:line="240" w:lineRule="auto"/>
              <w:jc w:val="right"/>
              <w:rPr>
                <w:rFonts w:ascii="Cambria" w:eastAsia="Times New Roman" w:hAnsi="Cambria" w:cstheme="minorHAnsi"/>
                <w:sz w:val="20"/>
                <w:szCs w:val="20"/>
              </w:rPr>
            </w:pPr>
            <w:r w:rsidRPr="00E7628F">
              <w:rPr>
                <w:rFonts w:ascii="Cambria" w:eastAsia="Times New Roman" w:hAnsi="Cambria" w:cstheme="minorHAnsi"/>
                <w:sz w:val="20"/>
                <w:szCs w:val="20"/>
              </w:rPr>
              <w:t>55</w:t>
            </w:r>
          </w:p>
        </w:tc>
        <w:tc>
          <w:tcPr>
            <w:tcW w:w="1094" w:type="dxa"/>
            <w:tcBorders>
              <w:top w:val="nil"/>
              <w:left w:val="nil"/>
              <w:bottom w:val="nil"/>
              <w:right w:val="nil"/>
            </w:tcBorders>
            <w:shd w:val="clear" w:color="auto" w:fill="auto"/>
            <w:noWrap/>
            <w:vAlign w:val="bottom"/>
            <w:hideMark/>
          </w:tcPr>
          <w:p w14:paraId="4B9C36D7" w14:textId="1CC63FC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692" w:type="dxa"/>
            <w:tcBorders>
              <w:top w:val="nil"/>
              <w:left w:val="nil"/>
              <w:bottom w:val="nil"/>
              <w:right w:val="nil"/>
            </w:tcBorders>
            <w:shd w:val="clear" w:color="auto" w:fill="auto"/>
            <w:noWrap/>
            <w:vAlign w:val="bottom"/>
            <w:hideMark/>
          </w:tcPr>
          <w:p w14:paraId="42F0C63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470C9F77" w14:textId="77777777" w:rsidTr="001577DD">
        <w:trPr>
          <w:trHeight w:val="288"/>
        </w:trPr>
        <w:tc>
          <w:tcPr>
            <w:tcW w:w="1029" w:type="dxa"/>
            <w:tcBorders>
              <w:top w:val="nil"/>
              <w:left w:val="nil"/>
              <w:bottom w:val="nil"/>
              <w:right w:val="nil"/>
            </w:tcBorders>
            <w:shd w:val="clear" w:color="auto" w:fill="auto"/>
            <w:noWrap/>
            <w:vAlign w:val="bottom"/>
            <w:hideMark/>
          </w:tcPr>
          <w:p w14:paraId="05F3356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2020</w:t>
            </w:r>
          </w:p>
        </w:tc>
        <w:tc>
          <w:tcPr>
            <w:tcW w:w="995" w:type="dxa"/>
            <w:tcBorders>
              <w:top w:val="nil"/>
              <w:left w:val="nil"/>
              <w:bottom w:val="nil"/>
              <w:right w:val="nil"/>
            </w:tcBorders>
            <w:shd w:val="clear" w:color="auto" w:fill="auto"/>
            <w:noWrap/>
            <w:vAlign w:val="bottom"/>
            <w:hideMark/>
          </w:tcPr>
          <w:p w14:paraId="5E54C78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56</w:t>
            </w:r>
          </w:p>
        </w:tc>
        <w:tc>
          <w:tcPr>
            <w:tcW w:w="1079" w:type="dxa"/>
            <w:tcBorders>
              <w:top w:val="nil"/>
              <w:left w:val="nil"/>
              <w:bottom w:val="nil"/>
              <w:right w:val="nil"/>
            </w:tcBorders>
            <w:shd w:val="clear" w:color="auto" w:fill="auto"/>
            <w:noWrap/>
            <w:vAlign w:val="bottom"/>
            <w:hideMark/>
          </w:tcPr>
          <w:p w14:paraId="75782DD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E842F4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5015C4D4" w14:textId="7C8ABC57" w:rsidR="00152BC1" w:rsidRPr="00E7628F" w:rsidRDefault="003644E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c>
          <w:tcPr>
            <w:tcW w:w="1692" w:type="dxa"/>
            <w:tcBorders>
              <w:top w:val="nil"/>
              <w:left w:val="nil"/>
              <w:bottom w:val="nil"/>
              <w:right w:val="nil"/>
            </w:tcBorders>
            <w:shd w:val="clear" w:color="auto" w:fill="auto"/>
            <w:noWrap/>
            <w:vAlign w:val="bottom"/>
            <w:hideMark/>
          </w:tcPr>
          <w:p w14:paraId="6E2CC84A"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6D3156D0"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4A4E7750"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2021</w:t>
            </w:r>
          </w:p>
        </w:tc>
        <w:tc>
          <w:tcPr>
            <w:tcW w:w="995" w:type="dxa"/>
            <w:tcBorders>
              <w:top w:val="nil"/>
              <w:left w:val="nil"/>
              <w:bottom w:val="nil"/>
              <w:right w:val="nil"/>
            </w:tcBorders>
            <w:shd w:val="clear" w:color="auto" w:fill="FFFFFF" w:themeFill="background1"/>
            <w:noWrap/>
            <w:vAlign w:val="bottom"/>
            <w:hideMark/>
          </w:tcPr>
          <w:p w14:paraId="3F44252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57</w:t>
            </w:r>
          </w:p>
        </w:tc>
        <w:tc>
          <w:tcPr>
            <w:tcW w:w="1079" w:type="dxa"/>
            <w:tcBorders>
              <w:top w:val="nil"/>
              <w:left w:val="nil"/>
              <w:bottom w:val="nil"/>
              <w:right w:val="nil"/>
            </w:tcBorders>
            <w:shd w:val="clear" w:color="auto" w:fill="FFFFFF" w:themeFill="background1"/>
            <w:noWrap/>
            <w:vAlign w:val="bottom"/>
            <w:hideMark/>
          </w:tcPr>
          <w:p w14:paraId="34525B5B"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56877425"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257F913A" w14:textId="71685521"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c>
          <w:tcPr>
            <w:tcW w:w="1692" w:type="dxa"/>
            <w:tcBorders>
              <w:top w:val="nil"/>
              <w:left w:val="nil"/>
              <w:bottom w:val="nil"/>
              <w:right w:val="nil"/>
            </w:tcBorders>
            <w:shd w:val="clear" w:color="auto" w:fill="FFFFFF" w:themeFill="background1"/>
            <w:noWrap/>
            <w:vAlign w:val="bottom"/>
            <w:hideMark/>
          </w:tcPr>
          <w:p w14:paraId="29F3131F" w14:textId="4A96D92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152BC1" w:rsidRPr="00E7628F" w14:paraId="04CE4D0B" w14:textId="77777777" w:rsidTr="001577DD">
        <w:trPr>
          <w:trHeight w:val="288"/>
        </w:trPr>
        <w:tc>
          <w:tcPr>
            <w:tcW w:w="1029" w:type="dxa"/>
            <w:tcBorders>
              <w:top w:val="nil"/>
              <w:left w:val="nil"/>
              <w:bottom w:val="nil"/>
              <w:right w:val="nil"/>
            </w:tcBorders>
            <w:shd w:val="clear" w:color="auto" w:fill="FFFFFF" w:themeFill="background1"/>
            <w:noWrap/>
            <w:vAlign w:val="bottom"/>
            <w:hideMark/>
          </w:tcPr>
          <w:p w14:paraId="18DC5F81"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2022</w:t>
            </w:r>
          </w:p>
        </w:tc>
        <w:tc>
          <w:tcPr>
            <w:tcW w:w="995" w:type="dxa"/>
            <w:tcBorders>
              <w:top w:val="nil"/>
              <w:left w:val="nil"/>
              <w:bottom w:val="nil"/>
              <w:right w:val="nil"/>
            </w:tcBorders>
            <w:shd w:val="clear" w:color="auto" w:fill="FFFFFF" w:themeFill="background1"/>
            <w:noWrap/>
            <w:vAlign w:val="bottom"/>
            <w:hideMark/>
          </w:tcPr>
          <w:p w14:paraId="594887BE"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58</w:t>
            </w:r>
          </w:p>
        </w:tc>
        <w:tc>
          <w:tcPr>
            <w:tcW w:w="1079" w:type="dxa"/>
            <w:tcBorders>
              <w:top w:val="nil"/>
              <w:left w:val="nil"/>
              <w:bottom w:val="nil"/>
              <w:right w:val="nil"/>
            </w:tcBorders>
            <w:shd w:val="clear" w:color="auto" w:fill="FFFFFF" w:themeFill="background1"/>
            <w:noWrap/>
            <w:vAlign w:val="bottom"/>
            <w:hideMark/>
          </w:tcPr>
          <w:p w14:paraId="4E8C607C"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hideMark/>
          </w:tcPr>
          <w:p w14:paraId="7A5E546D"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hideMark/>
          </w:tcPr>
          <w:p w14:paraId="0FD9E292" w14:textId="1816C634"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3</w:t>
            </w:r>
          </w:p>
        </w:tc>
        <w:tc>
          <w:tcPr>
            <w:tcW w:w="1692" w:type="dxa"/>
            <w:tcBorders>
              <w:top w:val="nil"/>
              <w:left w:val="nil"/>
              <w:bottom w:val="nil"/>
              <w:right w:val="nil"/>
            </w:tcBorders>
            <w:shd w:val="clear" w:color="auto" w:fill="FFFFFF" w:themeFill="background1"/>
            <w:noWrap/>
            <w:vAlign w:val="bottom"/>
            <w:hideMark/>
          </w:tcPr>
          <w:p w14:paraId="34D5B004" w14:textId="3CBE8279"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r>
      <w:tr w:rsidR="004416A9" w:rsidRPr="00E7628F" w14:paraId="12AECA5B"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7344A46C" w14:textId="388D193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2023</w:t>
            </w:r>
          </w:p>
        </w:tc>
        <w:tc>
          <w:tcPr>
            <w:tcW w:w="995" w:type="dxa"/>
            <w:tcBorders>
              <w:top w:val="nil"/>
              <w:left w:val="nil"/>
              <w:bottom w:val="nil"/>
              <w:right w:val="nil"/>
            </w:tcBorders>
            <w:shd w:val="clear" w:color="auto" w:fill="FFFFFF" w:themeFill="background1"/>
            <w:noWrap/>
            <w:vAlign w:val="bottom"/>
          </w:tcPr>
          <w:p w14:paraId="2B64B115" w14:textId="2F49C428"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59</w:t>
            </w:r>
          </w:p>
        </w:tc>
        <w:tc>
          <w:tcPr>
            <w:tcW w:w="1079" w:type="dxa"/>
            <w:tcBorders>
              <w:top w:val="nil"/>
              <w:left w:val="nil"/>
              <w:bottom w:val="nil"/>
              <w:right w:val="nil"/>
            </w:tcBorders>
            <w:shd w:val="clear" w:color="auto" w:fill="FFFFFF" w:themeFill="background1"/>
            <w:noWrap/>
            <w:vAlign w:val="bottom"/>
          </w:tcPr>
          <w:p w14:paraId="50EA313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436E1857"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71A89EE3" w14:textId="57A51EFC"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p>
        </w:tc>
        <w:tc>
          <w:tcPr>
            <w:tcW w:w="1692" w:type="dxa"/>
            <w:tcBorders>
              <w:top w:val="nil"/>
              <w:left w:val="nil"/>
              <w:bottom w:val="nil"/>
              <w:right w:val="nil"/>
            </w:tcBorders>
            <w:shd w:val="clear" w:color="auto" w:fill="FFFFFF" w:themeFill="background1"/>
            <w:noWrap/>
            <w:vAlign w:val="bottom"/>
          </w:tcPr>
          <w:p w14:paraId="6CE47022" w14:textId="48A53CA1"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w:t>
            </w:r>
          </w:p>
        </w:tc>
      </w:tr>
      <w:tr w:rsidR="004416A9" w:rsidRPr="00E7628F" w14:paraId="5BBA493C" w14:textId="77777777" w:rsidTr="001577DD">
        <w:trPr>
          <w:trHeight w:val="288"/>
        </w:trPr>
        <w:tc>
          <w:tcPr>
            <w:tcW w:w="1029" w:type="dxa"/>
            <w:tcBorders>
              <w:top w:val="nil"/>
              <w:left w:val="nil"/>
              <w:bottom w:val="nil"/>
              <w:right w:val="nil"/>
            </w:tcBorders>
            <w:shd w:val="clear" w:color="auto" w:fill="FFFFFF" w:themeFill="background1"/>
            <w:noWrap/>
            <w:vAlign w:val="bottom"/>
          </w:tcPr>
          <w:p w14:paraId="5695BE3A" w14:textId="59589010"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2024</w:t>
            </w:r>
          </w:p>
        </w:tc>
        <w:tc>
          <w:tcPr>
            <w:tcW w:w="995" w:type="dxa"/>
            <w:tcBorders>
              <w:top w:val="nil"/>
              <w:left w:val="nil"/>
              <w:bottom w:val="nil"/>
              <w:right w:val="nil"/>
            </w:tcBorders>
            <w:shd w:val="clear" w:color="auto" w:fill="FFFFFF" w:themeFill="background1"/>
            <w:noWrap/>
            <w:vAlign w:val="bottom"/>
          </w:tcPr>
          <w:p w14:paraId="49AFA79D" w14:textId="0C696F4E"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60</w:t>
            </w:r>
          </w:p>
        </w:tc>
        <w:tc>
          <w:tcPr>
            <w:tcW w:w="1079" w:type="dxa"/>
            <w:tcBorders>
              <w:top w:val="nil"/>
              <w:left w:val="nil"/>
              <w:bottom w:val="nil"/>
              <w:right w:val="nil"/>
            </w:tcBorders>
            <w:shd w:val="clear" w:color="auto" w:fill="FFFFFF" w:themeFill="background1"/>
            <w:noWrap/>
            <w:vAlign w:val="bottom"/>
          </w:tcPr>
          <w:p w14:paraId="72BE0521" w14:textId="77777777"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FFFFFF" w:themeFill="background1"/>
            <w:noWrap/>
            <w:vAlign w:val="bottom"/>
          </w:tcPr>
          <w:p w14:paraId="7ED7ADAF" w14:textId="77777777" w:rsidR="004416A9" w:rsidRPr="00E7628F" w:rsidRDefault="004416A9"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FFFFFF" w:themeFill="background1"/>
            <w:noWrap/>
            <w:vAlign w:val="bottom"/>
          </w:tcPr>
          <w:p w14:paraId="332F0597" w14:textId="1C93DC3D" w:rsidR="004416A9"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w:t>
            </w:r>
          </w:p>
        </w:tc>
        <w:tc>
          <w:tcPr>
            <w:tcW w:w="1692" w:type="dxa"/>
            <w:tcBorders>
              <w:top w:val="nil"/>
              <w:left w:val="nil"/>
              <w:bottom w:val="nil"/>
              <w:right w:val="nil"/>
            </w:tcBorders>
            <w:shd w:val="clear" w:color="auto" w:fill="FFFFFF" w:themeFill="background1"/>
            <w:noWrap/>
            <w:vAlign w:val="bottom"/>
          </w:tcPr>
          <w:p w14:paraId="2DF644CD" w14:textId="0613CC8D" w:rsidR="004416A9"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w:t>
            </w:r>
          </w:p>
        </w:tc>
      </w:tr>
      <w:tr w:rsidR="00152BC1" w:rsidRPr="00E7628F" w14:paraId="02D5B945" w14:textId="77777777" w:rsidTr="001577DD">
        <w:trPr>
          <w:trHeight w:val="288"/>
        </w:trPr>
        <w:tc>
          <w:tcPr>
            <w:tcW w:w="1029" w:type="dxa"/>
            <w:tcBorders>
              <w:top w:val="nil"/>
              <w:left w:val="nil"/>
              <w:bottom w:val="nil"/>
              <w:right w:val="nil"/>
            </w:tcBorders>
            <w:shd w:val="clear" w:color="000000" w:fill="F2F2F2"/>
            <w:noWrap/>
            <w:vAlign w:val="bottom"/>
            <w:hideMark/>
          </w:tcPr>
          <w:p w14:paraId="796E4C53"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995" w:type="dxa"/>
            <w:tcBorders>
              <w:top w:val="nil"/>
              <w:left w:val="nil"/>
              <w:bottom w:val="nil"/>
              <w:right w:val="nil"/>
            </w:tcBorders>
            <w:shd w:val="clear" w:color="000000" w:fill="F2F2F2"/>
            <w:noWrap/>
            <w:vAlign w:val="bottom"/>
            <w:hideMark/>
          </w:tcPr>
          <w:p w14:paraId="1773083D"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079" w:type="dxa"/>
            <w:tcBorders>
              <w:top w:val="nil"/>
              <w:left w:val="nil"/>
              <w:bottom w:val="nil"/>
              <w:right w:val="nil"/>
            </w:tcBorders>
            <w:shd w:val="clear" w:color="000000" w:fill="F2F2F2"/>
            <w:noWrap/>
            <w:vAlign w:val="bottom"/>
            <w:hideMark/>
          </w:tcPr>
          <w:p w14:paraId="330FB7D8"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nil"/>
              <w:right w:val="nil"/>
            </w:tcBorders>
            <w:shd w:val="clear" w:color="000000" w:fill="F2F2F2"/>
            <w:noWrap/>
            <w:vAlign w:val="bottom"/>
            <w:hideMark/>
          </w:tcPr>
          <w:p w14:paraId="7D0CAF5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nil"/>
              <w:right w:val="nil"/>
            </w:tcBorders>
            <w:shd w:val="clear" w:color="000000" w:fill="F2F2F2"/>
            <w:noWrap/>
            <w:vAlign w:val="bottom"/>
            <w:hideMark/>
          </w:tcPr>
          <w:p w14:paraId="6AAF5639"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p>
        </w:tc>
        <w:tc>
          <w:tcPr>
            <w:tcW w:w="1692" w:type="dxa"/>
            <w:tcBorders>
              <w:top w:val="nil"/>
              <w:left w:val="nil"/>
              <w:bottom w:val="nil"/>
              <w:right w:val="nil"/>
            </w:tcBorders>
            <w:shd w:val="clear" w:color="000000" w:fill="F2F2F2"/>
            <w:noWrap/>
            <w:vAlign w:val="bottom"/>
            <w:hideMark/>
          </w:tcPr>
          <w:p w14:paraId="638BBCC5" w14:textId="55A54D88" w:rsidR="00152BC1" w:rsidRPr="00E7628F" w:rsidRDefault="007170C0"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w:t>
            </w:r>
            <w:r w:rsidR="00152BC1" w:rsidRPr="00E7628F">
              <w:rPr>
                <w:rFonts w:ascii="Cambria" w:eastAsia="Times New Roman" w:hAnsi="Cambria" w:cs="Calibri"/>
                <w:color w:val="000000"/>
                <w:sz w:val="20"/>
                <w:szCs w:val="20"/>
              </w:rPr>
              <w:t> </w:t>
            </w:r>
          </w:p>
        </w:tc>
      </w:tr>
      <w:tr w:rsidR="00152BC1" w:rsidRPr="00E7628F" w14:paraId="129291FF" w14:textId="77777777" w:rsidTr="001577DD">
        <w:trPr>
          <w:trHeight w:val="288"/>
        </w:trPr>
        <w:tc>
          <w:tcPr>
            <w:tcW w:w="1029" w:type="dxa"/>
            <w:tcBorders>
              <w:top w:val="nil"/>
              <w:left w:val="nil"/>
              <w:bottom w:val="nil"/>
              <w:right w:val="nil"/>
            </w:tcBorders>
            <w:shd w:val="clear" w:color="auto" w:fill="auto"/>
            <w:noWrap/>
            <w:vAlign w:val="bottom"/>
            <w:hideMark/>
          </w:tcPr>
          <w:p w14:paraId="5C314E87" w14:textId="73A01DAB"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2070</w:t>
            </w:r>
          </w:p>
        </w:tc>
        <w:tc>
          <w:tcPr>
            <w:tcW w:w="995" w:type="dxa"/>
            <w:tcBorders>
              <w:top w:val="nil"/>
              <w:left w:val="nil"/>
              <w:bottom w:val="nil"/>
              <w:right w:val="nil"/>
            </w:tcBorders>
            <w:shd w:val="clear" w:color="auto" w:fill="auto"/>
            <w:noWrap/>
            <w:vAlign w:val="bottom"/>
            <w:hideMark/>
          </w:tcPr>
          <w:p w14:paraId="6A9E6F4E" w14:textId="609F0E6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106</w:t>
            </w:r>
          </w:p>
        </w:tc>
        <w:tc>
          <w:tcPr>
            <w:tcW w:w="1079" w:type="dxa"/>
            <w:tcBorders>
              <w:top w:val="nil"/>
              <w:left w:val="nil"/>
              <w:bottom w:val="nil"/>
              <w:right w:val="nil"/>
            </w:tcBorders>
            <w:shd w:val="clear" w:color="auto" w:fill="auto"/>
            <w:noWrap/>
            <w:vAlign w:val="bottom"/>
            <w:hideMark/>
          </w:tcPr>
          <w:p w14:paraId="5B20E12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176A322B"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60135A69" w14:textId="73FDC83C"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51</w:t>
            </w:r>
          </w:p>
        </w:tc>
        <w:tc>
          <w:tcPr>
            <w:tcW w:w="1692" w:type="dxa"/>
            <w:tcBorders>
              <w:top w:val="nil"/>
              <w:left w:val="nil"/>
              <w:bottom w:val="nil"/>
              <w:right w:val="nil"/>
            </w:tcBorders>
            <w:shd w:val="clear" w:color="auto" w:fill="auto"/>
            <w:noWrap/>
            <w:vAlign w:val="bottom"/>
            <w:hideMark/>
          </w:tcPr>
          <w:p w14:paraId="61805039" w14:textId="69F79A4F"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w:t>
            </w:r>
            <w:r w:rsidR="001577DD" w:rsidRPr="00E7628F">
              <w:rPr>
                <w:rFonts w:ascii="Cambria" w:eastAsia="Times New Roman" w:hAnsi="Cambria" w:cs="Calibri"/>
                <w:color w:val="000000"/>
                <w:sz w:val="20"/>
                <w:szCs w:val="20"/>
              </w:rPr>
              <w:t>8</w:t>
            </w:r>
          </w:p>
        </w:tc>
      </w:tr>
      <w:tr w:rsidR="00152BC1" w:rsidRPr="00E7628F" w14:paraId="7EFB67AB" w14:textId="77777777" w:rsidTr="001577DD">
        <w:trPr>
          <w:trHeight w:val="288"/>
        </w:trPr>
        <w:tc>
          <w:tcPr>
            <w:tcW w:w="1029" w:type="dxa"/>
            <w:tcBorders>
              <w:top w:val="nil"/>
              <w:left w:val="nil"/>
              <w:bottom w:val="nil"/>
              <w:right w:val="nil"/>
            </w:tcBorders>
            <w:shd w:val="clear" w:color="auto" w:fill="auto"/>
            <w:noWrap/>
            <w:vAlign w:val="bottom"/>
            <w:hideMark/>
          </w:tcPr>
          <w:p w14:paraId="1BF79DB5" w14:textId="037CC74C"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2071</w:t>
            </w:r>
          </w:p>
        </w:tc>
        <w:tc>
          <w:tcPr>
            <w:tcW w:w="995" w:type="dxa"/>
            <w:tcBorders>
              <w:top w:val="nil"/>
              <w:left w:val="nil"/>
              <w:bottom w:val="nil"/>
              <w:right w:val="nil"/>
            </w:tcBorders>
            <w:shd w:val="clear" w:color="auto" w:fill="auto"/>
            <w:noWrap/>
            <w:vAlign w:val="bottom"/>
            <w:hideMark/>
          </w:tcPr>
          <w:p w14:paraId="0569F9D5" w14:textId="64F6696D" w:rsidR="00152BC1" w:rsidRPr="00E7628F" w:rsidRDefault="004416A9"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107</w:t>
            </w:r>
          </w:p>
        </w:tc>
        <w:tc>
          <w:tcPr>
            <w:tcW w:w="1079" w:type="dxa"/>
            <w:tcBorders>
              <w:top w:val="nil"/>
              <w:left w:val="nil"/>
              <w:bottom w:val="nil"/>
              <w:right w:val="nil"/>
            </w:tcBorders>
            <w:shd w:val="clear" w:color="auto" w:fill="auto"/>
            <w:noWrap/>
            <w:vAlign w:val="bottom"/>
            <w:hideMark/>
          </w:tcPr>
          <w:p w14:paraId="4DA20205" w14:textId="77777777" w:rsidR="00152BC1" w:rsidRPr="00E7628F" w:rsidRDefault="00152BC1"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hideMark/>
          </w:tcPr>
          <w:p w14:paraId="5B346902" w14:textId="77777777" w:rsidR="00152BC1" w:rsidRPr="00E7628F" w:rsidRDefault="00152BC1"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hideMark/>
          </w:tcPr>
          <w:p w14:paraId="04AD60D9" w14:textId="05EE3BCE"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52</w:t>
            </w:r>
          </w:p>
        </w:tc>
        <w:tc>
          <w:tcPr>
            <w:tcW w:w="1692" w:type="dxa"/>
            <w:tcBorders>
              <w:top w:val="nil"/>
              <w:left w:val="nil"/>
              <w:bottom w:val="nil"/>
              <w:right w:val="nil"/>
            </w:tcBorders>
            <w:shd w:val="clear" w:color="auto" w:fill="auto"/>
            <w:noWrap/>
            <w:vAlign w:val="bottom"/>
            <w:hideMark/>
          </w:tcPr>
          <w:p w14:paraId="0A69269F" w14:textId="0095E757" w:rsidR="00152BC1"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49</w:t>
            </w:r>
          </w:p>
        </w:tc>
      </w:tr>
      <w:tr w:rsidR="001577DD" w:rsidRPr="00E7628F" w14:paraId="313F55F0" w14:textId="77777777" w:rsidTr="001577DD">
        <w:trPr>
          <w:trHeight w:val="288"/>
        </w:trPr>
        <w:tc>
          <w:tcPr>
            <w:tcW w:w="1029" w:type="dxa"/>
            <w:tcBorders>
              <w:top w:val="nil"/>
              <w:left w:val="nil"/>
              <w:bottom w:val="nil"/>
              <w:right w:val="nil"/>
            </w:tcBorders>
            <w:shd w:val="clear" w:color="auto" w:fill="auto"/>
            <w:noWrap/>
            <w:vAlign w:val="bottom"/>
          </w:tcPr>
          <w:p w14:paraId="4DD0A585" w14:textId="09C73DA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2072</w:t>
            </w:r>
          </w:p>
        </w:tc>
        <w:tc>
          <w:tcPr>
            <w:tcW w:w="995" w:type="dxa"/>
            <w:tcBorders>
              <w:top w:val="nil"/>
              <w:left w:val="nil"/>
              <w:bottom w:val="nil"/>
              <w:right w:val="nil"/>
            </w:tcBorders>
            <w:shd w:val="clear" w:color="auto" w:fill="auto"/>
            <w:noWrap/>
            <w:vAlign w:val="bottom"/>
          </w:tcPr>
          <w:p w14:paraId="586AC3A5" w14:textId="3AC35A38"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108</w:t>
            </w:r>
          </w:p>
        </w:tc>
        <w:tc>
          <w:tcPr>
            <w:tcW w:w="1079" w:type="dxa"/>
            <w:tcBorders>
              <w:top w:val="nil"/>
              <w:left w:val="nil"/>
              <w:bottom w:val="nil"/>
              <w:right w:val="nil"/>
            </w:tcBorders>
            <w:shd w:val="clear" w:color="auto" w:fill="auto"/>
            <w:noWrap/>
            <w:vAlign w:val="bottom"/>
          </w:tcPr>
          <w:p w14:paraId="12E0731A" w14:textId="77777777"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p>
        </w:tc>
        <w:tc>
          <w:tcPr>
            <w:tcW w:w="1384" w:type="dxa"/>
            <w:tcBorders>
              <w:top w:val="nil"/>
              <w:left w:val="nil"/>
              <w:bottom w:val="nil"/>
              <w:right w:val="nil"/>
            </w:tcBorders>
            <w:shd w:val="clear" w:color="auto" w:fill="auto"/>
            <w:noWrap/>
            <w:vAlign w:val="bottom"/>
          </w:tcPr>
          <w:p w14:paraId="47AC5DF9" w14:textId="77777777" w:rsidR="001577DD" w:rsidRPr="00E7628F" w:rsidRDefault="001577DD" w:rsidP="00636EAD">
            <w:pPr>
              <w:keepNext/>
              <w:keepLines/>
              <w:spacing w:after="0" w:line="240" w:lineRule="auto"/>
              <w:rPr>
                <w:rFonts w:ascii="Cambria" w:eastAsia="Times New Roman" w:hAnsi="Cambria"/>
                <w:sz w:val="20"/>
                <w:szCs w:val="20"/>
              </w:rPr>
            </w:pPr>
          </w:p>
        </w:tc>
        <w:tc>
          <w:tcPr>
            <w:tcW w:w="1094" w:type="dxa"/>
            <w:tcBorders>
              <w:top w:val="nil"/>
              <w:left w:val="nil"/>
              <w:bottom w:val="nil"/>
              <w:right w:val="nil"/>
            </w:tcBorders>
            <w:shd w:val="clear" w:color="auto" w:fill="auto"/>
            <w:noWrap/>
            <w:vAlign w:val="bottom"/>
          </w:tcPr>
          <w:p w14:paraId="3A9DF5C5" w14:textId="189A11DE" w:rsidR="001577DD" w:rsidRPr="00E7628F" w:rsidDel="001577DD"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53</w:t>
            </w:r>
          </w:p>
        </w:tc>
        <w:tc>
          <w:tcPr>
            <w:tcW w:w="1692" w:type="dxa"/>
            <w:tcBorders>
              <w:top w:val="nil"/>
              <w:left w:val="nil"/>
              <w:bottom w:val="nil"/>
              <w:right w:val="nil"/>
            </w:tcBorders>
            <w:shd w:val="clear" w:color="auto" w:fill="auto"/>
            <w:noWrap/>
            <w:vAlign w:val="bottom"/>
          </w:tcPr>
          <w:p w14:paraId="58EA5803" w14:textId="4D7E2292" w:rsidR="001577DD" w:rsidRPr="00E7628F" w:rsidRDefault="001577DD" w:rsidP="00636EAD">
            <w:pPr>
              <w:keepNext/>
              <w:keepLines/>
              <w:spacing w:after="0" w:line="240" w:lineRule="auto"/>
              <w:jc w:val="right"/>
              <w:rPr>
                <w:rFonts w:ascii="Cambria" w:eastAsia="Times New Roman" w:hAnsi="Cambria" w:cs="Calibri"/>
                <w:color w:val="000000"/>
                <w:sz w:val="20"/>
                <w:szCs w:val="20"/>
              </w:rPr>
            </w:pPr>
            <w:r w:rsidRPr="00E7628F">
              <w:rPr>
                <w:rFonts w:ascii="Cambria" w:eastAsia="Times New Roman" w:hAnsi="Cambria" w:cs="Calibri"/>
                <w:color w:val="000000"/>
                <w:sz w:val="20"/>
                <w:szCs w:val="20"/>
              </w:rPr>
              <w:t>50</w:t>
            </w:r>
          </w:p>
        </w:tc>
      </w:tr>
      <w:tr w:rsidR="001577DD" w:rsidRPr="00E7628F" w14:paraId="46B29362" w14:textId="77777777" w:rsidTr="001577DD">
        <w:trPr>
          <w:trHeight w:val="144"/>
        </w:trPr>
        <w:tc>
          <w:tcPr>
            <w:tcW w:w="1029" w:type="dxa"/>
            <w:tcBorders>
              <w:top w:val="nil"/>
              <w:left w:val="nil"/>
              <w:bottom w:val="single" w:sz="4" w:space="0" w:color="auto"/>
              <w:right w:val="nil"/>
            </w:tcBorders>
            <w:shd w:val="clear" w:color="auto" w:fill="auto"/>
            <w:noWrap/>
            <w:vAlign w:val="bottom"/>
            <w:hideMark/>
          </w:tcPr>
          <w:p w14:paraId="0DC4F70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995" w:type="dxa"/>
            <w:tcBorders>
              <w:top w:val="nil"/>
              <w:left w:val="nil"/>
              <w:bottom w:val="single" w:sz="4" w:space="0" w:color="auto"/>
              <w:right w:val="nil"/>
            </w:tcBorders>
            <w:shd w:val="clear" w:color="auto" w:fill="auto"/>
            <w:noWrap/>
            <w:vAlign w:val="bottom"/>
            <w:hideMark/>
          </w:tcPr>
          <w:p w14:paraId="584543DF"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79" w:type="dxa"/>
            <w:tcBorders>
              <w:top w:val="nil"/>
              <w:left w:val="nil"/>
              <w:bottom w:val="single" w:sz="4" w:space="0" w:color="auto"/>
              <w:right w:val="nil"/>
            </w:tcBorders>
            <w:shd w:val="clear" w:color="auto" w:fill="auto"/>
            <w:noWrap/>
            <w:vAlign w:val="bottom"/>
            <w:hideMark/>
          </w:tcPr>
          <w:p w14:paraId="74499FAB"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384" w:type="dxa"/>
            <w:tcBorders>
              <w:top w:val="nil"/>
              <w:left w:val="nil"/>
              <w:bottom w:val="single" w:sz="4" w:space="0" w:color="auto"/>
              <w:right w:val="nil"/>
            </w:tcBorders>
            <w:shd w:val="clear" w:color="auto" w:fill="auto"/>
            <w:noWrap/>
            <w:vAlign w:val="bottom"/>
            <w:hideMark/>
          </w:tcPr>
          <w:p w14:paraId="477F6545"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094" w:type="dxa"/>
            <w:tcBorders>
              <w:top w:val="nil"/>
              <w:left w:val="nil"/>
              <w:bottom w:val="single" w:sz="4" w:space="0" w:color="auto"/>
              <w:right w:val="nil"/>
            </w:tcBorders>
            <w:shd w:val="clear" w:color="auto" w:fill="auto"/>
            <w:noWrap/>
            <w:vAlign w:val="bottom"/>
            <w:hideMark/>
          </w:tcPr>
          <w:p w14:paraId="7D5CF589"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c>
          <w:tcPr>
            <w:tcW w:w="1692" w:type="dxa"/>
            <w:tcBorders>
              <w:top w:val="nil"/>
              <w:left w:val="nil"/>
              <w:bottom w:val="single" w:sz="4" w:space="0" w:color="auto"/>
              <w:right w:val="nil"/>
            </w:tcBorders>
            <w:shd w:val="clear" w:color="auto" w:fill="auto"/>
            <w:noWrap/>
            <w:vAlign w:val="bottom"/>
            <w:hideMark/>
          </w:tcPr>
          <w:p w14:paraId="72447111" w14:textId="77777777" w:rsidR="001577DD" w:rsidRPr="00E7628F" w:rsidRDefault="001577DD" w:rsidP="00636EAD">
            <w:pPr>
              <w:keepNext/>
              <w:keepLines/>
              <w:spacing w:after="0" w:line="240" w:lineRule="auto"/>
              <w:rPr>
                <w:rFonts w:ascii="Cambria" w:eastAsia="Times New Roman" w:hAnsi="Cambria" w:cs="Calibri"/>
                <w:color w:val="000000"/>
                <w:sz w:val="20"/>
                <w:szCs w:val="20"/>
              </w:rPr>
            </w:pPr>
            <w:r w:rsidRPr="00E7628F">
              <w:rPr>
                <w:rFonts w:ascii="Cambria" w:eastAsia="Times New Roman" w:hAnsi="Cambria" w:cs="Calibri"/>
                <w:color w:val="000000"/>
                <w:sz w:val="20"/>
                <w:szCs w:val="20"/>
              </w:rPr>
              <w:t> </w:t>
            </w:r>
          </w:p>
        </w:tc>
      </w:tr>
      <w:bookmarkEnd w:id="0"/>
      <w:bookmarkEnd w:id="1"/>
    </w:tbl>
    <w:p w14:paraId="5AFFB0AC" w14:textId="77777777" w:rsidR="00A508D3" w:rsidRPr="00E7628F" w:rsidRDefault="00A508D3" w:rsidP="00636EAD">
      <w:pPr>
        <w:spacing w:after="0" w:line="240" w:lineRule="auto"/>
        <w:rPr>
          <w:rFonts w:ascii="Cambria" w:hAnsi="Cambria"/>
          <w:sz w:val="20"/>
          <w:szCs w:val="20"/>
        </w:rPr>
      </w:pPr>
    </w:p>
    <w:sectPr w:rsidR="00A508D3" w:rsidRPr="00E7628F" w:rsidSect="00A508D3">
      <w:footerReference w:type="default" r:id="rId30"/>
      <w:pgSz w:w="11906" w:h="16838"/>
      <w:pgMar w:top="1440" w:right="1304" w:bottom="1440"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BE7B9" w14:textId="77777777" w:rsidR="00BC4E5A" w:rsidRDefault="00BC4E5A">
      <w:pPr>
        <w:spacing w:after="0" w:line="240" w:lineRule="auto"/>
      </w:pPr>
      <w:r>
        <w:separator/>
      </w:r>
    </w:p>
  </w:endnote>
  <w:endnote w:type="continuationSeparator" w:id="0">
    <w:p w14:paraId="31179BE7" w14:textId="77777777" w:rsidR="00BC4E5A" w:rsidRDefault="00BC4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0904D" w14:textId="728AA8A3" w:rsidR="00C46F4D" w:rsidRDefault="00C46F4D">
    <w:pPr>
      <w:pStyle w:val="Footer"/>
      <w:jc w:val="right"/>
    </w:pPr>
    <w:r>
      <w:fldChar w:fldCharType="begin"/>
    </w:r>
    <w:r>
      <w:instrText xml:space="preserve"> PAGE   \* MERGEFORMAT </w:instrText>
    </w:r>
    <w:r>
      <w:fldChar w:fldCharType="separate"/>
    </w:r>
    <w:r w:rsidR="0027461D">
      <w:rPr>
        <w:noProof/>
      </w:rPr>
      <w:t>37</w:t>
    </w:r>
    <w:r>
      <w:rPr>
        <w:noProof/>
      </w:rPr>
      <w:fldChar w:fldCharType="end"/>
    </w:r>
  </w:p>
  <w:p w14:paraId="6CFCC498" w14:textId="77777777" w:rsidR="00C46F4D" w:rsidRDefault="00C46F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8905" w14:textId="77777777" w:rsidR="00BC4E5A" w:rsidRDefault="00BC4E5A">
      <w:pPr>
        <w:spacing w:after="0" w:line="240" w:lineRule="auto"/>
      </w:pPr>
      <w:r>
        <w:separator/>
      </w:r>
    </w:p>
  </w:footnote>
  <w:footnote w:type="continuationSeparator" w:id="0">
    <w:p w14:paraId="21ABEBA2" w14:textId="77777777" w:rsidR="00BC4E5A" w:rsidRDefault="00BC4E5A">
      <w:pPr>
        <w:spacing w:after="0" w:line="240" w:lineRule="auto"/>
      </w:pPr>
      <w:r>
        <w:continuationSeparator/>
      </w:r>
    </w:p>
  </w:footnote>
  <w:footnote w:id="1">
    <w:p w14:paraId="150722CD" w14:textId="28346A11" w:rsidR="00C46F4D" w:rsidRDefault="00C46F4D" w:rsidP="00440174">
      <w:pPr>
        <w:pStyle w:val="FootnoteText"/>
        <w:jc w:val="both"/>
      </w:pPr>
      <w:r>
        <w:rPr>
          <w:rStyle w:val="FootnoteReference"/>
        </w:rPr>
        <w:footnoteRef/>
      </w:r>
      <w:r>
        <w:t xml:space="preserve"> 25cm length bins were assumed in OM conditioning since the principal model estimates (e.g., spawning stock depletion, BMSY) were consistently invariant to finer disaggregation but also required a much larger computational overhead in the calculation of equation 3.3. Additionally, the factor of the reference grid relating to length data weighting spans a much wider range of uncertainty than the resolution of the length composition data.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146"/>
    <w:multiLevelType w:val="hybridMultilevel"/>
    <w:tmpl w:val="1D22E454"/>
    <w:lvl w:ilvl="0" w:tplc="53FC51CA">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0ACE2C3D"/>
    <w:multiLevelType w:val="hybridMultilevel"/>
    <w:tmpl w:val="C8D2B5B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0C3C7CC7"/>
    <w:multiLevelType w:val="hybridMultilevel"/>
    <w:tmpl w:val="4902268E"/>
    <w:lvl w:ilvl="0" w:tplc="431291B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3C3149"/>
    <w:multiLevelType w:val="hybridMultilevel"/>
    <w:tmpl w:val="0F52040E"/>
    <w:lvl w:ilvl="0" w:tplc="92AC671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 w15:restartNumberingAfterBreak="0">
    <w:nsid w:val="28A16EE6"/>
    <w:multiLevelType w:val="hybridMultilevel"/>
    <w:tmpl w:val="949C8C4E"/>
    <w:lvl w:ilvl="0" w:tplc="38F810E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5" w15:restartNumberingAfterBreak="0">
    <w:nsid w:val="2ACD2892"/>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6" w15:restartNumberingAfterBreak="0">
    <w:nsid w:val="36243BCD"/>
    <w:multiLevelType w:val="hybridMultilevel"/>
    <w:tmpl w:val="ACB426A0"/>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74A364B"/>
    <w:multiLevelType w:val="hybridMultilevel"/>
    <w:tmpl w:val="04327388"/>
    <w:lvl w:ilvl="0" w:tplc="7B0CFD4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8" w15:restartNumberingAfterBreak="0">
    <w:nsid w:val="50016D8B"/>
    <w:multiLevelType w:val="hybridMultilevel"/>
    <w:tmpl w:val="BCC20408"/>
    <w:lvl w:ilvl="0" w:tplc="FAD2045C">
      <w:start w:val="1"/>
      <w:numFmt w:val="lowerLetter"/>
      <w:lvlText w:val="%1)"/>
      <w:lvlJc w:val="left"/>
      <w:pPr>
        <w:ind w:left="192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9" w15:restartNumberingAfterBreak="0">
    <w:nsid w:val="5446373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90305F2"/>
    <w:multiLevelType w:val="hybridMultilevel"/>
    <w:tmpl w:val="F51CC48E"/>
    <w:lvl w:ilvl="0" w:tplc="AD1693A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1" w15:restartNumberingAfterBreak="0">
    <w:nsid w:val="5D9266AE"/>
    <w:multiLevelType w:val="hybridMultilevel"/>
    <w:tmpl w:val="125CBEAE"/>
    <w:lvl w:ilvl="0" w:tplc="8DBE2586">
      <w:start w:val="1"/>
      <w:numFmt w:val="lowerLetter"/>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2" w15:restartNumberingAfterBreak="0">
    <w:nsid w:val="5DFD6BA5"/>
    <w:multiLevelType w:val="hybridMultilevel"/>
    <w:tmpl w:val="77FA3030"/>
    <w:lvl w:ilvl="0" w:tplc="F3B02778">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3" w15:restartNumberingAfterBreak="0">
    <w:nsid w:val="66B74F53"/>
    <w:multiLevelType w:val="hybridMultilevel"/>
    <w:tmpl w:val="F3E09A72"/>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6EB42D32"/>
    <w:multiLevelType w:val="multilevel"/>
    <w:tmpl w:val="49F4A570"/>
    <w:lvl w:ilvl="0">
      <w:start w:val="1"/>
      <w:numFmt w:val="decimal"/>
      <w:pStyle w:val="Heading11"/>
      <w:lvlText w:val="%1."/>
      <w:lvlJc w:val="left"/>
      <w:pPr>
        <w:ind w:left="851" w:hanging="131"/>
      </w:pPr>
      <w:rPr>
        <w:rFonts w:ascii="Times" w:hAnsi="Times" w:hint="default"/>
        <w:b/>
        <w:i w:val="0"/>
        <w:sz w:val="24"/>
      </w:rPr>
    </w:lvl>
    <w:lvl w:ilvl="1">
      <w:start w:val="1"/>
      <w:numFmt w:val="upperLetter"/>
      <w:pStyle w:val="Heading21"/>
      <w:lvlText w:val="%2."/>
      <w:lvlJc w:val="left"/>
      <w:pPr>
        <w:ind w:left="851" w:hanging="131"/>
      </w:pPr>
      <w:rPr>
        <w:rFonts w:ascii="Times New Roman" w:hAnsi="Times New Roman" w:hint="default"/>
        <w:b/>
        <w:i w:val="0"/>
        <w:sz w:val="24"/>
      </w:rPr>
    </w:lvl>
    <w:lvl w:ilvl="2">
      <w:start w:val="1"/>
      <w:numFmt w:val="upperRoman"/>
      <w:pStyle w:val="Heading31"/>
      <w:suff w:val="space"/>
      <w:lvlText w:val="%3)"/>
      <w:lvlJc w:val="left"/>
      <w:pPr>
        <w:ind w:left="415" w:hanging="131"/>
      </w:pPr>
      <w:rPr>
        <w:rFonts w:ascii="Times" w:hAnsi="Times" w:hint="default"/>
        <w:b w:val="0"/>
        <w:i/>
        <w:sz w:val="24"/>
        <w:u w:val="none"/>
      </w:rPr>
    </w:lvl>
    <w:lvl w:ilvl="3">
      <w:start w:val="1"/>
      <w:numFmt w:val="none"/>
      <w:pStyle w:val="Heading41"/>
      <w:lvlText w:val="%4"/>
      <w:lvlJc w:val="left"/>
      <w:pPr>
        <w:ind w:left="851" w:hanging="851"/>
      </w:pPr>
      <w:rPr>
        <w:rFonts w:ascii="Times New Roman" w:hAnsi="Times New Roman" w:hint="default"/>
        <w:b w:val="0"/>
        <w:i w:val="0"/>
        <w:sz w:val="24"/>
        <w:u w:val="single"/>
      </w:rPr>
    </w:lvl>
    <w:lvl w:ilvl="4">
      <w:start w:val="1"/>
      <w:numFmt w:val="none"/>
      <w:pStyle w:val="Heading51"/>
      <w:lvlText w:val="%5"/>
      <w:lvlJc w:val="left"/>
      <w:pPr>
        <w:ind w:left="851" w:hanging="851"/>
      </w:pPr>
      <w:rPr>
        <w:rFonts w:hint="default"/>
      </w:rPr>
    </w:lvl>
    <w:lvl w:ilvl="5">
      <w:start w:val="1"/>
      <w:numFmt w:val="lowerRoman"/>
      <w:lvlText w:val="%6."/>
      <w:lvlJc w:val="right"/>
      <w:pPr>
        <w:ind w:left="851" w:hanging="131"/>
      </w:pPr>
      <w:rPr>
        <w:rFonts w:hint="default"/>
      </w:rPr>
    </w:lvl>
    <w:lvl w:ilvl="6">
      <w:start w:val="1"/>
      <w:numFmt w:val="decimal"/>
      <w:lvlText w:val="%7."/>
      <w:lvlJc w:val="left"/>
      <w:pPr>
        <w:ind w:left="851" w:hanging="131"/>
      </w:pPr>
      <w:rPr>
        <w:rFonts w:hint="default"/>
      </w:rPr>
    </w:lvl>
    <w:lvl w:ilvl="7">
      <w:start w:val="1"/>
      <w:numFmt w:val="lowerLetter"/>
      <w:lvlText w:val="%8."/>
      <w:lvlJc w:val="left"/>
      <w:pPr>
        <w:ind w:left="851" w:hanging="131"/>
      </w:pPr>
      <w:rPr>
        <w:rFonts w:hint="default"/>
      </w:rPr>
    </w:lvl>
    <w:lvl w:ilvl="8">
      <w:start w:val="1"/>
      <w:numFmt w:val="lowerRoman"/>
      <w:lvlText w:val="%9."/>
      <w:lvlJc w:val="right"/>
      <w:pPr>
        <w:ind w:left="851" w:hanging="131"/>
      </w:pPr>
      <w:rPr>
        <w:rFonts w:hint="default"/>
      </w:rPr>
    </w:lvl>
  </w:abstractNum>
  <w:abstractNum w:abstractNumId="15" w15:restartNumberingAfterBreak="0">
    <w:nsid w:val="78CD25D5"/>
    <w:multiLevelType w:val="hybridMultilevel"/>
    <w:tmpl w:val="903E0882"/>
    <w:lvl w:ilvl="0" w:tplc="85BC0D96">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6" w15:restartNumberingAfterBreak="0">
    <w:nsid w:val="79CC66B5"/>
    <w:multiLevelType w:val="hybridMultilevel"/>
    <w:tmpl w:val="79A678F8"/>
    <w:lvl w:ilvl="0" w:tplc="94E8F1B0">
      <w:start w:val="1"/>
      <w:numFmt w:val="lowerLetter"/>
      <w:lvlText w:val="%1)"/>
      <w:lvlJc w:val="left"/>
      <w:pPr>
        <w:ind w:left="1800" w:hanging="36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abstractNum w:abstractNumId="17" w15:restartNumberingAfterBreak="0">
    <w:nsid w:val="79F16E1B"/>
    <w:multiLevelType w:val="hybridMultilevel"/>
    <w:tmpl w:val="C0900E4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7E0609EE"/>
    <w:multiLevelType w:val="hybridMultilevel"/>
    <w:tmpl w:val="1C2AEF3C"/>
    <w:lvl w:ilvl="0" w:tplc="75D26142">
      <w:start w:val="1"/>
      <w:numFmt w:val="decimal"/>
      <w:lvlText w:val="%1)"/>
      <w:lvlJc w:val="left"/>
      <w:pPr>
        <w:ind w:left="1440" w:hanging="720"/>
      </w:pPr>
      <w:rPr>
        <w:rFonts w:ascii="Times New Roman" w:eastAsia="Calibri" w:hAnsi="Times New Roman" w:cs="Times New Roman"/>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9" w15:restartNumberingAfterBreak="0">
    <w:nsid w:val="7E92009E"/>
    <w:multiLevelType w:val="hybridMultilevel"/>
    <w:tmpl w:val="A7DC3FCA"/>
    <w:lvl w:ilvl="0" w:tplc="7D50F8D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F8F592B"/>
    <w:multiLevelType w:val="hybridMultilevel"/>
    <w:tmpl w:val="1EAE84A0"/>
    <w:lvl w:ilvl="0" w:tplc="875A12A8">
      <w:start w:val="1"/>
      <w:numFmt w:val="lowerRoman"/>
      <w:lvlText w:val="%1)"/>
      <w:lvlJc w:val="left"/>
      <w:pPr>
        <w:ind w:left="2160" w:hanging="720"/>
      </w:pPr>
      <w:rPr>
        <w:rFonts w:hint="default"/>
      </w:rPr>
    </w:lvl>
    <w:lvl w:ilvl="1" w:tplc="1C090019" w:tentative="1">
      <w:start w:val="1"/>
      <w:numFmt w:val="lowerLetter"/>
      <w:lvlText w:val="%2."/>
      <w:lvlJc w:val="left"/>
      <w:pPr>
        <w:ind w:left="2520" w:hanging="360"/>
      </w:pPr>
    </w:lvl>
    <w:lvl w:ilvl="2" w:tplc="1C09001B" w:tentative="1">
      <w:start w:val="1"/>
      <w:numFmt w:val="lowerRoman"/>
      <w:lvlText w:val="%3."/>
      <w:lvlJc w:val="right"/>
      <w:pPr>
        <w:ind w:left="3240" w:hanging="180"/>
      </w:pPr>
    </w:lvl>
    <w:lvl w:ilvl="3" w:tplc="1C09000F" w:tentative="1">
      <w:start w:val="1"/>
      <w:numFmt w:val="decimal"/>
      <w:lvlText w:val="%4."/>
      <w:lvlJc w:val="left"/>
      <w:pPr>
        <w:ind w:left="3960" w:hanging="360"/>
      </w:pPr>
    </w:lvl>
    <w:lvl w:ilvl="4" w:tplc="1C090019" w:tentative="1">
      <w:start w:val="1"/>
      <w:numFmt w:val="lowerLetter"/>
      <w:lvlText w:val="%5."/>
      <w:lvlJc w:val="left"/>
      <w:pPr>
        <w:ind w:left="4680" w:hanging="360"/>
      </w:pPr>
    </w:lvl>
    <w:lvl w:ilvl="5" w:tplc="1C09001B" w:tentative="1">
      <w:start w:val="1"/>
      <w:numFmt w:val="lowerRoman"/>
      <w:lvlText w:val="%6."/>
      <w:lvlJc w:val="right"/>
      <w:pPr>
        <w:ind w:left="5400" w:hanging="180"/>
      </w:pPr>
    </w:lvl>
    <w:lvl w:ilvl="6" w:tplc="1C09000F" w:tentative="1">
      <w:start w:val="1"/>
      <w:numFmt w:val="decimal"/>
      <w:lvlText w:val="%7."/>
      <w:lvlJc w:val="left"/>
      <w:pPr>
        <w:ind w:left="6120" w:hanging="360"/>
      </w:pPr>
    </w:lvl>
    <w:lvl w:ilvl="7" w:tplc="1C090019" w:tentative="1">
      <w:start w:val="1"/>
      <w:numFmt w:val="lowerLetter"/>
      <w:lvlText w:val="%8."/>
      <w:lvlJc w:val="left"/>
      <w:pPr>
        <w:ind w:left="6840" w:hanging="360"/>
      </w:pPr>
    </w:lvl>
    <w:lvl w:ilvl="8" w:tplc="1C09001B" w:tentative="1">
      <w:start w:val="1"/>
      <w:numFmt w:val="lowerRoman"/>
      <w:lvlText w:val="%9."/>
      <w:lvlJc w:val="right"/>
      <w:pPr>
        <w:ind w:left="7560" w:hanging="180"/>
      </w:pPr>
    </w:lvl>
  </w:abstractNum>
  <w:num w:numId="1" w16cid:durableId="190074428">
    <w:abstractNumId w:val="0"/>
  </w:num>
  <w:num w:numId="2" w16cid:durableId="1438450358">
    <w:abstractNumId w:val="20"/>
  </w:num>
  <w:num w:numId="3" w16cid:durableId="760030315">
    <w:abstractNumId w:val="15"/>
  </w:num>
  <w:num w:numId="4" w16cid:durableId="1360618831">
    <w:abstractNumId w:val="16"/>
  </w:num>
  <w:num w:numId="5" w16cid:durableId="1175726879">
    <w:abstractNumId w:val="7"/>
  </w:num>
  <w:num w:numId="6" w16cid:durableId="1081101043">
    <w:abstractNumId w:val="12"/>
  </w:num>
  <w:num w:numId="7" w16cid:durableId="294021083">
    <w:abstractNumId w:val="8"/>
  </w:num>
  <w:num w:numId="8" w16cid:durableId="377316746">
    <w:abstractNumId w:val="11"/>
  </w:num>
  <w:num w:numId="9" w16cid:durableId="47611092">
    <w:abstractNumId w:val="4"/>
  </w:num>
  <w:num w:numId="10" w16cid:durableId="1120370559">
    <w:abstractNumId w:val="10"/>
  </w:num>
  <w:num w:numId="11" w16cid:durableId="1427727715">
    <w:abstractNumId w:val="3"/>
  </w:num>
  <w:num w:numId="12" w16cid:durableId="46883153">
    <w:abstractNumId w:val="5"/>
  </w:num>
  <w:num w:numId="13" w16cid:durableId="546919793">
    <w:abstractNumId w:val="14"/>
  </w:num>
  <w:num w:numId="14" w16cid:durableId="562182446">
    <w:abstractNumId w:val="9"/>
  </w:num>
  <w:num w:numId="15" w16cid:durableId="793673368">
    <w:abstractNumId w:val="2"/>
  </w:num>
  <w:num w:numId="16" w16cid:durableId="938369884">
    <w:abstractNumId w:val="19"/>
  </w:num>
  <w:num w:numId="17" w16cid:durableId="1378894318">
    <w:abstractNumId w:val="18"/>
  </w:num>
  <w:num w:numId="18" w16cid:durableId="1614241488">
    <w:abstractNumId w:val="6"/>
  </w:num>
  <w:num w:numId="19" w16cid:durableId="2055885912">
    <w:abstractNumId w:val="17"/>
  </w:num>
  <w:num w:numId="20" w16cid:durableId="1622304591">
    <w:abstractNumId w:val="1"/>
  </w:num>
  <w:num w:numId="21" w16cid:durableId="722562702">
    <w:abstractNumId w:val="13"/>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Carruthers">
    <w15:presenceInfo w15:providerId="Windows Live" w15:userId="ef571e4d31671f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fr-CA" w:vendorID="64" w:dllVersion="6" w:nlCheck="1" w:checkStyle="0"/>
  <w:activeWritingStyle w:appName="MSWord" w:lang="en-US" w:vendorID="64" w:dllVersion="6" w:nlCheck="1" w:checkStyle="1"/>
  <w:activeWritingStyle w:appName="MSWord" w:lang="en-ZA" w:vendorID="64" w:dllVersion="6" w:nlCheck="1" w:checkStyle="1"/>
  <w:activeWritingStyle w:appName="MSWord" w:lang="en-CA" w:vendorID="64" w:dllVersion="6" w:nlCheck="1" w:checkStyle="1"/>
  <w:activeWritingStyle w:appName="MSWord" w:lang="en-GB" w:vendorID="64" w:dllVersion="6" w:nlCheck="1" w:checkStyle="1"/>
  <w:activeWritingStyle w:appName="MSWord" w:lang="es-ES" w:vendorID="64" w:dllVersion="6" w:nlCheck="1" w:checkStyle="0"/>
  <w:activeWritingStyle w:appName="MSWord" w:lang="en-ZA"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fr-CA" w:vendorID="64" w:dllVersion="4096" w:nlCheck="1" w:checkStyle="0"/>
  <w:activeWritingStyle w:appName="MSWord" w:lang="en-GB" w:vendorID="64" w:dllVersion="4096" w:nlCheck="1" w:checkStyle="0"/>
  <w:activeWritingStyle w:appName="MSWord" w:lang="es-ES" w:vendorID="64" w:dllVersion="4096" w:nlCheck="1" w:checkStyle="0"/>
  <w:proofState w:spelling="clean" w:grammar="clean"/>
  <w:trackRevisions/>
  <w:defaultTabStop w:val="71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2DB3"/>
    <w:rsid w:val="00010AD1"/>
    <w:rsid w:val="00012A43"/>
    <w:rsid w:val="000160D0"/>
    <w:rsid w:val="00022A4B"/>
    <w:rsid w:val="00024C13"/>
    <w:rsid w:val="00034BB4"/>
    <w:rsid w:val="00034F2F"/>
    <w:rsid w:val="00041D94"/>
    <w:rsid w:val="000508C2"/>
    <w:rsid w:val="000535E1"/>
    <w:rsid w:val="00055BB2"/>
    <w:rsid w:val="000605AA"/>
    <w:rsid w:val="00081454"/>
    <w:rsid w:val="00092E34"/>
    <w:rsid w:val="000B0B40"/>
    <w:rsid w:val="000C2DB3"/>
    <w:rsid w:val="000D35F6"/>
    <w:rsid w:val="000D4F9D"/>
    <w:rsid w:val="000D77C9"/>
    <w:rsid w:val="000E531B"/>
    <w:rsid w:val="000F5F93"/>
    <w:rsid w:val="00110A67"/>
    <w:rsid w:val="00120367"/>
    <w:rsid w:val="00124B31"/>
    <w:rsid w:val="00130E31"/>
    <w:rsid w:val="001342FF"/>
    <w:rsid w:val="0014519E"/>
    <w:rsid w:val="00152BC1"/>
    <w:rsid w:val="001577DD"/>
    <w:rsid w:val="001830E6"/>
    <w:rsid w:val="0018329E"/>
    <w:rsid w:val="0018740A"/>
    <w:rsid w:val="00190CDF"/>
    <w:rsid w:val="00196AE9"/>
    <w:rsid w:val="0019790B"/>
    <w:rsid w:val="001B05D0"/>
    <w:rsid w:val="001B2102"/>
    <w:rsid w:val="001C22FE"/>
    <w:rsid w:val="001C3396"/>
    <w:rsid w:val="001E1AB1"/>
    <w:rsid w:val="001E2595"/>
    <w:rsid w:val="00200676"/>
    <w:rsid w:val="002047BB"/>
    <w:rsid w:val="00210C37"/>
    <w:rsid w:val="00213243"/>
    <w:rsid w:val="00216966"/>
    <w:rsid w:val="00230AE6"/>
    <w:rsid w:val="002352FF"/>
    <w:rsid w:val="00254186"/>
    <w:rsid w:val="0026736D"/>
    <w:rsid w:val="0027461D"/>
    <w:rsid w:val="00281D04"/>
    <w:rsid w:val="002823B1"/>
    <w:rsid w:val="00290DEA"/>
    <w:rsid w:val="002911A0"/>
    <w:rsid w:val="00297060"/>
    <w:rsid w:val="002A7F78"/>
    <w:rsid w:val="002C23EF"/>
    <w:rsid w:val="002C701A"/>
    <w:rsid w:val="002D2D6A"/>
    <w:rsid w:val="002D30F9"/>
    <w:rsid w:val="002D41BE"/>
    <w:rsid w:val="002E2483"/>
    <w:rsid w:val="00301A4F"/>
    <w:rsid w:val="00302CB2"/>
    <w:rsid w:val="00303131"/>
    <w:rsid w:val="00310FFE"/>
    <w:rsid w:val="00333069"/>
    <w:rsid w:val="00346948"/>
    <w:rsid w:val="00354813"/>
    <w:rsid w:val="0035695E"/>
    <w:rsid w:val="003644E1"/>
    <w:rsid w:val="00366A06"/>
    <w:rsid w:val="00386316"/>
    <w:rsid w:val="00386376"/>
    <w:rsid w:val="00390DF5"/>
    <w:rsid w:val="00391544"/>
    <w:rsid w:val="003A1098"/>
    <w:rsid w:val="003A42B8"/>
    <w:rsid w:val="003B1A36"/>
    <w:rsid w:val="003B1A75"/>
    <w:rsid w:val="003B1C29"/>
    <w:rsid w:val="003B333D"/>
    <w:rsid w:val="003B341F"/>
    <w:rsid w:val="003B5985"/>
    <w:rsid w:val="003C1724"/>
    <w:rsid w:val="003C2A99"/>
    <w:rsid w:val="003C7727"/>
    <w:rsid w:val="003D37EF"/>
    <w:rsid w:val="003E2B76"/>
    <w:rsid w:val="003E5349"/>
    <w:rsid w:val="003E5DE2"/>
    <w:rsid w:val="00402834"/>
    <w:rsid w:val="004038C7"/>
    <w:rsid w:val="00405037"/>
    <w:rsid w:val="00417C14"/>
    <w:rsid w:val="00421948"/>
    <w:rsid w:val="00424FCA"/>
    <w:rsid w:val="0042637E"/>
    <w:rsid w:val="0043231A"/>
    <w:rsid w:val="00436743"/>
    <w:rsid w:val="00436AED"/>
    <w:rsid w:val="00437C99"/>
    <w:rsid w:val="00440174"/>
    <w:rsid w:val="004416A9"/>
    <w:rsid w:val="004603A9"/>
    <w:rsid w:val="00462B2D"/>
    <w:rsid w:val="00463C4C"/>
    <w:rsid w:val="00464EBF"/>
    <w:rsid w:val="00475C0E"/>
    <w:rsid w:val="00485C41"/>
    <w:rsid w:val="00495D36"/>
    <w:rsid w:val="00497B35"/>
    <w:rsid w:val="004C1044"/>
    <w:rsid w:val="004C3431"/>
    <w:rsid w:val="004D37F3"/>
    <w:rsid w:val="004E6D5F"/>
    <w:rsid w:val="00500972"/>
    <w:rsid w:val="005052E3"/>
    <w:rsid w:val="00507130"/>
    <w:rsid w:val="00521F50"/>
    <w:rsid w:val="00523B7F"/>
    <w:rsid w:val="0053457A"/>
    <w:rsid w:val="00551D6C"/>
    <w:rsid w:val="0055477F"/>
    <w:rsid w:val="0057173B"/>
    <w:rsid w:val="00581536"/>
    <w:rsid w:val="00583B0E"/>
    <w:rsid w:val="00587945"/>
    <w:rsid w:val="005A508C"/>
    <w:rsid w:val="005A7358"/>
    <w:rsid w:val="005B1B7C"/>
    <w:rsid w:val="005C7158"/>
    <w:rsid w:val="005D11E1"/>
    <w:rsid w:val="005D149C"/>
    <w:rsid w:val="005E0374"/>
    <w:rsid w:val="005F6E9D"/>
    <w:rsid w:val="00604F04"/>
    <w:rsid w:val="006127C0"/>
    <w:rsid w:val="00620A43"/>
    <w:rsid w:val="006257CC"/>
    <w:rsid w:val="00636EAD"/>
    <w:rsid w:val="0063792F"/>
    <w:rsid w:val="00640EE0"/>
    <w:rsid w:val="00645746"/>
    <w:rsid w:val="006506BD"/>
    <w:rsid w:val="00654A13"/>
    <w:rsid w:val="00657C4F"/>
    <w:rsid w:val="00662397"/>
    <w:rsid w:val="00664F7A"/>
    <w:rsid w:val="0068253B"/>
    <w:rsid w:val="00682BE7"/>
    <w:rsid w:val="006870F2"/>
    <w:rsid w:val="006B59E5"/>
    <w:rsid w:val="006B78D3"/>
    <w:rsid w:val="006C7ED4"/>
    <w:rsid w:val="006D0202"/>
    <w:rsid w:val="006D1C48"/>
    <w:rsid w:val="006D4FF9"/>
    <w:rsid w:val="006E5872"/>
    <w:rsid w:val="006E6C1F"/>
    <w:rsid w:val="006F252B"/>
    <w:rsid w:val="006F5234"/>
    <w:rsid w:val="006F5FAA"/>
    <w:rsid w:val="00701951"/>
    <w:rsid w:val="00714442"/>
    <w:rsid w:val="00715BC1"/>
    <w:rsid w:val="00716963"/>
    <w:rsid w:val="007170C0"/>
    <w:rsid w:val="00730D81"/>
    <w:rsid w:val="007378E1"/>
    <w:rsid w:val="00737F38"/>
    <w:rsid w:val="007401FB"/>
    <w:rsid w:val="007653F8"/>
    <w:rsid w:val="00777286"/>
    <w:rsid w:val="00782E2E"/>
    <w:rsid w:val="0079790F"/>
    <w:rsid w:val="007A1217"/>
    <w:rsid w:val="007A2AC3"/>
    <w:rsid w:val="007C0604"/>
    <w:rsid w:val="007D1920"/>
    <w:rsid w:val="007F151C"/>
    <w:rsid w:val="00802772"/>
    <w:rsid w:val="008036BE"/>
    <w:rsid w:val="00812ABC"/>
    <w:rsid w:val="00815857"/>
    <w:rsid w:val="008267CF"/>
    <w:rsid w:val="008401E0"/>
    <w:rsid w:val="008543B1"/>
    <w:rsid w:val="00864512"/>
    <w:rsid w:val="00871533"/>
    <w:rsid w:val="008735F2"/>
    <w:rsid w:val="00874089"/>
    <w:rsid w:val="00875303"/>
    <w:rsid w:val="00876AB1"/>
    <w:rsid w:val="00885CAC"/>
    <w:rsid w:val="00885F09"/>
    <w:rsid w:val="00890B66"/>
    <w:rsid w:val="008964B2"/>
    <w:rsid w:val="008B3ED0"/>
    <w:rsid w:val="008B5565"/>
    <w:rsid w:val="008B7176"/>
    <w:rsid w:val="008D42AB"/>
    <w:rsid w:val="008E08F3"/>
    <w:rsid w:val="008E2203"/>
    <w:rsid w:val="008E2800"/>
    <w:rsid w:val="008E53DF"/>
    <w:rsid w:val="008F3268"/>
    <w:rsid w:val="008F536C"/>
    <w:rsid w:val="00903B57"/>
    <w:rsid w:val="00906114"/>
    <w:rsid w:val="00912ACD"/>
    <w:rsid w:val="00913F9E"/>
    <w:rsid w:val="009158DD"/>
    <w:rsid w:val="00920942"/>
    <w:rsid w:val="00953B10"/>
    <w:rsid w:val="009557C6"/>
    <w:rsid w:val="00955E16"/>
    <w:rsid w:val="00970419"/>
    <w:rsid w:val="00984AFE"/>
    <w:rsid w:val="00986520"/>
    <w:rsid w:val="0099044F"/>
    <w:rsid w:val="00992FDD"/>
    <w:rsid w:val="009937D6"/>
    <w:rsid w:val="00993DA0"/>
    <w:rsid w:val="00996819"/>
    <w:rsid w:val="009A49CC"/>
    <w:rsid w:val="009B1E7C"/>
    <w:rsid w:val="009E240A"/>
    <w:rsid w:val="009E295C"/>
    <w:rsid w:val="009E7B45"/>
    <w:rsid w:val="009F56A0"/>
    <w:rsid w:val="00A10D92"/>
    <w:rsid w:val="00A25A9C"/>
    <w:rsid w:val="00A27AEB"/>
    <w:rsid w:val="00A44A59"/>
    <w:rsid w:val="00A508D3"/>
    <w:rsid w:val="00A51A95"/>
    <w:rsid w:val="00A55613"/>
    <w:rsid w:val="00A6131A"/>
    <w:rsid w:val="00A642BA"/>
    <w:rsid w:val="00A82C77"/>
    <w:rsid w:val="00A8400B"/>
    <w:rsid w:val="00A858AD"/>
    <w:rsid w:val="00A86387"/>
    <w:rsid w:val="00AA69F6"/>
    <w:rsid w:val="00AB1F9B"/>
    <w:rsid w:val="00AB7C18"/>
    <w:rsid w:val="00AB7CB1"/>
    <w:rsid w:val="00AC0375"/>
    <w:rsid w:val="00AC62D6"/>
    <w:rsid w:val="00AF1810"/>
    <w:rsid w:val="00AF5235"/>
    <w:rsid w:val="00AF709A"/>
    <w:rsid w:val="00B0633F"/>
    <w:rsid w:val="00B117D5"/>
    <w:rsid w:val="00B15B4E"/>
    <w:rsid w:val="00B160AD"/>
    <w:rsid w:val="00B22E26"/>
    <w:rsid w:val="00B436D0"/>
    <w:rsid w:val="00B44612"/>
    <w:rsid w:val="00B53A18"/>
    <w:rsid w:val="00B6015D"/>
    <w:rsid w:val="00B601A7"/>
    <w:rsid w:val="00B66990"/>
    <w:rsid w:val="00B73B3A"/>
    <w:rsid w:val="00B82D2C"/>
    <w:rsid w:val="00BA0817"/>
    <w:rsid w:val="00BA6B88"/>
    <w:rsid w:val="00BA7056"/>
    <w:rsid w:val="00BC4E5A"/>
    <w:rsid w:val="00BC7C3D"/>
    <w:rsid w:val="00BD2F8D"/>
    <w:rsid w:val="00BD3DE2"/>
    <w:rsid w:val="00BE2F0C"/>
    <w:rsid w:val="00BE5F06"/>
    <w:rsid w:val="00BF5CAC"/>
    <w:rsid w:val="00C02084"/>
    <w:rsid w:val="00C16507"/>
    <w:rsid w:val="00C339CD"/>
    <w:rsid w:val="00C44B24"/>
    <w:rsid w:val="00C46F4D"/>
    <w:rsid w:val="00C542CE"/>
    <w:rsid w:val="00C568DA"/>
    <w:rsid w:val="00C6050E"/>
    <w:rsid w:val="00C635A8"/>
    <w:rsid w:val="00C70BA7"/>
    <w:rsid w:val="00C715AE"/>
    <w:rsid w:val="00C84059"/>
    <w:rsid w:val="00C85AFD"/>
    <w:rsid w:val="00C87E07"/>
    <w:rsid w:val="00C97BCA"/>
    <w:rsid w:val="00CA12C0"/>
    <w:rsid w:val="00CB5403"/>
    <w:rsid w:val="00CC367A"/>
    <w:rsid w:val="00CD5464"/>
    <w:rsid w:val="00CD707E"/>
    <w:rsid w:val="00CE1413"/>
    <w:rsid w:val="00CE4549"/>
    <w:rsid w:val="00CF70A9"/>
    <w:rsid w:val="00D11E94"/>
    <w:rsid w:val="00D23A92"/>
    <w:rsid w:val="00D26BC1"/>
    <w:rsid w:val="00D26CEB"/>
    <w:rsid w:val="00D275C4"/>
    <w:rsid w:val="00D42BAC"/>
    <w:rsid w:val="00D5349D"/>
    <w:rsid w:val="00D5655D"/>
    <w:rsid w:val="00D60751"/>
    <w:rsid w:val="00D61F99"/>
    <w:rsid w:val="00D62F73"/>
    <w:rsid w:val="00D675E2"/>
    <w:rsid w:val="00D73AEA"/>
    <w:rsid w:val="00D7473A"/>
    <w:rsid w:val="00D82D5B"/>
    <w:rsid w:val="00D85CCC"/>
    <w:rsid w:val="00D91B72"/>
    <w:rsid w:val="00DB39FE"/>
    <w:rsid w:val="00DB49CA"/>
    <w:rsid w:val="00DC42E1"/>
    <w:rsid w:val="00DC5DE8"/>
    <w:rsid w:val="00DC74B2"/>
    <w:rsid w:val="00DD4AD5"/>
    <w:rsid w:val="00DE19B9"/>
    <w:rsid w:val="00DE26FB"/>
    <w:rsid w:val="00DE2FEB"/>
    <w:rsid w:val="00DE311D"/>
    <w:rsid w:val="00DF13B4"/>
    <w:rsid w:val="00E0531F"/>
    <w:rsid w:val="00E1171A"/>
    <w:rsid w:val="00E165C5"/>
    <w:rsid w:val="00E23480"/>
    <w:rsid w:val="00E30B2B"/>
    <w:rsid w:val="00E30C1C"/>
    <w:rsid w:val="00E36BB5"/>
    <w:rsid w:val="00E42EE2"/>
    <w:rsid w:val="00E43F1A"/>
    <w:rsid w:val="00E5227E"/>
    <w:rsid w:val="00E5430B"/>
    <w:rsid w:val="00E574F2"/>
    <w:rsid w:val="00E57C2C"/>
    <w:rsid w:val="00E60855"/>
    <w:rsid w:val="00E7628F"/>
    <w:rsid w:val="00E812D4"/>
    <w:rsid w:val="00E85C9B"/>
    <w:rsid w:val="00EA406E"/>
    <w:rsid w:val="00EA702A"/>
    <w:rsid w:val="00EB14F1"/>
    <w:rsid w:val="00EB2AFC"/>
    <w:rsid w:val="00EC32C3"/>
    <w:rsid w:val="00EC4C1F"/>
    <w:rsid w:val="00EC7265"/>
    <w:rsid w:val="00ED3F50"/>
    <w:rsid w:val="00ED7113"/>
    <w:rsid w:val="00EE2B9C"/>
    <w:rsid w:val="00EF1E66"/>
    <w:rsid w:val="00EF231B"/>
    <w:rsid w:val="00EF3435"/>
    <w:rsid w:val="00EF5EA6"/>
    <w:rsid w:val="00F00BED"/>
    <w:rsid w:val="00F01039"/>
    <w:rsid w:val="00F02BF2"/>
    <w:rsid w:val="00F02D0C"/>
    <w:rsid w:val="00F02DCE"/>
    <w:rsid w:val="00F211B6"/>
    <w:rsid w:val="00F2241C"/>
    <w:rsid w:val="00F2625B"/>
    <w:rsid w:val="00F4540D"/>
    <w:rsid w:val="00F514BE"/>
    <w:rsid w:val="00F61AA9"/>
    <w:rsid w:val="00F67C3B"/>
    <w:rsid w:val="00F729CF"/>
    <w:rsid w:val="00F73A98"/>
    <w:rsid w:val="00F77F73"/>
    <w:rsid w:val="00F80753"/>
    <w:rsid w:val="00F94BC2"/>
    <w:rsid w:val="00F9696C"/>
    <w:rsid w:val="00FA26CB"/>
    <w:rsid w:val="00FB283A"/>
    <w:rsid w:val="00FB4EC1"/>
    <w:rsid w:val="00FC574A"/>
    <w:rsid w:val="00FC5FF0"/>
    <w:rsid w:val="00FC684E"/>
    <w:rsid w:val="00FD6DCF"/>
    <w:rsid w:val="00FE0E29"/>
    <w:rsid w:val="00FF6F15"/>
    <w:rsid w:val="00FF7166"/>
    <w:rsid w:val="00FF72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3A9E07"/>
  <w15:chartTrackingRefBased/>
  <w15:docId w15:val="{C1FE4E4E-4A0E-41D9-A237-F97A3FBB3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B5"/>
    <w:pPr>
      <w:spacing w:after="160" w:line="259" w:lineRule="auto"/>
    </w:pPr>
    <w:rPr>
      <w:sz w:val="22"/>
      <w:szCs w:val="22"/>
    </w:rPr>
  </w:style>
  <w:style w:type="paragraph" w:styleId="Heading1">
    <w:name w:val="heading 1"/>
    <w:basedOn w:val="Normal"/>
    <w:next w:val="Normal"/>
    <w:link w:val="Heading1Char"/>
    <w:uiPriority w:val="9"/>
    <w:qFormat/>
    <w:rsid w:val="000C2DB3"/>
    <w:pPr>
      <w:keepNext/>
      <w:keepLines/>
      <w:numPr>
        <w:numId w:val="14"/>
      </w:numPr>
      <w:spacing w:before="240" w:after="0"/>
      <w:outlineLvl w:val="0"/>
    </w:pPr>
    <w:rPr>
      <w:rFonts w:ascii="Times New Roman" w:eastAsia="MS Gothic" w:hAnsi="Times New Roman"/>
      <w:b/>
      <w:bCs/>
      <w:sz w:val="24"/>
      <w:szCs w:val="28"/>
      <w:lang w:val="en-CA"/>
    </w:rPr>
  </w:style>
  <w:style w:type="paragraph" w:styleId="Heading2">
    <w:name w:val="heading 2"/>
    <w:basedOn w:val="Normal"/>
    <w:next w:val="Normal"/>
    <w:link w:val="Heading2Char"/>
    <w:uiPriority w:val="9"/>
    <w:unhideWhenUsed/>
    <w:qFormat/>
    <w:rsid w:val="000C2DB3"/>
    <w:pPr>
      <w:keepNext/>
      <w:keepLines/>
      <w:numPr>
        <w:ilvl w:val="1"/>
        <w:numId w:val="14"/>
      </w:numPr>
      <w:spacing w:before="40" w:after="0"/>
      <w:outlineLvl w:val="1"/>
    </w:pPr>
    <w:rPr>
      <w:rFonts w:ascii="Times New Roman" w:eastAsia="MS Gothic" w:hAnsi="Times New Roman"/>
      <w:b/>
      <w:bCs/>
      <w:sz w:val="24"/>
      <w:szCs w:val="26"/>
      <w:lang w:val="en-CA"/>
    </w:rPr>
  </w:style>
  <w:style w:type="paragraph" w:styleId="Heading3">
    <w:name w:val="heading 3"/>
    <w:basedOn w:val="Normal"/>
    <w:next w:val="Normal"/>
    <w:link w:val="Heading3Char"/>
    <w:uiPriority w:val="9"/>
    <w:semiHidden/>
    <w:unhideWhenUsed/>
    <w:qFormat/>
    <w:rsid w:val="000C2DB3"/>
    <w:pPr>
      <w:keepNext/>
      <w:keepLines/>
      <w:numPr>
        <w:ilvl w:val="2"/>
        <w:numId w:val="14"/>
      </w:numPr>
      <w:spacing w:before="40" w:after="0"/>
      <w:outlineLvl w:val="2"/>
    </w:pPr>
    <w:rPr>
      <w:rFonts w:ascii="Times New Roman" w:eastAsia="MS Gothic" w:hAnsi="Times New Roman"/>
      <w:bCs/>
      <w:i/>
      <w:color w:val="000000"/>
      <w:sz w:val="24"/>
      <w:lang w:val="en-CA"/>
    </w:rPr>
  </w:style>
  <w:style w:type="paragraph" w:styleId="Heading4">
    <w:name w:val="heading 4"/>
    <w:basedOn w:val="Normal"/>
    <w:next w:val="Normal"/>
    <w:link w:val="Heading4Char"/>
    <w:uiPriority w:val="9"/>
    <w:semiHidden/>
    <w:unhideWhenUsed/>
    <w:qFormat/>
    <w:rsid w:val="000C2DB3"/>
    <w:pPr>
      <w:keepNext/>
      <w:keepLines/>
      <w:numPr>
        <w:ilvl w:val="3"/>
        <w:numId w:val="14"/>
      </w:numPr>
      <w:spacing w:before="40" w:after="0"/>
      <w:outlineLvl w:val="3"/>
    </w:pPr>
    <w:rPr>
      <w:rFonts w:ascii="Times New Roman" w:eastAsia="MS Gothic" w:hAnsi="Times New Roman"/>
      <w:bCs/>
      <w:iCs/>
      <w:color w:val="000000"/>
      <w:sz w:val="24"/>
      <w:u w:val="single"/>
      <w:lang w:eastAsia="en-ZA"/>
    </w:rPr>
  </w:style>
  <w:style w:type="paragraph" w:styleId="Heading5">
    <w:name w:val="heading 5"/>
    <w:basedOn w:val="Normal"/>
    <w:next w:val="Normal"/>
    <w:link w:val="Heading5Char"/>
    <w:uiPriority w:val="9"/>
    <w:semiHidden/>
    <w:unhideWhenUsed/>
    <w:qFormat/>
    <w:rsid w:val="000C2DB3"/>
    <w:pPr>
      <w:keepNext/>
      <w:keepLines/>
      <w:numPr>
        <w:ilvl w:val="4"/>
        <w:numId w:val="14"/>
      </w:numPr>
      <w:spacing w:before="40" w:after="0"/>
      <w:outlineLvl w:val="4"/>
    </w:pPr>
    <w:rPr>
      <w:rFonts w:ascii="Times New Roman" w:eastAsia="MS Gothic" w:hAnsi="Times New Roman"/>
      <w:i/>
      <w:color w:val="000000"/>
      <w:sz w:val="24"/>
      <w:lang w:val="en-CA"/>
    </w:rPr>
  </w:style>
  <w:style w:type="paragraph" w:styleId="Heading6">
    <w:name w:val="heading 6"/>
    <w:basedOn w:val="Normal"/>
    <w:next w:val="Normal"/>
    <w:link w:val="Heading6Char"/>
    <w:uiPriority w:val="9"/>
    <w:semiHidden/>
    <w:unhideWhenUsed/>
    <w:qFormat/>
    <w:rsid w:val="000C2DB3"/>
    <w:pPr>
      <w:keepNext/>
      <w:keepLines/>
      <w:numPr>
        <w:ilvl w:val="5"/>
        <w:numId w:val="14"/>
      </w:numPr>
      <w:spacing w:before="40" w:after="0"/>
      <w:outlineLvl w:val="5"/>
    </w:pPr>
    <w:rPr>
      <w:rFonts w:ascii="Cambria" w:eastAsia="MS Gothic" w:hAnsi="Cambria"/>
      <w:i/>
      <w:iCs/>
      <w:color w:val="243F60"/>
      <w:sz w:val="20"/>
      <w:lang w:val="en-CA"/>
    </w:rPr>
  </w:style>
  <w:style w:type="paragraph" w:styleId="Heading7">
    <w:name w:val="heading 7"/>
    <w:basedOn w:val="Normal"/>
    <w:next w:val="Normal"/>
    <w:link w:val="Heading7Char"/>
    <w:uiPriority w:val="9"/>
    <w:semiHidden/>
    <w:unhideWhenUsed/>
    <w:qFormat/>
    <w:rsid w:val="000C2DB3"/>
    <w:pPr>
      <w:keepNext/>
      <w:keepLines/>
      <w:numPr>
        <w:ilvl w:val="6"/>
        <w:numId w:val="14"/>
      </w:numPr>
      <w:spacing w:before="40" w:after="0"/>
      <w:outlineLvl w:val="6"/>
    </w:pPr>
    <w:rPr>
      <w:rFonts w:ascii="Cambria" w:eastAsia="MS Gothic" w:hAnsi="Cambria"/>
      <w:i/>
      <w:iCs/>
      <w:color w:val="404040"/>
      <w:sz w:val="20"/>
      <w:lang w:val="en-CA"/>
    </w:rPr>
  </w:style>
  <w:style w:type="paragraph" w:styleId="Heading8">
    <w:name w:val="heading 8"/>
    <w:basedOn w:val="Normal"/>
    <w:next w:val="Normal"/>
    <w:link w:val="Heading8Char"/>
    <w:uiPriority w:val="9"/>
    <w:semiHidden/>
    <w:unhideWhenUsed/>
    <w:qFormat/>
    <w:rsid w:val="000C2DB3"/>
    <w:pPr>
      <w:keepNext/>
      <w:keepLines/>
      <w:numPr>
        <w:ilvl w:val="7"/>
        <w:numId w:val="14"/>
      </w:numPr>
      <w:spacing w:before="40" w:after="0"/>
      <w:outlineLvl w:val="7"/>
    </w:pPr>
    <w:rPr>
      <w:rFonts w:ascii="Cambria" w:eastAsia="MS Gothic" w:hAnsi="Cambria"/>
      <w:color w:val="404040"/>
      <w:sz w:val="20"/>
      <w:szCs w:val="20"/>
      <w:lang w:val="en-CA"/>
    </w:rPr>
  </w:style>
  <w:style w:type="paragraph" w:styleId="Heading9">
    <w:name w:val="heading 9"/>
    <w:basedOn w:val="Normal"/>
    <w:next w:val="Normal"/>
    <w:link w:val="Heading9Char"/>
    <w:uiPriority w:val="9"/>
    <w:semiHidden/>
    <w:unhideWhenUsed/>
    <w:qFormat/>
    <w:rsid w:val="000C2DB3"/>
    <w:pPr>
      <w:keepNext/>
      <w:keepLines/>
      <w:numPr>
        <w:ilvl w:val="8"/>
        <w:numId w:val="14"/>
      </w:numPr>
      <w:spacing w:before="40" w:after="0"/>
      <w:outlineLvl w:val="8"/>
    </w:pPr>
    <w:rPr>
      <w:rFonts w:ascii="Cambria" w:eastAsia="MS Gothic" w:hAnsi="Cambria"/>
      <w:i/>
      <w:iCs/>
      <w:color w:val="404040"/>
      <w:sz w:val="20"/>
      <w:szCs w:val="20"/>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Normal"/>
    <w:next w:val="Normal"/>
    <w:uiPriority w:val="9"/>
    <w:qFormat/>
    <w:rsid w:val="000C2DB3"/>
    <w:pPr>
      <w:keepNext/>
      <w:keepLines/>
      <w:numPr>
        <w:numId w:val="13"/>
      </w:numPr>
      <w:spacing w:after="0" w:line="240" w:lineRule="auto"/>
      <w:outlineLvl w:val="0"/>
    </w:pPr>
    <w:rPr>
      <w:rFonts w:ascii="Times New Roman" w:eastAsia="MS Gothic" w:hAnsi="Times New Roman"/>
      <w:b/>
      <w:bCs/>
      <w:sz w:val="24"/>
      <w:szCs w:val="28"/>
      <w:lang w:val="en-CA"/>
    </w:rPr>
  </w:style>
  <w:style w:type="paragraph" w:customStyle="1" w:styleId="Heading21">
    <w:name w:val="Heading 21"/>
    <w:basedOn w:val="Normal"/>
    <w:next w:val="Normal"/>
    <w:uiPriority w:val="9"/>
    <w:unhideWhenUsed/>
    <w:qFormat/>
    <w:rsid w:val="000C2DB3"/>
    <w:pPr>
      <w:keepNext/>
      <w:keepLines/>
      <w:numPr>
        <w:ilvl w:val="1"/>
        <w:numId w:val="13"/>
      </w:numPr>
      <w:spacing w:before="200" w:after="0" w:line="240" w:lineRule="auto"/>
      <w:outlineLvl w:val="1"/>
    </w:pPr>
    <w:rPr>
      <w:rFonts w:ascii="Times New Roman" w:eastAsia="MS Gothic" w:hAnsi="Times New Roman"/>
      <w:b/>
      <w:bCs/>
      <w:sz w:val="24"/>
      <w:szCs w:val="26"/>
      <w:lang w:val="en-CA"/>
    </w:rPr>
  </w:style>
  <w:style w:type="paragraph" w:customStyle="1" w:styleId="Heading31">
    <w:name w:val="Heading 31"/>
    <w:basedOn w:val="Normal"/>
    <w:next w:val="Normal"/>
    <w:uiPriority w:val="9"/>
    <w:unhideWhenUsed/>
    <w:qFormat/>
    <w:rsid w:val="000C2DB3"/>
    <w:pPr>
      <w:keepNext/>
      <w:keepLines/>
      <w:numPr>
        <w:ilvl w:val="2"/>
        <w:numId w:val="13"/>
      </w:numPr>
      <w:spacing w:before="200" w:after="0" w:line="240" w:lineRule="auto"/>
      <w:ind w:left="851"/>
      <w:outlineLvl w:val="2"/>
    </w:pPr>
    <w:rPr>
      <w:rFonts w:ascii="Times New Roman" w:eastAsia="MS Gothic" w:hAnsi="Times New Roman"/>
      <w:bCs/>
      <w:i/>
      <w:color w:val="000000"/>
      <w:sz w:val="24"/>
      <w:lang w:val="en-CA"/>
    </w:rPr>
  </w:style>
  <w:style w:type="paragraph" w:customStyle="1" w:styleId="Heading41">
    <w:name w:val="Heading 41"/>
    <w:basedOn w:val="Normal"/>
    <w:next w:val="Normal"/>
    <w:uiPriority w:val="9"/>
    <w:unhideWhenUsed/>
    <w:qFormat/>
    <w:rsid w:val="000C2DB3"/>
    <w:pPr>
      <w:keepNext/>
      <w:keepLines/>
      <w:numPr>
        <w:ilvl w:val="3"/>
        <w:numId w:val="13"/>
      </w:numPr>
      <w:spacing w:before="200" w:after="0" w:line="276" w:lineRule="auto"/>
      <w:outlineLvl w:val="3"/>
    </w:pPr>
    <w:rPr>
      <w:rFonts w:ascii="Times New Roman" w:eastAsia="MS Gothic" w:hAnsi="Times New Roman"/>
      <w:bCs/>
      <w:iCs/>
      <w:color w:val="000000"/>
      <w:sz w:val="24"/>
      <w:u w:val="single"/>
      <w:lang w:val="en-ZA" w:eastAsia="en-ZA"/>
    </w:rPr>
  </w:style>
  <w:style w:type="paragraph" w:customStyle="1" w:styleId="Heading51">
    <w:name w:val="Heading 51"/>
    <w:basedOn w:val="Normal"/>
    <w:next w:val="Normal"/>
    <w:uiPriority w:val="9"/>
    <w:unhideWhenUsed/>
    <w:qFormat/>
    <w:rsid w:val="000C2DB3"/>
    <w:pPr>
      <w:keepNext/>
      <w:keepLines/>
      <w:numPr>
        <w:ilvl w:val="4"/>
        <w:numId w:val="13"/>
      </w:numPr>
      <w:spacing w:before="200" w:after="0" w:line="240" w:lineRule="auto"/>
      <w:ind w:left="0" w:firstLine="0"/>
      <w:outlineLvl w:val="4"/>
    </w:pPr>
    <w:rPr>
      <w:rFonts w:ascii="Times New Roman" w:eastAsia="MS Gothic" w:hAnsi="Times New Roman"/>
      <w:i/>
      <w:color w:val="000000"/>
      <w:sz w:val="24"/>
      <w:lang w:val="en-CA"/>
    </w:rPr>
  </w:style>
  <w:style w:type="paragraph" w:customStyle="1" w:styleId="Heading61">
    <w:name w:val="Heading 61"/>
    <w:basedOn w:val="Normal"/>
    <w:next w:val="Normal"/>
    <w:uiPriority w:val="9"/>
    <w:semiHidden/>
    <w:unhideWhenUsed/>
    <w:qFormat/>
    <w:rsid w:val="000C2DB3"/>
    <w:pPr>
      <w:keepNext/>
      <w:keepLines/>
      <w:spacing w:before="200" w:after="0" w:line="240" w:lineRule="auto"/>
      <w:ind w:left="1152" w:hanging="1152"/>
      <w:outlineLvl w:val="5"/>
    </w:pPr>
    <w:rPr>
      <w:rFonts w:ascii="Cambria" w:eastAsia="MS Gothic" w:hAnsi="Cambria"/>
      <w:i/>
      <w:iCs/>
      <w:color w:val="243F60"/>
      <w:sz w:val="20"/>
      <w:lang w:val="en-CA"/>
    </w:rPr>
  </w:style>
  <w:style w:type="paragraph" w:customStyle="1" w:styleId="Heading71">
    <w:name w:val="Heading 71"/>
    <w:basedOn w:val="Normal"/>
    <w:next w:val="Normal"/>
    <w:uiPriority w:val="9"/>
    <w:semiHidden/>
    <w:unhideWhenUsed/>
    <w:qFormat/>
    <w:rsid w:val="000C2DB3"/>
    <w:pPr>
      <w:keepNext/>
      <w:keepLines/>
      <w:spacing w:before="200" w:after="0" w:line="240" w:lineRule="auto"/>
      <w:ind w:left="1296" w:hanging="1296"/>
      <w:outlineLvl w:val="6"/>
    </w:pPr>
    <w:rPr>
      <w:rFonts w:ascii="Cambria" w:eastAsia="MS Gothic" w:hAnsi="Cambria"/>
      <w:i/>
      <w:iCs/>
      <w:color w:val="404040"/>
      <w:sz w:val="20"/>
      <w:lang w:val="en-CA"/>
    </w:rPr>
  </w:style>
  <w:style w:type="paragraph" w:customStyle="1" w:styleId="Heading81">
    <w:name w:val="Heading 81"/>
    <w:basedOn w:val="Normal"/>
    <w:next w:val="Normal"/>
    <w:uiPriority w:val="9"/>
    <w:semiHidden/>
    <w:unhideWhenUsed/>
    <w:qFormat/>
    <w:rsid w:val="000C2DB3"/>
    <w:pPr>
      <w:keepNext/>
      <w:keepLines/>
      <w:spacing w:before="200" w:after="0" w:line="240" w:lineRule="auto"/>
      <w:ind w:left="1440" w:hanging="1440"/>
      <w:outlineLvl w:val="7"/>
    </w:pPr>
    <w:rPr>
      <w:rFonts w:ascii="Cambria" w:eastAsia="MS Gothic" w:hAnsi="Cambria"/>
      <w:color w:val="404040"/>
      <w:sz w:val="20"/>
      <w:szCs w:val="20"/>
      <w:lang w:val="en-CA"/>
    </w:rPr>
  </w:style>
  <w:style w:type="paragraph" w:customStyle="1" w:styleId="Heading91">
    <w:name w:val="Heading 91"/>
    <w:basedOn w:val="Normal"/>
    <w:next w:val="Normal"/>
    <w:uiPriority w:val="9"/>
    <w:semiHidden/>
    <w:unhideWhenUsed/>
    <w:qFormat/>
    <w:rsid w:val="000C2DB3"/>
    <w:pPr>
      <w:keepNext/>
      <w:keepLines/>
      <w:spacing w:before="200" w:after="0" w:line="240" w:lineRule="auto"/>
      <w:ind w:left="1584" w:hanging="1584"/>
      <w:outlineLvl w:val="8"/>
    </w:pPr>
    <w:rPr>
      <w:rFonts w:ascii="Cambria" w:eastAsia="MS Gothic" w:hAnsi="Cambria"/>
      <w:i/>
      <w:iCs/>
      <w:color w:val="404040"/>
      <w:sz w:val="20"/>
      <w:szCs w:val="20"/>
      <w:lang w:val="en-CA"/>
    </w:rPr>
  </w:style>
  <w:style w:type="numbering" w:customStyle="1" w:styleId="NoList1">
    <w:name w:val="No List1"/>
    <w:next w:val="NoList"/>
    <w:uiPriority w:val="99"/>
    <w:semiHidden/>
    <w:unhideWhenUsed/>
    <w:rsid w:val="000C2DB3"/>
  </w:style>
  <w:style w:type="paragraph" w:styleId="ListParagraph">
    <w:name w:val="List Paragraph"/>
    <w:basedOn w:val="Normal"/>
    <w:uiPriority w:val="34"/>
    <w:qFormat/>
    <w:rsid w:val="000C2DB3"/>
    <w:pPr>
      <w:spacing w:after="0" w:line="240" w:lineRule="auto"/>
      <w:ind w:left="720"/>
      <w:contextualSpacing/>
    </w:pPr>
    <w:rPr>
      <w:rFonts w:eastAsia="MS Mincho"/>
      <w:lang w:val="en-ZA"/>
    </w:rPr>
  </w:style>
  <w:style w:type="paragraph" w:styleId="Header">
    <w:name w:val="header"/>
    <w:basedOn w:val="Normal"/>
    <w:link w:val="HeaderChar"/>
    <w:uiPriority w:val="99"/>
    <w:unhideWhenUsed/>
    <w:rsid w:val="000C2DB3"/>
    <w:pPr>
      <w:tabs>
        <w:tab w:val="center" w:pos="4513"/>
        <w:tab w:val="right" w:pos="9026"/>
      </w:tabs>
      <w:spacing w:after="0" w:line="240" w:lineRule="auto"/>
    </w:pPr>
    <w:rPr>
      <w:rFonts w:eastAsia="MS Mincho"/>
      <w:lang w:val="en-ZA"/>
    </w:rPr>
  </w:style>
  <w:style w:type="character" w:customStyle="1" w:styleId="HeaderChar">
    <w:name w:val="Header Char"/>
    <w:link w:val="Header"/>
    <w:uiPriority w:val="99"/>
    <w:rsid w:val="000C2DB3"/>
    <w:rPr>
      <w:rFonts w:eastAsia="MS Mincho"/>
      <w:lang w:val="en-ZA"/>
    </w:rPr>
  </w:style>
  <w:style w:type="paragraph" w:styleId="Footer">
    <w:name w:val="footer"/>
    <w:basedOn w:val="Normal"/>
    <w:link w:val="FooterChar"/>
    <w:uiPriority w:val="99"/>
    <w:unhideWhenUsed/>
    <w:rsid w:val="000C2DB3"/>
    <w:pPr>
      <w:tabs>
        <w:tab w:val="center" w:pos="4513"/>
        <w:tab w:val="right" w:pos="9026"/>
      </w:tabs>
      <w:spacing w:after="0" w:line="240" w:lineRule="auto"/>
    </w:pPr>
    <w:rPr>
      <w:rFonts w:eastAsia="MS Mincho"/>
      <w:lang w:val="en-ZA"/>
    </w:rPr>
  </w:style>
  <w:style w:type="character" w:customStyle="1" w:styleId="FooterChar">
    <w:name w:val="Footer Char"/>
    <w:link w:val="Footer"/>
    <w:uiPriority w:val="99"/>
    <w:rsid w:val="000C2DB3"/>
    <w:rPr>
      <w:rFonts w:eastAsia="MS Mincho"/>
      <w:lang w:val="en-ZA"/>
    </w:rPr>
  </w:style>
  <w:style w:type="paragraph" w:styleId="BalloonText">
    <w:name w:val="Balloon Text"/>
    <w:basedOn w:val="Normal"/>
    <w:link w:val="BalloonTextChar"/>
    <w:uiPriority w:val="99"/>
    <w:semiHidden/>
    <w:unhideWhenUsed/>
    <w:rsid w:val="000C2DB3"/>
    <w:pPr>
      <w:spacing w:after="0" w:line="240" w:lineRule="auto"/>
    </w:pPr>
    <w:rPr>
      <w:rFonts w:ascii="Tahoma" w:eastAsia="MS Mincho" w:hAnsi="Tahoma" w:cs="Tahoma"/>
      <w:sz w:val="16"/>
      <w:szCs w:val="16"/>
      <w:lang w:val="en-ZA"/>
    </w:rPr>
  </w:style>
  <w:style w:type="character" w:customStyle="1" w:styleId="BalloonTextChar">
    <w:name w:val="Balloon Text Char"/>
    <w:link w:val="BalloonText"/>
    <w:uiPriority w:val="99"/>
    <w:semiHidden/>
    <w:rsid w:val="000C2DB3"/>
    <w:rPr>
      <w:rFonts w:ascii="Tahoma" w:eastAsia="MS Mincho" w:hAnsi="Tahoma" w:cs="Tahoma"/>
      <w:sz w:val="16"/>
      <w:szCs w:val="16"/>
      <w:lang w:val="en-ZA"/>
    </w:rPr>
  </w:style>
  <w:style w:type="paragraph" w:styleId="BodyText">
    <w:name w:val="Body Text"/>
    <w:basedOn w:val="Normal"/>
    <w:link w:val="BodyTextChar"/>
    <w:rsid w:val="000C2DB3"/>
    <w:pPr>
      <w:tabs>
        <w:tab w:val="left" w:pos="720"/>
        <w:tab w:val="right" w:pos="8460"/>
      </w:tabs>
      <w:spacing w:before="120" w:after="0" w:line="480" w:lineRule="auto"/>
      <w:jc w:val="both"/>
    </w:pPr>
    <w:rPr>
      <w:rFonts w:ascii="Times New Roman" w:eastAsia="Times New Roman" w:hAnsi="Times New Roman"/>
      <w:sz w:val="20"/>
      <w:szCs w:val="20"/>
      <w:lang w:eastAsia="en-ZA"/>
    </w:rPr>
  </w:style>
  <w:style w:type="character" w:customStyle="1" w:styleId="BodyTextChar">
    <w:name w:val="Body Text Char"/>
    <w:link w:val="BodyText"/>
    <w:rsid w:val="000C2DB3"/>
    <w:rPr>
      <w:rFonts w:ascii="Times New Roman" w:eastAsia="Times New Roman" w:hAnsi="Times New Roman" w:cs="Times New Roman"/>
      <w:sz w:val="20"/>
      <w:szCs w:val="20"/>
      <w:lang w:eastAsia="en-ZA"/>
    </w:rPr>
  </w:style>
  <w:style w:type="character" w:customStyle="1" w:styleId="Heading4Char">
    <w:name w:val="Heading 4 Char"/>
    <w:link w:val="Heading4"/>
    <w:uiPriority w:val="9"/>
    <w:semiHidden/>
    <w:rsid w:val="000C2DB3"/>
    <w:rPr>
      <w:rFonts w:ascii="Times New Roman" w:eastAsia="MS Gothic" w:hAnsi="Times New Roman"/>
      <w:bCs/>
      <w:iCs/>
      <w:color w:val="000000"/>
      <w:sz w:val="24"/>
      <w:szCs w:val="22"/>
      <w:u w:val="single"/>
      <w:lang w:eastAsia="en-ZA"/>
    </w:rPr>
  </w:style>
  <w:style w:type="table" w:styleId="TableGrid">
    <w:name w:val="Table Grid"/>
    <w:basedOn w:val="TableNormal"/>
    <w:uiPriority w:val="3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unhideWhenUsed/>
    <w:rsid w:val="000C2DB3"/>
    <w:rPr>
      <w:sz w:val="16"/>
      <w:szCs w:val="16"/>
    </w:rPr>
  </w:style>
  <w:style w:type="paragraph" w:styleId="CommentText">
    <w:name w:val="annotation text"/>
    <w:basedOn w:val="Normal"/>
    <w:link w:val="CommentTextChar"/>
    <w:unhideWhenUsed/>
    <w:rsid w:val="000C2DB3"/>
    <w:pPr>
      <w:spacing w:after="0" w:line="240" w:lineRule="auto"/>
    </w:pPr>
    <w:rPr>
      <w:rFonts w:eastAsia="MS Mincho"/>
      <w:sz w:val="20"/>
      <w:szCs w:val="20"/>
      <w:lang w:val="en-ZA"/>
    </w:rPr>
  </w:style>
  <w:style w:type="character" w:customStyle="1" w:styleId="CommentTextChar">
    <w:name w:val="Comment Text Char"/>
    <w:link w:val="CommentText"/>
    <w:rsid w:val="000C2DB3"/>
    <w:rPr>
      <w:rFonts w:eastAsia="MS Mincho"/>
      <w:sz w:val="20"/>
      <w:szCs w:val="20"/>
      <w:lang w:val="en-ZA"/>
    </w:rPr>
  </w:style>
  <w:style w:type="character" w:customStyle="1" w:styleId="Heading1Char">
    <w:name w:val="Heading 1 Char"/>
    <w:link w:val="Heading1"/>
    <w:uiPriority w:val="9"/>
    <w:rsid w:val="000C2DB3"/>
    <w:rPr>
      <w:rFonts w:ascii="Times New Roman" w:eastAsia="MS Gothic" w:hAnsi="Times New Roman"/>
      <w:b/>
      <w:bCs/>
      <w:sz w:val="24"/>
      <w:szCs w:val="28"/>
      <w:lang w:val="en-CA"/>
    </w:rPr>
  </w:style>
  <w:style w:type="character" w:customStyle="1" w:styleId="Heading2Char">
    <w:name w:val="Heading 2 Char"/>
    <w:link w:val="Heading2"/>
    <w:uiPriority w:val="9"/>
    <w:rsid w:val="000C2DB3"/>
    <w:rPr>
      <w:rFonts w:ascii="Times New Roman" w:eastAsia="MS Gothic" w:hAnsi="Times New Roman"/>
      <w:b/>
      <w:bCs/>
      <w:sz w:val="24"/>
      <w:szCs w:val="26"/>
      <w:lang w:val="en-CA"/>
    </w:rPr>
  </w:style>
  <w:style w:type="character" w:customStyle="1" w:styleId="Heading3Char">
    <w:name w:val="Heading 3 Char"/>
    <w:link w:val="Heading3"/>
    <w:uiPriority w:val="9"/>
    <w:semiHidden/>
    <w:rsid w:val="000C2DB3"/>
    <w:rPr>
      <w:rFonts w:ascii="Times New Roman" w:eastAsia="MS Gothic" w:hAnsi="Times New Roman"/>
      <w:bCs/>
      <w:i/>
      <w:color w:val="000000"/>
      <w:sz w:val="24"/>
      <w:szCs w:val="22"/>
      <w:lang w:val="en-CA"/>
    </w:rPr>
  </w:style>
  <w:style w:type="character" w:customStyle="1" w:styleId="Heading5Char">
    <w:name w:val="Heading 5 Char"/>
    <w:link w:val="Heading5"/>
    <w:uiPriority w:val="9"/>
    <w:semiHidden/>
    <w:rsid w:val="000C2DB3"/>
    <w:rPr>
      <w:rFonts w:ascii="Times New Roman" w:eastAsia="MS Gothic" w:hAnsi="Times New Roman"/>
      <w:i/>
      <w:color w:val="000000"/>
      <w:sz w:val="24"/>
      <w:szCs w:val="22"/>
      <w:lang w:val="en-CA"/>
    </w:rPr>
  </w:style>
  <w:style w:type="character" w:customStyle="1" w:styleId="Heading6Char">
    <w:name w:val="Heading 6 Char"/>
    <w:link w:val="Heading6"/>
    <w:uiPriority w:val="9"/>
    <w:semiHidden/>
    <w:rsid w:val="000C2DB3"/>
    <w:rPr>
      <w:rFonts w:ascii="Cambria" w:eastAsia="MS Gothic" w:hAnsi="Cambria"/>
      <w:i/>
      <w:iCs/>
      <w:color w:val="243F60"/>
      <w:szCs w:val="22"/>
      <w:lang w:val="en-CA"/>
    </w:rPr>
  </w:style>
  <w:style w:type="character" w:customStyle="1" w:styleId="Heading7Char">
    <w:name w:val="Heading 7 Char"/>
    <w:link w:val="Heading7"/>
    <w:uiPriority w:val="9"/>
    <w:semiHidden/>
    <w:rsid w:val="000C2DB3"/>
    <w:rPr>
      <w:rFonts w:ascii="Cambria" w:eastAsia="MS Gothic" w:hAnsi="Cambria"/>
      <w:i/>
      <w:iCs/>
      <w:color w:val="404040"/>
      <w:szCs w:val="22"/>
      <w:lang w:val="en-CA"/>
    </w:rPr>
  </w:style>
  <w:style w:type="character" w:customStyle="1" w:styleId="Heading8Char">
    <w:name w:val="Heading 8 Char"/>
    <w:link w:val="Heading8"/>
    <w:uiPriority w:val="9"/>
    <w:semiHidden/>
    <w:rsid w:val="000C2DB3"/>
    <w:rPr>
      <w:rFonts w:ascii="Cambria" w:eastAsia="MS Gothic" w:hAnsi="Cambria"/>
      <w:color w:val="404040"/>
      <w:lang w:val="en-CA"/>
    </w:rPr>
  </w:style>
  <w:style w:type="character" w:customStyle="1" w:styleId="Heading9Char">
    <w:name w:val="Heading 9 Char"/>
    <w:link w:val="Heading9"/>
    <w:uiPriority w:val="9"/>
    <w:semiHidden/>
    <w:rsid w:val="000C2DB3"/>
    <w:rPr>
      <w:rFonts w:ascii="Cambria" w:eastAsia="MS Gothic" w:hAnsi="Cambria"/>
      <w:i/>
      <w:iCs/>
      <w:color w:val="404040"/>
      <w:lang w:val="en-CA"/>
    </w:rPr>
  </w:style>
  <w:style w:type="numbering" w:customStyle="1" w:styleId="NoList11">
    <w:name w:val="No List11"/>
    <w:next w:val="NoList"/>
    <w:uiPriority w:val="99"/>
    <w:semiHidden/>
    <w:unhideWhenUsed/>
    <w:rsid w:val="000C2DB3"/>
  </w:style>
  <w:style w:type="table" w:customStyle="1" w:styleId="TableGrid1">
    <w:name w:val="Table Grid1"/>
    <w:basedOn w:val="TableNormal"/>
    <w:next w:val="TableGrid"/>
    <w:uiPriority w:val="59"/>
    <w:rsid w:val="000C2DB3"/>
    <w:rPr>
      <w:rFonts w:eastAsia="MS Mincho"/>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C2DB3"/>
    <w:rPr>
      <w:b/>
      <w:bCs/>
    </w:rPr>
  </w:style>
  <w:style w:type="character" w:customStyle="1" w:styleId="CommentSubjectChar">
    <w:name w:val="Comment Subject Char"/>
    <w:link w:val="CommentSubject"/>
    <w:uiPriority w:val="99"/>
    <w:semiHidden/>
    <w:rsid w:val="000C2DB3"/>
    <w:rPr>
      <w:rFonts w:eastAsia="MS Mincho"/>
      <w:b/>
      <w:bCs/>
      <w:sz w:val="20"/>
      <w:szCs w:val="20"/>
      <w:lang w:val="en-ZA"/>
    </w:rPr>
  </w:style>
  <w:style w:type="character" w:styleId="PlaceholderText">
    <w:name w:val="Placeholder Text"/>
    <w:uiPriority w:val="99"/>
    <w:semiHidden/>
    <w:rsid w:val="000C2DB3"/>
    <w:rPr>
      <w:color w:val="808080"/>
    </w:rPr>
  </w:style>
  <w:style w:type="table" w:customStyle="1" w:styleId="TableGrid11">
    <w:name w:val="Table Grid11"/>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
    <w:name w:val="No List111"/>
    <w:next w:val="NoList"/>
    <w:uiPriority w:val="99"/>
    <w:semiHidden/>
    <w:unhideWhenUsed/>
    <w:rsid w:val="000C2DB3"/>
  </w:style>
  <w:style w:type="paragraph" w:styleId="FootnoteText">
    <w:name w:val="footnote text"/>
    <w:basedOn w:val="Normal"/>
    <w:link w:val="Foot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FootnoteTextChar">
    <w:name w:val="Footnote Text Char"/>
    <w:link w:val="FootnoteText"/>
    <w:uiPriority w:val="99"/>
    <w:semiHidden/>
    <w:rsid w:val="000C2DB3"/>
    <w:rPr>
      <w:rFonts w:ascii="Times New Roman" w:eastAsia="MS Mincho" w:hAnsi="Times New Roman"/>
      <w:sz w:val="20"/>
      <w:szCs w:val="20"/>
      <w:lang w:val="en-CA"/>
    </w:rPr>
  </w:style>
  <w:style w:type="character" w:styleId="FootnoteReference">
    <w:name w:val="footnote reference"/>
    <w:uiPriority w:val="99"/>
    <w:semiHidden/>
    <w:unhideWhenUsed/>
    <w:rsid w:val="000C2DB3"/>
    <w:rPr>
      <w:vertAlign w:val="superscript"/>
    </w:rPr>
  </w:style>
  <w:style w:type="paragraph" w:styleId="EndnoteText">
    <w:name w:val="endnote text"/>
    <w:basedOn w:val="Normal"/>
    <w:link w:val="EndnoteTextChar"/>
    <w:uiPriority w:val="99"/>
    <w:semiHidden/>
    <w:unhideWhenUsed/>
    <w:rsid w:val="000C2DB3"/>
    <w:pPr>
      <w:spacing w:after="0" w:line="240" w:lineRule="auto"/>
    </w:pPr>
    <w:rPr>
      <w:rFonts w:ascii="Times New Roman" w:eastAsia="MS Mincho" w:hAnsi="Times New Roman"/>
      <w:sz w:val="20"/>
      <w:szCs w:val="20"/>
      <w:lang w:val="en-CA"/>
    </w:rPr>
  </w:style>
  <w:style w:type="character" w:customStyle="1" w:styleId="EndnoteTextChar">
    <w:name w:val="Endnote Text Char"/>
    <w:link w:val="EndnoteText"/>
    <w:uiPriority w:val="99"/>
    <w:semiHidden/>
    <w:rsid w:val="000C2DB3"/>
    <w:rPr>
      <w:rFonts w:ascii="Times New Roman" w:eastAsia="MS Mincho" w:hAnsi="Times New Roman"/>
      <w:sz w:val="20"/>
      <w:szCs w:val="20"/>
      <w:lang w:val="en-CA"/>
    </w:rPr>
  </w:style>
  <w:style w:type="character" w:styleId="EndnoteReference">
    <w:name w:val="endnote reference"/>
    <w:uiPriority w:val="99"/>
    <w:semiHidden/>
    <w:unhideWhenUsed/>
    <w:rsid w:val="000C2DB3"/>
    <w:rPr>
      <w:vertAlign w:val="superscript"/>
    </w:rPr>
  </w:style>
  <w:style w:type="paragraph" w:styleId="NoSpacing">
    <w:name w:val="No Spacing"/>
    <w:link w:val="NoSpacingChar"/>
    <w:uiPriority w:val="1"/>
    <w:qFormat/>
    <w:rsid w:val="000C2DB3"/>
    <w:rPr>
      <w:rFonts w:ascii="Times New Roman" w:eastAsia="MS Mincho" w:hAnsi="Times New Roman"/>
      <w:szCs w:val="22"/>
      <w:lang w:val="en-CA"/>
    </w:rPr>
  </w:style>
  <w:style w:type="table" w:customStyle="1" w:styleId="TableGrid2">
    <w:name w:val="Table Grid2"/>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yperlink1">
    <w:name w:val="Hyperlink1"/>
    <w:uiPriority w:val="99"/>
    <w:unhideWhenUsed/>
    <w:rsid w:val="000C2DB3"/>
    <w:rPr>
      <w:color w:val="0000FF"/>
      <w:u w:val="single"/>
    </w:rPr>
  </w:style>
  <w:style w:type="paragraph" w:styleId="Caption">
    <w:name w:val="caption"/>
    <w:basedOn w:val="Normal"/>
    <w:next w:val="Normal"/>
    <w:uiPriority w:val="35"/>
    <w:unhideWhenUsed/>
    <w:qFormat/>
    <w:rsid w:val="000C2DB3"/>
    <w:pPr>
      <w:spacing w:after="200" w:line="240" w:lineRule="auto"/>
    </w:pPr>
    <w:rPr>
      <w:rFonts w:ascii="Times New Roman" w:eastAsia="MS Mincho" w:hAnsi="Times New Roman"/>
      <w:bCs/>
      <w:sz w:val="20"/>
      <w:szCs w:val="18"/>
      <w:lang w:val="en-CA"/>
    </w:rPr>
  </w:style>
  <w:style w:type="character" w:customStyle="1" w:styleId="FollowedHyperlink1">
    <w:name w:val="FollowedHyperlink1"/>
    <w:uiPriority w:val="99"/>
    <w:semiHidden/>
    <w:unhideWhenUsed/>
    <w:rsid w:val="000C2DB3"/>
    <w:rPr>
      <w:color w:val="800080"/>
      <w:u w:val="single"/>
    </w:rPr>
  </w:style>
  <w:style w:type="character" w:styleId="Emphasis">
    <w:name w:val="Emphasis"/>
    <w:uiPriority w:val="20"/>
    <w:qFormat/>
    <w:rsid w:val="000C2DB3"/>
    <w:rPr>
      <w:i/>
      <w:iCs/>
    </w:rPr>
  </w:style>
  <w:style w:type="paragraph" w:styleId="Revision">
    <w:name w:val="Revision"/>
    <w:hidden/>
    <w:uiPriority w:val="99"/>
    <w:semiHidden/>
    <w:rsid w:val="000C2DB3"/>
    <w:rPr>
      <w:rFonts w:eastAsia="MS Mincho"/>
      <w:sz w:val="22"/>
      <w:szCs w:val="22"/>
      <w:lang w:val="en-ZA"/>
    </w:rPr>
  </w:style>
  <w:style w:type="character" w:customStyle="1" w:styleId="apple-converted-space">
    <w:name w:val="apple-converted-space"/>
    <w:basedOn w:val="DefaultParagraphFont"/>
    <w:rsid w:val="000C2DB3"/>
  </w:style>
  <w:style w:type="paragraph" w:styleId="NormalWeb">
    <w:name w:val="Normal (Web)"/>
    <w:basedOn w:val="Normal"/>
    <w:uiPriority w:val="99"/>
    <w:unhideWhenUsed/>
    <w:qFormat/>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TOCHeading1">
    <w:name w:val="TOC Heading1"/>
    <w:basedOn w:val="Heading1"/>
    <w:next w:val="Normal"/>
    <w:uiPriority w:val="39"/>
    <w:unhideWhenUsed/>
    <w:qFormat/>
    <w:rsid w:val="000C2DB3"/>
  </w:style>
  <w:style w:type="paragraph" w:styleId="TOC1">
    <w:name w:val="toc 1"/>
    <w:basedOn w:val="Normal"/>
    <w:next w:val="Normal"/>
    <w:autoRedefine/>
    <w:uiPriority w:val="39"/>
    <w:unhideWhenUsed/>
    <w:rsid w:val="00D60751"/>
    <w:pPr>
      <w:tabs>
        <w:tab w:val="right" w:leader="dot" w:pos="9288"/>
      </w:tabs>
      <w:spacing w:after="0" w:line="240" w:lineRule="auto"/>
      <w:ind w:left="340" w:hanging="340"/>
    </w:pPr>
    <w:rPr>
      <w:rFonts w:ascii="Cambria" w:eastAsia="MS Mincho" w:hAnsi="Cambria"/>
      <w:noProof/>
      <w:sz w:val="21"/>
      <w:szCs w:val="21"/>
      <w:lang w:val="en-ZA"/>
    </w:rPr>
  </w:style>
  <w:style w:type="paragraph" w:styleId="TOC2">
    <w:name w:val="toc 2"/>
    <w:basedOn w:val="Normal"/>
    <w:next w:val="Normal"/>
    <w:autoRedefine/>
    <w:uiPriority w:val="39"/>
    <w:unhideWhenUsed/>
    <w:rsid w:val="000C2DB3"/>
    <w:pPr>
      <w:tabs>
        <w:tab w:val="left" w:pos="720"/>
        <w:tab w:val="right" w:leader="dot" w:pos="9288"/>
      </w:tabs>
      <w:spacing w:after="0" w:line="240" w:lineRule="auto"/>
      <w:ind w:left="442"/>
    </w:pPr>
    <w:rPr>
      <w:rFonts w:ascii="Times New Roman" w:eastAsia="MS Mincho" w:hAnsi="Times New Roman"/>
      <w:lang w:val="en-ZA"/>
    </w:rPr>
  </w:style>
  <w:style w:type="paragraph" w:styleId="TOC3">
    <w:name w:val="toc 3"/>
    <w:basedOn w:val="Normal"/>
    <w:next w:val="Normal"/>
    <w:autoRedefine/>
    <w:uiPriority w:val="39"/>
    <w:unhideWhenUsed/>
    <w:rsid w:val="000C2DB3"/>
    <w:pPr>
      <w:spacing w:after="0" w:line="240" w:lineRule="auto"/>
      <w:ind w:left="442"/>
    </w:pPr>
    <w:rPr>
      <w:rFonts w:ascii="Times New Roman" w:eastAsia="MS Mincho" w:hAnsi="Times New Roman"/>
      <w:sz w:val="20"/>
      <w:lang w:val="en-ZA"/>
    </w:rPr>
  </w:style>
  <w:style w:type="paragraph" w:styleId="TOC4">
    <w:name w:val="toc 4"/>
    <w:basedOn w:val="Normal"/>
    <w:next w:val="Normal"/>
    <w:autoRedefine/>
    <w:uiPriority w:val="39"/>
    <w:unhideWhenUsed/>
    <w:rsid w:val="000C2DB3"/>
    <w:pPr>
      <w:spacing w:after="0" w:line="240" w:lineRule="auto"/>
      <w:ind w:left="658"/>
    </w:pPr>
    <w:rPr>
      <w:rFonts w:ascii="Times New Roman" w:eastAsia="MS Mincho" w:hAnsi="Times New Roman"/>
      <w:sz w:val="20"/>
      <w:lang w:val="en-ZA"/>
    </w:rPr>
  </w:style>
  <w:style w:type="paragraph" w:styleId="TOC5">
    <w:name w:val="toc 5"/>
    <w:basedOn w:val="Normal"/>
    <w:next w:val="Normal"/>
    <w:autoRedefine/>
    <w:uiPriority w:val="39"/>
    <w:unhideWhenUsed/>
    <w:rsid w:val="000C2DB3"/>
    <w:pPr>
      <w:spacing w:after="0" w:line="240" w:lineRule="auto"/>
      <w:ind w:left="879"/>
    </w:pPr>
    <w:rPr>
      <w:rFonts w:ascii="Times New Roman" w:eastAsia="MS Mincho" w:hAnsi="Times New Roman"/>
      <w:sz w:val="20"/>
      <w:lang w:val="en-ZA"/>
    </w:rPr>
  </w:style>
  <w:style w:type="paragraph" w:styleId="BodyText2">
    <w:name w:val="Body Text 2"/>
    <w:basedOn w:val="Normal"/>
    <w:link w:val="BodyText2Char"/>
    <w:uiPriority w:val="99"/>
    <w:semiHidden/>
    <w:unhideWhenUsed/>
    <w:rsid w:val="000C2DB3"/>
    <w:pPr>
      <w:spacing w:after="120" w:line="480" w:lineRule="auto"/>
    </w:pPr>
    <w:rPr>
      <w:rFonts w:eastAsia="MS Mincho"/>
      <w:lang w:val="en-ZA"/>
    </w:rPr>
  </w:style>
  <w:style w:type="character" w:customStyle="1" w:styleId="BodyText2Char">
    <w:name w:val="Body Text 2 Char"/>
    <w:link w:val="BodyText2"/>
    <w:uiPriority w:val="99"/>
    <w:semiHidden/>
    <w:rsid w:val="000C2DB3"/>
    <w:rPr>
      <w:rFonts w:eastAsia="MS Mincho"/>
      <w:lang w:val="en-ZA"/>
    </w:rPr>
  </w:style>
  <w:style w:type="paragraph" w:styleId="HTMLPreformatted">
    <w:name w:val="HTML Preformatted"/>
    <w:basedOn w:val="Normal"/>
    <w:link w:val="HTMLPreformattedChar"/>
    <w:uiPriority w:val="99"/>
    <w:semiHidden/>
    <w:unhideWhenUsed/>
    <w:rsid w:val="000C2D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en-CA"/>
    </w:rPr>
  </w:style>
  <w:style w:type="character" w:customStyle="1" w:styleId="HTMLPreformattedChar">
    <w:name w:val="HTML Preformatted Char"/>
    <w:link w:val="HTMLPreformatted"/>
    <w:uiPriority w:val="99"/>
    <w:semiHidden/>
    <w:rsid w:val="000C2DB3"/>
    <w:rPr>
      <w:rFonts w:ascii="Courier New" w:eastAsia="Times New Roman" w:hAnsi="Courier New" w:cs="Courier New"/>
      <w:sz w:val="20"/>
      <w:szCs w:val="20"/>
      <w:lang w:val="en-CA" w:eastAsia="en-CA"/>
    </w:rPr>
  </w:style>
  <w:style w:type="table" w:customStyle="1" w:styleId="TableGrid3">
    <w:name w:val="Table Grid3"/>
    <w:basedOn w:val="TableNormal"/>
    <w:next w:val="TableGrid"/>
    <w:uiPriority w:val="59"/>
    <w:rsid w:val="000C2DB3"/>
    <w:rPr>
      <w:rFonts w:eastAsia="MS Mincho"/>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msonormal">
    <w:name w:val="x_msonormal"/>
    <w:basedOn w:val="Normal"/>
    <w:rsid w:val="000C2DB3"/>
    <w:pPr>
      <w:spacing w:before="100" w:beforeAutospacing="1" w:after="100" w:afterAutospacing="1" w:line="240" w:lineRule="auto"/>
    </w:pPr>
    <w:rPr>
      <w:rFonts w:ascii="Times New Roman" w:eastAsia="Times New Roman" w:hAnsi="Times New Roman"/>
      <w:sz w:val="24"/>
      <w:szCs w:val="24"/>
    </w:rPr>
  </w:style>
  <w:style w:type="paragraph" w:customStyle="1" w:styleId="xmsolistparagraph">
    <w:name w:val="x_msolistparagraph"/>
    <w:basedOn w:val="Normal"/>
    <w:rsid w:val="000C2DB3"/>
    <w:pPr>
      <w:spacing w:before="100" w:beforeAutospacing="1" w:after="100" w:afterAutospacing="1" w:line="240" w:lineRule="auto"/>
    </w:pPr>
    <w:rPr>
      <w:rFonts w:ascii="Times New Roman" w:eastAsia="Times New Roman" w:hAnsi="Times New Roman"/>
      <w:sz w:val="24"/>
      <w:szCs w:val="24"/>
    </w:rPr>
  </w:style>
  <w:style w:type="character" w:customStyle="1" w:styleId="gnkrckgcgsb">
    <w:name w:val="gnkrckgcgsb"/>
    <w:basedOn w:val="DefaultParagraphFont"/>
    <w:rsid w:val="000C2DB3"/>
  </w:style>
  <w:style w:type="character" w:customStyle="1" w:styleId="Heading4Char1">
    <w:name w:val="Heading 4 Char1"/>
    <w:uiPriority w:val="9"/>
    <w:semiHidden/>
    <w:rsid w:val="000C2DB3"/>
    <w:rPr>
      <w:rFonts w:ascii="Calibri Light" w:eastAsia="Times New Roman" w:hAnsi="Calibri Light" w:cs="Times New Roman"/>
      <w:i/>
      <w:iCs/>
      <w:color w:val="2E74B5"/>
    </w:rPr>
  </w:style>
  <w:style w:type="character" w:customStyle="1" w:styleId="Heading1Char1">
    <w:name w:val="Heading 1 Char1"/>
    <w:uiPriority w:val="9"/>
    <w:rsid w:val="000C2DB3"/>
    <w:rPr>
      <w:rFonts w:ascii="Calibri Light" w:eastAsia="Times New Roman" w:hAnsi="Calibri Light" w:cs="Times New Roman"/>
      <w:color w:val="2E74B5"/>
      <w:sz w:val="32"/>
      <w:szCs w:val="32"/>
    </w:rPr>
  </w:style>
  <w:style w:type="character" w:customStyle="1" w:styleId="Heading2Char1">
    <w:name w:val="Heading 2 Char1"/>
    <w:uiPriority w:val="9"/>
    <w:semiHidden/>
    <w:rsid w:val="000C2DB3"/>
    <w:rPr>
      <w:rFonts w:ascii="Calibri Light" w:eastAsia="Times New Roman" w:hAnsi="Calibri Light" w:cs="Times New Roman"/>
      <w:color w:val="2E74B5"/>
      <w:sz w:val="26"/>
      <w:szCs w:val="26"/>
    </w:rPr>
  </w:style>
  <w:style w:type="character" w:customStyle="1" w:styleId="Heading3Char1">
    <w:name w:val="Heading 3 Char1"/>
    <w:uiPriority w:val="9"/>
    <w:semiHidden/>
    <w:rsid w:val="000C2DB3"/>
    <w:rPr>
      <w:rFonts w:ascii="Calibri Light" w:eastAsia="Times New Roman" w:hAnsi="Calibri Light" w:cs="Times New Roman"/>
      <w:color w:val="1F4D78"/>
      <w:sz w:val="24"/>
      <w:szCs w:val="24"/>
    </w:rPr>
  </w:style>
  <w:style w:type="character" w:customStyle="1" w:styleId="Heading5Char1">
    <w:name w:val="Heading 5 Char1"/>
    <w:uiPriority w:val="9"/>
    <w:semiHidden/>
    <w:rsid w:val="000C2DB3"/>
    <w:rPr>
      <w:rFonts w:ascii="Calibri Light" w:eastAsia="Times New Roman" w:hAnsi="Calibri Light" w:cs="Times New Roman"/>
      <w:color w:val="2E74B5"/>
    </w:rPr>
  </w:style>
  <w:style w:type="character" w:customStyle="1" w:styleId="Heading6Char1">
    <w:name w:val="Heading 6 Char1"/>
    <w:uiPriority w:val="9"/>
    <w:semiHidden/>
    <w:rsid w:val="000C2DB3"/>
    <w:rPr>
      <w:rFonts w:ascii="Calibri Light" w:eastAsia="Times New Roman" w:hAnsi="Calibri Light" w:cs="Times New Roman"/>
      <w:color w:val="1F4D78"/>
    </w:rPr>
  </w:style>
  <w:style w:type="character" w:customStyle="1" w:styleId="Heading7Char1">
    <w:name w:val="Heading 7 Char1"/>
    <w:uiPriority w:val="9"/>
    <w:semiHidden/>
    <w:rsid w:val="000C2DB3"/>
    <w:rPr>
      <w:rFonts w:ascii="Calibri Light" w:eastAsia="Times New Roman" w:hAnsi="Calibri Light" w:cs="Times New Roman"/>
      <w:i/>
      <w:iCs/>
      <w:color w:val="1F4D78"/>
    </w:rPr>
  </w:style>
  <w:style w:type="character" w:customStyle="1" w:styleId="Heading8Char1">
    <w:name w:val="Heading 8 Char1"/>
    <w:uiPriority w:val="9"/>
    <w:semiHidden/>
    <w:rsid w:val="000C2DB3"/>
    <w:rPr>
      <w:rFonts w:ascii="Calibri Light" w:eastAsia="Times New Roman" w:hAnsi="Calibri Light" w:cs="Times New Roman"/>
      <w:color w:val="272727"/>
      <w:sz w:val="21"/>
      <w:szCs w:val="21"/>
    </w:rPr>
  </w:style>
  <w:style w:type="character" w:customStyle="1" w:styleId="Heading9Char1">
    <w:name w:val="Heading 9 Char1"/>
    <w:uiPriority w:val="9"/>
    <w:semiHidden/>
    <w:rsid w:val="000C2DB3"/>
    <w:rPr>
      <w:rFonts w:ascii="Calibri Light" w:eastAsia="Times New Roman" w:hAnsi="Calibri Light" w:cs="Times New Roman"/>
      <w:i/>
      <w:iCs/>
      <w:color w:val="272727"/>
      <w:sz w:val="21"/>
      <w:szCs w:val="21"/>
    </w:rPr>
  </w:style>
  <w:style w:type="character" w:styleId="Hyperlink">
    <w:name w:val="Hyperlink"/>
    <w:uiPriority w:val="99"/>
    <w:unhideWhenUsed/>
    <w:rsid w:val="000C2DB3"/>
    <w:rPr>
      <w:color w:val="0563C1"/>
      <w:u w:val="single"/>
    </w:rPr>
  </w:style>
  <w:style w:type="character" w:styleId="FollowedHyperlink">
    <w:name w:val="FollowedHyperlink"/>
    <w:uiPriority w:val="99"/>
    <w:semiHidden/>
    <w:unhideWhenUsed/>
    <w:rsid w:val="000C2DB3"/>
    <w:rPr>
      <w:color w:val="954F72"/>
      <w:u w:val="single"/>
    </w:rPr>
  </w:style>
  <w:style w:type="character" w:customStyle="1" w:styleId="UnresolvedMention1">
    <w:name w:val="Unresolved Mention1"/>
    <w:basedOn w:val="DefaultParagraphFont"/>
    <w:uiPriority w:val="99"/>
    <w:semiHidden/>
    <w:unhideWhenUsed/>
    <w:rsid w:val="00E7628F"/>
    <w:rPr>
      <w:color w:val="605E5C"/>
      <w:shd w:val="clear" w:color="auto" w:fill="E1DFDD"/>
    </w:rPr>
  </w:style>
  <w:style w:type="character" w:customStyle="1" w:styleId="NoSpacingChar">
    <w:name w:val="No Spacing Char"/>
    <w:basedOn w:val="DefaultParagraphFont"/>
    <w:link w:val="NoSpacing"/>
    <w:uiPriority w:val="1"/>
    <w:rsid w:val="004603A9"/>
    <w:rPr>
      <w:rFonts w:ascii="Times New Roman" w:eastAsia="MS Mincho" w:hAnsi="Times New Roman"/>
      <w:szCs w:val="2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33811">
      <w:bodyDiv w:val="1"/>
      <w:marLeft w:val="0"/>
      <w:marRight w:val="0"/>
      <w:marTop w:val="0"/>
      <w:marBottom w:val="0"/>
      <w:divBdr>
        <w:top w:val="none" w:sz="0" w:space="0" w:color="auto"/>
        <w:left w:val="none" w:sz="0" w:space="0" w:color="auto"/>
        <w:bottom w:val="none" w:sz="0" w:space="0" w:color="auto"/>
        <w:right w:val="none" w:sz="0" w:space="0" w:color="auto"/>
      </w:divBdr>
      <w:divsChild>
        <w:div w:id="122115262">
          <w:marLeft w:val="0"/>
          <w:marRight w:val="0"/>
          <w:marTop w:val="0"/>
          <w:marBottom w:val="0"/>
          <w:divBdr>
            <w:top w:val="none" w:sz="0" w:space="0" w:color="auto"/>
            <w:left w:val="none" w:sz="0" w:space="0" w:color="auto"/>
            <w:bottom w:val="none" w:sz="0" w:space="0" w:color="auto"/>
            <w:right w:val="none" w:sz="0" w:space="0" w:color="auto"/>
          </w:divBdr>
        </w:div>
        <w:div w:id="562637508">
          <w:marLeft w:val="0"/>
          <w:marRight w:val="0"/>
          <w:marTop w:val="0"/>
          <w:marBottom w:val="0"/>
          <w:divBdr>
            <w:top w:val="none" w:sz="0" w:space="0" w:color="auto"/>
            <w:left w:val="none" w:sz="0" w:space="0" w:color="auto"/>
            <w:bottom w:val="none" w:sz="0" w:space="0" w:color="auto"/>
            <w:right w:val="none" w:sz="0" w:space="0" w:color="auto"/>
          </w:divBdr>
        </w:div>
        <w:div w:id="695423655">
          <w:marLeft w:val="0"/>
          <w:marRight w:val="0"/>
          <w:marTop w:val="0"/>
          <w:marBottom w:val="0"/>
          <w:divBdr>
            <w:top w:val="none" w:sz="0" w:space="0" w:color="auto"/>
            <w:left w:val="none" w:sz="0" w:space="0" w:color="auto"/>
            <w:bottom w:val="none" w:sz="0" w:space="0" w:color="auto"/>
            <w:right w:val="none" w:sz="0" w:space="0" w:color="auto"/>
          </w:divBdr>
        </w:div>
        <w:div w:id="1824814967">
          <w:marLeft w:val="0"/>
          <w:marRight w:val="0"/>
          <w:marTop w:val="0"/>
          <w:marBottom w:val="0"/>
          <w:divBdr>
            <w:top w:val="none" w:sz="0" w:space="0" w:color="auto"/>
            <w:left w:val="none" w:sz="0" w:space="0" w:color="auto"/>
            <w:bottom w:val="none" w:sz="0" w:space="0" w:color="auto"/>
            <w:right w:val="none" w:sz="0" w:space="0" w:color="auto"/>
          </w:divBdr>
        </w:div>
        <w:div w:id="959189534">
          <w:marLeft w:val="0"/>
          <w:marRight w:val="0"/>
          <w:marTop w:val="0"/>
          <w:marBottom w:val="0"/>
          <w:divBdr>
            <w:top w:val="none" w:sz="0" w:space="0" w:color="auto"/>
            <w:left w:val="none" w:sz="0" w:space="0" w:color="auto"/>
            <w:bottom w:val="none" w:sz="0" w:space="0" w:color="auto"/>
            <w:right w:val="none" w:sz="0" w:space="0" w:color="auto"/>
          </w:divBdr>
        </w:div>
        <w:div w:id="654917382">
          <w:marLeft w:val="0"/>
          <w:marRight w:val="0"/>
          <w:marTop w:val="0"/>
          <w:marBottom w:val="0"/>
          <w:divBdr>
            <w:top w:val="none" w:sz="0" w:space="0" w:color="auto"/>
            <w:left w:val="none" w:sz="0" w:space="0" w:color="auto"/>
            <w:bottom w:val="none" w:sz="0" w:space="0" w:color="auto"/>
            <w:right w:val="none" w:sz="0" w:space="0" w:color="auto"/>
          </w:divBdr>
        </w:div>
        <w:div w:id="1536888196">
          <w:marLeft w:val="0"/>
          <w:marRight w:val="0"/>
          <w:marTop w:val="0"/>
          <w:marBottom w:val="0"/>
          <w:divBdr>
            <w:top w:val="none" w:sz="0" w:space="0" w:color="auto"/>
            <w:left w:val="none" w:sz="0" w:space="0" w:color="auto"/>
            <w:bottom w:val="none" w:sz="0" w:space="0" w:color="auto"/>
            <w:right w:val="none" w:sz="0" w:space="0" w:color="auto"/>
          </w:divBdr>
        </w:div>
        <w:div w:id="234239867">
          <w:marLeft w:val="0"/>
          <w:marRight w:val="0"/>
          <w:marTop w:val="0"/>
          <w:marBottom w:val="0"/>
          <w:divBdr>
            <w:top w:val="none" w:sz="0" w:space="0" w:color="auto"/>
            <w:left w:val="none" w:sz="0" w:space="0" w:color="auto"/>
            <w:bottom w:val="none" w:sz="0" w:space="0" w:color="auto"/>
            <w:right w:val="none" w:sz="0" w:space="0" w:color="auto"/>
          </w:divBdr>
        </w:div>
        <w:div w:id="26804930">
          <w:marLeft w:val="0"/>
          <w:marRight w:val="0"/>
          <w:marTop w:val="0"/>
          <w:marBottom w:val="0"/>
          <w:divBdr>
            <w:top w:val="none" w:sz="0" w:space="0" w:color="auto"/>
            <w:left w:val="none" w:sz="0" w:space="0" w:color="auto"/>
            <w:bottom w:val="none" w:sz="0" w:space="0" w:color="auto"/>
            <w:right w:val="none" w:sz="0" w:space="0" w:color="auto"/>
          </w:divBdr>
        </w:div>
        <w:div w:id="1512724799">
          <w:marLeft w:val="0"/>
          <w:marRight w:val="0"/>
          <w:marTop w:val="0"/>
          <w:marBottom w:val="0"/>
          <w:divBdr>
            <w:top w:val="none" w:sz="0" w:space="0" w:color="auto"/>
            <w:left w:val="none" w:sz="0" w:space="0" w:color="auto"/>
            <w:bottom w:val="none" w:sz="0" w:space="0" w:color="auto"/>
            <w:right w:val="none" w:sz="0" w:space="0" w:color="auto"/>
          </w:divBdr>
        </w:div>
        <w:div w:id="1942372234">
          <w:marLeft w:val="0"/>
          <w:marRight w:val="0"/>
          <w:marTop w:val="0"/>
          <w:marBottom w:val="0"/>
          <w:divBdr>
            <w:top w:val="none" w:sz="0" w:space="0" w:color="auto"/>
            <w:left w:val="none" w:sz="0" w:space="0" w:color="auto"/>
            <w:bottom w:val="none" w:sz="0" w:space="0" w:color="auto"/>
            <w:right w:val="none" w:sz="0" w:space="0" w:color="auto"/>
          </w:divBdr>
        </w:div>
        <w:div w:id="988242654">
          <w:marLeft w:val="0"/>
          <w:marRight w:val="0"/>
          <w:marTop w:val="0"/>
          <w:marBottom w:val="0"/>
          <w:divBdr>
            <w:top w:val="none" w:sz="0" w:space="0" w:color="auto"/>
            <w:left w:val="none" w:sz="0" w:space="0" w:color="auto"/>
            <w:bottom w:val="none" w:sz="0" w:space="0" w:color="auto"/>
            <w:right w:val="none" w:sz="0" w:space="0" w:color="auto"/>
          </w:divBdr>
        </w:div>
        <w:div w:id="207912258">
          <w:marLeft w:val="0"/>
          <w:marRight w:val="0"/>
          <w:marTop w:val="0"/>
          <w:marBottom w:val="0"/>
          <w:divBdr>
            <w:top w:val="none" w:sz="0" w:space="0" w:color="auto"/>
            <w:left w:val="none" w:sz="0" w:space="0" w:color="auto"/>
            <w:bottom w:val="none" w:sz="0" w:space="0" w:color="auto"/>
            <w:right w:val="none" w:sz="0" w:space="0" w:color="auto"/>
          </w:divBdr>
        </w:div>
        <w:div w:id="2086801750">
          <w:marLeft w:val="0"/>
          <w:marRight w:val="0"/>
          <w:marTop w:val="0"/>
          <w:marBottom w:val="0"/>
          <w:divBdr>
            <w:top w:val="none" w:sz="0" w:space="0" w:color="auto"/>
            <w:left w:val="none" w:sz="0" w:space="0" w:color="auto"/>
            <w:bottom w:val="none" w:sz="0" w:space="0" w:color="auto"/>
            <w:right w:val="none" w:sz="0" w:space="0" w:color="auto"/>
          </w:divBdr>
        </w:div>
        <w:div w:id="604923712">
          <w:marLeft w:val="0"/>
          <w:marRight w:val="0"/>
          <w:marTop w:val="0"/>
          <w:marBottom w:val="0"/>
          <w:divBdr>
            <w:top w:val="none" w:sz="0" w:space="0" w:color="auto"/>
            <w:left w:val="none" w:sz="0" w:space="0" w:color="auto"/>
            <w:bottom w:val="none" w:sz="0" w:space="0" w:color="auto"/>
            <w:right w:val="none" w:sz="0" w:space="0" w:color="auto"/>
          </w:divBdr>
        </w:div>
        <w:div w:id="801965885">
          <w:marLeft w:val="0"/>
          <w:marRight w:val="0"/>
          <w:marTop w:val="0"/>
          <w:marBottom w:val="0"/>
          <w:divBdr>
            <w:top w:val="none" w:sz="0" w:space="0" w:color="auto"/>
            <w:left w:val="none" w:sz="0" w:space="0" w:color="auto"/>
            <w:bottom w:val="none" w:sz="0" w:space="0" w:color="auto"/>
            <w:right w:val="none" w:sz="0" w:space="0" w:color="auto"/>
          </w:divBdr>
        </w:div>
        <w:div w:id="818501658">
          <w:marLeft w:val="0"/>
          <w:marRight w:val="0"/>
          <w:marTop w:val="0"/>
          <w:marBottom w:val="0"/>
          <w:divBdr>
            <w:top w:val="none" w:sz="0" w:space="0" w:color="auto"/>
            <w:left w:val="none" w:sz="0" w:space="0" w:color="auto"/>
            <w:bottom w:val="none" w:sz="0" w:space="0" w:color="auto"/>
            <w:right w:val="none" w:sz="0" w:space="0" w:color="auto"/>
          </w:divBdr>
          <w:divsChild>
            <w:div w:id="972977091">
              <w:marLeft w:val="0"/>
              <w:marRight w:val="0"/>
              <w:marTop w:val="0"/>
              <w:marBottom w:val="0"/>
              <w:divBdr>
                <w:top w:val="none" w:sz="0" w:space="0" w:color="auto"/>
                <w:left w:val="none" w:sz="0" w:space="0" w:color="auto"/>
                <w:bottom w:val="none" w:sz="0" w:space="0" w:color="auto"/>
                <w:right w:val="none" w:sz="0" w:space="0" w:color="auto"/>
              </w:divBdr>
            </w:div>
          </w:divsChild>
        </w:div>
        <w:div w:id="252781213">
          <w:marLeft w:val="0"/>
          <w:marRight w:val="0"/>
          <w:marTop w:val="0"/>
          <w:marBottom w:val="0"/>
          <w:divBdr>
            <w:top w:val="none" w:sz="0" w:space="0" w:color="auto"/>
            <w:left w:val="none" w:sz="0" w:space="0" w:color="auto"/>
            <w:bottom w:val="none" w:sz="0" w:space="0" w:color="auto"/>
            <w:right w:val="none" w:sz="0" w:space="0" w:color="auto"/>
          </w:divBdr>
        </w:div>
        <w:div w:id="1959220145">
          <w:marLeft w:val="0"/>
          <w:marRight w:val="0"/>
          <w:marTop w:val="0"/>
          <w:marBottom w:val="0"/>
          <w:divBdr>
            <w:top w:val="none" w:sz="0" w:space="0" w:color="auto"/>
            <w:left w:val="none" w:sz="0" w:space="0" w:color="auto"/>
            <w:bottom w:val="none" w:sz="0" w:space="0" w:color="auto"/>
            <w:right w:val="none" w:sz="0" w:space="0" w:color="auto"/>
          </w:divBdr>
        </w:div>
        <w:div w:id="1271812830">
          <w:marLeft w:val="0"/>
          <w:marRight w:val="0"/>
          <w:marTop w:val="0"/>
          <w:marBottom w:val="0"/>
          <w:divBdr>
            <w:top w:val="none" w:sz="0" w:space="0" w:color="auto"/>
            <w:left w:val="none" w:sz="0" w:space="0" w:color="auto"/>
            <w:bottom w:val="none" w:sz="0" w:space="0" w:color="auto"/>
            <w:right w:val="none" w:sz="0" w:space="0" w:color="auto"/>
          </w:divBdr>
        </w:div>
        <w:div w:id="1839955347">
          <w:marLeft w:val="0"/>
          <w:marRight w:val="0"/>
          <w:marTop w:val="0"/>
          <w:marBottom w:val="0"/>
          <w:divBdr>
            <w:top w:val="none" w:sz="0" w:space="0" w:color="auto"/>
            <w:left w:val="none" w:sz="0" w:space="0" w:color="auto"/>
            <w:bottom w:val="none" w:sz="0" w:space="0" w:color="auto"/>
            <w:right w:val="none" w:sz="0" w:space="0" w:color="auto"/>
          </w:divBdr>
          <w:divsChild>
            <w:div w:id="966082100">
              <w:marLeft w:val="0"/>
              <w:marRight w:val="0"/>
              <w:marTop w:val="0"/>
              <w:marBottom w:val="0"/>
              <w:divBdr>
                <w:top w:val="none" w:sz="0" w:space="0" w:color="auto"/>
                <w:left w:val="none" w:sz="0" w:space="0" w:color="auto"/>
                <w:bottom w:val="none" w:sz="0" w:space="0" w:color="auto"/>
                <w:right w:val="none" w:sz="0" w:space="0" w:color="auto"/>
              </w:divBdr>
            </w:div>
          </w:divsChild>
        </w:div>
        <w:div w:id="893395500">
          <w:marLeft w:val="0"/>
          <w:marRight w:val="0"/>
          <w:marTop w:val="0"/>
          <w:marBottom w:val="0"/>
          <w:divBdr>
            <w:top w:val="none" w:sz="0" w:space="0" w:color="auto"/>
            <w:left w:val="none" w:sz="0" w:space="0" w:color="auto"/>
            <w:bottom w:val="none" w:sz="0" w:space="0" w:color="auto"/>
            <w:right w:val="none" w:sz="0" w:space="0" w:color="auto"/>
          </w:divBdr>
          <w:divsChild>
            <w:div w:id="2630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259">
      <w:bodyDiv w:val="1"/>
      <w:marLeft w:val="0"/>
      <w:marRight w:val="0"/>
      <w:marTop w:val="0"/>
      <w:marBottom w:val="0"/>
      <w:divBdr>
        <w:top w:val="none" w:sz="0" w:space="0" w:color="auto"/>
        <w:left w:val="none" w:sz="0" w:space="0" w:color="auto"/>
        <w:bottom w:val="none" w:sz="0" w:space="0" w:color="auto"/>
        <w:right w:val="none" w:sz="0" w:space="0" w:color="auto"/>
      </w:divBdr>
    </w:div>
    <w:div w:id="21994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drive.google.com/open?id=140HrddEWU_MFHhxizVtaO_uRs48tzPrEgbDMwudl_1M" TargetMode="External"/><Relationship Id="rId29" Type="http://schemas.openxmlformats.org/officeDocument/2006/relationships/hyperlink" Target="https://code.google.com/p/iscam-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C4F7-70AC-480D-9DE2-8239C221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41</Pages>
  <Words>16333</Words>
  <Characters>93103</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109218</CharactersWithSpaces>
  <SharedDoc>false</SharedDoc>
  <HLinks>
    <vt:vector size="420" baseType="variant">
      <vt:variant>
        <vt:i4>1638437</vt:i4>
      </vt:variant>
      <vt:variant>
        <vt:i4>432</vt:i4>
      </vt:variant>
      <vt:variant>
        <vt:i4>0</vt:i4>
      </vt:variant>
      <vt:variant>
        <vt:i4>5</vt:i4>
      </vt:variant>
      <vt:variant>
        <vt:lpwstr>https://drive.google.com/open?id=140HrddEWU_MFHhxizVtaO_uRs48tzPrEgbDMwudl_1M</vt:lpwstr>
      </vt:variant>
      <vt:variant>
        <vt:lpwstr/>
      </vt:variant>
      <vt:variant>
        <vt:i4>1179699</vt:i4>
      </vt:variant>
      <vt:variant>
        <vt:i4>410</vt:i4>
      </vt:variant>
      <vt:variant>
        <vt:i4>0</vt:i4>
      </vt:variant>
      <vt:variant>
        <vt:i4>5</vt:i4>
      </vt:variant>
      <vt:variant>
        <vt:lpwstr/>
      </vt:variant>
      <vt:variant>
        <vt:lpwstr>_Toc40272476</vt:lpwstr>
      </vt:variant>
      <vt:variant>
        <vt:i4>1114163</vt:i4>
      </vt:variant>
      <vt:variant>
        <vt:i4>404</vt:i4>
      </vt:variant>
      <vt:variant>
        <vt:i4>0</vt:i4>
      </vt:variant>
      <vt:variant>
        <vt:i4>5</vt:i4>
      </vt:variant>
      <vt:variant>
        <vt:lpwstr/>
      </vt:variant>
      <vt:variant>
        <vt:lpwstr>_Toc40272475</vt:lpwstr>
      </vt:variant>
      <vt:variant>
        <vt:i4>1048627</vt:i4>
      </vt:variant>
      <vt:variant>
        <vt:i4>398</vt:i4>
      </vt:variant>
      <vt:variant>
        <vt:i4>0</vt:i4>
      </vt:variant>
      <vt:variant>
        <vt:i4>5</vt:i4>
      </vt:variant>
      <vt:variant>
        <vt:lpwstr/>
      </vt:variant>
      <vt:variant>
        <vt:lpwstr>_Toc40272474</vt:lpwstr>
      </vt:variant>
      <vt:variant>
        <vt:i4>1507379</vt:i4>
      </vt:variant>
      <vt:variant>
        <vt:i4>392</vt:i4>
      </vt:variant>
      <vt:variant>
        <vt:i4>0</vt:i4>
      </vt:variant>
      <vt:variant>
        <vt:i4>5</vt:i4>
      </vt:variant>
      <vt:variant>
        <vt:lpwstr/>
      </vt:variant>
      <vt:variant>
        <vt:lpwstr>_Toc40272473</vt:lpwstr>
      </vt:variant>
      <vt:variant>
        <vt:i4>1441843</vt:i4>
      </vt:variant>
      <vt:variant>
        <vt:i4>386</vt:i4>
      </vt:variant>
      <vt:variant>
        <vt:i4>0</vt:i4>
      </vt:variant>
      <vt:variant>
        <vt:i4>5</vt:i4>
      </vt:variant>
      <vt:variant>
        <vt:lpwstr/>
      </vt:variant>
      <vt:variant>
        <vt:lpwstr>_Toc40272472</vt:lpwstr>
      </vt:variant>
      <vt:variant>
        <vt:i4>1376307</vt:i4>
      </vt:variant>
      <vt:variant>
        <vt:i4>380</vt:i4>
      </vt:variant>
      <vt:variant>
        <vt:i4>0</vt:i4>
      </vt:variant>
      <vt:variant>
        <vt:i4>5</vt:i4>
      </vt:variant>
      <vt:variant>
        <vt:lpwstr/>
      </vt:variant>
      <vt:variant>
        <vt:lpwstr>_Toc40272471</vt:lpwstr>
      </vt:variant>
      <vt:variant>
        <vt:i4>1310771</vt:i4>
      </vt:variant>
      <vt:variant>
        <vt:i4>374</vt:i4>
      </vt:variant>
      <vt:variant>
        <vt:i4>0</vt:i4>
      </vt:variant>
      <vt:variant>
        <vt:i4>5</vt:i4>
      </vt:variant>
      <vt:variant>
        <vt:lpwstr/>
      </vt:variant>
      <vt:variant>
        <vt:lpwstr>_Toc40272470</vt:lpwstr>
      </vt:variant>
      <vt:variant>
        <vt:i4>1900594</vt:i4>
      </vt:variant>
      <vt:variant>
        <vt:i4>368</vt:i4>
      </vt:variant>
      <vt:variant>
        <vt:i4>0</vt:i4>
      </vt:variant>
      <vt:variant>
        <vt:i4>5</vt:i4>
      </vt:variant>
      <vt:variant>
        <vt:lpwstr/>
      </vt:variant>
      <vt:variant>
        <vt:lpwstr>_Toc40272469</vt:lpwstr>
      </vt:variant>
      <vt:variant>
        <vt:i4>1835058</vt:i4>
      </vt:variant>
      <vt:variant>
        <vt:i4>362</vt:i4>
      </vt:variant>
      <vt:variant>
        <vt:i4>0</vt:i4>
      </vt:variant>
      <vt:variant>
        <vt:i4>5</vt:i4>
      </vt:variant>
      <vt:variant>
        <vt:lpwstr/>
      </vt:variant>
      <vt:variant>
        <vt:lpwstr>_Toc40272468</vt:lpwstr>
      </vt:variant>
      <vt:variant>
        <vt:i4>1245234</vt:i4>
      </vt:variant>
      <vt:variant>
        <vt:i4>356</vt:i4>
      </vt:variant>
      <vt:variant>
        <vt:i4>0</vt:i4>
      </vt:variant>
      <vt:variant>
        <vt:i4>5</vt:i4>
      </vt:variant>
      <vt:variant>
        <vt:lpwstr/>
      </vt:variant>
      <vt:variant>
        <vt:lpwstr>_Toc40272467</vt:lpwstr>
      </vt:variant>
      <vt:variant>
        <vt:i4>1179698</vt:i4>
      </vt:variant>
      <vt:variant>
        <vt:i4>350</vt:i4>
      </vt:variant>
      <vt:variant>
        <vt:i4>0</vt:i4>
      </vt:variant>
      <vt:variant>
        <vt:i4>5</vt:i4>
      </vt:variant>
      <vt:variant>
        <vt:lpwstr/>
      </vt:variant>
      <vt:variant>
        <vt:lpwstr>_Toc40272466</vt:lpwstr>
      </vt:variant>
      <vt:variant>
        <vt:i4>1114162</vt:i4>
      </vt:variant>
      <vt:variant>
        <vt:i4>344</vt:i4>
      </vt:variant>
      <vt:variant>
        <vt:i4>0</vt:i4>
      </vt:variant>
      <vt:variant>
        <vt:i4>5</vt:i4>
      </vt:variant>
      <vt:variant>
        <vt:lpwstr/>
      </vt:variant>
      <vt:variant>
        <vt:lpwstr>_Toc40272465</vt:lpwstr>
      </vt:variant>
      <vt:variant>
        <vt:i4>1048626</vt:i4>
      </vt:variant>
      <vt:variant>
        <vt:i4>338</vt:i4>
      </vt:variant>
      <vt:variant>
        <vt:i4>0</vt:i4>
      </vt:variant>
      <vt:variant>
        <vt:i4>5</vt:i4>
      </vt:variant>
      <vt:variant>
        <vt:lpwstr/>
      </vt:variant>
      <vt:variant>
        <vt:lpwstr>_Toc40272464</vt:lpwstr>
      </vt:variant>
      <vt:variant>
        <vt:i4>1507378</vt:i4>
      </vt:variant>
      <vt:variant>
        <vt:i4>332</vt:i4>
      </vt:variant>
      <vt:variant>
        <vt:i4>0</vt:i4>
      </vt:variant>
      <vt:variant>
        <vt:i4>5</vt:i4>
      </vt:variant>
      <vt:variant>
        <vt:lpwstr/>
      </vt:variant>
      <vt:variant>
        <vt:lpwstr>_Toc40272463</vt:lpwstr>
      </vt:variant>
      <vt:variant>
        <vt:i4>1441842</vt:i4>
      </vt:variant>
      <vt:variant>
        <vt:i4>326</vt:i4>
      </vt:variant>
      <vt:variant>
        <vt:i4>0</vt:i4>
      </vt:variant>
      <vt:variant>
        <vt:i4>5</vt:i4>
      </vt:variant>
      <vt:variant>
        <vt:lpwstr/>
      </vt:variant>
      <vt:variant>
        <vt:lpwstr>_Toc40272462</vt:lpwstr>
      </vt:variant>
      <vt:variant>
        <vt:i4>1376306</vt:i4>
      </vt:variant>
      <vt:variant>
        <vt:i4>320</vt:i4>
      </vt:variant>
      <vt:variant>
        <vt:i4>0</vt:i4>
      </vt:variant>
      <vt:variant>
        <vt:i4>5</vt:i4>
      </vt:variant>
      <vt:variant>
        <vt:lpwstr/>
      </vt:variant>
      <vt:variant>
        <vt:lpwstr>_Toc40272461</vt:lpwstr>
      </vt:variant>
      <vt:variant>
        <vt:i4>1310770</vt:i4>
      </vt:variant>
      <vt:variant>
        <vt:i4>314</vt:i4>
      </vt:variant>
      <vt:variant>
        <vt:i4>0</vt:i4>
      </vt:variant>
      <vt:variant>
        <vt:i4>5</vt:i4>
      </vt:variant>
      <vt:variant>
        <vt:lpwstr/>
      </vt:variant>
      <vt:variant>
        <vt:lpwstr>_Toc40272460</vt:lpwstr>
      </vt:variant>
      <vt:variant>
        <vt:i4>1900593</vt:i4>
      </vt:variant>
      <vt:variant>
        <vt:i4>308</vt:i4>
      </vt:variant>
      <vt:variant>
        <vt:i4>0</vt:i4>
      </vt:variant>
      <vt:variant>
        <vt:i4>5</vt:i4>
      </vt:variant>
      <vt:variant>
        <vt:lpwstr/>
      </vt:variant>
      <vt:variant>
        <vt:lpwstr>_Toc40272459</vt:lpwstr>
      </vt:variant>
      <vt:variant>
        <vt:i4>1835057</vt:i4>
      </vt:variant>
      <vt:variant>
        <vt:i4>302</vt:i4>
      </vt:variant>
      <vt:variant>
        <vt:i4>0</vt:i4>
      </vt:variant>
      <vt:variant>
        <vt:i4>5</vt:i4>
      </vt:variant>
      <vt:variant>
        <vt:lpwstr/>
      </vt:variant>
      <vt:variant>
        <vt:lpwstr>_Toc40272458</vt:lpwstr>
      </vt:variant>
      <vt:variant>
        <vt:i4>1245233</vt:i4>
      </vt:variant>
      <vt:variant>
        <vt:i4>296</vt:i4>
      </vt:variant>
      <vt:variant>
        <vt:i4>0</vt:i4>
      </vt:variant>
      <vt:variant>
        <vt:i4>5</vt:i4>
      </vt:variant>
      <vt:variant>
        <vt:lpwstr/>
      </vt:variant>
      <vt:variant>
        <vt:lpwstr>_Toc40272457</vt:lpwstr>
      </vt:variant>
      <vt:variant>
        <vt:i4>1179697</vt:i4>
      </vt:variant>
      <vt:variant>
        <vt:i4>290</vt:i4>
      </vt:variant>
      <vt:variant>
        <vt:i4>0</vt:i4>
      </vt:variant>
      <vt:variant>
        <vt:i4>5</vt:i4>
      </vt:variant>
      <vt:variant>
        <vt:lpwstr/>
      </vt:variant>
      <vt:variant>
        <vt:lpwstr>_Toc40272456</vt:lpwstr>
      </vt:variant>
      <vt:variant>
        <vt:i4>1114161</vt:i4>
      </vt:variant>
      <vt:variant>
        <vt:i4>284</vt:i4>
      </vt:variant>
      <vt:variant>
        <vt:i4>0</vt:i4>
      </vt:variant>
      <vt:variant>
        <vt:i4>5</vt:i4>
      </vt:variant>
      <vt:variant>
        <vt:lpwstr/>
      </vt:variant>
      <vt:variant>
        <vt:lpwstr>_Toc40272455</vt:lpwstr>
      </vt:variant>
      <vt:variant>
        <vt:i4>1048625</vt:i4>
      </vt:variant>
      <vt:variant>
        <vt:i4>278</vt:i4>
      </vt:variant>
      <vt:variant>
        <vt:i4>0</vt:i4>
      </vt:variant>
      <vt:variant>
        <vt:i4>5</vt:i4>
      </vt:variant>
      <vt:variant>
        <vt:lpwstr/>
      </vt:variant>
      <vt:variant>
        <vt:lpwstr>_Toc40272454</vt:lpwstr>
      </vt:variant>
      <vt:variant>
        <vt:i4>1507377</vt:i4>
      </vt:variant>
      <vt:variant>
        <vt:i4>272</vt:i4>
      </vt:variant>
      <vt:variant>
        <vt:i4>0</vt:i4>
      </vt:variant>
      <vt:variant>
        <vt:i4>5</vt:i4>
      </vt:variant>
      <vt:variant>
        <vt:lpwstr/>
      </vt:variant>
      <vt:variant>
        <vt:lpwstr>_Toc40272453</vt:lpwstr>
      </vt:variant>
      <vt:variant>
        <vt:i4>1441841</vt:i4>
      </vt:variant>
      <vt:variant>
        <vt:i4>266</vt:i4>
      </vt:variant>
      <vt:variant>
        <vt:i4>0</vt:i4>
      </vt:variant>
      <vt:variant>
        <vt:i4>5</vt:i4>
      </vt:variant>
      <vt:variant>
        <vt:lpwstr/>
      </vt:variant>
      <vt:variant>
        <vt:lpwstr>_Toc40272452</vt:lpwstr>
      </vt:variant>
      <vt:variant>
        <vt:i4>1376305</vt:i4>
      </vt:variant>
      <vt:variant>
        <vt:i4>260</vt:i4>
      </vt:variant>
      <vt:variant>
        <vt:i4>0</vt:i4>
      </vt:variant>
      <vt:variant>
        <vt:i4>5</vt:i4>
      </vt:variant>
      <vt:variant>
        <vt:lpwstr/>
      </vt:variant>
      <vt:variant>
        <vt:lpwstr>_Toc40272451</vt:lpwstr>
      </vt:variant>
      <vt:variant>
        <vt:i4>1310769</vt:i4>
      </vt:variant>
      <vt:variant>
        <vt:i4>254</vt:i4>
      </vt:variant>
      <vt:variant>
        <vt:i4>0</vt:i4>
      </vt:variant>
      <vt:variant>
        <vt:i4>5</vt:i4>
      </vt:variant>
      <vt:variant>
        <vt:lpwstr/>
      </vt:variant>
      <vt:variant>
        <vt:lpwstr>_Toc40272450</vt:lpwstr>
      </vt:variant>
      <vt:variant>
        <vt:i4>1900592</vt:i4>
      </vt:variant>
      <vt:variant>
        <vt:i4>248</vt:i4>
      </vt:variant>
      <vt:variant>
        <vt:i4>0</vt:i4>
      </vt:variant>
      <vt:variant>
        <vt:i4>5</vt:i4>
      </vt:variant>
      <vt:variant>
        <vt:lpwstr/>
      </vt:variant>
      <vt:variant>
        <vt:lpwstr>_Toc40272449</vt:lpwstr>
      </vt:variant>
      <vt:variant>
        <vt:i4>1835056</vt:i4>
      </vt:variant>
      <vt:variant>
        <vt:i4>242</vt:i4>
      </vt:variant>
      <vt:variant>
        <vt:i4>0</vt:i4>
      </vt:variant>
      <vt:variant>
        <vt:i4>5</vt:i4>
      </vt:variant>
      <vt:variant>
        <vt:lpwstr/>
      </vt:variant>
      <vt:variant>
        <vt:lpwstr>_Toc40272448</vt:lpwstr>
      </vt:variant>
      <vt:variant>
        <vt:i4>1245232</vt:i4>
      </vt:variant>
      <vt:variant>
        <vt:i4>236</vt:i4>
      </vt:variant>
      <vt:variant>
        <vt:i4>0</vt:i4>
      </vt:variant>
      <vt:variant>
        <vt:i4>5</vt:i4>
      </vt:variant>
      <vt:variant>
        <vt:lpwstr/>
      </vt:variant>
      <vt:variant>
        <vt:lpwstr>_Toc40272447</vt:lpwstr>
      </vt:variant>
      <vt:variant>
        <vt:i4>1179696</vt:i4>
      </vt:variant>
      <vt:variant>
        <vt:i4>230</vt:i4>
      </vt:variant>
      <vt:variant>
        <vt:i4>0</vt:i4>
      </vt:variant>
      <vt:variant>
        <vt:i4>5</vt:i4>
      </vt:variant>
      <vt:variant>
        <vt:lpwstr/>
      </vt:variant>
      <vt:variant>
        <vt:lpwstr>_Toc40272446</vt:lpwstr>
      </vt:variant>
      <vt:variant>
        <vt:i4>1114160</vt:i4>
      </vt:variant>
      <vt:variant>
        <vt:i4>224</vt:i4>
      </vt:variant>
      <vt:variant>
        <vt:i4>0</vt:i4>
      </vt:variant>
      <vt:variant>
        <vt:i4>5</vt:i4>
      </vt:variant>
      <vt:variant>
        <vt:lpwstr/>
      </vt:variant>
      <vt:variant>
        <vt:lpwstr>_Toc40272445</vt:lpwstr>
      </vt:variant>
      <vt:variant>
        <vt:i4>1048624</vt:i4>
      </vt:variant>
      <vt:variant>
        <vt:i4>218</vt:i4>
      </vt:variant>
      <vt:variant>
        <vt:i4>0</vt:i4>
      </vt:variant>
      <vt:variant>
        <vt:i4>5</vt:i4>
      </vt:variant>
      <vt:variant>
        <vt:lpwstr/>
      </vt:variant>
      <vt:variant>
        <vt:lpwstr>_Toc40272444</vt:lpwstr>
      </vt:variant>
      <vt:variant>
        <vt:i4>1507376</vt:i4>
      </vt:variant>
      <vt:variant>
        <vt:i4>212</vt:i4>
      </vt:variant>
      <vt:variant>
        <vt:i4>0</vt:i4>
      </vt:variant>
      <vt:variant>
        <vt:i4>5</vt:i4>
      </vt:variant>
      <vt:variant>
        <vt:lpwstr/>
      </vt:variant>
      <vt:variant>
        <vt:lpwstr>_Toc40272443</vt:lpwstr>
      </vt:variant>
      <vt:variant>
        <vt:i4>1441840</vt:i4>
      </vt:variant>
      <vt:variant>
        <vt:i4>206</vt:i4>
      </vt:variant>
      <vt:variant>
        <vt:i4>0</vt:i4>
      </vt:variant>
      <vt:variant>
        <vt:i4>5</vt:i4>
      </vt:variant>
      <vt:variant>
        <vt:lpwstr/>
      </vt:variant>
      <vt:variant>
        <vt:lpwstr>_Toc40272442</vt:lpwstr>
      </vt:variant>
      <vt:variant>
        <vt:i4>1376304</vt:i4>
      </vt:variant>
      <vt:variant>
        <vt:i4>200</vt:i4>
      </vt:variant>
      <vt:variant>
        <vt:i4>0</vt:i4>
      </vt:variant>
      <vt:variant>
        <vt:i4>5</vt:i4>
      </vt:variant>
      <vt:variant>
        <vt:lpwstr/>
      </vt:variant>
      <vt:variant>
        <vt:lpwstr>_Toc40272441</vt:lpwstr>
      </vt:variant>
      <vt:variant>
        <vt:i4>1310768</vt:i4>
      </vt:variant>
      <vt:variant>
        <vt:i4>194</vt:i4>
      </vt:variant>
      <vt:variant>
        <vt:i4>0</vt:i4>
      </vt:variant>
      <vt:variant>
        <vt:i4>5</vt:i4>
      </vt:variant>
      <vt:variant>
        <vt:lpwstr/>
      </vt:variant>
      <vt:variant>
        <vt:lpwstr>_Toc40272440</vt:lpwstr>
      </vt:variant>
      <vt:variant>
        <vt:i4>1900599</vt:i4>
      </vt:variant>
      <vt:variant>
        <vt:i4>188</vt:i4>
      </vt:variant>
      <vt:variant>
        <vt:i4>0</vt:i4>
      </vt:variant>
      <vt:variant>
        <vt:i4>5</vt:i4>
      </vt:variant>
      <vt:variant>
        <vt:lpwstr/>
      </vt:variant>
      <vt:variant>
        <vt:lpwstr>_Toc40272439</vt:lpwstr>
      </vt:variant>
      <vt:variant>
        <vt:i4>1835063</vt:i4>
      </vt:variant>
      <vt:variant>
        <vt:i4>182</vt:i4>
      </vt:variant>
      <vt:variant>
        <vt:i4>0</vt:i4>
      </vt:variant>
      <vt:variant>
        <vt:i4>5</vt:i4>
      </vt:variant>
      <vt:variant>
        <vt:lpwstr/>
      </vt:variant>
      <vt:variant>
        <vt:lpwstr>_Toc40272438</vt:lpwstr>
      </vt:variant>
      <vt:variant>
        <vt:i4>1245239</vt:i4>
      </vt:variant>
      <vt:variant>
        <vt:i4>176</vt:i4>
      </vt:variant>
      <vt:variant>
        <vt:i4>0</vt:i4>
      </vt:variant>
      <vt:variant>
        <vt:i4>5</vt:i4>
      </vt:variant>
      <vt:variant>
        <vt:lpwstr/>
      </vt:variant>
      <vt:variant>
        <vt:lpwstr>_Toc40272437</vt:lpwstr>
      </vt:variant>
      <vt:variant>
        <vt:i4>1179703</vt:i4>
      </vt:variant>
      <vt:variant>
        <vt:i4>170</vt:i4>
      </vt:variant>
      <vt:variant>
        <vt:i4>0</vt:i4>
      </vt:variant>
      <vt:variant>
        <vt:i4>5</vt:i4>
      </vt:variant>
      <vt:variant>
        <vt:lpwstr/>
      </vt:variant>
      <vt:variant>
        <vt:lpwstr>_Toc40272436</vt:lpwstr>
      </vt:variant>
      <vt:variant>
        <vt:i4>1114167</vt:i4>
      </vt:variant>
      <vt:variant>
        <vt:i4>164</vt:i4>
      </vt:variant>
      <vt:variant>
        <vt:i4>0</vt:i4>
      </vt:variant>
      <vt:variant>
        <vt:i4>5</vt:i4>
      </vt:variant>
      <vt:variant>
        <vt:lpwstr/>
      </vt:variant>
      <vt:variant>
        <vt:lpwstr>_Toc40272435</vt:lpwstr>
      </vt:variant>
      <vt:variant>
        <vt:i4>1048631</vt:i4>
      </vt:variant>
      <vt:variant>
        <vt:i4>158</vt:i4>
      </vt:variant>
      <vt:variant>
        <vt:i4>0</vt:i4>
      </vt:variant>
      <vt:variant>
        <vt:i4>5</vt:i4>
      </vt:variant>
      <vt:variant>
        <vt:lpwstr/>
      </vt:variant>
      <vt:variant>
        <vt:lpwstr>_Toc40272434</vt:lpwstr>
      </vt:variant>
      <vt:variant>
        <vt:i4>1507383</vt:i4>
      </vt:variant>
      <vt:variant>
        <vt:i4>152</vt:i4>
      </vt:variant>
      <vt:variant>
        <vt:i4>0</vt:i4>
      </vt:variant>
      <vt:variant>
        <vt:i4>5</vt:i4>
      </vt:variant>
      <vt:variant>
        <vt:lpwstr/>
      </vt:variant>
      <vt:variant>
        <vt:lpwstr>_Toc40272433</vt:lpwstr>
      </vt:variant>
      <vt:variant>
        <vt:i4>1441847</vt:i4>
      </vt:variant>
      <vt:variant>
        <vt:i4>146</vt:i4>
      </vt:variant>
      <vt:variant>
        <vt:i4>0</vt:i4>
      </vt:variant>
      <vt:variant>
        <vt:i4>5</vt:i4>
      </vt:variant>
      <vt:variant>
        <vt:lpwstr/>
      </vt:variant>
      <vt:variant>
        <vt:lpwstr>_Toc40272432</vt:lpwstr>
      </vt:variant>
      <vt:variant>
        <vt:i4>1376311</vt:i4>
      </vt:variant>
      <vt:variant>
        <vt:i4>140</vt:i4>
      </vt:variant>
      <vt:variant>
        <vt:i4>0</vt:i4>
      </vt:variant>
      <vt:variant>
        <vt:i4>5</vt:i4>
      </vt:variant>
      <vt:variant>
        <vt:lpwstr/>
      </vt:variant>
      <vt:variant>
        <vt:lpwstr>_Toc40272431</vt:lpwstr>
      </vt:variant>
      <vt:variant>
        <vt:i4>1310775</vt:i4>
      </vt:variant>
      <vt:variant>
        <vt:i4>134</vt:i4>
      </vt:variant>
      <vt:variant>
        <vt:i4>0</vt:i4>
      </vt:variant>
      <vt:variant>
        <vt:i4>5</vt:i4>
      </vt:variant>
      <vt:variant>
        <vt:lpwstr/>
      </vt:variant>
      <vt:variant>
        <vt:lpwstr>_Toc40272430</vt:lpwstr>
      </vt:variant>
      <vt:variant>
        <vt:i4>1900598</vt:i4>
      </vt:variant>
      <vt:variant>
        <vt:i4>128</vt:i4>
      </vt:variant>
      <vt:variant>
        <vt:i4>0</vt:i4>
      </vt:variant>
      <vt:variant>
        <vt:i4>5</vt:i4>
      </vt:variant>
      <vt:variant>
        <vt:lpwstr/>
      </vt:variant>
      <vt:variant>
        <vt:lpwstr>_Toc40272429</vt:lpwstr>
      </vt:variant>
      <vt:variant>
        <vt:i4>1835062</vt:i4>
      </vt:variant>
      <vt:variant>
        <vt:i4>122</vt:i4>
      </vt:variant>
      <vt:variant>
        <vt:i4>0</vt:i4>
      </vt:variant>
      <vt:variant>
        <vt:i4>5</vt:i4>
      </vt:variant>
      <vt:variant>
        <vt:lpwstr/>
      </vt:variant>
      <vt:variant>
        <vt:lpwstr>_Toc40272428</vt:lpwstr>
      </vt:variant>
      <vt:variant>
        <vt:i4>1245238</vt:i4>
      </vt:variant>
      <vt:variant>
        <vt:i4>116</vt:i4>
      </vt:variant>
      <vt:variant>
        <vt:i4>0</vt:i4>
      </vt:variant>
      <vt:variant>
        <vt:i4>5</vt:i4>
      </vt:variant>
      <vt:variant>
        <vt:lpwstr/>
      </vt:variant>
      <vt:variant>
        <vt:lpwstr>_Toc40272427</vt:lpwstr>
      </vt:variant>
      <vt:variant>
        <vt:i4>1179702</vt:i4>
      </vt:variant>
      <vt:variant>
        <vt:i4>110</vt:i4>
      </vt:variant>
      <vt:variant>
        <vt:i4>0</vt:i4>
      </vt:variant>
      <vt:variant>
        <vt:i4>5</vt:i4>
      </vt:variant>
      <vt:variant>
        <vt:lpwstr/>
      </vt:variant>
      <vt:variant>
        <vt:lpwstr>_Toc40272426</vt:lpwstr>
      </vt:variant>
      <vt:variant>
        <vt:i4>1114166</vt:i4>
      </vt:variant>
      <vt:variant>
        <vt:i4>104</vt:i4>
      </vt:variant>
      <vt:variant>
        <vt:i4>0</vt:i4>
      </vt:variant>
      <vt:variant>
        <vt:i4>5</vt:i4>
      </vt:variant>
      <vt:variant>
        <vt:lpwstr/>
      </vt:variant>
      <vt:variant>
        <vt:lpwstr>_Toc40272425</vt:lpwstr>
      </vt:variant>
      <vt:variant>
        <vt:i4>1048630</vt:i4>
      </vt:variant>
      <vt:variant>
        <vt:i4>98</vt:i4>
      </vt:variant>
      <vt:variant>
        <vt:i4>0</vt:i4>
      </vt:variant>
      <vt:variant>
        <vt:i4>5</vt:i4>
      </vt:variant>
      <vt:variant>
        <vt:lpwstr/>
      </vt:variant>
      <vt:variant>
        <vt:lpwstr>_Toc40272424</vt:lpwstr>
      </vt:variant>
      <vt:variant>
        <vt:i4>1507382</vt:i4>
      </vt:variant>
      <vt:variant>
        <vt:i4>92</vt:i4>
      </vt:variant>
      <vt:variant>
        <vt:i4>0</vt:i4>
      </vt:variant>
      <vt:variant>
        <vt:i4>5</vt:i4>
      </vt:variant>
      <vt:variant>
        <vt:lpwstr/>
      </vt:variant>
      <vt:variant>
        <vt:lpwstr>_Toc40272423</vt:lpwstr>
      </vt:variant>
      <vt:variant>
        <vt:i4>1441846</vt:i4>
      </vt:variant>
      <vt:variant>
        <vt:i4>86</vt:i4>
      </vt:variant>
      <vt:variant>
        <vt:i4>0</vt:i4>
      </vt:variant>
      <vt:variant>
        <vt:i4>5</vt:i4>
      </vt:variant>
      <vt:variant>
        <vt:lpwstr/>
      </vt:variant>
      <vt:variant>
        <vt:lpwstr>_Toc40272422</vt:lpwstr>
      </vt:variant>
      <vt:variant>
        <vt:i4>1376310</vt:i4>
      </vt:variant>
      <vt:variant>
        <vt:i4>80</vt:i4>
      </vt:variant>
      <vt:variant>
        <vt:i4>0</vt:i4>
      </vt:variant>
      <vt:variant>
        <vt:i4>5</vt:i4>
      </vt:variant>
      <vt:variant>
        <vt:lpwstr/>
      </vt:variant>
      <vt:variant>
        <vt:lpwstr>_Toc40272421</vt:lpwstr>
      </vt:variant>
      <vt:variant>
        <vt:i4>1310774</vt:i4>
      </vt:variant>
      <vt:variant>
        <vt:i4>74</vt:i4>
      </vt:variant>
      <vt:variant>
        <vt:i4>0</vt:i4>
      </vt:variant>
      <vt:variant>
        <vt:i4>5</vt:i4>
      </vt:variant>
      <vt:variant>
        <vt:lpwstr/>
      </vt:variant>
      <vt:variant>
        <vt:lpwstr>_Toc40272420</vt:lpwstr>
      </vt:variant>
      <vt:variant>
        <vt:i4>1900597</vt:i4>
      </vt:variant>
      <vt:variant>
        <vt:i4>68</vt:i4>
      </vt:variant>
      <vt:variant>
        <vt:i4>0</vt:i4>
      </vt:variant>
      <vt:variant>
        <vt:i4>5</vt:i4>
      </vt:variant>
      <vt:variant>
        <vt:lpwstr/>
      </vt:variant>
      <vt:variant>
        <vt:lpwstr>_Toc40272419</vt:lpwstr>
      </vt:variant>
      <vt:variant>
        <vt:i4>1835061</vt:i4>
      </vt:variant>
      <vt:variant>
        <vt:i4>62</vt:i4>
      </vt:variant>
      <vt:variant>
        <vt:i4>0</vt:i4>
      </vt:variant>
      <vt:variant>
        <vt:i4>5</vt:i4>
      </vt:variant>
      <vt:variant>
        <vt:lpwstr/>
      </vt:variant>
      <vt:variant>
        <vt:lpwstr>_Toc40272418</vt:lpwstr>
      </vt:variant>
      <vt:variant>
        <vt:i4>1245237</vt:i4>
      </vt:variant>
      <vt:variant>
        <vt:i4>56</vt:i4>
      </vt:variant>
      <vt:variant>
        <vt:i4>0</vt:i4>
      </vt:variant>
      <vt:variant>
        <vt:i4>5</vt:i4>
      </vt:variant>
      <vt:variant>
        <vt:lpwstr/>
      </vt:variant>
      <vt:variant>
        <vt:lpwstr>_Toc40272417</vt:lpwstr>
      </vt:variant>
      <vt:variant>
        <vt:i4>1179701</vt:i4>
      </vt:variant>
      <vt:variant>
        <vt:i4>50</vt:i4>
      </vt:variant>
      <vt:variant>
        <vt:i4>0</vt:i4>
      </vt:variant>
      <vt:variant>
        <vt:i4>5</vt:i4>
      </vt:variant>
      <vt:variant>
        <vt:lpwstr/>
      </vt:variant>
      <vt:variant>
        <vt:lpwstr>_Toc40272416</vt:lpwstr>
      </vt:variant>
      <vt:variant>
        <vt:i4>1114165</vt:i4>
      </vt:variant>
      <vt:variant>
        <vt:i4>44</vt:i4>
      </vt:variant>
      <vt:variant>
        <vt:i4>0</vt:i4>
      </vt:variant>
      <vt:variant>
        <vt:i4>5</vt:i4>
      </vt:variant>
      <vt:variant>
        <vt:lpwstr/>
      </vt:variant>
      <vt:variant>
        <vt:lpwstr>_Toc40272415</vt:lpwstr>
      </vt:variant>
      <vt:variant>
        <vt:i4>1048629</vt:i4>
      </vt:variant>
      <vt:variant>
        <vt:i4>38</vt:i4>
      </vt:variant>
      <vt:variant>
        <vt:i4>0</vt:i4>
      </vt:variant>
      <vt:variant>
        <vt:i4>5</vt:i4>
      </vt:variant>
      <vt:variant>
        <vt:lpwstr/>
      </vt:variant>
      <vt:variant>
        <vt:lpwstr>_Toc40272414</vt:lpwstr>
      </vt:variant>
      <vt:variant>
        <vt:i4>1507381</vt:i4>
      </vt:variant>
      <vt:variant>
        <vt:i4>32</vt:i4>
      </vt:variant>
      <vt:variant>
        <vt:i4>0</vt:i4>
      </vt:variant>
      <vt:variant>
        <vt:i4>5</vt:i4>
      </vt:variant>
      <vt:variant>
        <vt:lpwstr/>
      </vt:variant>
      <vt:variant>
        <vt:lpwstr>_Toc40272413</vt:lpwstr>
      </vt:variant>
      <vt:variant>
        <vt:i4>1441845</vt:i4>
      </vt:variant>
      <vt:variant>
        <vt:i4>26</vt:i4>
      </vt:variant>
      <vt:variant>
        <vt:i4>0</vt:i4>
      </vt:variant>
      <vt:variant>
        <vt:i4>5</vt:i4>
      </vt:variant>
      <vt:variant>
        <vt:lpwstr/>
      </vt:variant>
      <vt:variant>
        <vt:lpwstr>_Toc40272412</vt:lpwstr>
      </vt:variant>
      <vt:variant>
        <vt:i4>1376309</vt:i4>
      </vt:variant>
      <vt:variant>
        <vt:i4>20</vt:i4>
      </vt:variant>
      <vt:variant>
        <vt:i4>0</vt:i4>
      </vt:variant>
      <vt:variant>
        <vt:i4>5</vt:i4>
      </vt:variant>
      <vt:variant>
        <vt:lpwstr/>
      </vt:variant>
      <vt:variant>
        <vt:lpwstr>_Toc40272411</vt:lpwstr>
      </vt:variant>
      <vt:variant>
        <vt:i4>1310773</vt:i4>
      </vt:variant>
      <vt:variant>
        <vt:i4>14</vt:i4>
      </vt:variant>
      <vt:variant>
        <vt:i4>0</vt:i4>
      </vt:variant>
      <vt:variant>
        <vt:i4>5</vt:i4>
      </vt:variant>
      <vt:variant>
        <vt:lpwstr/>
      </vt:variant>
      <vt:variant>
        <vt:lpwstr>_Toc40272410</vt:lpwstr>
      </vt:variant>
      <vt:variant>
        <vt:i4>1900596</vt:i4>
      </vt:variant>
      <vt:variant>
        <vt:i4>8</vt:i4>
      </vt:variant>
      <vt:variant>
        <vt:i4>0</vt:i4>
      </vt:variant>
      <vt:variant>
        <vt:i4>5</vt:i4>
      </vt:variant>
      <vt:variant>
        <vt:lpwstr/>
      </vt:variant>
      <vt:variant>
        <vt:lpwstr>_Toc40272409</vt:lpwstr>
      </vt:variant>
      <vt:variant>
        <vt:i4>1835060</vt:i4>
      </vt:variant>
      <vt:variant>
        <vt:i4>2</vt:i4>
      </vt:variant>
      <vt:variant>
        <vt:i4>0</vt:i4>
      </vt:variant>
      <vt:variant>
        <vt:i4>5</vt:i4>
      </vt:variant>
      <vt:variant>
        <vt:lpwstr/>
      </vt:variant>
      <vt:variant>
        <vt:lpwstr>_Toc40272408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Carruthers, Tom</dc:creator>
  <cp:keywords/>
  <dc:description/>
  <cp:lastModifiedBy>Thomas Carruthers</cp:lastModifiedBy>
  <cp:revision>2</cp:revision>
  <dcterms:created xsi:type="dcterms:W3CDTF">2022-08-25T17:48:00Z</dcterms:created>
  <dcterms:modified xsi:type="dcterms:W3CDTF">2022-08-25T17:48:00Z</dcterms:modified>
</cp:coreProperties>
</file>