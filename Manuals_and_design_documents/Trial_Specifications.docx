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1ED8D23" w14:textId="77777777" w:rsidR="008E73D3" w:rsidRPr="00935FA4" w:rsidRDefault="00131D4A" w:rsidP="00935FA4">
      <w:pPr>
        <w:jc w:val="center"/>
        <w:rPr>
          <w:rFonts w:ascii="Times New Roman" w:hAnsi="Times New Roman" w:cs="Times New Roman"/>
          <w:b/>
          <w:sz w:val="32"/>
          <w:szCs w:val="32"/>
        </w:rPr>
      </w:pPr>
      <w:r>
        <w:rPr>
          <w:rFonts w:ascii="Times New Roman" w:hAnsi="Times New Roman" w:cs="Times New Roman"/>
          <w:b/>
          <w:sz w:val="32"/>
          <w:szCs w:val="32"/>
        </w:rPr>
        <w:t>DRAFT</w:t>
      </w:r>
      <w:r w:rsidR="00E76CB5">
        <w:rPr>
          <w:rFonts w:ascii="Times New Roman" w:hAnsi="Times New Roman" w:cs="Times New Roman"/>
          <w:b/>
          <w:sz w:val="32"/>
          <w:szCs w:val="32"/>
        </w:rPr>
        <w:t xml:space="preserve"> ANNEX</w:t>
      </w:r>
    </w:p>
    <w:p w14:paraId="614C28CB" w14:textId="77777777" w:rsidR="00935FA4" w:rsidRDefault="00935FA4">
      <w:pPr>
        <w:rPr>
          <w:rFonts w:ascii="Times New Roman" w:hAnsi="Times New Roman" w:cs="Times New Roman"/>
          <w:sz w:val="24"/>
          <w:szCs w:val="24"/>
        </w:rPr>
      </w:pPr>
    </w:p>
    <w:p w14:paraId="41C5CC9C" w14:textId="77777777" w:rsidR="00935FA4" w:rsidRDefault="00935FA4">
      <w:pPr>
        <w:rPr>
          <w:rFonts w:ascii="Times New Roman" w:hAnsi="Times New Roman" w:cs="Times New Roman"/>
          <w:sz w:val="24"/>
          <w:szCs w:val="24"/>
        </w:rPr>
      </w:pPr>
    </w:p>
    <w:p w14:paraId="5C4766D8" w14:textId="77777777" w:rsidR="005F3B76" w:rsidRPr="00E76CB5" w:rsidRDefault="00935FA4" w:rsidP="00E76CB5">
      <w:pPr>
        <w:jc w:val="center"/>
        <w:rPr>
          <w:rFonts w:ascii="Times New Roman" w:hAnsi="Times New Roman" w:cs="Times New Roman"/>
          <w:b/>
          <w:sz w:val="28"/>
          <w:szCs w:val="28"/>
        </w:rPr>
      </w:pPr>
      <w:r w:rsidRPr="00935FA4">
        <w:rPr>
          <w:rFonts w:ascii="Times New Roman" w:hAnsi="Times New Roman" w:cs="Times New Roman"/>
          <w:b/>
          <w:sz w:val="28"/>
          <w:szCs w:val="28"/>
        </w:rPr>
        <w:t>SPECIFICATIONS FOR MSE TRIAL</w:t>
      </w:r>
      <w:r w:rsidR="00FE67E8">
        <w:rPr>
          <w:rFonts w:ascii="Times New Roman" w:hAnsi="Times New Roman" w:cs="Times New Roman"/>
          <w:b/>
          <w:sz w:val="28"/>
          <w:szCs w:val="28"/>
        </w:rPr>
        <w:t>S</w:t>
      </w:r>
      <w:r w:rsidRPr="00935FA4">
        <w:rPr>
          <w:rFonts w:ascii="Times New Roman" w:hAnsi="Times New Roman" w:cs="Times New Roman"/>
          <w:b/>
          <w:sz w:val="28"/>
          <w:szCs w:val="28"/>
        </w:rPr>
        <w:t xml:space="preserve"> FOR BLUEFIN TUNA</w:t>
      </w:r>
      <w:r w:rsidR="004C55E4">
        <w:rPr>
          <w:rFonts w:ascii="Times New Roman" w:hAnsi="Times New Roman" w:cs="Times New Roman"/>
          <w:b/>
          <w:sz w:val="28"/>
          <w:szCs w:val="28"/>
        </w:rPr>
        <w:t xml:space="preserve"> IN THE NORTH ATLANTIC</w:t>
      </w:r>
    </w:p>
    <w:p w14:paraId="3A415512" w14:textId="77777777" w:rsidR="005A3ABF" w:rsidRDefault="005A3ABF">
      <w:pPr>
        <w:pStyle w:val="TOC1"/>
        <w:tabs>
          <w:tab w:val="right" w:leader="dot" w:pos="9628"/>
        </w:tabs>
        <w:rPr>
          <w:rFonts w:cs="Times New Roman"/>
          <w:b/>
          <w:szCs w:val="24"/>
        </w:rPr>
      </w:pPr>
      <w:r>
        <w:rPr>
          <w:rFonts w:cs="Times New Roman"/>
          <w:b/>
          <w:szCs w:val="24"/>
        </w:rPr>
        <w:t>CONTENTS</w:t>
      </w:r>
    </w:p>
    <w:p w14:paraId="77695CE4" w14:textId="77777777" w:rsidR="007E218D" w:rsidRPr="00406114" w:rsidRDefault="007E218D" w:rsidP="00406114"/>
    <w:p w14:paraId="1A9E9F10" w14:textId="77777777" w:rsidR="00944842" w:rsidRDefault="00B761CD">
      <w:pPr>
        <w:pStyle w:val="TOC1"/>
        <w:tabs>
          <w:tab w:val="right" w:leader="dot" w:pos="9016"/>
        </w:tabs>
        <w:rPr>
          <w:rFonts w:asciiTheme="minorHAnsi" w:eastAsiaTheme="minorEastAsia" w:hAnsiTheme="minorHAnsi"/>
          <w:noProof/>
          <w:sz w:val="22"/>
          <w:lang w:val="en-CA" w:eastAsia="en-CA"/>
        </w:rPr>
      </w:pPr>
      <w:r>
        <w:rPr>
          <w:rFonts w:cs="Times New Roman"/>
          <w:b/>
          <w:szCs w:val="24"/>
        </w:rPr>
        <w:fldChar w:fldCharType="begin"/>
      </w:r>
      <w:r w:rsidR="005A3ABF">
        <w:rPr>
          <w:rFonts w:cs="Times New Roman"/>
          <w:b/>
          <w:szCs w:val="24"/>
        </w:rPr>
        <w:instrText xml:space="preserve"> TOC \o \h \z \u </w:instrText>
      </w:r>
      <w:r>
        <w:rPr>
          <w:rFonts w:cs="Times New Roman"/>
          <w:b/>
          <w:szCs w:val="24"/>
        </w:rPr>
        <w:fldChar w:fldCharType="separate"/>
      </w:r>
      <w:hyperlink w:anchor="_Toc465365274" w:history="1">
        <w:r w:rsidR="00944842" w:rsidRPr="00A3586B">
          <w:rPr>
            <w:rStyle w:val="Hyperlink"/>
            <w:rFonts w:ascii="Times" w:hAnsi="Times"/>
            <w:noProof/>
          </w:rPr>
          <w:t>1.</w:t>
        </w:r>
        <w:r w:rsidR="00944842">
          <w:rPr>
            <w:rFonts w:asciiTheme="minorHAnsi" w:eastAsiaTheme="minorEastAsia" w:hAnsiTheme="minorHAnsi"/>
            <w:noProof/>
            <w:sz w:val="22"/>
            <w:lang w:val="en-CA" w:eastAsia="en-CA"/>
          </w:rPr>
          <w:tab/>
        </w:r>
        <w:r w:rsidR="00944842" w:rsidRPr="00A3586B">
          <w:rPr>
            <w:rStyle w:val="Hyperlink"/>
            <w:noProof/>
          </w:rPr>
          <w:t>BASIC CONCEPTS AND STOCK STRUCTURE</w:t>
        </w:r>
        <w:r w:rsidR="00944842">
          <w:rPr>
            <w:noProof/>
            <w:webHidden/>
          </w:rPr>
          <w:tab/>
        </w:r>
        <w:r w:rsidR="00944842">
          <w:rPr>
            <w:noProof/>
            <w:webHidden/>
          </w:rPr>
          <w:fldChar w:fldCharType="begin"/>
        </w:r>
        <w:r w:rsidR="00944842">
          <w:rPr>
            <w:noProof/>
            <w:webHidden/>
          </w:rPr>
          <w:instrText xml:space="preserve"> PAGEREF _Toc465365274 \h </w:instrText>
        </w:r>
        <w:r w:rsidR="00944842">
          <w:rPr>
            <w:noProof/>
            <w:webHidden/>
          </w:rPr>
        </w:r>
        <w:r w:rsidR="00944842">
          <w:rPr>
            <w:noProof/>
            <w:webHidden/>
          </w:rPr>
          <w:fldChar w:fldCharType="separate"/>
        </w:r>
        <w:r w:rsidR="00944842">
          <w:rPr>
            <w:noProof/>
            <w:webHidden/>
          </w:rPr>
          <w:t>3</w:t>
        </w:r>
        <w:r w:rsidR="00944842">
          <w:rPr>
            <w:noProof/>
            <w:webHidden/>
          </w:rPr>
          <w:fldChar w:fldCharType="end"/>
        </w:r>
      </w:hyperlink>
    </w:p>
    <w:p w14:paraId="5248D5EB" w14:textId="77777777" w:rsidR="00944842" w:rsidRDefault="008D31F4">
      <w:pPr>
        <w:pStyle w:val="TOC3"/>
        <w:tabs>
          <w:tab w:val="right" w:leader="dot" w:pos="9016"/>
        </w:tabs>
        <w:rPr>
          <w:rFonts w:asciiTheme="minorHAnsi" w:eastAsiaTheme="minorEastAsia" w:hAnsiTheme="minorHAnsi"/>
          <w:noProof/>
          <w:sz w:val="22"/>
          <w:lang w:val="en-CA" w:eastAsia="en-CA"/>
        </w:rPr>
      </w:pPr>
      <w:hyperlink w:anchor="_Toc465365275" w:history="1">
        <w:r w:rsidR="00944842" w:rsidRPr="00A3586B">
          <w:rPr>
            <w:rStyle w:val="Hyperlink"/>
            <w:rFonts w:ascii="Times" w:hAnsi="Times"/>
            <w:noProof/>
          </w:rPr>
          <w:t>I)</w:t>
        </w:r>
        <w:r w:rsidR="00944842" w:rsidRPr="00A3586B">
          <w:rPr>
            <w:rStyle w:val="Hyperlink"/>
            <w:noProof/>
          </w:rPr>
          <w:t xml:space="preserve"> Spatial strata</w:t>
        </w:r>
        <w:r w:rsidR="00944842">
          <w:rPr>
            <w:noProof/>
            <w:webHidden/>
          </w:rPr>
          <w:tab/>
        </w:r>
        <w:r w:rsidR="00944842">
          <w:rPr>
            <w:noProof/>
            <w:webHidden/>
          </w:rPr>
          <w:fldChar w:fldCharType="begin"/>
        </w:r>
        <w:r w:rsidR="00944842">
          <w:rPr>
            <w:noProof/>
            <w:webHidden/>
          </w:rPr>
          <w:instrText xml:space="preserve"> PAGEREF _Toc465365275 \h </w:instrText>
        </w:r>
        <w:r w:rsidR="00944842">
          <w:rPr>
            <w:noProof/>
            <w:webHidden/>
          </w:rPr>
        </w:r>
        <w:r w:rsidR="00944842">
          <w:rPr>
            <w:noProof/>
            <w:webHidden/>
          </w:rPr>
          <w:fldChar w:fldCharType="separate"/>
        </w:r>
        <w:r w:rsidR="00944842">
          <w:rPr>
            <w:noProof/>
            <w:webHidden/>
          </w:rPr>
          <w:t>3</w:t>
        </w:r>
        <w:r w:rsidR="00944842">
          <w:rPr>
            <w:noProof/>
            <w:webHidden/>
          </w:rPr>
          <w:fldChar w:fldCharType="end"/>
        </w:r>
      </w:hyperlink>
    </w:p>
    <w:p w14:paraId="4F437F8C" w14:textId="77777777" w:rsidR="00944842" w:rsidRDefault="008D31F4">
      <w:pPr>
        <w:pStyle w:val="TOC4"/>
        <w:tabs>
          <w:tab w:val="right" w:leader="dot" w:pos="9016"/>
        </w:tabs>
        <w:rPr>
          <w:rFonts w:asciiTheme="minorHAnsi" w:eastAsiaTheme="minorEastAsia" w:hAnsiTheme="minorHAnsi"/>
          <w:noProof/>
          <w:sz w:val="22"/>
          <w:lang w:val="en-CA" w:eastAsia="en-CA"/>
        </w:rPr>
      </w:pPr>
      <w:hyperlink w:anchor="_Toc465365276" w:history="1">
        <w:r w:rsidR="00944842" w:rsidRPr="00A3586B">
          <w:rPr>
            <w:rStyle w:val="Hyperlink"/>
            <w:noProof/>
          </w:rPr>
          <w:t>Baseline</w:t>
        </w:r>
        <w:r w:rsidR="00944842">
          <w:rPr>
            <w:noProof/>
            <w:webHidden/>
          </w:rPr>
          <w:tab/>
        </w:r>
        <w:r w:rsidR="00944842">
          <w:rPr>
            <w:noProof/>
            <w:webHidden/>
          </w:rPr>
          <w:fldChar w:fldCharType="begin"/>
        </w:r>
        <w:r w:rsidR="00944842">
          <w:rPr>
            <w:noProof/>
            <w:webHidden/>
          </w:rPr>
          <w:instrText xml:space="preserve"> PAGEREF _Toc465365276 \h </w:instrText>
        </w:r>
        <w:r w:rsidR="00944842">
          <w:rPr>
            <w:noProof/>
            <w:webHidden/>
          </w:rPr>
        </w:r>
        <w:r w:rsidR="00944842">
          <w:rPr>
            <w:noProof/>
            <w:webHidden/>
          </w:rPr>
          <w:fldChar w:fldCharType="separate"/>
        </w:r>
        <w:r w:rsidR="00944842">
          <w:rPr>
            <w:noProof/>
            <w:webHidden/>
          </w:rPr>
          <w:t>3</w:t>
        </w:r>
        <w:r w:rsidR="00944842">
          <w:rPr>
            <w:noProof/>
            <w:webHidden/>
          </w:rPr>
          <w:fldChar w:fldCharType="end"/>
        </w:r>
      </w:hyperlink>
    </w:p>
    <w:p w14:paraId="6B80FC44" w14:textId="77777777" w:rsidR="00944842" w:rsidRDefault="008D31F4">
      <w:pPr>
        <w:pStyle w:val="TOC4"/>
        <w:tabs>
          <w:tab w:val="right" w:leader="dot" w:pos="9016"/>
        </w:tabs>
        <w:rPr>
          <w:rFonts w:asciiTheme="minorHAnsi" w:eastAsiaTheme="minorEastAsia" w:hAnsiTheme="minorHAnsi"/>
          <w:noProof/>
          <w:sz w:val="22"/>
          <w:lang w:val="en-CA" w:eastAsia="en-CA"/>
        </w:rPr>
      </w:pPr>
      <w:hyperlink w:anchor="_Toc465365277" w:history="1">
        <w:r w:rsidR="00944842" w:rsidRPr="00A3586B">
          <w:rPr>
            <w:rStyle w:val="Hyperlink"/>
            <w:noProof/>
          </w:rPr>
          <w:t>Alternative options</w:t>
        </w:r>
        <w:r w:rsidR="00944842">
          <w:rPr>
            <w:noProof/>
            <w:webHidden/>
          </w:rPr>
          <w:tab/>
        </w:r>
        <w:r w:rsidR="00944842">
          <w:rPr>
            <w:noProof/>
            <w:webHidden/>
          </w:rPr>
          <w:fldChar w:fldCharType="begin"/>
        </w:r>
        <w:r w:rsidR="00944842">
          <w:rPr>
            <w:noProof/>
            <w:webHidden/>
          </w:rPr>
          <w:instrText xml:space="preserve"> PAGEREF _Toc465365277 \h </w:instrText>
        </w:r>
        <w:r w:rsidR="00944842">
          <w:rPr>
            <w:noProof/>
            <w:webHidden/>
          </w:rPr>
        </w:r>
        <w:r w:rsidR="00944842">
          <w:rPr>
            <w:noProof/>
            <w:webHidden/>
          </w:rPr>
          <w:fldChar w:fldCharType="separate"/>
        </w:r>
        <w:r w:rsidR="00944842">
          <w:rPr>
            <w:noProof/>
            <w:webHidden/>
          </w:rPr>
          <w:t>3</w:t>
        </w:r>
        <w:r w:rsidR="00944842">
          <w:rPr>
            <w:noProof/>
            <w:webHidden/>
          </w:rPr>
          <w:fldChar w:fldCharType="end"/>
        </w:r>
      </w:hyperlink>
    </w:p>
    <w:p w14:paraId="4E5AB7CF" w14:textId="77777777" w:rsidR="00944842" w:rsidRDefault="008D31F4">
      <w:pPr>
        <w:pStyle w:val="TOC3"/>
        <w:tabs>
          <w:tab w:val="right" w:leader="dot" w:pos="9016"/>
        </w:tabs>
        <w:rPr>
          <w:rFonts w:asciiTheme="minorHAnsi" w:eastAsiaTheme="minorEastAsia" w:hAnsiTheme="minorHAnsi"/>
          <w:noProof/>
          <w:sz w:val="22"/>
          <w:lang w:val="en-CA" w:eastAsia="en-CA"/>
        </w:rPr>
      </w:pPr>
      <w:hyperlink w:anchor="_Toc465365278" w:history="1">
        <w:r w:rsidR="00944842" w:rsidRPr="00A3586B">
          <w:rPr>
            <w:rStyle w:val="Hyperlink"/>
            <w:rFonts w:ascii="Times" w:hAnsi="Times"/>
            <w:noProof/>
          </w:rPr>
          <w:t>II)</w:t>
        </w:r>
        <w:r w:rsidR="00944842" w:rsidRPr="00A3586B">
          <w:rPr>
            <w:rStyle w:val="Hyperlink"/>
            <w:noProof/>
          </w:rPr>
          <w:t xml:space="preserve"> Temporal strata</w:t>
        </w:r>
        <w:r w:rsidR="00944842">
          <w:rPr>
            <w:noProof/>
            <w:webHidden/>
          </w:rPr>
          <w:tab/>
        </w:r>
        <w:r w:rsidR="00944842">
          <w:rPr>
            <w:noProof/>
            <w:webHidden/>
          </w:rPr>
          <w:fldChar w:fldCharType="begin"/>
        </w:r>
        <w:r w:rsidR="00944842">
          <w:rPr>
            <w:noProof/>
            <w:webHidden/>
          </w:rPr>
          <w:instrText xml:space="preserve"> PAGEREF _Toc465365278 \h </w:instrText>
        </w:r>
        <w:r w:rsidR="00944842">
          <w:rPr>
            <w:noProof/>
            <w:webHidden/>
          </w:rPr>
        </w:r>
        <w:r w:rsidR="00944842">
          <w:rPr>
            <w:noProof/>
            <w:webHidden/>
          </w:rPr>
          <w:fldChar w:fldCharType="separate"/>
        </w:r>
        <w:r w:rsidR="00944842">
          <w:rPr>
            <w:noProof/>
            <w:webHidden/>
          </w:rPr>
          <w:t>4</w:t>
        </w:r>
        <w:r w:rsidR="00944842">
          <w:rPr>
            <w:noProof/>
            <w:webHidden/>
          </w:rPr>
          <w:fldChar w:fldCharType="end"/>
        </w:r>
      </w:hyperlink>
    </w:p>
    <w:p w14:paraId="094A6AD3" w14:textId="77777777" w:rsidR="00944842" w:rsidRDefault="008D31F4">
      <w:pPr>
        <w:pStyle w:val="TOC3"/>
        <w:tabs>
          <w:tab w:val="right" w:leader="dot" w:pos="9016"/>
        </w:tabs>
        <w:rPr>
          <w:rFonts w:asciiTheme="minorHAnsi" w:eastAsiaTheme="minorEastAsia" w:hAnsiTheme="minorHAnsi"/>
          <w:noProof/>
          <w:sz w:val="22"/>
          <w:lang w:val="en-CA" w:eastAsia="en-CA"/>
        </w:rPr>
      </w:pPr>
      <w:hyperlink w:anchor="_Toc465365279" w:history="1">
        <w:r w:rsidR="00944842" w:rsidRPr="00A3586B">
          <w:rPr>
            <w:rStyle w:val="Hyperlink"/>
            <w:rFonts w:ascii="Times" w:hAnsi="Times"/>
            <w:noProof/>
          </w:rPr>
          <w:t>III)</w:t>
        </w:r>
        <w:r w:rsidR="00944842" w:rsidRPr="00A3586B">
          <w:rPr>
            <w:rStyle w:val="Hyperlink"/>
            <w:noProof/>
          </w:rPr>
          <w:t xml:space="preserve"> Mixing hypotheses</w:t>
        </w:r>
        <w:r w:rsidR="00944842">
          <w:rPr>
            <w:noProof/>
            <w:webHidden/>
          </w:rPr>
          <w:tab/>
        </w:r>
        <w:r w:rsidR="00944842">
          <w:rPr>
            <w:noProof/>
            <w:webHidden/>
          </w:rPr>
          <w:fldChar w:fldCharType="begin"/>
        </w:r>
        <w:r w:rsidR="00944842">
          <w:rPr>
            <w:noProof/>
            <w:webHidden/>
          </w:rPr>
          <w:instrText xml:space="preserve"> PAGEREF _Toc465365279 \h </w:instrText>
        </w:r>
        <w:r w:rsidR="00944842">
          <w:rPr>
            <w:noProof/>
            <w:webHidden/>
          </w:rPr>
        </w:r>
        <w:r w:rsidR="00944842">
          <w:rPr>
            <w:noProof/>
            <w:webHidden/>
          </w:rPr>
          <w:fldChar w:fldCharType="separate"/>
        </w:r>
        <w:r w:rsidR="00944842">
          <w:rPr>
            <w:noProof/>
            <w:webHidden/>
          </w:rPr>
          <w:t>4</w:t>
        </w:r>
        <w:r w:rsidR="00944842">
          <w:rPr>
            <w:noProof/>
            <w:webHidden/>
          </w:rPr>
          <w:fldChar w:fldCharType="end"/>
        </w:r>
      </w:hyperlink>
    </w:p>
    <w:p w14:paraId="06F0E657" w14:textId="77777777" w:rsidR="00944842" w:rsidRDefault="008D31F4">
      <w:pPr>
        <w:pStyle w:val="TOC4"/>
        <w:tabs>
          <w:tab w:val="right" w:leader="dot" w:pos="9016"/>
        </w:tabs>
        <w:rPr>
          <w:rFonts w:asciiTheme="minorHAnsi" w:eastAsiaTheme="minorEastAsia" w:hAnsiTheme="minorHAnsi"/>
          <w:noProof/>
          <w:sz w:val="22"/>
          <w:lang w:val="en-CA" w:eastAsia="en-CA"/>
        </w:rPr>
      </w:pPr>
      <w:hyperlink w:anchor="_Toc465365280" w:history="1">
        <w:r w:rsidR="00944842" w:rsidRPr="00A3586B">
          <w:rPr>
            <w:rStyle w:val="Hyperlink"/>
            <w:noProof/>
          </w:rPr>
          <w:t>Baseline</w:t>
        </w:r>
        <w:r w:rsidR="00944842">
          <w:rPr>
            <w:noProof/>
            <w:webHidden/>
          </w:rPr>
          <w:tab/>
        </w:r>
        <w:r w:rsidR="00944842">
          <w:rPr>
            <w:noProof/>
            <w:webHidden/>
          </w:rPr>
          <w:fldChar w:fldCharType="begin"/>
        </w:r>
        <w:r w:rsidR="00944842">
          <w:rPr>
            <w:noProof/>
            <w:webHidden/>
          </w:rPr>
          <w:instrText xml:space="preserve"> PAGEREF _Toc465365280 \h </w:instrText>
        </w:r>
        <w:r w:rsidR="00944842">
          <w:rPr>
            <w:noProof/>
            <w:webHidden/>
          </w:rPr>
        </w:r>
        <w:r w:rsidR="00944842">
          <w:rPr>
            <w:noProof/>
            <w:webHidden/>
          </w:rPr>
          <w:fldChar w:fldCharType="separate"/>
        </w:r>
        <w:r w:rsidR="00944842">
          <w:rPr>
            <w:noProof/>
            <w:webHidden/>
          </w:rPr>
          <w:t>4</w:t>
        </w:r>
        <w:r w:rsidR="00944842">
          <w:rPr>
            <w:noProof/>
            <w:webHidden/>
          </w:rPr>
          <w:fldChar w:fldCharType="end"/>
        </w:r>
      </w:hyperlink>
    </w:p>
    <w:p w14:paraId="62C1483B" w14:textId="77777777" w:rsidR="00944842" w:rsidRDefault="008D31F4">
      <w:pPr>
        <w:pStyle w:val="TOC4"/>
        <w:tabs>
          <w:tab w:val="right" w:leader="dot" w:pos="9016"/>
        </w:tabs>
        <w:rPr>
          <w:rFonts w:asciiTheme="minorHAnsi" w:eastAsiaTheme="minorEastAsia" w:hAnsiTheme="minorHAnsi"/>
          <w:noProof/>
          <w:sz w:val="22"/>
          <w:lang w:val="en-CA" w:eastAsia="en-CA"/>
        </w:rPr>
      </w:pPr>
      <w:hyperlink w:anchor="_Toc465365281" w:history="1">
        <w:r w:rsidR="00944842" w:rsidRPr="00A3586B">
          <w:rPr>
            <w:rStyle w:val="Hyperlink"/>
            <w:noProof/>
          </w:rPr>
          <w:t>Alternative options</w:t>
        </w:r>
        <w:r w:rsidR="00944842">
          <w:rPr>
            <w:noProof/>
            <w:webHidden/>
          </w:rPr>
          <w:tab/>
        </w:r>
        <w:r w:rsidR="00944842">
          <w:rPr>
            <w:noProof/>
            <w:webHidden/>
          </w:rPr>
          <w:fldChar w:fldCharType="begin"/>
        </w:r>
        <w:r w:rsidR="00944842">
          <w:rPr>
            <w:noProof/>
            <w:webHidden/>
          </w:rPr>
          <w:instrText xml:space="preserve"> PAGEREF _Toc465365281 \h </w:instrText>
        </w:r>
        <w:r w:rsidR="00944842">
          <w:rPr>
            <w:noProof/>
            <w:webHidden/>
          </w:rPr>
        </w:r>
        <w:r w:rsidR="00944842">
          <w:rPr>
            <w:noProof/>
            <w:webHidden/>
          </w:rPr>
          <w:fldChar w:fldCharType="separate"/>
        </w:r>
        <w:r w:rsidR="00944842">
          <w:rPr>
            <w:noProof/>
            <w:webHidden/>
          </w:rPr>
          <w:t>4</w:t>
        </w:r>
        <w:r w:rsidR="00944842">
          <w:rPr>
            <w:noProof/>
            <w:webHidden/>
          </w:rPr>
          <w:fldChar w:fldCharType="end"/>
        </w:r>
      </w:hyperlink>
    </w:p>
    <w:p w14:paraId="2BFCFB37" w14:textId="77777777" w:rsidR="00944842" w:rsidRDefault="008D31F4">
      <w:pPr>
        <w:pStyle w:val="TOC1"/>
        <w:tabs>
          <w:tab w:val="right" w:leader="dot" w:pos="9016"/>
        </w:tabs>
        <w:rPr>
          <w:rFonts w:asciiTheme="minorHAnsi" w:eastAsiaTheme="minorEastAsia" w:hAnsiTheme="minorHAnsi"/>
          <w:noProof/>
          <w:sz w:val="22"/>
          <w:lang w:val="en-CA" w:eastAsia="en-CA"/>
        </w:rPr>
      </w:pPr>
      <w:hyperlink w:anchor="_Toc465365282" w:history="1">
        <w:r w:rsidR="00944842" w:rsidRPr="00A3586B">
          <w:rPr>
            <w:rStyle w:val="Hyperlink"/>
            <w:rFonts w:ascii="Times" w:hAnsi="Times"/>
            <w:noProof/>
          </w:rPr>
          <w:t>2.</w:t>
        </w:r>
        <w:r w:rsidR="00944842">
          <w:rPr>
            <w:rFonts w:asciiTheme="minorHAnsi" w:eastAsiaTheme="minorEastAsia" w:hAnsiTheme="minorHAnsi"/>
            <w:noProof/>
            <w:sz w:val="22"/>
            <w:lang w:val="en-CA" w:eastAsia="en-CA"/>
          </w:rPr>
          <w:tab/>
        </w:r>
        <w:r w:rsidR="00944842" w:rsidRPr="00A3586B">
          <w:rPr>
            <w:rStyle w:val="Hyperlink"/>
            <w:noProof/>
          </w:rPr>
          <w:t>PAST DATA AVAILABLE</w:t>
        </w:r>
        <w:r w:rsidR="00944842">
          <w:rPr>
            <w:noProof/>
            <w:webHidden/>
          </w:rPr>
          <w:tab/>
        </w:r>
        <w:r w:rsidR="00944842">
          <w:rPr>
            <w:noProof/>
            <w:webHidden/>
          </w:rPr>
          <w:fldChar w:fldCharType="begin"/>
        </w:r>
        <w:r w:rsidR="00944842">
          <w:rPr>
            <w:noProof/>
            <w:webHidden/>
          </w:rPr>
          <w:instrText xml:space="preserve"> PAGEREF _Toc465365282 \h </w:instrText>
        </w:r>
        <w:r w:rsidR="00944842">
          <w:rPr>
            <w:noProof/>
            <w:webHidden/>
          </w:rPr>
        </w:r>
        <w:r w:rsidR="00944842">
          <w:rPr>
            <w:noProof/>
            <w:webHidden/>
          </w:rPr>
          <w:fldChar w:fldCharType="separate"/>
        </w:r>
        <w:r w:rsidR="00944842">
          <w:rPr>
            <w:noProof/>
            <w:webHidden/>
          </w:rPr>
          <w:t>4</w:t>
        </w:r>
        <w:r w:rsidR="00944842">
          <w:rPr>
            <w:noProof/>
            <w:webHidden/>
          </w:rPr>
          <w:fldChar w:fldCharType="end"/>
        </w:r>
      </w:hyperlink>
    </w:p>
    <w:p w14:paraId="233E4985" w14:textId="77777777" w:rsidR="00944842" w:rsidRDefault="008D31F4">
      <w:pPr>
        <w:pStyle w:val="TOC3"/>
        <w:tabs>
          <w:tab w:val="right" w:leader="dot" w:pos="9016"/>
        </w:tabs>
        <w:rPr>
          <w:rFonts w:asciiTheme="minorHAnsi" w:eastAsiaTheme="minorEastAsia" w:hAnsiTheme="minorHAnsi"/>
          <w:noProof/>
          <w:sz w:val="22"/>
          <w:lang w:val="en-CA" w:eastAsia="en-CA"/>
        </w:rPr>
      </w:pPr>
      <w:hyperlink w:anchor="_Toc465365283" w:history="1">
        <w:r w:rsidR="00944842" w:rsidRPr="00A3586B">
          <w:rPr>
            <w:rStyle w:val="Hyperlink"/>
            <w:rFonts w:ascii="Times" w:hAnsi="Times"/>
            <w:noProof/>
          </w:rPr>
          <w:t>I)</w:t>
        </w:r>
        <w:r w:rsidR="00944842" w:rsidRPr="00A3586B">
          <w:rPr>
            <w:rStyle w:val="Hyperlink"/>
            <w:noProof/>
          </w:rPr>
          <w:t xml:space="preserve"> Raw data</w:t>
        </w:r>
        <w:r w:rsidR="00944842">
          <w:rPr>
            <w:noProof/>
            <w:webHidden/>
          </w:rPr>
          <w:tab/>
        </w:r>
        <w:r w:rsidR="00944842">
          <w:rPr>
            <w:noProof/>
            <w:webHidden/>
          </w:rPr>
          <w:fldChar w:fldCharType="begin"/>
        </w:r>
        <w:r w:rsidR="00944842">
          <w:rPr>
            <w:noProof/>
            <w:webHidden/>
          </w:rPr>
          <w:instrText xml:space="preserve"> PAGEREF _Toc465365283 \h </w:instrText>
        </w:r>
        <w:r w:rsidR="00944842">
          <w:rPr>
            <w:noProof/>
            <w:webHidden/>
          </w:rPr>
        </w:r>
        <w:r w:rsidR="00944842">
          <w:rPr>
            <w:noProof/>
            <w:webHidden/>
          </w:rPr>
          <w:fldChar w:fldCharType="separate"/>
        </w:r>
        <w:r w:rsidR="00944842">
          <w:rPr>
            <w:noProof/>
            <w:webHidden/>
          </w:rPr>
          <w:t>5</w:t>
        </w:r>
        <w:r w:rsidR="00944842">
          <w:rPr>
            <w:noProof/>
            <w:webHidden/>
          </w:rPr>
          <w:fldChar w:fldCharType="end"/>
        </w:r>
      </w:hyperlink>
    </w:p>
    <w:p w14:paraId="2797334F" w14:textId="77777777" w:rsidR="00944842" w:rsidRDefault="008D31F4">
      <w:pPr>
        <w:pStyle w:val="TOC3"/>
        <w:tabs>
          <w:tab w:val="right" w:leader="dot" w:pos="9016"/>
        </w:tabs>
        <w:rPr>
          <w:rFonts w:asciiTheme="minorHAnsi" w:eastAsiaTheme="minorEastAsia" w:hAnsiTheme="minorHAnsi"/>
          <w:noProof/>
          <w:sz w:val="22"/>
          <w:lang w:val="en-CA" w:eastAsia="en-CA"/>
        </w:rPr>
      </w:pPr>
      <w:hyperlink w:anchor="_Toc465365284" w:history="1">
        <w:r w:rsidR="00944842" w:rsidRPr="00A3586B">
          <w:rPr>
            <w:rStyle w:val="Hyperlink"/>
            <w:rFonts w:ascii="Times" w:hAnsi="Times"/>
            <w:noProof/>
          </w:rPr>
          <w:t>II)</w:t>
        </w:r>
        <w:r w:rsidR="00944842" w:rsidRPr="00A3586B">
          <w:rPr>
            <w:rStyle w:val="Hyperlink"/>
            <w:noProof/>
          </w:rPr>
          <w:t xml:space="preserve"> Analysed data</w:t>
        </w:r>
        <w:r w:rsidR="00944842">
          <w:rPr>
            <w:noProof/>
            <w:webHidden/>
          </w:rPr>
          <w:tab/>
        </w:r>
        <w:r w:rsidR="00944842">
          <w:rPr>
            <w:noProof/>
            <w:webHidden/>
          </w:rPr>
          <w:fldChar w:fldCharType="begin"/>
        </w:r>
        <w:r w:rsidR="00944842">
          <w:rPr>
            <w:noProof/>
            <w:webHidden/>
          </w:rPr>
          <w:instrText xml:space="preserve"> PAGEREF _Toc465365284 \h </w:instrText>
        </w:r>
        <w:r w:rsidR="00944842">
          <w:rPr>
            <w:noProof/>
            <w:webHidden/>
          </w:rPr>
        </w:r>
        <w:r w:rsidR="00944842">
          <w:rPr>
            <w:noProof/>
            <w:webHidden/>
          </w:rPr>
          <w:fldChar w:fldCharType="separate"/>
        </w:r>
        <w:r w:rsidR="00944842">
          <w:rPr>
            <w:noProof/>
            <w:webHidden/>
          </w:rPr>
          <w:t>5</w:t>
        </w:r>
        <w:r w:rsidR="00944842">
          <w:rPr>
            <w:noProof/>
            <w:webHidden/>
          </w:rPr>
          <w:fldChar w:fldCharType="end"/>
        </w:r>
      </w:hyperlink>
    </w:p>
    <w:p w14:paraId="6E9815D1" w14:textId="77777777" w:rsidR="00944842" w:rsidRDefault="008D31F4">
      <w:pPr>
        <w:pStyle w:val="TOC3"/>
        <w:tabs>
          <w:tab w:val="right" w:leader="dot" w:pos="9016"/>
        </w:tabs>
        <w:rPr>
          <w:rFonts w:asciiTheme="minorHAnsi" w:eastAsiaTheme="minorEastAsia" w:hAnsiTheme="minorHAnsi"/>
          <w:noProof/>
          <w:sz w:val="22"/>
          <w:lang w:val="en-CA" w:eastAsia="en-CA"/>
        </w:rPr>
      </w:pPr>
      <w:hyperlink w:anchor="_Toc465365285" w:history="1">
        <w:r w:rsidR="00944842" w:rsidRPr="00A3586B">
          <w:rPr>
            <w:rStyle w:val="Hyperlink"/>
            <w:rFonts w:ascii="Times" w:hAnsi="Times"/>
            <w:noProof/>
          </w:rPr>
          <w:t>III)</w:t>
        </w:r>
        <w:r w:rsidR="00944842" w:rsidRPr="00A3586B">
          <w:rPr>
            <w:rStyle w:val="Hyperlink"/>
            <w:noProof/>
          </w:rPr>
          <w:t xml:space="preserve"> Assumptions</w:t>
        </w:r>
        <w:r w:rsidR="00944842">
          <w:rPr>
            <w:noProof/>
            <w:webHidden/>
          </w:rPr>
          <w:tab/>
        </w:r>
        <w:r w:rsidR="00944842">
          <w:rPr>
            <w:noProof/>
            <w:webHidden/>
          </w:rPr>
          <w:fldChar w:fldCharType="begin"/>
        </w:r>
        <w:r w:rsidR="00944842">
          <w:rPr>
            <w:noProof/>
            <w:webHidden/>
          </w:rPr>
          <w:instrText xml:space="preserve"> PAGEREF _Toc465365285 \h </w:instrText>
        </w:r>
        <w:r w:rsidR="00944842">
          <w:rPr>
            <w:noProof/>
            <w:webHidden/>
          </w:rPr>
        </w:r>
        <w:r w:rsidR="00944842">
          <w:rPr>
            <w:noProof/>
            <w:webHidden/>
          </w:rPr>
          <w:fldChar w:fldCharType="separate"/>
        </w:r>
        <w:r w:rsidR="00944842">
          <w:rPr>
            <w:noProof/>
            <w:webHidden/>
          </w:rPr>
          <w:t>7</w:t>
        </w:r>
        <w:r w:rsidR="00944842">
          <w:rPr>
            <w:noProof/>
            <w:webHidden/>
          </w:rPr>
          <w:fldChar w:fldCharType="end"/>
        </w:r>
      </w:hyperlink>
    </w:p>
    <w:p w14:paraId="5B89F500" w14:textId="77777777" w:rsidR="00944842" w:rsidRDefault="008D31F4">
      <w:pPr>
        <w:pStyle w:val="TOC1"/>
        <w:tabs>
          <w:tab w:val="right" w:leader="dot" w:pos="9016"/>
        </w:tabs>
        <w:rPr>
          <w:rFonts w:asciiTheme="minorHAnsi" w:eastAsiaTheme="minorEastAsia" w:hAnsiTheme="minorHAnsi"/>
          <w:noProof/>
          <w:sz w:val="22"/>
          <w:lang w:val="en-CA" w:eastAsia="en-CA"/>
        </w:rPr>
      </w:pPr>
      <w:hyperlink w:anchor="_Toc465365286" w:history="1">
        <w:r w:rsidR="00944842" w:rsidRPr="00A3586B">
          <w:rPr>
            <w:rStyle w:val="Hyperlink"/>
            <w:rFonts w:ascii="Times" w:hAnsi="Times"/>
            <w:noProof/>
          </w:rPr>
          <w:t>3.</w:t>
        </w:r>
        <w:r w:rsidR="00944842">
          <w:rPr>
            <w:rFonts w:asciiTheme="minorHAnsi" w:eastAsiaTheme="minorEastAsia" w:hAnsiTheme="minorHAnsi"/>
            <w:noProof/>
            <w:sz w:val="22"/>
            <w:lang w:val="en-CA" w:eastAsia="en-CA"/>
          </w:rPr>
          <w:tab/>
        </w:r>
        <w:r w:rsidR="00944842" w:rsidRPr="00A3586B">
          <w:rPr>
            <w:rStyle w:val="Hyperlink"/>
            <w:noProof/>
          </w:rPr>
          <w:t>BASIC DYNAMICS</w:t>
        </w:r>
        <w:r w:rsidR="00944842">
          <w:rPr>
            <w:noProof/>
            <w:webHidden/>
          </w:rPr>
          <w:tab/>
        </w:r>
        <w:r w:rsidR="00944842">
          <w:rPr>
            <w:noProof/>
            <w:webHidden/>
          </w:rPr>
          <w:fldChar w:fldCharType="begin"/>
        </w:r>
        <w:r w:rsidR="00944842">
          <w:rPr>
            <w:noProof/>
            <w:webHidden/>
          </w:rPr>
          <w:instrText xml:space="preserve"> PAGEREF _Toc465365286 \h </w:instrText>
        </w:r>
        <w:r w:rsidR="00944842">
          <w:rPr>
            <w:noProof/>
            <w:webHidden/>
          </w:rPr>
        </w:r>
        <w:r w:rsidR="00944842">
          <w:rPr>
            <w:noProof/>
            <w:webHidden/>
          </w:rPr>
          <w:fldChar w:fldCharType="separate"/>
        </w:r>
        <w:r w:rsidR="00944842">
          <w:rPr>
            <w:noProof/>
            <w:webHidden/>
          </w:rPr>
          <w:t>9</w:t>
        </w:r>
        <w:r w:rsidR="00944842">
          <w:rPr>
            <w:noProof/>
            <w:webHidden/>
          </w:rPr>
          <w:fldChar w:fldCharType="end"/>
        </w:r>
      </w:hyperlink>
    </w:p>
    <w:p w14:paraId="5688E76D" w14:textId="77777777" w:rsidR="00944842" w:rsidRDefault="008D31F4">
      <w:pPr>
        <w:pStyle w:val="TOC3"/>
        <w:tabs>
          <w:tab w:val="right" w:leader="dot" w:pos="9016"/>
        </w:tabs>
        <w:rPr>
          <w:rFonts w:asciiTheme="minorHAnsi" w:eastAsiaTheme="minorEastAsia" w:hAnsiTheme="minorHAnsi"/>
          <w:noProof/>
          <w:sz w:val="22"/>
          <w:lang w:val="en-CA" w:eastAsia="en-CA"/>
        </w:rPr>
      </w:pPr>
      <w:hyperlink w:anchor="_Toc465365287" w:history="1">
        <w:r w:rsidR="00944842" w:rsidRPr="00A3586B">
          <w:rPr>
            <w:rStyle w:val="Hyperlink"/>
            <w:rFonts w:ascii="Times" w:hAnsi="Times"/>
            <w:noProof/>
          </w:rPr>
          <w:t>I)</w:t>
        </w:r>
        <w:r w:rsidR="00944842" w:rsidRPr="00A3586B">
          <w:rPr>
            <w:rStyle w:val="Hyperlink"/>
            <w:noProof/>
          </w:rPr>
          <w:t xml:space="preserve"> Overview</w:t>
        </w:r>
        <w:r w:rsidR="00944842">
          <w:rPr>
            <w:noProof/>
            <w:webHidden/>
          </w:rPr>
          <w:tab/>
        </w:r>
        <w:r w:rsidR="00944842">
          <w:rPr>
            <w:noProof/>
            <w:webHidden/>
          </w:rPr>
          <w:fldChar w:fldCharType="begin"/>
        </w:r>
        <w:r w:rsidR="00944842">
          <w:rPr>
            <w:noProof/>
            <w:webHidden/>
          </w:rPr>
          <w:instrText xml:space="preserve"> PAGEREF _Toc465365287 \h </w:instrText>
        </w:r>
        <w:r w:rsidR="00944842">
          <w:rPr>
            <w:noProof/>
            <w:webHidden/>
          </w:rPr>
        </w:r>
        <w:r w:rsidR="00944842">
          <w:rPr>
            <w:noProof/>
            <w:webHidden/>
          </w:rPr>
          <w:fldChar w:fldCharType="separate"/>
        </w:r>
        <w:r w:rsidR="00944842">
          <w:rPr>
            <w:noProof/>
            <w:webHidden/>
          </w:rPr>
          <w:t>9</w:t>
        </w:r>
        <w:r w:rsidR="00944842">
          <w:rPr>
            <w:noProof/>
            <w:webHidden/>
          </w:rPr>
          <w:fldChar w:fldCharType="end"/>
        </w:r>
      </w:hyperlink>
    </w:p>
    <w:p w14:paraId="5D23260D" w14:textId="77777777" w:rsidR="00944842" w:rsidRDefault="008D31F4">
      <w:pPr>
        <w:pStyle w:val="TOC3"/>
        <w:tabs>
          <w:tab w:val="right" w:leader="dot" w:pos="9016"/>
        </w:tabs>
        <w:rPr>
          <w:rFonts w:asciiTheme="minorHAnsi" w:eastAsiaTheme="minorEastAsia" w:hAnsiTheme="minorHAnsi"/>
          <w:noProof/>
          <w:sz w:val="22"/>
          <w:lang w:val="en-CA" w:eastAsia="en-CA"/>
        </w:rPr>
      </w:pPr>
      <w:hyperlink w:anchor="_Toc465365288" w:history="1">
        <w:r w:rsidR="00944842" w:rsidRPr="00A3586B">
          <w:rPr>
            <w:rStyle w:val="Hyperlink"/>
            <w:rFonts w:ascii="Times" w:hAnsi="Times"/>
            <w:noProof/>
          </w:rPr>
          <w:t>II)</w:t>
        </w:r>
        <w:r w:rsidR="00944842" w:rsidRPr="00A3586B">
          <w:rPr>
            <w:rStyle w:val="Hyperlink"/>
            <w:noProof/>
          </w:rPr>
          <w:t xml:space="preserve"> Equations</w:t>
        </w:r>
        <w:r w:rsidR="00944842">
          <w:rPr>
            <w:noProof/>
            <w:webHidden/>
          </w:rPr>
          <w:tab/>
        </w:r>
        <w:r w:rsidR="00944842">
          <w:rPr>
            <w:noProof/>
            <w:webHidden/>
          </w:rPr>
          <w:fldChar w:fldCharType="begin"/>
        </w:r>
        <w:r w:rsidR="00944842">
          <w:rPr>
            <w:noProof/>
            <w:webHidden/>
          </w:rPr>
          <w:instrText xml:space="preserve"> PAGEREF _Toc465365288 \h </w:instrText>
        </w:r>
        <w:r w:rsidR="00944842">
          <w:rPr>
            <w:noProof/>
            <w:webHidden/>
          </w:rPr>
        </w:r>
        <w:r w:rsidR="00944842">
          <w:rPr>
            <w:noProof/>
            <w:webHidden/>
          </w:rPr>
          <w:fldChar w:fldCharType="separate"/>
        </w:r>
        <w:r w:rsidR="00944842">
          <w:rPr>
            <w:noProof/>
            <w:webHidden/>
          </w:rPr>
          <w:t>10</w:t>
        </w:r>
        <w:r w:rsidR="00944842">
          <w:rPr>
            <w:noProof/>
            <w:webHidden/>
          </w:rPr>
          <w:fldChar w:fldCharType="end"/>
        </w:r>
      </w:hyperlink>
    </w:p>
    <w:p w14:paraId="28779851" w14:textId="77777777" w:rsidR="00944842" w:rsidRDefault="008D31F4">
      <w:pPr>
        <w:pStyle w:val="TOC4"/>
        <w:tabs>
          <w:tab w:val="right" w:leader="dot" w:pos="9016"/>
        </w:tabs>
        <w:rPr>
          <w:rFonts w:asciiTheme="minorHAnsi" w:eastAsiaTheme="minorEastAsia" w:hAnsiTheme="minorHAnsi"/>
          <w:noProof/>
          <w:sz w:val="22"/>
          <w:lang w:val="en-CA" w:eastAsia="en-CA"/>
        </w:rPr>
      </w:pPr>
      <w:hyperlink w:anchor="_Toc465365289" w:history="1">
        <w:r w:rsidR="00944842" w:rsidRPr="00A3586B">
          <w:rPr>
            <w:rStyle w:val="Hyperlink"/>
            <w:noProof/>
          </w:rPr>
          <w:t>Baseline</w:t>
        </w:r>
        <w:r w:rsidR="00944842">
          <w:rPr>
            <w:noProof/>
            <w:webHidden/>
          </w:rPr>
          <w:tab/>
        </w:r>
        <w:r w:rsidR="00944842">
          <w:rPr>
            <w:noProof/>
            <w:webHidden/>
          </w:rPr>
          <w:fldChar w:fldCharType="begin"/>
        </w:r>
        <w:r w:rsidR="00944842">
          <w:rPr>
            <w:noProof/>
            <w:webHidden/>
          </w:rPr>
          <w:instrText xml:space="preserve"> PAGEREF _Toc465365289 \h </w:instrText>
        </w:r>
        <w:r w:rsidR="00944842">
          <w:rPr>
            <w:noProof/>
            <w:webHidden/>
          </w:rPr>
        </w:r>
        <w:r w:rsidR="00944842">
          <w:rPr>
            <w:noProof/>
            <w:webHidden/>
          </w:rPr>
          <w:fldChar w:fldCharType="separate"/>
        </w:r>
        <w:r w:rsidR="00944842">
          <w:rPr>
            <w:noProof/>
            <w:webHidden/>
          </w:rPr>
          <w:t>12</w:t>
        </w:r>
        <w:r w:rsidR="00944842">
          <w:rPr>
            <w:noProof/>
            <w:webHidden/>
          </w:rPr>
          <w:fldChar w:fldCharType="end"/>
        </w:r>
      </w:hyperlink>
    </w:p>
    <w:p w14:paraId="0F1B1BDE" w14:textId="77777777" w:rsidR="00944842" w:rsidRDefault="008D31F4">
      <w:pPr>
        <w:pStyle w:val="TOC4"/>
        <w:tabs>
          <w:tab w:val="right" w:leader="dot" w:pos="9016"/>
        </w:tabs>
        <w:rPr>
          <w:rFonts w:asciiTheme="minorHAnsi" w:eastAsiaTheme="minorEastAsia" w:hAnsiTheme="minorHAnsi"/>
          <w:noProof/>
          <w:sz w:val="22"/>
          <w:lang w:val="en-CA" w:eastAsia="en-CA"/>
        </w:rPr>
      </w:pPr>
      <w:hyperlink w:anchor="_Toc465365290" w:history="1">
        <w:r w:rsidR="00944842" w:rsidRPr="00A3586B">
          <w:rPr>
            <w:rStyle w:val="Hyperlink"/>
            <w:noProof/>
          </w:rPr>
          <w:t>Alternative options</w:t>
        </w:r>
        <w:r w:rsidR="00944842">
          <w:rPr>
            <w:noProof/>
            <w:webHidden/>
          </w:rPr>
          <w:tab/>
        </w:r>
        <w:r w:rsidR="00944842">
          <w:rPr>
            <w:noProof/>
            <w:webHidden/>
          </w:rPr>
          <w:fldChar w:fldCharType="begin"/>
        </w:r>
        <w:r w:rsidR="00944842">
          <w:rPr>
            <w:noProof/>
            <w:webHidden/>
          </w:rPr>
          <w:instrText xml:space="preserve"> PAGEREF _Toc465365290 \h </w:instrText>
        </w:r>
        <w:r w:rsidR="00944842">
          <w:rPr>
            <w:noProof/>
            <w:webHidden/>
          </w:rPr>
        </w:r>
        <w:r w:rsidR="00944842">
          <w:rPr>
            <w:noProof/>
            <w:webHidden/>
          </w:rPr>
          <w:fldChar w:fldCharType="separate"/>
        </w:r>
        <w:r w:rsidR="00944842">
          <w:rPr>
            <w:noProof/>
            <w:webHidden/>
          </w:rPr>
          <w:t>12</w:t>
        </w:r>
        <w:r w:rsidR="00944842">
          <w:rPr>
            <w:noProof/>
            <w:webHidden/>
          </w:rPr>
          <w:fldChar w:fldCharType="end"/>
        </w:r>
      </w:hyperlink>
    </w:p>
    <w:p w14:paraId="1E08CF38" w14:textId="77777777" w:rsidR="00944842" w:rsidRDefault="008D31F4">
      <w:pPr>
        <w:pStyle w:val="TOC3"/>
        <w:tabs>
          <w:tab w:val="right" w:leader="dot" w:pos="9016"/>
        </w:tabs>
        <w:rPr>
          <w:rFonts w:asciiTheme="minorHAnsi" w:eastAsiaTheme="minorEastAsia" w:hAnsiTheme="minorHAnsi"/>
          <w:noProof/>
          <w:sz w:val="22"/>
          <w:lang w:val="en-CA" w:eastAsia="en-CA"/>
        </w:rPr>
      </w:pPr>
      <w:hyperlink w:anchor="_Toc465365291" w:history="1">
        <w:r w:rsidR="00944842" w:rsidRPr="00A3586B">
          <w:rPr>
            <w:rStyle w:val="Hyperlink"/>
            <w:rFonts w:ascii="Times" w:hAnsi="Times"/>
            <w:noProof/>
          </w:rPr>
          <w:t>III)</w:t>
        </w:r>
        <w:r w:rsidR="00944842" w:rsidRPr="00A3586B">
          <w:rPr>
            <w:rStyle w:val="Hyperlink"/>
            <w:noProof/>
          </w:rPr>
          <w:t xml:space="preserve"> Fleet structure and exploitation history</w:t>
        </w:r>
        <w:r w:rsidR="00944842">
          <w:rPr>
            <w:noProof/>
            <w:webHidden/>
          </w:rPr>
          <w:tab/>
        </w:r>
        <w:r w:rsidR="00944842">
          <w:rPr>
            <w:noProof/>
            <w:webHidden/>
          </w:rPr>
          <w:fldChar w:fldCharType="begin"/>
        </w:r>
        <w:r w:rsidR="00944842">
          <w:rPr>
            <w:noProof/>
            <w:webHidden/>
          </w:rPr>
          <w:instrText xml:space="preserve"> PAGEREF _Toc465365291 \h </w:instrText>
        </w:r>
        <w:r w:rsidR="00944842">
          <w:rPr>
            <w:noProof/>
            <w:webHidden/>
          </w:rPr>
        </w:r>
        <w:r w:rsidR="00944842">
          <w:rPr>
            <w:noProof/>
            <w:webHidden/>
          </w:rPr>
          <w:fldChar w:fldCharType="separate"/>
        </w:r>
        <w:r w:rsidR="00944842">
          <w:rPr>
            <w:noProof/>
            <w:webHidden/>
          </w:rPr>
          <w:t>13</w:t>
        </w:r>
        <w:r w:rsidR="00944842">
          <w:rPr>
            <w:noProof/>
            <w:webHidden/>
          </w:rPr>
          <w:fldChar w:fldCharType="end"/>
        </w:r>
      </w:hyperlink>
    </w:p>
    <w:p w14:paraId="53025A54" w14:textId="77777777" w:rsidR="00944842" w:rsidRDefault="008D31F4">
      <w:pPr>
        <w:pStyle w:val="TOC4"/>
        <w:tabs>
          <w:tab w:val="right" w:leader="dot" w:pos="9016"/>
        </w:tabs>
        <w:rPr>
          <w:rFonts w:asciiTheme="minorHAnsi" w:eastAsiaTheme="minorEastAsia" w:hAnsiTheme="minorHAnsi"/>
          <w:noProof/>
          <w:sz w:val="22"/>
          <w:lang w:val="en-CA" w:eastAsia="en-CA"/>
        </w:rPr>
      </w:pPr>
      <w:hyperlink w:anchor="_Toc465365292" w:history="1">
        <w:r w:rsidR="00944842" w:rsidRPr="00A3586B">
          <w:rPr>
            <w:rStyle w:val="Hyperlink"/>
            <w:noProof/>
          </w:rPr>
          <w:t>Baseline</w:t>
        </w:r>
        <w:r w:rsidR="00944842">
          <w:rPr>
            <w:noProof/>
            <w:webHidden/>
          </w:rPr>
          <w:tab/>
        </w:r>
        <w:r w:rsidR="00944842">
          <w:rPr>
            <w:noProof/>
            <w:webHidden/>
          </w:rPr>
          <w:fldChar w:fldCharType="begin"/>
        </w:r>
        <w:r w:rsidR="00944842">
          <w:rPr>
            <w:noProof/>
            <w:webHidden/>
          </w:rPr>
          <w:instrText xml:space="preserve"> PAGEREF _Toc465365292 \h </w:instrText>
        </w:r>
        <w:r w:rsidR="00944842">
          <w:rPr>
            <w:noProof/>
            <w:webHidden/>
          </w:rPr>
        </w:r>
        <w:r w:rsidR="00944842">
          <w:rPr>
            <w:noProof/>
            <w:webHidden/>
          </w:rPr>
          <w:fldChar w:fldCharType="separate"/>
        </w:r>
        <w:r w:rsidR="00944842">
          <w:rPr>
            <w:noProof/>
            <w:webHidden/>
          </w:rPr>
          <w:t>13</w:t>
        </w:r>
        <w:r w:rsidR="00944842">
          <w:rPr>
            <w:noProof/>
            <w:webHidden/>
          </w:rPr>
          <w:fldChar w:fldCharType="end"/>
        </w:r>
      </w:hyperlink>
    </w:p>
    <w:p w14:paraId="1C503131" w14:textId="77777777" w:rsidR="00944842" w:rsidRDefault="008D31F4">
      <w:pPr>
        <w:pStyle w:val="TOC4"/>
        <w:tabs>
          <w:tab w:val="right" w:leader="dot" w:pos="9016"/>
        </w:tabs>
        <w:rPr>
          <w:rFonts w:asciiTheme="minorHAnsi" w:eastAsiaTheme="minorEastAsia" w:hAnsiTheme="minorHAnsi"/>
          <w:noProof/>
          <w:sz w:val="22"/>
          <w:lang w:val="en-CA" w:eastAsia="en-CA"/>
        </w:rPr>
      </w:pPr>
      <w:hyperlink w:anchor="_Toc465365293" w:history="1">
        <w:r w:rsidR="00944842" w:rsidRPr="00A3586B">
          <w:rPr>
            <w:rStyle w:val="Hyperlink"/>
            <w:noProof/>
          </w:rPr>
          <w:t>Alternative options</w:t>
        </w:r>
        <w:r w:rsidR="00944842">
          <w:rPr>
            <w:noProof/>
            <w:webHidden/>
          </w:rPr>
          <w:tab/>
        </w:r>
        <w:r w:rsidR="00944842">
          <w:rPr>
            <w:noProof/>
            <w:webHidden/>
          </w:rPr>
          <w:fldChar w:fldCharType="begin"/>
        </w:r>
        <w:r w:rsidR="00944842">
          <w:rPr>
            <w:noProof/>
            <w:webHidden/>
          </w:rPr>
          <w:instrText xml:space="preserve"> PAGEREF _Toc465365293 \h </w:instrText>
        </w:r>
        <w:r w:rsidR="00944842">
          <w:rPr>
            <w:noProof/>
            <w:webHidden/>
          </w:rPr>
        </w:r>
        <w:r w:rsidR="00944842">
          <w:rPr>
            <w:noProof/>
            <w:webHidden/>
          </w:rPr>
          <w:fldChar w:fldCharType="separate"/>
        </w:r>
        <w:r w:rsidR="00944842">
          <w:rPr>
            <w:noProof/>
            <w:webHidden/>
          </w:rPr>
          <w:t>13</w:t>
        </w:r>
        <w:r w:rsidR="00944842">
          <w:rPr>
            <w:noProof/>
            <w:webHidden/>
          </w:rPr>
          <w:fldChar w:fldCharType="end"/>
        </w:r>
      </w:hyperlink>
    </w:p>
    <w:p w14:paraId="4B7BF520" w14:textId="77777777" w:rsidR="00944842" w:rsidRDefault="008D31F4">
      <w:pPr>
        <w:pStyle w:val="TOC1"/>
        <w:tabs>
          <w:tab w:val="right" w:leader="dot" w:pos="9016"/>
        </w:tabs>
        <w:rPr>
          <w:rFonts w:asciiTheme="minorHAnsi" w:eastAsiaTheme="minorEastAsia" w:hAnsiTheme="minorHAnsi"/>
          <w:noProof/>
          <w:sz w:val="22"/>
          <w:lang w:val="en-CA" w:eastAsia="en-CA"/>
        </w:rPr>
      </w:pPr>
      <w:hyperlink w:anchor="_Toc465365294" w:history="1">
        <w:r w:rsidR="00944842" w:rsidRPr="00A3586B">
          <w:rPr>
            <w:rStyle w:val="Hyperlink"/>
            <w:rFonts w:ascii="Times" w:hAnsi="Times"/>
            <w:noProof/>
          </w:rPr>
          <w:t>4.</w:t>
        </w:r>
        <w:r w:rsidR="00944842">
          <w:rPr>
            <w:rFonts w:asciiTheme="minorHAnsi" w:eastAsiaTheme="minorEastAsia" w:hAnsiTheme="minorHAnsi"/>
            <w:noProof/>
            <w:sz w:val="22"/>
            <w:lang w:val="en-CA" w:eastAsia="en-CA"/>
          </w:rPr>
          <w:tab/>
        </w:r>
        <w:r w:rsidR="00944842" w:rsidRPr="00A3586B">
          <w:rPr>
            <w:rStyle w:val="Hyperlink"/>
            <w:noProof/>
          </w:rPr>
          <w:t>MANAGEMENT OPTIONS</w:t>
        </w:r>
        <w:r w:rsidR="00944842">
          <w:rPr>
            <w:noProof/>
            <w:webHidden/>
          </w:rPr>
          <w:tab/>
        </w:r>
        <w:r w:rsidR="00944842">
          <w:rPr>
            <w:noProof/>
            <w:webHidden/>
          </w:rPr>
          <w:fldChar w:fldCharType="begin"/>
        </w:r>
        <w:r w:rsidR="00944842">
          <w:rPr>
            <w:noProof/>
            <w:webHidden/>
          </w:rPr>
          <w:instrText xml:space="preserve"> PAGEREF _Toc465365294 \h </w:instrText>
        </w:r>
        <w:r w:rsidR="00944842">
          <w:rPr>
            <w:noProof/>
            <w:webHidden/>
          </w:rPr>
        </w:r>
        <w:r w:rsidR="00944842">
          <w:rPr>
            <w:noProof/>
            <w:webHidden/>
          </w:rPr>
          <w:fldChar w:fldCharType="separate"/>
        </w:r>
        <w:r w:rsidR="00944842">
          <w:rPr>
            <w:noProof/>
            <w:webHidden/>
          </w:rPr>
          <w:t>13</w:t>
        </w:r>
        <w:r w:rsidR="00944842">
          <w:rPr>
            <w:noProof/>
            <w:webHidden/>
          </w:rPr>
          <w:fldChar w:fldCharType="end"/>
        </w:r>
      </w:hyperlink>
    </w:p>
    <w:p w14:paraId="6D779BAC" w14:textId="77777777" w:rsidR="00944842" w:rsidRDefault="008D31F4">
      <w:pPr>
        <w:pStyle w:val="TOC3"/>
        <w:tabs>
          <w:tab w:val="right" w:leader="dot" w:pos="9016"/>
        </w:tabs>
        <w:rPr>
          <w:rFonts w:asciiTheme="minorHAnsi" w:eastAsiaTheme="minorEastAsia" w:hAnsiTheme="minorHAnsi"/>
          <w:noProof/>
          <w:sz w:val="22"/>
          <w:lang w:val="en-CA" w:eastAsia="en-CA"/>
        </w:rPr>
      </w:pPr>
      <w:hyperlink w:anchor="_Toc465365295" w:history="1">
        <w:r w:rsidR="00944842" w:rsidRPr="00A3586B">
          <w:rPr>
            <w:rStyle w:val="Hyperlink"/>
            <w:rFonts w:ascii="Times" w:hAnsi="Times"/>
            <w:noProof/>
          </w:rPr>
          <w:t>I)</w:t>
        </w:r>
        <w:r w:rsidR="00944842" w:rsidRPr="00A3586B">
          <w:rPr>
            <w:rStyle w:val="Hyperlink"/>
            <w:noProof/>
          </w:rPr>
          <w:t xml:space="preserve"> Spatial strata for which TACs are set</w:t>
        </w:r>
        <w:r w:rsidR="00944842">
          <w:rPr>
            <w:noProof/>
            <w:webHidden/>
          </w:rPr>
          <w:tab/>
        </w:r>
        <w:r w:rsidR="00944842">
          <w:rPr>
            <w:noProof/>
            <w:webHidden/>
          </w:rPr>
          <w:fldChar w:fldCharType="begin"/>
        </w:r>
        <w:r w:rsidR="00944842">
          <w:rPr>
            <w:noProof/>
            <w:webHidden/>
          </w:rPr>
          <w:instrText xml:space="preserve"> PAGEREF _Toc465365295 \h </w:instrText>
        </w:r>
        <w:r w:rsidR="00944842">
          <w:rPr>
            <w:noProof/>
            <w:webHidden/>
          </w:rPr>
        </w:r>
        <w:r w:rsidR="00944842">
          <w:rPr>
            <w:noProof/>
            <w:webHidden/>
          </w:rPr>
          <w:fldChar w:fldCharType="separate"/>
        </w:r>
        <w:r w:rsidR="00944842">
          <w:rPr>
            <w:noProof/>
            <w:webHidden/>
          </w:rPr>
          <w:t>14</w:t>
        </w:r>
        <w:r w:rsidR="00944842">
          <w:rPr>
            <w:noProof/>
            <w:webHidden/>
          </w:rPr>
          <w:fldChar w:fldCharType="end"/>
        </w:r>
      </w:hyperlink>
    </w:p>
    <w:p w14:paraId="209C0787" w14:textId="77777777" w:rsidR="00944842" w:rsidRDefault="008D31F4">
      <w:pPr>
        <w:pStyle w:val="TOC4"/>
        <w:tabs>
          <w:tab w:val="right" w:leader="dot" w:pos="9016"/>
        </w:tabs>
        <w:rPr>
          <w:rFonts w:asciiTheme="minorHAnsi" w:eastAsiaTheme="minorEastAsia" w:hAnsiTheme="minorHAnsi"/>
          <w:noProof/>
          <w:sz w:val="22"/>
          <w:lang w:val="en-CA" w:eastAsia="en-CA"/>
        </w:rPr>
      </w:pPr>
      <w:hyperlink w:anchor="_Toc465365296" w:history="1">
        <w:r w:rsidR="00944842" w:rsidRPr="00A3586B">
          <w:rPr>
            <w:rStyle w:val="Hyperlink"/>
            <w:noProof/>
          </w:rPr>
          <w:t>Baseline</w:t>
        </w:r>
        <w:r w:rsidR="00944842">
          <w:rPr>
            <w:noProof/>
            <w:webHidden/>
          </w:rPr>
          <w:tab/>
        </w:r>
        <w:r w:rsidR="00944842">
          <w:rPr>
            <w:noProof/>
            <w:webHidden/>
          </w:rPr>
          <w:fldChar w:fldCharType="begin"/>
        </w:r>
        <w:r w:rsidR="00944842">
          <w:rPr>
            <w:noProof/>
            <w:webHidden/>
          </w:rPr>
          <w:instrText xml:space="preserve"> PAGEREF _Toc465365296 \h </w:instrText>
        </w:r>
        <w:r w:rsidR="00944842">
          <w:rPr>
            <w:noProof/>
            <w:webHidden/>
          </w:rPr>
        </w:r>
        <w:r w:rsidR="00944842">
          <w:rPr>
            <w:noProof/>
            <w:webHidden/>
          </w:rPr>
          <w:fldChar w:fldCharType="separate"/>
        </w:r>
        <w:r w:rsidR="00944842">
          <w:rPr>
            <w:noProof/>
            <w:webHidden/>
          </w:rPr>
          <w:t>14</w:t>
        </w:r>
        <w:r w:rsidR="00944842">
          <w:rPr>
            <w:noProof/>
            <w:webHidden/>
          </w:rPr>
          <w:fldChar w:fldCharType="end"/>
        </w:r>
      </w:hyperlink>
    </w:p>
    <w:p w14:paraId="1CD98B34" w14:textId="77777777" w:rsidR="00944842" w:rsidRDefault="008D31F4">
      <w:pPr>
        <w:pStyle w:val="TOC4"/>
        <w:tabs>
          <w:tab w:val="right" w:leader="dot" w:pos="9016"/>
        </w:tabs>
        <w:rPr>
          <w:rFonts w:asciiTheme="minorHAnsi" w:eastAsiaTheme="minorEastAsia" w:hAnsiTheme="minorHAnsi"/>
          <w:noProof/>
          <w:sz w:val="22"/>
          <w:lang w:val="en-CA" w:eastAsia="en-CA"/>
        </w:rPr>
      </w:pPr>
      <w:hyperlink w:anchor="_Toc465365297" w:history="1">
        <w:r w:rsidR="00944842" w:rsidRPr="00A3586B">
          <w:rPr>
            <w:rStyle w:val="Hyperlink"/>
            <w:noProof/>
          </w:rPr>
          <w:t>Alternative options</w:t>
        </w:r>
        <w:r w:rsidR="00944842">
          <w:rPr>
            <w:noProof/>
            <w:webHidden/>
          </w:rPr>
          <w:tab/>
        </w:r>
        <w:r w:rsidR="00944842">
          <w:rPr>
            <w:noProof/>
            <w:webHidden/>
          </w:rPr>
          <w:fldChar w:fldCharType="begin"/>
        </w:r>
        <w:r w:rsidR="00944842">
          <w:rPr>
            <w:noProof/>
            <w:webHidden/>
          </w:rPr>
          <w:instrText xml:space="preserve"> PAGEREF _Toc465365297 \h </w:instrText>
        </w:r>
        <w:r w:rsidR="00944842">
          <w:rPr>
            <w:noProof/>
            <w:webHidden/>
          </w:rPr>
        </w:r>
        <w:r w:rsidR="00944842">
          <w:rPr>
            <w:noProof/>
            <w:webHidden/>
          </w:rPr>
          <w:fldChar w:fldCharType="separate"/>
        </w:r>
        <w:r w:rsidR="00944842">
          <w:rPr>
            <w:noProof/>
            <w:webHidden/>
          </w:rPr>
          <w:t>14</w:t>
        </w:r>
        <w:r w:rsidR="00944842">
          <w:rPr>
            <w:noProof/>
            <w:webHidden/>
          </w:rPr>
          <w:fldChar w:fldCharType="end"/>
        </w:r>
      </w:hyperlink>
    </w:p>
    <w:p w14:paraId="60BE1677" w14:textId="77777777" w:rsidR="00944842" w:rsidRDefault="008D31F4">
      <w:pPr>
        <w:pStyle w:val="TOC3"/>
        <w:tabs>
          <w:tab w:val="right" w:leader="dot" w:pos="9016"/>
        </w:tabs>
        <w:rPr>
          <w:rFonts w:asciiTheme="minorHAnsi" w:eastAsiaTheme="minorEastAsia" w:hAnsiTheme="minorHAnsi"/>
          <w:noProof/>
          <w:sz w:val="22"/>
          <w:lang w:val="en-CA" w:eastAsia="en-CA"/>
        </w:rPr>
      </w:pPr>
      <w:hyperlink w:anchor="_Toc465365298" w:history="1">
        <w:r w:rsidR="00944842" w:rsidRPr="00A3586B">
          <w:rPr>
            <w:rStyle w:val="Hyperlink"/>
            <w:rFonts w:ascii="Times" w:hAnsi="Times"/>
            <w:noProof/>
          </w:rPr>
          <w:t>II)</w:t>
        </w:r>
        <w:r w:rsidR="00944842" w:rsidRPr="00A3586B">
          <w:rPr>
            <w:rStyle w:val="Hyperlink"/>
            <w:noProof/>
          </w:rPr>
          <w:t xml:space="preserve"> Options for the frequency of setting TACs</w:t>
        </w:r>
        <w:r w:rsidR="00944842">
          <w:rPr>
            <w:noProof/>
            <w:webHidden/>
          </w:rPr>
          <w:tab/>
        </w:r>
        <w:r w:rsidR="00944842">
          <w:rPr>
            <w:noProof/>
            <w:webHidden/>
          </w:rPr>
          <w:fldChar w:fldCharType="begin"/>
        </w:r>
        <w:r w:rsidR="00944842">
          <w:rPr>
            <w:noProof/>
            <w:webHidden/>
          </w:rPr>
          <w:instrText xml:space="preserve"> PAGEREF _Toc465365298 \h </w:instrText>
        </w:r>
        <w:r w:rsidR="00944842">
          <w:rPr>
            <w:noProof/>
            <w:webHidden/>
          </w:rPr>
        </w:r>
        <w:r w:rsidR="00944842">
          <w:rPr>
            <w:noProof/>
            <w:webHidden/>
          </w:rPr>
          <w:fldChar w:fldCharType="separate"/>
        </w:r>
        <w:r w:rsidR="00944842">
          <w:rPr>
            <w:noProof/>
            <w:webHidden/>
          </w:rPr>
          <w:t>14</w:t>
        </w:r>
        <w:r w:rsidR="00944842">
          <w:rPr>
            <w:noProof/>
            <w:webHidden/>
          </w:rPr>
          <w:fldChar w:fldCharType="end"/>
        </w:r>
      </w:hyperlink>
    </w:p>
    <w:p w14:paraId="7770C57E" w14:textId="77777777" w:rsidR="00944842" w:rsidRDefault="008D31F4">
      <w:pPr>
        <w:pStyle w:val="TOC4"/>
        <w:tabs>
          <w:tab w:val="right" w:leader="dot" w:pos="9016"/>
        </w:tabs>
        <w:rPr>
          <w:rFonts w:asciiTheme="minorHAnsi" w:eastAsiaTheme="minorEastAsia" w:hAnsiTheme="minorHAnsi"/>
          <w:noProof/>
          <w:sz w:val="22"/>
          <w:lang w:val="en-CA" w:eastAsia="en-CA"/>
        </w:rPr>
      </w:pPr>
      <w:hyperlink w:anchor="_Toc465365299" w:history="1">
        <w:r w:rsidR="00944842" w:rsidRPr="00A3586B">
          <w:rPr>
            <w:rStyle w:val="Hyperlink"/>
            <w:noProof/>
          </w:rPr>
          <w:t>Baseline</w:t>
        </w:r>
        <w:r w:rsidR="00944842">
          <w:rPr>
            <w:noProof/>
            <w:webHidden/>
          </w:rPr>
          <w:tab/>
        </w:r>
        <w:r w:rsidR="00944842">
          <w:rPr>
            <w:noProof/>
            <w:webHidden/>
          </w:rPr>
          <w:fldChar w:fldCharType="begin"/>
        </w:r>
        <w:r w:rsidR="00944842">
          <w:rPr>
            <w:noProof/>
            <w:webHidden/>
          </w:rPr>
          <w:instrText xml:space="preserve"> PAGEREF _Toc465365299 \h </w:instrText>
        </w:r>
        <w:r w:rsidR="00944842">
          <w:rPr>
            <w:noProof/>
            <w:webHidden/>
          </w:rPr>
        </w:r>
        <w:r w:rsidR="00944842">
          <w:rPr>
            <w:noProof/>
            <w:webHidden/>
          </w:rPr>
          <w:fldChar w:fldCharType="separate"/>
        </w:r>
        <w:r w:rsidR="00944842">
          <w:rPr>
            <w:noProof/>
            <w:webHidden/>
          </w:rPr>
          <w:t>14</w:t>
        </w:r>
        <w:r w:rsidR="00944842">
          <w:rPr>
            <w:noProof/>
            <w:webHidden/>
          </w:rPr>
          <w:fldChar w:fldCharType="end"/>
        </w:r>
      </w:hyperlink>
    </w:p>
    <w:p w14:paraId="3C55730D" w14:textId="77777777" w:rsidR="00944842" w:rsidRDefault="008D31F4">
      <w:pPr>
        <w:pStyle w:val="TOC4"/>
        <w:tabs>
          <w:tab w:val="right" w:leader="dot" w:pos="9016"/>
        </w:tabs>
        <w:rPr>
          <w:rFonts w:asciiTheme="minorHAnsi" w:eastAsiaTheme="minorEastAsia" w:hAnsiTheme="minorHAnsi"/>
          <w:noProof/>
          <w:sz w:val="22"/>
          <w:lang w:val="en-CA" w:eastAsia="en-CA"/>
        </w:rPr>
      </w:pPr>
      <w:hyperlink w:anchor="_Toc465365300" w:history="1">
        <w:r w:rsidR="00944842" w:rsidRPr="00A3586B">
          <w:rPr>
            <w:rStyle w:val="Hyperlink"/>
            <w:noProof/>
          </w:rPr>
          <w:t>Alternative options</w:t>
        </w:r>
        <w:r w:rsidR="00944842">
          <w:rPr>
            <w:noProof/>
            <w:webHidden/>
          </w:rPr>
          <w:tab/>
        </w:r>
        <w:r w:rsidR="00944842">
          <w:rPr>
            <w:noProof/>
            <w:webHidden/>
          </w:rPr>
          <w:fldChar w:fldCharType="begin"/>
        </w:r>
        <w:r w:rsidR="00944842">
          <w:rPr>
            <w:noProof/>
            <w:webHidden/>
          </w:rPr>
          <w:instrText xml:space="preserve"> PAGEREF _Toc465365300 \h </w:instrText>
        </w:r>
        <w:r w:rsidR="00944842">
          <w:rPr>
            <w:noProof/>
            <w:webHidden/>
          </w:rPr>
        </w:r>
        <w:r w:rsidR="00944842">
          <w:rPr>
            <w:noProof/>
            <w:webHidden/>
          </w:rPr>
          <w:fldChar w:fldCharType="separate"/>
        </w:r>
        <w:r w:rsidR="00944842">
          <w:rPr>
            <w:noProof/>
            <w:webHidden/>
          </w:rPr>
          <w:t>14</w:t>
        </w:r>
        <w:r w:rsidR="00944842">
          <w:rPr>
            <w:noProof/>
            <w:webHidden/>
          </w:rPr>
          <w:fldChar w:fldCharType="end"/>
        </w:r>
      </w:hyperlink>
    </w:p>
    <w:p w14:paraId="352B925D" w14:textId="77777777" w:rsidR="00944842" w:rsidRDefault="008D31F4">
      <w:pPr>
        <w:pStyle w:val="TOC3"/>
        <w:tabs>
          <w:tab w:val="right" w:leader="dot" w:pos="9016"/>
        </w:tabs>
        <w:rPr>
          <w:rFonts w:asciiTheme="minorHAnsi" w:eastAsiaTheme="minorEastAsia" w:hAnsiTheme="minorHAnsi"/>
          <w:noProof/>
          <w:sz w:val="22"/>
          <w:lang w:val="en-CA" w:eastAsia="en-CA"/>
        </w:rPr>
      </w:pPr>
      <w:hyperlink w:anchor="_Toc465365301" w:history="1">
        <w:r w:rsidR="00944842" w:rsidRPr="00A3586B">
          <w:rPr>
            <w:rStyle w:val="Hyperlink"/>
            <w:rFonts w:ascii="Times" w:hAnsi="Times"/>
            <w:noProof/>
          </w:rPr>
          <w:t>III)</w:t>
        </w:r>
        <w:r w:rsidR="00944842" w:rsidRPr="00A3586B">
          <w:rPr>
            <w:rStyle w:val="Hyperlink"/>
            <w:noProof/>
          </w:rPr>
          <w:t xml:space="preserve"> Upper limits on TACs</w:t>
        </w:r>
        <w:r w:rsidR="00944842">
          <w:rPr>
            <w:noProof/>
            <w:webHidden/>
          </w:rPr>
          <w:tab/>
        </w:r>
        <w:r w:rsidR="00944842">
          <w:rPr>
            <w:noProof/>
            <w:webHidden/>
          </w:rPr>
          <w:fldChar w:fldCharType="begin"/>
        </w:r>
        <w:r w:rsidR="00944842">
          <w:rPr>
            <w:noProof/>
            <w:webHidden/>
          </w:rPr>
          <w:instrText xml:space="preserve"> PAGEREF _Toc465365301 \h </w:instrText>
        </w:r>
        <w:r w:rsidR="00944842">
          <w:rPr>
            <w:noProof/>
            <w:webHidden/>
          </w:rPr>
        </w:r>
        <w:r w:rsidR="00944842">
          <w:rPr>
            <w:noProof/>
            <w:webHidden/>
          </w:rPr>
          <w:fldChar w:fldCharType="separate"/>
        </w:r>
        <w:r w:rsidR="00944842">
          <w:rPr>
            <w:noProof/>
            <w:webHidden/>
          </w:rPr>
          <w:t>15</w:t>
        </w:r>
        <w:r w:rsidR="00944842">
          <w:rPr>
            <w:noProof/>
            <w:webHidden/>
          </w:rPr>
          <w:fldChar w:fldCharType="end"/>
        </w:r>
      </w:hyperlink>
    </w:p>
    <w:p w14:paraId="639ACF0D" w14:textId="77777777" w:rsidR="00944842" w:rsidRDefault="008D31F4">
      <w:pPr>
        <w:pStyle w:val="TOC3"/>
        <w:tabs>
          <w:tab w:val="right" w:leader="dot" w:pos="9016"/>
        </w:tabs>
        <w:rPr>
          <w:rFonts w:asciiTheme="minorHAnsi" w:eastAsiaTheme="minorEastAsia" w:hAnsiTheme="minorHAnsi"/>
          <w:noProof/>
          <w:sz w:val="22"/>
          <w:lang w:val="en-CA" w:eastAsia="en-CA"/>
        </w:rPr>
      </w:pPr>
      <w:hyperlink w:anchor="_Toc465365302" w:history="1">
        <w:r w:rsidR="00944842" w:rsidRPr="00A3586B">
          <w:rPr>
            <w:rStyle w:val="Hyperlink"/>
            <w:rFonts w:ascii="Times" w:hAnsi="Times"/>
            <w:noProof/>
          </w:rPr>
          <w:t>IV)</w:t>
        </w:r>
        <w:r w:rsidR="00944842" w:rsidRPr="00A3586B">
          <w:rPr>
            <w:rStyle w:val="Hyperlink"/>
            <w:noProof/>
          </w:rPr>
          <w:t xml:space="preserve"> Minimum extent of TAC change</w:t>
        </w:r>
        <w:r w:rsidR="00944842">
          <w:rPr>
            <w:noProof/>
            <w:webHidden/>
          </w:rPr>
          <w:tab/>
        </w:r>
        <w:r w:rsidR="00944842">
          <w:rPr>
            <w:noProof/>
            <w:webHidden/>
          </w:rPr>
          <w:fldChar w:fldCharType="begin"/>
        </w:r>
        <w:r w:rsidR="00944842">
          <w:rPr>
            <w:noProof/>
            <w:webHidden/>
          </w:rPr>
          <w:instrText xml:space="preserve"> PAGEREF _Toc465365302 \h </w:instrText>
        </w:r>
        <w:r w:rsidR="00944842">
          <w:rPr>
            <w:noProof/>
            <w:webHidden/>
          </w:rPr>
        </w:r>
        <w:r w:rsidR="00944842">
          <w:rPr>
            <w:noProof/>
            <w:webHidden/>
          </w:rPr>
          <w:fldChar w:fldCharType="separate"/>
        </w:r>
        <w:r w:rsidR="00944842">
          <w:rPr>
            <w:noProof/>
            <w:webHidden/>
          </w:rPr>
          <w:t>15</w:t>
        </w:r>
        <w:r w:rsidR="00944842">
          <w:rPr>
            <w:noProof/>
            <w:webHidden/>
          </w:rPr>
          <w:fldChar w:fldCharType="end"/>
        </w:r>
      </w:hyperlink>
    </w:p>
    <w:p w14:paraId="45061AB0" w14:textId="77777777" w:rsidR="00944842" w:rsidRDefault="008D31F4">
      <w:pPr>
        <w:pStyle w:val="TOC4"/>
        <w:tabs>
          <w:tab w:val="right" w:leader="dot" w:pos="9016"/>
        </w:tabs>
        <w:rPr>
          <w:rFonts w:asciiTheme="minorHAnsi" w:eastAsiaTheme="minorEastAsia" w:hAnsiTheme="minorHAnsi"/>
          <w:noProof/>
          <w:sz w:val="22"/>
          <w:lang w:val="en-CA" w:eastAsia="en-CA"/>
        </w:rPr>
      </w:pPr>
      <w:hyperlink w:anchor="_Toc465365303" w:history="1">
        <w:r w:rsidR="00944842" w:rsidRPr="00A3586B">
          <w:rPr>
            <w:rStyle w:val="Hyperlink"/>
            <w:noProof/>
          </w:rPr>
          <w:t>Baseline</w:t>
        </w:r>
        <w:r w:rsidR="00944842">
          <w:rPr>
            <w:noProof/>
            <w:webHidden/>
          </w:rPr>
          <w:tab/>
        </w:r>
        <w:r w:rsidR="00944842">
          <w:rPr>
            <w:noProof/>
            <w:webHidden/>
          </w:rPr>
          <w:fldChar w:fldCharType="begin"/>
        </w:r>
        <w:r w:rsidR="00944842">
          <w:rPr>
            <w:noProof/>
            <w:webHidden/>
          </w:rPr>
          <w:instrText xml:space="preserve"> PAGEREF _Toc465365303 \h </w:instrText>
        </w:r>
        <w:r w:rsidR="00944842">
          <w:rPr>
            <w:noProof/>
            <w:webHidden/>
          </w:rPr>
        </w:r>
        <w:r w:rsidR="00944842">
          <w:rPr>
            <w:noProof/>
            <w:webHidden/>
          </w:rPr>
          <w:fldChar w:fldCharType="separate"/>
        </w:r>
        <w:r w:rsidR="00944842">
          <w:rPr>
            <w:noProof/>
            <w:webHidden/>
          </w:rPr>
          <w:t>15</w:t>
        </w:r>
        <w:r w:rsidR="00944842">
          <w:rPr>
            <w:noProof/>
            <w:webHidden/>
          </w:rPr>
          <w:fldChar w:fldCharType="end"/>
        </w:r>
      </w:hyperlink>
    </w:p>
    <w:p w14:paraId="163A9A2C" w14:textId="77777777" w:rsidR="00944842" w:rsidRDefault="008D31F4">
      <w:pPr>
        <w:pStyle w:val="TOC4"/>
        <w:tabs>
          <w:tab w:val="right" w:leader="dot" w:pos="9016"/>
        </w:tabs>
        <w:rPr>
          <w:rFonts w:asciiTheme="minorHAnsi" w:eastAsiaTheme="minorEastAsia" w:hAnsiTheme="minorHAnsi"/>
          <w:noProof/>
          <w:sz w:val="22"/>
          <w:lang w:val="en-CA" w:eastAsia="en-CA"/>
        </w:rPr>
      </w:pPr>
      <w:hyperlink w:anchor="_Toc465365304" w:history="1">
        <w:r w:rsidR="00944842" w:rsidRPr="00A3586B">
          <w:rPr>
            <w:rStyle w:val="Hyperlink"/>
            <w:noProof/>
          </w:rPr>
          <w:t>Alternative options</w:t>
        </w:r>
        <w:r w:rsidR="00944842">
          <w:rPr>
            <w:noProof/>
            <w:webHidden/>
          </w:rPr>
          <w:tab/>
        </w:r>
        <w:r w:rsidR="00944842">
          <w:rPr>
            <w:noProof/>
            <w:webHidden/>
          </w:rPr>
          <w:fldChar w:fldCharType="begin"/>
        </w:r>
        <w:r w:rsidR="00944842">
          <w:rPr>
            <w:noProof/>
            <w:webHidden/>
          </w:rPr>
          <w:instrText xml:space="preserve"> PAGEREF _Toc465365304 \h </w:instrText>
        </w:r>
        <w:r w:rsidR="00944842">
          <w:rPr>
            <w:noProof/>
            <w:webHidden/>
          </w:rPr>
        </w:r>
        <w:r w:rsidR="00944842">
          <w:rPr>
            <w:noProof/>
            <w:webHidden/>
          </w:rPr>
          <w:fldChar w:fldCharType="separate"/>
        </w:r>
        <w:r w:rsidR="00944842">
          <w:rPr>
            <w:noProof/>
            <w:webHidden/>
          </w:rPr>
          <w:t>15</w:t>
        </w:r>
        <w:r w:rsidR="00944842">
          <w:rPr>
            <w:noProof/>
            <w:webHidden/>
          </w:rPr>
          <w:fldChar w:fldCharType="end"/>
        </w:r>
      </w:hyperlink>
    </w:p>
    <w:p w14:paraId="6139415B" w14:textId="77777777" w:rsidR="00944842" w:rsidRDefault="008D31F4">
      <w:pPr>
        <w:pStyle w:val="TOC3"/>
        <w:tabs>
          <w:tab w:val="right" w:leader="dot" w:pos="9016"/>
        </w:tabs>
        <w:rPr>
          <w:rFonts w:asciiTheme="minorHAnsi" w:eastAsiaTheme="minorEastAsia" w:hAnsiTheme="minorHAnsi"/>
          <w:noProof/>
          <w:sz w:val="22"/>
          <w:lang w:val="en-CA" w:eastAsia="en-CA"/>
        </w:rPr>
      </w:pPr>
      <w:hyperlink w:anchor="_Toc465365305" w:history="1">
        <w:r w:rsidR="00944842" w:rsidRPr="00A3586B">
          <w:rPr>
            <w:rStyle w:val="Hyperlink"/>
            <w:rFonts w:ascii="Times" w:hAnsi="Times"/>
            <w:noProof/>
          </w:rPr>
          <w:t>V)</w:t>
        </w:r>
        <w:r w:rsidR="00944842" w:rsidRPr="00A3586B">
          <w:rPr>
            <w:rStyle w:val="Hyperlink"/>
            <w:noProof/>
          </w:rPr>
          <w:t xml:space="preserve"> Maximum extent of TAC change</w:t>
        </w:r>
        <w:r w:rsidR="00944842">
          <w:rPr>
            <w:noProof/>
            <w:webHidden/>
          </w:rPr>
          <w:tab/>
        </w:r>
        <w:r w:rsidR="00944842">
          <w:rPr>
            <w:noProof/>
            <w:webHidden/>
          </w:rPr>
          <w:fldChar w:fldCharType="begin"/>
        </w:r>
        <w:r w:rsidR="00944842">
          <w:rPr>
            <w:noProof/>
            <w:webHidden/>
          </w:rPr>
          <w:instrText xml:space="preserve"> PAGEREF _Toc465365305 \h </w:instrText>
        </w:r>
        <w:r w:rsidR="00944842">
          <w:rPr>
            <w:noProof/>
            <w:webHidden/>
          </w:rPr>
        </w:r>
        <w:r w:rsidR="00944842">
          <w:rPr>
            <w:noProof/>
            <w:webHidden/>
          </w:rPr>
          <w:fldChar w:fldCharType="separate"/>
        </w:r>
        <w:r w:rsidR="00944842">
          <w:rPr>
            <w:noProof/>
            <w:webHidden/>
          </w:rPr>
          <w:t>15</w:t>
        </w:r>
        <w:r w:rsidR="00944842">
          <w:rPr>
            <w:noProof/>
            <w:webHidden/>
          </w:rPr>
          <w:fldChar w:fldCharType="end"/>
        </w:r>
      </w:hyperlink>
    </w:p>
    <w:p w14:paraId="6C8D22D0" w14:textId="77777777" w:rsidR="00944842" w:rsidRDefault="008D31F4">
      <w:pPr>
        <w:pStyle w:val="TOC4"/>
        <w:tabs>
          <w:tab w:val="right" w:leader="dot" w:pos="9016"/>
        </w:tabs>
        <w:rPr>
          <w:rFonts w:asciiTheme="minorHAnsi" w:eastAsiaTheme="minorEastAsia" w:hAnsiTheme="minorHAnsi"/>
          <w:noProof/>
          <w:sz w:val="22"/>
          <w:lang w:val="en-CA" w:eastAsia="en-CA"/>
        </w:rPr>
      </w:pPr>
      <w:hyperlink w:anchor="_Toc465365306" w:history="1">
        <w:r w:rsidR="00944842" w:rsidRPr="00A3586B">
          <w:rPr>
            <w:rStyle w:val="Hyperlink"/>
            <w:noProof/>
          </w:rPr>
          <w:t>Baseline</w:t>
        </w:r>
        <w:r w:rsidR="00944842">
          <w:rPr>
            <w:noProof/>
            <w:webHidden/>
          </w:rPr>
          <w:tab/>
        </w:r>
        <w:r w:rsidR="00944842">
          <w:rPr>
            <w:noProof/>
            <w:webHidden/>
          </w:rPr>
          <w:fldChar w:fldCharType="begin"/>
        </w:r>
        <w:r w:rsidR="00944842">
          <w:rPr>
            <w:noProof/>
            <w:webHidden/>
          </w:rPr>
          <w:instrText xml:space="preserve"> PAGEREF _Toc465365306 \h </w:instrText>
        </w:r>
        <w:r w:rsidR="00944842">
          <w:rPr>
            <w:noProof/>
            <w:webHidden/>
          </w:rPr>
        </w:r>
        <w:r w:rsidR="00944842">
          <w:rPr>
            <w:noProof/>
            <w:webHidden/>
          </w:rPr>
          <w:fldChar w:fldCharType="separate"/>
        </w:r>
        <w:r w:rsidR="00944842">
          <w:rPr>
            <w:noProof/>
            <w:webHidden/>
          </w:rPr>
          <w:t>15</w:t>
        </w:r>
        <w:r w:rsidR="00944842">
          <w:rPr>
            <w:noProof/>
            <w:webHidden/>
          </w:rPr>
          <w:fldChar w:fldCharType="end"/>
        </w:r>
      </w:hyperlink>
    </w:p>
    <w:p w14:paraId="7D7D6ED5" w14:textId="77777777" w:rsidR="00944842" w:rsidRDefault="008D31F4">
      <w:pPr>
        <w:pStyle w:val="TOC4"/>
        <w:tabs>
          <w:tab w:val="right" w:leader="dot" w:pos="9016"/>
        </w:tabs>
        <w:rPr>
          <w:rFonts w:asciiTheme="minorHAnsi" w:eastAsiaTheme="minorEastAsia" w:hAnsiTheme="minorHAnsi"/>
          <w:noProof/>
          <w:sz w:val="22"/>
          <w:lang w:val="en-CA" w:eastAsia="en-CA"/>
        </w:rPr>
      </w:pPr>
      <w:hyperlink w:anchor="_Toc465365307" w:history="1">
        <w:r w:rsidR="00944842" w:rsidRPr="00A3586B">
          <w:rPr>
            <w:rStyle w:val="Hyperlink"/>
            <w:noProof/>
          </w:rPr>
          <w:t>Alternative options</w:t>
        </w:r>
        <w:r w:rsidR="00944842">
          <w:rPr>
            <w:noProof/>
            <w:webHidden/>
          </w:rPr>
          <w:tab/>
        </w:r>
        <w:r w:rsidR="00944842">
          <w:rPr>
            <w:noProof/>
            <w:webHidden/>
          </w:rPr>
          <w:fldChar w:fldCharType="begin"/>
        </w:r>
        <w:r w:rsidR="00944842">
          <w:rPr>
            <w:noProof/>
            <w:webHidden/>
          </w:rPr>
          <w:instrText xml:space="preserve"> PAGEREF _Toc465365307 \h </w:instrText>
        </w:r>
        <w:r w:rsidR="00944842">
          <w:rPr>
            <w:noProof/>
            <w:webHidden/>
          </w:rPr>
        </w:r>
        <w:r w:rsidR="00944842">
          <w:rPr>
            <w:noProof/>
            <w:webHidden/>
          </w:rPr>
          <w:fldChar w:fldCharType="separate"/>
        </w:r>
        <w:r w:rsidR="00944842">
          <w:rPr>
            <w:noProof/>
            <w:webHidden/>
          </w:rPr>
          <w:t>16</w:t>
        </w:r>
        <w:r w:rsidR="00944842">
          <w:rPr>
            <w:noProof/>
            <w:webHidden/>
          </w:rPr>
          <w:fldChar w:fldCharType="end"/>
        </w:r>
      </w:hyperlink>
    </w:p>
    <w:p w14:paraId="5011E986" w14:textId="77777777" w:rsidR="00944842" w:rsidRDefault="008D31F4">
      <w:pPr>
        <w:pStyle w:val="TOC3"/>
        <w:tabs>
          <w:tab w:val="right" w:leader="dot" w:pos="9016"/>
        </w:tabs>
        <w:rPr>
          <w:rFonts w:asciiTheme="minorHAnsi" w:eastAsiaTheme="minorEastAsia" w:hAnsiTheme="minorHAnsi"/>
          <w:noProof/>
          <w:sz w:val="22"/>
          <w:lang w:val="en-CA" w:eastAsia="en-CA"/>
        </w:rPr>
      </w:pPr>
      <w:hyperlink w:anchor="_Toc465365308" w:history="1">
        <w:r w:rsidR="00944842" w:rsidRPr="00A3586B">
          <w:rPr>
            <w:rStyle w:val="Hyperlink"/>
            <w:rFonts w:ascii="Times" w:hAnsi="Times"/>
            <w:noProof/>
          </w:rPr>
          <w:t>VI)</w:t>
        </w:r>
        <w:r w:rsidR="00944842" w:rsidRPr="00A3586B">
          <w:rPr>
            <w:rStyle w:val="Hyperlink"/>
            <w:noProof/>
          </w:rPr>
          <w:t xml:space="preserve"> Technical measures</w:t>
        </w:r>
        <w:r w:rsidR="00944842">
          <w:rPr>
            <w:noProof/>
            <w:webHidden/>
          </w:rPr>
          <w:tab/>
        </w:r>
        <w:r w:rsidR="00944842">
          <w:rPr>
            <w:noProof/>
            <w:webHidden/>
          </w:rPr>
          <w:fldChar w:fldCharType="begin"/>
        </w:r>
        <w:r w:rsidR="00944842">
          <w:rPr>
            <w:noProof/>
            <w:webHidden/>
          </w:rPr>
          <w:instrText xml:space="preserve"> PAGEREF _Toc465365308 \h </w:instrText>
        </w:r>
        <w:r w:rsidR="00944842">
          <w:rPr>
            <w:noProof/>
            <w:webHidden/>
          </w:rPr>
        </w:r>
        <w:r w:rsidR="00944842">
          <w:rPr>
            <w:noProof/>
            <w:webHidden/>
          </w:rPr>
          <w:fldChar w:fldCharType="separate"/>
        </w:r>
        <w:r w:rsidR="00944842">
          <w:rPr>
            <w:noProof/>
            <w:webHidden/>
          </w:rPr>
          <w:t>16</w:t>
        </w:r>
        <w:r w:rsidR="00944842">
          <w:rPr>
            <w:noProof/>
            <w:webHidden/>
          </w:rPr>
          <w:fldChar w:fldCharType="end"/>
        </w:r>
      </w:hyperlink>
    </w:p>
    <w:p w14:paraId="5A38952A" w14:textId="77777777" w:rsidR="00944842" w:rsidRDefault="008D31F4">
      <w:pPr>
        <w:pStyle w:val="TOC1"/>
        <w:tabs>
          <w:tab w:val="right" w:leader="dot" w:pos="9016"/>
        </w:tabs>
        <w:rPr>
          <w:rFonts w:asciiTheme="minorHAnsi" w:eastAsiaTheme="minorEastAsia" w:hAnsiTheme="minorHAnsi"/>
          <w:noProof/>
          <w:sz w:val="22"/>
          <w:lang w:val="en-CA" w:eastAsia="en-CA"/>
        </w:rPr>
      </w:pPr>
      <w:hyperlink w:anchor="_Toc465365309" w:history="1">
        <w:r w:rsidR="00944842" w:rsidRPr="00A3586B">
          <w:rPr>
            <w:rStyle w:val="Hyperlink"/>
            <w:rFonts w:ascii="Times" w:hAnsi="Times"/>
            <w:noProof/>
          </w:rPr>
          <w:t>5.</w:t>
        </w:r>
        <w:r w:rsidR="00944842">
          <w:rPr>
            <w:rFonts w:asciiTheme="minorHAnsi" w:eastAsiaTheme="minorEastAsia" w:hAnsiTheme="minorHAnsi"/>
            <w:noProof/>
            <w:sz w:val="22"/>
            <w:lang w:val="en-CA" w:eastAsia="en-CA"/>
          </w:rPr>
          <w:tab/>
        </w:r>
        <w:r w:rsidR="00944842" w:rsidRPr="00A3586B">
          <w:rPr>
            <w:rStyle w:val="Hyperlink"/>
            <w:noProof/>
          </w:rPr>
          <w:t>FUTURE RECRUITMENT AND DISTRIBUTION SCENARIOS</w:t>
        </w:r>
        <w:r w:rsidR="00944842">
          <w:rPr>
            <w:noProof/>
            <w:webHidden/>
          </w:rPr>
          <w:tab/>
        </w:r>
        <w:r w:rsidR="00944842">
          <w:rPr>
            <w:noProof/>
            <w:webHidden/>
          </w:rPr>
          <w:fldChar w:fldCharType="begin"/>
        </w:r>
        <w:r w:rsidR="00944842">
          <w:rPr>
            <w:noProof/>
            <w:webHidden/>
          </w:rPr>
          <w:instrText xml:space="preserve"> PAGEREF _Toc465365309 \h </w:instrText>
        </w:r>
        <w:r w:rsidR="00944842">
          <w:rPr>
            <w:noProof/>
            <w:webHidden/>
          </w:rPr>
        </w:r>
        <w:r w:rsidR="00944842">
          <w:rPr>
            <w:noProof/>
            <w:webHidden/>
          </w:rPr>
          <w:fldChar w:fldCharType="separate"/>
        </w:r>
        <w:r w:rsidR="00944842">
          <w:rPr>
            <w:noProof/>
            <w:webHidden/>
          </w:rPr>
          <w:t>16</w:t>
        </w:r>
        <w:r w:rsidR="00944842">
          <w:rPr>
            <w:noProof/>
            <w:webHidden/>
          </w:rPr>
          <w:fldChar w:fldCharType="end"/>
        </w:r>
      </w:hyperlink>
    </w:p>
    <w:p w14:paraId="47BF6425" w14:textId="77777777" w:rsidR="00944842" w:rsidRDefault="008D31F4">
      <w:pPr>
        <w:pStyle w:val="TOC3"/>
        <w:tabs>
          <w:tab w:val="right" w:leader="dot" w:pos="9016"/>
        </w:tabs>
        <w:rPr>
          <w:rFonts w:asciiTheme="minorHAnsi" w:eastAsiaTheme="minorEastAsia" w:hAnsiTheme="minorHAnsi"/>
          <w:noProof/>
          <w:sz w:val="22"/>
          <w:lang w:val="en-CA" w:eastAsia="en-CA"/>
        </w:rPr>
      </w:pPr>
      <w:hyperlink w:anchor="_Toc465365310" w:history="1">
        <w:r w:rsidR="00944842" w:rsidRPr="00A3586B">
          <w:rPr>
            <w:rStyle w:val="Hyperlink"/>
            <w:rFonts w:ascii="Times" w:hAnsi="Times"/>
            <w:noProof/>
          </w:rPr>
          <w:t>I)</w:t>
        </w:r>
        <w:r w:rsidR="00944842" w:rsidRPr="00A3586B">
          <w:rPr>
            <w:rStyle w:val="Hyperlink"/>
            <w:noProof/>
          </w:rPr>
          <w:t xml:space="preserve"> West</w:t>
        </w:r>
        <w:r w:rsidR="00944842">
          <w:rPr>
            <w:noProof/>
            <w:webHidden/>
          </w:rPr>
          <w:tab/>
        </w:r>
        <w:r w:rsidR="00944842">
          <w:rPr>
            <w:noProof/>
            <w:webHidden/>
          </w:rPr>
          <w:fldChar w:fldCharType="begin"/>
        </w:r>
        <w:r w:rsidR="00944842">
          <w:rPr>
            <w:noProof/>
            <w:webHidden/>
          </w:rPr>
          <w:instrText xml:space="preserve"> PAGEREF _Toc465365310 \h </w:instrText>
        </w:r>
        <w:r w:rsidR="00944842">
          <w:rPr>
            <w:noProof/>
            <w:webHidden/>
          </w:rPr>
        </w:r>
        <w:r w:rsidR="00944842">
          <w:rPr>
            <w:noProof/>
            <w:webHidden/>
          </w:rPr>
          <w:fldChar w:fldCharType="separate"/>
        </w:r>
        <w:r w:rsidR="00944842">
          <w:rPr>
            <w:noProof/>
            <w:webHidden/>
          </w:rPr>
          <w:t>16</w:t>
        </w:r>
        <w:r w:rsidR="00944842">
          <w:rPr>
            <w:noProof/>
            <w:webHidden/>
          </w:rPr>
          <w:fldChar w:fldCharType="end"/>
        </w:r>
      </w:hyperlink>
    </w:p>
    <w:p w14:paraId="1471AAE6" w14:textId="77777777" w:rsidR="00944842" w:rsidRDefault="008D31F4">
      <w:pPr>
        <w:pStyle w:val="TOC3"/>
        <w:tabs>
          <w:tab w:val="right" w:leader="dot" w:pos="9016"/>
        </w:tabs>
        <w:rPr>
          <w:rFonts w:asciiTheme="minorHAnsi" w:eastAsiaTheme="minorEastAsia" w:hAnsiTheme="minorHAnsi"/>
          <w:noProof/>
          <w:sz w:val="22"/>
          <w:lang w:val="en-CA" w:eastAsia="en-CA"/>
        </w:rPr>
      </w:pPr>
      <w:hyperlink w:anchor="_Toc465365311" w:history="1">
        <w:r w:rsidR="00944842" w:rsidRPr="00A3586B">
          <w:rPr>
            <w:rStyle w:val="Hyperlink"/>
            <w:rFonts w:ascii="Times" w:hAnsi="Times"/>
            <w:noProof/>
          </w:rPr>
          <w:t>II)</w:t>
        </w:r>
        <w:r w:rsidR="00944842" w:rsidRPr="00A3586B">
          <w:rPr>
            <w:rStyle w:val="Hyperlink"/>
            <w:noProof/>
          </w:rPr>
          <w:t xml:space="preserve"> East + Mediterranean</w:t>
        </w:r>
        <w:r w:rsidR="00944842">
          <w:rPr>
            <w:noProof/>
            <w:webHidden/>
          </w:rPr>
          <w:tab/>
        </w:r>
        <w:r w:rsidR="00944842">
          <w:rPr>
            <w:noProof/>
            <w:webHidden/>
          </w:rPr>
          <w:fldChar w:fldCharType="begin"/>
        </w:r>
        <w:r w:rsidR="00944842">
          <w:rPr>
            <w:noProof/>
            <w:webHidden/>
          </w:rPr>
          <w:instrText xml:space="preserve"> PAGEREF _Toc465365311 \h </w:instrText>
        </w:r>
        <w:r w:rsidR="00944842">
          <w:rPr>
            <w:noProof/>
            <w:webHidden/>
          </w:rPr>
        </w:r>
        <w:r w:rsidR="00944842">
          <w:rPr>
            <w:noProof/>
            <w:webHidden/>
          </w:rPr>
          <w:fldChar w:fldCharType="separate"/>
        </w:r>
        <w:r w:rsidR="00944842">
          <w:rPr>
            <w:noProof/>
            <w:webHidden/>
          </w:rPr>
          <w:t>16</w:t>
        </w:r>
        <w:r w:rsidR="00944842">
          <w:rPr>
            <w:noProof/>
            <w:webHidden/>
          </w:rPr>
          <w:fldChar w:fldCharType="end"/>
        </w:r>
      </w:hyperlink>
    </w:p>
    <w:p w14:paraId="67B5E9A8" w14:textId="77777777" w:rsidR="00944842" w:rsidRDefault="008D31F4">
      <w:pPr>
        <w:pStyle w:val="TOC3"/>
        <w:tabs>
          <w:tab w:val="right" w:leader="dot" w:pos="9016"/>
        </w:tabs>
        <w:rPr>
          <w:rFonts w:asciiTheme="minorHAnsi" w:eastAsiaTheme="minorEastAsia" w:hAnsiTheme="minorHAnsi"/>
          <w:noProof/>
          <w:sz w:val="22"/>
          <w:lang w:val="en-CA" w:eastAsia="en-CA"/>
        </w:rPr>
      </w:pPr>
      <w:hyperlink w:anchor="_Toc465365312" w:history="1">
        <w:r w:rsidR="00944842" w:rsidRPr="00A3586B">
          <w:rPr>
            <w:rStyle w:val="Hyperlink"/>
            <w:rFonts w:ascii="Times" w:hAnsi="Times"/>
            <w:noProof/>
          </w:rPr>
          <w:t>III)</w:t>
        </w:r>
        <w:r w:rsidR="00944842" w:rsidRPr="00A3586B">
          <w:rPr>
            <w:rStyle w:val="Hyperlink"/>
            <w:noProof/>
          </w:rPr>
          <w:t xml:space="preserve"> Future regime shifts</w:t>
        </w:r>
        <w:r w:rsidR="00944842">
          <w:rPr>
            <w:noProof/>
            <w:webHidden/>
          </w:rPr>
          <w:tab/>
        </w:r>
        <w:r w:rsidR="00944842">
          <w:rPr>
            <w:noProof/>
            <w:webHidden/>
          </w:rPr>
          <w:fldChar w:fldCharType="begin"/>
        </w:r>
        <w:r w:rsidR="00944842">
          <w:rPr>
            <w:noProof/>
            <w:webHidden/>
          </w:rPr>
          <w:instrText xml:space="preserve"> PAGEREF _Toc465365312 \h </w:instrText>
        </w:r>
        <w:r w:rsidR="00944842">
          <w:rPr>
            <w:noProof/>
            <w:webHidden/>
          </w:rPr>
        </w:r>
        <w:r w:rsidR="00944842">
          <w:rPr>
            <w:noProof/>
            <w:webHidden/>
          </w:rPr>
          <w:fldChar w:fldCharType="separate"/>
        </w:r>
        <w:r w:rsidR="00944842">
          <w:rPr>
            <w:noProof/>
            <w:webHidden/>
          </w:rPr>
          <w:t>16</w:t>
        </w:r>
        <w:r w:rsidR="00944842">
          <w:rPr>
            <w:noProof/>
            <w:webHidden/>
          </w:rPr>
          <w:fldChar w:fldCharType="end"/>
        </w:r>
      </w:hyperlink>
    </w:p>
    <w:p w14:paraId="48D1C366" w14:textId="77777777" w:rsidR="00944842" w:rsidRDefault="008D31F4">
      <w:pPr>
        <w:pStyle w:val="TOC4"/>
        <w:tabs>
          <w:tab w:val="right" w:leader="dot" w:pos="9016"/>
        </w:tabs>
        <w:rPr>
          <w:rFonts w:asciiTheme="minorHAnsi" w:eastAsiaTheme="minorEastAsia" w:hAnsiTheme="minorHAnsi"/>
          <w:noProof/>
          <w:sz w:val="22"/>
          <w:lang w:val="en-CA" w:eastAsia="en-CA"/>
        </w:rPr>
      </w:pPr>
      <w:hyperlink w:anchor="_Toc465365313" w:history="1">
        <w:r w:rsidR="00944842" w:rsidRPr="00A3586B">
          <w:rPr>
            <w:rStyle w:val="Hyperlink"/>
            <w:noProof/>
          </w:rPr>
          <w:t>West</w:t>
        </w:r>
        <w:r w:rsidR="00944842">
          <w:rPr>
            <w:noProof/>
            <w:webHidden/>
          </w:rPr>
          <w:tab/>
        </w:r>
        <w:r w:rsidR="00944842">
          <w:rPr>
            <w:noProof/>
            <w:webHidden/>
          </w:rPr>
          <w:fldChar w:fldCharType="begin"/>
        </w:r>
        <w:r w:rsidR="00944842">
          <w:rPr>
            <w:noProof/>
            <w:webHidden/>
          </w:rPr>
          <w:instrText xml:space="preserve"> PAGEREF _Toc465365313 \h </w:instrText>
        </w:r>
        <w:r w:rsidR="00944842">
          <w:rPr>
            <w:noProof/>
            <w:webHidden/>
          </w:rPr>
        </w:r>
        <w:r w:rsidR="00944842">
          <w:rPr>
            <w:noProof/>
            <w:webHidden/>
          </w:rPr>
          <w:fldChar w:fldCharType="separate"/>
        </w:r>
        <w:r w:rsidR="00944842">
          <w:rPr>
            <w:noProof/>
            <w:webHidden/>
          </w:rPr>
          <w:t>16</w:t>
        </w:r>
        <w:r w:rsidR="00944842">
          <w:rPr>
            <w:noProof/>
            <w:webHidden/>
          </w:rPr>
          <w:fldChar w:fldCharType="end"/>
        </w:r>
      </w:hyperlink>
    </w:p>
    <w:p w14:paraId="3241F314" w14:textId="77777777" w:rsidR="00944842" w:rsidRDefault="008D31F4">
      <w:pPr>
        <w:pStyle w:val="TOC4"/>
        <w:tabs>
          <w:tab w:val="right" w:leader="dot" w:pos="9016"/>
        </w:tabs>
        <w:rPr>
          <w:rFonts w:asciiTheme="minorHAnsi" w:eastAsiaTheme="minorEastAsia" w:hAnsiTheme="minorHAnsi"/>
          <w:noProof/>
          <w:sz w:val="22"/>
          <w:lang w:val="en-CA" w:eastAsia="en-CA"/>
        </w:rPr>
      </w:pPr>
      <w:hyperlink w:anchor="_Toc465365314" w:history="1">
        <w:r w:rsidR="00944842" w:rsidRPr="00A3586B">
          <w:rPr>
            <w:rStyle w:val="Hyperlink"/>
            <w:noProof/>
          </w:rPr>
          <w:t>East+Med</w:t>
        </w:r>
        <w:r w:rsidR="00944842">
          <w:rPr>
            <w:noProof/>
            <w:webHidden/>
          </w:rPr>
          <w:tab/>
        </w:r>
        <w:r w:rsidR="00944842">
          <w:rPr>
            <w:noProof/>
            <w:webHidden/>
          </w:rPr>
          <w:fldChar w:fldCharType="begin"/>
        </w:r>
        <w:r w:rsidR="00944842">
          <w:rPr>
            <w:noProof/>
            <w:webHidden/>
          </w:rPr>
          <w:instrText xml:space="preserve"> PAGEREF _Toc465365314 \h </w:instrText>
        </w:r>
        <w:r w:rsidR="00944842">
          <w:rPr>
            <w:noProof/>
            <w:webHidden/>
          </w:rPr>
        </w:r>
        <w:r w:rsidR="00944842">
          <w:rPr>
            <w:noProof/>
            <w:webHidden/>
          </w:rPr>
          <w:fldChar w:fldCharType="separate"/>
        </w:r>
        <w:r w:rsidR="00944842">
          <w:rPr>
            <w:noProof/>
            <w:webHidden/>
          </w:rPr>
          <w:t>17</w:t>
        </w:r>
        <w:r w:rsidR="00944842">
          <w:rPr>
            <w:noProof/>
            <w:webHidden/>
          </w:rPr>
          <w:fldChar w:fldCharType="end"/>
        </w:r>
      </w:hyperlink>
    </w:p>
    <w:p w14:paraId="271703A2" w14:textId="77777777" w:rsidR="00944842" w:rsidRDefault="008D31F4">
      <w:pPr>
        <w:pStyle w:val="TOC3"/>
        <w:tabs>
          <w:tab w:val="right" w:leader="dot" w:pos="9016"/>
        </w:tabs>
        <w:rPr>
          <w:rFonts w:asciiTheme="minorHAnsi" w:eastAsiaTheme="minorEastAsia" w:hAnsiTheme="minorHAnsi"/>
          <w:noProof/>
          <w:sz w:val="22"/>
          <w:lang w:val="en-CA" w:eastAsia="en-CA"/>
        </w:rPr>
      </w:pPr>
      <w:hyperlink w:anchor="_Toc465365315" w:history="1">
        <w:r w:rsidR="00944842" w:rsidRPr="00A3586B">
          <w:rPr>
            <w:rStyle w:val="Hyperlink"/>
            <w:rFonts w:ascii="Times" w:hAnsi="Times"/>
            <w:noProof/>
          </w:rPr>
          <w:t>IV)</w:t>
        </w:r>
        <w:r w:rsidR="00944842" w:rsidRPr="00A3586B">
          <w:rPr>
            <w:rStyle w:val="Hyperlink"/>
            <w:noProof/>
          </w:rPr>
          <w:t xml:space="preserve"> Statistical properties</w:t>
        </w:r>
        <w:r w:rsidR="00944842">
          <w:rPr>
            <w:noProof/>
            <w:webHidden/>
          </w:rPr>
          <w:tab/>
        </w:r>
        <w:r w:rsidR="00944842">
          <w:rPr>
            <w:noProof/>
            <w:webHidden/>
          </w:rPr>
          <w:fldChar w:fldCharType="begin"/>
        </w:r>
        <w:r w:rsidR="00944842">
          <w:rPr>
            <w:noProof/>
            <w:webHidden/>
          </w:rPr>
          <w:instrText xml:space="preserve"> PAGEREF _Toc465365315 \h </w:instrText>
        </w:r>
        <w:r w:rsidR="00944842">
          <w:rPr>
            <w:noProof/>
            <w:webHidden/>
          </w:rPr>
        </w:r>
        <w:r w:rsidR="00944842">
          <w:rPr>
            <w:noProof/>
            <w:webHidden/>
          </w:rPr>
          <w:fldChar w:fldCharType="separate"/>
        </w:r>
        <w:r w:rsidR="00944842">
          <w:rPr>
            <w:noProof/>
            <w:webHidden/>
          </w:rPr>
          <w:t>17</w:t>
        </w:r>
        <w:r w:rsidR="00944842">
          <w:rPr>
            <w:noProof/>
            <w:webHidden/>
          </w:rPr>
          <w:fldChar w:fldCharType="end"/>
        </w:r>
      </w:hyperlink>
    </w:p>
    <w:p w14:paraId="38F32EA0" w14:textId="77777777" w:rsidR="00944842" w:rsidRDefault="008D31F4">
      <w:pPr>
        <w:pStyle w:val="TOC4"/>
        <w:tabs>
          <w:tab w:val="right" w:leader="dot" w:pos="9016"/>
        </w:tabs>
        <w:rPr>
          <w:rFonts w:asciiTheme="minorHAnsi" w:eastAsiaTheme="minorEastAsia" w:hAnsiTheme="minorHAnsi"/>
          <w:noProof/>
          <w:sz w:val="22"/>
          <w:lang w:val="en-CA" w:eastAsia="en-CA"/>
        </w:rPr>
      </w:pPr>
      <w:hyperlink w:anchor="_Toc465365316" w:history="1">
        <w:r w:rsidR="00944842" w:rsidRPr="00A3586B">
          <w:rPr>
            <w:rStyle w:val="Hyperlink"/>
            <w:noProof/>
          </w:rPr>
          <w:t>Baseline</w:t>
        </w:r>
        <w:r w:rsidR="00944842">
          <w:rPr>
            <w:noProof/>
            <w:webHidden/>
          </w:rPr>
          <w:tab/>
        </w:r>
        <w:r w:rsidR="00944842">
          <w:rPr>
            <w:noProof/>
            <w:webHidden/>
          </w:rPr>
          <w:fldChar w:fldCharType="begin"/>
        </w:r>
        <w:r w:rsidR="00944842">
          <w:rPr>
            <w:noProof/>
            <w:webHidden/>
          </w:rPr>
          <w:instrText xml:space="preserve"> PAGEREF _Toc465365316 \h </w:instrText>
        </w:r>
        <w:r w:rsidR="00944842">
          <w:rPr>
            <w:noProof/>
            <w:webHidden/>
          </w:rPr>
        </w:r>
        <w:r w:rsidR="00944842">
          <w:rPr>
            <w:noProof/>
            <w:webHidden/>
          </w:rPr>
          <w:fldChar w:fldCharType="separate"/>
        </w:r>
        <w:r w:rsidR="00944842">
          <w:rPr>
            <w:noProof/>
            <w:webHidden/>
          </w:rPr>
          <w:t>17</w:t>
        </w:r>
        <w:r w:rsidR="00944842">
          <w:rPr>
            <w:noProof/>
            <w:webHidden/>
          </w:rPr>
          <w:fldChar w:fldCharType="end"/>
        </w:r>
      </w:hyperlink>
    </w:p>
    <w:p w14:paraId="6450829F" w14:textId="77777777" w:rsidR="00944842" w:rsidRDefault="008D31F4">
      <w:pPr>
        <w:pStyle w:val="TOC4"/>
        <w:tabs>
          <w:tab w:val="right" w:leader="dot" w:pos="9016"/>
        </w:tabs>
        <w:rPr>
          <w:rFonts w:asciiTheme="minorHAnsi" w:eastAsiaTheme="minorEastAsia" w:hAnsiTheme="minorHAnsi"/>
          <w:noProof/>
          <w:sz w:val="22"/>
          <w:lang w:val="en-CA" w:eastAsia="en-CA"/>
        </w:rPr>
      </w:pPr>
      <w:hyperlink w:anchor="_Toc465365317" w:history="1">
        <w:r w:rsidR="00944842" w:rsidRPr="00A3586B">
          <w:rPr>
            <w:rStyle w:val="Hyperlink"/>
            <w:noProof/>
          </w:rPr>
          <w:t>Alternative options</w:t>
        </w:r>
        <w:r w:rsidR="00944842">
          <w:rPr>
            <w:noProof/>
            <w:webHidden/>
          </w:rPr>
          <w:tab/>
        </w:r>
        <w:r w:rsidR="00944842">
          <w:rPr>
            <w:noProof/>
            <w:webHidden/>
          </w:rPr>
          <w:fldChar w:fldCharType="begin"/>
        </w:r>
        <w:r w:rsidR="00944842">
          <w:rPr>
            <w:noProof/>
            <w:webHidden/>
          </w:rPr>
          <w:instrText xml:space="preserve"> PAGEREF _Toc465365317 \h </w:instrText>
        </w:r>
        <w:r w:rsidR="00944842">
          <w:rPr>
            <w:noProof/>
            <w:webHidden/>
          </w:rPr>
        </w:r>
        <w:r w:rsidR="00944842">
          <w:rPr>
            <w:noProof/>
            <w:webHidden/>
          </w:rPr>
          <w:fldChar w:fldCharType="separate"/>
        </w:r>
        <w:r w:rsidR="00944842">
          <w:rPr>
            <w:noProof/>
            <w:webHidden/>
          </w:rPr>
          <w:t>17</w:t>
        </w:r>
        <w:r w:rsidR="00944842">
          <w:rPr>
            <w:noProof/>
            <w:webHidden/>
          </w:rPr>
          <w:fldChar w:fldCharType="end"/>
        </w:r>
      </w:hyperlink>
    </w:p>
    <w:p w14:paraId="7FAFE713" w14:textId="77777777" w:rsidR="00944842" w:rsidRDefault="008D31F4">
      <w:pPr>
        <w:pStyle w:val="TOC3"/>
        <w:tabs>
          <w:tab w:val="right" w:leader="dot" w:pos="9016"/>
        </w:tabs>
        <w:rPr>
          <w:rFonts w:asciiTheme="minorHAnsi" w:eastAsiaTheme="minorEastAsia" w:hAnsiTheme="minorHAnsi"/>
          <w:noProof/>
          <w:sz w:val="22"/>
          <w:lang w:val="en-CA" w:eastAsia="en-CA"/>
        </w:rPr>
      </w:pPr>
      <w:hyperlink w:anchor="_Toc465365318" w:history="1">
        <w:r w:rsidR="00944842" w:rsidRPr="00A3586B">
          <w:rPr>
            <w:rStyle w:val="Hyperlink"/>
            <w:rFonts w:ascii="Times" w:hAnsi="Times"/>
            <w:noProof/>
          </w:rPr>
          <w:t>V)</w:t>
        </w:r>
        <w:r w:rsidR="00944842" w:rsidRPr="00A3586B">
          <w:rPr>
            <w:rStyle w:val="Hyperlink"/>
            <w:noProof/>
          </w:rPr>
          <w:t xml:space="preserve"> Possible future distributional changes</w:t>
        </w:r>
        <w:r w:rsidR="00944842">
          <w:rPr>
            <w:noProof/>
            <w:webHidden/>
          </w:rPr>
          <w:tab/>
        </w:r>
        <w:r w:rsidR="00944842">
          <w:rPr>
            <w:noProof/>
            <w:webHidden/>
          </w:rPr>
          <w:fldChar w:fldCharType="begin"/>
        </w:r>
        <w:r w:rsidR="00944842">
          <w:rPr>
            <w:noProof/>
            <w:webHidden/>
          </w:rPr>
          <w:instrText xml:space="preserve"> PAGEREF _Toc465365318 \h </w:instrText>
        </w:r>
        <w:r w:rsidR="00944842">
          <w:rPr>
            <w:noProof/>
            <w:webHidden/>
          </w:rPr>
        </w:r>
        <w:r w:rsidR="00944842">
          <w:rPr>
            <w:noProof/>
            <w:webHidden/>
          </w:rPr>
          <w:fldChar w:fldCharType="separate"/>
        </w:r>
        <w:r w:rsidR="00944842">
          <w:rPr>
            <w:noProof/>
            <w:webHidden/>
          </w:rPr>
          <w:t>17</w:t>
        </w:r>
        <w:r w:rsidR="00944842">
          <w:rPr>
            <w:noProof/>
            <w:webHidden/>
          </w:rPr>
          <w:fldChar w:fldCharType="end"/>
        </w:r>
      </w:hyperlink>
    </w:p>
    <w:p w14:paraId="1A40B186" w14:textId="77777777" w:rsidR="00944842" w:rsidRDefault="008D31F4">
      <w:pPr>
        <w:pStyle w:val="TOC1"/>
        <w:tabs>
          <w:tab w:val="right" w:leader="dot" w:pos="9016"/>
        </w:tabs>
        <w:rPr>
          <w:rFonts w:asciiTheme="minorHAnsi" w:eastAsiaTheme="minorEastAsia" w:hAnsiTheme="minorHAnsi"/>
          <w:noProof/>
          <w:sz w:val="22"/>
          <w:lang w:val="en-CA" w:eastAsia="en-CA"/>
        </w:rPr>
      </w:pPr>
      <w:hyperlink w:anchor="_Toc465365319" w:history="1">
        <w:r w:rsidR="00944842" w:rsidRPr="00A3586B">
          <w:rPr>
            <w:rStyle w:val="Hyperlink"/>
            <w:rFonts w:ascii="Times" w:hAnsi="Times"/>
            <w:noProof/>
          </w:rPr>
          <w:t>6.</w:t>
        </w:r>
        <w:r w:rsidR="00944842">
          <w:rPr>
            <w:rFonts w:asciiTheme="minorHAnsi" w:eastAsiaTheme="minorEastAsia" w:hAnsiTheme="minorHAnsi"/>
            <w:noProof/>
            <w:sz w:val="22"/>
            <w:lang w:val="en-CA" w:eastAsia="en-CA"/>
          </w:rPr>
          <w:tab/>
        </w:r>
        <w:r w:rsidR="00944842" w:rsidRPr="00A3586B">
          <w:rPr>
            <w:rStyle w:val="Hyperlink"/>
            <w:noProof/>
          </w:rPr>
          <w:t>FUTURE CATCHES</w:t>
        </w:r>
        <w:r w:rsidR="00944842">
          <w:rPr>
            <w:noProof/>
            <w:webHidden/>
          </w:rPr>
          <w:tab/>
        </w:r>
        <w:r w:rsidR="00944842">
          <w:rPr>
            <w:noProof/>
            <w:webHidden/>
          </w:rPr>
          <w:fldChar w:fldCharType="begin"/>
        </w:r>
        <w:r w:rsidR="00944842">
          <w:rPr>
            <w:noProof/>
            <w:webHidden/>
          </w:rPr>
          <w:instrText xml:space="preserve"> PAGEREF _Toc465365319 \h </w:instrText>
        </w:r>
        <w:r w:rsidR="00944842">
          <w:rPr>
            <w:noProof/>
            <w:webHidden/>
          </w:rPr>
        </w:r>
        <w:r w:rsidR="00944842">
          <w:rPr>
            <w:noProof/>
            <w:webHidden/>
          </w:rPr>
          <w:fldChar w:fldCharType="separate"/>
        </w:r>
        <w:r w:rsidR="00944842">
          <w:rPr>
            <w:noProof/>
            <w:webHidden/>
          </w:rPr>
          <w:t>17</w:t>
        </w:r>
        <w:r w:rsidR="00944842">
          <w:rPr>
            <w:noProof/>
            <w:webHidden/>
          </w:rPr>
          <w:fldChar w:fldCharType="end"/>
        </w:r>
      </w:hyperlink>
    </w:p>
    <w:p w14:paraId="3EE731A1" w14:textId="77777777" w:rsidR="00944842" w:rsidRDefault="008D31F4">
      <w:pPr>
        <w:pStyle w:val="TOC4"/>
        <w:tabs>
          <w:tab w:val="right" w:leader="dot" w:pos="9016"/>
        </w:tabs>
        <w:rPr>
          <w:rFonts w:asciiTheme="minorHAnsi" w:eastAsiaTheme="minorEastAsia" w:hAnsiTheme="minorHAnsi"/>
          <w:noProof/>
          <w:sz w:val="22"/>
          <w:lang w:val="en-CA" w:eastAsia="en-CA"/>
        </w:rPr>
      </w:pPr>
      <w:hyperlink w:anchor="_Toc465365320" w:history="1">
        <w:r w:rsidR="00944842" w:rsidRPr="00A3586B">
          <w:rPr>
            <w:rStyle w:val="Hyperlink"/>
            <w:noProof/>
          </w:rPr>
          <w:t>Baseline</w:t>
        </w:r>
        <w:r w:rsidR="00944842">
          <w:rPr>
            <w:noProof/>
            <w:webHidden/>
          </w:rPr>
          <w:tab/>
        </w:r>
        <w:r w:rsidR="00944842">
          <w:rPr>
            <w:noProof/>
            <w:webHidden/>
          </w:rPr>
          <w:fldChar w:fldCharType="begin"/>
        </w:r>
        <w:r w:rsidR="00944842">
          <w:rPr>
            <w:noProof/>
            <w:webHidden/>
          </w:rPr>
          <w:instrText xml:space="preserve"> PAGEREF _Toc465365320 \h </w:instrText>
        </w:r>
        <w:r w:rsidR="00944842">
          <w:rPr>
            <w:noProof/>
            <w:webHidden/>
          </w:rPr>
        </w:r>
        <w:r w:rsidR="00944842">
          <w:rPr>
            <w:noProof/>
            <w:webHidden/>
          </w:rPr>
          <w:fldChar w:fldCharType="separate"/>
        </w:r>
        <w:r w:rsidR="00944842">
          <w:rPr>
            <w:noProof/>
            <w:webHidden/>
          </w:rPr>
          <w:t>17</w:t>
        </w:r>
        <w:r w:rsidR="00944842">
          <w:rPr>
            <w:noProof/>
            <w:webHidden/>
          </w:rPr>
          <w:fldChar w:fldCharType="end"/>
        </w:r>
      </w:hyperlink>
    </w:p>
    <w:p w14:paraId="4667C00F" w14:textId="77777777" w:rsidR="00944842" w:rsidRDefault="008D31F4">
      <w:pPr>
        <w:pStyle w:val="TOC4"/>
        <w:tabs>
          <w:tab w:val="right" w:leader="dot" w:pos="9016"/>
        </w:tabs>
        <w:rPr>
          <w:rFonts w:asciiTheme="minorHAnsi" w:eastAsiaTheme="minorEastAsia" w:hAnsiTheme="minorHAnsi"/>
          <w:noProof/>
          <w:sz w:val="22"/>
          <w:lang w:val="en-CA" w:eastAsia="en-CA"/>
        </w:rPr>
      </w:pPr>
      <w:hyperlink w:anchor="_Toc465365321" w:history="1">
        <w:r w:rsidR="00944842" w:rsidRPr="00A3586B">
          <w:rPr>
            <w:rStyle w:val="Hyperlink"/>
            <w:noProof/>
          </w:rPr>
          <w:t>Alternative options</w:t>
        </w:r>
        <w:r w:rsidR="00944842">
          <w:rPr>
            <w:noProof/>
            <w:webHidden/>
          </w:rPr>
          <w:tab/>
        </w:r>
        <w:r w:rsidR="00944842">
          <w:rPr>
            <w:noProof/>
            <w:webHidden/>
          </w:rPr>
          <w:fldChar w:fldCharType="begin"/>
        </w:r>
        <w:r w:rsidR="00944842">
          <w:rPr>
            <w:noProof/>
            <w:webHidden/>
          </w:rPr>
          <w:instrText xml:space="preserve"> PAGEREF _Toc465365321 \h </w:instrText>
        </w:r>
        <w:r w:rsidR="00944842">
          <w:rPr>
            <w:noProof/>
            <w:webHidden/>
          </w:rPr>
        </w:r>
        <w:r w:rsidR="00944842">
          <w:rPr>
            <w:noProof/>
            <w:webHidden/>
          </w:rPr>
          <w:fldChar w:fldCharType="separate"/>
        </w:r>
        <w:r w:rsidR="00944842">
          <w:rPr>
            <w:noProof/>
            <w:webHidden/>
          </w:rPr>
          <w:t>18</w:t>
        </w:r>
        <w:r w:rsidR="00944842">
          <w:rPr>
            <w:noProof/>
            <w:webHidden/>
          </w:rPr>
          <w:fldChar w:fldCharType="end"/>
        </w:r>
      </w:hyperlink>
    </w:p>
    <w:p w14:paraId="153FDFBC" w14:textId="77777777" w:rsidR="00944842" w:rsidRDefault="008D31F4">
      <w:pPr>
        <w:pStyle w:val="TOC1"/>
        <w:tabs>
          <w:tab w:val="right" w:leader="dot" w:pos="9016"/>
        </w:tabs>
        <w:rPr>
          <w:rFonts w:asciiTheme="minorHAnsi" w:eastAsiaTheme="minorEastAsia" w:hAnsiTheme="minorHAnsi"/>
          <w:noProof/>
          <w:sz w:val="22"/>
          <w:lang w:val="en-CA" w:eastAsia="en-CA"/>
        </w:rPr>
      </w:pPr>
      <w:hyperlink w:anchor="_Toc465365322" w:history="1">
        <w:r w:rsidR="00944842" w:rsidRPr="00A3586B">
          <w:rPr>
            <w:rStyle w:val="Hyperlink"/>
            <w:rFonts w:ascii="Times" w:hAnsi="Times"/>
            <w:noProof/>
          </w:rPr>
          <w:t>7.</w:t>
        </w:r>
        <w:r w:rsidR="00944842">
          <w:rPr>
            <w:rFonts w:asciiTheme="minorHAnsi" w:eastAsiaTheme="minorEastAsia" w:hAnsiTheme="minorHAnsi"/>
            <w:noProof/>
            <w:sz w:val="22"/>
            <w:lang w:val="en-CA" w:eastAsia="en-CA"/>
          </w:rPr>
          <w:tab/>
        </w:r>
        <w:r w:rsidR="00944842" w:rsidRPr="00A3586B">
          <w:rPr>
            <w:rStyle w:val="Hyperlink"/>
            <w:noProof/>
          </w:rPr>
          <w:t>GENERATION OF FUTURE DATA</w:t>
        </w:r>
        <w:r w:rsidR="00944842">
          <w:rPr>
            <w:noProof/>
            <w:webHidden/>
          </w:rPr>
          <w:tab/>
        </w:r>
        <w:r w:rsidR="00944842">
          <w:rPr>
            <w:noProof/>
            <w:webHidden/>
          </w:rPr>
          <w:fldChar w:fldCharType="begin"/>
        </w:r>
        <w:r w:rsidR="00944842">
          <w:rPr>
            <w:noProof/>
            <w:webHidden/>
          </w:rPr>
          <w:instrText xml:space="preserve"> PAGEREF _Toc465365322 \h </w:instrText>
        </w:r>
        <w:r w:rsidR="00944842">
          <w:rPr>
            <w:noProof/>
            <w:webHidden/>
          </w:rPr>
        </w:r>
        <w:r w:rsidR="00944842">
          <w:rPr>
            <w:noProof/>
            <w:webHidden/>
          </w:rPr>
          <w:fldChar w:fldCharType="separate"/>
        </w:r>
        <w:r w:rsidR="00944842">
          <w:rPr>
            <w:noProof/>
            <w:webHidden/>
          </w:rPr>
          <w:t>18</w:t>
        </w:r>
        <w:r w:rsidR="00944842">
          <w:rPr>
            <w:noProof/>
            <w:webHidden/>
          </w:rPr>
          <w:fldChar w:fldCharType="end"/>
        </w:r>
      </w:hyperlink>
    </w:p>
    <w:p w14:paraId="4E76F26F" w14:textId="77777777" w:rsidR="00944842" w:rsidRDefault="008D31F4">
      <w:pPr>
        <w:pStyle w:val="TOC3"/>
        <w:tabs>
          <w:tab w:val="right" w:leader="dot" w:pos="9016"/>
        </w:tabs>
        <w:rPr>
          <w:rFonts w:asciiTheme="minorHAnsi" w:eastAsiaTheme="minorEastAsia" w:hAnsiTheme="minorHAnsi"/>
          <w:noProof/>
          <w:sz w:val="22"/>
          <w:lang w:val="en-CA" w:eastAsia="en-CA"/>
        </w:rPr>
      </w:pPr>
      <w:hyperlink w:anchor="_Toc465365323" w:history="1">
        <w:r w:rsidR="00944842" w:rsidRPr="00A3586B">
          <w:rPr>
            <w:rStyle w:val="Hyperlink"/>
            <w:rFonts w:ascii="Times" w:hAnsi="Times"/>
            <w:noProof/>
          </w:rPr>
          <w:t>I)</w:t>
        </w:r>
        <w:r w:rsidR="00944842" w:rsidRPr="00A3586B">
          <w:rPr>
            <w:rStyle w:val="Hyperlink"/>
            <w:noProof/>
          </w:rPr>
          <w:t xml:space="preserve"> Baseline suggestions</w:t>
        </w:r>
        <w:r w:rsidR="00944842">
          <w:rPr>
            <w:noProof/>
            <w:webHidden/>
          </w:rPr>
          <w:tab/>
        </w:r>
        <w:r w:rsidR="00944842">
          <w:rPr>
            <w:noProof/>
            <w:webHidden/>
          </w:rPr>
          <w:fldChar w:fldCharType="begin"/>
        </w:r>
        <w:r w:rsidR="00944842">
          <w:rPr>
            <w:noProof/>
            <w:webHidden/>
          </w:rPr>
          <w:instrText xml:space="preserve"> PAGEREF _Toc465365323 \h </w:instrText>
        </w:r>
        <w:r w:rsidR="00944842">
          <w:rPr>
            <w:noProof/>
            <w:webHidden/>
          </w:rPr>
        </w:r>
        <w:r w:rsidR="00944842">
          <w:rPr>
            <w:noProof/>
            <w:webHidden/>
          </w:rPr>
          <w:fldChar w:fldCharType="separate"/>
        </w:r>
        <w:r w:rsidR="00944842">
          <w:rPr>
            <w:noProof/>
            <w:webHidden/>
          </w:rPr>
          <w:t>18</w:t>
        </w:r>
        <w:r w:rsidR="00944842">
          <w:rPr>
            <w:noProof/>
            <w:webHidden/>
          </w:rPr>
          <w:fldChar w:fldCharType="end"/>
        </w:r>
      </w:hyperlink>
    </w:p>
    <w:p w14:paraId="443F5C93" w14:textId="77777777" w:rsidR="00944842" w:rsidRDefault="008D31F4">
      <w:pPr>
        <w:pStyle w:val="TOC4"/>
        <w:tabs>
          <w:tab w:val="right" w:leader="dot" w:pos="9016"/>
        </w:tabs>
        <w:rPr>
          <w:rFonts w:asciiTheme="minorHAnsi" w:eastAsiaTheme="minorEastAsia" w:hAnsiTheme="minorHAnsi"/>
          <w:noProof/>
          <w:sz w:val="22"/>
          <w:lang w:val="en-CA" w:eastAsia="en-CA"/>
        </w:rPr>
      </w:pPr>
      <w:hyperlink w:anchor="_Toc465365324" w:history="1">
        <w:r w:rsidR="00944842" w:rsidRPr="00A3586B">
          <w:rPr>
            <w:rStyle w:val="Hyperlink"/>
            <w:noProof/>
          </w:rPr>
          <w:t>West</w:t>
        </w:r>
        <w:r w:rsidR="00944842">
          <w:rPr>
            <w:noProof/>
            <w:webHidden/>
          </w:rPr>
          <w:tab/>
        </w:r>
        <w:r w:rsidR="00944842">
          <w:rPr>
            <w:noProof/>
            <w:webHidden/>
          </w:rPr>
          <w:fldChar w:fldCharType="begin"/>
        </w:r>
        <w:r w:rsidR="00944842">
          <w:rPr>
            <w:noProof/>
            <w:webHidden/>
          </w:rPr>
          <w:instrText xml:space="preserve"> PAGEREF _Toc465365324 \h </w:instrText>
        </w:r>
        <w:r w:rsidR="00944842">
          <w:rPr>
            <w:noProof/>
            <w:webHidden/>
          </w:rPr>
        </w:r>
        <w:r w:rsidR="00944842">
          <w:rPr>
            <w:noProof/>
            <w:webHidden/>
          </w:rPr>
          <w:fldChar w:fldCharType="separate"/>
        </w:r>
        <w:r w:rsidR="00944842">
          <w:rPr>
            <w:noProof/>
            <w:webHidden/>
          </w:rPr>
          <w:t>18</w:t>
        </w:r>
        <w:r w:rsidR="00944842">
          <w:rPr>
            <w:noProof/>
            <w:webHidden/>
          </w:rPr>
          <w:fldChar w:fldCharType="end"/>
        </w:r>
      </w:hyperlink>
    </w:p>
    <w:p w14:paraId="4DCF3B7C" w14:textId="77777777" w:rsidR="00944842" w:rsidRDefault="008D31F4">
      <w:pPr>
        <w:pStyle w:val="TOC4"/>
        <w:tabs>
          <w:tab w:val="right" w:leader="dot" w:pos="9016"/>
        </w:tabs>
        <w:rPr>
          <w:rFonts w:asciiTheme="minorHAnsi" w:eastAsiaTheme="minorEastAsia" w:hAnsiTheme="minorHAnsi"/>
          <w:noProof/>
          <w:sz w:val="22"/>
          <w:lang w:val="en-CA" w:eastAsia="en-CA"/>
        </w:rPr>
      </w:pPr>
      <w:hyperlink w:anchor="_Toc465365325" w:history="1">
        <w:r w:rsidR="00944842" w:rsidRPr="00A3586B">
          <w:rPr>
            <w:rStyle w:val="Hyperlink"/>
            <w:noProof/>
          </w:rPr>
          <w:t>East+Med</w:t>
        </w:r>
        <w:r w:rsidR="00944842">
          <w:rPr>
            <w:noProof/>
            <w:webHidden/>
          </w:rPr>
          <w:tab/>
        </w:r>
        <w:r w:rsidR="00944842">
          <w:rPr>
            <w:noProof/>
            <w:webHidden/>
          </w:rPr>
          <w:fldChar w:fldCharType="begin"/>
        </w:r>
        <w:r w:rsidR="00944842">
          <w:rPr>
            <w:noProof/>
            <w:webHidden/>
          </w:rPr>
          <w:instrText xml:space="preserve"> PAGEREF _Toc465365325 \h </w:instrText>
        </w:r>
        <w:r w:rsidR="00944842">
          <w:rPr>
            <w:noProof/>
            <w:webHidden/>
          </w:rPr>
        </w:r>
        <w:r w:rsidR="00944842">
          <w:rPr>
            <w:noProof/>
            <w:webHidden/>
          </w:rPr>
          <w:fldChar w:fldCharType="separate"/>
        </w:r>
        <w:r w:rsidR="00944842">
          <w:rPr>
            <w:noProof/>
            <w:webHidden/>
          </w:rPr>
          <w:t>18</w:t>
        </w:r>
        <w:r w:rsidR="00944842">
          <w:rPr>
            <w:noProof/>
            <w:webHidden/>
          </w:rPr>
          <w:fldChar w:fldCharType="end"/>
        </w:r>
      </w:hyperlink>
    </w:p>
    <w:p w14:paraId="2229D3D9" w14:textId="77777777" w:rsidR="00944842" w:rsidRDefault="008D31F4">
      <w:pPr>
        <w:pStyle w:val="TOC3"/>
        <w:tabs>
          <w:tab w:val="right" w:leader="dot" w:pos="9016"/>
        </w:tabs>
        <w:rPr>
          <w:rFonts w:asciiTheme="minorHAnsi" w:eastAsiaTheme="minorEastAsia" w:hAnsiTheme="minorHAnsi"/>
          <w:noProof/>
          <w:sz w:val="22"/>
          <w:lang w:val="en-CA" w:eastAsia="en-CA"/>
        </w:rPr>
      </w:pPr>
      <w:hyperlink w:anchor="_Toc465365326" w:history="1">
        <w:r w:rsidR="00944842" w:rsidRPr="00A3586B">
          <w:rPr>
            <w:rStyle w:val="Hyperlink"/>
            <w:rFonts w:ascii="Times" w:hAnsi="Times"/>
            <w:noProof/>
          </w:rPr>
          <w:t>II)</w:t>
        </w:r>
        <w:r w:rsidR="00944842" w:rsidRPr="00A3586B">
          <w:rPr>
            <w:rStyle w:val="Hyperlink"/>
            <w:noProof/>
          </w:rPr>
          <w:t xml:space="preserve"> Alternative options</w:t>
        </w:r>
        <w:r w:rsidR="00944842">
          <w:rPr>
            <w:noProof/>
            <w:webHidden/>
          </w:rPr>
          <w:tab/>
        </w:r>
        <w:r w:rsidR="00944842">
          <w:rPr>
            <w:noProof/>
            <w:webHidden/>
          </w:rPr>
          <w:fldChar w:fldCharType="begin"/>
        </w:r>
        <w:r w:rsidR="00944842">
          <w:rPr>
            <w:noProof/>
            <w:webHidden/>
          </w:rPr>
          <w:instrText xml:space="preserve"> PAGEREF _Toc465365326 \h </w:instrText>
        </w:r>
        <w:r w:rsidR="00944842">
          <w:rPr>
            <w:noProof/>
            <w:webHidden/>
          </w:rPr>
        </w:r>
        <w:r w:rsidR="00944842">
          <w:rPr>
            <w:noProof/>
            <w:webHidden/>
          </w:rPr>
          <w:fldChar w:fldCharType="separate"/>
        </w:r>
        <w:r w:rsidR="00944842">
          <w:rPr>
            <w:noProof/>
            <w:webHidden/>
          </w:rPr>
          <w:t>18</w:t>
        </w:r>
        <w:r w:rsidR="00944842">
          <w:rPr>
            <w:noProof/>
            <w:webHidden/>
          </w:rPr>
          <w:fldChar w:fldCharType="end"/>
        </w:r>
      </w:hyperlink>
    </w:p>
    <w:p w14:paraId="39B0F078" w14:textId="77777777" w:rsidR="00944842" w:rsidRDefault="008D31F4">
      <w:pPr>
        <w:pStyle w:val="TOC3"/>
        <w:tabs>
          <w:tab w:val="right" w:leader="dot" w:pos="9016"/>
        </w:tabs>
        <w:rPr>
          <w:rFonts w:asciiTheme="minorHAnsi" w:eastAsiaTheme="minorEastAsia" w:hAnsiTheme="minorHAnsi"/>
          <w:noProof/>
          <w:sz w:val="22"/>
          <w:lang w:val="en-CA" w:eastAsia="en-CA"/>
        </w:rPr>
      </w:pPr>
      <w:hyperlink w:anchor="_Toc465365327" w:history="1">
        <w:r w:rsidR="00944842" w:rsidRPr="00A3586B">
          <w:rPr>
            <w:rStyle w:val="Hyperlink"/>
            <w:rFonts w:ascii="Times" w:hAnsi="Times"/>
            <w:noProof/>
          </w:rPr>
          <w:t>III)</w:t>
        </w:r>
        <w:r w:rsidR="00944842" w:rsidRPr="00A3586B">
          <w:rPr>
            <w:rStyle w:val="Hyperlink"/>
            <w:noProof/>
          </w:rPr>
          <w:t xml:space="preserve"> Relationships with abundance</w:t>
        </w:r>
        <w:r w:rsidR="00944842">
          <w:rPr>
            <w:noProof/>
            <w:webHidden/>
          </w:rPr>
          <w:tab/>
        </w:r>
        <w:r w:rsidR="00944842">
          <w:rPr>
            <w:noProof/>
            <w:webHidden/>
          </w:rPr>
          <w:fldChar w:fldCharType="begin"/>
        </w:r>
        <w:r w:rsidR="00944842">
          <w:rPr>
            <w:noProof/>
            <w:webHidden/>
          </w:rPr>
          <w:instrText xml:space="preserve"> PAGEREF _Toc465365327 \h </w:instrText>
        </w:r>
        <w:r w:rsidR="00944842">
          <w:rPr>
            <w:noProof/>
            <w:webHidden/>
          </w:rPr>
        </w:r>
        <w:r w:rsidR="00944842">
          <w:rPr>
            <w:noProof/>
            <w:webHidden/>
          </w:rPr>
          <w:fldChar w:fldCharType="separate"/>
        </w:r>
        <w:r w:rsidR="00944842">
          <w:rPr>
            <w:noProof/>
            <w:webHidden/>
          </w:rPr>
          <w:t>19</w:t>
        </w:r>
        <w:r w:rsidR="00944842">
          <w:rPr>
            <w:noProof/>
            <w:webHidden/>
          </w:rPr>
          <w:fldChar w:fldCharType="end"/>
        </w:r>
      </w:hyperlink>
    </w:p>
    <w:p w14:paraId="5405EDC1" w14:textId="77777777" w:rsidR="00944842" w:rsidRDefault="008D31F4">
      <w:pPr>
        <w:pStyle w:val="TOC3"/>
        <w:tabs>
          <w:tab w:val="right" w:leader="dot" w:pos="9016"/>
        </w:tabs>
        <w:rPr>
          <w:rFonts w:asciiTheme="minorHAnsi" w:eastAsiaTheme="minorEastAsia" w:hAnsiTheme="minorHAnsi"/>
          <w:noProof/>
          <w:sz w:val="22"/>
          <w:lang w:val="en-CA" w:eastAsia="en-CA"/>
        </w:rPr>
      </w:pPr>
      <w:hyperlink w:anchor="_Toc465365328" w:history="1">
        <w:r w:rsidR="00944842" w:rsidRPr="00A3586B">
          <w:rPr>
            <w:rStyle w:val="Hyperlink"/>
            <w:rFonts w:ascii="Times" w:hAnsi="Times"/>
            <w:noProof/>
          </w:rPr>
          <w:t>IV)</w:t>
        </w:r>
        <w:r w:rsidR="00944842" w:rsidRPr="00A3586B">
          <w:rPr>
            <w:rStyle w:val="Hyperlink"/>
            <w:noProof/>
          </w:rPr>
          <w:t xml:space="preserve"> Statistical properties</w:t>
        </w:r>
        <w:r w:rsidR="00944842">
          <w:rPr>
            <w:noProof/>
            <w:webHidden/>
          </w:rPr>
          <w:tab/>
        </w:r>
        <w:r w:rsidR="00944842">
          <w:rPr>
            <w:noProof/>
            <w:webHidden/>
          </w:rPr>
          <w:fldChar w:fldCharType="begin"/>
        </w:r>
        <w:r w:rsidR="00944842">
          <w:rPr>
            <w:noProof/>
            <w:webHidden/>
          </w:rPr>
          <w:instrText xml:space="preserve"> PAGEREF _Toc465365328 \h </w:instrText>
        </w:r>
        <w:r w:rsidR="00944842">
          <w:rPr>
            <w:noProof/>
            <w:webHidden/>
          </w:rPr>
        </w:r>
        <w:r w:rsidR="00944842">
          <w:rPr>
            <w:noProof/>
            <w:webHidden/>
          </w:rPr>
          <w:fldChar w:fldCharType="separate"/>
        </w:r>
        <w:r w:rsidR="00944842">
          <w:rPr>
            <w:noProof/>
            <w:webHidden/>
          </w:rPr>
          <w:t>19</w:t>
        </w:r>
        <w:r w:rsidR="00944842">
          <w:rPr>
            <w:noProof/>
            <w:webHidden/>
          </w:rPr>
          <w:fldChar w:fldCharType="end"/>
        </w:r>
      </w:hyperlink>
    </w:p>
    <w:p w14:paraId="027EEDDE" w14:textId="77777777" w:rsidR="00944842" w:rsidRDefault="008D31F4">
      <w:pPr>
        <w:pStyle w:val="TOC4"/>
        <w:tabs>
          <w:tab w:val="right" w:leader="dot" w:pos="9016"/>
        </w:tabs>
        <w:rPr>
          <w:rFonts w:asciiTheme="minorHAnsi" w:eastAsiaTheme="minorEastAsia" w:hAnsiTheme="minorHAnsi"/>
          <w:noProof/>
          <w:sz w:val="22"/>
          <w:lang w:val="en-CA" w:eastAsia="en-CA"/>
        </w:rPr>
      </w:pPr>
      <w:hyperlink w:anchor="_Toc465365329" w:history="1">
        <w:r w:rsidR="00944842" w:rsidRPr="00A3586B">
          <w:rPr>
            <w:rStyle w:val="Hyperlink"/>
            <w:noProof/>
          </w:rPr>
          <w:t>Baseline</w:t>
        </w:r>
        <w:r w:rsidR="00944842">
          <w:rPr>
            <w:noProof/>
            <w:webHidden/>
          </w:rPr>
          <w:tab/>
        </w:r>
        <w:r w:rsidR="00944842">
          <w:rPr>
            <w:noProof/>
            <w:webHidden/>
          </w:rPr>
          <w:fldChar w:fldCharType="begin"/>
        </w:r>
        <w:r w:rsidR="00944842">
          <w:rPr>
            <w:noProof/>
            <w:webHidden/>
          </w:rPr>
          <w:instrText xml:space="preserve"> PAGEREF _Toc465365329 \h </w:instrText>
        </w:r>
        <w:r w:rsidR="00944842">
          <w:rPr>
            <w:noProof/>
            <w:webHidden/>
          </w:rPr>
        </w:r>
        <w:r w:rsidR="00944842">
          <w:rPr>
            <w:noProof/>
            <w:webHidden/>
          </w:rPr>
          <w:fldChar w:fldCharType="separate"/>
        </w:r>
        <w:r w:rsidR="00944842">
          <w:rPr>
            <w:noProof/>
            <w:webHidden/>
          </w:rPr>
          <w:t>19</w:t>
        </w:r>
        <w:r w:rsidR="00944842">
          <w:rPr>
            <w:noProof/>
            <w:webHidden/>
          </w:rPr>
          <w:fldChar w:fldCharType="end"/>
        </w:r>
      </w:hyperlink>
    </w:p>
    <w:p w14:paraId="5A780E93" w14:textId="77777777" w:rsidR="00944842" w:rsidRDefault="008D31F4">
      <w:pPr>
        <w:pStyle w:val="TOC4"/>
        <w:tabs>
          <w:tab w:val="right" w:leader="dot" w:pos="9016"/>
        </w:tabs>
        <w:rPr>
          <w:rFonts w:asciiTheme="minorHAnsi" w:eastAsiaTheme="minorEastAsia" w:hAnsiTheme="minorHAnsi"/>
          <w:noProof/>
          <w:sz w:val="22"/>
          <w:lang w:val="en-CA" w:eastAsia="en-CA"/>
        </w:rPr>
      </w:pPr>
      <w:hyperlink w:anchor="_Toc465365330" w:history="1">
        <w:r w:rsidR="00944842" w:rsidRPr="00A3586B">
          <w:rPr>
            <w:rStyle w:val="Hyperlink"/>
            <w:noProof/>
          </w:rPr>
          <w:t>Alternative options</w:t>
        </w:r>
        <w:r w:rsidR="00944842">
          <w:rPr>
            <w:noProof/>
            <w:webHidden/>
          </w:rPr>
          <w:tab/>
        </w:r>
        <w:r w:rsidR="00944842">
          <w:rPr>
            <w:noProof/>
            <w:webHidden/>
          </w:rPr>
          <w:fldChar w:fldCharType="begin"/>
        </w:r>
        <w:r w:rsidR="00944842">
          <w:rPr>
            <w:noProof/>
            <w:webHidden/>
          </w:rPr>
          <w:instrText xml:space="preserve"> PAGEREF _Toc465365330 \h </w:instrText>
        </w:r>
        <w:r w:rsidR="00944842">
          <w:rPr>
            <w:noProof/>
            <w:webHidden/>
          </w:rPr>
        </w:r>
        <w:r w:rsidR="00944842">
          <w:rPr>
            <w:noProof/>
            <w:webHidden/>
          </w:rPr>
          <w:fldChar w:fldCharType="separate"/>
        </w:r>
        <w:r w:rsidR="00944842">
          <w:rPr>
            <w:noProof/>
            <w:webHidden/>
          </w:rPr>
          <w:t>19</w:t>
        </w:r>
        <w:r w:rsidR="00944842">
          <w:rPr>
            <w:noProof/>
            <w:webHidden/>
          </w:rPr>
          <w:fldChar w:fldCharType="end"/>
        </w:r>
      </w:hyperlink>
    </w:p>
    <w:p w14:paraId="4AD40EB2" w14:textId="77777777" w:rsidR="00944842" w:rsidRDefault="008D31F4">
      <w:pPr>
        <w:pStyle w:val="TOC5"/>
        <w:tabs>
          <w:tab w:val="right" w:leader="dot" w:pos="9016"/>
        </w:tabs>
        <w:rPr>
          <w:rFonts w:asciiTheme="minorHAnsi" w:eastAsiaTheme="minorEastAsia" w:hAnsiTheme="minorHAnsi"/>
          <w:noProof/>
          <w:sz w:val="22"/>
          <w:lang w:val="en-CA" w:eastAsia="en-CA"/>
        </w:rPr>
      </w:pPr>
      <w:hyperlink w:anchor="_Toc465365331" w:history="1">
        <w:r w:rsidR="00944842" w:rsidRPr="00A3586B">
          <w:rPr>
            <w:rStyle w:val="Hyperlink"/>
            <w:noProof/>
          </w:rPr>
          <w:t>Other aspects</w:t>
        </w:r>
        <w:r w:rsidR="00944842">
          <w:rPr>
            <w:noProof/>
            <w:webHidden/>
          </w:rPr>
          <w:tab/>
        </w:r>
        <w:r w:rsidR="00944842">
          <w:rPr>
            <w:noProof/>
            <w:webHidden/>
          </w:rPr>
          <w:fldChar w:fldCharType="begin"/>
        </w:r>
        <w:r w:rsidR="00944842">
          <w:rPr>
            <w:noProof/>
            <w:webHidden/>
          </w:rPr>
          <w:instrText xml:space="preserve"> PAGEREF _Toc465365331 \h </w:instrText>
        </w:r>
        <w:r w:rsidR="00944842">
          <w:rPr>
            <w:noProof/>
            <w:webHidden/>
          </w:rPr>
        </w:r>
        <w:r w:rsidR="00944842">
          <w:rPr>
            <w:noProof/>
            <w:webHidden/>
          </w:rPr>
          <w:fldChar w:fldCharType="separate"/>
        </w:r>
        <w:r w:rsidR="00944842">
          <w:rPr>
            <w:noProof/>
            <w:webHidden/>
          </w:rPr>
          <w:t>19</w:t>
        </w:r>
        <w:r w:rsidR="00944842">
          <w:rPr>
            <w:noProof/>
            <w:webHidden/>
          </w:rPr>
          <w:fldChar w:fldCharType="end"/>
        </w:r>
      </w:hyperlink>
    </w:p>
    <w:p w14:paraId="4444A5B8" w14:textId="77777777" w:rsidR="00944842" w:rsidRDefault="008D31F4">
      <w:pPr>
        <w:pStyle w:val="TOC1"/>
        <w:tabs>
          <w:tab w:val="right" w:leader="dot" w:pos="9016"/>
        </w:tabs>
        <w:rPr>
          <w:rFonts w:asciiTheme="minorHAnsi" w:eastAsiaTheme="minorEastAsia" w:hAnsiTheme="minorHAnsi"/>
          <w:noProof/>
          <w:sz w:val="22"/>
          <w:lang w:val="en-CA" w:eastAsia="en-CA"/>
        </w:rPr>
      </w:pPr>
      <w:hyperlink w:anchor="_Toc465365332" w:history="1">
        <w:r w:rsidR="00944842" w:rsidRPr="00A3586B">
          <w:rPr>
            <w:rStyle w:val="Hyperlink"/>
            <w:rFonts w:ascii="Times" w:hAnsi="Times"/>
            <w:noProof/>
          </w:rPr>
          <w:t>8.</w:t>
        </w:r>
        <w:r w:rsidR="00944842">
          <w:rPr>
            <w:rFonts w:asciiTheme="minorHAnsi" w:eastAsiaTheme="minorEastAsia" w:hAnsiTheme="minorHAnsi"/>
            <w:noProof/>
            <w:sz w:val="22"/>
            <w:lang w:val="en-CA" w:eastAsia="en-CA"/>
          </w:rPr>
          <w:tab/>
        </w:r>
        <w:r w:rsidR="00944842" w:rsidRPr="00A3586B">
          <w:rPr>
            <w:rStyle w:val="Hyperlink"/>
            <w:noProof/>
          </w:rPr>
          <w:t>PARAMETERS AND CONDITIONING</w:t>
        </w:r>
        <w:r w:rsidR="00944842">
          <w:rPr>
            <w:noProof/>
            <w:webHidden/>
          </w:rPr>
          <w:tab/>
        </w:r>
        <w:r w:rsidR="00944842">
          <w:rPr>
            <w:noProof/>
            <w:webHidden/>
          </w:rPr>
          <w:fldChar w:fldCharType="begin"/>
        </w:r>
        <w:r w:rsidR="00944842">
          <w:rPr>
            <w:noProof/>
            <w:webHidden/>
          </w:rPr>
          <w:instrText xml:space="preserve"> PAGEREF _Toc465365332 \h </w:instrText>
        </w:r>
        <w:r w:rsidR="00944842">
          <w:rPr>
            <w:noProof/>
            <w:webHidden/>
          </w:rPr>
        </w:r>
        <w:r w:rsidR="00944842">
          <w:rPr>
            <w:noProof/>
            <w:webHidden/>
          </w:rPr>
          <w:fldChar w:fldCharType="separate"/>
        </w:r>
        <w:r w:rsidR="00944842">
          <w:rPr>
            <w:noProof/>
            <w:webHidden/>
          </w:rPr>
          <w:t>21</w:t>
        </w:r>
        <w:r w:rsidR="00944842">
          <w:rPr>
            <w:noProof/>
            <w:webHidden/>
          </w:rPr>
          <w:fldChar w:fldCharType="end"/>
        </w:r>
      </w:hyperlink>
    </w:p>
    <w:p w14:paraId="189662A1" w14:textId="77777777" w:rsidR="00944842" w:rsidRDefault="008D31F4">
      <w:pPr>
        <w:pStyle w:val="TOC3"/>
        <w:tabs>
          <w:tab w:val="right" w:leader="dot" w:pos="9016"/>
        </w:tabs>
        <w:rPr>
          <w:rFonts w:asciiTheme="minorHAnsi" w:eastAsiaTheme="minorEastAsia" w:hAnsiTheme="minorHAnsi"/>
          <w:noProof/>
          <w:sz w:val="22"/>
          <w:lang w:val="en-CA" w:eastAsia="en-CA"/>
        </w:rPr>
      </w:pPr>
      <w:hyperlink w:anchor="_Toc465365333" w:history="1">
        <w:r w:rsidR="00944842" w:rsidRPr="00A3586B">
          <w:rPr>
            <w:rStyle w:val="Hyperlink"/>
            <w:rFonts w:ascii="Times" w:hAnsi="Times"/>
            <w:noProof/>
          </w:rPr>
          <w:t>I)</w:t>
        </w:r>
        <w:r w:rsidR="00944842" w:rsidRPr="00A3586B">
          <w:rPr>
            <w:rStyle w:val="Hyperlink"/>
            <w:noProof/>
          </w:rPr>
          <w:t xml:space="preserve"> Fixed parameters</w:t>
        </w:r>
        <w:r w:rsidR="00944842">
          <w:rPr>
            <w:noProof/>
            <w:webHidden/>
          </w:rPr>
          <w:tab/>
        </w:r>
        <w:r w:rsidR="00944842">
          <w:rPr>
            <w:noProof/>
            <w:webHidden/>
          </w:rPr>
          <w:fldChar w:fldCharType="begin"/>
        </w:r>
        <w:r w:rsidR="00944842">
          <w:rPr>
            <w:noProof/>
            <w:webHidden/>
          </w:rPr>
          <w:instrText xml:space="preserve"> PAGEREF _Toc465365333 \h </w:instrText>
        </w:r>
        <w:r w:rsidR="00944842">
          <w:rPr>
            <w:noProof/>
            <w:webHidden/>
          </w:rPr>
        </w:r>
        <w:r w:rsidR="00944842">
          <w:rPr>
            <w:noProof/>
            <w:webHidden/>
          </w:rPr>
          <w:fldChar w:fldCharType="separate"/>
        </w:r>
        <w:r w:rsidR="00944842">
          <w:rPr>
            <w:noProof/>
            <w:webHidden/>
          </w:rPr>
          <w:t>21</w:t>
        </w:r>
        <w:r w:rsidR="00944842">
          <w:rPr>
            <w:noProof/>
            <w:webHidden/>
          </w:rPr>
          <w:fldChar w:fldCharType="end"/>
        </w:r>
      </w:hyperlink>
    </w:p>
    <w:p w14:paraId="5C528BB6" w14:textId="77777777" w:rsidR="00944842" w:rsidRDefault="008D31F4">
      <w:pPr>
        <w:pStyle w:val="TOC3"/>
        <w:tabs>
          <w:tab w:val="right" w:leader="dot" w:pos="9016"/>
        </w:tabs>
        <w:rPr>
          <w:rFonts w:asciiTheme="minorHAnsi" w:eastAsiaTheme="minorEastAsia" w:hAnsiTheme="minorHAnsi"/>
          <w:noProof/>
          <w:sz w:val="22"/>
          <w:lang w:val="en-CA" w:eastAsia="en-CA"/>
        </w:rPr>
      </w:pPr>
      <w:hyperlink w:anchor="_Toc465365334" w:history="1">
        <w:r w:rsidR="00944842" w:rsidRPr="00A3586B">
          <w:rPr>
            <w:rStyle w:val="Hyperlink"/>
            <w:rFonts w:ascii="Times" w:hAnsi="Times"/>
            <w:noProof/>
          </w:rPr>
          <w:t>II)</w:t>
        </w:r>
        <w:r w:rsidR="00944842" w:rsidRPr="00A3586B">
          <w:rPr>
            <w:rStyle w:val="Hyperlink"/>
            <w:noProof/>
          </w:rPr>
          <w:t xml:space="preserve"> Estimated parameters</w:t>
        </w:r>
        <w:r w:rsidR="00944842">
          <w:rPr>
            <w:noProof/>
            <w:webHidden/>
          </w:rPr>
          <w:tab/>
        </w:r>
        <w:r w:rsidR="00944842">
          <w:rPr>
            <w:noProof/>
            <w:webHidden/>
          </w:rPr>
          <w:fldChar w:fldCharType="begin"/>
        </w:r>
        <w:r w:rsidR="00944842">
          <w:rPr>
            <w:noProof/>
            <w:webHidden/>
          </w:rPr>
          <w:instrText xml:space="preserve"> PAGEREF _Toc465365334 \h </w:instrText>
        </w:r>
        <w:r w:rsidR="00944842">
          <w:rPr>
            <w:noProof/>
            <w:webHidden/>
          </w:rPr>
        </w:r>
        <w:r w:rsidR="00944842">
          <w:rPr>
            <w:noProof/>
            <w:webHidden/>
          </w:rPr>
          <w:fldChar w:fldCharType="separate"/>
        </w:r>
        <w:r w:rsidR="00944842">
          <w:rPr>
            <w:noProof/>
            <w:webHidden/>
          </w:rPr>
          <w:t>21</w:t>
        </w:r>
        <w:r w:rsidR="00944842">
          <w:rPr>
            <w:noProof/>
            <w:webHidden/>
          </w:rPr>
          <w:fldChar w:fldCharType="end"/>
        </w:r>
      </w:hyperlink>
    </w:p>
    <w:p w14:paraId="65C69B0F" w14:textId="77777777" w:rsidR="00944842" w:rsidRDefault="008D31F4">
      <w:pPr>
        <w:pStyle w:val="TOC3"/>
        <w:tabs>
          <w:tab w:val="right" w:leader="dot" w:pos="9016"/>
        </w:tabs>
        <w:rPr>
          <w:rFonts w:asciiTheme="minorHAnsi" w:eastAsiaTheme="minorEastAsia" w:hAnsiTheme="minorHAnsi"/>
          <w:noProof/>
          <w:sz w:val="22"/>
          <w:lang w:val="en-CA" w:eastAsia="en-CA"/>
        </w:rPr>
      </w:pPr>
      <w:hyperlink w:anchor="_Toc465365335" w:history="1">
        <w:r w:rsidR="00944842" w:rsidRPr="00A3586B">
          <w:rPr>
            <w:rStyle w:val="Hyperlink"/>
            <w:rFonts w:ascii="Times" w:hAnsi="Times"/>
            <w:noProof/>
          </w:rPr>
          <w:t>III)</w:t>
        </w:r>
        <w:r w:rsidR="00944842" w:rsidRPr="00A3586B">
          <w:rPr>
            <w:rStyle w:val="Hyperlink"/>
            <w:noProof/>
          </w:rPr>
          <w:t xml:space="preserve"> Model predictions to compare with past data and likelihood functions</w:t>
        </w:r>
        <w:r w:rsidR="00944842">
          <w:rPr>
            <w:noProof/>
            <w:webHidden/>
          </w:rPr>
          <w:tab/>
        </w:r>
        <w:r w:rsidR="00944842">
          <w:rPr>
            <w:noProof/>
            <w:webHidden/>
          </w:rPr>
          <w:fldChar w:fldCharType="begin"/>
        </w:r>
        <w:r w:rsidR="00944842">
          <w:rPr>
            <w:noProof/>
            <w:webHidden/>
          </w:rPr>
          <w:instrText xml:space="preserve"> PAGEREF _Toc465365335 \h </w:instrText>
        </w:r>
        <w:r w:rsidR="00944842">
          <w:rPr>
            <w:noProof/>
            <w:webHidden/>
          </w:rPr>
        </w:r>
        <w:r w:rsidR="00944842">
          <w:rPr>
            <w:noProof/>
            <w:webHidden/>
          </w:rPr>
          <w:fldChar w:fldCharType="separate"/>
        </w:r>
        <w:r w:rsidR="00944842">
          <w:rPr>
            <w:noProof/>
            <w:webHidden/>
          </w:rPr>
          <w:t>22</w:t>
        </w:r>
        <w:r w:rsidR="00944842">
          <w:rPr>
            <w:noProof/>
            <w:webHidden/>
          </w:rPr>
          <w:fldChar w:fldCharType="end"/>
        </w:r>
      </w:hyperlink>
    </w:p>
    <w:p w14:paraId="0F377567" w14:textId="77777777" w:rsidR="00944842" w:rsidRDefault="008D31F4">
      <w:pPr>
        <w:pStyle w:val="TOC3"/>
        <w:tabs>
          <w:tab w:val="right" w:leader="dot" w:pos="9016"/>
        </w:tabs>
        <w:rPr>
          <w:rFonts w:asciiTheme="minorHAnsi" w:eastAsiaTheme="minorEastAsia" w:hAnsiTheme="minorHAnsi"/>
          <w:noProof/>
          <w:sz w:val="22"/>
          <w:lang w:val="en-CA" w:eastAsia="en-CA"/>
        </w:rPr>
      </w:pPr>
      <w:hyperlink w:anchor="_Toc465365336" w:history="1">
        <w:r w:rsidR="00944842" w:rsidRPr="00A3586B">
          <w:rPr>
            <w:rStyle w:val="Hyperlink"/>
            <w:rFonts w:ascii="Times" w:hAnsi="Times"/>
            <w:noProof/>
          </w:rPr>
          <w:t>IV)</w:t>
        </w:r>
        <w:r w:rsidR="00944842" w:rsidRPr="00A3586B">
          <w:rPr>
            <w:rStyle w:val="Hyperlink"/>
            <w:noProof/>
          </w:rPr>
          <w:t xml:space="preserve"> Characterising uncertainty</w:t>
        </w:r>
        <w:r w:rsidR="00944842">
          <w:rPr>
            <w:noProof/>
            <w:webHidden/>
          </w:rPr>
          <w:tab/>
        </w:r>
        <w:r w:rsidR="00944842">
          <w:rPr>
            <w:noProof/>
            <w:webHidden/>
          </w:rPr>
          <w:fldChar w:fldCharType="begin"/>
        </w:r>
        <w:r w:rsidR="00944842">
          <w:rPr>
            <w:noProof/>
            <w:webHidden/>
          </w:rPr>
          <w:instrText xml:space="preserve"> PAGEREF _Toc465365336 \h </w:instrText>
        </w:r>
        <w:r w:rsidR="00944842">
          <w:rPr>
            <w:noProof/>
            <w:webHidden/>
          </w:rPr>
        </w:r>
        <w:r w:rsidR="00944842">
          <w:rPr>
            <w:noProof/>
            <w:webHidden/>
          </w:rPr>
          <w:fldChar w:fldCharType="separate"/>
        </w:r>
        <w:r w:rsidR="00944842">
          <w:rPr>
            <w:noProof/>
            <w:webHidden/>
          </w:rPr>
          <w:t>25</w:t>
        </w:r>
        <w:r w:rsidR="00944842">
          <w:rPr>
            <w:noProof/>
            <w:webHidden/>
          </w:rPr>
          <w:fldChar w:fldCharType="end"/>
        </w:r>
      </w:hyperlink>
    </w:p>
    <w:p w14:paraId="5D9FB9EC" w14:textId="77777777" w:rsidR="00944842" w:rsidRDefault="008D31F4">
      <w:pPr>
        <w:pStyle w:val="TOC4"/>
        <w:tabs>
          <w:tab w:val="right" w:leader="dot" w:pos="9016"/>
        </w:tabs>
        <w:rPr>
          <w:rFonts w:asciiTheme="minorHAnsi" w:eastAsiaTheme="minorEastAsia" w:hAnsiTheme="minorHAnsi"/>
          <w:noProof/>
          <w:sz w:val="22"/>
          <w:lang w:val="en-CA" w:eastAsia="en-CA"/>
        </w:rPr>
      </w:pPr>
      <w:hyperlink w:anchor="_Toc465365337" w:history="1">
        <w:r w:rsidR="00944842" w:rsidRPr="00A3586B">
          <w:rPr>
            <w:rStyle w:val="Hyperlink"/>
            <w:noProof/>
          </w:rPr>
          <w:t>Baseline</w:t>
        </w:r>
        <w:r w:rsidR="00944842">
          <w:rPr>
            <w:noProof/>
            <w:webHidden/>
          </w:rPr>
          <w:tab/>
        </w:r>
        <w:r w:rsidR="00944842">
          <w:rPr>
            <w:noProof/>
            <w:webHidden/>
          </w:rPr>
          <w:fldChar w:fldCharType="begin"/>
        </w:r>
        <w:r w:rsidR="00944842">
          <w:rPr>
            <w:noProof/>
            <w:webHidden/>
          </w:rPr>
          <w:instrText xml:space="preserve"> PAGEREF _Toc465365337 \h </w:instrText>
        </w:r>
        <w:r w:rsidR="00944842">
          <w:rPr>
            <w:noProof/>
            <w:webHidden/>
          </w:rPr>
        </w:r>
        <w:r w:rsidR="00944842">
          <w:rPr>
            <w:noProof/>
            <w:webHidden/>
          </w:rPr>
          <w:fldChar w:fldCharType="separate"/>
        </w:r>
        <w:r w:rsidR="00944842">
          <w:rPr>
            <w:noProof/>
            <w:webHidden/>
          </w:rPr>
          <w:t>25</w:t>
        </w:r>
        <w:r w:rsidR="00944842">
          <w:rPr>
            <w:noProof/>
            <w:webHidden/>
          </w:rPr>
          <w:fldChar w:fldCharType="end"/>
        </w:r>
      </w:hyperlink>
    </w:p>
    <w:p w14:paraId="53AC73D7" w14:textId="77777777" w:rsidR="00944842" w:rsidRDefault="008D31F4">
      <w:pPr>
        <w:pStyle w:val="TOC4"/>
        <w:tabs>
          <w:tab w:val="right" w:leader="dot" w:pos="9016"/>
        </w:tabs>
        <w:rPr>
          <w:rFonts w:asciiTheme="minorHAnsi" w:eastAsiaTheme="minorEastAsia" w:hAnsiTheme="minorHAnsi"/>
          <w:noProof/>
          <w:sz w:val="22"/>
          <w:lang w:val="en-CA" w:eastAsia="en-CA"/>
        </w:rPr>
      </w:pPr>
      <w:hyperlink w:anchor="_Toc465365338" w:history="1">
        <w:r w:rsidR="00944842" w:rsidRPr="00A3586B">
          <w:rPr>
            <w:rStyle w:val="Hyperlink"/>
            <w:noProof/>
          </w:rPr>
          <w:t>Alternative options</w:t>
        </w:r>
        <w:r w:rsidR="00944842">
          <w:rPr>
            <w:noProof/>
            <w:webHidden/>
          </w:rPr>
          <w:tab/>
        </w:r>
        <w:r w:rsidR="00944842">
          <w:rPr>
            <w:noProof/>
            <w:webHidden/>
          </w:rPr>
          <w:fldChar w:fldCharType="begin"/>
        </w:r>
        <w:r w:rsidR="00944842">
          <w:rPr>
            <w:noProof/>
            <w:webHidden/>
          </w:rPr>
          <w:instrText xml:space="preserve"> PAGEREF _Toc465365338 \h </w:instrText>
        </w:r>
        <w:r w:rsidR="00944842">
          <w:rPr>
            <w:noProof/>
            <w:webHidden/>
          </w:rPr>
        </w:r>
        <w:r w:rsidR="00944842">
          <w:rPr>
            <w:noProof/>
            <w:webHidden/>
          </w:rPr>
          <w:fldChar w:fldCharType="separate"/>
        </w:r>
        <w:r w:rsidR="00944842">
          <w:rPr>
            <w:noProof/>
            <w:webHidden/>
          </w:rPr>
          <w:t>25</w:t>
        </w:r>
        <w:r w:rsidR="00944842">
          <w:rPr>
            <w:noProof/>
            <w:webHidden/>
          </w:rPr>
          <w:fldChar w:fldCharType="end"/>
        </w:r>
      </w:hyperlink>
    </w:p>
    <w:p w14:paraId="19E4E888" w14:textId="77777777" w:rsidR="00944842" w:rsidRDefault="008D31F4">
      <w:pPr>
        <w:pStyle w:val="TOC1"/>
        <w:tabs>
          <w:tab w:val="right" w:leader="dot" w:pos="9016"/>
        </w:tabs>
        <w:rPr>
          <w:rFonts w:asciiTheme="minorHAnsi" w:eastAsiaTheme="minorEastAsia" w:hAnsiTheme="minorHAnsi"/>
          <w:noProof/>
          <w:sz w:val="22"/>
          <w:lang w:val="en-CA" w:eastAsia="en-CA"/>
        </w:rPr>
      </w:pPr>
      <w:hyperlink w:anchor="_Toc465365339" w:history="1">
        <w:r w:rsidR="00944842" w:rsidRPr="00A3586B">
          <w:rPr>
            <w:rStyle w:val="Hyperlink"/>
            <w:rFonts w:ascii="Times" w:hAnsi="Times"/>
            <w:noProof/>
          </w:rPr>
          <w:t>9.</w:t>
        </w:r>
        <w:r w:rsidR="00944842">
          <w:rPr>
            <w:rFonts w:asciiTheme="minorHAnsi" w:eastAsiaTheme="minorEastAsia" w:hAnsiTheme="minorHAnsi"/>
            <w:noProof/>
            <w:sz w:val="22"/>
            <w:lang w:val="en-CA" w:eastAsia="en-CA"/>
          </w:rPr>
          <w:tab/>
        </w:r>
        <w:r w:rsidR="00944842" w:rsidRPr="00A3586B">
          <w:rPr>
            <w:rStyle w:val="Hyperlink"/>
            <w:noProof/>
          </w:rPr>
          <w:t>TRIAL SPECIFICATIONS</w:t>
        </w:r>
        <w:r w:rsidR="00944842">
          <w:rPr>
            <w:noProof/>
            <w:webHidden/>
          </w:rPr>
          <w:tab/>
        </w:r>
        <w:r w:rsidR="00944842">
          <w:rPr>
            <w:noProof/>
            <w:webHidden/>
          </w:rPr>
          <w:fldChar w:fldCharType="begin"/>
        </w:r>
        <w:r w:rsidR="00944842">
          <w:rPr>
            <w:noProof/>
            <w:webHidden/>
          </w:rPr>
          <w:instrText xml:space="preserve"> PAGEREF _Toc465365339 \h </w:instrText>
        </w:r>
        <w:r w:rsidR="00944842">
          <w:rPr>
            <w:noProof/>
            <w:webHidden/>
          </w:rPr>
        </w:r>
        <w:r w:rsidR="00944842">
          <w:rPr>
            <w:noProof/>
            <w:webHidden/>
          </w:rPr>
          <w:fldChar w:fldCharType="separate"/>
        </w:r>
        <w:r w:rsidR="00944842">
          <w:rPr>
            <w:noProof/>
            <w:webHidden/>
          </w:rPr>
          <w:t>26</w:t>
        </w:r>
        <w:r w:rsidR="00944842">
          <w:rPr>
            <w:noProof/>
            <w:webHidden/>
          </w:rPr>
          <w:fldChar w:fldCharType="end"/>
        </w:r>
      </w:hyperlink>
    </w:p>
    <w:p w14:paraId="7DB972AF" w14:textId="77777777" w:rsidR="00944842" w:rsidRDefault="008D31F4">
      <w:pPr>
        <w:pStyle w:val="TOC2"/>
        <w:tabs>
          <w:tab w:val="left" w:pos="720"/>
          <w:tab w:val="right" w:leader="dot" w:pos="9016"/>
        </w:tabs>
        <w:rPr>
          <w:rFonts w:asciiTheme="minorHAnsi" w:eastAsiaTheme="minorEastAsia" w:hAnsiTheme="minorHAnsi"/>
          <w:noProof/>
          <w:lang w:val="en-CA" w:eastAsia="en-CA"/>
        </w:rPr>
      </w:pPr>
      <w:hyperlink w:anchor="_Toc465365340" w:history="1">
        <w:r w:rsidR="00944842" w:rsidRPr="00A3586B">
          <w:rPr>
            <w:rStyle w:val="Hyperlink"/>
            <w:rFonts w:eastAsia="Times New Roman"/>
            <w:noProof/>
          </w:rPr>
          <w:t>A.</w:t>
        </w:r>
        <w:r w:rsidR="00944842">
          <w:rPr>
            <w:rFonts w:asciiTheme="minorHAnsi" w:eastAsiaTheme="minorEastAsia" w:hAnsiTheme="minorHAnsi"/>
            <w:noProof/>
            <w:lang w:val="en-CA" w:eastAsia="en-CA"/>
          </w:rPr>
          <w:tab/>
        </w:r>
        <w:r w:rsidR="00944842" w:rsidRPr="00A3586B">
          <w:rPr>
            <w:rStyle w:val="Hyperlink"/>
            <w:rFonts w:eastAsia="Times New Roman"/>
            <w:noProof/>
          </w:rPr>
          <w:t>Reference set</w:t>
        </w:r>
        <w:r w:rsidR="00944842">
          <w:rPr>
            <w:noProof/>
            <w:webHidden/>
          </w:rPr>
          <w:tab/>
        </w:r>
        <w:r w:rsidR="00944842">
          <w:rPr>
            <w:noProof/>
            <w:webHidden/>
          </w:rPr>
          <w:fldChar w:fldCharType="begin"/>
        </w:r>
        <w:r w:rsidR="00944842">
          <w:rPr>
            <w:noProof/>
            <w:webHidden/>
          </w:rPr>
          <w:instrText xml:space="preserve"> PAGEREF _Toc465365340 \h </w:instrText>
        </w:r>
        <w:r w:rsidR="00944842">
          <w:rPr>
            <w:noProof/>
            <w:webHidden/>
          </w:rPr>
        </w:r>
        <w:r w:rsidR="00944842">
          <w:rPr>
            <w:noProof/>
            <w:webHidden/>
          </w:rPr>
          <w:fldChar w:fldCharType="separate"/>
        </w:r>
        <w:r w:rsidR="00944842">
          <w:rPr>
            <w:noProof/>
            <w:webHidden/>
          </w:rPr>
          <w:t>26</w:t>
        </w:r>
        <w:r w:rsidR="00944842">
          <w:rPr>
            <w:noProof/>
            <w:webHidden/>
          </w:rPr>
          <w:fldChar w:fldCharType="end"/>
        </w:r>
      </w:hyperlink>
    </w:p>
    <w:p w14:paraId="4E719624" w14:textId="77777777" w:rsidR="00944842" w:rsidRDefault="008D31F4">
      <w:pPr>
        <w:pStyle w:val="TOC2"/>
        <w:tabs>
          <w:tab w:val="left" w:pos="720"/>
          <w:tab w:val="right" w:leader="dot" w:pos="9016"/>
        </w:tabs>
        <w:rPr>
          <w:rFonts w:asciiTheme="minorHAnsi" w:eastAsiaTheme="minorEastAsia" w:hAnsiTheme="minorHAnsi"/>
          <w:noProof/>
          <w:lang w:val="en-CA" w:eastAsia="en-CA"/>
        </w:rPr>
      </w:pPr>
      <w:hyperlink w:anchor="_Toc465365341" w:history="1">
        <w:r w:rsidR="00944842" w:rsidRPr="00A3586B">
          <w:rPr>
            <w:rStyle w:val="Hyperlink"/>
            <w:rFonts w:eastAsia="Times New Roman"/>
            <w:noProof/>
          </w:rPr>
          <w:t>B.</w:t>
        </w:r>
        <w:r w:rsidR="00944842">
          <w:rPr>
            <w:rFonts w:asciiTheme="minorHAnsi" w:eastAsiaTheme="minorEastAsia" w:hAnsiTheme="minorHAnsi"/>
            <w:noProof/>
            <w:lang w:val="en-CA" w:eastAsia="en-CA"/>
          </w:rPr>
          <w:tab/>
        </w:r>
        <w:r w:rsidR="00944842" w:rsidRPr="00A3586B">
          <w:rPr>
            <w:rStyle w:val="Hyperlink"/>
            <w:rFonts w:eastAsia="Times New Roman"/>
            <w:noProof/>
          </w:rPr>
          <w:t>Robustness trials</w:t>
        </w:r>
        <w:r w:rsidR="00944842">
          <w:rPr>
            <w:noProof/>
            <w:webHidden/>
          </w:rPr>
          <w:tab/>
        </w:r>
        <w:r w:rsidR="00944842">
          <w:rPr>
            <w:noProof/>
            <w:webHidden/>
          </w:rPr>
          <w:fldChar w:fldCharType="begin"/>
        </w:r>
        <w:r w:rsidR="00944842">
          <w:rPr>
            <w:noProof/>
            <w:webHidden/>
          </w:rPr>
          <w:instrText xml:space="preserve"> PAGEREF _Toc465365341 \h </w:instrText>
        </w:r>
        <w:r w:rsidR="00944842">
          <w:rPr>
            <w:noProof/>
            <w:webHidden/>
          </w:rPr>
        </w:r>
        <w:r w:rsidR="00944842">
          <w:rPr>
            <w:noProof/>
            <w:webHidden/>
          </w:rPr>
          <w:fldChar w:fldCharType="separate"/>
        </w:r>
        <w:r w:rsidR="00944842">
          <w:rPr>
            <w:noProof/>
            <w:webHidden/>
          </w:rPr>
          <w:t>26</w:t>
        </w:r>
        <w:r w:rsidR="00944842">
          <w:rPr>
            <w:noProof/>
            <w:webHidden/>
          </w:rPr>
          <w:fldChar w:fldCharType="end"/>
        </w:r>
      </w:hyperlink>
    </w:p>
    <w:p w14:paraId="7699B293" w14:textId="77777777" w:rsidR="00944842" w:rsidRDefault="008D31F4">
      <w:pPr>
        <w:pStyle w:val="TOC1"/>
        <w:tabs>
          <w:tab w:val="right" w:leader="dot" w:pos="9016"/>
        </w:tabs>
        <w:rPr>
          <w:rFonts w:asciiTheme="minorHAnsi" w:eastAsiaTheme="minorEastAsia" w:hAnsiTheme="minorHAnsi"/>
          <w:noProof/>
          <w:sz w:val="22"/>
          <w:lang w:val="en-CA" w:eastAsia="en-CA"/>
        </w:rPr>
      </w:pPr>
      <w:hyperlink w:anchor="_Toc465365342" w:history="1">
        <w:r w:rsidR="00944842" w:rsidRPr="00A3586B">
          <w:rPr>
            <w:rStyle w:val="Hyperlink"/>
            <w:rFonts w:ascii="Times" w:hAnsi="Times"/>
            <w:noProof/>
          </w:rPr>
          <w:t>10.</w:t>
        </w:r>
        <w:r w:rsidR="00944842">
          <w:rPr>
            <w:rFonts w:asciiTheme="minorHAnsi" w:eastAsiaTheme="minorEastAsia" w:hAnsiTheme="minorHAnsi"/>
            <w:noProof/>
            <w:sz w:val="22"/>
            <w:lang w:val="en-CA" w:eastAsia="en-CA"/>
          </w:rPr>
          <w:tab/>
        </w:r>
        <w:r w:rsidR="00944842" w:rsidRPr="00A3586B">
          <w:rPr>
            <w:rStyle w:val="Hyperlink"/>
            <w:noProof/>
          </w:rPr>
          <w:t>PERFORMANCE MEASURES/STATISTICS</w:t>
        </w:r>
        <w:r w:rsidR="00944842">
          <w:rPr>
            <w:noProof/>
            <w:webHidden/>
          </w:rPr>
          <w:tab/>
        </w:r>
        <w:r w:rsidR="00944842">
          <w:rPr>
            <w:noProof/>
            <w:webHidden/>
          </w:rPr>
          <w:fldChar w:fldCharType="begin"/>
        </w:r>
        <w:r w:rsidR="00944842">
          <w:rPr>
            <w:noProof/>
            <w:webHidden/>
          </w:rPr>
          <w:instrText xml:space="preserve"> PAGEREF _Toc465365342 \h </w:instrText>
        </w:r>
        <w:r w:rsidR="00944842">
          <w:rPr>
            <w:noProof/>
            <w:webHidden/>
          </w:rPr>
        </w:r>
        <w:r w:rsidR="00944842">
          <w:rPr>
            <w:noProof/>
            <w:webHidden/>
          </w:rPr>
          <w:fldChar w:fldCharType="separate"/>
        </w:r>
        <w:r w:rsidR="00944842">
          <w:rPr>
            <w:noProof/>
            <w:webHidden/>
          </w:rPr>
          <w:t>27</w:t>
        </w:r>
        <w:r w:rsidR="00944842">
          <w:rPr>
            <w:noProof/>
            <w:webHidden/>
          </w:rPr>
          <w:fldChar w:fldCharType="end"/>
        </w:r>
      </w:hyperlink>
    </w:p>
    <w:p w14:paraId="0164A6E5" w14:textId="77777777" w:rsidR="00944842" w:rsidRDefault="008D31F4">
      <w:pPr>
        <w:pStyle w:val="TOC3"/>
        <w:tabs>
          <w:tab w:val="right" w:leader="dot" w:pos="9016"/>
        </w:tabs>
        <w:rPr>
          <w:rFonts w:asciiTheme="minorHAnsi" w:eastAsiaTheme="minorEastAsia" w:hAnsiTheme="minorHAnsi"/>
          <w:noProof/>
          <w:sz w:val="22"/>
          <w:lang w:val="en-CA" w:eastAsia="en-CA"/>
        </w:rPr>
      </w:pPr>
      <w:hyperlink w:anchor="_Toc465365343" w:history="1">
        <w:r w:rsidR="00944842" w:rsidRPr="00A3586B">
          <w:rPr>
            <w:rStyle w:val="Hyperlink"/>
            <w:rFonts w:ascii="Times" w:hAnsi="Times"/>
            <w:noProof/>
          </w:rPr>
          <w:t>I)</w:t>
        </w:r>
        <w:r w:rsidR="00944842" w:rsidRPr="00A3586B">
          <w:rPr>
            <w:rStyle w:val="Hyperlink"/>
            <w:noProof/>
          </w:rPr>
          <w:t xml:space="preserve"> Summary measures/statistics</w:t>
        </w:r>
        <w:r w:rsidR="00944842">
          <w:rPr>
            <w:noProof/>
            <w:webHidden/>
          </w:rPr>
          <w:tab/>
        </w:r>
        <w:r w:rsidR="00944842">
          <w:rPr>
            <w:noProof/>
            <w:webHidden/>
          </w:rPr>
          <w:fldChar w:fldCharType="begin"/>
        </w:r>
        <w:r w:rsidR="00944842">
          <w:rPr>
            <w:noProof/>
            <w:webHidden/>
          </w:rPr>
          <w:instrText xml:space="preserve"> PAGEREF _Toc465365343 \h </w:instrText>
        </w:r>
        <w:r w:rsidR="00944842">
          <w:rPr>
            <w:noProof/>
            <w:webHidden/>
          </w:rPr>
        </w:r>
        <w:r w:rsidR="00944842">
          <w:rPr>
            <w:noProof/>
            <w:webHidden/>
          </w:rPr>
          <w:fldChar w:fldCharType="separate"/>
        </w:r>
        <w:r w:rsidR="00944842">
          <w:rPr>
            <w:noProof/>
            <w:webHidden/>
          </w:rPr>
          <w:t>27</w:t>
        </w:r>
        <w:r w:rsidR="00944842">
          <w:rPr>
            <w:noProof/>
            <w:webHidden/>
          </w:rPr>
          <w:fldChar w:fldCharType="end"/>
        </w:r>
      </w:hyperlink>
    </w:p>
    <w:p w14:paraId="0D634B7A" w14:textId="77777777" w:rsidR="00944842" w:rsidRDefault="008D31F4">
      <w:pPr>
        <w:pStyle w:val="TOC3"/>
        <w:tabs>
          <w:tab w:val="right" w:leader="dot" w:pos="9016"/>
        </w:tabs>
        <w:rPr>
          <w:rFonts w:asciiTheme="minorHAnsi" w:eastAsiaTheme="minorEastAsia" w:hAnsiTheme="minorHAnsi"/>
          <w:noProof/>
          <w:sz w:val="22"/>
          <w:lang w:val="en-CA" w:eastAsia="en-CA"/>
        </w:rPr>
      </w:pPr>
      <w:hyperlink w:anchor="_Toc465365344" w:history="1">
        <w:r w:rsidR="00944842" w:rsidRPr="00A3586B">
          <w:rPr>
            <w:rStyle w:val="Hyperlink"/>
            <w:rFonts w:ascii="Times" w:hAnsi="Times"/>
            <w:noProof/>
          </w:rPr>
          <w:t>II)</w:t>
        </w:r>
        <w:r w:rsidR="00944842" w:rsidRPr="00A3586B">
          <w:rPr>
            <w:rStyle w:val="Hyperlink"/>
            <w:noProof/>
          </w:rPr>
          <w:t xml:space="preserve"> Summary plots</w:t>
        </w:r>
        <w:r w:rsidR="00944842">
          <w:rPr>
            <w:noProof/>
            <w:webHidden/>
          </w:rPr>
          <w:tab/>
        </w:r>
        <w:r w:rsidR="00944842">
          <w:rPr>
            <w:noProof/>
            <w:webHidden/>
          </w:rPr>
          <w:fldChar w:fldCharType="begin"/>
        </w:r>
        <w:r w:rsidR="00944842">
          <w:rPr>
            <w:noProof/>
            <w:webHidden/>
          </w:rPr>
          <w:instrText xml:space="preserve"> PAGEREF _Toc465365344 \h </w:instrText>
        </w:r>
        <w:r w:rsidR="00944842">
          <w:rPr>
            <w:noProof/>
            <w:webHidden/>
          </w:rPr>
        </w:r>
        <w:r w:rsidR="00944842">
          <w:rPr>
            <w:noProof/>
            <w:webHidden/>
          </w:rPr>
          <w:fldChar w:fldCharType="separate"/>
        </w:r>
        <w:r w:rsidR="00944842">
          <w:rPr>
            <w:noProof/>
            <w:webHidden/>
          </w:rPr>
          <w:t>28</w:t>
        </w:r>
        <w:r w:rsidR="00944842">
          <w:rPr>
            <w:noProof/>
            <w:webHidden/>
          </w:rPr>
          <w:fldChar w:fldCharType="end"/>
        </w:r>
      </w:hyperlink>
    </w:p>
    <w:p w14:paraId="35534836" w14:textId="77777777" w:rsidR="00944842" w:rsidRDefault="008D31F4">
      <w:pPr>
        <w:pStyle w:val="TOC3"/>
        <w:tabs>
          <w:tab w:val="right" w:leader="dot" w:pos="9016"/>
        </w:tabs>
        <w:rPr>
          <w:rFonts w:asciiTheme="minorHAnsi" w:eastAsiaTheme="minorEastAsia" w:hAnsiTheme="minorHAnsi"/>
          <w:noProof/>
          <w:sz w:val="22"/>
          <w:lang w:val="en-CA" w:eastAsia="en-CA"/>
        </w:rPr>
      </w:pPr>
      <w:hyperlink w:anchor="_Toc465365345" w:history="1">
        <w:r w:rsidR="00944842" w:rsidRPr="00A3586B">
          <w:rPr>
            <w:rStyle w:val="Hyperlink"/>
            <w:rFonts w:ascii="Times" w:hAnsi="Times" w:cs="Times New Roman"/>
            <w:noProof/>
          </w:rPr>
          <w:t>III)</w:t>
        </w:r>
        <w:r w:rsidR="00944842" w:rsidRPr="00A3586B">
          <w:rPr>
            <w:rStyle w:val="Hyperlink"/>
            <w:rFonts w:cs="Times New Roman"/>
            <w:noProof/>
          </w:rPr>
          <w:t xml:space="preserve"> Level of reporting</w:t>
        </w:r>
        <w:r w:rsidR="00944842">
          <w:rPr>
            <w:noProof/>
            <w:webHidden/>
          </w:rPr>
          <w:tab/>
        </w:r>
        <w:r w:rsidR="00944842">
          <w:rPr>
            <w:noProof/>
            <w:webHidden/>
          </w:rPr>
          <w:fldChar w:fldCharType="begin"/>
        </w:r>
        <w:r w:rsidR="00944842">
          <w:rPr>
            <w:noProof/>
            <w:webHidden/>
          </w:rPr>
          <w:instrText xml:space="preserve"> PAGEREF _Toc465365345 \h </w:instrText>
        </w:r>
        <w:r w:rsidR="00944842">
          <w:rPr>
            <w:noProof/>
            <w:webHidden/>
          </w:rPr>
        </w:r>
        <w:r w:rsidR="00944842">
          <w:rPr>
            <w:noProof/>
            <w:webHidden/>
          </w:rPr>
          <w:fldChar w:fldCharType="separate"/>
        </w:r>
        <w:r w:rsidR="00944842">
          <w:rPr>
            <w:noProof/>
            <w:webHidden/>
          </w:rPr>
          <w:t>28</w:t>
        </w:r>
        <w:r w:rsidR="00944842">
          <w:rPr>
            <w:noProof/>
            <w:webHidden/>
          </w:rPr>
          <w:fldChar w:fldCharType="end"/>
        </w:r>
      </w:hyperlink>
    </w:p>
    <w:p w14:paraId="57060A22" w14:textId="77777777" w:rsidR="00944842" w:rsidRDefault="008D31F4">
      <w:pPr>
        <w:pStyle w:val="TOC4"/>
        <w:tabs>
          <w:tab w:val="right" w:leader="dot" w:pos="9016"/>
        </w:tabs>
        <w:rPr>
          <w:rFonts w:asciiTheme="minorHAnsi" w:eastAsiaTheme="minorEastAsia" w:hAnsiTheme="minorHAnsi"/>
          <w:noProof/>
          <w:sz w:val="22"/>
          <w:lang w:val="en-CA" w:eastAsia="en-CA"/>
        </w:rPr>
      </w:pPr>
      <w:hyperlink w:anchor="_Toc465365346" w:history="1">
        <w:r w:rsidR="00944842" w:rsidRPr="00A3586B">
          <w:rPr>
            <w:rStyle w:val="Hyperlink"/>
            <w:rFonts w:cs="Times New Roman"/>
            <w:noProof/>
          </w:rPr>
          <w:t>Baseline</w:t>
        </w:r>
        <w:r w:rsidR="00944842">
          <w:rPr>
            <w:noProof/>
            <w:webHidden/>
          </w:rPr>
          <w:tab/>
        </w:r>
        <w:r w:rsidR="00944842">
          <w:rPr>
            <w:noProof/>
            <w:webHidden/>
          </w:rPr>
          <w:fldChar w:fldCharType="begin"/>
        </w:r>
        <w:r w:rsidR="00944842">
          <w:rPr>
            <w:noProof/>
            <w:webHidden/>
          </w:rPr>
          <w:instrText xml:space="preserve"> PAGEREF _Toc465365346 \h </w:instrText>
        </w:r>
        <w:r w:rsidR="00944842">
          <w:rPr>
            <w:noProof/>
            <w:webHidden/>
          </w:rPr>
        </w:r>
        <w:r w:rsidR="00944842">
          <w:rPr>
            <w:noProof/>
            <w:webHidden/>
          </w:rPr>
          <w:fldChar w:fldCharType="separate"/>
        </w:r>
        <w:r w:rsidR="00944842">
          <w:rPr>
            <w:noProof/>
            <w:webHidden/>
          </w:rPr>
          <w:t>28</w:t>
        </w:r>
        <w:r w:rsidR="00944842">
          <w:rPr>
            <w:noProof/>
            <w:webHidden/>
          </w:rPr>
          <w:fldChar w:fldCharType="end"/>
        </w:r>
      </w:hyperlink>
    </w:p>
    <w:p w14:paraId="1DBF99A0" w14:textId="77777777" w:rsidR="00944842" w:rsidRDefault="008D31F4">
      <w:pPr>
        <w:pStyle w:val="TOC4"/>
        <w:tabs>
          <w:tab w:val="right" w:leader="dot" w:pos="9016"/>
        </w:tabs>
        <w:rPr>
          <w:rFonts w:asciiTheme="minorHAnsi" w:eastAsiaTheme="minorEastAsia" w:hAnsiTheme="minorHAnsi"/>
          <w:noProof/>
          <w:sz w:val="22"/>
          <w:lang w:val="en-CA" w:eastAsia="en-CA"/>
        </w:rPr>
      </w:pPr>
      <w:hyperlink w:anchor="_Toc465365347" w:history="1">
        <w:r w:rsidR="00944842" w:rsidRPr="00A3586B">
          <w:rPr>
            <w:rStyle w:val="Hyperlink"/>
            <w:noProof/>
          </w:rPr>
          <w:t>Alternative options</w:t>
        </w:r>
        <w:r w:rsidR="00944842">
          <w:rPr>
            <w:noProof/>
            <w:webHidden/>
          </w:rPr>
          <w:tab/>
        </w:r>
        <w:r w:rsidR="00944842">
          <w:rPr>
            <w:noProof/>
            <w:webHidden/>
          </w:rPr>
          <w:fldChar w:fldCharType="begin"/>
        </w:r>
        <w:r w:rsidR="00944842">
          <w:rPr>
            <w:noProof/>
            <w:webHidden/>
          </w:rPr>
          <w:instrText xml:space="preserve"> PAGEREF _Toc465365347 \h </w:instrText>
        </w:r>
        <w:r w:rsidR="00944842">
          <w:rPr>
            <w:noProof/>
            <w:webHidden/>
          </w:rPr>
        </w:r>
        <w:r w:rsidR="00944842">
          <w:rPr>
            <w:noProof/>
            <w:webHidden/>
          </w:rPr>
          <w:fldChar w:fldCharType="separate"/>
        </w:r>
        <w:r w:rsidR="00944842">
          <w:rPr>
            <w:noProof/>
            <w:webHidden/>
          </w:rPr>
          <w:t>28</w:t>
        </w:r>
        <w:r w:rsidR="00944842">
          <w:rPr>
            <w:noProof/>
            <w:webHidden/>
          </w:rPr>
          <w:fldChar w:fldCharType="end"/>
        </w:r>
      </w:hyperlink>
    </w:p>
    <w:p w14:paraId="5B3ABAF8" w14:textId="77777777" w:rsidR="008757CC" w:rsidRDefault="00B761CD">
      <w:pPr>
        <w:pStyle w:val="ListParagraph"/>
        <w:jc w:val="both"/>
        <w:rPr>
          <w:rFonts w:ascii="Times New Roman" w:hAnsi="Times New Roman" w:cs="Times New Roman"/>
          <w:b/>
          <w:sz w:val="24"/>
          <w:szCs w:val="24"/>
        </w:rPr>
      </w:pPr>
      <w:r>
        <w:rPr>
          <w:rFonts w:ascii="Times New Roman" w:hAnsi="Times New Roman" w:cs="Times New Roman"/>
          <w:b/>
          <w:sz w:val="24"/>
          <w:szCs w:val="24"/>
        </w:rPr>
        <w:fldChar w:fldCharType="end"/>
      </w:r>
    </w:p>
    <w:p w14:paraId="772399D3" w14:textId="77777777" w:rsidR="00C66643" w:rsidRDefault="00C66643" w:rsidP="00935FA4">
      <w:pPr>
        <w:jc w:val="both"/>
        <w:rPr>
          <w:rFonts w:ascii="Times New Roman" w:hAnsi="Times New Roman" w:cs="Times New Roman"/>
          <w:b/>
          <w:sz w:val="24"/>
          <w:szCs w:val="24"/>
        </w:rPr>
      </w:pPr>
    </w:p>
    <w:p w14:paraId="2BD13CC6" w14:textId="77777777" w:rsidR="00E76CB5" w:rsidRDefault="00E76CB5">
      <w:pPr>
        <w:rPr>
          <w:rFonts w:ascii="Times New Roman" w:hAnsi="Times New Roman" w:cs="Times New Roman"/>
          <w:b/>
          <w:sz w:val="24"/>
          <w:szCs w:val="24"/>
        </w:rPr>
      </w:pPr>
      <w:r>
        <w:rPr>
          <w:rFonts w:ascii="Times New Roman" w:hAnsi="Times New Roman" w:cs="Times New Roman"/>
          <w:b/>
          <w:sz w:val="24"/>
          <w:szCs w:val="24"/>
        </w:rPr>
        <w:br w:type="page"/>
      </w:r>
    </w:p>
    <w:p w14:paraId="15153AFE" w14:textId="77777777" w:rsidR="00C80707" w:rsidRPr="00935FA4" w:rsidRDefault="00C80707" w:rsidP="00935FA4">
      <w:pPr>
        <w:jc w:val="both"/>
        <w:rPr>
          <w:rFonts w:ascii="Times New Roman" w:hAnsi="Times New Roman" w:cs="Times New Roman"/>
          <w:b/>
          <w:sz w:val="24"/>
          <w:szCs w:val="24"/>
        </w:rPr>
      </w:pPr>
    </w:p>
    <w:p w14:paraId="6A84EB8D" w14:textId="77777777" w:rsidR="00CC223C" w:rsidRDefault="00987C9A" w:rsidP="001B61C4">
      <w:pPr>
        <w:pStyle w:val="Heading1"/>
        <w:ind w:left="0"/>
      </w:pPr>
      <w:bookmarkStart w:id="0" w:name="_Toc465365274"/>
      <w:r w:rsidRPr="006E4901">
        <w:t>BASIC CONCEPTS AND STOCK STRUCTURE</w:t>
      </w:r>
      <w:bookmarkEnd w:id="0"/>
    </w:p>
    <w:p w14:paraId="084D72CB" w14:textId="77777777" w:rsidR="00987C9A" w:rsidRDefault="00987C9A" w:rsidP="001B61C4">
      <w:pPr>
        <w:pStyle w:val="ListParagraph"/>
        <w:ind w:left="0"/>
        <w:jc w:val="both"/>
        <w:rPr>
          <w:rFonts w:ascii="Times New Roman" w:hAnsi="Times New Roman" w:cs="Times New Roman"/>
          <w:sz w:val="24"/>
          <w:szCs w:val="24"/>
        </w:rPr>
      </w:pPr>
    </w:p>
    <w:p w14:paraId="1E397ECF" w14:textId="77777777" w:rsidR="005F3B76" w:rsidRDefault="005F3B76" w:rsidP="001B61C4">
      <w:pPr>
        <w:pStyle w:val="ListParagraph"/>
        <w:ind w:left="0"/>
        <w:jc w:val="both"/>
        <w:rPr>
          <w:rFonts w:ascii="Times New Roman" w:hAnsi="Times New Roman" w:cs="Times New Roman"/>
          <w:sz w:val="24"/>
          <w:szCs w:val="24"/>
        </w:rPr>
      </w:pPr>
      <w:r>
        <w:rPr>
          <w:rFonts w:ascii="Times New Roman" w:hAnsi="Times New Roman" w:cs="Times New Roman"/>
          <w:sz w:val="24"/>
          <w:szCs w:val="24"/>
        </w:rPr>
        <w:t>This first item intends to cover only the broadest overview issues. More detailed technical specifications are included under subsequent items.</w:t>
      </w:r>
    </w:p>
    <w:p w14:paraId="1EC2935C" w14:textId="77777777" w:rsidR="005F3B76" w:rsidRDefault="005F3B76" w:rsidP="001B61C4">
      <w:pPr>
        <w:pStyle w:val="ListParagraph"/>
        <w:ind w:left="0"/>
        <w:jc w:val="both"/>
        <w:rPr>
          <w:rFonts w:ascii="Times New Roman" w:hAnsi="Times New Roman" w:cs="Times New Roman"/>
          <w:sz w:val="24"/>
          <w:szCs w:val="24"/>
        </w:rPr>
      </w:pPr>
    </w:p>
    <w:p w14:paraId="299BE0D4" w14:textId="77777777" w:rsidR="00CC223C" w:rsidRDefault="00987C9A" w:rsidP="001B61C4">
      <w:pPr>
        <w:pStyle w:val="Heading3"/>
      </w:pPr>
      <w:bookmarkStart w:id="1" w:name="_Toc465365275"/>
      <w:r>
        <w:t>Spatial strata</w:t>
      </w:r>
      <w:bookmarkEnd w:id="1"/>
    </w:p>
    <w:p w14:paraId="5C0CE587" w14:textId="7950A270" w:rsidR="00987C9A" w:rsidRPr="00273D1A" w:rsidRDefault="00944842" w:rsidP="001B61C4">
      <w:pPr>
        <w:pStyle w:val="ListParagraph"/>
        <w:ind w:left="0"/>
        <w:jc w:val="both"/>
        <w:rPr>
          <w:rFonts w:ascii="Times New Roman" w:hAnsi="Times New Roman" w:cs="Times New Roman"/>
          <w:i/>
          <w:sz w:val="24"/>
          <w:szCs w:val="24"/>
        </w:rPr>
      </w:pPr>
      <w:r>
        <w:rPr>
          <w:noProof/>
          <w:lang w:val="en-CA" w:eastAsia="en-CA"/>
        </w:rPr>
        <w:drawing>
          <wp:inline distT="0" distB="0" distL="0" distR="0" wp14:anchorId="4F8F52B3" wp14:editId="0BE196E1">
            <wp:extent cx="2554552" cy="251719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552495" cy="2515164"/>
                    </a:xfrm>
                    <a:prstGeom prst="rect">
                      <a:avLst/>
                    </a:prstGeom>
                  </pic:spPr>
                </pic:pic>
              </a:graphicData>
            </a:graphic>
          </wp:inline>
        </w:drawing>
      </w:r>
    </w:p>
    <w:p w14:paraId="75CE54F1" w14:textId="5FA95EB1" w:rsidR="00987C9A" w:rsidRDefault="00987C9A" w:rsidP="001B61C4">
      <w:pPr>
        <w:pStyle w:val="ListParagraph"/>
        <w:ind w:left="0"/>
        <w:jc w:val="both"/>
        <w:rPr>
          <w:rFonts w:ascii="Times New Roman" w:hAnsi="Times New Roman" w:cs="Times New Roman"/>
          <w:sz w:val="24"/>
          <w:szCs w:val="24"/>
        </w:rPr>
      </w:pPr>
    </w:p>
    <w:p w14:paraId="079D86C8" w14:textId="6BD2700D" w:rsidR="00987C9A" w:rsidRDefault="00987C9A" w:rsidP="001B61C4">
      <w:pPr>
        <w:pStyle w:val="ListParagraph"/>
        <w:ind w:left="0"/>
        <w:jc w:val="both"/>
        <w:rPr>
          <w:rFonts w:ascii="Times New Roman" w:hAnsi="Times New Roman" w:cs="Times New Roman"/>
          <w:sz w:val="24"/>
          <w:szCs w:val="24"/>
        </w:rPr>
      </w:pPr>
      <w:proofErr w:type="gramStart"/>
      <w:r>
        <w:rPr>
          <w:rFonts w:ascii="Times New Roman" w:hAnsi="Times New Roman" w:cs="Times New Roman"/>
          <w:sz w:val="24"/>
          <w:szCs w:val="24"/>
        </w:rPr>
        <w:t xml:space="preserve">Figure </w:t>
      </w:r>
      <w:r w:rsidR="007D2E3B">
        <w:rPr>
          <w:rFonts w:ascii="Times New Roman" w:hAnsi="Times New Roman" w:cs="Times New Roman"/>
          <w:sz w:val="24"/>
          <w:szCs w:val="24"/>
        </w:rPr>
        <w:t>1.</w:t>
      </w:r>
      <w:r>
        <w:rPr>
          <w:rFonts w:ascii="Times New Roman" w:hAnsi="Times New Roman" w:cs="Times New Roman"/>
          <w:sz w:val="24"/>
          <w:szCs w:val="24"/>
        </w:rPr>
        <w:t>1.</w:t>
      </w:r>
      <w:proofErr w:type="gramEnd"/>
      <w:r>
        <w:rPr>
          <w:rFonts w:ascii="Times New Roman" w:hAnsi="Times New Roman" w:cs="Times New Roman"/>
          <w:sz w:val="24"/>
          <w:szCs w:val="24"/>
        </w:rPr>
        <w:t xml:space="preserve"> Spatial definitions tabled by the 2015 ICCAT data preparatory meeting (Anon</w:t>
      </w:r>
      <w:r w:rsidR="00161309">
        <w:rPr>
          <w:rFonts w:ascii="Times New Roman" w:hAnsi="Times New Roman" w:cs="Times New Roman"/>
          <w:sz w:val="24"/>
          <w:szCs w:val="24"/>
        </w:rPr>
        <w:t>.</w:t>
      </w:r>
      <w:r>
        <w:rPr>
          <w:rFonts w:ascii="Times New Roman" w:hAnsi="Times New Roman" w:cs="Times New Roman"/>
          <w:sz w:val="24"/>
          <w:szCs w:val="24"/>
        </w:rPr>
        <w:t xml:space="preserve"> 2015)</w:t>
      </w:r>
      <w:r w:rsidR="00936DEB">
        <w:rPr>
          <w:rFonts w:ascii="Times New Roman" w:hAnsi="Times New Roman" w:cs="Times New Roman"/>
          <w:sz w:val="24"/>
          <w:szCs w:val="24"/>
        </w:rPr>
        <w:t xml:space="preserve"> with simplification to a single Mediterranean area. </w:t>
      </w:r>
      <w:r>
        <w:rPr>
          <w:rFonts w:ascii="Times New Roman" w:hAnsi="Times New Roman" w:cs="Times New Roman"/>
          <w:sz w:val="24"/>
          <w:szCs w:val="24"/>
        </w:rPr>
        <w:t xml:space="preserve"> </w:t>
      </w:r>
    </w:p>
    <w:p w14:paraId="4148696B" w14:textId="77777777" w:rsidR="00987C9A" w:rsidRDefault="00987C9A" w:rsidP="001B61C4">
      <w:pPr>
        <w:pStyle w:val="ListParagraph"/>
        <w:ind w:left="0"/>
        <w:jc w:val="both"/>
        <w:rPr>
          <w:rFonts w:ascii="Times New Roman" w:hAnsi="Times New Roman" w:cs="Times New Roman"/>
          <w:sz w:val="24"/>
          <w:szCs w:val="24"/>
        </w:rPr>
      </w:pPr>
    </w:p>
    <w:p w14:paraId="120101A5" w14:textId="77777777" w:rsidR="00CC223C" w:rsidRDefault="00987C9A" w:rsidP="001B61C4">
      <w:pPr>
        <w:pStyle w:val="Heading4"/>
        <w:ind w:left="0"/>
      </w:pPr>
      <w:bookmarkStart w:id="2" w:name="_Toc465365276"/>
      <w:r w:rsidRPr="008E1D5C">
        <w:t>Baseline</w:t>
      </w:r>
      <w:bookmarkEnd w:id="2"/>
    </w:p>
    <w:p w14:paraId="4BA8CD44" w14:textId="77777777" w:rsidR="00987C9A" w:rsidRDefault="00987C9A" w:rsidP="001B61C4">
      <w:pPr>
        <w:pStyle w:val="ListParagraph"/>
        <w:ind w:left="0"/>
        <w:jc w:val="both"/>
        <w:rPr>
          <w:rFonts w:ascii="Times New Roman" w:hAnsi="Times New Roman" w:cs="Times New Roman"/>
          <w:sz w:val="24"/>
          <w:szCs w:val="24"/>
        </w:rPr>
      </w:pPr>
    </w:p>
    <w:p w14:paraId="25D777A1" w14:textId="377AC910" w:rsidR="00F731CF" w:rsidRDefault="00F731CF" w:rsidP="00F731CF">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Spatial areas at the resolution of the reported PSAT tagging data </w:t>
      </w:r>
      <w:r w:rsidR="00944842">
        <w:rPr>
          <w:rFonts w:ascii="Times New Roman" w:hAnsi="Times New Roman" w:cs="Times New Roman"/>
          <w:sz w:val="24"/>
          <w:szCs w:val="24"/>
        </w:rPr>
        <w:t>and the stock of origin data (which do not have sufficient resolution to divide the Mediterranean area into East</w:t>
      </w:r>
      <w:r w:rsidR="0029590E">
        <w:rPr>
          <w:rFonts w:ascii="Times New Roman" w:hAnsi="Times New Roman" w:cs="Times New Roman"/>
          <w:sz w:val="24"/>
          <w:szCs w:val="24"/>
        </w:rPr>
        <w:t>ern</w:t>
      </w:r>
      <w:r w:rsidR="00944842">
        <w:rPr>
          <w:rFonts w:ascii="Times New Roman" w:hAnsi="Times New Roman" w:cs="Times New Roman"/>
          <w:sz w:val="24"/>
          <w:szCs w:val="24"/>
        </w:rPr>
        <w:t xml:space="preserve"> and Western sub areas</w:t>
      </w:r>
      <w:proofErr w:type="gramStart"/>
      <w:r w:rsidR="00944842">
        <w:rPr>
          <w:rFonts w:ascii="Times New Roman" w:hAnsi="Times New Roman" w:cs="Times New Roman"/>
          <w:sz w:val="24"/>
          <w:szCs w:val="24"/>
        </w:rPr>
        <w:t>)</w:t>
      </w:r>
      <w:r>
        <w:rPr>
          <w:rFonts w:ascii="Times New Roman" w:hAnsi="Times New Roman" w:cs="Times New Roman"/>
          <w:sz w:val="24"/>
          <w:szCs w:val="24"/>
        </w:rPr>
        <w:t>(</w:t>
      </w:r>
      <w:proofErr w:type="gramEnd"/>
      <w:r>
        <w:rPr>
          <w:rFonts w:ascii="Times New Roman" w:hAnsi="Times New Roman" w:cs="Times New Roman"/>
          <w:sz w:val="24"/>
          <w:szCs w:val="24"/>
        </w:rPr>
        <w:t>Figure 1.1)</w:t>
      </w:r>
    </w:p>
    <w:p w14:paraId="0621AF66" w14:textId="77777777" w:rsidR="00987C9A" w:rsidRDefault="00987C9A" w:rsidP="001B61C4">
      <w:pPr>
        <w:pStyle w:val="ListParagraph"/>
        <w:ind w:left="0"/>
        <w:jc w:val="both"/>
        <w:rPr>
          <w:rFonts w:ascii="Times New Roman" w:hAnsi="Times New Roman" w:cs="Times New Roman"/>
          <w:sz w:val="24"/>
          <w:szCs w:val="24"/>
          <w:u w:val="single"/>
        </w:rPr>
      </w:pPr>
    </w:p>
    <w:p w14:paraId="5C2DDC82" w14:textId="6A2E9A03" w:rsidR="00987C9A" w:rsidRPr="00A300D9" w:rsidRDefault="00987C9A" w:rsidP="00A300D9">
      <w:pPr>
        <w:pStyle w:val="Heading4"/>
        <w:ind w:left="0"/>
        <w:jc w:val="both"/>
        <w:rPr>
          <w:rFonts w:cs="Times New Roman"/>
          <w:szCs w:val="24"/>
          <w:highlight w:val="yellow"/>
        </w:rPr>
      </w:pPr>
      <w:bookmarkStart w:id="3" w:name="_Toc465365277"/>
      <w:commentRangeStart w:id="4"/>
      <w:r w:rsidRPr="00A300D9">
        <w:rPr>
          <w:bCs w:val="0"/>
          <w:iCs w:val="0"/>
          <w:highlight w:val="yellow"/>
        </w:rPr>
        <w:t>Alternative options</w:t>
      </w:r>
      <w:bookmarkEnd w:id="3"/>
      <w:r w:rsidR="0029590E" w:rsidRPr="00A300D9">
        <w:rPr>
          <w:bCs w:val="0"/>
          <w:iCs w:val="0"/>
          <w:highlight w:val="yellow"/>
        </w:rPr>
        <w:t xml:space="preserve">  </w:t>
      </w:r>
    </w:p>
    <w:p w14:paraId="5FF97608" w14:textId="77777777" w:rsidR="00987C9A" w:rsidRPr="00A300D9" w:rsidRDefault="00987C9A" w:rsidP="001B61C4">
      <w:pPr>
        <w:pStyle w:val="ListParagraph"/>
        <w:ind w:left="0"/>
        <w:jc w:val="both"/>
        <w:rPr>
          <w:rFonts w:ascii="Times New Roman" w:hAnsi="Times New Roman" w:cs="Times New Roman"/>
          <w:sz w:val="24"/>
          <w:szCs w:val="24"/>
          <w:highlight w:val="yellow"/>
        </w:rPr>
      </w:pPr>
    </w:p>
    <w:p w14:paraId="00320CFE" w14:textId="5FA3F89B" w:rsidR="00987C9A" w:rsidRPr="00A300D9" w:rsidDel="008D31F4" w:rsidRDefault="00161309" w:rsidP="008D31F4">
      <w:pPr>
        <w:pStyle w:val="ListParagraph"/>
        <w:ind w:left="0"/>
        <w:jc w:val="both"/>
        <w:rPr>
          <w:del w:id="5" w:author="Tom Carruthers" w:date="2017-01-02T14:33:00Z"/>
          <w:rFonts w:ascii="Times New Roman" w:hAnsi="Times New Roman" w:cs="Times New Roman"/>
          <w:sz w:val="24"/>
          <w:szCs w:val="24"/>
          <w:highlight w:val="yellow"/>
        </w:rPr>
      </w:pPr>
      <w:proofErr w:type="gramStart"/>
      <w:r w:rsidRPr="00A300D9">
        <w:rPr>
          <w:rFonts w:ascii="Times New Roman" w:hAnsi="Times New Roman" w:cs="Times New Roman"/>
          <w:sz w:val="24"/>
          <w:szCs w:val="24"/>
          <w:highlight w:val="yellow"/>
        </w:rPr>
        <w:t xml:space="preserve">The </w:t>
      </w:r>
      <w:r w:rsidR="00987C9A" w:rsidRPr="00A300D9">
        <w:rPr>
          <w:rFonts w:ascii="Times New Roman" w:hAnsi="Times New Roman" w:cs="Times New Roman"/>
          <w:sz w:val="24"/>
          <w:szCs w:val="24"/>
          <w:highlight w:val="yellow"/>
        </w:rPr>
        <w:t>MAST model (Taylor et al. 2011) areas which are the same Figure 1</w:t>
      </w:r>
      <w:r w:rsidR="007D2E3B" w:rsidRPr="00A300D9">
        <w:rPr>
          <w:rFonts w:ascii="Times New Roman" w:hAnsi="Times New Roman" w:cs="Times New Roman"/>
          <w:sz w:val="24"/>
          <w:szCs w:val="24"/>
          <w:highlight w:val="yellow"/>
        </w:rPr>
        <w:t>.1</w:t>
      </w:r>
      <w:r w:rsidR="00987C9A" w:rsidRPr="00A300D9">
        <w:rPr>
          <w:rFonts w:ascii="Times New Roman" w:hAnsi="Times New Roman" w:cs="Times New Roman"/>
          <w:sz w:val="24"/>
          <w:szCs w:val="24"/>
          <w:highlight w:val="yellow"/>
        </w:rPr>
        <w:t xml:space="preserve"> but simplified such that the Central Atlantic is merged with the Western Atlantic.</w:t>
      </w:r>
      <w:proofErr w:type="gramEnd"/>
      <w:ins w:id="6" w:author="Tom Carruthers" w:date="2017-01-02T14:33:00Z">
        <w:r w:rsidR="008D31F4" w:rsidRPr="00A300D9" w:rsidDel="008D31F4">
          <w:rPr>
            <w:rFonts w:ascii="Times New Roman" w:hAnsi="Times New Roman" w:cs="Times New Roman"/>
            <w:sz w:val="24"/>
            <w:szCs w:val="24"/>
            <w:highlight w:val="yellow"/>
          </w:rPr>
          <w:t xml:space="preserve"> </w:t>
        </w:r>
      </w:ins>
    </w:p>
    <w:commentRangeEnd w:id="4"/>
    <w:p w14:paraId="1B2917F6" w14:textId="0A125CF0" w:rsidR="00987C9A" w:rsidRPr="00A300D9" w:rsidDel="008D31F4" w:rsidRDefault="004A1C62" w:rsidP="008D31F4">
      <w:pPr>
        <w:pStyle w:val="ListParagraph"/>
        <w:ind w:left="0"/>
        <w:jc w:val="both"/>
        <w:rPr>
          <w:del w:id="7" w:author="Tom Carruthers" w:date="2017-01-02T14:33:00Z"/>
          <w:rFonts w:ascii="Times New Roman" w:hAnsi="Times New Roman" w:cs="Times New Roman"/>
          <w:sz w:val="24"/>
          <w:szCs w:val="24"/>
          <w:highlight w:val="yellow"/>
        </w:rPr>
      </w:pPr>
      <w:del w:id="8" w:author="Tom Carruthers" w:date="2017-01-02T14:33:00Z">
        <w:r w:rsidDel="008D31F4">
          <w:rPr>
            <w:rStyle w:val="CommentReference"/>
          </w:rPr>
          <w:commentReference w:id="4"/>
        </w:r>
      </w:del>
    </w:p>
    <w:p w14:paraId="55302C6E" w14:textId="4F2CCC04" w:rsidR="00E76CB5" w:rsidDel="008D31F4" w:rsidRDefault="00E76CB5" w:rsidP="008D31F4">
      <w:pPr>
        <w:pStyle w:val="ListParagraph"/>
        <w:ind w:left="0"/>
        <w:jc w:val="both"/>
        <w:rPr>
          <w:del w:id="9" w:author="Tom Carruthers" w:date="2017-01-02T14:33:00Z"/>
          <w:rFonts w:ascii="Times New Roman" w:hAnsi="Times New Roman" w:cs="Times New Roman"/>
          <w:sz w:val="24"/>
          <w:szCs w:val="24"/>
        </w:rPr>
        <w:pPrChange w:id="10" w:author="Tom Carruthers" w:date="2017-01-02T14:33:00Z">
          <w:pPr/>
        </w:pPrChange>
      </w:pPr>
      <w:del w:id="11" w:author="Tom Carruthers" w:date="2017-01-02T14:33:00Z">
        <w:r w:rsidDel="008D31F4">
          <w:rPr>
            <w:rFonts w:ascii="Times New Roman" w:hAnsi="Times New Roman" w:cs="Times New Roman"/>
            <w:sz w:val="24"/>
            <w:szCs w:val="24"/>
          </w:rPr>
          <w:br w:type="page"/>
        </w:r>
      </w:del>
    </w:p>
    <w:p w14:paraId="34256715" w14:textId="049B94B1" w:rsidR="00FB35CF" w:rsidDel="008D31F4" w:rsidRDefault="00FB35CF" w:rsidP="008D31F4">
      <w:pPr>
        <w:pStyle w:val="ListParagraph"/>
        <w:ind w:left="0"/>
        <w:jc w:val="both"/>
        <w:rPr>
          <w:del w:id="12" w:author="Tom Carruthers" w:date="2017-01-02T14:33:00Z"/>
          <w:rFonts w:ascii="Times New Roman" w:hAnsi="Times New Roman" w:cs="Times New Roman"/>
          <w:sz w:val="24"/>
          <w:szCs w:val="24"/>
        </w:rPr>
      </w:pPr>
    </w:p>
    <w:p w14:paraId="54063FCB" w14:textId="6C6386B0" w:rsidR="00987C9A" w:rsidRPr="00273D1A" w:rsidDel="008D31F4" w:rsidRDefault="00987C9A" w:rsidP="001B61C4">
      <w:pPr>
        <w:jc w:val="both"/>
        <w:rPr>
          <w:del w:id="13" w:author="Tom Carruthers" w:date="2017-01-02T14:33:00Z"/>
          <w:rFonts w:ascii="Times New Roman" w:hAnsi="Times New Roman" w:cs="Times New Roman"/>
          <w:i/>
          <w:sz w:val="24"/>
          <w:szCs w:val="24"/>
        </w:rPr>
      </w:pPr>
    </w:p>
    <w:p w14:paraId="0ECA2D16" w14:textId="1F2EA3A0" w:rsidR="00CC223C" w:rsidRDefault="00987C9A" w:rsidP="001B61C4">
      <w:pPr>
        <w:pStyle w:val="Heading3"/>
        <w:ind w:left="0"/>
      </w:pPr>
      <w:bookmarkStart w:id="14" w:name="_Toc465365279"/>
      <w:r w:rsidRPr="00273D1A">
        <w:t>Mixing hypotheses</w:t>
      </w:r>
      <w:bookmarkEnd w:id="14"/>
      <w:r w:rsidR="00D16417">
        <w:t xml:space="preserve">   </w:t>
      </w:r>
      <w:commentRangeStart w:id="15"/>
      <w:r w:rsidR="00D16417" w:rsidRPr="00BD250A">
        <w:rPr>
          <w:b/>
        </w:rPr>
        <w:t>[Need to consider simplifying</w:t>
      </w:r>
      <w:r w:rsidR="00D17E2D" w:rsidRPr="00BD250A">
        <w:rPr>
          <w:b/>
        </w:rPr>
        <w:t>, for example towards simpler Mediterranean structure.]</w:t>
      </w:r>
      <w:commentRangeEnd w:id="15"/>
      <w:r w:rsidR="004A1C62">
        <w:rPr>
          <w:rStyle w:val="CommentReference"/>
          <w:rFonts w:asciiTheme="minorHAnsi" w:eastAsiaTheme="minorHAnsi" w:hAnsiTheme="minorHAnsi" w:cstheme="minorBidi"/>
          <w:bCs w:val="0"/>
          <w:i w:val="0"/>
          <w:color w:val="auto"/>
          <w:lang w:val="en-ZA"/>
        </w:rPr>
        <w:commentReference w:id="15"/>
      </w:r>
    </w:p>
    <w:p w14:paraId="7D304C67" w14:textId="77777777" w:rsidR="00987C9A" w:rsidRDefault="00987C9A" w:rsidP="001B61C4">
      <w:pPr>
        <w:pStyle w:val="ListParagraph"/>
        <w:ind w:left="0"/>
        <w:jc w:val="both"/>
        <w:rPr>
          <w:rFonts w:ascii="Times New Roman" w:hAnsi="Times New Roman" w:cs="Times New Roman"/>
          <w:sz w:val="24"/>
          <w:szCs w:val="24"/>
        </w:rPr>
      </w:pPr>
    </w:p>
    <w:p w14:paraId="40EFFA16" w14:textId="77777777" w:rsidR="00987C9A" w:rsidRDefault="00987C9A" w:rsidP="001B61C4">
      <w:pPr>
        <w:pStyle w:val="ListParagraph"/>
        <w:ind w:left="0"/>
        <w:jc w:val="both"/>
        <w:rPr>
          <w:rFonts w:ascii="Times New Roman" w:hAnsi="Times New Roman" w:cs="Times New Roman"/>
          <w:sz w:val="24"/>
          <w:szCs w:val="24"/>
        </w:rPr>
      </w:pPr>
    </w:p>
    <w:p w14:paraId="515A02C5" w14:textId="09A67D45" w:rsidR="00987C9A" w:rsidRDefault="00F731CF" w:rsidP="001B61C4">
      <w:pPr>
        <w:pStyle w:val="ListParagraph"/>
        <w:ind w:left="0"/>
        <w:jc w:val="both"/>
        <w:rPr>
          <w:rFonts w:ascii="Times New Roman" w:hAnsi="Times New Roman" w:cs="Times New Roman"/>
          <w:sz w:val="24"/>
          <w:szCs w:val="24"/>
        </w:rPr>
      </w:pPr>
      <w:r w:rsidRPr="00F731CF">
        <w:rPr>
          <w:rFonts w:ascii="Times New Roman" w:hAnsi="Times New Roman" w:cs="Times New Roman"/>
          <w:noProof/>
          <w:sz w:val="24"/>
          <w:szCs w:val="24"/>
          <w:lang w:val="en-CA" w:eastAsia="en-CA"/>
        </w:rPr>
        <w:drawing>
          <wp:inline distT="0" distB="0" distL="0" distR="0" wp14:anchorId="20BC715E" wp14:editId="7855E6A8">
            <wp:extent cx="2445385" cy="1786255"/>
            <wp:effectExtent l="19050" t="0" r="0" b="0"/>
            <wp:docPr id="10"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5738" b="2443"/>
                    <a:stretch/>
                  </pic:blipFill>
                  <pic:spPr bwMode="auto">
                    <a:xfrm>
                      <a:off x="0" y="0"/>
                      <a:ext cx="2445385" cy="1786255"/>
                    </a:xfrm>
                    <a:prstGeom prst="rect">
                      <a:avLst/>
                    </a:prstGeom>
                    <a:noFill/>
                    <a:ln>
                      <a:noFill/>
                    </a:ln>
                    <a:extLst>
                      <a:ext uri="{53640926-AAD7-44D8-BBD7-CCE9431645EC}">
                        <a14:shadowObscured xmlns:a14="http://schemas.microsoft.com/office/drawing/2010/main"/>
                      </a:ext>
                    </a:extLst>
                  </pic:spPr>
                </pic:pic>
              </a:graphicData>
            </a:graphic>
          </wp:inline>
        </w:drawing>
      </w:r>
      <w:r w:rsidR="00B16E84">
        <w:rPr>
          <w:rFonts w:ascii="Times New Roman" w:hAnsi="Times New Roman" w:cs="Times New Roman"/>
          <w:noProof/>
          <w:sz w:val="24"/>
          <w:szCs w:val="24"/>
          <w:lang w:val="en-CA" w:eastAsia="en-CA"/>
        </w:rPr>
        <mc:AlternateContent>
          <mc:Choice Requires="wps">
            <w:drawing>
              <wp:anchor distT="0" distB="0" distL="114300" distR="114300" simplePos="0" relativeHeight="251663360" behindDoc="0" locked="0" layoutInCell="1" allowOverlap="1" wp14:anchorId="127EAE20" wp14:editId="5460338D">
                <wp:simplePos x="0" y="0"/>
                <wp:positionH relativeFrom="column">
                  <wp:posOffset>4301490</wp:posOffset>
                </wp:positionH>
                <wp:positionV relativeFrom="paragraph">
                  <wp:posOffset>19685</wp:posOffset>
                </wp:positionV>
                <wp:extent cx="321310" cy="236855"/>
                <wp:effectExtent l="0" t="0" r="2540" b="0"/>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1310" cy="2368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65127FD" w14:textId="77777777" w:rsidR="008D31F4" w:rsidRPr="00A71A7A" w:rsidRDefault="008D31F4" w:rsidP="00987C9A">
                            <w:pPr>
                              <w:jc w:val="right"/>
                              <w:rPr>
                                <w:b/>
                                <w:color w:val="0070C0"/>
                                <w:lang w:val="en-CA"/>
                              </w:rPr>
                            </w:pPr>
                            <w:r>
                              <w:rPr>
                                <w:b/>
                                <w:color w:val="0070C0"/>
                                <w:lang w:val="en-CA"/>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2" o:spid="_x0000_s1026" type="#_x0000_t202" style="position:absolute;left:0;text-align:left;margin-left:338.7pt;margin-top:1.55pt;width:25.3pt;height:18.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" fillcolor="white [3201]" stroked="f" strokeweight=".5pt">
                <v:path arrowok="t"/>
                <v:textbox>
                  <w:txbxContent>
                    <w:p w14:paraId="165127FD" w14:textId="77777777" w:rsidR="008D31F4" w:rsidRPr="00A71A7A" w:rsidRDefault="008D31F4" w:rsidP="00987C9A">
                      <w:pPr>
                        <w:jc w:val="right"/>
                        <w:rPr>
                          <w:b/>
                          <w:color w:val="0070C0"/>
                          <w:lang w:val="en-CA"/>
                        </w:rPr>
                      </w:pPr>
                      <w:r>
                        <w:rPr>
                          <w:b/>
                          <w:color w:val="0070C0"/>
                          <w:lang w:val="en-CA"/>
                        </w:rPr>
                        <w:t>B</w:t>
                      </w:r>
                    </w:p>
                  </w:txbxContent>
                </v:textbox>
              </v:shape>
            </w:pict>
          </mc:Fallback>
        </mc:AlternateContent>
      </w:r>
      <w:r w:rsidR="00B16E84">
        <w:rPr>
          <w:rFonts w:ascii="Times New Roman" w:hAnsi="Times New Roman" w:cs="Times New Roman"/>
          <w:noProof/>
          <w:sz w:val="24"/>
          <w:szCs w:val="24"/>
          <w:lang w:val="en-CA" w:eastAsia="en-CA"/>
        </w:rPr>
        <mc:AlternateContent>
          <mc:Choice Requires="wps">
            <w:drawing>
              <wp:anchor distT="0" distB="0" distL="114300" distR="114300" simplePos="0" relativeHeight="251662336" behindDoc="0" locked="0" layoutInCell="1" allowOverlap="1" wp14:anchorId="20EAB51A" wp14:editId="0601B7F6">
                <wp:simplePos x="0" y="0"/>
                <wp:positionH relativeFrom="column">
                  <wp:posOffset>1782445</wp:posOffset>
                </wp:positionH>
                <wp:positionV relativeFrom="paragraph">
                  <wp:posOffset>19685</wp:posOffset>
                </wp:positionV>
                <wp:extent cx="321310" cy="236855"/>
                <wp:effectExtent l="0" t="0" r="2540" b="0"/>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1310" cy="2368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AB0B439" w14:textId="77777777" w:rsidR="008D31F4" w:rsidRPr="00A71A7A" w:rsidRDefault="008D31F4" w:rsidP="00987C9A">
                            <w:pPr>
                              <w:jc w:val="right"/>
                              <w:rPr>
                                <w:b/>
                                <w:color w:val="0070C0"/>
                                <w:lang w:val="en-CA"/>
                              </w:rPr>
                            </w:pPr>
                            <w:r w:rsidRPr="00A71A7A">
                              <w:rPr>
                                <w:b/>
                                <w:color w:val="0070C0"/>
                                <w:lang w:val="en-CA"/>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1" o:spid="_x0000_s1027" type="#_x0000_t202" style="position:absolute;left:0;text-align:left;margin-left:140.35pt;margin-top:1.55pt;width:25.3pt;height:18.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" fillcolor="white [3201]" stroked="f" strokeweight=".5pt">
                <v:path arrowok="t"/>
                <v:textbox>
                  <w:txbxContent>
                    <w:p w14:paraId="0AB0B439" w14:textId="77777777" w:rsidR="008D31F4" w:rsidRPr="00A71A7A" w:rsidRDefault="008D31F4" w:rsidP="00987C9A">
                      <w:pPr>
                        <w:jc w:val="right"/>
                        <w:rPr>
                          <w:b/>
                          <w:color w:val="0070C0"/>
                          <w:lang w:val="en-CA"/>
                        </w:rPr>
                      </w:pPr>
                      <w:r w:rsidRPr="00A71A7A">
                        <w:rPr>
                          <w:b/>
                          <w:color w:val="0070C0"/>
                          <w:lang w:val="en-CA"/>
                        </w:rPr>
                        <w:t>A</w:t>
                      </w:r>
                    </w:p>
                  </w:txbxContent>
                </v:textbox>
              </v:shape>
            </w:pict>
          </mc:Fallback>
        </mc:AlternateContent>
      </w:r>
      <w:r w:rsidR="007E218D">
        <w:rPr>
          <w:noProof/>
          <w:lang w:val="en-CA" w:eastAsia="en-CA"/>
        </w:rPr>
        <w:drawing>
          <wp:inline distT="0" distB="0" distL="0" distR="0" wp14:anchorId="6732781D" wp14:editId="1636F04A">
            <wp:extent cx="2504440" cy="1764000"/>
            <wp:effectExtent l="0" t="0" r="0" b="8255"/>
            <wp:docPr id="8"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351" t="8633" r="-351" b="2977"/>
                    <a:stretch/>
                  </pic:blipFill>
                  <pic:spPr bwMode="auto">
                    <a:xfrm>
                      <a:off x="0" y="0"/>
                      <a:ext cx="2529904" cy="1781936"/>
                    </a:xfrm>
                    <a:prstGeom prst="rect">
                      <a:avLst/>
                    </a:prstGeom>
                    <a:noFill/>
                    <a:ln>
                      <a:noFill/>
                    </a:ln>
                    <a:extLst>
                      <a:ext uri="{53640926-AAD7-44D8-BBD7-CCE9431645EC}">
                        <a14:shadowObscured xmlns:a14="http://schemas.microsoft.com/office/drawing/2010/main"/>
                      </a:ext>
                    </a:extLst>
                  </pic:spPr>
                </pic:pic>
              </a:graphicData>
            </a:graphic>
          </wp:inline>
        </w:drawing>
      </w:r>
    </w:p>
    <w:p w14:paraId="0529252C" w14:textId="77777777" w:rsidR="00987C9A" w:rsidRDefault="00987C9A" w:rsidP="001B61C4">
      <w:pPr>
        <w:pStyle w:val="ListParagraph"/>
        <w:ind w:left="0"/>
        <w:jc w:val="both"/>
        <w:rPr>
          <w:rFonts w:ascii="Times New Roman" w:hAnsi="Times New Roman" w:cs="Times New Roman"/>
          <w:sz w:val="24"/>
          <w:szCs w:val="24"/>
        </w:rPr>
      </w:pPr>
    </w:p>
    <w:p w14:paraId="1683C827" w14:textId="7297AEB5" w:rsidR="00987C9A" w:rsidRDefault="00B16E84" w:rsidP="001B61C4">
      <w:pPr>
        <w:pStyle w:val="ListParagraph"/>
        <w:ind w:left="0"/>
        <w:jc w:val="both"/>
        <w:rPr>
          <w:rFonts w:ascii="Times New Roman" w:hAnsi="Times New Roman" w:cs="Times New Roman"/>
          <w:sz w:val="24"/>
          <w:szCs w:val="24"/>
        </w:rPr>
      </w:pPr>
      <w:r>
        <w:rPr>
          <w:rFonts w:ascii="Times New Roman" w:hAnsi="Times New Roman" w:cs="Times New Roman"/>
          <w:noProof/>
          <w:sz w:val="24"/>
          <w:szCs w:val="24"/>
          <w:lang w:val="en-CA" w:eastAsia="en-CA"/>
        </w:rPr>
        <mc:AlternateContent>
          <mc:Choice Requires="wps">
            <w:drawing>
              <wp:anchor distT="0" distB="0" distL="114300" distR="114300" simplePos="0" relativeHeight="251664384" behindDoc="0" locked="0" layoutInCell="1" allowOverlap="1" wp14:anchorId="54AD151B" wp14:editId="65185C3E">
                <wp:simplePos x="0" y="0"/>
                <wp:positionH relativeFrom="column">
                  <wp:posOffset>1782445</wp:posOffset>
                </wp:positionH>
                <wp:positionV relativeFrom="paragraph">
                  <wp:posOffset>1905</wp:posOffset>
                </wp:positionV>
                <wp:extent cx="321310" cy="236855"/>
                <wp:effectExtent l="0" t="0" r="2540" b="0"/>
                <wp:wrapNone/>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1310" cy="2368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FDCE885" w14:textId="77777777" w:rsidR="008D31F4" w:rsidRPr="00A71A7A" w:rsidRDefault="008D31F4" w:rsidP="00987C9A">
                            <w:pPr>
                              <w:jc w:val="right"/>
                              <w:rPr>
                                <w:b/>
                                <w:color w:val="0070C0"/>
                                <w:lang w:val="en-CA"/>
                              </w:rPr>
                            </w:pPr>
                            <w:r>
                              <w:rPr>
                                <w:b/>
                                <w:color w:val="0070C0"/>
                                <w:lang w:val="en-CA"/>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 o:spid="_x0000_s1028" type="#_x0000_t202" style="position:absolute;left:0;text-align:left;margin-left:140.35pt;margin-top:.15pt;width:25.3pt;height:18.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" fillcolor="white [3201]" stroked="f" strokeweight=".5pt">
                <v:path arrowok="t"/>
                <v:textbox>
                  <w:txbxContent>
                    <w:p w14:paraId="3FDCE885" w14:textId="77777777" w:rsidR="008D31F4" w:rsidRPr="00A71A7A" w:rsidRDefault="008D31F4" w:rsidP="00987C9A">
                      <w:pPr>
                        <w:jc w:val="right"/>
                        <w:rPr>
                          <w:b/>
                          <w:color w:val="0070C0"/>
                          <w:lang w:val="en-CA"/>
                        </w:rPr>
                      </w:pPr>
                      <w:r>
                        <w:rPr>
                          <w:b/>
                          <w:color w:val="0070C0"/>
                          <w:lang w:val="en-CA"/>
                        </w:rPr>
                        <w:t>C</w:t>
                      </w:r>
                    </w:p>
                  </w:txbxContent>
                </v:textbox>
              </v:shape>
            </w:pict>
          </mc:Fallback>
        </mc:AlternateContent>
      </w:r>
      <w:r>
        <w:rPr>
          <w:noProof/>
          <w:lang w:val="en-CA" w:eastAsia="en-CA"/>
        </w:rPr>
        <mc:AlternateContent>
          <mc:Choice Requires="wps">
            <w:drawing>
              <wp:anchor distT="0" distB="0" distL="114300" distR="114300" simplePos="0" relativeHeight="251659264" behindDoc="0" locked="0" layoutInCell="1" allowOverlap="1" wp14:anchorId="0F0F9EED" wp14:editId="46A2FB9C">
                <wp:simplePos x="0" y="0"/>
                <wp:positionH relativeFrom="column">
                  <wp:posOffset>3183255</wp:posOffset>
                </wp:positionH>
                <wp:positionV relativeFrom="paragraph">
                  <wp:posOffset>238760</wp:posOffset>
                </wp:positionV>
                <wp:extent cx="2277110" cy="1464945"/>
                <wp:effectExtent l="0" t="0" r="8890" b="1905"/>
                <wp:wrapNone/>
                <wp:docPr id="9"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77110" cy="14649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86294D3" w14:textId="77777777" w:rsidR="008D31F4" w:rsidRDefault="008D31F4" w:rsidP="00987C9A">
                            <w:pPr>
                              <w:rPr>
                                <w:rFonts w:ascii="Times New Roman" w:hAnsi="Times New Roman" w:cs="Times New Roman"/>
                                <w:lang w:val="en-CA"/>
                              </w:rPr>
                            </w:pPr>
                            <w:proofErr w:type="gramStart"/>
                            <w:r w:rsidRPr="00EA538E">
                              <w:rPr>
                                <w:rFonts w:ascii="Times New Roman" w:hAnsi="Times New Roman" w:cs="Times New Roman"/>
                                <w:lang w:val="en-CA"/>
                              </w:rPr>
                              <w:t xml:space="preserve">Figure </w:t>
                            </w:r>
                            <w:r>
                              <w:rPr>
                                <w:rFonts w:ascii="Times New Roman" w:hAnsi="Times New Roman" w:cs="Times New Roman"/>
                                <w:lang w:val="en-CA"/>
                              </w:rPr>
                              <w:t>1.</w:t>
                            </w:r>
                            <w:r w:rsidRPr="00EA538E">
                              <w:rPr>
                                <w:rFonts w:ascii="Times New Roman" w:hAnsi="Times New Roman" w:cs="Times New Roman"/>
                                <w:lang w:val="en-CA"/>
                              </w:rPr>
                              <w:t>2.</w:t>
                            </w:r>
                            <w:proofErr w:type="gramEnd"/>
                            <w:r w:rsidRPr="00EA538E">
                              <w:rPr>
                                <w:rFonts w:ascii="Times New Roman" w:hAnsi="Times New Roman" w:cs="Times New Roman"/>
                                <w:lang w:val="en-CA"/>
                              </w:rPr>
                              <w:t xml:space="preserve"> Mixing hypotheses suggested by Arrizabalaga et al. 2014). </w:t>
                            </w:r>
                          </w:p>
                          <w:p w14:paraId="68F42AA8" w14:textId="77777777" w:rsidR="008D31F4" w:rsidRDefault="008D31F4" w:rsidP="00987C9A">
                            <w:pPr>
                              <w:rPr>
                                <w:rFonts w:ascii="Times New Roman" w:hAnsi="Times New Roman" w:cs="Times New Roman"/>
                                <w:lang w:val="en-CA"/>
                              </w:rPr>
                            </w:pPr>
                            <w:r w:rsidRPr="00EA538E">
                              <w:rPr>
                                <w:rFonts w:ascii="Times New Roman" w:hAnsi="Times New Roman" w:cs="Times New Roman"/>
                                <w:lang w:val="en-CA"/>
                              </w:rPr>
                              <w:t>(</w:t>
                            </w:r>
                            <w:r>
                              <w:rPr>
                                <w:rFonts w:ascii="Times New Roman" w:hAnsi="Times New Roman" w:cs="Times New Roman"/>
                                <w:lang w:val="en-CA"/>
                              </w:rPr>
                              <w:t>A</w:t>
                            </w:r>
                            <w:r w:rsidRPr="00EA538E">
                              <w:rPr>
                                <w:rFonts w:ascii="Times New Roman" w:hAnsi="Times New Roman" w:cs="Times New Roman"/>
                                <w:lang w:val="en-CA"/>
                              </w:rPr>
                              <w:t xml:space="preserve">) A two </w:t>
                            </w:r>
                            <w:r>
                              <w:rPr>
                                <w:rFonts w:ascii="Times New Roman" w:hAnsi="Times New Roman" w:cs="Times New Roman"/>
                                <w:lang w:val="en-CA"/>
                              </w:rPr>
                              <w:t>stock model with no sub-</w:t>
                            </w:r>
                            <w:r w:rsidRPr="00EA538E">
                              <w:rPr>
                                <w:rFonts w:ascii="Times New Roman" w:hAnsi="Times New Roman" w:cs="Times New Roman"/>
                                <w:lang w:val="en-CA"/>
                              </w:rPr>
                              <w:t xml:space="preserve">populations. </w:t>
                            </w:r>
                          </w:p>
                          <w:p w14:paraId="7A155E39" w14:textId="77777777" w:rsidR="008D31F4" w:rsidRDefault="008D31F4" w:rsidP="00987C9A">
                            <w:pPr>
                              <w:rPr>
                                <w:rFonts w:ascii="Times New Roman" w:hAnsi="Times New Roman" w:cs="Times New Roman"/>
                                <w:lang w:val="en-CA"/>
                              </w:rPr>
                            </w:pPr>
                            <w:r w:rsidRPr="00EA538E">
                              <w:rPr>
                                <w:rFonts w:ascii="Times New Roman" w:hAnsi="Times New Roman" w:cs="Times New Roman"/>
                                <w:lang w:val="en-CA"/>
                              </w:rPr>
                              <w:t>(</w:t>
                            </w:r>
                            <w:r>
                              <w:rPr>
                                <w:rFonts w:ascii="Times New Roman" w:hAnsi="Times New Roman" w:cs="Times New Roman"/>
                                <w:lang w:val="en-CA"/>
                              </w:rPr>
                              <w:t>B</w:t>
                            </w:r>
                            <w:r w:rsidRPr="00EA538E">
                              <w:rPr>
                                <w:rFonts w:ascii="Times New Roman" w:hAnsi="Times New Roman" w:cs="Times New Roman"/>
                                <w:lang w:val="en-CA"/>
                              </w:rPr>
                              <w:t xml:space="preserve">) A two </w:t>
                            </w:r>
                            <w:r>
                              <w:rPr>
                                <w:rFonts w:ascii="Times New Roman" w:hAnsi="Times New Roman" w:cs="Times New Roman"/>
                                <w:lang w:val="en-CA"/>
                              </w:rPr>
                              <w:t>stock</w:t>
                            </w:r>
                            <w:r w:rsidRPr="00EA538E">
                              <w:rPr>
                                <w:rFonts w:ascii="Times New Roman" w:hAnsi="Times New Roman" w:cs="Times New Roman"/>
                                <w:lang w:val="en-CA"/>
                              </w:rPr>
                              <w:t xml:space="preserve"> model with sub</w:t>
                            </w:r>
                            <w:r>
                              <w:rPr>
                                <w:rFonts w:ascii="Times New Roman" w:hAnsi="Times New Roman" w:cs="Times New Roman"/>
                                <w:lang w:val="en-CA"/>
                              </w:rPr>
                              <w:t>-</w:t>
                            </w:r>
                            <w:r w:rsidRPr="00EA538E">
                              <w:rPr>
                                <w:rFonts w:ascii="Times New Roman" w:hAnsi="Times New Roman" w:cs="Times New Roman"/>
                                <w:lang w:val="en-CA"/>
                              </w:rPr>
                              <w:t xml:space="preserve">population structure. </w:t>
                            </w:r>
                          </w:p>
                          <w:p w14:paraId="20CC9FD4" w14:textId="77777777" w:rsidR="008D31F4" w:rsidRPr="00EA538E" w:rsidRDefault="008D31F4" w:rsidP="00987C9A">
                            <w:pPr>
                              <w:rPr>
                                <w:rFonts w:ascii="Times New Roman" w:hAnsi="Times New Roman" w:cs="Times New Roman"/>
                                <w:lang w:val="en-CA"/>
                              </w:rPr>
                            </w:pPr>
                            <w:r w:rsidRPr="00EA538E">
                              <w:rPr>
                                <w:rFonts w:ascii="Times New Roman" w:hAnsi="Times New Roman" w:cs="Times New Roman"/>
                                <w:lang w:val="en-CA"/>
                              </w:rPr>
                              <w:t>(</w:t>
                            </w:r>
                            <w:r>
                              <w:rPr>
                                <w:rFonts w:ascii="Times New Roman" w:hAnsi="Times New Roman" w:cs="Times New Roman"/>
                                <w:lang w:val="en-CA"/>
                              </w:rPr>
                              <w:t xml:space="preserve">C) </w:t>
                            </w:r>
                            <w:r w:rsidRPr="00EA538E">
                              <w:rPr>
                                <w:rFonts w:ascii="Times New Roman" w:hAnsi="Times New Roman" w:cs="Times New Roman"/>
                                <w:lang w:val="en-CA"/>
                              </w:rPr>
                              <w:t xml:space="preserve">A </w:t>
                            </w:r>
                            <w:r>
                              <w:rPr>
                                <w:rFonts w:ascii="Times New Roman" w:hAnsi="Times New Roman" w:cs="Times New Roman"/>
                                <w:lang w:val="en-CA"/>
                              </w:rPr>
                              <w:t>complex 2+ stock</w:t>
                            </w:r>
                            <w:r w:rsidRPr="00EA538E">
                              <w:rPr>
                                <w:rFonts w:ascii="Times New Roman" w:hAnsi="Times New Roman" w:cs="Times New Roman"/>
                                <w:lang w:val="en-CA"/>
                              </w:rPr>
                              <w:t xml:space="preserve"> model.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8" o:spid="_x0000_s1029" type="#_x0000_t202" style="position:absolute;left:0;text-align:left;margin-left:250.65pt;margin-top:18.8pt;width:179.3pt;height:115.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" fillcolor="white [3201]" stroked="f" strokeweight=".5pt">
                <v:path arrowok="t"/>
                <v:textbox>
                  <w:txbxContent>
                    <w:p w14:paraId="286294D3" w14:textId="77777777" w:rsidR="008D31F4" w:rsidRDefault="008D31F4" w:rsidP="00987C9A">
                      <w:pPr>
                        <w:rPr>
                          <w:rFonts w:ascii="Times New Roman" w:hAnsi="Times New Roman" w:cs="Times New Roman"/>
                          <w:lang w:val="en-CA"/>
                        </w:rPr>
                      </w:pPr>
                      <w:proofErr w:type="gramStart"/>
                      <w:r w:rsidRPr="00EA538E">
                        <w:rPr>
                          <w:rFonts w:ascii="Times New Roman" w:hAnsi="Times New Roman" w:cs="Times New Roman"/>
                          <w:lang w:val="en-CA"/>
                        </w:rPr>
                        <w:t xml:space="preserve">Figure </w:t>
                      </w:r>
                      <w:r>
                        <w:rPr>
                          <w:rFonts w:ascii="Times New Roman" w:hAnsi="Times New Roman" w:cs="Times New Roman"/>
                          <w:lang w:val="en-CA"/>
                        </w:rPr>
                        <w:t>1.</w:t>
                      </w:r>
                      <w:r w:rsidRPr="00EA538E">
                        <w:rPr>
                          <w:rFonts w:ascii="Times New Roman" w:hAnsi="Times New Roman" w:cs="Times New Roman"/>
                          <w:lang w:val="en-CA"/>
                        </w:rPr>
                        <w:t>2.</w:t>
                      </w:r>
                      <w:proofErr w:type="gramEnd"/>
                      <w:r w:rsidRPr="00EA538E">
                        <w:rPr>
                          <w:rFonts w:ascii="Times New Roman" w:hAnsi="Times New Roman" w:cs="Times New Roman"/>
                          <w:lang w:val="en-CA"/>
                        </w:rPr>
                        <w:t xml:space="preserve"> Mixing hypotheses suggested by Arrizabalaga et al. 2014). </w:t>
                      </w:r>
                    </w:p>
                    <w:p w14:paraId="68F42AA8" w14:textId="77777777" w:rsidR="008D31F4" w:rsidRDefault="008D31F4" w:rsidP="00987C9A">
                      <w:pPr>
                        <w:rPr>
                          <w:rFonts w:ascii="Times New Roman" w:hAnsi="Times New Roman" w:cs="Times New Roman"/>
                          <w:lang w:val="en-CA"/>
                        </w:rPr>
                      </w:pPr>
                      <w:r w:rsidRPr="00EA538E">
                        <w:rPr>
                          <w:rFonts w:ascii="Times New Roman" w:hAnsi="Times New Roman" w:cs="Times New Roman"/>
                          <w:lang w:val="en-CA"/>
                        </w:rPr>
                        <w:t>(</w:t>
                      </w:r>
                      <w:r>
                        <w:rPr>
                          <w:rFonts w:ascii="Times New Roman" w:hAnsi="Times New Roman" w:cs="Times New Roman"/>
                          <w:lang w:val="en-CA"/>
                        </w:rPr>
                        <w:t>A</w:t>
                      </w:r>
                      <w:r w:rsidRPr="00EA538E">
                        <w:rPr>
                          <w:rFonts w:ascii="Times New Roman" w:hAnsi="Times New Roman" w:cs="Times New Roman"/>
                          <w:lang w:val="en-CA"/>
                        </w:rPr>
                        <w:t xml:space="preserve">) A two </w:t>
                      </w:r>
                      <w:r>
                        <w:rPr>
                          <w:rFonts w:ascii="Times New Roman" w:hAnsi="Times New Roman" w:cs="Times New Roman"/>
                          <w:lang w:val="en-CA"/>
                        </w:rPr>
                        <w:t>stock model with no sub-</w:t>
                      </w:r>
                      <w:r w:rsidRPr="00EA538E">
                        <w:rPr>
                          <w:rFonts w:ascii="Times New Roman" w:hAnsi="Times New Roman" w:cs="Times New Roman"/>
                          <w:lang w:val="en-CA"/>
                        </w:rPr>
                        <w:t xml:space="preserve">populations. </w:t>
                      </w:r>
                    </w:p>
                    <w:p w14:paraId="7A155E39" w14:textId="77777777" w:rsidR="008D31F4" w:rsidRDefault="008D31F4" w:rsidP="00987C9A">
                      <w:pPr>
                        <w:rPr>
                          <w:rFonts w:ascii="Times New Roman" w:hAnsi="Times New Roman" w:cs="Times New Roman"/>
                          <w:lang w:val="en-CA"/>
                        </w:rPr>
                      </w:pPr>
                      <w:r w:rsidRPr="00EA538E">
                        <w:rPr>
                          <w:rFonts w:ascii="Times New Roman" w:hAnsi="Times New Roman" w:cs="Times New Roman"/>
                          <w:lang w:val="en-CA"/>
                        </w:rPr>
                        <w:t>(</w:t>
                      </w:r>
                      <w:r>
                        <w:rPr>
                          <w:rFonts w:ascii="Times New Roman" w:hAnsi="Times New Roman" w:cs="Times New Roman"/>
                          <w:lang w:val="en-CA"/>
                        </w:rPr>
                        <w:t>B</w:t>
                      </w:r>
                      <w:r w:rsidRPr="00EA538E">
                        <w:rPr>
                          <w:rFonts w:ascii="Times New Roman" w:hAnsi="Times New Roman" w:cs="Times New Roman"/>
                          <w:lang w:val="en-CA"/>
                        </w:rPr>
                        <w:t xml:space="preserve">) A two </w:t>
                      </w:r>
                      <w:r>
                        <w:rPr>
                          <w:rFonts w:ascii="Times New Roman" w:hAnsi="Times New Roman" w:cs="Times New Roman"/>
                          <w:lang w:val="en-CA"/>
                        </w:rPr>
                        <w:t>stock</w:t>
                      </w:r>
                      <w:r w:rsidRPr="00EA538E">
                        <w:rPr>
                          <w:rFonts w:ascii="Times New Roman" w:hAnsi="Times New Roman" w:cs="Times New Roman"/>
                          <w:lang w:val="en-CA"/>
                        </w:rPr>
                        <w:t xml:space="preserve"> model with sub</w:t>
                      </w:r>
                      <w:r>
                        <w:rPr>
                          <w:rFonts w:ascii="Times New Roman" w:hAnsi="Times New Roman" w:cs="Times New Roman"/>
                          <w:lang w:val="en-CA"/>
                        </w:rPr>
                        <w:t>-</w:t>
                      </w:r>
                      <w:r w:rsidRPr="00EA538E">
                        <w:rPr>
                          <w:rFonts w:ascii="Times New Roman" w:hAnsi="Times New Roman" w:cs="Times New Roman"/>
                          <w:lang w:val="en-CA"/>
                        </w:rPr>
                        <w:t xml:space="preserve">population structure. </w:t>
                      </w:r>
                    </w:p>
                    <w:p w14:paraId="20CC9FD4" w14:textId="77777777" w:rsidR="008D31F4" w:rsidRPr="00EA538E" w:rsidRDefault="008D31F4" w:rsidP="00987C9A">
                      <w:pPr>
                        <w:rPr>
                          <w:rFonts w:ascii="Times New Roman" w:hAnsi="Times New Roman" w:cs="Times New Roman"/>
                          <w:lang w:val="en-CA"/>
                        </w:rPr>
                      </w:pPr>
                      <w:r w:rsidRPr="00EA538E">
                        <w:rPr>
                          <w:rFonts w:ascii="Times New Roman" w:hAnsi="Times New Roman" w:cs="Times New Roman"/>
                          <w:lang w:val="en-CA"/>
                        </w:rPr>
                        <w:t>(</w:t>
                      </w:r>
                      <w:r>
                        <w:rPr>
                          <w:rFonts w:ascii="Times New Roman" w:hAnsi="Times New Roman" w:cs="Times New Roman"/>
                          <w:lang w:val="en-CA"/>
                        </w:rPr>
                        <w:t xml:space="preserve">C) </w:t>
                      </w:r>
                      <w:r w:rsidRPr="00EA538E">
                        <w:rPr>
                          <w:rFonts w:ascii="Times New Roman" w:hAnsi="Times New Roman" w:cs="Times New Roman"/>
                          <w:lang w:val="en-CA"/>
                        </w:rPr>
                        <w:t xml:space="preserve">A </w:t>
                      </w:r>
                      <w:r>
                        <w:rPr>
                          <w:rFonts w:ascii="Times New Roman" w:hAnsi="Times New Roman" w:cs="Times New Roman"/>
                          <w:lang w:val="en-CA"/>
                        </w:rPr>
                        <w:t>complex 2+ stock</w:t>
                      </w:r>
                      <w:r w:rsidRPr="00EA538E">
                        <w:rPr>
                          <w:rFonts w:ascii="Times New Roman" w:hAnsi="Times New Roman" w:cs="Times New Roman"/>
                          <w:lang w:val="en-CA"/>
                        </w:rPr>
                        <w:t xml:space="preserve"> model. </w:t>
                      </w:r>
                    </w:p>
                  </w:txbxContent>
                </v:textbox>
              </v:shape>
            </w:pict>
          </mc:Fallback>
        </mc:AlternateContent>
      </w:r>
      <w:r w:rsidR="00987C9A">
        <w:rPr>
          <w:noProof/>
          <w:lang w:val="en-CA" w:eastAsia="en-CA"/>
        </w:rPr>
        <w:drawing>
          <wp:inline distT="0" distB="0" distL="0" distR="0" wp14:anchorId="6550B613" wp14:editId="6465D7C8">
            <wp:extent cx="2523067" cy="1699381"/>
            <wp:effectExtent l="0" t="0" r="0" b="0"/>
            <wp:docPr id="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10000" b="5759"/>
                    <a:stretch/>
                  </pic:blipFill>
                  <pic:spPr bwMode="auto">
                    <a:xfrm>
                      <a:off x="0" y="0"/>
                      <a:ext cx="2520277" cy="1697502"/>
                    </a:xfrm>
                    <a:prstGeom prst="rect">
                      <a:avLst/>
                    </a:prstGeom>
                    <a:noFill/>
                    <a:ln>
                      <a:noFill/>
                    </a:ln>
                    <a:extLst>
                      <a:ext uri="{53640926-AAD7-44D8-BBD7-CCE9431645EC}">
                        <a14:shadowObscured xmlns:a14="http://schemas.microsoft.com/office/drawing/2010/main"/>
                      </a:ext>
                    </a:extLst>
                  </pic:spPr>
                </pic:pic>
              </a:graphicData>
            </a:graphic>
          </wp:inline>
        </w:drawing>
      </w:r>
    </w:p>
    <w:p w14:paraId="58A2385D" w14:textId="77777777" w:rsidR="00987C9A" w:rsidRDefault="00987C9A" w:rsidP="001B61C4">
      <w:pPr>
        <w:pStyle w:val="ListParagraph"/>
        <w:ind w:left="0"/>
        <w:jc w:val="both"/>
        <w:rPr>
          <w:rFonts w:ascii="Times New Roman" w:hAnsi="Times New Roman" w:cs="Times New Roman"/>
          <w:sz w:val="24"/>
          <w:szCs w:val="24"/>
        </w:rPr>
      </w:pPr>
    </w:p>
    <w:p w14:paraId="62592A77" w14:textId="77777777" w:rsidR="00987C9A" w:rsidRDefault="00987C9A" w:rsidP="001B61C4">
      <w:pPr>
        <w:pStyle w:val="ListParagraph"/>
        <w:ind w:left="0"/>
        <w:jc w:val="both"/>
        <w:rPr>
          <w:rFonts w:ascii="Times New Roman" w:hAnsi="Times New Roman" w:cs="Times New Roman"/>
          <w:sz w:val="24"/>
          <w:szCs w:val="24"/>
        </w:rPr>
      </w:pPr>
    </w:p>
    <w:p w14:paraId="11BEF98A" w14:textId="77777777" w:rsidR="00CC223C" w:rsidRDefault="00987C9A" w:rsidP="001B61C4">
      <w:pPr>
        <w:pStyle w:val="Heading4"/>
        <w:ind w:left="0"/>
      </w:pPr>
      <w:bookmarkStart w:id="16" w:name="_Toc465365280"/>
      <w:r w:rsidRPr="008E1D5C">
        <w:t>Baseline</w:t>
      </w:r>
      <w:bookmarkEnd w:id="16"/>
    </w:p>
    <w:p w14:paraId="6677E298" w14:textId="77777777" w:rsidR="00987C9A" w:rsidRDefault="00987C9A" w:rsidP="001B61C4">
      <w:pPr>
        <w:pStyle w:val="ListParagraph"/>
        <w:ind w:left="0"/>
        <w:jc w:val="both"/>
        <w:rPr>
          <w:rFonts w:ascii="Times New Roman" w:hAnsi="Times New Roman" w:cs="Times New Roman"/>
          <w:sz w:val="24"/>
          <w:szCs w:val="24"/>
          <w:u w:val="single"/>
        </w:rPr>
      </w:pPr>
    </w:p>
    <w:p w14:paraId="203CDBA7" w14:textId="77777777" w:rsidR="00987C9A" w:rsidRDefault="00987C9A" w:rsidP="001B61C4">
      <w:pPr>
        <w:pStyle w:val="ListParagraph"/>
        <w:ind w:left="0"/>
        <w:jc w:val="both"/>
        <w:rPr>
          <w:rFonts w:ascii="Times New Roman" w:hAnsi="Times New Roman" w:cs="Times New Roman"/>
          <w:sz w:val="24"/>
          <w:szCs w:val="24"/>
        </w:rPr>
      </w:pPr>
      <w:proofErr w:type="gramStart"/>
      <w:r>
        <w:rPr>
          <w:rFonts w:ascii="Times New Roman" w:hAnsi="Times New Roman" w:cs="Times New Roman"/>
          <w:sz w:val="24"/>
          <w:szCs w:val="24"/>
        </w:rPr>
        <w:t xml:space="preserve">A two-stock model similar to Figure </w:t>
      </w:r>
      <w:r w:rsidR="007D2E3B">
        <w:rPr>
          <w:rFonts w:ascii="Times New Roman" w:hAnsi="Times New Roman" w:cs="Times New Roman"/>
          <w:sz w:val="24"/>
          <w:szCs w:val="24"/>
        </w:rPr>
        <w:t>1.</w:t>
      </w:r>
      <w:r>
        <w:rPr>
          <w:rFonts w:ascii="Times New Roman" w:hAnsi="Times New Roman" w:cs="Times New Roman"/>
          <w:sz w:val="24"/>
          <w:szCs w:val="24"/>
        </w:rPr>
        <w:t>2A but adhering to the spatial structure of Figure 1</w:t>
      </w:r>
      <w:r w:rsidR="007D2E3B">
        <w:rPr>
          <w:rFonts w:ascii="Times New Roman" w:hAnsi="Times New Roman" w:cs="Times New Roman"/>
          <w:sz w:val="24"/>
          <w:szCs w:val="24"/>
        </w:rPr>
        <w:t>.1</w:t>
      </w:r>
      <w:r>
        <w:rPr>
          <w:rFonts w:ascii="Times New Roman" w:hAnsi="Times New Roman" w:cs="Times New Roman"/>
          <w:sz w:val="24"/>
          <w:szCs w:val="24"/>
        </w:rPr>
        <w:t>A.</w:t>
      </w:r>
      <w:proofErr w:type="gramEnd"/>
    </w:p>
    <w:p w14:paraId="59C367DD" w14:textId="77777777" w:rsidR="00987C9A" w:rsidRDefault="00987C9A" w:rsidP="001B61C4">
      <w:pPr>
        <w:pStyle w:val="ListParagraph"/>
        <w:ind w:left="0"/>
        <w:jc w:val="both"/>
        <w:rPr>
          <w:rFonts w:ascii="Times New Roman" w:hAnsi="Times New Roman" w:cs="Times New Roman"/>
          <w:sz w:val="24"/>
          <w:szCs w:val="24"/>
          <w:u w:val="single"/>
        </w:rPr>
      </w:pPr>
    </w:p>
    <w:p w14:paraId="38746D17" w14:textId="77777777" w:rsidR="00CC223C" w:rsidRDefault="00987C9A" w:rsidP="001B61C4">
      <w:pPr>
        <w:pStyle w:val="Heading4"/>
        <w:ind w:left="0"/>
      </w:pPr>
      <w:bookmarkStart w:id="17" w:name="_Toc465365281"/>
      <w:r>
        <w:t>Alternative options</w:t>
      </w:r>
      <w:bookmarkEnd w:id="17"/>
    </w:p>
    <w:p w14:paraId="6589E318" w14:textId="77777777" w:rsidR="00987C9A" w:rsidRDefault="00987C9A" w:rsidP="001B61C4">
      <w:pPr>
        <w:pStyle w:val="ListParagraph"/>
        <w:ind w:left="0"/>
        <w:jc w:val="both"/>
        <w:rPr>
          <w:rFonts w:ascii="Times New Roman" w:hAnsi="Times New Roman" w:cs="Times New Roman"/>
          <w:sz w:val="24"/>
          <w:szCs w:val="24"/>
        </w:rPr>
      </w:pPr>
    </w:p>
    <w:p w14:paraId="47E9D631" w14:textId="77777777" w:rsidR="00987C9A" w:rsidRDefault="00987C9A" w:rsidP="001B61C4">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A two-stock model with no mixing </w:t>
      </w:r>
    </w:p>
    <w:p w14:paraId="70CAFFF9" w14:textId="77777777" w:rsidR="00987C9A" w:rsidRPr="008E1D5C" w:rsidRDefault="00987C9A" w:rsidP="001B61C4">
      <w:pPr>
        <w:jc w:val="both"/>
        <w:rPr>
          <w:rFonts w:ascii="Times New Roman" w:hAnsi="Times New Roman" w:cs="Times New Roman"/>
          <w:sz w:val="24"/>
          <w:szCs w:val="24"/>
          <w:highlight w:val="yellow"/>
        </w:rPr>
      </w:pPr>
    </w:p>
    <w:p w14:paraId="36CADC0F" w14:textId="77777777" w:rsidR="00987C9A" w:rsidRDefault="00987C9A" w:rsidP="001B61C4">
      <w:pPr>
        <w:jc w:val="both"/>
        <w:rPr>
          <w:rFonts w:ascii="Times New Roman" w:hAnsi="Times New Roman" w:cs="Times New Roman"/>
          <w:b/>
          <w:sz w:val="24"/>
          <w:szCs w:val="24"/>
        </w:rPr>
      </w:pPr>
    </w:p>
    <w:p w14:paraId="1F68F4CE" w14:textId="77777777" w:rsidR="004A409F" w:rsidRDefault="004A409F" w:rsidP="001B61C4">
      <w:pPr>
        <w:jc w:val="both"/>
        <w:rPr>
          <w:rFonts w:ascii="Times New Roman" w:hAnsi="Times New Roman" w:cs="Times New Roman"/>
          <w:b/>
          <w:sz w:val="24"/>
          <w:szCs w:val="24"/>
        </w:rPr>
      </w:pPr>
    </w:p>
    <w:p w14:paraId="18845602" w14:textId="77777777" w:rsidR="00CC223C" w:rsidRDefault="00987C9A" w:rsidP="00406114">
      <w:pPr>
        <w:pStyle w:val="Heading1"/>
        <w:numPr>
          <w:ilvl w:val="0"/>
          <w:numId w:val="60"/>
        </w:numPr>
        <w:ind w:left="130" w:hanging="130"/>
      </w:pPr>
      <w:bookmarkStart w:id="18" w:name="_Toc465365282"/>
      <w:r w:rsidRPr="005255F2">
        <w:t xml:space="preserve">PAST DATA </w:t>
      </w:r>
      <w:r w:rsidRPr="00EB4092">
        <w:t>AVAILABLE</w:t>
      </w:r>
      <w:bookmarkEnd w:id="18"/>
    </w:p>
    <w:p w14:paraId="27E45608" w14:textId="77777777" w:rsidR="00987C9A" w:rsidRDefault="00987C9A" w:rsidP="001B61C4">
      <w:pPr>
        <w:pStyle w:val="ListParagraph"/>
        <w:ind w:left="0"/>
        <w:jc w:val="both"/>
        <w:rPr>
          <w:rFonts w:ascii="Times New Roman" w:hAnsi="Times New Roman" w:cs="Times New Roman"/>
          <w:sz w:val="24"/>
          <w:szCs w:val="24"/>
          <w:highlight w:val="yellow"/>
        </w:rPr>
      </w:pPr>
    </w:p>
    <w:p w14:paraId="7DC5396F" w14:textId="77777777" w:rsidR="00B24664" w:rsidRPr="00B24664" w:rsidRDefault="00B24664" w:rsidP="001B61C4">
      <w:pPr>
        <w:pStyle w:val="ListParagraph"/>
        <w:ind w:left="0"/>
        <w:jc w:val="both"/>
        <w:rPr>
          <w:rFonts w:ascii="Times New Roman" w:hAnsi="Times New Roman" w:cs="Times New Roman"/>
          <w:sz w:val="24"/>
          <w:szCs w:val="24"/>
        </w:rPr>
      </w:pPr>
      <w:r w:rsidRPr="00B24664">
        <w:rPr>
          <w:rFonts w:ascii="Times New Roman" w:hAnsi="Times New Roman" w:cs="Times New Roman"/>
          <w:sz w:val="24"/>
          <w:szCs w:val="24"/>
        </w:rPr>
        <w:t xml:space="preserve">Table </w:t>
      </w:r>
      <w:r w:rsidR="007D2E3B">
        <w:rPr>
          <w:rFonts w:ascii="Times New Roman" w:hAnsi="Times New Roman" w:cs="Times New Roman"/>
          <w:sz w:val="24"/>
          <w:szCs w:val="24"/>
        </w:rPr>
        <w:t>2.1</w:t>
      </w:r>
      <w:r w:rsidR="007D2E3B" w:rsidRPr="00B24664">
        <w:rPr>
          <w:rFonts w:ascii="Times New Roman" w:hAnsi="Times New Roman" w:cs="Times New Roman"/>
          <w:sz w:val="24"/>
          <w:szCs w:val="24"/>
        </w:rPr>
        <w:t xml:space="preserve"> </w:t>
      </w:r>
      <w:r w:rsidRPr="00B24664">
        <w:rPr>
          <w:rFonts w:ascii="Times New Roman" w:hAnsi="Times New Roman" w:cs="Times New Roman"/>
          <w:sz w:val="24"/>
          <w:szCs w:val="24"/>
        </w:rPr>
        <w:t xml:space="preserve">provides an overview of the data that may be used to condition operating models for Atlantic </w:t>
      </w:r>
      <w:proofErr w:type="spellStart"/>
      <w:r w:rsidRPr="00B24664">
        <w:rPr>
          <w:rFonts w:ascii="Times New Roman" w:hAnsi="Times New Roman" w:cs="Times New Roman"/>
          <w:sz w:val="24"/>
          <w:szCs w:val="24"/>
        </w:rPr>
        <w:t>bluefin</w:t>
      </w:r>
      <w:proofErr w:type="spellEnd"/>
      <w:r w:rsidRPr="00B24664">
        <w:rPr>
          <w:rFonts w:ascii="Times New Roman" w:hAnsi="Times New Roman" w:cs="Times New Roman"/>
          <w:sz w:val="24"/>
          <w:szCs w:val="24"/>
        </w:rPr>
        <w:t xml:space="preserve"> tuna. The </w:t>
      </w:r>
      <w:r w:rsidR="00093196">
        <w:rPr>
          <w:rFonts w:ascii="Times New Roman" w:hAnsi="Times New Roman" w:cs="Times New Roman"/>
          <w:sz w:val="24"/>
          <w:szCs w:val="24"/>
        </w:rPr>
        <w:t>T</w:t>
      </w:r>
      <w:r w:rsidRPr="00B24664">
        <w:rPr>
          <w:rFonts w:ascii="Times New Roman" w:hAnsi="Times New Roman" w:cs="Times New Roman"/>
          <w:sz w:val="24"/>
          <w:szCs w:val="24"/>
        </w:rPr>
        <w:t>able indicates those data that have been gathered, those that are currently available and those that have already been used in conditioning operating models.</w:t>
      </w:r>
    </w:p>
    <w:p w14:paraId="03006A5E" w14:textId="77777777" w:rsidR="00CC223C" w:rsidRDefault="00B24664" w:rsidP="00406114">
      <w:pPr>
        <w:pStyle w:val="Heading3"/>
        <w:numPr>
          <w:ilvl w:val="2"/>
          <w:numId w:val="61"/>
        </w:numPr>
        <w:ind w:left="130" w:hanging="130"/>
      </w:pPr>
      <w:bookmarkStart w:id="19" w:name="_Toc465365283"/>
      <w:r w:rsidRPr="00B24664">
        <w:t>Raw data</w:t>
      </w:r>
      <w:bookmarkEnd w:id="19"/>
    </w:p>
    <w:p w14:paraId="41FD4149" w14:textId="77777777" w:rsidR="00B24664" w:rsidRPr="00B24664" w:rsidRDefault="00B24664" w:rsidP="001B61C4">
      <w:pPr>
        <w:pStyle w:val="ListParagraph"/>
        <w:ind w:left="0"/>
        <w:jc w:val="both"/>
        <w:rPr>
          <w:rFonts w:ascii="Times New Roman" w:hAnsi="Times New Roman" w:cs="Times New Roman"/>
          <w:i/>
          <w:sz w:val="24"/>
          <w:szCs w:val="24"/>
        </w:rPr>
      </w:pPr>
    </w:p>
    <w:p w14:paraId="2BBE5CA6" w14:textId="77777777" w:rsidR="00B24664" w:rsidRDefault="00B24664" w:rsidP="001B61C4">
      <w:pPr>
        <w:jc w:val="both"/>
        <w:rPr>
          <w:rFonts w:ascii="Times New Roman" w:hAnsi="Times New Roman" w:cs="Times New Roman"/>
          <w:sz w:val="24"/>
          <w:szCs w:val="24"/>
        </w:rPr>
      </w:pPr>
      <w:r w:rsidRPr="00B24664">
        <w:rPr>
          <w:rFonts w:ascii="Times New Roman" w:hAnsi="Times New Roman" w:cs="Times New Roman"/>
          <w:sz w:val="24"/>
          <w:szCs w:val="24"/>
        </w:rPr>
        <w:lastRenderedPageBreak/>
        <w:t>A preliminary demonstration operating model has been fitted to the fishery, tagging and</w:t>
      </w:r>
      <w:r>
        <w:rPr>
          <w:rFonts w:ascii="Times New Roman" w:hAnsi="Times New Roman" w:cs="Times New Roman"/>
          <w:sz w:val="24"/>
          <w:szCs w:val="24"/>
        </w:rPr>
        <w:t xml:space="preserve"> survey data that are currently available (Table </w:t>
      </w:r>
      <w:r w:rsidR="007D2E3B">
        <w:rPr>
          <w:rFonts w:ascii="Times New Roman" w:hAnsi="Times New Roman" w:cs="Times New Roman"/>
          <w:sz w:val="24"/>
          <w:szCs w:val="24"/>
        </w:rPr>
        <w:t>2.1</w:t>
      </w:r>
      <w:r>
        <w:rPr>
          <w:rFonts w:ascii="Times New Roman" w:hAnsi="Times New Roman" w:cs="Times New Roman"/>
          <w:sz w:val="24"/>
          <w:szCs w:val="24"/>
        </w:rPr>
        <w:t xml:space="preserve">, field ‘Used in OM’). Currently the operating model is fitted to ICCAT Task II landings data </w:t>
      </w:r>
      <w:r w:rsidR="00161309">
        <w:rPr>
          <w:rFonts w:ascii="Times New Roman" w:hAnsi="Times New Roman" w:cs="Times New Roman"/>
          <w:sz w:val="24"/>
          <w:szCs w:val="24"/>
        </w:rPr>
        <w:t>scaled upwards</w:t>
      </w:r>
      <w:r>
        <w:rPr>
          <w:rFonts w:ascii="Times New Roman" w:hAnsi="Times New Roman" w:cs="Times New Roman"/>
          <w:sz w:val="24"/>
          <w:szCs w:val="24"/>
        </w:rPr>
        <w:t xml:space="preserve"> to annual Task I landings. </w:t>
      </w:r>
    </w:p>
    <w:p w14:paraId="40F50F97" w14:textId="77777777" w:rsidR="00161309" w:rsidRDefault="00161309" w:rsidP="001B61C4">
      <w:pPr>
        <w:jc w:val="both"/>
        <w:rPr>
          <w:rFonts w:ascii="Times New Roman" w:hAnsi="Times New Roman" w:cs="Times New Roman"/>
          <w:sz w:val="24"/>
          <w:szCs w:val="24"/>
        </w:rPr>
      </w:pPr>
    </w:p>
    <w:p w14:paraId="1463F20B" w14:textId="77777777" w:rsidR="00B24664" w:rsidRDefault="00B24664" w:rsidP="001B61C4">
      <w:pPr>
        <w:jc w:val="both"/>
        <w:rPr>
          <w:rFonts w:ascii="Times New Roman" w:hAnsi="Times New Roman" w:cs="Times New Roman"/>
          <w:sz w:val="24"/>
          <w:szCs w:val="24"/>
        </w:rPr>
      </w:pPr>
      <w:r>
        <w:rPr>
          <w:rFonts w:ascii="Times New Roman" w:hAnsi="Times New Roman" w:cs="Times New Roman"/>
          <w:sz w:val="24"/>
          <w:szCs w:val="24"/>
        </w:rPr>
        <w:t xml:space="preserve">The ICCAT catch at size data set was used to estimate gear selectivity for each of the baseline fleet types. </w:t>
      </w:r>
    </w:p>
    <w:p w14:paraId="59494FD5" w14:textId="77777777" w:rsidR="00B24664" w:rsidRDefault="00B24664" w:rsidP="001B61C4">
      <w:pPr>
        <w:jc w:val="both"/>
        <w:rPr>
          <w:rFonts w:ascii="Times New Roman" w:hAnsi="Times New Roman" w:cs="Times New Roman"/>
          <w:sz w:val="24"/>
          <w:szCs w:val="24"/>
        </w:rPr>
      </w:pPr>
    </w:p>
    <w:p w14:paraId="6C88954A" w14:textId="77777777" w:rsidR="00B24664" w:rsidRDefault="00B24664" w:rsidP="001B61C4">
      <w:pPr>
        <w:jc w:val="both"/>
        <w:rPr>
          <w:rFonts w:ascii="Times New Roman" w:hAnsi="Times New Roman" w:cs="Times New Roman"/>
          <w:sz w:val="24"/>
          <w:szCs w:val="24"/>
        </w:rPr>
      </w:pPr>
      <w:r>
        <w:rPr>
          <w:rFonts w:ascii="Times New Roman" w:hAnsi="Times New Roman" w:cs="Times New Roman"/>
          <w:sz w:val="24"/>
          <w:szCs w:val="24"/>
        </w:rPr>
        <w:t xml:space="preserve">The pop-off satellite archival tag data from several sources (NOAA, DFO, WWF, AZTI, UNIMAR, IEO, UCA, </w:t>
      </w:r>
      <w:r w:rsidRPr="00EB7991">
        <w:rPr>
          <w:rFonts w:ascii="Times New Roman" w:hAnsi="Times New Roman" w:cs="Times New Roman"/>
          <w:sz w:val="24"/>
          <w:szCs w:val="24"/>
        </w:rPr>
        <w:t>FEDERCOOPESCA</w:t>
      </w:r>
      <w:r>
        <w:rPr>
          <w:rFonts w:ascii="Times New Roman" w:hAnsi="Times New Roman" w:cs="Times New Roman"/>
          <w:sz w:val="24"/>
          <w:szCs w:val="24"/>
        </w:rPr>
        <w:t xml:space="preserve">, </w:t>
      </w:r>
      <w:r w:rsidRPr="00EB7991">
        <w:rPr>
          <w:rFonts w:ascii="Times New Roman" w:hAnsi="Times New Roman" w:cs="Times New Roman"/>
          <w:sz w:val="24"/>
          <w:szCs w:val="24"/>
        </w:rPr>
        <w:t>COMBIOMA</w:t>
      </w:r>
      <w:r>
        <w:rPr>
          <w:rFonts w:ascii="Times New Roman" w:hAnsi="Times New Roman" w:cs="Times New Roman"/>
          <w:sz w:val="24"/>
          <w:szCs w:val="24"/>
        </w:rPr>
        <w:t xml:space="preserve">, </w:t>
      </w:r>
      <w:proofErr w:type="gramStart"/>
      <w:r>
        <w:rPr>
          <w:rFonts w:ascii="Times New Roman" w:hAnsi="Times New Roman" w:cs="Times New Roman"/>
          <w:sz w:val="24"/>
          <w:szCs w:val="24"/>
        </w:rPr>
        <w:t>GBYP</w:t>
      </w:r>
      <w:proofErr w:type="gramEnd"/>
      <w:r>
        <w:rPr>
          <w:rFonts w:ascii="Times New Roman" w:hAnsi="Times New Roman" w:cs="Times New Roman"/>
          <w:sz w:val="24"/>
          <w:szCs w:val="24"/>
        </w:rPr>
        <w:t xml:space="preserve">) </w:t>
      </w:r>
      <w:r w:rsidR="00093196">
        <w:rPr>
          <w:rFonts w:ascii="Times New Roman" w:hAnsi="Times New Roman" w:cs="Times New Roman"/>
          <w:sz w:val="24"/>
          <w:szCs w:val="24"/>
        </w:rPr>
        <w:t>have been</w:t>
      </w:r>
      <w:r>
        <w:rPr>
          <w:rFonts w:ascii="Times New Roman" w:hAnsi="Times New Roman" w:cs="Times New Roman"/>
          <w:sz w:val="24"/>
          <w:szCs w:val="24"/>
        </w:rPr>
        <w:t xml:space="preserve"> compiled by NOAA (M. Lauretta) and used in the preliminary model to estimate movements among areas. In total 319 tags provided information o</w:t>
      </w:r>
      <w:r w:rsidR="00093196">
        <w:rPr>
          <w:rFonts w:ascii="Times New Roman" w:hAnsi="Times New Roman" w:cs="Times New Roman"/>
          <w:sz w:val="24"/>
          <w:szCs w:val="24"/>
        </w:rPr>
        <w:t>n</w:t>
      </w:r>
      <w:r>
        <w:rPr>
          <w:rFonts w:ascii="Times New Roman" w:hAnsi="Times New Roman" w:cs="Times New Roman"/>
          <w:sz w:val="24"/>
          <w:szCs w:val="24"/>
        </w:rPr>
        <w:t xml:space="preserve"> 929 quarterly transitions (Table </w:t>
      </w:r>
      <w:r w:rsidR="007D2E3B">
        <w:rPr>
          <w:rFonts w:ascii="Times New Roman" w:hAnsi="Times New Roman" w:cs="Times New Roman"/>
          <w:sz w:val="24"/>
          <w:szCs w:val="24"/>
        </w:rPr>
        <w:t>2.2</w:t>
      </w:r>
      <w:r>
        <w:rPr>
          <w:rFonts w:ascii="Times New Roman" w:hAnsi="Times New Roman" w:cs="Times New Roman"/>
          <w:sz w:val="24"/>
          <w:szCs w:val="24"/>
        </w:rPr>
        <w:t>).</w:t>
      </w:r>
    </w:p>
    <w:p w14:paraId="4ED41BD6" w14:textId="77777777" w:rsidR="00B24664" w:rsidRDefault="00B24664" w:rsidP="001B61C4">
      <w:pPr>
        <w:jc w:val="both"/>
        <w:rPr>
          <w:rFonts w:ascii="Times New Roman" w:hAnsi="Times New Roman" w:cs="Times New Roman"/>
          <w:sz w:val="24"/>
          <w:szCs w:val="24"/>
        </w:rPr>
      </w:pPr>
    </w:p>
    <w:p w14:paraId="3A3CC692" w14:textId="77777777" w:rsidR="00B24664" w:rsidRDefault="00B24664" w:rsidP="001B61C4">
      <w:pPr>
        <w:jc w:val="both"/>
        <w:rPr>
          <w:rFonts w:ascii="Times New Roman" w:hAnsi="Times New Roman" w:cs="Times New Roman"/>
          <w:sz w:val="24"/>
          <w:szCs w:val="24"/>
        </w:rPr>
      </w:pPr>
      <w:r>
        <w:rPr>
          <w:rFonts w:ascii="Times New Roman" w:hAnsi="Times New Roman" w:cs="Times New Roman"/>
          <w:sz w:val="24"/>
          <w:szCs w:val="24"/>
        </w:rPr>
        <w:t xml:space="preserve">Catch data provide scale to stock assessments. In a similar way, spatial </w:t>
      </w:r>
      <w:proofErr w:type="gramStart"/>
      <w:r>
        <w:rPr>
          <w:rFonts w:ascii="Times New Roman" w:hAnsi="Times New Roman" w:cs="Times New Roman"/>
          <w:sz w:val="24"/>
          <w:szCs w:val="24"/>
        </w:rPr>
        <w:t>stock of origin data are</w:t>
      </w:r>
      <w:proofErr w:type="gramEnd"/>
      <w:r>
        <w:rPr>
          <w:rFonts w:ascii="Times New Roman" w:hAnsi="Times New Roman" w:cs="Times New Roman"/>
          <w:sz w:val="24"/>
          <w:szCs w:val="24"/>
        </w:rPr>
        <w:t xml:space="preserve"> necessary to estimate the relative magnitude of the various stocks in a multi-stock model (to correctly assign catches to stock). Currently the model uses stock of origin data derived from the otolith microchemistry research of AZTI, UMCES and DFO (Table </w:t>
      </w:r>
      <w:r w:rsidR="007D2E3B">
        <w:rPr>
          <w:rFonts w:ascii="Times New Roman" w:hAnsi="Times New Roman" w:cs="Times New Roman"/>
          <w:sz w:val="24"/>
          <w:szCs w:val="24"/>
        </w:rPr>
        <w:t>2.3</w:t>
      </w:r>
      <w:r>
        <w:rPr>
          <w:rFonts w:ascii="Times New Roman" w:hAnsi="Times New Roman" w:cs="Times New Roman"/>
          <w:sz w:val="24"/>
          <w:szCs w:val="24"/>
        </w:rPr>
        <w:t>).</w:t>
      </w:r>
    </w:p>
    <w:p w14:paraId="489AA31C" w14:textId="77777777" w:rsidR="00093196" w:rsidRDefault="00093196" w:rsidP="001B61C4">
      <w:pPr>
        <w:jc w:val="both"/>
        <w:rPr>
          <w:rFonts w:ascii="Times New Roman" w:hAnsi="Times New Roman" w:cs="Times New Roman"/>
          <w:sz w:val="24"/>
          <w:szCs w:val="24"/>
        </w:rPr>
      </w:pPr>
    </w:p>
    <w:p w14:paraId="6F703B5E" w14:textId="77777777" w:rsidR="00B24664" w:rsidRDefault="00093196" w:rsidP="001B61C4">
      <w:pPr>
        <w:jc w:val="both"/>
        <w:rPr>
          <w:rFonts w:ascii="Times New Roman" w:hAnsi="Times New Roman" w:cs="Times New Roman"/>
          <w:sz w:val="24"/>
          <w:szCs w:val="24"/>
        </w:rPr>
      </w:pPr>
      <w:r>
        <w:rPr>
          <w:rFonts w:ascii="Times New Roman" w:hAnsi="Times New Roman" w:cs="Times New Roman"/>
          <w:sz w:val="24"/>
          <w:szCs w:val="24"/>
        </w:rPr>
        <w:t xml:space="preserve">There is uncertainty in regard to the stock of origin of </w:t>
      </w:r>
      <w:proofErr w:type="spellStart"/>
      <w:r>
        <w:rPr>
          <w:rFonts w:ascii="Times New Roman" w:hAnsi="Times New Roman" w:cs="Times New Roman"/>
          <w:sz w:val="24"/>
          <w:szCs w:val="24"/>
        </w:rPr>
        <w:t>bluefin</w:t>
      </w:r>
      <w:proofErr w:type="spellEnd"/>
      <w:r>
        <w:rPr>
          <w:rFonts w:ascii="Times New Roman" w:hAnsi="Times New Roman" w:cs="Times New Roman"/>
          <w:sz w:val="24"/>
          <w:szCs w:val="24"/>
        </w:rPr>
        <w:t xml:space="preserve"> catches in the South Atlantic which </w:t>
      </w:r>
      <w:r w:rsidR="0021783C">
        <w:rPr>
          <w:rFonts w:ascii="Times New Roman" w:hAnsi="Times New Roman" w:cs="Times New Roman"/>
          <w:sz w:val="24"/>
          <w:szCs w:val="24"/>
        </w:rPr>
        <w:t>reported prior to 1970. Currently these are dealt with in the same way as all other catches: they are assigned to the areas of Figure 1</w:t>
      </w:r>
      <w:r w:rsidR="007D2E3B">
        <w:rPr>
          <w:rFonts w:ascii="Times New Roman" w:hAnsi="Times New Roman" w:cs="Times New Roman"/>
          <w:sz w:val="24"/>
          <w:szCs w:val="24"/>
        </w:rPr>
        <w:t>.1</w:t>
      </w:r>
      <w:r w:rsidR="0021783C">
        <w:rPr>
          <w:rFonts w:ascii="Times New Roman" w:hAnsi="Times New Roman" w:cs="Times New Roman"/>
          <w:sz w:val="24"/>
          <w:szCs w:val="24"/>
        </w:rPr>
        <w:t xml:space="preserve">A by uprating Task II catches (that are reported spatially) to the annual Task I catch data. It follows that these South Atlantic catches are combined with north Atlantic catches in the areas </w:t>
      </w:r>
      <w:proofErr w:type="spellStart"/>
      <w:r w:rsidR="0021783C">
        <w:rPr>
          <w:rFonts w:ascii="Times New Roman" w:hAnsi="Times New Roman" w:cs="Times New Roman"/>
          <w:sz w:val="24"/>
          <w:szCs w:val="24"/>
        </w:rPr>
        <w:t>W.Atl</w:t>
      </w:r>
      <w:proofErr w:type="spellEnd"/>
      <w:r w:rsidR="0021783C">
        <w:rPr>
          <w:rFonts w:ascii="Times New Roman" w:hAnsi="Times New Roman" w:cs="Times New Roman"/>
          <w:sz w:val="24"/>
          <w:szCs w:val="24"/>
        </w:rPr>
        <w:t xml:space="preserve"> and </w:t>
      </w:r>
      <w:proofErr w:type="spellStart"/>
      <w:r w:rsidR="0021783C">
        <w:rPr>
          <w:rFonts w:ascii="Times New Roman" w:hAnsi="Times New Roman" w:cs="Times New Roman"/>
          <w:sz w:val="24"/>
          <w:szCs w:val="24"/>
        </w:rPr>
        <w:t>E.Atl</w:t>
      </w:r>
      <w:proofErr w:type="spellEnd"/>
      <w:r w:rsidR="0021783C">
        <w:rPr>
          <w:rFonts w:ascii="Times New Roman" w:hAnsi="Times New Roman" w:cs="Times New Roman"/>
          <w:sz w:val="24"/>
          <w:szCs w:val="24"/>
        </w:rPr>
        <w:t xml:space="preserve"> (Figure 1</w:t>
      </w:r>
      <w:r w:rsidR="007D2E3B">
        <w:rPr>
          <w:rFonts w:ascii="Times New Roman" w:hAnsi="Times New Roman" w:cs="Times New Roman"/>
          <w:sz w:val="24"/>
          <w:szCs w:val="24"/>
        </w:rPr>
        <w:t>.1</w:t>
      </w:r>
      <w:r w:rsidR="0021783C">
        <w:rPr>
          <w:rFonts w:ascii="Times New Roman" w:hAnsi="Times New Roman" w:cs="Times New Roman"/>
          <w:sz w:val="24"/>
          <w:szCs w:val="24"/>
        </w:rPr>
        <w:t xml:space="preserve">A) and assumed to have the same stock of origin. Currently all </w:t>
      </w:r>
      <w:r w:rsidR="00C80707">
        <w:rPr>
          <w:rFonts w:ascii="Times New Roman" w:hAnsi="Times New Roman" w:cs="Times New Roman"/>
          <w:sz w:val="24"/>
          <w:szCs w:val="24"/>
        </w:rPr>
        <w:t xml:space="preserve">the </w:t>
      </w:r>
      <w:r w:rsidR="0021783C">
        <w:rPr>
          <w:rFonts w:ascii="Times New Roman" w:hAnsi="Times New Roman" w:cs="Times New Roman"/>
          <w:sz w:val="24"/>
          <w:szCs w:val="24"/>
        </w:rPr>
        <w:t xml:space="preserve">stock of origin data come from analyses undertaken in the north Atlantic only (e.g. otolith microchemistry). </w:t>
      </w:r>
    </w:p>
    <w:p w14:paraId="54A13061" w14:textId="7731DA47" w:rsidR="00E76CB5" w:rsidRDefault="00E76CB5">
      <w:pPr>
        <w:rPr>
          <w:rFonts w:ascii="Times New Roman" w:hAnsi="Times New Roman" w:cs="Times New Roman"/>
          <w:i/>
          <w:sz w:val="24"/>
          <w:szCs w:val="24"/>
        </w:rPr>
      </w:pPr>
    </w:p>
    <w:p w14:paraId="46C9EDFA" w14:textId="77777777" w:rsidR="004A409F" w:rsidRDefault="004A409F" w:rsidP="001B61C4">
      <w:pPr>
        <w:pStyle w:val="ListParagraph"/>
        <w:ind w:left="0"/>
        <w:jc w:val="both"/>
        <w:rPr>
          <w:rFonts w:ascii="Times New Roman" w:hAnsi="Times New Roman" w:cs="Times New Roman"/>
          <w:i/>
          <w:sz w:val="24"/>
          <w:szCs w:val="24"/>
        </w:rPr>
      </w:pPr>
    </w:p>
    <w:p w14:paraId="4BBB6982" w14:textId="77777777" w:rsidR="00CC223C" w:rsidRDefault="00B24664" w:rsidP="001B61C4">
      <w:pPr>
        <w:pStyle w:val="Heading3"/>
        <w:ind w:left="0"/>
      </w:pPr>
      <w:bookmarkStart w:id="20" w:name="_Toc465365284"/>
      <w:r>
        <w:t>Analysed data</w:t>
      </w:r>
      <w:bookmarkEnd w:id="20"/>
    </w:p>
    <w:p w14:paraId="6FCB8A53" w14:textId="77777777" w:rsidR="00B24664" w:rsidRDefault="00B24664" w:rsidP="001B61C4">
      <w:pPr>
        <w:pStyle w:val="ListParagraph"/>
        <w:ind w:left="0"/>
        <w:jc w:val="both"/>
        <w:rPr>
          <w:rFonts w:ascii="Times New Roman" w:hAnsi="Times New Roman" w:cs="Times New Roman"/>
          <w:i/>
          <w:sz w:val="24"/>
          <w:szCs w:val="24"/>
        </w:rPr>
      </w:pPr>
    </w:p>
    <w:p w14:paraId="6E8673C8" w14:textId="5601CBA5" w:rsidR="00B24664" w:rsidRDefault="00B24664" w:rsidP="001B61C4">
      <w:pPr>
        <w:jc w:val="both"/>
        <w:rPr>
          <w:rFonts w:ascii="Times New Roman" w:hAnsi="Times New Roman" w:cs="Times New Roman"/>
          <w:sz w:val="24"/>
          <w:szCs w:val="24"/>
        </w:rPr>
      </w:pPr>
      <w:r>
        <w:rPr>
          <w:rFonts w:ascii="Times New Roman" w:hAnsi="Times New Roman" w:cs="Times New Roman"/>
          <w:sz w:val="24"/>
          <w:szCs w:val="24"/>
        </w:rPr>
        <w:t>In the absence of a trip-level and fleet specific regional abundance index, preliminary standardized CPUE ind</w:t>
      </w:r>
      <w:r w:rsidR="00FF004E">
        <w:rPr>
          <w:rFonts w:ascii="Times New Roman" w:hAnsi="Times New Roman" w:cs="Times New Roman"/>
          <w:sz w:val="24"/>
          <w:szCs w:val="24"/>
        </w:rPr>
        <w:t>ices</w:t>
      </w:r>
      <w:r>
        <w:rPr>
          <w:rFonts w:ascii="Times New Roman" w:hAnsi="Times New Roman" w:cs="Times New Roman"/>
          <w:sz w:val="24"/>
          <w:szCs w:val="24"/>
        </w:rPr>
        <w:t xml:space="preserve"> w</w:t>
      </w:r>
      <w:r w:rsidR="00FF004E">
        <w:rPr>
          <w:rFonts w:ascii="Times New Roman" w:hAnsi="Times New Roman" w:cs="Times New Roman"/>
          <w:sz w:val="24"/>
          <w:szCs w:val="24"/>
        </w:rPr>
        <w:t>ere</w:t>
      </w:r>
      <w:r>
        <w:rPr>
          <w:rFonts w:ascii="Times New Roman" w:hAnsi="Times New Roman" w:cs="Times New Roman"/>
          <w:sz w:val="24"/>
          <w:szCs w:val="24"/>
        </w:rPr>
        <w:t xml:space="preserve"> derived from the following linear model</w:t>
      </w:r>
      <w:r w:rsidR="00AB1FCC">
        <w:rPr>
          <w:rFonts w:ascii="Times New Roman" w:hAnsi="Times New Roman" w:cs="Times New Roman"/>
          <w:sz w:val="24"/>
          <w:szCs w:val="24"/>
        </w:rPr>
        <w:t xml:space="preserve"> (for more detail on this approach </w:t>
      </w:r>
      <w:r w:rsidR="00AB1FCC" w:rsidRPr="00CD76DD">
        <w:rPr>
          <w:rFonts w:ascii="Times New Roman" w:hAnsi="Times New Roman" w:cs="Times New Roman"/>
          <w:sz w:val="24"/>
          <w:szCs w:val="24"/>
        </w:rPr>
        <w:t>see Carruthers 2017</w:t>
      </w:r>
      <w:ins w:id="21" w:author="Tom Carruthers" w:date="2017-01-02T14:45:00Z">
        <w:r w:rsidR="0084055A">
          <w:rPr>
            <w:rFonts w:ascii="Times New Roman" w:hAnsi="Times New Roman" w:cs="Times New Roman"/>
            <w:sz w:val="24"/>
            <w:szCs w:val="24"/>
          </w:rPr>
          <w:t>, SCRS/2017/XXX</w:t>
        </w:r>
      </w:ins>
      <w:r w:rsidR="00AB1FCC">
        <w:rPr>
          <w:rFonts w:ascii="Times New Roman" w:hAnsi="Times New Roman" w:cs="Times New Roman"/>
          <w:sz w:val="24"/>
          <w:szCs w:val="24"/>
        </w:rPr>
        <w:t>)</w:t>
      </w:r>
      <w:r>
        <w:rPr>
          <w:rFonts w:ascii="Times New Roman" w:hAnsi="Times New Roman" w:cs="Times New Roman"/>
          <w:sz w:val="24"/>
          <w:szCs w:val="24"/>
        </w:rPr>
        <w:t>:</w:t>
      </w:r>
    </w:p>
    <w:p w14:paraId="3714B392" w14:textId="77777777" w:rsidR="00B24664" w:rsidRDefault="00B24664" w:rsidP="001B61C4">
      <w:pPr>
        <w:jc w:val="both"/>
        <w:rPr>
          <w:rFonts w:ascii="Times New Roman" w:hAnsi="Times New Roman" w:cs="Times New Roman"/>
          <w:sz w:val="24"/>
          <w:szCs w:val="24"/>
        </w:rPr>
      </w:pPr>
    </w:p>
    <w:p w14:paraId="3039C1E1" w14:textId="3214A123" w:rsidR="00B24664" w:rsidRPr="005F576D" w:rsidRDefault="008D31F4" w:rsidP="001B61C4">
      <w:pPr>
        <w:jc w:val="both"/>
        <w:rPr>
          <w:rFonts w:ascii="Times New Roman" w:eastAsiaTheme="minorEastAsia" w:hAnsi="Times New Roman" w:cs="Times New Roman"/>
          <w:sz w:val="24"/>
          <w:szCs w:val="24"/>
        </w:rPr>
      </w:pPr>
      <m:oMath>
        <m:func>
          <m:funcPr>
            <m:ctrlPr>
              <w:rPr>
                <w:rFonts w:ascii="Cambria Math" w:hAnsi="Cambria Math" w:cs="Times New Roman"/>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CPUE</m:t>
                    </m:r>
                  </m:e>
                  <m:sub>
                    <m:r>
                      <w:rPr>
                        <w:rFonts w:ascii="Cambria Math" w:hAnsi="Cambria Math" w:cs="Times New Roman"/>
                        <w:sz w:val="24"/>
                        <w:szCs w:val="24"/>
                      </w:rPr>
                      <m:t>y,r,m,f</m:t>
                    </m:r>
                  </m:sub>
                </m:sSub>
              </m:e>
            </m:d>
          </m:e>
        </m:func>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y,r</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m,r</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δ</m:t>
            </m:r>
          </m:e>
          <m:sub>
            <m:r>
              <w:rPr>
                <w:rFonts w:ascii="Cambria Math" w:hAnsi="Cambria Math" w:cs="Times New Roman"/>
                <w:sz w:val="24"/>
                <w:szCs w:val="24"/>
              </w:rPr>
              <m:t>f,r</m:t>
            </m:r>
          </m:sub>
        </m:sSub>
        <m:r>
          <w:rPr>
            <w:rFonts w:ascii="Cambria Math" w:hAnsi="Cambria Math" w:cs="Times New Roman"/>
            <w:sz w:val="24"/>
            <w:szCs w:val="24"/>
          </w:rPr>
          <m:t>+ε</m:t>
        </m:r>
      </m:oMath>
      <w:r w:rsidR="00B24664">
        <w:rPr>
          <w:rFonts w:ascii="Times New Roman" w:eastAsiaTheme="minorEastAsia" w:hAnsi="Times New Roman" w:cs="Times New Roman"/>
          <w:sz w:val="24"/>
          <w:szCs w:val="24"/>
        </w:rPr>
        <w:t xml:space="preserve"> </w:t>
      </w:r>
      <w:r w:rsidR="00B24664">
        <w:rPr>
          <w:rFonts w:ascii="Times New Roman" w:eastAsiaTheme="minorEastAsia" w:hAnsi="Times New Roman" w:cs="Times New Roman"/>
          <w:sz w:val="24"/>
          <w:szCs w:val="24"/>
        </w:rPr>
        <w:tab/>
      </w:r>
      <w:r w:rsidR="00B24664">
        <w:rPr>
          <w:rFonts w:ascii="Times New Roman" w:eastAsiaTheme="minorEastAsia" w:hAnsi="Times New Roman" w:cs="Times New Roman"/>
          <w:sz w:val="24"/>
          <w:szCs w:val="24"/>
        </w:rPr>
        <w:tab/>
      </w:r>
      <w:r w:rsidR="00B24664">
        <w:rPr>
          <w:rFonts w:ascii="Times New Roman" w:eastAsiaTheme="minorEastAsia" w:hAnsi="Times New Roman" w:cs="Times New Roman"/>
          <w:sz w:val="24"/>
          <w:szCs w:val="24"/>
        </w:rPr>
        <w:tab/>
      </w:r>
      <w:r w:rsidR="00B24664">
        <w:rPr>
          <w:rFonts w:ascii="Times New Roman" w:eastAsiaTheme="minorEastAsia" w:hAnsi="Times New Roman" w:cs="Times New Roman"/>
          <w:sz w:val="24"/>
          <w:szCs w:val="24"/>
        </w:rPr>
        <w:tab/>
      </w:r>
      <w:r w:rsidR="00B24664">
        <w:rPr>
          <w:rFonts w:ascii="Times New Roman" w:eastAsiaTheme="minorEastAsia" w:hAnsi="Times New Roman" w:cs="Times New Roman"/>
          <w:sz w:val="24"/>
          <w:szCs w:val="24"/>
        </w:rPr>
        <w:tab/>
        <w:t>(2.1)</w:t>
      </w:r>
    </w:p>
    <w:p w14:paraId="32CFA669" w14:textId="77777777" w:rsidR="00B24664" w:rsidRDefault="00B24664" w:rsidP="001B61C4">
      <w:pPr>
        <w:jc w:val="both"/>
        <w:rPr>
          <w:rFonts w:ascii="Times New Roman" w:eastAsiaTheme="minorEastAsia" w:hAnsi="Times New Roman" w:cs="Times New Roman"/>
          <w:sz w:val="24"/>
          <w:szCs w:val="24"/>
        </w:rPr>
      </w:pPr>
    </w:p>
    <w:p w14:paraId="6DBA7C9C" w14:textId="77777777" w:rsidR="00FF004E" w:rsidRDefault="00B24664" w:rsidP="001B61C4">
      <w:pPr>
        <w:jc w:val="both"/>
        <w:rPr>
          <w:rFonts w:ascii="Times New Roman" w:hAnsi="Times New Roman" w:cs="Times New Roman"/>
          <w:sz w:val="24"/>
          <w:szCs w:val="24"/>
        </w:rPr>
      </w:pPr>
      <w:proofErr w:type="gramStart"/>
      <w:r>
        <w:rPr>
          <w:rFonts w:ascii="Times New Roman" w:hAnsi="Times New Roman" w:cs="Times New Roman"/>
          <w:sz w:val="24"/>
          <w:szCs w:val="24"/>
        </w:rPr>
        <w:t>where</w:t>
      </w:r>
      <w:proofErr w:type="gramEnd"/>
      <w:r>
        <w:rPr>
          <w:rFonts w:ascii="Times New Roman" w:hAnsi="Times New Roman" w:cs="Times New Roman"/>
          <w:sz w:val="24"/>
          <w:szCs w:val="24"/>
        </w:rPr>
        <w:t xml:space="preserve"> </w:t>
      </w:r>
      <w:r w:rsidRPr="00EB7991">
        <w:rPr>
          <w:rFonts w:ascii="Times New Roman" w:hAnsi="Times New Roman" w:cs="Times New Roman"/>
          <w:i/>
          <w:sz w:val="24"/>
          <w:szCs w:val="24"/>
        </w:rPr>
        <w:t>y</w:t>
      </w:r>
      <w:r>
        <w:rPr>
          <w:rFonts w:ascii="Times New Roman" w:hAnsi="Times New Roman" w:cs="Times New Roman"/>
          <w:sz w:val="24"/>
          <w:szCs w:val="24"/>
        </w:rPr>
        <w:t xml:space="preserve">, </w:t>
      </w:r>
      <w:r w:rsidRPr="00EB7991">
        <w:rPr>
          <w:rFonts w:ascii="Times New Roman" w:hAnsi="Times New Roman" w:cs="Times New Roman"/>
          <w:i/>
          <w:sz w:val="24"/>
          <w:szCs w:val="24"/>
        </w:rPr>
        <w:t>r</w:t>
      </w:r>
      <w:r>
        <w:rPr>
          <w:rFonts w:ascii="Times New Roman" w:hAnsi="Times New Roman" w:cs="Times New Roman"/>
          <w:sz w:val="24"/>
          <w:szCs w:val="24"/>
        </w:rPr>
        <w:t xml:space="preserve">, </w:t>
      </w:r>
      <w:r w:rsidRPr="00EB7991">
        <w:rPr>
          <w:rFonts w:ascii="Times New Roman" w:hAnsi="Times New Roman" w:cs="Times New Roman"/>
          <w:i/>
          <w:sz w:val="24"/>
          <w:szCs w:val="24"/>
        </w:rPr>
        <w:t>m</w:t>
      </w:r>
      <w:r>
        <w:rPr>
          <w:rFonts w:ascii="Times New Roman" w:hAnsi="Times New Roman" w:cs="Times New Roman"/>
          <w:sz w:val="24"/>
          <w:szCs w:val="24"/>
        </w:rPr>
        <w:t xml:space="preserve"> and</w:t>
      </w:r>
      <w:r w:rsidRPr="00EB7991">
        <w:rPr>
          <w:rFonts w:ascii="Times New Roman" w:hAnsi="Times New Roman" w:cs="Times New Roman"/>
          <w:i/>
          <w:sz w:val="24"/>
          <w:szCs w:val="24"/>
        </w:rPr>
        <w:t xml:space="preserve"> f</w:t>
      </w:r>
      <w:r>
        <w:rPr>
          <w:rFonts w:ascii="Times New Roman" w:hAnsi="Times New Roman" w:cs="Times New Roman"/>
          <w:sz w:val="24"/>
          <w:szCs w:val="24"/>
        </w:rPr>
        <w:t xml:space="preserve"> refer to years, areas, </w:t>
      </w:r>
      <w:proofErr w:type="spellStart"/>
      <w:r>
        <w:rPr>
          <w:rFonts w:ascii="Times New Roman" w:hAnsi="Times New Roman" w:cs="Times New Roman"/>
          <w:sz w:val="24"/>
          <w:szCs w:val="24"/>
        </w:rPr>
        <w:t>subyears</w:t>
      </w:r>
      <w:proofErr w:type="spellEnd"/>
      <w:r>
        <w:rPr>
          <w:rFonts w:ascii="Times New Roman" w:hAnsi="Times New Roman" w:cs="Times New Roman"/>
          <w:sz w:val="24"/>
          <w:szCs w:val="24"/>
        </w:rPr>
        <w:t xml:space="preserve"> and fleets, respectively. </w:t>
      </w:r>
    </w:p>
    <w:p w14:paraId="31BA45B1" w14:textId="77777777" w:rsidR="00FF004E" w:rsidRDefault="00FF004E" w:rsidP="001B61C4">
      <w:pPr>
        <w:jc w:val="both"/>
        <w:rPr>
          <w:rFonts w:ascii="Times New Roman" w:hAnsi="Times New Roman" w:cs="Times New Roman"/>
          <w:sz w:val="24"/>
          <w:szCs w:val="24"/>
        </w:rPr>
      </w:pPr>
    </w:p>
    <w:p w14:paraId="5210617B" w14:textId="7557CDD8" w:rsidR="00FF004E" w:rsidRPr="005A046E" w:rsidRDefault="00FF004E" w:rsidP="007B3F64">
      <w:pPr>
        <w:keepNext/>
        <w:keepLines/>
        <w:jc w:val="both"/>
        <w:rPr>
          <w:rFonts w:ascii="Times New Roman" w:hAnsi="Times New Roman" w:cs="Times New Roman"/>
          <w:b/>
          <w:i/>
          <w:color w:val="FF0000"/>
          <w:sz w:val="24"/>
          <w:szCs w:val="24"/>
        </w:rPr>
      </w:pPr>
      <w:proofErr w:type="gramStart"/>
      <w:r>
        <w:rPr>
          <w:rFonts w:ascii="Times New Roman" w:hAnsi="Times New Roman" w:cs="Times New Roman"/>
          <w:sz w:val="24"/>
          <w:szCs w:val="24"/>
        </w:rPr>
        <w:lastRenderedPageBreak/>
        <w:t>Table 2.2.</w:t>
      </w:r>
      <w:proofErr w:type="gramEnd"/>
      <w:r>
        <w:rPr>
          <w:rFonts w:ascii="Times New Roman" w:hAnsi="Times New Roman" w:cs="Times New Roman"/>
          <w:sz w:val="24"/>
          <w:szCs w:val="24"/>
        </w:rPr>
        <w:t xml:space="preserve"> The fleets used to derive the preli</w:t>
      </w:r>
      <w:r w:rsidR="008E2327">
        <w:rPr>
          <w:rFonts w:ascii="Times New Roman" w:hAnsi="Times New Roman" w:cs="Times New Roman"/>
          <w:sz w:val="24"/>
          <w:szCs w:val="24"/>
        </w:rPr>
        <w:t>mi</w:t>
      </w:r>
      <w:r>
        <w:rPr>
          <w:rFonts w:ascii="Times New Roman" w:hAnsi="Times New Roman" w:cs="Times New Roman"/>
          <w:sz w:val="24"/>
          <w:szCs w:val="24"/>
        </w:rPr>
        <w:t>nary master ind</w:t>
      </w:r>
      <w:r w:rsidR="005634D5">
        <w:rPr>
          <w:rFonts w:ascii="Times New Roman" w:hAnsi="Times New Roman" w:cs="Times New Roman"/>
          <w:sz w:val="24"/>
          <w:szCs w:val="24"/>
        </w:rPr>
        <w:t>ex an alternatives</w:t>
      </w:r>
      <w:r>
        <w:rPr>
          <w:rFonts w:ascii="Times New Roman" w:hAnsi="Times New Roman" w:cs="Times New Roman"/>
          <w:sz w:val="24"/>
          <w:szCs w:val="24"/>
        </w:rPr>
        <w:t xml:space="preserve">. </w:t>
      </w:r>
      <w:r w:rsidR="006A2A03">
        <w:rPr>
          <w:rFonts w:ascii="Times New Roman" w:hAnsi="Times New Roman" w:cs="Times New Roman"/>
          <w:sz w:val="24"/>
          <w:szCs w:val="24"/>
        </w:rPr>
        <w:t xml:space="preserve">  </w:t>
      </w:r>
    </w:p>
    <w:p w14:paraId="59787EC7" w14:textId="2EAC27D4" w:rsidR="00FF004E" w:rsidRDefault="008F33F7" w:rsidP="007B3F64">
      <w:pPr>
        <w:keepNext/>
        <w:keepLines/>
        <w:jc w:val="both"/>
        <w:rPr>
          <w:rFonts w:ascii="Times New Roman" w:hAnsi="Times New Roman" w:cs="Times New Roman"/>
          <w:sz w:val="24"/>
          <w:szCs w:val="24"/>
        </w:rPr>
      </w:pPr>
      <w:r w:rsidRPr="008F33F7">
        <w:rPr>
          <w:rFonts w:ascii="Times New Roman" w:hAnsi="Times New Roman" w:cs="Times New Roman"/>
          <w:sz w:val="24"/>
          <w:szCs w:val="24"/>
        </w:rPr>
        <w:t xml:space="preserve"> </w:t>
      </w: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1369"/>
        <w:gridCol w:w="1535"/>
        <w:gridCol w:w="1125"/>
        <w:gridCol w:w="1376"/>
        <w:gridCol w:w="1376"/>
        <w:gridCol w:w="1832"/>
      </w:tblGrid>
      <w:tr w:rsidR="009A3206" w:rsidRPr="00AB1FCC" w14:paraId="5EFE9AC5" w14:textId="16CF419B" w:rsidTr="00CD76DD">
        <w:trPr>
          <w:trHeight w:val="624"/>
        </w:trPr>
        <w:tc>
          <w:tcPr>
            <w:tcW w:w="1369" w:type="dxa"/>
            <w:tcBorders>
              <w:top w:val="single" w:sz="4" w:space="0" w:color="auto"/>
              <w:bottom w:val="single" w:sz="4" w:space="0" w:color="auto"/>
            </w:tcBorders>
            <w:shd w:val="clear" w:color="auto" w:fill="FFFFFF" w:themeFill="background1"/>
          </w:tcPr>
          <w:p w14:paraId="50D1520E" w14:textId="58070466" w:rsidR="009A3206" w:rsidRPr="00CD76DD" w:rsidRDefault="009A3206" w:rsidP="00A64A3F">
            <w:pPr>
              <w:keepNext/>
              <w:keepLines/>
              <w:jc w:val="both"/>
              <w:rPr>
                <w:rFonts w:ascii="Times New Roman" w:hAnsi="Times New Roman" w:cs="Times New Roman"/>
                <w:b/>
              </w:rPr>
            </w:pPr>
            <w:r w:rsidRPr="00CD76DD">
              <w:rPr>
                <w:rFonts w:ascii="Times New Roman" w:hAnsi="Times New Roman" w:cs="Times New Roman"/>
                <w:b/>
              </w:rPr>
              <w:t>Flag</w:t>
            </w:r>
          </w:p>
        </w:tc>
        <w:tc>
          <w:tcPr>
            <w:tcW w:w="1535" w:type="dxa"/>
            <w:tcBorders>
              <w:top w:val="single" w:sz="4" w:space="0" w:color="auto"/>
              <w:bottom w:val="single" w:sz="4" w:space="0" w:color="auto"/>
            </w:tcBorders>
            <w:shd w:val="clear" w:color="auto" w:fill="FFFFFF" w:themeFill="background1"/>
          </w:tcPr>
          <w:p w14:paraId="0945C339" w14:textId="0291271A" w:rsidR="009A3206" w:rsidRPr="00CD76DD" w:rsidRDefault="009A3206" w:rsidP="00A64A3F">
            <w:pPr>
              <w:keepNext/>
              <w:keepLines/>
              <w:jc w:val="center"/>
              <w:rPr>
                <w:rFonts w:ascii="Times New Roman" w:hAnsi="Times New Roman" w:cs="Times New Roman"/>
                <w:b/>
              </w:rPr>
            </w:pPr>
            <w:r w:rsidRPr="00CD76DD">
              <w:rPr>
                <w:rFonts w:ascii="Times New Roman" w:hAnsi="Times New Roman" w:cs="Times New Roman"/>
                <w:b/>
              </w:rPr>
              <w:t>Gear</w:t>
            </w:r>
          </w:p>
        </w:tc>
        <w:tc>
          <w:tcPr>
            <w:tcW w:w="1125" w:type="dxa"/>
            <w:tcBorders>
              <w:top w:val="single" w:sz="4" w:space="0" w:color="auto"/>
              <w:bottom w:val="single" w:sz="4" w:space="0" w:color="auto"/>
            </w:tcBorders>
            <w:shd w:val="clear" w:color="auto" w:fill="FFFFFF" w:themeFill="background1"/>
          </w:tcPr>
          <w:p w14:paraId="545F16E8" w14:textId="28E72938" w:rsidR="009A3206" w:rsidRPr="00CD76DD" w:rsidRDefault="009A3206" w:rsidP="00A64A3F">
            <w:pPr>
              <w:keepNext/>
              <w:keepLines/>
              <w:jc w:val="center"/>
              <w:rPr>
                <w:rFonts w:ascii="Times New Roman" w:hAnsi="Times New Roman" w:cs="Times New Roman"/>
                <w:b/>
              </w:rPr>
            </w:pPr>
            <w:r w:rsidRPr="00CD76DD">
              <w:rPr>
                <w:rFonts w:ascii="Times New Roman" w:hAnsi="Times New Roman" w:cs="Times New Roman"/>
                <w:b/>
              </w:rPr>
              <w:t>Master index</w:t>
            </w:r>
          </w:p>
        </w:tc>
        <w:tc>
          <w:tcPr>
            <w:tcW w:w="1376" w:type="dxa"/>
            <w:tcBorders>
              <w:top w:val="single" w:sz="4" w:space="0" w:color="auto"/>
              <w:bottom w:val="single" w:sz="4" w:space="0" w:color="auto"/>
            </w:tcBorders>
            <w:shd w:val="clear" w:color="auto" w:fill="FFFFFF" w:themeFill="background1"/>
          </w:tcPr>
          <w:p w14:paraId="3A43FF92" w14:textId="4F34AD53" w:rsidR="009A3206" w:rsidRPr="00CD76DD" w:rsidRDefault="009A3206" w:rsidP="00A64A3F">
            <w:pPr>
              <w:keepNext/>
              <w:keepLines/>
              <w:jc w:val="center"/>
              <w:rPr>
                <w:rFonts w:ascii="Times New Roman" w:hAnsi="Times New Roman" w:cs="Times New Roman"/>
                <w:b/>
              </w:rPr>
            </w:pPr>
            <w:r w:rsidRPr="00CD76DD">
              <w:rPr>
                <w:rFonts w:ascii="Times New Roman" w:hAnsi="Times New Roman" w:cs="Times New Roman"/>
                <w:b/>
              </w:rPr>
              <w:t>Alternative index 1</w:t>
            </w:r>
          </w:p>
        </w:tc>
        <w:tc>
          <w:tcPr>
            <w:tcW w:w="1376" w:type="dxa"/>
            <w:tcBorders>
              <w:top w:val="single" w:sz="4" w:space="0" w:color="auto"/>
              <w:bottom w:val="single" w:sz="4" w:space="0" w:color="auto"/>
            </w:tcBorders>
            <w:shd w:val="clear" w:color="auto" w:fill="FFFFFF" w:themeFill="background1"/>
          </w:tcPr>
          <w:p w14:paraId="39200E82" w14:textId="0AC668BE" w:rsidR="009A3206" w:rsidRPr="00CD76DD" w:rsidRDefault="009A3206" w:rsidP="009D6A5A">
            <w:pPr>
              <w:keepNext/>
              <w:keepLines/>
              <w:jc w:val="center"/>
              <w:rPr>
                <w:rFonts w:ascii="Times New Roman" w:hAnsi="Times New Roman" w:cs="Times New Roman"/>
                <w:b/>
              </w:rPr>
            </w:pPr>
            <w:r w:rsidRPr="00CD76DD">
              <w:rPr>
                <w:rFonts w:ascii="Times New Roman" w:hAnsi="Times New Roman" w:cs="Times New Roman"/>
                <w:b/>
              </w:rPr>
              <w:t>Alternative index 2</w:t>
            </w:r>
          </w:p>
        </w:tc>
        <w:tc>
          <w:tcPr>
            <w:tcW w:w="1832" w:type="dxa"/>
            <w:tcBorders>
              <w:top w:val="single" w:sz="4" w:space="0" w:color="auto"/>
              <w:bottom w:val="single" w:sz="4" w:space="0" w:color="auto"/>
            </w:tcBorders>
            <w:shd w:val="clear" w:color="auto" w:fill="FFFFFF" w:themeFill="background1"/>
          </w:tcPr>
          <w:p w14:paraId="28149FD7" w14:textId="20D2269D" w:rsidR="009A3206" w:rsidRPr="00CD76DD" w:rsidRDefault="009A3206" w:rsidP="009A3206">
            <w:pPr>
              <w:keepNext/>
              <w:keepLines/>
              <w:rPr>
                <w:rFonts w:ascii="Times New Roman" w:hAnsi="Times New Roman" w:cs="Times New Roman"/>
                <w:b/>
              </w:rPr>
            </w:pPr>
            <w:r w:rsidRPr="00CD76DD">
              <w:rPr>
                <w:rFonts w:ascii="Times New Roman" w:hAnsi="Times New Roman" w:cs="Times New Roman"/>
                <w:b/>
              </w:rPr>
              <w:t>Total historical catches</w:t>
            </w:r>
          </w:p>
        </w:tc>
      </w:tr>
      <w:tr w:rsidR="009A3206" w:rsidRPr="00AB1FCC" w14:paraId="2313185E" w14:textId="3A44CE5A" w:rsidTr="009A3206">
        <w:tc>
          <w:tcPr>
            <w:tcW w:w="1369" w:type="dxa"/>
            <w:tcBorders>
              <w:top w:val="single" w:sz="4" w:space="0" w:color="auto"/>
            </w:tcBorders>
            <w:shd w:val="clear" w:color="auto" w:fill="FFFFFF" w:themeFill="background1"/>
          </w:tcPr>
          <w:p w14:paraId="68846542" w14:textId="74A03101" w:rsidR="009A3206" w:rsidRPr="00CD76DD" w:rsidRDefault="009A3206" w:rsidP="00A64A3F">
            <w:pPr>
              <w:keepNext/>
              <w:keepLines/>
              <w:jc w:val="both"/>
              <w:rPr>
                <w:rFonts w:ascii="Times New Roman" w:hAnsi="Times New Roman" w:cs="Times New Roman"/>
              </w:rPr>
            </w:pPr>
            <w:r w:rsidRPr="00CD76DD">
              <w:rPr>
                <w:rFonts w:ascii="Times New Roman" w:hAnsi="Times New Roman" w:cs="Times New Roman"/>
              </w:rPr>
              <w:t>Japan</w:t>
            </w:r>
          </w:p>
        </w:tc>
        <w:tc>
          <w:tcPr>
            <w:tcW w:w="1535" w:type="dxa"/>
            <w:tcBorders>
              <w:top w:val="single" w:sz="4" w:space="0" w:color="auto"/>
            </w:tcBorders>
            <w:shd w:val="clear" w:color="auto" w:fill="FFFFFF" w:themeFill="background1"/>
          </w:tcPr>
          <w:p w14:paraId="3A2D922F" w14:textId="37D3ACE2" w:rsidR="009A3206" w:rsidRPr="00CD76DD" w:rsidRDefault="009A3206" w:rsidP="00A64A3F">
            <w:pPr>
              <w:keepNext/>
              <w:keepLines/>
              <w:jc w:val="center"/>
              <w:rPr>
                <w:rFonts w:ascii="Times New Roman" w:hAnsi="Times New Roman" w:cs="Times New Roman"/>
              </w:rPr>
            </w:pPr>
            <w:r w:rsidRPr="00CD76DD">
              <w:rPr>
                <w:rFonts w:ascii="Times New Roman" w:hAnsi="Times New Roman" w:cs="Times New Roman"/>
              </w:rPr>
              <w:t>Longline</w:t>
            </w:r>
          </w:p>
        </w:tc>
        <w:tc>
          <w:tcPr>
            <w:tcW w:w="1125" w:type="dxa"/>
            <w:tcBorders>
              <w:top w:val="single" w:sz="4" w:space="0" w:color="auto"/>
            </w:tcBorders>
            <w:shd w:val="clear" w:color="auto" w:fill="FFFFFF" w:themeFill="background1"/>
          </w:tcPr>
          <w:p w14:paraId="014DDC8F" w14:textId="6406F8B4" w:rsidR="009A3206" w:rsidRPr="00CD76DD" w:rsidRDefault="009A3206" w:rsidP="00A64A3F">
            <w:pPr>
              <w:keepNext/>
              <w:keepLines/>
              <w:jc w:val="center"/>
              <w:rPr>
                <w:rFonts w:ascii="Times New Roman" w:hAnsi="Times New Roman" w:cs="Times New Roman"/>
              </w:rPr>
            </w:pPr>
            <w:r w:rsidRPr="00CD76DD">
              <w:rPr>
                <w:rFonts w:ascii="Times New Roman" w:hAnsi="Times New Roman" w:cs="Times New Roman"/>
              </w:rPr>
              <w:t>Yes</w:t>
            </w:r>
          </w:p>
        </w:tc>
        <w:tc>
          <w:tcPr>
            <w:tcW w:w="1376" w:type="dxa"/>
            <w:tcBorders>
              <w:top w:val="single" w:sz="4" w:space="0" w:color="auto"/>
            </w:tcBorders>
            <w:shd w:val="clear" w:color="auto" w:fill="FFFFFF" w:themeFill="background1"/>
          </w:tcPr>
          <w:p w14:paraId="5108BE2E" w14:textId="3AF3D435" w:rsidR="009A3206" w:rsidRPr="00CD76DD" w:rsidRDefault="009A3206" w:rsidP="00A64A3F">
            <w:pPr>
              <w:keepNext/>
              <w:keepLines/>
              <w:jc w:val="center"/>
              <w:rPr>
                <w:rFonts w:ascii="Times New Roman" w:hAnsi="Times New Roman" w:cs="Times New Roman"/>
              </w:rPr>
            </w:pPr>
            <w:r w:rsidRPr="00CD76DD">
              <w:rPr>
                <w:rFonts w:ascii="Times New Roman" w:hAnsi="Times New Roman" w:cs="Times New Roman"/>
              </w:rPr>
              <w:t>Yes</w:t>
            </w:r>
          </w:p>
        </w:tc>
        <w:tc>
          <w:tcPr>
            <w:tcW w:w="1376" w:type="dxa"/>
            <w:tcBorders>
              <w:top w:val="single" w:sz="4" w:space="0" w:color="auto"/>
            </w:tcBorders>
            <w:shd w:val="clear" w:color="auto" w:fill="FFFFFF" w:themeFill="background1"/>
          </w:tcPr>
          <w:p w14:paraId="350209FC" w14:textId="78981B27" w:rsidR="009A3206" w:rsidRPr="00CD76DD" w:rsidRDefault="009A3206" w:rsidP="00A64A3F">
            <w:pPr>
              <w:keepNext/>
              <w:keepLines/>
              <w:jc w:val="center"/>
              <w:rPr>
                <w:rFonts w:ascii="Times New Roman" w:hAnsi="Times New Roman" w:cs="Times New Roman"/>
              </w:rPr>
            </w:pPr>
            <w:r w:rsidRPr="00CD76DD">
              <w:rPr>
                <w:rFonts w:ascii="Times New Roman" w:hAnsi="Times New Roman" w:cs="Times New Roman"/>
              </w:rPr>
              <w:t>Yes</w:t>
            </w:r>
          </w:p>
        </w:tc>
        <w:tc>
          <w:tcPr>
            <w:tcW w:w="1832" w:type="dxa"/>
            <w:tcBorders>
              <w:top w:val="single" w:sz="4" w:space="0" w:color="auto"/>
            </w:tcBorders>
            <w:shd w:val="clear" w:color="auto" w:fill="FFFFFF" w:themeFill="background1"/>
          </w:tcPr>
          <w:p w14:paraId="7CAD24F7" w14:textId="1DD950EB" w:rsidR="009A3206" w:rsidRPr="00CD76DD" w:rsidRDefault="009A3206" w:rsidP="009A3206">
            <w:pPr>
              <w:keepNext/>
              <w:keepLines/>
              <w:rPr>
                <w:rFonts w:ascii="Times New Roman" w:hAnsi="Times New Roman" w:cs="Times New Roman"/>
              </w:rPr>
            </w:pPr>
            <w:r w:rsidRPr="00CD76DD">
              <w:rPr>
                <w:rFonts w:ascii="Times New Roman" w:hAnsi="Times New Roman" w:cs="Times New Roman"/>
              </w:rPr>
              <w:t>1.38m fish</w:t>
            </w:r>
          </w:p>
        </w:tc>
      </w:tr>
      <w:tr w:rsidR="009A3206" w:rsidRPr="00AB1FCC" w14:paraId="705C71D0" w14:textId="19700282" w:rsidTr="009A3206">
        <w:tc>
          <w:tcPr>
            <w:tcW w:w="1369" w:type="dxa"/>
            <w:shd w:val="clear" w:color="auto" w:fill="FFFFFF" w:themeFill="background1"/>
          </w:tcPr>
          <w:p w14:paraId="2E9A8D64" w14:textId="0529A1B3" w:rsidR="009A3206" w:rsidRPr="00CD76DD" w:rsidRDefault="009A3206" w:rsidP="00A64A3F">
            <w:pPr>
              <w:keepNext/>
              <w:keepLines/>
              <w:jc w:val="both"/>
              <w:rPr>
                <w:rFonts w:ascii="Times New Roman" w:hAnsi="Times New Roman" w:cs="Times New Roman"/>
              </w:rPr>
            </w:pPr>
            <w:r w:rsidRPr="00CD76DD">
              <w:rPr>
                <w:rFonts w:ascii="Times New Roman" w:hAnsi="Times New Roman" w:cs="Times New Roman"/>
              </w:rPr>
              <w:t>USA</w:t>
            </w:r>
          </w:p>
        </w:tc>
        <w:tc>
          <w:tcPr>
            <w:tcW w:w="1535" w:type="dxa"/>
            <w:shd w:val="clear" w:color="auto" w:fill="FFFFFF" w:themeFill="background1"/>
          </w:tcPr>
          <w:p w14:paraId="7A2EFFFE" w14:textId="6FB32F53" w:rsidR="009A3206" w:rsidRPr="00CD76DD" w:rsidRDefault="009A3206" w:rsidP="00A64A3F">
            <w:pPr>
              <w:keepNext/>
              <w:keepLines/>
              <w:jc w:val="center"/>
              <w:rPr>
                <w:rFonts w:ascii="Times New Roman" w:hAnsi="Times New Roman" w:cs="Times New Roman"/>
              </w:rPr>
            </w:pPr>
            <w:r w:rsidRPr="00CD76DD">
              <w:rPr>
                <w:rFonts w:ascii="Times New Roman" w:hAnsi="Times New Roman" w:cs="Times New Roman"/>
              </w:rPr>
              <w:t>Longline</w:t>
            </w:r>
          </w:p>
        </w:tc>
        <w:tc>
          <w:tcPr>
            <w:tcW w:w="1125" w:type="dxa"/>
            <w:shd w:val="clear" w:color="auto" w:fill="FFFFFF" w:themeFill="background1"/>
          </w:tcPr>
          <w:p w14:paraId="781FA07A" w14:textId="4342D52A" w:rsidR="009A3206" w:rsidRPr="00CD76DD" w:rsidRDefault="009A3206" w:rsidP="00A64A3F">
            <w:pPr>
              <w:keepNext/>
              <w:keepLines/>
              <w:jc w:val="center"/>
              <w:rPr>
                <w:rFonts w:ascii="Times New Roman" w:hAnsi="Times New Roman" w:cs="Times New Roman"/>
              </w:rPr>
            </w:pPr>
            <w:r w:rsidRPr="00CD76DD">
              <w:rPr>
                <w:rFonts w:ascii="Times New Roman" w:hAnsi="Times New Roman" w:cs="Times New Roman"/>
              </w:rPr>
              <w:t>Yes</w:t>
            </w:r>
          </w:p>
        </w:tc>
        <w:tc>
          <w:tcPr>
            <w:tcW w:w="1376" w:type="dxa"/>
            <w:shd w:val="clear" w:color="auto" w:fill="FFFFFF" w:themeFill="background1"/>
          </w:tcPr>
          <w:p w14:paraId="3449568B" w14:textId="40DEFE7D" w:rsidR="009A3206" w:rsidRPr="00CD76DD" w:rsidRDefault="009A3206" w:rsidP="00A64A3F">
            <w:pPr>
              <w:keepNext/>
              <w:keepLines/>
              <w:jc w:val="center"/>
              <w:rPr>
                <w:rFonts w:ascii="Times New Roman" w:hAnsi="Times New Roman" w:cs="Times New Roman"/>
              </w:rPr>
            </w:pPr>
            <w:r w:rsidRPr="00CD76DD">
              <w:rPr>
                <w:rFonts w:ascii="Times New Roman" w:hAnsi="Times New Roman" w:cs="Times New Roman"/>
              </w:rPr>
              <w:t>Yes</w:t>
            </w:r>
          </w:p>
        </w:tc>
        <w:tc>
          <w:tcPr>
            <w:tcW w:w="1376" w:type="dxa"/>
            <w:shd w:val="clear" w:color="auto" w:fill="FFFFFF" w:themeFill="background1"/>
          </w:tcPr>
          <w:p w14:paraId="530B442A" w14:textId="4FFF3E7D" w:rsidR="009A3206" w:rsidRPr="00CD76DD" w:rsidRDefault="009A3206" w:rsidP="00A64A3F">
            <w:pPr>
              <w:keepNext/>
              <w:keepLines/>
              <w:jc w:val="center"/>
              <w:rPr>
                <w:rFonts w:ascii="Times New Roman" w:hAnsi="Times New Roman" w:cs="Times New Roman"/>
              </w:rPr>
            </w:pPr>
            <w:r w:rsidRPr="00CD76DD">
              <w:rPr>
                <w:rFonts w:ascii="Times New Roman" w:hAnsi="Times New Roman" w:cs="Times New Roman"/>
              </w:rPr>
              <w:t>Yes</w:t>
            </w:r>
          </w:p>
        </w:tc>
        <w:tc>
          <w:tcPr>
            <w:tcW w:w="1832" w:type="dxa"/>
            <w:shd w:val="clear" w:color="auto" w:fill="FFFFFF" w:themeFill="background1"/>
          </w:tcPr>
          <w:p w14:paraId="791CE28E" w14:textId="2A45CE62" w:rsidR="009A3206" w:rsidRPr="00CD76DD" w:rsidRDefault="009A3206" w:rsidP="009A3206">
            <w:pPr>
              <w:keepNext/>
              <w:keepLines/>
              <w:rPr>
                <w:rFonts w:ascii="Times New Roman" w:hAnsi="Times New Roman" w:cs="Times New Roman"/>
              </w:rPr>
            </w:pPr>
            <w:r w:rsidRPr="00CD76DD">
              <w:rPr>
                <w:rFonts w:ascii="Times New Roman" w:hAnsi="Times New Roman" w:cs="Times New Roman"/>
              </w:rPr>
              <w:t>13,156 fish</w:t>
            </w:r>
          </w:p>
        </w:tc>
      </w:tr>
      <w:tr w:rsidR="009A3206" w:rsidRPr="00AB1FCC" w14:paraId="150E99F3" w14:textId="642C5DAA" w:rsidTr="009A3206">
        <w:tc>
          <w:tcPr>
            <w:tcW w:w="1369" w:type="dxa"/>
            <w:shd w:val="clear" w:color="auto" w:fill="FFFFFF" w:themeFill="background1"/>
          </w:tcPr>
          <w:p w14:paraId="25871E64" w14:textId="76C24932" w:rsidR="009A3206" w:rsidRPr="00CD76DD" w:rsidRDefault="009A3206" w:rsidP="00A64A3F">
            <w:pPr>
              <w:keepNext/>
              <w:keepLines/>
              <w:jc w:val="both"/>
              <w:rPr>
                <w:rFonts w:ascii="Times New Roman" w:hAnsi="Times New Roman" w:cs="Times New Roman"/>
              </w:rPr>
            </w:pPr>
            <w:r w:rsidRPr="00CD76DD">
              <w:rPr>
                <w:rFonts w:ascii="Times New Roman" w:hAnsi="Times New Roman" w:cs="Times New Roman"/>
              </w:rPr>
              <w:t>Canada</w:t>
            </w:r>
          </w:p>
        </w:tc>
        <w:tc>
          <w:tcPr>
            <w:tcW w:w="1535" w:type="dxa"/>
            <w:shd w:val="clear" w:color="auto" w:fill="FFFFFF" w:themeFill="background1"/>
          </w:tcPr>
          <w:p w14:paraId="4BA5B679" w14:textId="51E3D88B" w:rsidR="009A3206" w:rsidRPr="00CD76DD" w:rsidRDefault="009A3206" w:rsidP="00A64A3F">
            <w:pPr>
              <w:keepNext/>
              <w:keepLines/>
              <w:jc w:val="center"/>
              <w:rPr>
                <w:rFonts w:ascii="Times New Roman" w:hAnsi="Times New Roman" w:cs="Times New Roman"/>
              </w:rPr>
            </w:pPr>
            <w:r w:rsidRPr="00CD76DD">
              <w:rPr>
                <w:rFonts w:ascii="Times New Roman" w:hAnsi="Times New Roman" w:cs="Times New Roman"/>
              </w:rPr>
              <w:t>Rod and reel</w:t>
            </w:r>
          </w:p>
        </w:tc>
        <w:tc>
          <w:tcPr>
            <w:tcW w:w="1125" w:type="dxa"/>
            <w:shd w:val="clear" w:color="auto" w:fill="FFFFFF" w:themeFill="background1"/>
          </w:tcPr>
          <w:p w14:paraId="2F56191F" w14:textId="66FEF038" w:rsidR="009A3206" w:rsidRPr="00CD76DD" w:rsidRDefault="009A3206" w:rsidP="00A64A3F">
            <w:pPr>
              <w:keepNext/>
              <w:keepLines/>
              <w:jc w:val="center"/>
              <w:rPr>
                <w:rFonts w:ascii="Times New Roman" w:hAnsi="Times New Roman" w:cs="Times New Roman"/>
              </w:rPr>
            </w:pPr>
            <w:r w:rsidRPr="00CD76DD">
              <w:rPr>
                <w:rFonts w:ascii="Times New Roman" w:hAnsi="Times New Roman" w:cs="Times New Roman"/>
              </w:rPr>
              <w:t>Yes</w:t>
            </w:r>
          </w:p>
        </w:tc>
        <w:tc>
          <w:tcPr>
            <w:tcW w:w="1376" w:type="dxa"/>
            <w:shd w:val="clear" w:color="auto" w:fill="FFFFFF" w:themeFill="background1"/>
          </w:tcPr>
          <w:p w14:paraId="522851D2" w14:textId="0DEAB062" w:rsidR="009A3206" w:rsidRPr="00CD76DD" w:rsidRDefault="009A3206" w:rsidP="00A64A3F">
            <w:pPr>
              <w:keepNext/>
              <w:keepLines/>
              <w:jc w:val="center"/>
              <w:rPr>
                <w:rFonts w:ascii="Times New Roman" w:hAnsi="Times New Roman" w:cs="Times New Roman"/>
              </w:rPr>
            </w:pPr>
            <w:r w:rsidRPr="00CD76DD">
              <w:rPr>
                <w:rFonts w:ascii="Times New Roman" w:hAnsi="Times New Roman" w:cs="Times New Roman"/>
              </w:rPr>
              <w:t>Yes</w:t>
            </w:r>
          </w:p>
        </w:tc>
        <w:tc>
          <w:tcPr>
            <w:tcW w:w="1376" w:type="dxa"/>
            <w:shd w:val="clear" w:color="auto" w:fill="FFFFFF" w:themeFill="background1"/>
          </w:tcPr>
          <w:p w14:paraId="0D695966" w14:textId="0E0D26B7" w:rsidR="009A3206" w:rsidRPr="00CD76DD" w:rsidRDefault="009A3206" w:rsidP="00A64A3F">
            <w:pPr>
              <w:keepNext/>
              <w:keepLines/>
              <w:jc w:val="center"/>
              <w:rPr>
                <w:rFonts w:ascii="Times New Roman" w:hAnsi="Times New Roman" w:cs="Times New Roman"/>
              </w:rPr>
            </w:pPr>
            <w:r w:rsidRPr="00CD76DD">
              <w:rPr>
                <w:rFonts w:ascii="Times New Roman" w:hAnsi="Times New Roman" w:cs="Times New Roman"/>
              </w:rPr>
              <w:t>Yes</w:t>
            </w:r>
          </w:p>
        </w:tc>
        <w:tc>
          <w:tcPr>
            <w:tcW w:w="1832" w:type="dxa"/>
            <w:shd w:val="clear" w:color="auto" w:fill="FFFFFF" w:themeFill="background1"/>
          </w:tcPr>
          <w:p w14:paraId="15123B2C" w14:textId="7242F2CB" w:rsidR="009A3206" w:rsidRPr="00CD76DD" w:rsidRDefault="009A3206" w:rsidP="009A3206">
            <w:pPr>
              <w:keepNext/>
              <w:keepLines/>
              <w:rPr>
                <w:rFonts w:ascii="Times New Roman" w:hAnsi="Times New Roman" w:cs="Times New Roman"/>
              </w:rPr>
            </w:pPr>
            <w:r w:rsidRPr="00CD76DD">
              <w:rPr>
                <w:rFonts w:ascii="Times New Roman" w:hAnsi="Times New Roman" w:cs="Times New Roman"/>
              </w:rPr>
              <w:t>9,131 tonnes</w:t>
            </w:r>
          </w:p>
        </w:tc>
      </w:tr>
      <w:tr w:rsidR="009A3206" w:rsidRPr="00AB1FCC" w14:paraId="34162C94" w14:textId="7774B67C" w:rsidTr="009A3206">
        <w:tc>
          <w:tcPr>
            <w:tcW w:w="1369" w:type="dxa"/>
            <w:shd w:val="clear" w:color="auto" w:fill="FFFFFF" w:themeFill="background1"/>
          </w:tcPr>
          <w:p w14:paraId="6C34B107" w14:textId="224CE0CD" w:rsidR="009A3206" w:rsidRPr="00CD76DD" w:rsidRDefault="009A3206" w:rsidP="00A64A3F">
            <w:pPr>
              <w:keepNext/>
              <w:keepLines/>
              <w:jc w:val="both"/>
              <w:rPr>
                <w:rFonts w:ascii="Times New Roman" w:hAnsi="Times New Roman" w:cs="Times New Roman"/>
              </w:rPr>
            </w:pPr>
            <w:r w:rsidRPr="00CD76DD">
              <w:rPr>
                <w:rFonts w:ascii="Times New Roman" w:hAnsi="Times New Roman" w:cs="Times New Roman"/>
              </w:rPr>
              <w:t>Canada</w:t>
            </w:r>
          </w:p>
        </w:tc>
        <w:tc>
          <w:tcPr>
            <w:tcW w:w="1535" w:type="dxa"/>
            <w:shd w:val="clear" w:color="auto" w:fill="FFFFFF" w:themeFill="background1"/>
          </w:tcPr>
          <w:p w14:paraId="3C784AC3" w14:textId="7EA51FB0" w:rsidR="009A3206" w:rsidRPr="00CD76DD" w:rsidRDefault="009A3206" w:rsidP="00A64A3F">
            <w:pPr>
              <w:keepNext/>
              <w:keepLines/>
              <w:jc w:val="center"/>
              <w:rPr>
                <w:rFonts w:ascii="Times New Roman" w:hAnsi="Times New Roman" w:cs="Times New Roman"/>
              </w:rPr>
            </w:pPr>
            <w:r w:rsidRPr="00CD76DD">
              <w:rPr>
                <w:rFonts w:ascii="Times New Roman" w:hAnsi="Times New Roman" w:cs="Times New Roman"/>
              </w:rPr>
              <w:t>Longline</w:t>
            </w:r>
          </w:p>
        </w:tc>
        <w:tc>
          <w:tcPr>
            <w:tcW w:w="1125" w:type="dxa"/>
            <w:shd w:val="clear" w:color="auto" w:fill="FFFFFF" w:themeFill="background1"/>
          </w:tcPr>
          <w:p w14:paraId="6DD8DFFF" w14:textId="16C63849" w:rsidR="009A3206" w:rsidRPr="00CD76DD" w:rsidRDefault="009A3206" w:rsidP="00A64A3F">
            <w:pPr>
              <w:keepNext/>
              <w:keepLines/>
              <w:jc w:val="center"/>
              <w:rPr>
                <w:rFonts w:ascii="Times New Roman" w:hAnsi="Times New Roman" w:cs="Times New Roman"/>
              </w:rPr>
            </w:pPr>
            <w:r w:rsidRPr="00CD76DD">
              <w:rPr>
                <w:rFonts w:ascii="Times New Roman" w:hAnsi="Times New Roman" w:cs="Times New Roman"/>
              </w:rPr>
              <w:t>Yes</w:t>
            </w:r>
          </w:p>
        </w:tc>
        <w:tc>
          <w:tcPr>
            <w:tcW w:w="1376" w:type="dxa"/>
            <w:shd w:val="clear" w:color="auto" w:fill="FFFFFF" w:themeFill="background1"/>
          </w:tcPr>
          <w:p w14:paraId="4150B7BB" w14:textId="58C51F78" w:rsidR="009A3206" w:rsidRPr="00CD76DD" w:rsidRDefault="009A3206" w:rsidP="00A64A3F">
            <w:pPr>
              <w:keepNext/>
              <w:keepLines/>
              <w:jc w:val="center"/>
              <w:rPr>
                <w:rFonts w:ascii="Times New Roman" w:hAnsi="Times New Roman" w:cs="Times New Roman"/>
              </w:rPr>
            </w:pPr>
            <w:r w:rsidRPr="00CD76DD">
              <w:rPr>
                <w:rFonts w:ascii="Times New Roman" w:hAnsi="Times New Roman" w:cs="Times New Roman"/>
              </w:rPr>
              <w:t>No</w:t>
            </w:r>
          </w:p>
        </w:tc>
        <w:tc>
          <w:tcPr>
            <w:tcW w:w="1376" w:type="dxa"/>
            <w:shd w:val="clear" w:color="auto" w:fill="FFFFFF" w:themeFill="background1"/>
          </w:tcPr>
          <w:p w14:paraId="51F45682" w14:textId="29930423" w:rsidR="009A3206" w:rsidRPr="00CD76DD" w:rsidRDefault="009A3206" w:rsidP="00A64A3F">
            <w:pPr>
              <w:keepNext/>
              <w:keepLines/>
              <w:jc w:val="center"/>
              <w:rPr>
                <w:rFonts w:ascii="Times New Roman" w:hAnsi="Times New Roman" w:cs="Times New Roman"/>
              </w:rPr>
            </w:pPr>
            <w:r w:rsidRPr="00CD76DD">
              <w:rPr>
                <w:rFonts w:ascii="Times New Roman" w:hAnsi="Times New Roman" w:cs="Times New Roman"/>
              </w:rPr>
              <w:t>Yes</w:t>
            </w:r>
          </w:p>
        </w:tc>
        <w:tc>
          <w:tcPr>
            <w:tcW w:w="1832" w:type="dxa"/>
            <w:shd w:val="clear" w:color="auto" w:fill="FFFFFF" w:themeFill="background1"/>
          </w:tcPr>
          <w:p w14:paraId="5389B964" w14:textId="1D975714" w:rsidR="009A3206" w:rsidRPr="00CD76DD" w:rsidRDefault="009A3206" w:rsidP="009A3206">
            <w:pPr>
              <w:keepNext/>
              <w:keepLines/>
              <w:rPr>
                <w:rFonts w:ascii="Times New Roman" w:hAnsi="Times New Roman" w:cs="Times New Roman"/>
              </w:rPr>
            </w:pPr>
            <w:r w:rsidRPr="00CD76DD">
              <w:rPr>
                <w:rFonts w:ascii="Times New Roman" w:hAnsi="Times New Roman" w:cs="Times New Roman"/>
              </w:rPr>
              <w:t>730 tonnes</w:t>
            </w:r>
          </w:p>
        </w:tc>
      </w:tr>
      <w:tr w:rsidR="009A3206" w:rsidRPr="00AB1FCC" w14:paraId="3D56AA6D" w14:textId="465FD65E" w:rsidTr="009A3206">
        <w:tc>
          <w:tcPr>
            <w:tcW w:w="1369" w:type="dxa"/>
            <w:shd w:val="clear" w:color="auto" w:fill="FFFFFF" w:themeFill="background1"/>
          </w:tcPr>
          <w:p w14:paraId="40D7229C" w14:textId="7285269C" w:rsidR="009A3206" w:rsidRPr="00CD76DD" w:rsidRDefault="009A3206" w:rsidP="00A64A3F">
            <w:pPr>
              <w:keepNext/>
              <w:keepLines/>
              <w:jc w:val="both"/>
              <w:rPr>
                <w:rFonts w:ascii="Times New Roman" w:hAnsi="Times New Roman" w:cs="Times New Roman"/>
              </w:rPr>
            </w:pPr>
            <w:r w:rsidRPr="00CD76DD">
              <w:rPr>
                <w:rFonts w:ascii="Times New Roman" w:hAnsi="Times New Roman" w:cs="Times New Roman"/>
              </w:rPr>
              <w:t>Morocco</w:t>
            </w:r>
          </w:p>
        </w:tc>
        <w:tc>
          <w:tcPr>
            <w:tcW w:w="1535" w:type="dxa"/>
            <w:shd w:val="clear" w:color="auto" w:fill="FFFFFF" w:themeFill="background1"/>
          </w:tcPr>
          <w:p w14:paraId="185782E8" w14:textId="3DDE93D5" w:rsidR="009A3206" w:rsidRPr="00CD76DD" w:rsidRDefault="009A3206" w:rsidP="00A64A3F">
            <w:pPr>
              <w:keepNext/>
              <w:keepLines/>
              <w:jc w:val="center"/>
              <w:rPr>
                <w:rFonts w:ascii="Times New Roman" w:hAnsi="Times New Roman" w:cs="Times New Roman"/>
              </w:rPr>
            </w:pPr>
            <w:r w:rsidRPr="00CD76DD">
              <w:rPr>
                <w:rFonts w:ascii="Times New Roman" w:hAnsi="Times New Roman" w:cs="Times New Roman"/>
              </w:rPr>
              <w:t>Trap</w:t>
            </w:r>
          </w:p>
        </w:tc>
        <w:tc>
          <w:tcPr>
            <w:tcW w:w="1125" w:type="dxa"/>
            <w:shd w:val="clear" w:color="auto" w:fill="FFFFFF" w:themeFill="background1"/>
          </w:tcPr>
          <w:p w14:paraId="7045B5A7" w14:textId="052105FD" w:rsidR="009A3206" w:rsidRPr="00CD76DD" w:rsidRDefault="009A3206" w:rsidP="00A64A3F">
            <w:pPr>
              <w:keepNext/>
              <w:keepLines/>
              <w:jc w:val="center"/>
              <w:rPr>
                <w:rFonts w:ascii="Times New Roman" w:hAnsi="Times New Roman" w:cs="Times New Roman"/>
              </w:rPr>
            </w:pPr>
            <w:r w:rsidRPr="00CD76DD">
              <w:rPr>
                <w:rFonts w:ascii="Times New Roman" w:hAnsi="Times New Roman" w:cs="Times New Roman"/>
              </w:rPr>
              <w:t>Yes</w:t>
            </w:r>
          </w:p>
        </w:tc>
        <w:tc>
          <w:tcPr>
            <w:tcW w:w="1376" w:type="dxa"/>
            <w:shd w:val="clear" w:color="auto" w:fill="FFFFFF" w:themeFill="background1"/>
          </w:tcPr>
          <w:p w14:paraId="4D27A2FB" w14:textId="412E2D54" w:rsidR="009A3206" w:rsidRPr="00CD76DD" w:rsidRDefault="009A3206" w:rsidP="00A64A3F">
            <w:pPr>
              <w:keepNext/>
              <w:keepLines/>
              <w:jc w:val="center"/>
              <w:rPr>
                <w:rFonts w:ascii="Times New Roman" w:hAnsi="Times New Roman" w:cs="Times New Roman"/>
              </w:rPr>
            </w:pPr>
            <w:r w:rsidRPr="00CD76DD">
              <w:rPr>
                <w:rFonts w:ascii="Times New Roman" w:hAnsi="Times New Roman" w:cs="Times New Roman"/>
              </w:rPr>
              <w:t>Yes</w:t>
            </w:r>
          </w:p>
        </w:tc>
        <w:tc>
          <w:tcPr>
            <w:tcW w:w="1376" w:type="dxa"/>
            <w:shd w:val="clear" w:color="auto" w:fill="FFFFFF" w:themeFill="background1"/>
          </w:tcPr>
          <w:p w14:paraId="28FB4243" w14:textId="08127B66" w:rsidR="009A3206" w:rsidRPr="00CD76DD" w:rsidRDefault="009A3206" w:rsidP="00A64A3F">
            <w:pPr>
              <w:keepNext/>
              <w:keepLines/>
              <w:jc w:val="center"/>
              <w:rPr>
                <w:rFonts w:ascii="Times New Roman" w:hAnsi="Times New Roman" w:cs="Times New Roman"/>
              </w:rPr>
            </w:pPr>
            <w:r w:rsidRPr="00CD76DD">
              <w:rPr>
                <w:rFonts w:ascii="Times New Roman" w:hAnsi="Times New Roman" w:cs="Times New Roman"/>
              </w:rPr>
              <w:t>Yes</w:t>
            </w:r>
          </w:p>
        </w:tc>
        <w:tc>
          <w:tcPr>
            <w:tcW w:w="1832" w:type="dxa"/>
            <w:shd w:val="clear" w:color="auto" w:fill="FFFFFF" w:themeFill="background1"/>
          </w:tcPr>
          <w:p w14:paraId="65AFB268" w14:textId="25A79491" w:rsidR="009A3206" w:rsidRPr="00CD76DD" w:rsidRDefault="009A3206" w:rsidP="009A3206">
            <w:pPr>
              <w:keepNext/>
              <w:keepLines/>
              <w:rPr>
                <w:rFonts w:ascii="Times New Roman" w:hAnsi="Times New Roman" w:cs="Times New Roman"/>
              </w:rPr>
            </w:pPr>
            <w:r w:rsidRPr="00CD76DD">
              <w:rPr>
                <w:rFonts w:ascii="Times New Roman" w:hAnsi="Times New Roman" w:cs="Times New Roman"/>
              </w:rPr>
              <w:t>15,996 tonnes</w:t>
            </w:r>
          </w:p>
        </w:tc>
      </w:tr>
      <w:tr w:rsidR="009A3206" w:rsidRPr="00AB1FCC" w14:paraId="450D94BE" w14:textId="205C2CF4" w:rsidTr="009A3206">
        <w:tc>
          <w:tcPr>
            <w:tcW w:w="1369" w:type="dxa"/>
            <w:shd w:val="clear" w:color="auto" w:fill="FFFFFF" w:themeFill="background1"/>
          </w:tcPr>
          <w:p w14:paraId="40D4DA82" w14:textId="5031BC7E" w:rsidR="009A3206" w:rsidRPr="00CD76DD" w:rsidRDefault="009A3206" w:rsidP="00A64A3F">
            <w:pPr>
              <w:keepNext/>
              <w:keepLines/>
              <w:jc w:val="both"/>
              <w:rPr>
                <w:rFonts w:ascii="Times New Roman" w:hAnsi="Times New Roman" w:cs="Times New Roman"/>
              </w:rPr>
            </w:pPr>
            <w:r w:rsidRPr="00CD76DD">
              <w:rPr>
                <w:rFonts w:ascii="Times New Roman" w:hAnsi="Times New Roman" w:cs="Times New Roman"/>
              </w:rPr>
              <w:t>Spain</w:t>
            </w:r>
          </w:p>
        </w:tc>
        <w:tc>
          <w:tcPr>
            <w:tcW w:w="1535" w:type="dxa"/>
            <w:shd w:val="clear" w:color="auto" w:fill="FFFFFF" w:themeFill="background1"/>
          </w:tcPr>
          <w:p w14:paraId="40CF8EEF" w14:textId="110FF3A6" w:rsidR="009A3206" w:rsidRPr="00CD76DD" w:rsidRDefault="009A3206" w:rsidP="00A64A3F">
            <w:pPr>
              <w:keepNext/>
              <w:keepLines/>
              <w:jc w:val="center"/>
              <w:rPr>
                <w:rFonts w:ascii="Times New Roman" w:hAnsi="Times New Roman" w:cs="Times New Roman"/>
              </w:rPr>
            </w:pPr>
            <w:r w:rsidRPr="00CD76DD">
              <w:rPr>
                <w:rFonts w:ascii="Times New Roman" w:hAnsi="Times New Roman" w:cs="Times New Roman"/>
              </w:rPr>
              <w:t>Trap</w:t>
            </w:r>
          </w:p>
        </w:tc>
        <w:tc>
          <w:tcPr>
            <w:tcW w:w="1125" w:type="dxa"/>
            <w:shd w:val="clear" w:color="auto" w:fill="FFFFFF" w:themeFill="background1"/>
          </w:tcPr>
          <w:p w14:paraId="75AB3B44" w14:textId="457A777F" w:rsidR="009A3206" w:rsidRPr="00CD76DD" w:rsidRDefault="009A3206" w:rsidP="00A64A3F">
            <w:pPr>
              <w:keepNext/>
              <w:keepLines/>
              <w:jc w:val="center"/>
              <w:rPr>
                <w:rFonts w:ascii="Times New Roman" w:hAnsi="Times New Roman" w:cs="Times New Roman"/>
              </w:rPr>
            </w:pPr>
            <w:r w:rsidRPr="00CD76DD">
              <w:rPr>
                <w:rFonts w:ascii="Times New Roman" w:hAnsi="Times New Roman" w:cs="Times New Roman"/>
              </w:rPr>
              <w:t>Yes</w:t>
            </w:r>
          </w:p>
        </w:tc>
        <w:tc>
          <w:tcPr>
            <w:tcW w:w="1376" w:type="dxa"/>
            <w:shd w:val="clear" w:color="auto" w:fill="FFFFFF" w:themeFill="background1"/>
          </w:tcPr>
          <w:p w14:paraId="2E4F4A28" w14:textId="6E74B368" w:rsidR="009A3206" w:rsidRPr="00CD76DD" w:rsidRDefault="009A3206" w:rsidP="00A64A3F">
            <w:pPr>
              <w:keepNext/>
              <w:keepLines/>
              <w:jc w:val="center"/>
              <w:rPr>
                <w:rFonts w:ascii="Times New Roman" w:hAnsi="Times New Roman" w:cs="Times New Roman"/>
              </w:rPr>
            </w:pPr>
            <w:r w:rsidRPr="00CD76DD">
              <w:rPr>
                <w:rFonts w:ascii="Times New Roman" w:hAnsi="Times New Roman" w:cs="Times New Roman"/>
              </w:rPr>
              <w:t>No</w:t>
            </w:r>
          </w:p>
        </w:tc>
        <w:tc>
          <w:tcPr>
            <w:tcW w:w="1376" w:type="dxa"/>
            <w:shd w:val="clear" w:color="auto" w:fill="FFFFFF" w:themeFill="background1"/>
          </w:tcPr>
          <w:p w14:paraId="4251A6FD" w14:textId="4814B2E0" w:rsidR="009A3206" w:rsidRPr="00CD76DD" w:rsidRDefault="009A3206" w:rsidP="00A64A3F">
            <w:pPr>
              <w:keepNext/>
              <w:keepLines/>
              <w:jc w:val="center"/>
              <w:rPr>
                <w:rFonts w:ascii="Times New Roman" w:hAnsi="Times New Roman" w:cs="Times New Roman"/>
              </w:rPr>
            </w:pPr>
            <w:r w:rsidRPr="00CD76DD">
              <w:rPr>
                <w:rFonts w:ascii="Times New Roman" w:hAnsi="Times New Roman" w:cs="Times New Roman"/>
              </w:rPr>
              <w:t>Yes</w:t>
            </w:r>
          </w:p>
        </w:tc>
        <w:tc>
          <w:tcPr>
            <w:tcW w:w="1832" w:type="dxa"/>
            <w:shd w:val="clear" w:color="auto" w:fill="FFFFFF" w:themeFill="background1"/>
          </w:tcPr>
          <w:p w14:paraId="0B355912" w14:textId="4A29D809" w:rsidR="009A3206" w:rsidRPr="00CD76DD" w:rsidRDefault="009A3206" w:rsidP="009A3206">
            <w:pPr>
              <w:keepNext/>
              <w:keepLines/>
              <w:rPr>
                <w:rFonts w:ascii="Times New Roman" w:hAnsi="Times New Roman" w:cs="Times New Roman"/>
              </w:rPr>
            </w:pPr>
            <w:r w:rsidRPr="00CD76DD">
              <w:rPr>
                <w:rFonts w:ascii="Times New Roman" w:hAnsi="Times New Roman" w:cs="Times New Roman"/>
              </w:rPr>
              <w:t>31,572 tonnes</w:t>
            </w:r>
          </w:p>
        </w:tc>
      </w:tr>
      <w:tr w:rsidR="009A3206" w:rsidRPr="00AB1FCC" w14:paraId="3B2A912A" w14:textId="77777777" w:rsidTr="009A3206">
        <w:tc>
          <w:tcPr>
            <w:tcW w:w="1369" w:type="dxa"/>
            <w:shd w:val="clear" w:color="auto" w:fill="FFFFFF" w:themeFill="background1"/>
          </w:tcPr>
          <w:p w14:paraId="128A6B82" w14:textId="62366CA6" w:rsidR="009A3206" w:rsidRPr="00CD76DD" w:rsidRDefault="009A3206" w:rsidP="007B3F64">
            <w:pPr>
              <w:keepNext/>
              <w:keepLines/>
              <w:jc w:val="both"/>
              <w:rPr>
                <w:rFonts w:ascii="Times New Roman" w:hAnsi="Times New Roman" w:cs="Times New Roman"/>
              </w:rPr>
            </w:pPr>
            <w:r w:rsidRPr="00CD76DD">
              <w:rPr>
                <w:rFonts w:ascii="Times New Roman" w:hAnsi="Times New Roman" w:cs="Times New Roman"/>
              </w:rPr>
              <w:t>Spain</w:t>
            </w:r>
          </w:p>
        </w:tc>
        <w:tc>
          <w:tcPr>
            <w:tcW w:w="1535" w:type="dxa"/>
            <w:shd w:val="clear" w:color="auto" w:fill="FFFFFF" w:themeFill="background1"/>
          </w:tcPr>
          <w:p w14:paraId="634B0BFA" w14:textId="6F5D4CBE" w:rsidR="009A3206" w:rsidRPr="00CD76DD" w:rsidRDefault="009A3206" w:rsidP="00A64A3F">
            <w:pPr>
              <w:keepNext/>
              <w:keepLines/>
              <w:jc w:val="center"/>
              <w:rPr>
                <w:rFonts w:ascii="Times New Roman" w:hAnsi="Times New Roman" w:cs="Times New Roman"/>
              </w:rPr>
            </w:pPr>
            <w:proofErr w:type="spellStart"/>
            <w:r w:rsidRPr="00CD76DD">
              <w:rPr>
                <w:rFonts w:ascii="Times New Roman" w:hAnsi="Times New Roman" w:cs="Times New Roman"/>
              </w:rPr>
              <w:t>Handline</w:t>
            </w:r>
            <w:proofErr w:type="spellEnd"/>
          </w:p>
        </w:tc>
        <w:tc>
          <w:tcPr>
            <w:tcW w:w="1125" w:type="dxa"/>
            <w:shd w:val="clear" w:color="auto" w:fill="FFFFFF" w:themeFill="background1"/>
          </w:tcPr>
          <w:p w14:paraId="51176709" w14:textId="6746C11E" w:rsidR="009A3206" w:rsidRPr="00CD76DD" w:rsidRDefault="009A3206" w:rsidP="00A64A3F">
            <w:pPr>
              <w:keepNext/>
              <w:keepLines/>
              <w:jc w:val="center"/>
              <w:rPr>
                <w:rFonts w:ascii="Times New Roman" w:hAnsi="Times New Roman" w:cs="Times New Roman"/>
              </w:rPr>
            </w:pPr>
            <w:r w:rsidRPr="00CD76DD">
              <w:rPr>
                <w:rFonts w:ascii="Times New Roman" w:hAnsi="Times New Roman" w:cs="Times New Roman"/>
              </w:rPr>
              <w:t>Yes</w:t>
            </w:r>
          </w:p>
        </w:tc>
        <w:tc>
          <w:tcPr>
            <w:tcW w:w="1376" w:type="dxa"/>
            <w:shd w:val="clear" w:color="auto" w:fill="FFFFFF" w:themeFill="background1"/>
          </w:tcPr>
          <w:p w14:paraId="09D8AFB8" w14:textId="3F8718D8" w:rsidR="009A3206" w:rsidRPr="00CD76DD" w:rsidRDefault="009A3206" w:rsidP="00A64A3F">
            <w:pPr>
              <w:keepNext/>
              <w:keepLines/>
              <w:jc w:val="center"/>
              <w:rPr>
                <w:rFonts w:ascii="Times New Roman" w:hAnsi="Times New Roman" w:cs="Times New Roman"/>
              </w:rPr>
            </w:pPr>
            <w:r w:rsidRPr="00CD76DD">
              <w:rPr>
                <w:rFonts w:ascii="Times New Roman" w:hAnsi="Times New Roman" w:cs="Times New Roman"/>
              </w:rPr>
              <w:t>Yes</w:t>
            </w:r>
          </w:p>
        </w:tc>
        <w:tc>
          <w:tcPr>
            <w:tcW w:w="1376" w:type="dxa"/>
            <w:shd w:val="clear" w:color="auto" w:fill="FFFFFF" w:themeFill="background1"/>
          </w:tcPr>
          <w:p w14:paraId="380AD1DF" w14:textId="5D1F0567" w:rsidR="009A3206" w:rsidRPr="00CD76DD" w:rsidRDefault="009A3206" w:rsidP="00A64A3F">
            <w:pPr>
              <w:keepNext/>
              <w:keepLines/>
              <w:jc w:val="center"/>
              <w:rPr>
                <w:rFonts w:ascii="Times New Roman" w:hAnsi="Times New Roman" w:cs="Times New Roman"/>
              </w:rPr>
            </w:pPr>
            <w:r w:rsidRPr="00CD76DD">
              <w:rPr>
                <w:rFonts w:ascii="Times New Roman" w:hAnsi="Times New Roman" w:cs="Times New Roman"/>
              </w:rPr>
              <w:t>Yes</w:t>
            </w:r>
          </w:p>
        </w:tc>
        <w:tc>
          <w:tcPr>
            <w:tcW w:w="1832" w:type="dxa"/>
            <w:shd w:val="clear" w:color="auto" w:fill="FFFFFF" w:themeFill="background1"/>
          </w:tcPr>
          <w:p w14:paraId="58D9EB73" w14:textId="518009F5" w:rsidR="009A3206" w:rsidRPr="00CD76DD" w:rsidRDefault="009A3206" w:rsidP="009A3206">
            <w:pPr>
              <w:keepNext/>
              <w:keepLines/>
              <w:rPr>
                <w:rFonts w:ascii="Times New Roman" w:hAnsi="Times New Roman" w:cs="Times New Roman"/>
              </w:rPr>
            </w:pPr>
            <w:r w:rsidRPr="00CD76DD">
              <w:rPr>
                <w:rFonts w:ascii="Times New Roman" w:hAnsi="Times New Roman" w:cs="Times New Roman"/>
              </w:rPr>
              <w:t>2,693 tonnes</w:t>
            </w:r>
          </w:p>
        </w:tc>
      </w:tr>
      <w:tr w:rsidR="009A3206" w:rsidRPr="00AB1FCC" w14:paraId="76A085CB" w14:textId="77777777" w:rsidTr="009A3206">
        <w:tc>
          <w:tcPr>
            <w:tcW w:w="1369" w:type="dxa"/>
            <w:shd w:val="clear" w:color="auto" w:fill="FFFFFF" w:themeFill="background1"/>
          </w:tcPr>
          <w:p w14:paraId="353F87EA" w14:textId="365AF0FA" w:rsidR="009A3206" w:rsidRPr="00CD76DD" w:rsidRDefault="009A3206" w:rsidP="007B3F64">
            <w:pPr>
              <w:keepNext/>
              <w:keepLines/>
              <w:jc w:val="both"/>
              <w:rPr>
                <w:rFonts w:ascii="Times New Roman" w:hAnsi="Times New Roman" w:cs="Times New Roman"/>
              </w:rPr>
            </w:pPr>
            <w:r w:rsidRPr="00CD76DD">
              <w:rPr>
                <w:rFonts w:ascii="Times New Roman" w:hAnsi="Times New Roman" w:cs="Times New Roman"/>
              </w:rPr>
              <w:t>Spain</w:t>
            </w:r>
          </w:p>
        </w:tc>
        <w:tc>
          <w:tcPr>
            <w:tcW w:w="1535" w:type="dxa"/>
            <w:shd w:val="clear" w:color="auto" w:fill="FFFFFF" w:themeFill="background1"/>
          </w:tcPr>
          <w:p w14:paraId="614DD8FF" w14:textId="07AA1FB0" w:rsidR="009A3206" w:rsidRPr="00CD76DD" w:rsidRDefault="009A3206" w:rsidP="00A64A3F">
            <w:pPr>
              <w:keepNext/>
              <w:keepLines/>
              <w:jc w:val="center"/>
              <w:rPr>
                <w:rFonts w:ascii="Times New Roman" w:hAnsi="Times New Roman" w:cs="Times New Roman"/>
              </w:rPr>
            </w:pPr>
            <w:r w:rsidRPr="00CD76DD">
              <w:rPr>
                <w:rFonts w:ascii="Times New Roman" w:hAnsi="Times New Roman" w:cs="Times New Roman"/>
              </w:rPr>
              <w:t>Longline</w:t>
            </w:r>
          </w:p>
        </w:tc>
        <w:tc>
          <w:tcPr>
            <w:tcW w:w="1125" w:type="dxa"/>
            <w:shd w:val="clear" w:color="auto" w:fill="FFFFFF" w:themeFill="background1"/>
          </w:tcPr>
          <w:p w14:paraId="028AA94C" w14:textId="01845F85" w:rsidR="009A3206" w:rsidRPr="00CD76DD" w:rsidRDefault="009A3206" w:rsidP="00A64A3F">
            <w:pPr>
              <w:keepNext/>
              <w:keepLines/>
              <w:jc w:val="center"/>
              <w:rPr>
                <w:rFonts w:ascii="Times New Roman" w:hAnsi="Times New Roman" w:cs="Times New Roman"/>
              </w:rPr>
            </w:pPr>
            <w:r w:rsidRPr="00CD76DD">
              <w:rPr>
                <w:rFonts w:ascii="Times New Roman" w:hAnsi="Times New Roman" w:cs="Times New Roman"/>
              </w:rPr>
              <w:t>No</w:t>
            </w:r>
          </w:p>
        </w:tc>
        <w:tc>
          <w:tcPr>
            <w:tcW w:w="1376" w:type="dxa"/>
            <w:shd w:val="clear" w:color="auto" w:fill="FFFFFF" w:themeFill="background1"/>
          </w:tcPr>
          <w:p w14:paraId="1C8D895A" w14:textId="3541B2AA" w:rsidR="009A3206" w:rsidRPr="00CD76DD" w:rsidRDefault="009A3206" w:rsidP="00A64A3F">
            <w:pPr>
              <w:keepNext/>
              <w:keepLines/>
              <w:jc w:val="center"/>
              <w:rPr>
                <w:rFonts w:ascii="Times New Roman" w:hAnsi="Times New Roman" w:cs="Times New Roman"/>
              </w:rPr>
            </w:pPr>
            <w:r w:rsidRPr="00CD76DD">
              <w:rPr>
                <w:rFonts w:ascii="Times New Roman" w:hAnsi="Times New Roman" w:cs="Times New Roman"/>
              </w:rPr>
              <w:t>Yes</w:t>
            </w:r>
          </w:p>
        </w:tc>
        <w:tc>
          <w:tcPr>
            <w:tcW w:w="1376" w:type="dxa"/>
            <w:shd w:val="clear" w:color="auto" w:fill="FFFFFF" w:themeFill="background1"/>
          </w:tcPr>
          <w:p w14:paraId="45CAFF43" w14:textId="0A1F2BF2" w:rsidR="009A3206" w:rsidRPr="00CD76DD" w:rsidRDefault="009A3206" w:rsidP="00A64A3F">
            <w:pPr>
              <w:keepNext/>
              <w:keepLines/>
              <w:jc w:val="center"/>
              <w:rPr>
                <w:rFonts w:ascii="Times New Roman" w:hAnsi="Times New Roman" w:cs="Times New Roman"/>
              </w:rPr>
            </w:pPr>
            <w:r w:rsidRPr="00CD76DD">
              <w:rPr>
                <w:rFonts w:ascii="Times New Roman" w:hAnsi="Times New Roman" w:cs="Times New Roman"/>
              </w:rPr>
              <w:t>No</w:t>
            </w:r>
          </w:p>
        </w:tc>
        <w:tc>
          <w:tcPr>
            <w:tcW w:w="1832" w:type="dxa"/>
            <w:shd w:val="clear" w:color="auto" w:fill="FFFFFF" w:themeFill="background1"/>
          </w:tcPr>
          <w:p w14:paraId="7CDAF2C6" w14:textId="1C4FF69F" w:rsidR="009A3206" w:rsidRPr="00CD76DD" w:rsidRDefault="009A3206" w:rsidP="009A3206">
            <w:pPr>
              <w:keepNext/>
              <w:keepLines/>
              <w:rPr>
                <w:rFonts w:ascii="Times New Roman" w:hAnsi="Times New Roman" w:cs="Times New Roman"/>
              </w:rPr>
            </w:pPr>
            <w:r w:rsidRPr="00CD76DD">
              <w:rPr>
                <w:rFonts w:ascii="Times New Roman" w:hAnsi="Times New Roman" w:cs="Times New Roman"/>
              </w:rPr>
              <w:t>75,693 fish</w:t>
            </w:r>
          </w:p>
        </w:tc>
      </w:tr>
      <w:tr w:rsidR="009A3206" w:rsidRPr="00AB1FCC" w14:paraId="42934508" w14:textId="77777777" w:rsidTr="009A3206">
        <w:tc>
          <w:tcPr>
            <w:tcW w:w="1369" w:type="dxa"/>
            <w:shd w:val="clear" w:color="auto" w:fill="FFFFFF" w:themeFill="background1"/>
          </w:tcPr>
          <w:p w14:paraId="226868E3" w14:textId="49E07CDC" w:rsidR="009A3206" w:rsidRPr="00CD76DD" w:rsidRDefault="009A3206" w:rsidP="007B3F64">
            <w:pPr>
              <w:keepNext/>
              <w:keepLines/>
              <w:jc w:val="both"/>
              <w:rPr>
                <w:rFonts w:ascii="Times New Roman" w:hAnsi="Times New Roman" w:cs="Times New Roman"/>
              </w:rPr>
            </w:pPr>
            <w:r w:rsidRPr="00CD76DD">
              <w:rPr>
                <w:rFonts w:ascii="Times New Roman" w:hAnsi="Times New Roman" w:cs="Times New Roman"/>
              </w:rPr>
              <w:t>Spain</w:t>
            </w:r>
          </w:p>
        </w:tc>
        <w:tc>
          <w:tcPr>
            <w:tcW w:w="1535" w:type="dxa"/>
            <w:shd w:val="clear" w:color="auto" w:fill="FFFFFF" w:themeFill="background1"/>
          </w:tcPr>
          <w:p w14:paraId="1A8C9B11" w14:textId="185C249A" w:rsidR="009A3206" w:rsidRPr="00CD76DD" w:rsidRDefault="009A3206" w:rsidP="00A64A3F">
            <w:pPr>
              <w:keepNext/>
              <w:keepLines/>
              <w:jc w:val="center"/>
              <w:rPr>
                <w:rFonts w:ascii="Times New Roman" w:hAnsi="Times New Roman" w:cs="Times New Roman"/>
              </w:rPr>
            </w:pPr>
            <w:proofErr w:type="spellStart"/>
            <w:r w:rsidRPr="00CD76DD">
              <w:rPr>
                <w:rFonts w:ascii="Times New Roman" w:hAnsi="Times New Roman" w:cs="Times New Roman"/>
              </w:rPr>
              <w:t>Baitboat</w:t>
            </w:r>
            <w:proofErr w:type="spellEnd"/>
          </w:p>
        </w:tc>
        <w:tc>
          <w:tcPr>
            <w:tcW w:w="1125" w:type="dxa"/>
            <w:shd w:val="clear" w:color="auto" w:fill="FFFFFF" w:themeFill="background1"/>
          </w:tcPr>
          <w:p w14:paraId="1F25A369" w14:textId="0BD20D2D" w:rsidR="009A3206" w:rsidRPr="00CD76DD" w:rsidRDefault="009A3206" w:rsidP="00A64A3F">
            <w:pPr>
              <w:keepNext/>
              <w:keepLines/>
              <w:jc w:val="center"/>
              <w:rPr>
                <w:rFonts w:ascii="Times New Roman" w:hAnsi="Times New Roman" w:cs="Times New Roman"/>
              </w:rPr>
            </w:pPr>
            <w:r w:rsidRPr="00CD76DD">
              <w:rPr>
                <w:rFonts w:ascii="Times New Roman" w:hAnsi="Times New Roman" w:cs="Times New Roman"/>
              </w:rPr>
              <w:t>No</w:t>
            </w:r>
          </w:p>
        </w:tc>
        <w:tc>
          <w:tcPr>
            <w:tcW w:w="1376" w:type="dxa"/>
            <w:shd w:val="clear" w:color="auto" w:fill="FFFFFF" w:themeFill="background1"/>
          </w:tcPr>
          <w:p w14:paraId="01FAAA85" w14:textId="6FF44719" w:rsidR="009A3206" w:rsidRPr="00CD76DD" w:rsidRDefault="009A3206" w:rsidP="00A64A3F">
            <w:pPr>
              <w:keepNext/>
              <w:keepLines/>
              <w:jc w:val="center"/>
              <w:rPr>
                <w:rFonts w:ascii="Times New Roman" w:hAnsi="Times New Roman" w:cs="Times New Roman"/>
              </w:rPr>
            </w:pPr>
            <w:r w:rsidRPr="00CD76DD">
              <w:rPr>
                <w:rFonts w:ascii="Times New Roman" w:hAnsi="Times New Roman" w:cs="Times New Roman"/>
              </w:rPr>
              <w:t>Yes</w:t>
            </w:r>
          </w:p>
        </w:tc>
        <w:tc>
          <w:tcPr>
            <w:tcW w:w="1376" w:type="dxa"/>
            <w:shd w:val="clear" w:color="auto" w:fill="FFFFFF" w:themeFill="background1"/>
          </w:tcPr>
          <w:p w14:paraId="44EA357C" w14:textId="68E58920" w:rsidR="009A3206" w:rsidRPr="00CD76DD" w:rsidRDefault="009A3206" w:rsidP="00A64A3F">
            <w:pPr>
              <w:keepNext/>
              <w:keepLines/>
              <w:jc w:val="center"/>
              <w:rPr>
                <w:rFonts w:ascii="Times New Roman" w:hAnsi="Times New Roman" w:cs="Times New Roman"/>
              </w:rPr>
            </w:pPr>
            <w:r w:rsidRPr="00CD76DD">
              <w:rPr>
                <w:rFonts w:ascii="Times New Roman" w:hAnsi="Times New Roman" w:cs="Times New Roman"/>
              </w:rPr>
              <w:t>No</w:t>
            </w:r>
          </w:p>
        </w:tc>
        <w:tc>
          <w:tcPr>
            <w:tcW w:w="1832" w:type="dxa"/>
            <w:shd w:val="clear" w:color="auto" w:fill="FFFFFF" w:themeFill="background1"/>
          </w:tcPr>
          <w:p w14:paraId="086C6CB6" w14:textId="51C4154F" w:rsidR="009A3206" w:rsidRPr="00CD76DD" w:rsidRDefault="009A3206" w:rsidP="009A3206">
            <w:pPr>
              <w:keepNext/>
              <w:keepLines/>
              <w:rPr>
                <w:rFonts w:ascii="Times New Roman" w:hAnsi="Times New Roman" w:cs="Times New Roman"/>
              </w:rPr>
            </w:pPr>
            <w:r w:rsidRPr="00CD76DD">
              <w:rPr>
                <w:rFonts w:ascii="Times New Roman" w:hAnsi="Times New Roman" w:cs="Times New Roman"/>
              </w:rPr>
              <w:t>35,625 tonnes</w:t>
            </w:r>
          </w:p>
        </w:tc>
      </w:tr>
      <w:tr w:rsidR="009A3206" w:rsidRPr="00AB1FCC" w14:paraId="00E8666B" w14:textId="77777777" w:rsidTr="00CD76DD">
        <w:trPr>
          <w:trHeight w:hRule="exact" w:val="20"/>
        </w:trPr>
        <w:tc>
          <w:tcPr>
            <w:tcW w:w="1369" w:type="dxa"/>
            <w:tcBorders>
              <w:bottom w:val="single" w:sz="4" w:space="0" w:color="auto"/>
            </w:tcBorders>
            <w:shd w:val="clear" w:color="auto" w:fill="FFFFFF" w:themeFill="background1"/>
          </w:tcPr>
          <w:p w14:paraId="1896F074" w14:textId="77777777" w:rsidR="009A3206" w:rsidRPr="00CD76DD" w:rsidRDefault="009A3206" w:rsidP="007B3F64">
            <w:pPr>
              <w:keepNext/>
              <w:keepLines/>
              <w:jc w:val="both"/>
              <w:rPr>
                <w:rFonts w:ascii="Times New Roman" w:hAnsi="Times New Roman" w:cs="Times New Roman"/>
              </w:rPr>
            </w:pPr>
          </w:p>
        </w:tc>
        <w:tc>
          <w:tcPr>
            <w:tcW w:w="1535" w:type="dxa"/>
            <w:tcBorders>
              <w:bottom w:val="single" w:sz="4" w:space="0" w:color="auto"/>
            </w:tcBorders>
            <w:shd w:val="clear" w:color="auto" w:fill="FFFFFF" w:themeFill="background1"/>
          </w:tcPr>
          <w:p w14:paraId="719358A5" w14:textId="77777777" w:rsidR="009A3206" w:rsidRPr="00CD76DD" w:rsidRDefault="009A3206" w:rsidP="00A64A3F">
            <w:pPr>
              <w:keepNext/>
              <w:keepLines/>
              <w:jc w:val="center"/>
              <w:rPr>
                <w:rFonts w:ascii="Times New Roman" w:hAnsi="Times New Roman" w:cs="Times New Roman"/>
              </w:rPr>
            </w:pPr>
          </w:p>
        </w:tc>
        <w:tc>
          <w:tcPr>
            <w:tcW w:w="1125" w:type="dxa"/>
            <w:tcBorders>
              <w:bottom w:val="single" w:sz="4" w:space="0" w:color="auto"/>
            </w:tcBorders>
            <w:shd w:val="clear" w:color="auto" w:fill="FFFFFF" w:themeFill="background1"/>
          </w:tcPr>
          <w:p w14:paraId="3CBCAF39" w14:textId="77777777" w:rsidR="009A3206" w:rsidRPr="00CD76DD" w:rsidRDefault="009A3206" w:rsidP="00A64A3F">
            <w:pPr>
              <w:keepNext/>
              <w:keepLines/>
              <w:jc w:val="center"/>
              <w:rPr>
                <w:rFonts w:ascii="Times New Roman" w:hAnsi="Times New Roman" w:cs="Times New Roman"/>
              </w:rPr>
            </w:pPr>
          </w:p>
        </w:tc>
        <w:tc>
          <w:tcPr>
            <w:tcW w:w="1376" w:type="dxa"/>
            <w:tcBorders>
              <w:bottom w:val="single" w:sz="4" w:space="0" w:color="auto"/>
            </w:tcBorders>
            <w:shd w:val="clear" w:color="auto" w:fill="FFFFFF" w:themeFill="background1"/>
          </w:tcPr>
          <w:p w14:paraId="2D9AEC29" w14:textId="77777777" w:rsidR="009A3206" w:rsidRPr="00CD76DD" w:rsidRDefault="009A3206" w:rsidP="00A64A3F">
            <w:pPr>
              <w:keepNext/>
              <w:keepLines/>
              <w:jc w:val="center"/>
              <w:rPr>
                <w:rFonts w:ascii="Times New Roman" w:hAnsi="Times New Roman" w:cs="Times New Roman"/>
              </w:rPr>
            </w:pPr>
          </w:p>
        </w:tc>
        <w:tc>
          <w:tcPr>
            <w:tcW w:w="1376" w:type="dxa"/>
            <w:tcBorders>
              <w:bottom w:val="single" w:sz="4" w:space="0" w:color="auto"/>
            </w:tcBorders>
            <w:shd w:val="clear" w:color="auto" w:fill="FFFFFF" w:themeFill="background1"/>
          </w:tcPr>
          <w:p w14:paraId="4625EDFC" w14:textId="77777777" w:rsidR="009A3206" w:rsidRPr="00CD76DD" w:rsidRDefault="009A3206" w:rsidP="00A64A3F">
            <w:pPr>
              <w:keepNext/>
              <w:keepLines/>
              <w:jc w:val="center"/>
              <w:rPr>
                <w:rFonts w:ascii="Times New Roman" w:hAnsi="Times New Roman" w:cs="Times New Roman"/>
              </w:rPr>
            </w:pPr>
          </w:p>
        </w:tc>
        <w:tc>
          <w:tcPr>
            <w:tcW w:w="1832" w:type="dxa"/>
            <w:tcBorders>
              <w:bottom w:val="single" w:sz="4" w:space="0" w:color="auto"/>
            </w:tcBorders>
            <w:shd w:val="clear" w:color="auto" w:fill="FFFFFF" w:themeFill="background1"/>
          </w:tcPr>
          <w:p w14:paraId="2B629B31" w14:textId="44929333" w:rsidR="009A3206" w:rsidRPr="00CD76DD" w:rsidRDefault="009A3206" w:rsidP="00A64A3F">
            <w:pPr>
              <w:keepNext/>
              <w:keepLines/>
              <w:jc w:val="center"/>
              <w:rPr>
                <w:rFonts w:ascii="Times New Roman" w:hAnsi="Times New Roman" w:cs="Times New Roman"/>
              </w:rPr>
            </w:pPr>
          </w:p>
        </w:tc>
      </w:tr>
    </w:tbl>
    <w:p w14:paraId="7EA482FD" w14:textId="77777777" w:rsidR="00FF004E" w:rsidRDefault="00FF004E" w:rsidP="001B61C4">
      <w:pPr>
        <w:jc w:val="both"/>
        <w:rPr>
          <w:rFonts w:ascii="Times New Roman" w:hAnsi="Times New Roman" w:cs="Times New Roman"/>
          <w:sz w:val="24"/>
          <w:szCs w:val="24"/>
        </w:rPr>
      </w:pPr>
    </w:p>
    <w:p w14:paraId="011D1E65" w14:textId="726396F4" w:rsidR="00B24664" w:rsidRDefault="00B24664" w:rsidP="001B61C4">
      <w:pPr>
        <w:jc w:val="both"/>
        <w:rPr>
          <w:rFonts w:ascii="Times New Roman" w:hAnsi="Times New Roman" w:cs="Times New Roman"/>
          <w:sz w:val="24"/>
          <w:szCs w:val="24"/>
        </w:rPr>
      </w:pPr>
      <w:r>
        <w:rPr>
          <w:rFonts w:ascii="Times New Roman" w:hAnsi="Times New Roman" w:cs="Times New Roman"/>
          <w:sz w:val="24"/>
          <w:szCs w:val="24"/>
        </w:rPr>
        <w:t xml:space="preserve">By including multiple fleets this index can be used to predict relative abundance indices over a wide range of year, </w:t>
      </w:r>
      <w:proofErr w:type="spellStart"/>
      <w:r>
        <w:rPr>
          <w:rFonts w:ascii="Times New Roman" w:hAnsi="Times New Roman" w:cs="Times New Roman"/>
          <w:sz w:val="24"/>
          <w:szCs w:val="24"/>
        </w:rPr>
        <w:t>subyears</w:t>
      </w:r>
      <w:proofErr w:type="spellEnd"/>
      <w:r>
        <w:rPr>
          <w:rFonts w:ascii="Times New Roman" w:hAnsi="Times New Roman" w:cs="Times New Roman"/>
          <w:sz w:val="24"/>
          <w:szCs w:val="24"/>
        </w:rPr>
        <w:t xml:space="preserve"> and areas (Figure </w:t>
      </w:r>
      <w:r w:rsidR="007D2E3B">
        <w:rPr>
          <w:rFonts w:ascii="Times New Roman" w:hAnsi="Times New Roman" w:cs="Times New Roman"/>
          <w:sz w:val="24"/>
          <w:szCs w:val="24"/>
        </w:rPr>
        <w:t>2.1</w:t>
      </w:r>
      <w:r>
        <w:rPr>
          <w:rFonts w:ascii="Times New Roman" w:hAnsi="Times New Roman" w:cs="Times New Roman"/>
          <w:sz w:val="24"/>
          <w:szCs w:val="24"/>
        </w:rPr>
        <w:t>).</w:t>
      </w:r>
    </w:p>
    <w:p w14:paraId="5523AE4E" w14:textId="77777777" w:rsidR="00B24664" w:rsidRDefault="00B24664" w:rsidP="001B61C4">
      <w:pPr>
        <w:jc w:val="both"/>
        <w:rPr>
          <w:rFonts w:ascii="Times New Roman" w:hAnsi="Times New Roman" w:cs="Times New Roman"/>
          <w:sz w:val="24"/>
          <w:szCs w:val="24"/>
        </w:rPr>
      </w:pPr>
    </w:p>
    <w:p w14:paraId="54E2C738" w14:textId="77777777" w:rsidR="00574565" w:rsidRDefault="00093196" w:rsidP="001B61C4">
      <w:pPr>
        <w:jc w:val="both"/>
        <w:rPr>
          <w:rFonts w:ascii="Times New Roman" w:hAnsi="Times New Roman" w:cs="Times New Roman"/>
          <w:sz w:val="24"/>
          <w:szCs w:val="24"/>
        </w:rPr>
      </w:pPr>
      <w:r>
        <w:rPr>
          <w:rFonts w:ascii="Times New Roman" w:hAnsi="Times New Roman" w:cs="Times New Roman"/>
          <w:sz w:val="24"/>
          <w:szCs w:val="24"/>
        </w:rPr>
        <w:t>A</w:t>
      </w:r>
      <w:r w:rsidR="00574565">
        <w:rPr>
          <w:rFonts w:ascii="Times New Roman" w:hAnsi="Times New Roman" w:cs="Times New Roman"/>
          <w:sz w:val="24"/>
          <w:szCs w:val="24"/>
        </w:rPr>
        <w:t xml:space="preserve"> Western larval index </w:t>
      </w:r>
      <w:r>
        <w:rPr>
          <w:rFonts w:ascii="Times New Roman" w:hAnsi="Times New Roman" w:cs="Times New Roman"/>
          <w:sz w:val="24"/>
          <w:szCs w:val="24"/>
        </w:rPr>
        <w:t>(</w:t>
      </w:r>
      <w:commentRangeStart w:id="22"/>
      <w:proofErr w:type="spellStart"/>
      <w:r w:rsidR="00574565">
        <w:rPr>
          <w:rFonts w:ascii="Times New Roman" w:hAnsi="Times New Roman" w:cs="Times New Roman"/>
          <w:sz w:val="24"/>
          <w:szCs w:val="24"/>
        </w:rPr>
        <w:t>Lamkin</w:t>
      </w:r>
      <w:proofErr w:type="spellEnd"/>
      <w:r w:rsidR="00574565">
        <w:rPr>
          <w:rFonts w:ascii="Times New Roman" w:hAnsi="Times New Roman" w:cs="Times New Roman"/>
          <w:sz w:val="24"/>
          <w:szCs w:val="24"/>
        </w:rPr>
        <w:t xml:space="preserve"> et al.</w:t>
      </w:r>
      <w:r>
        <w:rPr>
          <w:rFonts w:ascii="Times New Roman" w:hAnsi="Times New Roman" w:cs="Times New Roman"/>
          <w:sz w:val="24"/>
          <w:szCs w:val="24"/>
        </w:rPr>
        <w:t>,</w:t>
      </w:r>
      <w:r w:rsidR="00574565">
        <w:rPr>
          <w:rFonts w:ascii="Times New Roman" w:hAnsi="Times New Roman" w:cs="Times New Roman"/>
          <w:sz w:val="24"/>
          <w:szCs w:val="24"/>
        </w:rPr>
        <w:t xml:space="preserve"> 2014</w:t>
      </w:r>
      <w:commentRangeEnd w:id="22"/>
      <w:r w:rsidR="00CD76DD">
        <w:rPr>
          <w:rStyle w:val="CommentReference"/>
        </w:rPr>
        <w:commentReference w:id="22"/>
      </w:r>
      <w:r w:rsidR="00574565">
        <w:rPr>
          <w:rFonts w:ascii="Times New Roman" w:hAnsi="Times New Roman" w:cs="Times New Roman"/>
          <w:sz w:val="24"/>
          <w:szCs w:val="24"/>
        </w:rPr>
        <w:t xml:space="preserve">) </w:t>
      </w:r>
      <w:r w:rsidR="00101698">
        <w:rPr>
          <w:rFonts w:ascii="Times New Roman" w:hAnsi="Times New Roman" w:cs="Times New Roman"/>
          <w:sz w:val="24"/>
          <w:szCs w:val="24"/>
        </w:rPr>
        <w:t>commencing in 19</w:t>
      </w:r>
      <w:r w:rsidR="007E218D">
        <w:rPr>
          <w:rFonts w:ascii="Times New Roman" w:hAnsi="Times New Roman" w:cs="Times New Roman"/>
          <w:sz w:val="24"/>
          <w:szCs w:val="24"/>
        </w:rPr>
        <w:t>77</w:t>
      </w:r>
      <w:r w:rsidR="00101698">
        <w:rPr>
          <w:rFonts w:ascii="Times New Roman" w:hAnsi="Times New Roman" w:cs="Times New Roman"/>
          <w:sz w:val="24"/>
          <w:szCs w:val="24"/>
        </w:rPr>
        <w:t xml:space="preserve"> </w:t>
      </w:r>
      <w:r w:rsidR="00574565">
        <w:rPr>
          <w:rFonts w:ascii="Times New Roman" w:hAnsi="Times New Roman" w:cs="Times New Roman"/>
          <w:sz w:val="24"/>
          <w:szCs w:val="24"/>
        </w:rPr>
        <w:t xml:space="preserve">and </w:t>
      </w:r>
      <w:r>
        <w:rPr>
          <w:rFonts w:ascii="Times New Roman" w:hAnsi="Times New Roman" w:cs="Times New Roman"/>
          <w:sz w:val="24"/>
          <w:szCs w:val="24"/>
        </w:rPr>
        <w:t>an</w:t>
      </w:r>
      <w:r w:rsidR="00574565">
        <w:rPr>
          <w:rFonts w:ascii="Times New Roman" w:hAnsi="Times New Roman" w:cs="Times New Roman"/>
          <w:sz w:val="24"/>
          <w:szCs w:val="24"/>
        </w:rPr>
        <w:t xml:space="preserve"> Eastern larval </w:t>
      </w:r>
      <w:r w:rsidR="00574565" w:rsidRPr="006709DE">
        <w:rPr>
          <w:rFonts w:ascii="Times New Roman" w:hAnsi="Times New Roman" w:cs="Times New Roman"/>
          <w:sz w:val="24"/>
          <w:szCs w:val="24"/>
        </w:rPr>
        <w:t>index</w:t>
      </w:r>
      <w:r w:rsidR="00574565">
        <w:rPr>
          <w:rFonts w:ascii="Times New Roman" w:hAnsi="Times New Roman" w:cs="Times New Roman"/>
          <w:sz w:val="24"/>
          <w:szCs w:val="24"/>
        </w:rPr>
        <w:t xml:space="preserve"> of </w:t>
      </w:r>
      <w:r>
        <w:rPr>
          <w:rFonts w:ascii="Times New Roman" w:hAnsi="Times New Roman" w:cs="Times New Roman"/>
          <w:sz w:val="24"/>
          <w:szCs w:val="24"/>
        </w:rPr>
        <w:t>(</w:t>
      </w:r>
      <w:r w:rsidR="00574565">
        <w:rPr>
          <w:rFonts w:ascii="Times New Roman" w:hAnsi="Times New Roman" w:cs="Times New Roman"/>
          <w:sz w:val="24"/>
          <w:szCs w:val="24"/>
        </w:rPr>
        <w:t>Ingram et al.</w:t>
      </w:r>
      <w:r w:rsidR="00101698">
        <w:rPr>
          <w:rFonts w:ascii="Times New Roman" w:hAnsi="Times New Roman" w:cs="Times New Roman"/>
          <w:sz w:val="24"/>
          <w:szCs w:val="24"/>
        </w:rPr>
        <w:t>,</w:t>
      </w:r>
      <w:r w:rsidR="00574565">
        <w:rPr>
          <w:rFonts w:ascii="Times New Roman" w:hAnsi="Times New Roman" w:cs="Times New Roman"/>
          <w:sz w:val="24"/>
          <w:szCs w:val="24"/>
        </w:rPr>
        <w:t xml:space="preserve"> </w:t>
      </w:r>
      <w:r w:rsidR="008379B2">
        <w:rPr>
          <w:rFonts w:ascii="Times New Roman" w:hAnsi="Times New Roman" w:cs="Times New Roman"/>
          <w:sz w:val="24"/>
          <w:szCs w:val="24"/>
        </w:rPr>
        <w:t>SCRS/2015/035</w:t>
      </w:r>
      <w:r w:rsidR="00574565">
        <w:rPr>
          <w:rFonts w:ascii="Times New Roman" w:hAnsi="Times New Roman" w:cs="Times New Roman"/>
          <w:sz w:val="24"/>
          <w:szCs w:val="24"/>
        </w:rPr>
        <w:t>) (2001-</w:t>
      </w:r>
      <w:r w:rsidR="00CC223C">
        <w:rPr>
          <w:rFonts w:ascii="Times New Roman" w:hAnsi="Times New Roman" w:cs="Times New Roman"/>
          <w:sz w:val="24"/>
          <w:szCs w:val="24"/>
        </w:rPr>
        <w:t>2005 and 2012-2013</w:t>
      </w:r>
      <w:r w:rsidR="00574565">
        <w:rPr>
          <w:rFonts w:ascii="Times New Roman" w:hAnsi="Times New Roman" w:cs="Times New Roman"/>
          <w:sz w:val="24"/>
          <w:szCs w:val="24"/>
        </w:rPr>
        <w:t>)</w:t>
      </w:r>
      <w:r w:rsidR="00101698">
        <w:rPr>
          <w:rFonts w:ascii="Times New Roman" w:hAnsi="Times New Roman" w:cs="Times New Roman"/>
          <w:sz w:val="24"/>
          <w:szCs w:val="24"/>
        </w:rPr>
        <w:t xml:space="preserve"> exist for</w:t>
      </w:r>
      <w:r w:rsidR="00574565">
        <w:rPr>
          <w:rFonts w:ascii="Times New Roman" w:hAnsi="Times New Roman" w:cs="Times New Roman"/>
          <w:sz w:val="24"/>
          <w:szCs w:val="24"/>
        </w:rPr>
        <w:t xml:space="preserve"> the Gulf of Mexico and Western Mediterranean, respectively. </w:t>
      </w:r>
    </w:p>
    <w:p w14:paraId="1B018F54" w14:textId="77777777" w:rsidR="00574565" w:rsidRDefault="00574565" w:rsidP="001B61C4">
      <w:pPr>
        <w:jc w:val="both"/>
        <w:rPr>
          <w:rFonts w:ascii="Times New Roman" w:hAnsi="Times New Roman" w:cs="Times New Roman"/>
          <w:sz w:val="24"/>
          <w:szCs w:val="24"/>
        </w:rPr>
      </w:pPr>
    </w:p>
    <w:p w14:paraId="25E45725" w14:textId="77777777" w:rsidR="00B24664" w:rsidRDefault="00B24664" w:rsidP="001B61C4">
      <w:pPr>
        <w:jc w:val="both"/>
        <w:rPr>
          <w:rFonts w:ascii="Times New Roman" w:hAnsi="Times New Roman" w:cs="Times New Roman"/>
          <w:sz w:val="24"/>
          <w:szCs w:val="24"/>
        </w:rPr>
      </w:pPr>
      <w:r>
        <w:rPr>
          <w:rFonts w:ascii="Times New Roman" w:hAnsi="Times New Roman" w:cs="Times New Roman"/>
          <w:sz w:val="24"/>
          <w:szCs w:val="24"/>
        </w:rPr>
        <w:t>In order to fit a preliminary operating model a naïve inverse age-at-length key (probability of length strata given age) was developed from the base-case stock assessment growth curves for Easter</w:t>
      </w:r>
      <w:r w:rsidR="0060134C">
        <w:rPr>
          <w:rFonts w:ascii="Times New Roman" w:hAnsi="Times New Roman" w:cs="Times New Roman"/>
          <w:sz w:val="24"/>
          <w:szCs w:val="24"/>
        </w:rPr>
        <w:t>n</w:t>
      </w:r>
      <w:r>
        <w:rPr>
          <w:rFonts w:ascii="Times New Roman" w:hAnsi="Times New Roman" w:cs="Times New Roman"/>
          <w:sz w:val="24"/>
          <w:szCs w:val="24"/>
        </w:rPr>
        <w:t xml:space="preserve"> and Western stocks and an assumed coefficient of variation of 10%.</w:t>
      </w:r>
    </w:p>
    <w:p w14:paraId="43EFE0D0" w14:textId="77777777" w:rsidR="00234FDF" w:rsidRDefault="00234FDF" w:rsidP="001B61C4">
      <w:pPr>
        <w:jc w:val="both"/>
        <w:rPr>
          <w:rFonts w:ascii="Times New Roman" w:hAnsi="Times New Roman" w:cs="Times New Roman"/>
          <w:sz w:val="24"/>
          <w:szCs w:val="24"/>
        </w:rPr>
      </w:pPr>
    </w:p>
    <w:p w14:paraId="64905225" w14:textId="77777777" w:rsidR="00574565" w:rsidRDefault="00234FDF" w:rsidP="001B61C4">
      <w:pPr>
        <w:jc w:val="both"/>
        <w:rPr>
          <w:rFonts w:ascii="Times New Roman" w:hAnsi="Times New Roman" w:cs="Times New Roman"/>
          <w:sz w:val="24"/>
          <w:szCs w:val="24"/>
        </w:rPr>
      </w:pPr>
      <w:r>
        <w:rPr>
          <w:rFonts w:ascii="Times New Roman" w:hAnsi="Times New Roman" w:cs="Times New Roman"/>
          <w:sz w:val="24"/>
          <w:szCs w:val="24"/>
        </w:rPr>
        <w:t xml:space="preserve">There are </w:t>
      </w:r>
      <w:r w:rsidR="00574565">
        <w:rPr>
          <w:rFonts w:ascii="Times New Roman" w:hAnsi="Times New Roman" w:cs="Times New Roman"/>
          <w:sz w:val="24"/>
          <w:szCs w:val="24"/>
        </w:rPr>
        <w:t>four</w:t>
      </w:r>
      <w:r>
        <w:rPr>
          <w:rFonts w:ascii="Times New Roman" w:hAnsi="Times New Roman" w:cs="Times New Roman"/>
          <w:sz w:val="24"/>
          <w:szCs w:val="24"/>
        </w:rPr>
        <w:t xml:space="preserve"> sources of derived data that are priorities moving forward: </w:t>
      </w:r>
    </w:p>
    <w:p w14:paraId="0FAC3354" w14:textId="77777777" w:rsidR="007E218D" w:rsidRDefault="00234FDF" w:rsidP="00406114">
      <w:pPr>
        <w:pStyle w:val="ListParagraph"/>
        <w:numPr>
          <w:ilvl w:val="0"/>
          <w:numId w:val="45"/>
        </w:numPr>
        <w:ind w:left="357" w:hanging="357"/>
        <w:jc w:val="both"/>
        <w:rPr>
          <w:rFonts w:ascii="Times New Roman" w:hAnsi="Times New Roman" w:cs="Times New Roman"/>
          <w:sz w:val="24"/>
          <w:szCs w:val="24"/>
        </w:rPr>
      </w:pPr>
      <w:r w:rsidRPr="00574565">
        <w:rPr>
          <w:rFonts w:ascii="Times New Roman" w:hAnsi="Times New Roman" w:cs="Times New Roman"/>
          <w:sz w:val="24"/>
          <w:szCs w:val="24"/>
        </w:rPr>
        <w:t>a defensible inverse age-length key for each stock preferably disaggregated by time,</w:t>
      </w:r>
    </w:p>
    <w:p w14:paraId="5C39E7D8" w14:textId="77777777" w:rsidR="007E218D" w:rsidRDefault="00234FDF" w:rsidP="00406114">
      <w:pPr>
        <w:pStyle w:val="ListParagraph"/>
        <w:numPr>
          <w:ilvl w:val="0"/>
          <w:numId w:val="45"/>
        </w:numPr>
        <w:ind w:left="357" w:hanging="357"/>
        <w:jc w:val="both"/>
        <w:rPr>
          <w:rFonts w:ascii="Times New Roman" w:hAnsi="Times New Roman" w:cs="Times New Roman"/>
          <w:sz w:val="24"/>
          <w:szCs w:val="24"/>
        </w:rPr>
      </w:pPr>
      <w:r w:rsidRPr="00574565">
        <w:rPr>
          <w:rFonts w:ascii="Times New Roman" w:hAnsi="Times New Roman" w:cs="Times New Roman"/>
          <w:sz w:val="24"/>
          <w:szCs w:val="24"/>
        </w:rPr>
        <w:t>finalized fishery-independent larval surveys for both the Western and Eastern stocks</w:t>
      </w:r>
      <w:r w:rsidR="00574565" w:rsidRPr="00574565">
        <w:rPr>
          <w:rFonts w:ascii="Times New Roman" w:hAnsi="Times New Roman" w:cs="Times New Roman"/>
          <w:sz w:val="24"/>
          <w:szCs w:val="24"/>
        </w:rPr>
        <w:t>,</w:t>
      </w:r>
    </w:p>
    <w:p w14:paraId="34802A80" w14:textId="77777777" w:rsidR="007E218D" w:rsidRDefault="00234FDF" w:rsidP="00406114">
      <w:pPr>
        <w:pStyle w:val="ListParagraph"/>
        <w:numPr>
          <w:ilvl w:val="0"/>
          <w:numId w:val="45"/>
        </w:numPr>
        <w:ind w:left="357" w:hanging="357"/>
        <w:jc w:val="both"/>
        <w:rPr>
          <w:rFonts w:ascii="Times New Roman" w:hAnsi="Times New Roman" w:cs="Times New Roman"/>
          <w:sz w:val="24"/>
          <w:szCs w:val="24"/>
        </w:rPr>
      </w:pPr>
      <w:r w:rsidRPr="00574565">
        <w:rPr>
          <w:rFonts w:ascii="Times New Roman" w:hAnsi="Times New Roman" w:cs="Times New Roman"/>
          <w:sz w:val="24"/>
          <w:szCs w:val="24"/>
        </w:rPr>
        <w:t>standardized abundance indices based on trip-level catch rate data</w:t>
      </w:r>
      <w:r w:rsidR="00574565" w:rsidRPr="00574565">
        <w:rPr>
          <w:rFonts w:ascii="Times New Roman" w:hAnsi="Times New Roman" w:cs="Times New Roman"/>
          <w:sz w:val="24"/>
          <w:szCs w:val="24"/>
        </w:rPr>
        <w:t xml:space="preserve"> and</w:t>
      </w:r>
    </w:p>
    <w:p w14:paraId="4AD9B403" w14:textId="3413C124" w:rsidR="00C45830" w:rsidRDefault="00C45830" w:rsidP="00406114">
      <w:pPr>
        <w:pStyle w:val="ListParagraph"/>
        <w:numPr>
          <w:ilvl w:val="0"/>
          <w:numId w:val="45"/>
        </w:numPr>
        <w:ind w:left="357" w:hanging="357"/>
        <w:jc w:val="both"/>
        <w:rPr>
          <w:rFonts w:ascii="Times New Roman" w:hAnsi="Times New Roman" w:cs="Times New Roman"/>
          <w:sz w:val="24"/>
          <w:szCs w:val="24"/>
        </w:rPr>
      </w:pPr>
      <w:r>
        <w:rPr>
          <w:rFonts w:ascii="Times New Roman" w:hAnsi="Times New Roman" w:cs="Times New Roman"/>
          <w:sz w:val="24"/>
          <w:szCs w:val="24"/>
        </w:rPr>
        <w:t>electronic tag data by age class</w:t>
      </w:r>
    </w:p>
    <w:p w14:paraId="33EB52F5" w14:textId="74E55672" w:rsidR="007E218D" w:rsidRDefault="00574565" w:rsidP="00406114">
      <w:pPr>
        <w:pStyle w:val="ListParagraph"/>
        <w:numPr>
          <w:ilvl w:val="0"/>
          <w:numId w:val="45"/>
        </w:numPr>
        <w:ind w:left="357" w:hanging="357"/>
        <w:jc w:val="both"/>
        <w:rPr>
          <w:rFonts w:ascii="Times New Roman" w:hAnsi="Times New Roman" w:cs="Times New Roman"/>
          <w:sz w:val="24"/>
          <w:szCs w:val="24"/>
        </w:rPr>
      </w:pPr>
      <w:r w:rsidRPr="00574565">
        <w:rPr>
          <w:rFonts w:ascii="Times New Roman" w:hAnsi="Times New Roman" w:cs="Times New Roman"/>
          <w:sz w:val="24"/>
          <w:szCs w:val="24"/>
        </w:rPr>
        <w:t>(</w:t>
      </w:r>
      <w:proofErr w:type="gramStart"/>
      <w:r w:rsidRPr="00574565">
        <w:rPr>
          <w:rFonts w:ascii="Times New Roman" w:hAnsi="Times New Roman" w:cs="Times New Roman"/>
          <w:sz w:val="24"/>
          <w:szCs w:val="24"/>
        </w:rPr>
        <w:t>most</w:t>
      </w:r>
      <w:proofErr w:type="gramEnd"/>
      <w:r w:rsidRPr="00574565">
        <w:rPr>
          <w:rFonts w:ascii="Times New Roman" w:hAnsi="Times New Roman" w:cs="Times New Roman"/>
          <w:sz w:val="24"/>
          <w:szCs w:val="24"/>
        </w:rPr>
        <w:t xml:space="preserve"> importantly)</w:t>
      </w:r>
      <w:r>
        <w:rPr>
          <w:rFonts w:ascii="Times New Roman" w:hAnsi="Times New Roman" w:cs="Times New Roman"/>
          <w:sz w:val="24"/>
          <w:szCs w:val="24"/>
        </w:rPr>
        <w:t xml:space="preserve"> a greater quantity of</w:t>
      </w:r>
      <w:r w:rsidRPr="00574565">
        <w:rPr>
          <w:rFonts w:ascii="Times New Roman" w:hAnsi="Times New Roman" w:cs="Times New Roman"/>
          <w:sz w:val="24"/>
          <w:szCs w:val="24"/>
        </w:rPr>
        <w:t xml:space="preserve"> stock of origin data </w:t>
      </w:r>
      <w:r w:rsidR="00C45830">
        <w:rPr>
          <w:rFonts w:ascii="Times New Roman" w:hAnsi="Times New Roman" w:cs="Times New Roman"/>
          <w:sz w:val="24"/>
          <w:szCs w:val="24"/>
        </w:rPr>
        <w:t xml:space="preserve">by age class </w:t>
      </w:r>
      <w:r>
        <w:rPr>
          <w:rFonts w:ascii="Times New Roman" w:hAnsi="Times New Roman" w:cs="Times New Roman"/>
          <w:sz w:val="24"/>
          <w:szCs w:val="24"/>
        </w:rPr>
        <w:t xml:space="preserve">spanning a greater range of </w:t>
      </w:r>
      <w:proofErr w:type="spellStart"/>
      <w:r>
        <w:rPr>
          <w:rFonts w:ascii="Times New Roman" w:hAnsi="Times New Roman" w:cs="Times New Roman"/>
          <w:sz w:val="24"/>
          <w:szCs w:val="24"/>
        </w:rPr>
        <w:t>subyear</w:t>
      </w:r>
      <w:proofErr w:type="spellEnd"/>
      <w:r>
        <w:rPr>
          <w:rFonts w:ascii="Times New Roman" w:hAnsi="Times New Roman" w:cs="Times New Roman"/>
          <w:sz w:val="24"/>
          <w:szCs w:val="24"/>
        </w:rPr>
        <w:t xml:space="preserve"> and area combinations. </w:t>
      </w:r>
    </w:p>
    <w:p w14:paraId="65DA4E67" w14:textId="77777777" w:rsidR="000A5249" w:rsidRDefault="000A5249" w:rsidP="001B61C4">
      <w:pPr>
        <w:jc w:val="both"/>
        <w:rPr>
          <w:rFonts w:ascii="Times New Roman" w:hAnsi="Times New Roman" w:cs="Times New Roman"/>
          <w:sz w:val="24"/>
          <w:szCs w:val="24"/>
        </w:rPr>
      </w:pPr>
    </w:p>
    <w:p w14:paraId="02FEB79D" w14:textId="5EB24943" w:rsidR="007E218D" w:rsidRDefault="008042E1" w:rsidP="00406114">
      <w:pPr>
        <w:jc w:val="both"/>
        <w:rPr>
          <w:rFonts w:ascii="Times New Roman" w:hAnsi="Times New Roman" w:cs="Times New Roman"/>
          <w:sz w:val="24"/>
          <w:szCs w:val="24"/>
        </w:rPr>
      </w:pPr>
      <w:r>
        <w:rPr>
          <w:rFonts w:ascii="Times New Roman" w:hAnsi="Times New Roman" w:cs="Times New Roman"/>
          <w:sz w:val="24"/>
          <w:szCs w:val="24"/>
        </w:rPr>
        <w:t>Note that t</w:t>
      </w:r>
      <w:r w:rsidR="00A93B41">
        <w:rPr>
          <w:rFonts w:ascii="Times New Roman" w:hAnsi="Times New Roman" w:cs="Times New Roman"/>
          <w:sz w:val="24"/>
          <w:szCs w:val="24"/>
        </w:rPr>
        <w:t xml:space="preserve">he preliminary operating model </w:t>
      </w:r>
      <w:r>
        <w:rPr>
          <w:rFonts w:ascii="Times New Roman" w:hAnsi="Times New Roman" w:cs="Times New Roman"/>
          <w:sz w:val="24"/>
          <w:szCs w:val="24"/>
        </w:rPr>
        <w:t>has been</w:t>
      </w:r>
      <w:r w:rsidR="00A93B41">
        <w:rPr>
          <w:rFonts w:ascii="Times New Roman" w:hAnsi="Times New Roman" w:cs="Times New Roman"/>
          <w:sz w:val="24"/>
          <w:szCs w:val="24"/>
        </w:rPr>
        <w:t xml:space="preserve"> fitted to a relative abundance index derived from ICCAT task II catch and effort data, primarily </w:t>
      </w:r>
      <w:r>
        <w:rPr>
          <w:rFonts w:ascii="Times New Roman" w:hAnsi="Times New Roman" w:cs="Times New Roman"/>
          <w:sz w:val="24"/>
          <w:szCs w:val="24"/>
        </w:rPr>
        <w:t>those from</w:t>
      </w:r>
      <w:r w:rsidR="00A93B41">
        <w:rPr>
          <w:rFonts w:ascii="Times New Roman" w:hAnsi="Times New Roman" w:cs="Times New Roman"/>
          <w:sz w:val="24"/>
          <w:szCs w:val="24"/>
        </w:rPr>
        <w:t xml:space="preserve"> the Japanese longline fleet. Set specific data are not available at this level, such as hooks per basket (depth), bait type</w:t>
      </w:r>
      <w:r w:rsidR="00E016A0">
        <w:rPr>
          <w:rFonts w:ascii="Times New Roman" w:hAnsi="Times New Roman" w:cs="Times New Roman"/>
          <w:sz w:val="24"/>
          <w:szCs w:val="24"/>
        </w:rPr>
        <w:t xml:space="preserve"> and</w:t>
      </w:r>
      <w:r w:rsidR="00A93B41">
        <w:rPr>
          <w:rFonts w:ascii="Times New Roman" w:hAnsi="Times New Roman" w:cs="Times New Roman"/>
          <w:sz w:val="24"/>
          <w:szCs w:val="24"/>
        </w:rPr>
        <w:t xml:space="preserve"> soak time that often substantially </w:t>
      </w:r>
      <w:r w:rsidR="008E2327">
        <w:rPr>
          <w:rFonts w:ascii="Times New Roman" w:hAnsi="Times New Roman" w:cs="Times New Roman"/>
          <w:sz w:val="24"/>
          <w:szCs w:val="24"/>
        </w:rPr>
        <w:t xml:space="preserve">affect </w:t>
      </w:r>
      <w:r w:rsidR="00A93B41">
        <w:rPr>
          <w:rFonts w:ascii="Times New Roman" w:hAnsi="Times New Roman" w:cs="Times New Roman"/>
          <w:sz w:val="24"/>
          <w:szCs w:val="24"/>
        </w:rPr>
        <w:t>the derived index of abundance. It is important to produce a trip-level index that is standardized for these covariates</w:t>
      </w:r>
      <w:r>
        <w:rPr>
          <w:rFonts w:ascii="Times New Roman" w:hAnsi="Times New Roman" w:cs="Times New Roman"/>
          <w:sz w:val="24"/>
          <w:szCs w:val="24"/>
        </w:rPr>
        <w:t xml:space="preserve"> if possible</w:t>
      </w:r>
      <w:r w:rsidR="00A93B41">
        <w:rPr>
          <w:rFonts w:ascii="Times New Roman" w:hAnsi="Times New Roman" w:cs="Times New Roman"/>
          <w:sz w:val="24"/>
          <w:szCs w:val="24"/>
        </w:rPr>
        <w:t xml:space="preserve">. </w:t>
      </w:r>
    </w:p>
    <w:p w14:paraId="00D6AE9F" w14:textId="77777777" w:rsidR="007E218D" w:rsidRDefault="007E218D" w:rsidP="00406114">
      <w:pPr>
        <w:jc w:val="both"/>
        <w:rPr>
          <w:rFonts w:ascii="Times New Roman" w:hAnsi="Times New Roman" w:cs="Times New Roman"/>
          <w:sz w:val="24"/>
          <w:szCs w:val="24"/>
        </w:rPr>
      </w:pPr>
    </w:p>
    <w:p w14:paraId="408D0D54" w14:textId="324E0028" w:rsidR="007E218D" w:rsidRDefault="008042E1" w:rsidP="00AD5F13">
      <w:r>
        <w:rPr>
          <w:rFonts w:ascii="Times New Roman" w:hAnsi="Times New Roman" w:cs="Times New Roman"/>
          <w:sz w:val="24"/>
          <w:szCs w:val="24"/>
        </w:rPr>
        <w:t>Further, c</w:t>
      </w:r>
      <w:r w:rsidR="00A93B41">
        <w:rPr>
          <w:rFonts w:ascii="Times New Roman" w:hAnsi="Times New Roman" w:cs="Times New Roman"/>
          <w:sz w:val="24"/>
          <w:szCs w:val="24"/>
        </w:rPr>
        <w:t xml:space="preserve">urrently the stock of origin data are relatively numerous but very sparse and only </w:t>
      </w:r>
      <w:r>
        <w:rPr>
          <w:rFonts w:ascii="Times New Roman" w:hAnsi="Times New Roman" w:cs="Times New Roman"/>
          <w:sz w:val="24"/>
          <w:szCs w:val="24"/>
        </w:rPr>
        <w:t>available</w:t>
      </w:r>
      <w:r w:rsidR="00A93B41">
        <w:rPr>
          <w:rFonts w:ascii="Times New Roman" w:hAnsi="Times New Roman" w:cs="Times New Roman"/>
          <w:sz w:val="24"/>
          <w:szCs w:val="24"/>
        </w:rPr>
        <w:t xml:space="preserve"> for a</w:t>
      </w:r>
      <w:r>
        <w:rPr>
          <w:rFonts w:ascii="Times New Roman" w:hAnsi="Times New Roman" w:cs="Times New Roman"/>
          <w:sz w:val="24"/>
          <w:szCs w:val="24"/>
        </w:rPr>
        <w:t>bout</w:t>
      </w:r>
      <w:r w:rsidR="00A93B41">
        <w:rPr>
          <w:rFonts w:ascii="Times New Roman" w:hAnsi="Times New Roman" w:cs="Times New Roman"/>
          <w:sz w:val="24"/>
          <w:szCs w:val="24"/>
        </w:rPr>
        <w:t xml:space="preserve"> 20% of </w:t>
      </w:r>
      <w:proofErr w:type="spellStart"/>
      <w:r w:rsidR="00A93B41">
        <w:rPr>
          <w:rFonts w:ascii="Times New Roman" w:hAnsi="Times New Roman" w:cs="Times New Roman"/>
          <w:sz w:val="24"/>
          <w:szCs w:val="24"/>
        </w:rPr>
        <w:t>subyear</w:t>
      </w:r>
      <w:proofErr w:type="spellEnd"/>
      <w:r w:rsidR="00A93B41">
        <w:rPr>
          <w:rFonts w:ascii="Times New Roman" w:hAnsi="Times New Roman" w:cs="Times New Roman"/>
          <w:sz w:val="24"/>
          <w:szCs w:val="24"/>
        </w:rPr>
        <w:t xml:space="preserve">-area combinations </w:t>
      </w:r>
      <w:r>
        <w:rPr>
          <w:rFonts w:ascii="Times New Roman" w:hAnsi="Times New Roman" w:cs="Times New Roman"/>
          <w:sz w:val="24"/>
          <w:szCs w:val="24"/>
        </w:rPr>
        <w:t>(</w:t>
      </w:r>
      <w:r w:rsidR="00A93B41">
        <w:rPr>
          <w:rFonts w:ascii="Times New Roman" w:hAnsi="Times New Roman" w:cs="Times New Roman"/>
          <w:sz w:val="24"/>
          <w:szCs w:val="24"/>
        </w:rPr>
        <w:t xml:space="preserve">Table </w:t>
      </w:r>
      <w:r w:rsidR="007D2E3B">
        <w:rPr>
          <w:rFonts w:ascii="Times New Roman" w:hAnsi="Times New Roman" w:cs="Times New Roman"/>
          <w:sz w:val="24"/>
          <w:szCs w:val="24"/>
        </w:rPr>
        <w:t>2.3</w:t>
      </w:r>
      <w:r>
        <w:rPr>
          <w:rFonts w:ascii="Times New Roman" w:hAnsi="Times New Roman" w:cs="Times New Roman"/>
          <w:sz w:val="24"/>
          <w:szCs w:val="24"/>
        </w:rPr>
        <w:t>)</w:t>
      </w:r>
      <w:r w:rsidR="00A93B41">
        <w:rPr>
          <w:rFonts w:ascii="Times New Roman" w:hAnsi="Times New Roman" w:cs="Times New Roman"/>
          <w:sz w:val="24"/>
          <w:szCs w:val="24"/>
        </w:rPr>
        <w:t xml:space="preserve"> (currently the operating model does not have stock of origin data for the Western Mediterranean and the Gulf of St Laurence). Coupled with sparse PSAT tagging data at this resolution </w:t>
      </w:r>
      <w:r>
        <w:rPr>
          <w:rFonts w:ascii="Times New Roman" w:hAnsi="Times New Roman" w:cs="Times New Roman"/>
          <w:sz w:val="24"/>
          <w:szCs w:val="24"/>
        </w:rPr>
        <w:t>(</w:t>
      </w:r>
      <w:r w:rsidR="00A93B41">
        <w:rPr>
          <w:rFonts w:ascii="Times New Roman" w:hAnsi="Times New Roman" w:cs="Times New Roman"/>
          <w:sz w:val="24"/>
          <w:szCs w:val="24"/>
        </w:rPr>
        <w:t xml:space="preserve">Table </w:t>
      </w:r>
      <w:r w:rsidR="007D2E3B">
        <w:rPr>
          <w:rFonts w:ascii="Times New Roman" w:hAnsi="Times New Roman" w:cs="Times New Roman"/>
          <w:sz w:val="24"/>
          <w:szCs w:val="24"/>
        </w:rPr>
        <w:t>2.2</w:t>
      </w:r>
      <w:r>
        <w:rPr>
          <w:rFonts w:ascii="Times New Roman" w:hAnsi="Times New Roman" w:cs="Times New Roman"/>
          <w:sz w:val="24"/>
          <w:szCs w:val="24"/>
        </w:rPr>
        <w:t>),</w:t>
      </w:r>
      <w:r w:rsidR="00A93B41">
        <w:rPr>
          <w:rFonts w:ascii="Times New Roman" w:hAnsi="Times New Roman" w:cs="Times New Roman"/>
          <w:sz w:val="24"/>
          <w:szCs w:val="24"/>
        </w:rPr>
        <w:t xml:space="preserve"> there is limited information to</w:t>
      </w:r>
      <w:r w:rsidR="00C45830">
        <w:rPr>
          <w:rFonts w:ascii="Times New Roman" w:hAnsi="Times New Roman" w:cs="Times New Roman"/>
          <w:sz w:val="24"/>
          <w:szCs w:val="24"/>
        </w:rPr>
        <w:t xml:space="preserve"> estimate age-specific movement and</w:t>
      </w:r>
      <w:r w:rsidR="00A93B41">
        <w:rPr>
          <w:rFonts w:ascii="Times New Roman" w:hAnsi="Times New Roman" w:cs="Times New Roman"/>
          <w:sz w:val="24"/>
          <w:szCs w:val="24"/>
        </w:rPr>
        <w:t xml:space="preserve"> allow the model to apportion catches to stock in these time-area strata</w:t>
      </w:r>
      <w:r>
        <w:rPr>
          <w:rFonts w:ascii="Times New Roman" w:hAnsi="Times New Roman" w:cs="Times New Roman"/>
          <w:sz w:val="24"/>
          <w:szCs w:val="24"/>
        </w:rPr>
        <w:t xml:space="preserve"> correctly</w:t>
      </w:r>
      <w:r w:rsidR="00A93B41">
        <w:rPr>
          <w:rFonts w:ascii="Times New Roman" w:hAnsi="Times New Roman" w:cs="Times New Roman"/>
          <w:sz w:val="24"/>
          <w:szCs w:val="24"/>
        </w:rPr>
        <w:t xml:space="preserve">. There are however a large number of studies that may provide estimates of the stock of origin the data of which are not currently used to condition the operating model (e.g. otolith microchemistry, SNP, otolith shape and mitochondrial DNA analyses). Along with additional </w:t>
      </w:r>
      <w:r w:rsidR="00C45830">
        <w:rPr>
          <w:rFonts w:ascii="Times New Roman" w:hAnsi="Times New Roman" w:cs="Times New Roman"/>
          <w:sz w:val="24"/>
          <w:szCs w:val="24"/>
        </w:rPr>
        <w:t xml:space="preserve">electronic tagging </w:t>
      </w:r>
      <w:r w:rsidR="00A93B41">
        <w:rPr>
          <w:rFonts w:ascii="Times New Roman" w:hAnsi="Times New Roman" w:cs="Times New Roman"/>
          <w:sz w:val="24"/>
          <w:szCs w:val="24"/>
        </w:rPr>
        <w:t>data</w:t>
      </w:r>
      <w:r w:rsidR="00C45830">
        <w:rPr>
          <w:rFonts w:ascii="Times New Roman" w:hAnsi="Times New Roman" w:cs="Times New Roman"/>
          <w:sz w:val="24"/>
          <w:szCs w:val="24"/>
        </w:rPr>
        <w:t xml:space="preserve"> by age class</w:t>
      </w:r>
      <w:r w:rsidR="00A93B41">
        <w:rPr>
          <w:rFonts w:ascii="Times New Roman" w:hAnsi="Times New Roman" w:cs="Times New Roman"/>
          <w:sz w:val="24"/>
          <w:szCs w:val="24"/>
        </w:rPr>
        <w:t xml:space="preserve">, </w:t>
      </w:r>
      <w:r>
        <w:rPr>
          <w:rFonts w:ascii="Times New Roman" w:hAnsi="Times New Roman" w:cs="Times New Roman"/>
          <w:sz w:val="24"/>
          <w:szCs w:val="24"/>
        </w:rPr>
        <w:t xml:space="preserve">provision of </w:t>
      </w:r>
      <w:proofErr w:type="gramStart"/>
      <w:r w:rsidR="00A93B41">
        <w:rPr>
          <w:rFonts w:ascii="Times New Roman" w:hAnsi="Times New Roman" w:cs="Times New Roman"/>
          <w:sz w:val="24"/>
          <w:szCs w:val="24"/>
        </w:rPr>
        <w:t>these stock</w:t>
      </w:r>
      <w:proofErr w:type="gramEnd"/>
      <w:r w:rsidR="00A93B41">
        <w:rPr>
          <w:rFonts w:ascii="Times New Roman" w:hAnsi="Times New Roman" w:cs="Times New Roman"/>
          <w:sz w:val="24"/>
          <w:szCs w:val="24"/>
        </w:rPr>
        <w:t xml:space="preserve"> of origin data</w:t>
      </w:r>
      <w:r w:rsidR="00C45830">
        <w:rPr>
          <w:rFonts w:ascii="Times New Roman" w:hAnsi="Times New Roman" w:cs="Times New Roman"/>
          <w:sz w:val="24"/>
          <w:szCs w:val="24"/>
        </w:rPr>
        <w:t xml:space="preserve"> by age class</w:t>
      </w:r>
      <w:r w:rsidR="00A93B41">
        <w:rPr>
          <w:rFonts w:ascii="Times New Roman" w:hAnsi="Times New Roman" w:cs="Times New Roman"/>
          <w:sz w:val="24"/>
          <w:szCs w:val="24"/>
        </w:rPr>
        <w:t xml:space="preserve"> </w:t>
      </w:r>
      <w:r>
        <w:rPr>
          <w:rFonts w:ascii="Times New Roman" w:hAnsi="Times New Roman" w:cs="Times New Roman"/>
          <w:sz w:val="24"/>
          <w:szCs w:val="24"/>
        </w:rPr>
        <w:t>is</w:t>
      </w:r>
      <w:r w:rsidR="00A93B41">
        <w:rPr>
          <w:rFonts w:ascii="Times New Roman" w:hAnsi="Times New Roman" w:cs="Times New Roman"/>
          <w:sz w:val="24"/>
          <w:szCs w:val="24"/>
        </w:rPr>
        <w:t xml:space="preserve"> arguabl</w:t>
      </w:r>
      <w:r>
        <w:rPr>
          <w:rFonts w:ascii="Times New Roman" w:hAnsi="Times New Roman" w:cs="Times New Roman"/>
          <w:sz w:val="24"/>
          <w:szCs w:val="24"/>
        </w:rPr>
        <w:t>y</w:t>
      </w:r>
      <w:r w:rsidR="00A93B41">
        <w:rPr>
          <w:rFonts w:ascii="Times New Roman" w:hAnsi="Times New Roman" w:cs="Times New Roman"/>
          <w:sz w:val="24"/>
          <w:szCs w:val="24"/>
        </w:rPr>
        <w:t xml:space="preserve"> </w:t>
      </w:r>
      <w:r>
        <w:rPr>
          <w:rFonts w:ascii="Times New Roman" w:hAnsi="Times New Roman" w:cs="Times New Roman"/>
          <w:sz w:val="24"/>
          <w:szCs w:val="24"/>
        </w:rPr>
        <w:t>the</w:t>
      </w:r>
      <w:r w:rsidR="00A93B41">
        <w:rPr>
          <w:rFonts w:ascii="Times New Roman" w:hAnsi="Times New Roman" w:cs="Times New Roman"/>
          <w:sz w:val="24"/>
          <w:szCs w:val="24"/>
        </w:rPr>
        <w:t xml:space="preserve"> highest priority for successfully conditioning future operating models.</w:t>
      </w:r>
    </w:p>
    <w:p w14:paraId="7E4513FF" w14:textId="77777777" w:rsidR="00CC223C" w:rsidRDefault="00B24664" w:rsidP="001B61C4">
      <w:pPr>
        <w:pStyle w:val="Heading3"/>
        <w:ind w:left="0"/>
      </w:pPr>
      <w:bookmarkStart w:id="23" w:name="_Toc465365285"/>
      <w:r>
        <w:lastRenderedPageBreak/>
        <w:t>Assumptions</w:t>
      </w:r>
      <w:bookmarkEnd w:id="23"/>
    </w:p>
    <w:p w14:paraId="3B1D1E97" w14:textId="77777777" w:rsidR="00987C9A" w:rsidRPr="005255F2" w:rsidRDefault="00987C9A" w:rsidP="001B61C4">
      <w:pPr>
        <w:pStyle w:val="ListParagraph"/>
        <w:ind w:left="0"/>
        <w:jc w:val="both"/>
        <w:rPr>
          <w:rFonts w:ascii="Times New Roman" w:hAnsi="Times New Roman" w:cs="Times New Roman"/>
          <w:i/>
          <w:sz w:val="24"/>
          <w:szCs w:val="24"/>
        </w:rPr>
      </w:pPr>
    </w:p>
    <w:p w14:paraId="672B518F" w14:textId="77777777" w:rsidR="00574565" w:rsidRDefault="00574565" w:rsidP="001B61C4">
      <w:pPr>
        <w:jc w:val="both"/>
        <w:rPr>
          <w:rFonts w:ascii="Times New Roman" w:hAnsi="Times New Roman" w:cs="Times New Roman"/>
          <w:sz w:val="24"/>
          <w:szCs w:val="24"/>
        </w:rPr>
      </w:pPr>
      <w:r>
        <w:rPr>
          <w:rFonts w:ascii="Times New Roman" w:hAnsi="Times New Roman" w:cs="Times New Roman"/>
          <w:sz w:val="24"/>
          <w:szCs w:val="24"/>
        </w:rPr>
        <w:t>The age-length key is static and not adjusted according to fishing mortality rate and length selectivity of fishing.</w:t>
      </w:r>
    </w:p>
    <w:p w14:paraId="03E4B877" w14:textId="77777777" w:rsidR="00574565" w:rsidRDefault="00574565" w:rsidP="001B61C4">
      <w:pPr>
        <w:jc w:val="both"/>
        <w:rPr>
          <w:rFonts w:ascii="Times New Roman" w:hAnsi="Times New Roman" w:cs="Times New Roman"/>
          <w:sz w:val="24"/>
          <w:szCs w:val="24"/>
        </w:rPr>
      </w:pPr>
    </w:p>
    <w:p w14:paraId="788554B7" w14:textId="77777777" w:rsidR="00574565" w:rsidRDefault="00574565" w:rsidP="001B61C4">
      <w:pPr>
        <w:jc w:val="both"/>
        <w:rPr>
          <w:rFonts w:ascii="Times New Roman" w:hAnsi="Times New Roman" w:cs="Times New Roman"/>
          <w:sz w:val="24"/>
          <w:szCs w:val="24"/>
        </w:rPr>
      </w:pPr>
      <w:r>
        <w:rPr>
          <w:rFonts w:ascii="Times New Roman" w:hAnsi="Times New Roman" w:cs="Times New Roman"/>
          <w:sz w:val="24"/>
          <w:szCs w:val="24"/>
        </w:rPr>
        <w:t xml:space="preserve">CPUE indices are considered to be proportional to </w:t>
      </w:r>
      <w:r w:rsidR="0003012F">
        <w:rPr>
          <w:rFonts w:ascii="Times New Roman" w:hAnsi="Times New Roman" w:cs="Times New Roman"/>
          <w:sz w:val="24"/>
          <w:szCs w:val="24"/>
        </w:rPr>
        <w:t>exploitable</w:t>
      </w:r>
      <w:r>
        <w:rPr>
          <w:rFonts w:ascii="Times New Roman" w:hAnsi="Times New Roman" w:cs="Times New Roman"/>
          <w:sz w:val="24"/>
          <w:szCs w:val="24"/>
        </w:rPr>
        <w:t xml:space="preserve"> biomass (weighted by the selectivity indices). </w:t>
      </w:r>
    </w:p>
    <w:p w14:paraId="2E0FE61F" w14:textId="77777777" w:rsidR="00574565" w:rsidRDefault="00574565" w:rsidP="001B61C4">
      <w:pPr>
        <w:jc w:val="both"/>
        <w:rPr>
          <w:rFonts w:ascii="Times New Roman" w:hAnsi="Times New Roman" w:cs="Times New Roman"/>
          <w:sz w:val="24"/>
          <w:szCs w:val="24"/>
        </w:rPr>
      </w:pPr>
    </w:p>
    <w:p w14:paraId="32FBEDA2" w14:textId="77777777" w:rsidR="00574565" w:rsidRDefault="00574565" w:rsidP="001B61C4">
      <w:pPr>
        <w:tabs>
          <w:tab w:val="left" w:pos="426"/>
        </w:tabs>
        <w:jc w:val="both"/>
        <w:rPr>
          <w:rFonts w:ascii="Times New Roman" w:hAnsi="Times New Roman" w:cs="Times New Roman"/>
          <w:sz w:val="24"/>
          <w:szCs w:val="24"/>
        </w:rPr>
      </w:pPr>
      <w:r>
        <w:rPr>
          <w:rFonts w:ascii="Times New Roman" w:hAnsi="Times New Roman" w:cs="Times New Roman"/>
          <w:sz w:val="24"/>
          <w:szCs w:val="24"/>
        </w:rPr>
        <w:t xml:space="preserve">Larval indices are assumed to be proportional to spawning stock biomass in the area in which they were collected </w:t>
      </w:r>
      <w:r w:rsidR="008042E1">
        <w:rPr>
          <w:rFonts w:ascii="Times New Roman" w:hAnsi="Times New Roman" w:cs="Times New Roman"/>
          <w:sz w:val="24"/>
          <w:szCs w:val="24"/>
        </w:rPr>
        <w:t>in contrast</w:t>
      </w:r>
      <w:r>
        <w:rPr>
          <w:rFonts w:ascii="Times New Roman" w:hAnsi="Times New Roman" w:cs="Times New Roman"/>
          <w:sz w:val="24"/>
          <w:szCs w:val="24"/>
        </w:rPr>
        <w:t xml:space="preserve"> to stock-wide spawning stock biomass</w:t>
      </w:r>
      <w:r w:rsidR="008042E1">
        <w:rPr>
          <w:rFonts w:ascii="Times New Roman" w:hAnsi="Times New Roman" w:cs="Times New Roman"/>
          <w:sz w:val="24"/>
          <w:szCs w:val="24"/>
        </w:rPr>
        <w:t xml:space="preserve"> (for scenarios where the two are not proportional)</w:t>
      </w:r>
      <w:r>
        <w:rPr>
          <w:rFonts w:ascii="Times New Roman" w:hAnsi="Times New Roman" w:cs="Times New Roman"/>
          <w:sz w:val="24"/>
          <w:szCs w:val="24"/>
        </w:rPr>
        <w:t>.</w:t>
      </w:r>
    </w:p>
    <w:p w14:paraId="2FE5ECB0" w14:textId="77777777" w:rsidR="00AB1FCC" w:rsidRDefault="00AB1FCC" w:rsidP="001B61C4">
      <w:pPr>
        <w:tabs>
          <w:tab w:val="left" w:pos="426"/>
        </w:tabs>
        <w:jc w:val="both"/>
        <w:rPr>
          <w:rFonts w:ascii="Times New Roman" w:hAnsi="Times New Roman" w:cs="Times New Roman"/>
          <w:b/>
          <w:sz w:val="24"/>
          <w:szCs w:val="24"/>
        </w:rPr>
      </w:pPr>
    </w:p>
    <w:p w14:paraId="29C5DBA4" w14:textId="77777777" w:rsidR="00AB1FCC" w:rsidRDefault="00AB1FCC" w:rsidP="001B61C4">
      <w:pPr>
        <w:tabs>
          <w:tab w:val="left" w:pos="426"/>
        </w:tabs>
        <w:jc w:val="both"/>
        <w:rPr>
          <w:rFonts w:ascii="Times New Roman" w:hAnsi="Times New Roman" w:cs="Times New Roman"/>
          <w:b/>
          <w:sz w:val="24"/>
          <w:szCs w:val="24"/>
        </w:rPr>
      </w:pPr>
    </w:p>
    <w:p w14:paraId="57BECC5C" w14:textId="3A56F8CB" w:rsidR="00AB1FCC" w:rsidRDefault="00987C9A">
      <w:pPr>
        <w:rPr>
          <w:rFonts w:ascii="Times New Roman" w:hAnsi="Times New Roman" w:cs="Times New Roman"/>
          <w:sz w:val="24"/>
          <w:szCs w:val="24"/>
        </w:rPr>
      </w:pPr>
      <w:proofErr w:type="gramStart"/>
      <w:r>
        <w:rPr>
          <w:rFonts w:ascii="Times New Roman" w:hAnsi="Times New Roman" w:cs="Times New Roman"/>
          <w:sz w:val="24"/>
          <w:szCs w:val="24"/>
        </w:rPr>
        <w:t xml:space="preserve">Table </w:t>
      </w:r>
      <w:r w:rsidR="007D2E3B">
        <w:rPr>
          <w:rFonts w:ascii="Times New Roman" w:hAnsi="Times New Roman" w:cs="Times New Roman"/>
          <w:sz w:val="24"/>
          <w:szCs w:val="24"/>
        </w:rPr>
        <w:t>2.1</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r w:rsidR="00AB1FCC">
        <w:rPr>
          <w:rFonts w:ascii="Times New Roman" w:hAnsi="Times New Roman" w:cs="Times New Roman"/>
          <w:sz w:val="24"/>
          <w:szCs w:val="24"/>
        </w:rPr>
        <w:t>O</w:t>
      </w:r>
      <w:r>
        <w:rPr>
          <w:rFonts w:ascii="Times New Roman" w:hAnsi="Times New Roman" w:cs="Times New Roman"/>
          <w:sz w:val="24"/>
          <w:szCs w:val="24"/>
        </w:rPr>
        <w:t xml:space="preserve">verview of data that may be used to inform operating models for Atlantic </w:t>
      </w:r>
      <w:proofErr w:type="spellStart"/>
      <w:r>
        <w:rPr>
          <w:rFonts w:ascii="Times New Roman" w:hAnsi="Times New Roman" w:cs="Times New Roman"/>
          <w:sz w:val="24"/>
          <w:szCs w:val="24"/>
        </w:rPr>
        <w:t>bluefin</w:t>
      </w:r>
      <w:proofErr w:type="spellEnd"/>
      <w:r>
        <w:rPr>
          <w:rFonts w:ascii="Times New Roman" w:hAnsi="Times New Roman" w:cs="Times New Roman"/>
          <w:sz w:val="24"/>
          <w:szCs w:val="24"/>
        </w:rPr>
        <w:t xml:space="preserve"> tuna. Cells shaded green reflect sources for which data </w:t>
      </w:r>
      <w:r w:rsidR="00AB1FCC">
        <w:rPr>
          <w:rFonts w:ascii="Times New Roman" w:hAnsi="Times New Roman" w:cs="Times New Roman"/>
          <w:sz w:val="24"/>
          <w:szCs w:val="24"/>
        </w:rPr>
        <w:t>are</w:t>
      </w:r>
      <w:r>
        <w:rPr>
          <w:rFonts w:ascii="Times New Roman" w:hAnsi="Times New Roman" w:cs="Times New Roman"/>
          <w:sz w:val="24"/>
          <w:szCs w:val="24"/>
        </w:rPr>
        <w:t xml:space="preserve"> available (‘</w:t>
      </w:r>
      <w:proofErr w:type="spellStart"/>
      <w:r>
        <w:rPr>
          <w:rFonts w:ascii="Times New Roman" w:hAnsi="Times New Roman" w:cs="Times New Roman"/>
          <w:sz w:val="24"/>
          <w:szCs w:val="24"/>
        </w:rPr>
        <w:t>Collab’</w:t>
      </w:r>
      <w:r w:rsidR="00AB1FCC">
        <w:rPr>
          <w:rFonts w:ascii="Times New Roman" w:hAnsi="Times New Roman" w:cs="Times New Roman"/>
          <w:sz w:val="24"/>
          <w:szCs w:val="24"/>
        </w:rPr>
        <w:t>,</w:t>
      </w:r>
      <w:r>
        <w:rPr>
          <w:rFonts w:ascii="Times New Roman" w:hAnsi="Times New Roman" w:cs="Times New Roman"/>
          <w:sz w:val="24"/>
          <w:szCs w:val="24"/>
        </w:rPr>
        <w:t>the</w:t>
      </w:r>
      <w:proofErr w:type="spellEnd"/>
      <w:r>
        <w:rPr>
          <w:rFonts w:ascii="Times New Roman" w:hAnsi="Times New Roman" w:cs="Times New Roman"/>
          <w:sz w:val="24"/>
          <w:szCs w:val="24"/>
        </w:rPr>
        <w:t xml:space="preserve"> Core modelling group CMG, </w:t>
      </w:r>
      <w:r w:rsidR="00AB1FCC">
        <w:rPr>
          <w:rFonts w:ascii="Times New Roman" w:hAnsi="Times New Roman" w:cs="Times New Roman"/>
          <w:sz w:val="24"/>
          <w:szCs w:val="24"/>
        </w:rPr>
        <w:t xml:space="preserve">or </w:t>
      </w:r>
      <w:r>
        <w:rPr>
          <w:rFonts w:ascii="Times New Roman" w:hAnsi="Times New Roman" w:cs="Times New Roman"/>
          <w:sz w:val="24"/>
          <w:szCs w:val="24"/>
        </w:rPr>
        <w:t>the ICCAT secretariat) and whether data that are available have also been used in conditioning preliminary operating models (‘used in OM?’)</w:t>
      </w:r>
      <w:r w:rsidR="001B2B5E">
        <w:rPr>
          <w:rFonts w:ascii="Times New Roman" w:hAnsi="Times New Roman" w:cs="Times New Roman"/>
          <w:sz w:val="24"/>
          <w:szCs w:val="24"/>
        </w:rPr>
        <w:t xml:space="preserve">. The table can be accessed: </w:t>
      </w:r>
      <w:hyperlink r:id="rId14" w:anchor="gid=1352276725" w:history="1">
        <w:r w:rsidR="00AB1FCC" w:rsidRPr="00AB1FCC">
          <w:rPr>
            <w:rStyle w:val="Hyperlink"/>
            <w:rFonts w:ascii="Times New Roman" w:hAnsi="Times New Roman" w:cs="Times New Roman"/>
            <w:sz w:val="24"/>
            <w:szCs w:val="24"/>
          </w:rPr>
          <w:t>https://docs.google.com/spreadsheets/d/13pFaM3BTnzQ1B NQGoYn4O2n1IeD18V3VTbN9Hv7139U/</w:t>
        </w:r>
        <w:proofErr w:type="spellStart"/>
        <w:r w:rsidR="00AB1FCC" w:rsidRPr="00AB1FCC">
          <w:rPr>
            <w:rStyle w:val="Hyperlink"/>
            <w:rFonts w:ascii="Times New Roman" w:hAnsi="Times New Roman" w:cs="Times New Roman"/>
            <w:sz w:val="24"/>
            <w:szCs w:val="24"/>
          </w:rPr>
          <w:t>edit#gid</w:t>
        </w:r>
        <w:proofErr w:type="spellEnd"/>
        <w:r w:rsidR="00AB1FCC" w:rsidRPr="00AB1FCC">
          <w:rPr>
            <w:rStyle w:val="Hyperlink"/>
            <w:rFonts w:ascii="Times New Roman" w:hAnsi="Times New Roman" w:cs="Times New Roman"/>
            <w:sz w:val="24"/>
            <w:szCs w:val="24"/>
          </w:rPr>
          <w:t>=1352276725</w:t>
        </w:r>
      </w:hyperlink>
      <w:r>
        <w:rPr>
          <w:rFonts w:ascii="Times New Roman" w:hAnsi="Times New Roman" w:cs="Times New Roman"/>
          <w:sz w:val="24"/>
          <w:szCs w:val="24"/>
        </w:rPr>
        <w:t xml:space="preserve">. </w:t>
      </w:r>
      <w:r w:rsidR="00A23DD4">
        <w:rPr>
          <w:rFonts w:ascii="Times New Roman" w:hAnsi="Times New Roman" w:cs="Times New Roman"/>
          <w:sz w:val="24"/>
          <w:szCs w:val="24"/>
        </w:rPr>
        <w:t xml:space="preserve"> </w:t>
      </w:r>
      <w:r w:rsidR="009D089A">
        <w:rPr>
          <w:rFonts w:ascii="Times New Roman" w:hAnsi="Times New Roman" w:cs="Times New Roman"/>
          <w:sz w:val="24"/>
          <w:szCs w:val="24"/>
        </w:rPr>
        <w:t xml:space="preserve">   </w:t>
      </w:r>
      <w:r w:rsidR="00034901">
        <w:rPr>
          <w:noProof/>
          <w:lang w:val="en-CA" w:eastAsia="en-CA"/>
        </w:rPr>
        <w:drawing>
          <wp:inline distT="0" distB="0" distL="0" distR="0" wp14:anchorId="490BB322" wp14:editId="0503318F">
            <wp:extent cx="5462546" cy="5244674"/>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65671" cy="5247675"/>
                    </a:xfrm>
                    <a:prstGeom prst="rect">
                      <a:avLst/>
                    </a:prstGeom>
                  </pic:spPr>
                </pic:pic>
              </a:graphicData>
            </a:graphic>
          </wp:inline>
        </w:drawing>
      </w:r>
      <w:r w:rsidR="00AB1FCC">
        <w:rPr>
          <w:rFonts w:ascii="Times New Roman" w:hAnsi="Times New Roman" w:cs="Times New Roman"/>
          <w:sz w:val="24"/>
          <w:szCs w:val="24"/>
        </w:rPr>
        <w:br w:type="page"/>
      </w:r>
    </w:p>
    <w:p w14:paraId="098C2EEB" w14:textId="36D9AC96" w:rsidR="00987C9A" w:rsidRDefault="00987C9A" w:rsidP="001B61C4">
      <w:pPr>
        <w:keepNext/>
        <w:keepLines/>
        <w:spacing w:after="120"/>
        <w:jc w:val="both"/>
        <w:rPr>
          <w:rFonts w:ascii="Times New Roman" w:hAnsi="Times New Roman" w:cs="Times New Roman"/>
          <w:sz w:val="24"/>
          <w:szCs w:val="24"/>
        </w:rPr>
      </w:pPr>
      <w:r>
        <w:rPr>
          <w:rFonts w:ascii="Times New Roman" w:hAnsi="Times New Roman" w:cs="Times New Roman"/>
          <w:sz w:val="24"/>
          <w:szCs w:val="24"/>
        </w:rPr>
        <w:lastRenderedPageBreak/>
        <w:t xml:space="preserve">Table </w:t>
      </w:r>
      <w:r w:rsidR="007D2E3B">
        <w:rPr>
          <w:rFonts w:ascii="Times New Roman" w:hAnsi="Times New Roman" w:cs="Times New Roman"/>
          <w:sz w:val="24"/>
          <w:szCs w:val="24"/>
        </w:rPr>
        <w:t>2.1</w:t>
      </w:r>
      <w:r>
        <w:rPr>
          <w:rFonts w:ascii="Times New Roman" w:hAnsi="Times New Roman" w:cs="Times New Roman"/>
          <w:sz w:val="24"/>
          <w:szCs w:val="24"/>
        </w:rPr>
        <w:t xml:space="preserve"> continued. </w:t>
      </w:r>
    </w:p>
    <w:p w14:paraId="61F092D5" w14:textId="35934D54" w:rsidR="00987C9A" w:rsidRDefault="00034901" w:rsidP="007A53A5">
      <w:pPr>
        <w:keepNext/>
        <w:keepLines/>
        <w:spacing w:after="120"/>
        <w:jc w:val="both"/>
        <w:rPr>
          <w:rFonts w:ascii="Times New Roman" w:hAnsi="Times New Roman" w:cs="Times New Roman"/>
          <w:sz w:val="24"/>
          <w:szCs w:val="24"/>
        </w:rPr>
      </w:pPr>
      <w:r>
        <w:rPr>
          <w:noProof/>
          <w:lang w:val="en-CA" w:eastAsia="en-CA"/>
        </w:rPr>
        <w:drawing>
          <wp:inline distT="0" distB="0" distL="0" distR="0" wp14:anchorId="2E5C664F" wp14:editId="4697AAD9">
            <wp:extent cx="5731510" cy="280035"/>
            <wp:effectExtent l="0" t="0" r="254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80035"/>
                    </a:xfrm>
                    <a:prstGeom prst="rect">
                      <a:avLst/>
                    </a:prstGeom>
                  </pic:spPr>
                </pic:pic>
              </a:graphicData>
            </a:graphic>
          </wp:inline>
        </w:drawing>
      </w:r>
      <w:r>
        <w:rPr>
          <w:noProof/>
          <w:lang w:val="en-CA" w:eastAsia="en-CA"/>
        </w:rPr>
        <w:drawing>
          <wp:inline distT="0" distB="0" distL="0" distR="0" wp14:anchorId="7C0A0F96" wp14:editId="2904EFF2">
            <wp:extent cx="5731510" cy="5902960"/>
            <wp:effectExtent l="0" t="0" r="254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5902960"/>
                    </a:xfrm>
                    <a:prstGeom prst="rect">
                      <a:avLst/>
                    </a:prstGeom>
                  </pic:spPr>
                </pic:pic>
              </a:graphicData>
            </a:graphic>
          </wp:inline>
        </w:drawing>
      </w:r>
      <w:r w:rsidDel="00034901">
        <w:rPr>
          <w:noProof/>
          <w:lang w:val="en-CA" w:eastAsia="en-CA"/>
        </w:rPr>
        <w:t xml:space="preserve"> </w:t>
      </w:r>
    </w:p>
    <w:p w14:paraId="653DEEB0" w14:textId="77777777" w:rsidR="00987C9A" w:rsidRPr="00E47BB3" w:rsidRDefault="00987C9A" w:rsidP="001B61C4">
      <w:pPr>
        <w:jc w:val="both"/>
        <w:rPr>
          <w:rFonts w:ascii="Times New Roman" w:hAnsi="Times New Roman" w:cs="Times New Roman"/>
          <w:sz w:val="24"/>
          <w:szCs w:val="24"/>
        </w:rPr>
      </w:pPr>
    </w:p>
    <w:p w14:paraId="13FAB2B4" w14:textId="705ADBD4" w:rsidR="00987C9A" w:rsidRDefault="00987C9A" w:rsidP="001B61C4">
      <w:pPr>
        <w:jc w:val="both"/>
        <w:rPr>
          <w:rFonts w:ascii="Times New Roman" w:hAnsi="Times New Roman" w:cs="Times New Roman"/>
          <w:sz w:val="24"/>
          <w:szCs w:val="24"/>
        </w:rPr>
      </w:pPr>
    </w:p>
    <w:p w14:paraId="13A651ED" w14:textId="76DBC2FC" w:rsidR="00987C9A" w:rsidRDefault="007A53A5" w:rsidP="001B61C4">
      <w:pPr>
        <w:jc w:val="both"/>
        <w:rPr>
          <w:rFonts w:ascii="Times New Roman" w:hAnsi="Times New Roman" w:cs="Times New Roman"/>
          <w:sz w:val="24"/>
          <w:szCs w:val="24"/>
        </w:rPr>
      </w:pPr>
      <w:r>
        <w:rPr>
          <w:noProof/>
          <w:lang w:val="en-CA" w:eastAsia="en-CA"/>
        </w:rPr>
        <w:lastRenderedPageBreak/>
        <w:drawing>
          <wp:inline distT="0" distB="0" distL="0" distR="0" wp14:anchorId="4D73B0E3" wp14:editId="113793B6">
            <wp:extent cx="5533902" cy="79057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 plots for SCRS paper.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31451" cy="7902248"/>
                    </a:xfrm>
                    <a:prstGeom prst="rect">
                      <a:avLst/>
                    </a:prstGeom>
                  </pic:spPr>
                </pic:pic>
              </a:graphicData>
            </a:graphic>
          </wp:inline>
        </w:drawing>
      </w:r>
    </w:p>
    <w:p w14:paraId="6EA19CDA" w14:textId="6354E98E" w:rsidR="00987C9A" w:rsidRDefault="00987C9A" w:rsidP="001B61C4">
      <w:pPr>
        <w:jc w:val="both"/>
        <w:rPr>
          <w:rFonts w:ascii="Times New Roman" w:hAnsi="Times New Roman" w:cs="Times New Roman"/>
          <w:sz w:val="24"/>
          <w:szCs w:val="24"/>
        </w:rPr>
      </w:pPr>
      <w:proofErr w:type="gramStart"/>
      <w:r>
        <w:rPr>
          <w:rFonts w:ascii="Times New Roman" w:hAnsi="Times New Roman" w:cs="Times New Roman"/>
          <w:sz w:val="24"/>
          <w:szCs w:val="24"/>
        </w:rPr>
        <w:t xml:space="preserve">Figure </w:t>
      </w:r>
      <w:r w:rsidR="007D2E3B">
        <w:rPr>
          <w:rFonts w:ascii="Times New Roman" w:hAnsi="Times New Roman" w:cs="Times New Roman"/>
          <w:sz w:val="24"/>
          <w:szCs w:val="24"/>
        </w:rPr>
        <w:t>2.1</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proofErr w:type="gramStart"/>
      <w:r w:rsidR="00A81115">
        <w:rPr>
          <w:rFonts w:ascii="Times New Roman" w:hAnsi="Times New Roman" w:cs="Times New Roman"/>
          <w:sz w:val="24"/>
          <w:szCs w:val="24"/>
        </w:rPr>
        <w:t>The preliminary ‘master indices’.</w:t>
      </w:r>
      <w:proofErr w:type="gramEnd"/>
      <w:r w:rsidR="00A81115">
        <w:rPr>
          <w:rFonts w:ascii="Times New Roman" w:hAnsi="Times New Roman" w:cs="Times New Roman"/>
          <w:sz w:val="24"/>
          <w:szCs w:val="24"/>
        </w:rPr>
        <w:t xml:space="preserve"> </w:t>
      </w:r>
      <w:r>
        <w:rPr>
          <w:rFonts w:ascii="Times New Roman" w:hAnsi="Times New Roman" w:cs="Times New Roman"/>
          <w:sz w:val="24"/>
          <w:szCs w:val="24"/>
        </w:rPr>
        <w:t xml:space="preserve"> Areas correspond to those of Figure 1</w:t>
      </w:r>
      <w:r w:rsidR="007D2E3B">
        <w:rPr>
          <w:rFonts w:ascii="Times New Roman" w:hAnsi="Times New Roman" w:cs="Times New Roman"/>
          <w:sz w:val="24"/>
          <w:szCs w:val="24"/>
        </w:rPr>
        <w:t>.1</w:t>
      </w:r>
      <w:r>
        <w:rPr>
          <w:rFonts w:ascii="Times New Roman" w:hAnsi="Times New Roman" w:cs="Times New Roman"/>
          <w:sz w:val="24"/>
          <w:szCs w:val="24"/>
        </w:rPr>
        <w:t xml:space="preserve">. </w:t>
      </w:r>
      <w:r w:rsidR="00AB1FCC">
        <w:rPr>
          <w:rFonts w:ascii="Times New Roman" w:hAnsi="Times New Roman" w:cs="Times New Roman"/>
          <w:sz w:val="24"/>
          <w:szCs w:val="24"/>
        </w:rPr>
        <w:t>The red line represents the master index. The blue line is an alternative index derived from two additional Spanish fleet</w:t>
      </w:r>
      <w:r w:rsidR="00A300D9">
        <w:rPr>
          <w:rFonts w:ascii="Times New Roman" w:hAnsi="Times New Roman" w:cs="Times New Roman"/>
          <w:sz w:val="24"/>
          <w:szCs w:val="24"/>
        </w:rPr>
        <w:t>s</w:t>
      </w:r>
      <w:r w:rsidR="00AB1FCC">
        <w:rPr>
          <w:rFonts w:ascii="Times New Roman" w:hAnsi="Times New Roman" w:cs="Times New Roman"/>
          <w:sz w:val="24"/>
          <w:szCs w:val="24"/>
        </w:rPr>
        <w:t xml:space="preserve"> in the east. </w:t>
      </w:r>
      <w:commentRangeStart w:id="24"/>
      <w:r w:rsidR="00AB1FCC">
        <w:rPr>
          <w:rFonts w:ascii="Times New Roman" w:hAnsi="Times New Roman" w:cs="Times New Roman"/>
          <w:sz w:val="24"/>
          <w:szCs w:val="24"/>
        </w:rPr>
        <w:t>The green line represents a second alternative index derived from a linear model with marginal fleet effect</w:t>
      </w:r>
      <w:r w:rsidR="00A300D9">
        <w:rPr>
          <w:rFonts w:ascii="Times New Roman" w:hAnsi="Times New Roman" w:cs="Times New Roman"/>
          <w:sz w:val="24"/>
          <w:szCs w:val="24"/>
        </w:rPr>
        <w:t>s</w:t>
      </w:r>
      <w:r w:rsidR="00AB1FCC">
        <w:rPr>
          <w:rFonts w:ascii="Times New Roman" w:hAnsi="Times New Roman" w:cs="Times New Roman"/>
          <w:sz w:val="24"/>
          <w:szCs w:val="24"/>
        </w:rPr>
        <w:t xml:space="preserve"> rather than fleet-area interactions. </w:t>
      </w:r>
    </w:p>
    <w:commentRangeEnd w:id="24"/>
    <w:p w14:paraId="490B5A65" w14:textId="77777777" w:rsidR="00987C9A" w:rsidRDefault="00E0243B" w:rsidP="001B61C4">
      <w:pPr>
        <w:jc w:val="both"/>
        <w:rPr>
          <w:rFonts w:ascii="Times New Roman" w:hAnsi="Times New Roman" w:cs="Times New Roman"/>
          <w:sz w:val="24"/>
          <w:szCs w:val="24"/>
        </w:rPr>
      </w:pPr>
      <w:r>
        <w:rPr>
          <w:rStyle w:val="CommentReference"/>
        </w:rPr>
        <w:commentReference w:id="24"/>
      </w:r>
    </w:p>
    <w:p w14:paraId="5397B0A1" w14:textId="77777777" w:rsidR="00987C9A" w:rsidRDefault="00987C9A" w:rsidP="001B61C4">
      <w:pPr>
        <w:jc w:val="both"/>
        <w:rPr>
          <w:rFonts w:ascii="Times New Roman" w:hAnsi="Times New Roman" w:cs="Times New Roman"/>
          <w:sz w:val="24"/>
          <w:szCs w:val="24"/>
        </w:rPr>
      </w:pPr>
    </w:p>
    <w:p w14:paraId="7D5FE574" w14:textId="0C635D85" w:rsidR="00987C9A" w:rsidRPr="00970C3B" w:rsidRDefault="00987C9A" w:rsidP="001B61C4">
      <w:pPr>
        <w:keepNext/>
        <w:keepLines/>
        <w:jc w:val="both"/>
        <w:rPr>
          <w:rFonts w:ascii="Times New Roman" w:hAnsi="Times New Roman" w:cs="Times New Roman"/>
          <w:color w:val="FF0000"/>
          <w:sz w:val="24"/>
          <w:szCs w:val="24"/>
        </w:rPr>
      </w:pPr>
      <w:proofErr w:type="gramStart"/>
      <w:r>
        <w:rPr>
          <w:rFonts w:ascii="Times New Roman" w:hAnsi="Times New Roman" w:cs="Times New Roman"/>
          <w:sz w:val="24"/>
          <w:szCs w:val="24"/>
        </w:rPr>
        <w:t xml:space="preserve">Table </w:t>
      </w:r>
      <w:r w:rsidR="007D2E3B">
        <w:rPr>
          <w:rFonts w:ascii="Times New Roman" w:hAnsi="Times New Roman" w:cs="Times New Roman"/>
          <w:sz w:val="24"/>
          <w:szCs w:val="24"/>
        </w:rPr>
        <w:t>2.2</w:t>
      </w:r>
      <w:r>
        <w:rPr>
          <w:rFonts w:ascii="Times New Roman" w:hAnsi="Times New Roman" w:cs="Times New Roman"/>
          <w:sz w:val="24"/>
          <w:szCs w:val="24"/>
        </w:rPr>
        <w:t>.</w:t>
      </w:r>
      <w:proofErr w:type="gramEnd"/>
      <w:r>
        <w:rPr>
          <w:rFonts w:ascii="Times New Roman" w:hAnsi="Times New Roman" w:cs="Times New Roman"/>
          <w:sz w:val="24"/>
          <w:szCs w:val="24"/>
        </w:rPr>
        <w:t xml:space="preserve"> The recorded quarterly transitions for </w:t>
      </w:r>
      <w:r w:rsidR="00233C05">
        <w:rPr>
          <w:rFonts w:ascii="Times New Roman" w:hAnsi="Times New Roman" w:cs="Times New Roman"/>
          <w:sz w:val="24"/>
          <w:szCs w:val="24"/>
        </w:rPr>
        <w:t xml:space="preserve">electronic </w:t>
      </w:r>
      <w:r>
        <w:rPr>
          <w:rFonts w:ascii="Times New Roman" w:hAnsi="Times New Roman" w:cs="Times New Roman"/>
          <w:sz w:val="24"/>
          <w:szCs w:val="24"/>
        </w:rPr>
        <w:t xml:space="preserve">tags of  </w:t>
      </w:r>
      <w:r w:rsidRPr="00196240">
        <w:rPr>
          <w:rFonts w:ascii="Times New Roman" w:hAnsi="Times New Roman" w:cs="Times New Roman"/>
          <w:sz w:val="24"/>
          <w:szCs w:val="24"/>
        </w:rPr>
        <w:t>NOAA, DFO, WWF, AZTI, UNIMAR, IEO, UCA, FEDERCOOPESCA, COMBIOMA, GBYP</w:t>
      </w:r>
      <w:r>
        <w:rPr>
          <w:rFonts w:ascii="Times New Roman" w:hAnsi="Times New Roman" w:cs="Times New Roman"/>
          <w:sz w:val="24"/>
          <w:szCs w:val="24"/>
        </w:rPr>
        <w:t xml:space="preserve"> </w:t>
      </w:r>
      <w:r w:rsidR="000621A1">
        <w:rPr>
          <w:rFonts w:ascii="Times New Roman" w:hAnsi="Times New Roman" w:cs="Times New Roman"/>
          <w:sz w:val="24"/>
          <w:szCs w:val="24"/>
        </w:rPr>
        <w:t>of known stock of origin (i</w:t>
      </w:r>
      <w:r w:rsidR="00233C05">
        <w:rPr>
          <w:rFonts w:ascii="Times New Roman" w:hAnsi="Times New Roman" w:cs="Times New Roman"/>
          <w:sz w:val="24"/>
          <w:szCs w:val="24"/>
        </w:rPr>
        <w:t>.</w:t>
      </w:r>
      <w:r w:rsidR="000621A1">
        <w:rPr>
          <w:rFonts w:ascii="Times New Roman" w:hAnsi="Times New Roman" w:cs="Times New Roman"/>
          <w:sz w:val="24"/>
          <w:szCs w:val="24"/>
        </w:rPr>
        <w:t>e</w:t>
      </w:r>
      <w:r w:rsidR="00233C05">
        <w:rPr>
          <w:rFonts w:ascii="Times New Roman" w:hAnsi="Times New Roman" w:cs="Times New Roman"/>
          <w:sz w:val="24"/>
          <w:szCs w:val="24"/>
        </w:rPr>
        <w:t>.</w:t>
      </w:r>
      <w:r w:rsidR="000621A1">
        <w:rPr>
          <w:rFonts w:ascii="Times New Roman" w:hAnsi="Times New Roman" w:cs="Times New Roman"/>
          <w:sz w:val="24"/>
          <w:szCs w:val="24"/>
        </w:rPr>
        <w:t xml:space="preserve"> those tags entering either the Gulf of Mexico or the Mediterranean).</w:t>
      </w:r>
      <w:r>
        <w:rPr>
          <w:rFonts w:ascii="Times New Roman" w:hAnsi="Times New Roman" w:cs="Times New Roman"/>
          <w:sz w:val="24"/>
          <w:szCs w:val="24"/>
        </w:rPr>
        <w:t xml:space="preserve"> For example, there are </w:t>
      </w:r>
      <w:r w:rsidR="00233C05">
        <w:rPr>
          <w:rFonts w:ascii="Times New Roman" w:hAnsi="Times New Roman" w:cs="Times New Roman"/>
          <w:sz w:val="24"/>
          <w:szCs w:val="24"/>
        </w:rPr>
        <w:t xml:space="preserve">20 </w:t>
      </w:r>
      <w:r>
        <w:rPr>
          <w:rFonts w:ascii="Times New Roman" w:hAnsi="Times New Roman" w:cs="Times New Roman"/>
          <w:sz w:val="24"/>
          <w:szCs w:val="24"/>
        </w:rPr>
        <w:t xml:space="preserve">tags that </w:t>
      </w:r>
      <w:r w:rsidR="00233C05">
        <w:rPr>
          <w:rFonts w:ascii="Times New Roman" w:hAnsi="Times New Roman" w:cs="Times New Roman"/>
          <w:sz w:val="24"/>
          <w:szCs w:val="24"/>
        </w:rPr>
        <w:t xml:space="preserve">at some point entered the Gulf of Mexico (Western fish) that exhibited a movement from the Gulf of St Laurence to the Western Atlantic. </w:t>
      </w:r>
      <w:r w:rsidR="009D089A">
        <w:rPr>
          <w:rFonts w:ascii="Times New Roman" w:hAnsi="Times New Roman" w:cs="Times New Roman"/>
          <w:sz w:val="24"/>
          <w:szCs w:val="24"/>
        </w:rPr>
        <w:t xml:space="preserve">   </w:t>
      </w:r>
    </w:p>
    <w:p w14:paraId="0EEEAA03" w14:textId="6D93F8F7" w:rsidR="00987C9A" w:rsidRDefault="000621A1" w:rsidP="001B61C4">
      <w:pPr>
        <w:jc w:val="both"/>
        <w:rPr>
          <w:rFonts w:ascii="Times New Roman" w:hAnsi="Times New Roman" w:cs="Times New Roman"/>
          <w:sz w:val="24"/>
          <w:szCs w:val="24"/>
        </w:rPr>
      </w:pPr>
      <w:r w:rsidRPr="000621A1">
        <w:rPr>
          <w:noProof/>
          <w:lang w:val="en-CA" w:eastAsia="en-CA"/>
        </w:rPr>
        <w:drawing>
          <wp:inline distT="0" distB="0" distL="0" distR="0" wp14:anchorId="761CD12D" wp14:editId="12640944">
            <wp:extent cx="5731510" cy="7316429"/>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7316429"/>
                    </a:xfrm>
                    <a:prstGeom prst="rect">
                      <a:avLst/>
                    </a:prstGeom>
                    <a:noFill/>
                    <a:ln>
                      <a:noFill/>
                    </a:ln>
                  </pic:spPr>
                </pic:pic>
              </a:graphicData>
            </a:graphic>
          </wp:inline>
        </w:drawing>
      </w:r>
    </w:p>
    <w:p w14:paraId="74FCF1EE" w14:textId="77777777" w:rsidR="00987C9A" w:rsidRDefault="00987C9A" w:rsidP="001B61C4">
      <w:pPr>
        <w:jc w:val="both"/>
        <w:rPr>
          <w:rFonts w:ascii="Times New Roman" w:hAnsi="Times New Roman" w:cs="Times New Roman"/>
          <w:sz w:val="24"/>
          <w:szCs w:val="24"/>
        </w:rPr>
      </w:pPr>
    </w:p>
    <w:p w14:paraId="26DA242F" w14:textId="34617BE1" w:rsidR="00987C9A" w:rsidRDefault="00987C9A" w:rsidP="001B61C4">
      <w:pPr>
        <w:keepNext/>
        <w:keepLines/>
        <w:spacing w:after="120"/>
        <w:jc w:val="both"/>
        <w:rPr>
          <w:rFonts w:ascii="Times New Roman" w:hAnsi="Times New Roman" w:cs="Times New Roman"/>
          <w:sz w:val="24"/>
          <w:szCs w:val="24"/>
        </w:rPr>
      </w:pPr>
      <w:proofErr w:type="gramStart"/>
      <w:r>
        <w:rPr>
          <w:rFonts w:ascii="Times New Roman" w:hAnsi="Times New Roman" w:cs="Times New Roman"/>
          <w:sz w:val="24"/>
          <w:szCs w:val="24"/>
        </w:rPr>
        <w:lastRenderedPageBreak/>
        <w:t xml:space="preserve">Table </w:t>
      </w:r>
      <w:r w:rsidR="007D2E3B">
        <w:rPr>
          <w:rFonts w:ascii="Times New Roman" w:hAnsi="Times New Roman" w:cs="Times New Roman"/>
          <w:sz w:val="24"/>
          <w:szCs w:val="24"/>
        </w:rPr>
        <w:t>2.3</w:t>
      </w:r>
      <w:r>
        <w:rPr>
          <w:rFonts w:ascii="Times New Roman" w:hAnsi="Times New Roman" w:cs="Times New Roman"/>
          <w:sz w:val="24"/>
          <w:szCs w:val="24"/>
        </w:rPr>
        <w:t>.</w:t>
      </w:r>
      <w:proofErr w:type="gramEnd"/>
      <w:r>
        <w:rPr>
          <w:rFonts w:ascii="Times New Roman" w:hAnsi="Times New Roman" w:cs="Times New Roman"/>
          <w:sz w:val="24"/>
          <w:szCs w:val="24"/>
        </w:rPr>
        <w:t xml:space="preserve"> Distribution of fish that were sampled and </w:t>
      </w:r>
      <w:r w:rsidR="00714DAE">
        <w:rPr>
          <w:rFonts w:ascii="Times New Roman" w:hAnsi="Times New Roman" w:cs="Times New Roman"/>
          <w:sz w:val="24"/>
          <w:szCs w:val="24"/>
        </w:rPr>
        <w:t xml:space="preserve">assigned </w:t>
      </w:r>
      <w:r>
        <w:rPr>
          <w:rFonts w:ascii="Times New Roman" w:hAnsi="Times New Roman" w:cs="Times New Roman"/>
          <w:sz w:val="24"/>
          <w:szCs w:val="24"/>
        </w:rPr>
        <w:t xml:space="preserve">stock </w:t>
      </w:r>
      <w:r w:rsidR="00714DAE">
        <w:rPr>
          <w:rFonts w:ascii="Times New Roman" w:hAnsi="Times New Roman" w:cs="Times New Roman"/>
          <w:sz w:val="24"/>
          <w:szCs w:val="24"/>
        </w:rPr>
        <w:t xml:space="preserve">of origin across </w:t>
      </w:r>
      <w:r>
        <w:rPr>
          <w:rFonts w:ascii="Times New Roman" w:hAnsi="Times New Roman" w:cs="Times New Roman"/>
          <w:sz w:val="24"/>
          <w:szCs w:val="24"/>
        </w:rPr>
        <w:t>years, areas and quarters</w:t>
      </w:r>
      <w:r w:rsidR="00714DAE">
        <w:rPr>
          <w:rFonts w:ascii="Times New Roman" w:hAnsi="Times New Roman" w:cs="Times New Roman"/>
          <w:sz w:val="24"/>
          <w:szCs w:val="24"/>
        </w:rPr>
        <w:t xml:space="preserve"> (N=3465)</w:t>
      </w:r>
      <w:r>
        <w:rPr>
          <w:rFonts w:ascii="Times New Roman" w:hAnsi="Times New Roman" w:cs="Times New Roman"/>
          <w:sz w:val="24"/>
          <w:szCs w:val="24"/>
        </w:rPr>
        <w:t>.</w:t>
      </w:r>
    </w:p>
    <w:p w14:paraId="4C9817A6" w14:textId="52F8BFF4" w:rsidR="00987C9A" w:rsidRDefault="00714DAE" w:rsidP="001B61C4">
      <w:pPr>
        <w:jc w:val="both"/>
        <w:rPr>
          <w:rFonts w:ascii="Times New Roman" w:hAnsi="Times New Roman" w:cs="Times New Roman"/>
          <w:sz w:val="24"/>
          <w:szCs w:val="24"/>
        </w:rPr>
      </w:pPr>
      <w:r w:rsidRPr="00714DAE">
        <w:rPr>
          <w:noProof/>
          <w:lang w:val="en-CA" w:eastAsia="en-CA"/>
        </w:rPr>
        <w:drawing>
          <wp:inline distT="0" distB="0" distL="0" distR="0" wp14:anchorId="449AAFD7" wp14:editId="175F0CBC">
            <wp:extent cx="2628900" cy="282079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28900" cy="2820791"/>
                    </a:xfrm>
                    <a:prstGeom prst="rect">
                      <a:avLst/>
                    </a:prstGeom>
                    <a:noFill/>
                    <a:ln>
                      <a:noFill/>
                    </a:ln>
                  </pic:spPr>
                </pic:pic>
              </a:graphicData>
            </a:graphic>
          </wp:inline>
        </w:drawing>
      </w:r>
    </w:p>
    <w:p w14:paraId="01D01719" w14:textId="77777777" w:rsidR="00987C9A" w:rsidRDefault="00987C9A" w:rsidP="001B61C4">
      <w:pPr>
        <w:jc w:val="both"/>
        <w:rPr>
          <w:rFonts w:ascii="Times New Roman" w:hAnsi="Times New Roman" w:cs="Times New Roman"/>
          <w:sz w:val="24"/>
          <w:szCs w:val="24"/>
        </w:rPr>
      </w:pPr>
    </w:p>
    <w:p w14:paraId="2712BAC1" w14:textId="77777777" w:rsidR="00987C9A" w:rsidRDefault="00987C9A" w:rsidP="001B61C4">
      <w:pPr>
        <w:jc w:val="both"/>
        <w:rPr>
          <w:rFonts w:ascii="Times New Roman" w:hAnsi="Times New Roman" w:cs="Times New Roman"/>
          <w:sz w:val="24"/>
          <w:szCs w:val="24"/>
        </w:rPr>
      </w:pPr>
    </w:p>
    <w:p w14:paraId="14933916" w14:textId="77777777" w:rsidR="007E218D" w:rsidRDefault="00E75498" w:rsidP="00303ADC">
      <w:pPr>
        <w:pStyle w:val="Heading1"/>
        <w:ind w:left="0"/>
      </w:pPr>
      <w:bookmarkStart w:id="25" w:name="_Toc465365286"/>
      <w:r w:rsidRPr="00465C7D">
        <w:t xml:space="preserve">BASIC </w:t>
      </w:r>
      <w:r w:rsidRPr="00EB4092">
        <w:t>DYNAMI</w:t>
      </w:r>
      <w:r w:rsidR="00303ADC">
        <w:t>CS</w:t>
      </w:r>
      <w:bookmarkEnd w:id="25"/>
    </w:p>
    <w:p w14:paraId="6F01C998" w14:textId="77777777" w:rsidR="007E218D" w:rsidRDefault="007E218D" w:rsidP="00406114">
      <w:pPr>
        <w:contextualSpacing/>
        <w:jc w:val="both"/>
        <w:rPr>
          <w:rFonts w:ascii="Times New Roman" w:hAnsi="Times New Roman" w:cs="Times New Roman"/>
          <w:b/>
          <w:sz w:val="24"/>
          <w:szCs w:val="24"/>
        </w:rPr>
      </w:pPr>
    </w:p>
    <w:p w14:paraId="329FCCCC" w14:textId="77777777" w:rsidR="007E218D" w:rsidRDefault="00987C9A" w:rsidP="00406114">
      <w:pPr>
        <w:pStyle w:val="Heading3"/>
        <w:ind w:left="0"/>
      </w:pPr>
      <w:bookmarkStart w:id="26" w:name="_Toc465365287"/>
      <w:r w:rsidRPr="00987C9A">
        <w:t>Overview</w:t>
      </w:r>
      <w:bookmarkEnd w:id="26"/>
    </w:p>
    <w:p w14:paraId="37807C43" w14:textId="77777777" w:rsidR="007E218D" w:rsidRDefault="007E218D" w:rsidP="00406114">
      <w:pPr>
        <w:rPr>
          <w:rFonts w:ascii="Times New Roman" w:eastAsiaTheme="minorEastAsia" w:hAnsi="Times New Roman" w:cs="Times New Roman"/>
          <w:sz w:val="24"/>
          <w:szCs w:val="24"/>
          <w:lang w:val="en-CA"/>
        </w:rPr>
      </w:pPr>
    </w:p>
    <w:p w14:paraId="572BDB1F" w14:textId="77777777" w:rsidR="007E218D" w:rsidRDefault="00987C9A" w:rsidP="00406114">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current operating model (‘M3’) is based on conventional age-structured accounting (e.g. Quinn and Deriso 1999, Chapter 8) which is common to stock assessment models such as Stock Synthesis 3 (Methot and Wetzel 2013), CASAL (Bull et al. 2012), </w:t>
      </w:r>
      <w:proofErr w:type="spellStart"/>
      <w:r w:rsidRPr="00987C9A">
        <w:rPr>
          <w:rFonts w:ascii="Times New Roman" w:eastAsiaTheme="minorEastAsia" w:hAnsi="Times New Roman" w:cs="Times New Roman"/>
          <w:sz w:val="24"/>
          <w:szCs w:val="24"/>
          <w:lang w:val="en-CA"/>
        </w:rPr>
        <w:t>Multifan</w:t>
      </w:r>
      <w:proofErr w:type="spellEnd"/>
      <w:r w:rsidRPr="00987C9A">
        <w:rPr>
          <w:rFonts w:ascii="Times New Roman" w:eastAsiaTheme="minorEastAsia" w:hAnsi="Times New Roman" w:cs="Times New Roman"/>
          <w:sz w:val="24"/>
          <w:szCs w:val="24"/>
          <w:lang w:val="en-CA"/>
        </w:rPr>
        <w:t xml:space="preserve">-CL (Fournier et al. 1998) and </w:t>
      </w:r>
      <w:proofErr w:type="spellStart"/>
      <w:r w:rsidRPr="00987C9A">
        <w:rPr>
          <w:rFonts w:ascii="Times New Roman" w:eastAsiaTheme="minorEastAsia" w:hAnsi="Times New Roman" w:cs="Times New Roman"/>
          <w:sz w:val="24"/>
          <w:szCs w:val="24"/>
          <w:lang w:val="en-CA"/>
        </w:rPr>
        <w:t>iSCAM</w:t>
      </w:r>
      <w:proofErr w:type="spellEnd"/>
      <w:r w:rsidRPr="00987C9A">
        <w:rPr>
          <w:rFonts w:ascii="Times New Roman" w:eastAsiaTheme="minorEastAsia" w:hAnsi="Times New Roman" w:cs="Times New Roman"/>
          <w:sz w:val="24"/>
          <w:szCs w:val="24"/>
          <w:lang w:val="en-CA"/>
        </w:rPr>
        <w:t xml:space="preserve"> (Martell 2015). </w:t>
      </w:r>
    </w:p>
    <w:p w14:paraId="48822AB9" w14:textId="77777777" w:rsidR="007E218D" w:rsidRDefault="007E218D" w:rsidP="00406114">
      <w:pPr>
        <w:jc w:val="both"/>
        <w:rPr>
          <w:rFonts w:ascii="Times New Roman" w:eastAsiaTheme="minorEastAsia" w:hAnsi="Times New Roman" w:cs="Times New Roman"/>
          <w:sz w:val="24"/>
          <w:szCs w:val="24"/>
          <w:lang w:val="en-CA"/>
        </w:rPr>
      </w:pPr>
    </w:p>
    <w:p w14:paraId="44ADDBB7" w14:textId="12B6BDE9" w:rsidR="007E218D" w:rsidRDefault="00987C9A" w:rsidP="00406114">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standard age-structured equations are complicated somewhat by the </w:t>
      </w:r>
      <w:proofErr w:type="spellStart"/>
      <w:r w:rsidRPr="00987C9A">
        <w:rPr>
          <w:rFonts w:ascii="Times New Roman" w:eastAsiaTheme="minorEastAsia" w:hAnsi="Times New Roman" w:cs="Times New Roman"/>
          <w:sz w:val="24"/>
          <w:szCs w:val="24"/>
          <w:lang w:val="en-CA"/>
        </w:rPr>
        <w:t>subyear</w:t>
      </w:r>
      <w:proofErr w:type="spellEnd"/>
      <w:r w:rsidRPr="00987C9A">
        <w:rPr>
          <w:rFonts w:ascii="Times New Roman" w:eastAsiaTheme="minorEastAsia" w:hAnsi="Times New Roman" w:cs="Times New Roman"/>
          <w:sz w:val="24"/>
          <w:szCs w:val="24"/>
          <w:lang w:val="en-CA"/>
        </w:rPr>
        <w:t xml:space="preserve"> temporal structure in which ageing and recruitment occur in a particular </w:t>
      </w:r>
      <w:proofErr w:type="spellStart"/>
      <w:r w:rsidRPr="00987C9A">
        <w:rPr>
          <w:rFonts w:ascii="Times New Roman" w:eastAsiaTheme="minorEastAsia" w:hAnsi="Times New Roman" w:cs="Times New Roman"/>
          <w:sz w:val="24"/>
          <w:szCs w:val="24"/>
          <w:lang w:val="en-CA"/>
        </w:rPr>
        <w:t>subyear</w:t>
      </w:r>
      <w:proofErr w:type="spellEnd"/>
      <w:r w:rsidRPr="00987C9A">
        <w:rPr>
          <w:rFonts w:ascii="Times New Roman" w:eastAsiaTheme="minorEastAsia" w:hAnsi="Times New Roman" w:cs="Times New Roman"/>
          <w:sz w:val="24"/>
          <w:szCs w:val="24"/>
          <w:lang w:val="en-CA"/>
        </w:rPr>
        <w:t xml:space="preserve">. In this version of the model, spawning occurs for all stocks in a </w:t>
      </w:r>
      <w:proofErr w:type="spellStart"/>
      <w:r w:rsidRPr="00987C9A">
        <w:rPr>
          <w:rFonts w:ascii="Times New Roman" w:eastAsiaTheme="minorEastAsia" w:hAnsi="Times New Roman" w:cs="Times New Roman"/>
          <w:sz w:val="24"/>
          <w:szCs w:val="24"/>
          <w:lang w:val="en-CA"/>
        </w:rPr>
        <w:t>subyear</w:t>
      </w:r>
      <w:proofErr w:type="spellEnd"/>
      <w:r w:rsidRPr="00987C9A">
        <w:rPr>
          <w:rFonts w:ascii="Times New Roman" w:eastAsiaTheme="minorEastAsia" w:hAnsi="Times New Roman" w:cs="Times New Roman"/>
          <w:sz w:val="24"/>
          <w:szCs w:val="24"/>
          <w:lang w:val="en-CA"/>
        </w:rPr>
        <w:t xml:space="preserve"> </w:t>
      </w:r>
      <w:proofErr w:type="spellStart"/>
      <w:r w:rsidRPr="00987C9A">
        <w:rPr>
          <w:rFonts w:ascii="Times New Roman" w:eastAsiaTheme="minorEastAsia" w:hAnsi="Times New Roman" w:cs="Times New Roman"/>
          <w:i/>
          <w:sz w:val="24"/>
          <w:szCs w:val="24"/>
          <w:lang w:val="en-CA"/>
        </w:rPr>
        <w:t>ms</w:t>
      </w:r>
      <w:proofErr w:type="spellEnd"/>
      <w:r w:rsidRPr="00987C9A">
        <w:rPr>
          <w:rFonts w:ascii="Times New Roman" w:eastAsiaTheme="minorEastAsia" w:hAnsi="Times New Roman" w:cs="Times New Roman"/>
          <w:sz w:val="24"/>
          <w:szCs w:val="24"/>
          <w:lang w:val="en-CA"/>
        </w:rPr>
        <w:t xml:space="preserve">, after </w:t>
      </w:r>
      <w:proofErr w:type="spellStart"/>
      <w:r w:rsidRPr="00987C9A">
        <w:rPr>
          <w:rFonts w:ascii="Times New Roman" w:eastAsiaTheme="minorEastAsia" w:hAnsi="Times New Roman" w:cs="Times New Roman"/>
          <w:sz w:val="24"/>
          <w:szCs w:val="24"/>
          <w:lang w:val="en-CA"/>
        </w:rPr>
        <w:t>subyear</w:t>
      </w:r>
      <w:proofErr w:type="spellEnd"/>
      <w:r w:rsidRPr="00987C9A">
        <w:rPr>
          <w:rFonts w:ascii="Times New Roman" w:eastAsiaTheme="minorEastAsia" w:hAnsi="Times New Roman" w:cs="Times New Roman"/>
          <w:sz w:val="24"/>
          <w:szCs w:val="24"/>
          <w:lang w:val="en-CA"/>
        </w:rPr>
        <w:t xml:space="preserve"> 1 (spawning in the Mediterranean and Gulf of Mexico is thought to occur after a period of movement early in the year).</w:t>
      </w:r>
    </w:p>
    <w:p w14:paraId="5CD2D385" w14:textId="77777777" w:rsidR="007E218D" w:rsidRDefault="007E218D" w:rsidP="00406114">
      <w:pPr>
        <w:rPr>
          <w:rFonts w:ascii="Times New Roman" w:eastAsiaTheme="minorEastAsia" w:hAnsi="Times New Roman" w:cs="Times New Roman"/>
          <w:sz w:val="24"/>
          <w:szCs w:val="24"/>
          <w:lang w:val="en-CA"/>
        </w:rPr>
      </w:pPr>
    </w:p>
    <w:p w14:paraId="1F097F91" w14:textId="77777777" w:rsidR="007E218D" w:rsidRDefault="00987C9A" w:rsidP="00406114">
      <w:pPr>
        <w:pStyle w:val="Heading3"/>
        <w:ind w:left="0"/>
        <w:rPr>
          <w:rFonts w:eastAsiaTheme="minorEastAsia"/>
        </w:rPr>
      </w:pPr>
      <w:bookmarkStart w:id="27" w:name="_Toc465365288"/>
      <w:r w:rsidRPr="00987C9A">
        <w:rPr>
          <w:rFonts w:eastAsiaTheme="minorEastAsia"/>
        </w:rPr>
        <w:t>Equations</w:t>
      </w:r>
      <w:bookmarkEnd w:id="27"/>
    </w:p>
    <w:p w14:paraId="4A6FA6E1" w14:textId="77777777" w:rsidR="007E218D" w:rsidRDefault="007E218D" w:rsidP="00406114">
      <w:pPr>
        <w:rPr>
          <w:rFonts w:ascii="Times New Roman" w:eastAsiaTheme="minorEastAsia" w:hAnsi="Times New Roman" w:cs="Times New Roman"/>
          <w:sz w:val="24"/>
          <w:szCs w:val="24"/>
          <w:lang w:val="en-CA"/>
        </w:rPr>
      </w:pPr>
    </w:p>
    <w:p w14:paraId="4C3EC0CF" w14:textId="77777777"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 xml:space="preserve">Numbers of individuals </w:t>
      </w:r>
      <w:r w:rsidRPr="00BE5737">
        <w:rPr>
          <w:rFonts w:ascii="Times New Roman" w:eastAsiaTheme="minorEastAsia" w:hAnsi="Times New Roman" w:cs="Times New Roman"/>
          <w:i/>
          <w:sz w:val="24"/>
          <w:szCs w:val="24"/>
          <w:lang w:val="en-CA"/>
        </w:rPr>
        <w:t>N</w:t>
      </w:r>
      <w:r w:rsidRPr="00BE5737">
        <w:rPr>
          <w:rFonts w:ascii="Times New Roman" w:eastAsiaTheme="minorEastAsia" w:hAnsi="Times New Roman" w:cs="Times New Roman"/>
          <w:sz w:val="24"/>
          <w:szCs w:val="24"/>
          <w:lang w:val="en-CA"/>
        </w:rPr>
        <w:t xml:space="preserve">, for stock </w:t>
      </w:r>
      <w:r w:rsidRPr="00BE5737">
        <w:rPr>
          <w:rFonts w:ascii="Times New Roman" w:eastAsiaTheme="minorEastAsia" w:hAnsi="Times New Roman" w:cs="Times New Roman"/>
          <w:i/>
          <w:sz w:val="24"/>
          <w:szCs w:val="24"/>
          <w:lang w:val="en-CA"/>
        </w:rPr>
        <w:t>s</w:t>
      </w:r>
      <w:r w:rsidRPr="00BE5737">
        <w:rPr>
          <w:rFonts w:ascii="Times New Roman" w:eastAsiaTheme="minorEastAsia" w:hAnsi="Times New Roman" w:cs="Times New Roman"/>
          <w:sz w:val="24"/>
          <w:szCs w:val="24"/>
          <w:lang w:val="en-CA"/>
        </w:rPr>
        <w:t xml:space="preserve">, in a model year </w:t>
      </w:r>
      <w:r w:rsidRPr="00BE5737">
        <w:rPr>
          <w:rFonts w:ascii="Times New Roman" w:eastAsiaTheme="minorEastAsia" w:hAnsi="Times New Roman" w:cs="Times New Roman"/>
          <w:i/>
          <w:sz w:val="24"/>
          <w:szCs w:val="24"/>
          <w:lang w:val="en-CA"/>
        </w:rPr>
        <w:t>y</w:t>
      </w:r>
      <w:r w:rsidRPr="00BE5737">
        <w:rPr>
          <w:rFonts w:ascii="Times New Roman" w:eastAsiaTheme="minorEastAsia" w:hAnsi="Times New Roman" w:cs="Times New Roman"/>
          <w:sz w:val="24"/>
          <w:szCs w:val="24"/>
          <w:lang w:val="en-CA"/>
        </w:rPr>
        <w:t xml:space="preserve">, in the first </w:t>
      </w:r>
      <w:proofErr w:type="spellStart"/>
      <w:r w:rsidRPr="00BE5737">
        <w:rPr>
          <w:rFonts w:ascii="Times New Roman" w:eastAsiaTheme="minorEastAsia" w:hAnsi="Times New Roman" w:cs="Times New Roman"/>
          <w:sz w:val="24"/>
          <w:szCs w:val="24"/>
          <w:lang w:val="en-CA"/>
        </w:rPr>
        <w:t>subyear</w:t>
      </w:r>
      <w:proofErr w:type="spellEnd"/>
      <w:r w:rsidRPr="00BE5737">
        <w:rPr>
          <w:rFonts w:ascii="Times New Roman" w:eastAsiaTheme="minorEastAsia" w:hAnsi="Times New Roman" w:cs="Times New Roman"/>
          <w:sz w:val="24"/>
          <w:szCs w:val="24"/>
          <w:lang w:val="en-CA"/>
        </w:rPr>
        <w:t xml:space="preserve"> </w:t>
      </w:r>
      <w:r w:rsidRPr="00BE5737">
        <w:rPr>
          <w:rFonts w:ascii="Times New Roman" w:eastAsiaTheme="minorEastAsia" w:hAnsi="Times New Roman" w:cs="Times New Roman"/>
          <w:i/>
          <w:sz w:val="24"/>
          <w:szCs w:val="24"/>
          <w:lang w:val="en-CA"/>
        </w:rPr>
        <w:t>m</w:t>
      </w:r>
      <w:r w:rsidRPr="00BE5737">
        <w:rPr>
          <w:rFonts w:ascii="Times New Roman" w:eastAsiaTheme="minorEastAsia" w:hAnsi="Times New Roman" w:cs="Times New Roman"/>
          <w:sz w:val="24"/>
          <w:szCs w:val="24"/>
          <w:lang w:val="en-CA"/>
        </w:rPr>
        <w:t xml:space="preserve">=1, age class </w:t>
      </w:r>
      <w:r w:rsidRPr="00BE5737">
        <w:rPr>
          <w:rFonts w:ascii="Times New Roman" w:eastAsiaTheme="minorEastAsia" w:hAnsi="Times New Roman" w:cs="Times New Roman"/>
          <w:i/>
          <w:sz w:val="24"/>
          <w:szCs w:val="24"/>
          <w:lang w:val="en-CA"/>
        </w:rPr>
        <w:t>a</w:t>
      </w:r>
      <w:r w:rsidRPr="00BE5737">
        <w:rPr>
          <w:rFonts w:ascii="Times New Roman" w:eastAsiaTheme="minorEastAsia" w:hAnsi="Times New Roman" w:cs="Times New Roman"/>
          <w:sz w:val="24"/>
          <w:szCs w:val="24"/>
          <w:lang w:val="en-CA"/>
        </w:rPr>
        <w:t xml:space="preserve">, and area </w:t>
      </w:r>
      <w:r w:rsidRPr="00BE5737">
        <w:rPr>
          <w:rFonts w:ascii="Times New Roman" w:eastAsiaTheme="minorEastAsia" w:hAnsi="Times New Roman" w:cs="Times New Roman"/>
          <w:i/>
          <w:sz w:val="24"/>
          <w:szCs w:val="24"/>
          <w:lang w:val="en-CA"/>
        </w:rPr>
        <w:t>r</w:t>
      </w:r>
      <w:r w:rsidRPr="00BE5737">
        <w:rPr>
          <w:rFonts w:ascii="Times New Roman" w:eastAsiaTheme="minorEastAsia" w:hAnsi="Times New Roman" w:cs="Times New Roman"/>
          <w:sz w:val="24"/>
          <w:szCs w:val="24"/>
          <w:lang w:val="en-CA"/>
        </w:rPr>
        <w:t xml:space="preserve"> are calculated from individuals that have moved </w:t>
      </w:r>
      <m:oMath>
        <m:acc>
          <m:accPr>
            <m:chr m:val="⃗"/>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N</m:t>
            </m:r>
          </m:e>
        </m:acc>
      </m:oMath>
      <w:r w:rsidRPr="00BE5737">
        <w:rPr>
          <w:rFonts w:ascii="Times New Roman" w:eastAsiaTheme="minorEastAsia" w:hAnsi="Times New Roman" w:cs="Times New Roman"/>
          <w:sz w:val="24"/>
          <w:szCs w:val="24"/>
          <w:lang w:val="en-CA"/>
        </w:rPr>
        <w:t xml:space="preserve">, in the previous year, final subyear </w:t>
      </w:r>
      <w:r w:rsidRPr="00BE5737">
        <w:rPr>
          <w:rFonts w:ascii="Times New Roman" w:eastAsiaTheme="minorEastAsia" w:hAnsi="Times New Roman" w:cs="Times New Roman"/>
          <w:i/>
          <w:sz w:val="24"/>
          <w:szCs w:val="24"/>
          <w:lang w:val="en-CA"/>
        </w:rPr>
        <w:t>n</w:t>
      </w:r>
      <w:r w:rsidRPr="00BE5737">
        <w:rPr>
          <w:rFonts w:ascii="Times New Roman" w:eastAsiaTheme="minorEastAsia" w:hAnsi="Times New Roman" w:cs="Times New Roman"/>
          <w:i/>
          <w:sz w:val="24"/>
          <w:szCs w:val="24"/>
          <w:vertAlign w:val="subscript"/>
          <w:lang w:val="en-CA"/>
        </w:rPr>
        <w:t>m</w:t>
      </w:r>
      <w:r w:rsidRPr="00BE5737">
        <w:rPr>
          <w:rFonts w:ascii="Times New Roman" w:eastAsiaTheme="minorEastAsia" w:hAnsi="Times New Roman" w:cs="Times New Roman"/>
          <w:sz w:val="24"/>
          <w:szCs w:val="24"/>
          <w:lang w:val="en-CA"/>
        </w:rPr>
        <w:t xml:space="preserve">, of the same age class subject to combined natural and fishing mortality rate </w:t>
      </w:r>
      <w:r w:rsidRPr="00BE5737">
        <w:rPr>
          <w:rFonts w:ascii="Times New Roman" w:eastAsiaTheme="minorEastAsia" w:hAnsi="Times New Roman" w:cs="Times New Roman"/>
          <w:i/>
          <w:sz w:val="24"/>
          <w:szCs w:val="24"/>
          <w:lang w:val="en-CA"/>
        </w:rPr>
        <w:t>Z</w:t>
      </w:r>
      <w:r w:rsidRPr="00BE5737">
        <w:rPr>
          <w:rFonts w:ascii="Times New Roman" w:eastAsiaTheme="minorEastAsia" w:hAnsi="Times New Roman" w:cs="Times New Roman"/>
          <w:sz w:val="24"/>
          <w:szCs w:val="24"/>
          <w:lang w:val="en-CA"/>
        </w:rPr>
        <w:t>:</w:t>
      </w:r>
    </w:p>
    <w:p w14:paraId="1E77B2D2" w14:textId="77777777" w:rsidR="00BE5737" w:rsidRPr="00BE5737" w:rsidRDefault="00BE5737" w:rsidP="00BE5737">
      <w:pPr>
        <w:jc w:val="both"/>
        <w:rPr>
          <w:rFonts w:ascii="Times New Roman" w:eastAsiaTheme="minorEastAsia" w:hAnsi="Times New Roman" w:cs="Times New Roman"/>
          <w:sz w:val="24"/>
          <w:szCs w:val="24"/>
          <w:lang w:val="en-CA"/>
        </w:rPr>
      </w:pPr>
    </w:p>
    <w:p w14:paraId="7113F229" w14:textId="77777777" w:rsidR="00BE5737" w:rsidRPr="00BE5737" w:rsidRDefault="008D31F4" w:rsidP="00BE5737">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s,y,m=1,a,r</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acc>
              <m:accPr>
                <m:chr m:val="⃗"/>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N</m:t>
                </m:r>
              </m:e>
            </m:acc>
          </m:e>
          <m:sub>
            <m:r>
              <w:rPr>
                <w:rFonts w:ascii="Cambria Math" w:eastAsiaTheme="minorEastAsia" w:hAnsi="Cambria Math" w:cs="Times New Roman"/>
                <w:sz w:val="24"/>
                <w:szCs w:val="24"/>
                <w:lang w:val="en-CA"/>
              </w:rPr>
              <m:t>s,y-1,</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m</m:t>
                </m:r>
              </m:sub>
            </m:sSub>
            <m:r>
              <w:rPr>
                <w:rFonts w:ascii="Cambria Math" w:eastAsiaTheme="minorEastAsia" w:hAnsi="Cambria Math" w:cs="Times New Roman"/>
                <w:sz w:val="24"/>
                <w:szCs w:val="24"/>
                <w:lang w:val="en-CA"/>
              </w:rPr>
              <m:t>,a,r</m:t>
            </m:r>
          </m:sub>
        </m:sSub>
        <m:r>
          <w:rPr>
            <w:rFonts w:ascii="Cambria Math" w:eastAsiaTheme="minorEastAsia" w:hAnsi="Cambria Math" w:cs="Times New Roman"/>
            <w:sz w:val="24"/>
            <w:szCs w:val="24"/>
            <w:lang w:val="en-CA"/>
          </w:rPr>
          <m:t xml:space="preserve">∙ </m:t>
        </m:r>
        <m:sSup>
          <m:sSupPr>
            <m:ctrlPr>
              <w:rPr>
                <w:rFonts w:ascii="Cambria Math" w:eastAsiaTheme="minorEastAsia" w:hAnsi="Cambria Math" w:cs="Times New Roman"/>
                <w:i/>
                <w:sz w:val="24"/>
                <w:szCs w:val="24"/>
                <w:lang w:val="en-CA"/>
              </w:rPr>
            </m:ctrlPr>
          </m:sSupPr>
          <m:e>
            <m:r>
              <w:rPr>
                <w:rFonts w:ascii="Cambria Math" w:eastAsiaTheme="minorEastAsia" w:hAnsi="Cambria Math" w:cs="Times New Roman"/>
                <w:sz w:val="24"/>
                <w:szCs w:val="24"/>
                <w:lang w:val="en-CA"/>
              </w:rPr>
              <m:t>e</m:t>
            </m:r>
          </m:e>
          <m:sup>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Z</m:t>
                </m:r>
              </m:e>
              <m:sub>
                <m:r>
                  <w:rPr>
                    <w:rFonts w:ascii="Cambria Math" w:eastAsiaTheme="minorEastAsia" w:hAnsi="Cambria Math" w:cs="Times New Roman"/>
                    <w:sz w:val="24"/>
                    <w:szCs w:val="24"/>
                    <w:lang w:val="en-CA"/>
                  </w:rPr>
                  <m:t>s,y-1,</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m</m:t>
                    </m:r>
                  </m:sub>
                </m:sSub>
                <m:r>
                  <w:rPr>
                    <w:rFonts w:ascii="Cambria Math" w:eastAsiaTheme="minorEastAsia" w:hAnsi="Cambria Math" w:cs="Times New Roman"/>
                    <w:sz w:val="24"/>
                    <w:szCs w:val="24"/>
                    <w:lang w:val="en-CA"/>
                  </w:rPr>
                  <m:t>,a,r</m:t>
                </m:r>
              </m:sub>
            </m:sSub>
          </m:sup>
        </m:sSup>
      </m:oMath>
      <w:r w:rsidR="00BE5737" w:rsidRPr="00BE5737">
        <w:rPr>
          <w:rFonts w:ascii="Times New Roman" w:eastAsiaTheme="minorEastAsia" w:hAnsi="Times New Roman" w:cs="Times New Roman"/>
          <w:sz w:val="24"/>
          <w:szCs w:val="24"/>
          <w:lang w:val="en-CA"/>
        </w:rPr>
        <w:t xml:space="preserve"> </w:t>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t>(3.1)</w:t>
      </w:r>
    </w:p>
    <w:p w14:paraId="253E00DD" w14:textId="77777777" w:rsidR="00BE5737" w:rsidRPr="00BE5737" w:rsidRDefault="00BE5737" w:rsidP="00BE5737">
      <w:pPr>
        <w:jc w:val="both"/>
        <w:rPr>
          <w:rFonts w:ascii="Times New Roman" w:eastAsiaTheme="minorEastAsia" w:hAnsi="Times New Roman" w:cs="Times New Roman"/>
          <w:sz w:val="24"/>
          <w:szCs w:val="24"/>
          <w:lang w:val="en-CA"/>
        </w:rPr>
      </w:pPr>
    </w:p>
    <w:p w14:paraId="56B3DC66" w14:textId="77777777" w:rsidR="00BE5737" w:rsidRPr="00BE5737" w:rsidRDefault="00BE5737" w:rsidP="00BE5737">
      <w:pPr>
        <w:jc w:val="both"/>
        <w:rPr>
          <w:rFonts w:ascii="Times New Roman" w:eastAsiaTheme="minorEastAsia" w:hAnsi="Times New Roman" w:cs="Times New Roman"/>
          <w:sz w:val="24"/>
          <w:szCs w:val="24"/>
          <w:lang w:val="en-CA"/>
        </w:rPr>
      </w:pPr>
      <w:proofErr w:type="gramStart"/>
      <w:r w:rsidRPr="00BE5737">
        <w:rPr>
          <w:rFonts w:ascii="Times New Roman" w:eastAsiaTheme="minorEastAsia" w:hAnsi="Times New Roman" w:cs="Times New Roman"/>
          <w:sz w:val="24"/>
          <w:szCs w:val="24"/>
          <w:lang w:val="en-CA"/>
        </w:rPr>
        <w:t>where</w:t>
      </w:r>
      <w:proofErr w:type="gramEnd"/>
      <w:r w:rsidRPr="00BE5737">
        <w:rPr>
          <w:rFonts w:ascii="Times New Roman" w:eastAsiaTheme="minorEastAsia" w:hAnsi="Times New Roman" w:cs="Times New Roman"/>
          <w:sz w:val="24"/>
          <w:szCs w:val="24"/>
          <w:lang w:val="en-CA"/>
        </w:rPr>
        <w:t xml:space="preserve"> total mortality rate is calculated from annual natural mortality rate </w:t>
      </w:r>
      <w:r w:rsidRPr="00BE5737">
        <w:rPr>
          <w:rFonts w:ascii="Times New Roman" w:eastAsiaTheme="minorEastAsia" w:hAnsi="Times New Roman" w:cs="Times New Roman"/>
          <w:i/>
          <w:sz w:val="24"/>
          <w:szCs w:val="24"/>
          <w:lang w:val="en-CA"/>
        </w:rPr>
        <w:t>M,</w:t>
      </w:r>
      <w:r w:rsidRPr="00BE5737">
        <w:rPr>
          <w:rFonts w:ascii="Times New Roman" w:eastAsiaTheme="minorEastAsia" w:hAnsi="Times New Roman" w:cs="Times New Roman"/>
          <w:sz w:val="24"/>
          <w:szCs w:val="24"/>
          <w:lang w:val="en-CA"/>
        </w:rPr>
        <w:t xml:space="preserve"> divided by the fraction of the year represented by the </w:t>
      </w:r>
      <w:proofErr w:type="spellStart"/>
      <w:r w:rsidRPr="00BE5737">
        <w:rPr>
          <w:rFonts w:ascii="Times New Roman" w:eastAsiaTheme="minorEastAsia" w:hAnsi="Times New Roman" w:cs="Times New Roman"/>
          <w:sz w:val="24"/>
          <w:szCs w:val="24"/>
          <w:lang w:val="en-CA"/>
        </w:rPr>
        <w:t>subyear</w:t>
      </w:r>
      <w:proofErr w:type="spellEnd"/>
      <w:r w:rsidRPr="00BE5737">
        <w:rPr>
          <w:rFonts w:ascii="Times New Roman" w:eastAsiaTheme="minorEastAsia" w:hAnsi="Times New Roman" w:cs="Times New Roman"/>
          <w:sz w:val="24"/>
          <w:szCs w:val="24"/>
          <w:lang w:val="en-CA"/>
        </w:rPr>
        <w:t xml:space="preserve"> </w:t>
      </w:r>
      <w:r w:rsidRPr="00BE5737">
        <w:rPr>
          <w:rFonts w:ascii="Times New Roman" w:eastAsiaTheme="minorEastAsia" w:hAnsi="Times New Roman" w:cs="Times New Roman"/>
          <w:i/>
          <w:sz w:val="24"/>
          <w:szCs w:val="24"/>
          <w:lang w:val="en-CA"/>
        </w:rPr>
        <w:t>t</w:t>
      </w:r>
      <w:r w:rsidRPr="00BE5737">
        <w:rPr>
          <w:rFonts w:ascii="Times New Roman" w:eastAsiaTheme="minorEastAsia" w:hAnsi="Times New Roman" w:cs="Times New Roman"/>
          <w:i/>
          <w:sz w:val="24"/>
          <w:szCs w:val="24"/>
          <w:vertAlign w:val="subscript"/>
          <w:lang w:val="en-CA"/>
        </w:rPr>
        <w:t>m</w:t>
      </w:r>
      <w:r w:rsidRPr="00BE5737">
        <w:rPr>
          <w:rFonts w:ascii="Times New Roman" w:eastAsiaTheme="minorEastAsia" w:hAnsi="Times New Roman" w:cs="Times New Roman"/>
          <w:sz w:val="24"/>
          <w:szCs w:val="24"/>
          <w:lang w:val="en-CA"/>
        </w:rPr>
        <w:t xml:space="preserve">, and fishing mortality rate </w:t>
      </w:r>
      <w:r w:rsidRPr="00BE5737">
        <w:rPr>
          <w:rFonts w:ascii="Times New Roman" w:eastAsiaTheme="minorEastAsia" w:hAnsi="Times New Roman" w:cs="Times New Roman"/>
          <w:i/>
          <w:sz w:val="24"/>
          <w:szCs w:val="24"/>
          <w:lang w:val="en-CA"/>
        </w:rPr>
        <w:t>F</w:t>
      </w:r>
      <w:r w:rsidRPr="00BE5737">
        <w:rPr>
          <w:rFonts w:ascii="Times New Roman" w:eastAsiaTheme="minorEastAsia" w:hAnsi="Times New Roman" w:cs="Times New Roman"/>
          <w:sz w:val="24"/>
          <w:szCs w:val="24"/>
          <w:lang w:val="en-CA"/>
        </w:rPr>
        <w:t xml:space="preserve">, summed over all fleets </w:t>
      </w:r>
      <w:r w:rsidRPr="00BE5737">
        <w:rPr>
          <w:rFonts w:ascii="Times New Roman" w:eastAsiaTheme="minorEastAsia" w:hAnsi="Times New Roman" w:cs="Times New Roman"/>
          <w:i/>
          <w:sz w:val="24"/>
          <w:szCs w:val="24"/>
          <w:lang w:val="en-CA"/>
        </w:rPr>
        <w:t>f</w:t>
      </w:r>
      <w:r w:rsidRPr="00BE5737">
        <w:rPr>
          <w:rFonts w:ascii="Times New Roman" w:eastAsiaTheme="minorEastAsia" w:hAnsi="Times New Roman" w:cs="Times New Roman"/>
          <w:sz w:val="24"/>
          <w:szCs w:val="24"/>
          <w:lang w:val="en-CA"/>
        </w:rPr>
        <w:t>:</w:t>
      </w:r>
    </w:p>
    <w:p w14:paraId="4D1B2526" w14:textId="77777777" w:rsidR="00BE5737" w:rsidRPr="00BE5737" w:rsidRDefault="00BE5737" w:rsidP="00BE5737">
      <w:pPr>
        <w:jc w:val="both"/>
        <w:rPr>
          <w:rFonts w:ascii="Times New Roman" w:eastAsiaTheme="minorEastAsia" w:hAnsi="Times New Roman" w:cs="Times New Roman"/>
          <w:sz w:val="24"/>
          <w:szCs w:val="24"/>
          <w:lang w:val="en-CA"/>
        </w:rPr>
      </w:pPr>
    </w:p>
    <w:p w14:paraId="256CF275" w14:textId="77777777" w:rsidR="00BE5737" w:rsidRPr="00BE5737" w:rsidRDefault="008D31F4" w:rsidP="00BE5737">
      <w:pPr>
        <w:spacing w:after="200"/>
        <w:jc w:val="both"/>
        <w:rPr>
          <w:rFonts w:ascii="Times New Roman" w:eastAsiaTheme="minorEastAsia" w:hAnsi="Times New Roman" w:cs="Times New Roman"/>
          <w:bCs/>
          <w:sz w:val="24"/>
          <w:szCs w:val="24"/>
          <w:lang w:val="en-CA"/>
        </w:rPr>
      </w:pPr>
      <m:oMath>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Z</m:t>
            </m:r>
          </m:e>
          <m:sub>
            <m:r>
              <w:rPr>
                <w:rFonts w:ascii="Cambria Math" w:eastAsiaTheme="minorEastAsia" w:hAnsi="Cambria Math" w:cs="Times New Roman"/>
                <w:sz w:val="24"/>
                <w:szCs w:val="24"/>
                <w:lang w:val="en-CA"/>
              </w:rPr>
              <m:t>s,y,m,a,r</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bCs/>
                <w:i/>
                <w:sz w:val="24"/>
                <w:szCs w:val="24"/>
                <w:lang w:val="en-CA"/>
              </w:rPr>
            </m:ctrlPr>
          </m:sSubPr>
          <m:e>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t</m:t>
                </m:r>
              </m:e>
              <m:sub>
                <m:r>
                  <w:rPr>
                    <w:rFonts w:ascii="Cambria Math" w:eastAsiaTheme="minorEastAsia" w:hAnsi="Cambria Math" w:cs="Times New Roman"/>
                    <w:sz w:val="24"/>
                    <w:szCs w:val="24"/>
                    <w:lang w:val="en-CA"/>
                  </w:rPr>
                  <m:t>m</m:t>
                </m:r>
              </m:sub>
            </m:sSub>
            <m:r>
              <w:rPr>
                <w:rFonts w:ascii="Cambria Math" w:eastAsiaTheme="minorEastAsia" w:hAnsi="Cambria Math" w:cs="Times New Roman"/>
                <w:sz w:val="24"/>
                <w:szCs w:val="24"/>
                <w:lang w:val="en-CA"/>
              </w:rPr>
              <m:t xml:space="preserve"> M</m:t>
            </m:r>
          </m:e>
          <m:sub>
            <m:r>
              <w:rPr>
                <w:rFonts w:ascii="Cambria Math" w:eastAsiaTheme="minorEastAsia" w:hAnsi="Cambria Math" w:cs="Times New Roman"/>
                <w:sz w:val="24"/>
                <w:szCs w:val="24"/>
                <w:lang w:val="en-CA"/>
              </w:rPr>
              <m:t>s,a</m:t>
            </m:r>
          </m:sub>
        </m:sSub>
        <m:nary>
          <m:naryPr>
            <m:chr m:val="∑"/>
            <m:limLoc m:val="subSup"/>
            <m:supHide m:val="1"/>
            <m:ctrlPr>
              <w:rPr>
                <w:rFonts w:ascii="Cambria Math" w:eastAsiaTheme="minorEastAsia" w:hAnsi="Cambria Math" w:cs="Times New Roman"/>
                <w:bCs/>
                <w:i/>
                <w:sz w:val="24"/>
                <w:szCs w:val="24"/>
                <w:lang w:val="en-CA"/>
              </w:rPr>
            </m:ctrlPr>
          </m:naryPr>
          <m:sub>
            <m:r>
              <w:rPr>
                <w:rFonts w:ascii="Cambria Math" w:eastAsiaTheme="minorEastAsia" w:hAnsi="Cambria Math" w:cs="Times New Roman"/>
                <w:sz w:val="24"/>
                <w:szCs w:val="24"/>
                <w:lang w:val="en-CA"/>
              </w:rPr>
              <m:t>f</m:t>
            </m:r>
          </m:sub>
          <m:sup/>
          <m:e>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F</m:t>
                </m:r>
              </m:e>
              <m:sub>
                <m:r>
                  <w:rPr>
                    <w:rFonts w:ascii="Cambria Math" w:eastAsiaTheme="minorEastAsia" w:hAnsi="Cambria Math" w:cs="Times New Roman"/>
                    <w:sz w:val="24"/>
                    <w:szCs w:val="24"/>
                    <w:lang w:val="en-CA"/>
                  </w:rPr>
                  <m:t>y, m,a,r,f</m:t>
                </m:r>
              </m:sub>
            </m:sSub>
          </m:e>
        </m:nary>
      </m:oMath>
      <w:r w:rsidR="00BE5737" w:rsidRPr="00BE5737">
        <w:rPr>
          <w:rFonts w:ascii="Times New Roman" w:eastAsiaTheme="minorEastAsia" w:hAnsi="Times New Roman" w:cs="Times New Roman"/>
          <w:bCs/>
          <w:sz w:val="24"/>
          <w:szCs w:val="24"/>
          <w:lang w:val="en-CA"/>
        </w:rPr>
        <w:t xml:space="preserve"> </w:t>
      </w:r>
      <w:r w:rsidR="00BE5737" w:rsidRPr="00BE5737">
        <w:rPr>
          <w:rFonts w:ascii="Times New Roman" w:eastAsiaTheme="minorEastAsia" w:hAnsi="Times New Roman" w:cs="Times New Roman"/>
          <w:bCs/>
          <w:sz w:val="24"/>
          <w:szCs w:val="24"/>
          <w:lang w:val="en-CA"/>
        </w:rPr>
        <w:tab/>
      </w:r>
      <w:r w:rsidR="00BE5737" w:rsidRPr="00BE5737">
        <w:rPr>
          <w:rFonts w:ascii="Times New Roman" w:eastAsiaTheme="minorEastAsia" w:hAnsi="Times New Roman" w:cs="Times New Roman"/>
          <w:bCs/>
          <w:sz w:val="24"/>
          <w:szCs w:val="24"/>
          <w:lang w:val="en-CA"/>
        </w:rPr>
        <w:tab/>
      </w:r>
      <w:r w:rsidR="00BE5737" w:rsidRPr="00BE5737">
        <w:rPr>
          <w:rFonts w:ascii="Times New Roman" w:eastAsiaTheme="minorEastAsia" w:hAnsi="Times New Roman" w:cs="Times New Roman"/>
          <w:bCs/>
          <w:sz w:val="24"/>
          <w:szCs w:val="24"/>
          <w:lang w:val="en-CA"/>
        </w:rPr>
        <w:tab/>
      </w:r>
      <w:r w:rsidR="00BE5737" w:rsidRPr="00BE5737">
        <w:rPr>
          <w:rFonts w:ascii="Times New Roman" w:eastAsiaTheme="minorEastAsia" w:hAnsi="Times New Roman" w:cs="Times New Roman"/>
          <w:bCs/>
          <w:sz w:val="24"/>
          <w:szCs w:val="24"/>
          <w:lang w:val="en-CA"/>
        </w:rPr>
        <w:tab/>
      </w:r>
      <w:r w:rsidR="00BE5737" w:rsidRPr="00BE5737">
        <w:rPr>
          <w:rFonts w:ascii="Times New Roman" w:eastAsiaTheme="minorEastAsia" w:hAnsi="Times New Roman" w:cs="Times New Roman"/>
          <w:bCs/>
          <w:sz w:val="24"/>
          <w:szCs w:val="24"/>
          <w:lang w:val="en-CA"/>
        </w:rPr>
        <w:tab/>
      </w:r>
      <w:r w:rsidR="00BE5737" w:rsidRPr="00BE5737">
        <w:rPr>
          <w:rFonts w:ascii="Times New Roman" w:eastAsiaTheme="minorEastAsia" w:hAnsi="Times New Roman" w:cs="Times New Roman"/>
          <w:bCs/>
          <w:sz w:val="24"/>
          <w:szCs w:val="24"/>
          <w:lang w:val="en-CA"/>
        </w:rPr>
        <w:tab/>
      </w:r>
      <w:r w:rsidR="00BE5737" w:rsidRPr="00BE5737">
        <w:rPr>
          <w:rFonts w:ascii="Times New Roman" w:eastAsiaTheme="minorEastAsia" w:hAnsi="Times New Roman" w:cs="Times New Roman"/>
          <w:bCs/>
          <w:sz w:val="24"/>
          <w:szCs w:val="24"/>
          <w:lang w:val="en-CA"/>
        </w:rPr>
        <w:tab/>
        <w:t xml:space="preserve"> (3.2)</w:t>
      </w:r>
    </w:p>
    <w:p w14:paraId="5F9E2933" w14:textId="77777777"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lastRenderedPageBreak/>
        <w:t xml:space="preserve">Fishing mortality rate at age is derived from fishing mortality rate by length class </w:t>
      </w:r>
      <w:r w:rsidRPr="00BE5737">
        <w:rPr>
          <w:rFonts w:ascii="Times New Roman" w:eastAsiaTheme="minorEastAsia" w:hAnsi="Times New Roman" w:cs="Times New Roman"/>
          <w:i/>
          <w:sz w:val="24"/>
          <w:szCs w:val="24"/>
          <w:lang w:val="en-CA"/>
        </w:rPr>
        <w:t>FL</w:t>
      </w:r>
      <w:r w:rsidRPr="00BE5737">
        <w:rPr>
          <w:rFonts w:ascii="Times New Roman" w:eastAsiaTheme="minorEastAsia" w:hAnsi="Times New Roman" w:cs="Times New Roman"/>
          <w:sz w:val="24"/>
          <w:szCs w:val="24"/>
          <w:lang w:val="en-CA"/>
        </w:rPr>
        <w:t xml:space="preserve"> and the conditional probability of fish being in length class </w:t>
      </w:r>
      <w:r w:rsidRPr="00BE5737">
        <w:rPr>
          <w:rFonts w:ascii="Times New Roman" w:eastAsiaTheme="minorEastAsia" w:hAnsi="Times New Roman" w:cs="Times New Roman"/>
          <w:i/>
          <w:sz w:val="24"/>
          <w:szCs w:val="24"/>
          <w:lang w:val="en-CA"/>
        </w:rPr>
        <w:t>l,</w:t>
      </w:r>
      <w:r w:rsidRPr="00BE5737">
        <w:rPr>
          <w:rFonts w:ascii="Times New Roman" w:eastAsiaTheme="minorEastAsia" w:hAnsi="Times New Roman" w:cs="Times New Roman"/>
          <w:sz w:val="24"/>
          <w:szCs w:val="24"/>
          <w:lang w:val="en-CA"/>
        </w:rPr>
        <w:t xml:space="preserve"> given age </w:t>
      </w:r>
      <w:r w:rsidRPr="00BE5737">
        <w:rPr>
          <w:rFonts w:ascii="Times New Roman" w:eastAsiaTheme="minorEastAsia" w:hAnsi="Times New Roman" w:cs="Times New Roman"/>
          <w:i/>
          <w:sz w:val="24"/>
          <w:szCs w:val="24"/>
          <w:lang w:val="en-CA"/>
        </w:rPr>
        <w:t>a</w:t>
      </w:r>
      <w:r w:rsidRPr="00BE5737">
        <w:rPr>
          <w:rFonts w:ascii="Times New Roman" w:eastAsiaTheme="minorEastAsia" w:hAnsi="Times New Roman" w:cs="Times New Roman"/>
          <w:sz w:val="24"/>
          <w:szCs w:val="24"/>
          <w:lang w:val="en-CA"/>
        </w:rPr>
        <w:t xml:space="preserve"> (an inverse age-length key, LAK).:</w:t>
      </w:r>
    </w:p>
    <w:p w14:paraId="519F7A4B" w14:textId="77777777" w:rsidR="00BE5737" w:rsidRPr="00BE5737" w:rsidRDefault="00BE5737" w:rsidP="00BE5737">
      <w:pPr>
        <w:jc w:val="both"/>
        <w:rPr>
          <w:rFonts w:ascii="Times New Roman" w:eastAsiaTheme="minorEastAsia" w:hAnsi="Times New Roman" w:cs="Times New Roman"/>
          <w:sz w:val="24"/>
          <w:szCs w:val="24"/>
          <w:lang w:val="en-CA"/>
        </w:rPr>
      </w:pPr>
    </w:p>
    <w:p w14:paraId="6E23773E" w14:textId="77777777" w:rsidR="00BE5737" w:rsidRPr="00BE5737" w:rsidRDefault="008D31F4" w:rsidP="00BE5737">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F</m:t>
            </m:r>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r>
          <m:rPr>
            <m:sty m:val="p"/>
          </m:rP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l</m:t>
            </m:r>
          </m:sub>
          <m:sup/>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FL</m:t>
                </m:r>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l</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e>
        </m:nary>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LAK</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l</m:t>
            </m:r>
          </m:sub>
        </m:sSub>
      </m:oMath>
      <w:r w:rsidR="00BE5737" w:rsidRPr="00BE5737">
        <w:rPr>
          <w:rFonts w:ascii="Times New Roman" w:eastAsiaTheme="minorEastAsia" w:hAnsi="Times New Roman" w:cs="Times New Roman"/>
          <w:sz w:val="24"/>
          <w:szCs w:val="24"/>
          <w:lang w:val="en-CA"/>
        </w:rPr>
        <w:t xml:space="preserve"> </w:t>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t xml:space="preserve"> (3.3)</w:t>
      </w:r>
    </w:p>
    <w:p w14:paraId="61A28A38" w14:textId="77777777" w:rsidR="00BE5737" w:rsidRPr="00BE5737" w:rsidRDefault="00BE5737" w:rsidP="00BE5737">
      <w:pPr>
        <w:jc w:val="both"/>
        <w:rPr>
          <w:rFonts w:ascii="Times New Roman" w:eastAsiaTheme="minorEastAsia" w:hAnsi="Times New Roman" w:cs="Times New Roman"/>
          <w:sz w:val="24"/>
          <w:szCs w:val="24"/>
          <w:lang w:val="en-CA"/>
        </w:rPr>
      </w:pPr>
    </w:p>
    <w:p w14:paraId="339D7A8F" w14:textId="77777777"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 xml:space="preserve">The fishing mortality rate at length is calculated from an index of fishing mortality rate </w:t>
      </w:r>
      <w:r w:rsidRPr="00BE5737">
        <w:rPr>
          <w:rFonts w:ascii="Times New Roman" w:eastAsiaTheme="minorEastAsia" w:hAnsi="Times New Roman" w:cs="Times New Roman"/>
          <w:i/>
          <w:sz w:val="24"/>
          <w:szCs w:val="24"/>
          <w:lang w:val="en-CA"/>
        </w:rPr>
        <w:t>I</w:t>
      </w:r>
      <w:r w:rsidRPr="00BE5737">
        <w:rPr>
          <w:rFonts w:ascii="Times New Roman" w:eastAsiaTheme="minorEastAsia" w:hAnsi="Times New Roman" w:cs="Times New Roman"/>
          <w:sz w:val="24"/>
          <w:szCs w:val="24"/>
          <w:lang w:val="en-CA"/>
        </w:rPr>
        <w:t xml:space="preserve">, an estimated catchability coefficient </w:t>
      </w:r>
      <w:r w:rsidRPr="00BE5737">
        <w:rPr>
          <w:rFonts w:ascii="Times New Roman" w:eastAsiaTheme="minorEastAsia" w:hAnsi="Times New Roman" w:cs="Times New Roman"/>
          <w:i/>
          <w:sz w:val="24"/>
          <w:szCs w:val="24"/>
          <w:lang w:val="en-CA"/>
        </w:rPr>
        <w:t>q</w:t>
      </w:r>
      <w:r w:rsidRPr="00BE5737">
        <w:rPr>
          <w:rFonts w:ascii="Times New Roman" w:eastAsiaTheme="minorEastAsia" w:hAnsi="Times New Roman" w:cs="Times New Roman"/>
          <w:sz w:val="24"/>
          <w:szCs w:val="24"/>
          <w:lang w:val="en-CA"/>
        </w:rPr>
        <w:t xml:space="preserve"> and a length selectivity ogive </w:t>
      </w:r>
      <w:r w:rsidRPr="00BE5737">
        <w:rPr>
          <w:rFonts w:ascii="Times New Roman" w:eastAsiaTheme="minorEastAsia" w:hAnsi="Times New Roman" w:cs="Times New Roman"/>
          <w:i/>
          <w:sz w:val="24"/>
          <w:szCs w:val="24"/>
          <w:lang w:val="en-CA"/>
        </w:rPr>
        <w:t>s</w:t>
      </w:r>
      <w:r w:rsidRPr="00BE5737">
        <w:rPr>
          <w:rFonts w:ascii="Times New Roman" w:eastAsiaTheme="minorEastAsia" w:hAnsi="Times New Roman" w:cs="Times New Roman"/>
          <w:sz w:val="24"/>
          <w:szCs w:val="24"/>
          <w:lang w:val="en-CA"/>
        </w:rPr>
        <w:t>, by fleet:</w:t>
      </w:r>
    </w:p>
    <w:p w14:paraId="3B738F39" w14:textId="77777777" w:rsidR="00BE5737" w:rsidRPr="00BE5737" w:rsidRDefault="00BE5737" w:rsidP="00BE5737">
      <w:pPr>
        <w:jc w:val="both"/>
        <w:rPr>
          <w:rFonts w:ascii="Times New Roman" w:eastAsiaTheme="minorEastAsia" w:hAnsi="Times New Roman" w:cs="Times New Roman"/>
          <w:sz w:val="24"/>
          <w:szCs w:val="24"/>
          <w:lang w:val="en-CA"/>
        </w:rPr>
      </w:pPr>
    </w:p>
    <w:p w14:paraId="5B4A5E4A" w14:textId="77777777" w:rsidR="00BE5737" w:rsidRPr="00BE5737" w:rsidRDefault="008D31F4" w:rsidP="00BE5737">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FL</m:t>
            </m:r>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l</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q</m:t>
            </m:r>
          </m:e>
          <m:sub>
            <m:r>
              <w:rPr>
                <w:rFonts w:ascii="Cambria Math" w:eastAsiaTheme="minorEastAsia" w:hAnsi="Cambria Math" w:cs="Times New Roman"/>
                <w:sz w:val="24"/>
                <w:szCs w:val="24"/>
                <w:lang w:val="en-CA"/>
              </w:rPr>
              <m:t>f</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I</m:t>
            </m:r>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m:t>
            </m:r>
          </m:e>
          <m:sub>
            <m:r>
              <w:rPr>
                <w:rFonts w:ascii="Cambria Math" w:eastAsiaTheme="minorEastAsia" w:hAnsi="Cambria Math" w:cs="Times New Roman"/>
                <w:sz w:val="24"/>
                <w:szCs w:val="24"/>
                <w:lang w:val="en-CA"/>
              </w:rPr>
              <m:t>f</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l</m:t>
            </m:r>
          </m:sub>
        </m:sSub>
      </m:oMath>
      <w:r w:rsidR="00BE5737" w:rsidRPr="00BE5737">
        <w:rPr>
          <w:rFonts w:ascii="Times New Roman" w:eastAsiaTheme="minorEastAsia" w:hAnsi="Times New Roman" w:cs="Times New Roman"/>
          <w:sz w:val="24"/>
          <w:szCs w:val="24"/>
          <w:lang w:val="en-CA"/>
        </w:rPr>
        <w:t xml:space="preserve"> </w:t>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t xml:space="preserve"> (3.4)</w:t>
      </w:r>
    </w:p>
    <w:p w14:paraId="4F101BE4" w14:textId="77777777" w:rsidR="00BE5737" w:rsidRPr="00BE5737" w:rsidRDefault="00BE5737" w:rsidP="00BE5737">
      <w:pPr>
        <w:jc w:val="both"/>
        <w:rPr>
          <w:rFonts w:ascii="Times New Roman" w:eastAsiaTheme="minorEastAsia" w:hAnsi="Times New Roman" w:cs="Times New Roman"/>
          <w:sz w:val="24"/>
          <w:szCs w:val="24"/>
          <w:lang w:val="en-CA"/>
        </w:rPr>
      </w:pPr>
    </w:p>
    <w:p w14:paraId="380ADFF5" w14:textId="77777777"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 xml:space="preserve">Selectivity is calculated by the Thompson (1994) ogive and an estimate of mean length </w:t>
      </w:r>
      <w:r w:rsidRPr="00BE5737">
        <w:rPr>
          <w:rFonts w:ascii="Times New Roman" w:eastAsiaTheme="minorEastAsia" w:hAnsi="Times New Roman" w:cs="Times New Roman"/>
          <w:i/>
          <w:sz w:val="24"/>
          <w:szCs w:val="24"/>
          <w:lang w:val="en-CA"/>
        </w:rPr>
        <w:t>L</w:t>
      </w:r>
      <w:r w:rsidRPr="00BE5737">
        <w:rPr>
          <w:rFonts w:ascii="Times New Roman" w:eastAsiaTheme="minorEastAsia" w:hAnsi="Times New Roman" w:cs="Times New Roman"/>
          <w:sz w:val="24"/>
          <w:szCs w:val="24"/>
          <w:lang w:val="en-CA"/>
        </w:rPr>
        <w:t xml:space="preserve"> of an age class </w:t>
      </w:r>
      <w:r w:rsidRPr="00BE5737">
        <w:rPr>
          <w:rFonts w:ascii="Times New Roman" w:eastAsiaTheme="minorEastAsia" w:hAnsi="Times New Roman" w:cs="Times New Roman"/>
          <w:i/>
          <w:sz w:val="24"/>
          <w:szCs w:val="24"/>
          <w:lang w:val="en-CA"/>
        </w:rPr>
        <w:t>l</w:t>
      </w:r>
      <w:r w:rsidRPr="00BE5737">
        <w:rPr>
          <w:rFonts w:ascii="Times New Roman" w:eastAsiaTheme="minorEastAsia" w:hAnsi="Times New Roman" w:cs="Times New Roman"/>
          <w:sz w:val="24"/>
          <w:szCs w:val="24"/>
          <w:lang w:val="en-CA"/>
        </w:rPr>
        <w:t>:</w:t>
      </w:r>
    </w:p>
    <w:p w14:paraId="143E8396" w14:textId="77777777"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 xml:space="preserve">    </w:t>
      </w:r>
    </w:p>
    <w:p w14:paraId="3D4AD334" w14:textId="77777777" w:rsidR="00BE5737" w:rsidRPr="00BE5737" w:rsidRDefault="008D31F4" w:rsidP="00BE5737">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m:t>
            </m:r>
          </m:e>
          <m:sub>
            <m:r>
              <w:rPr>
                <w:rFonts w:ascii="Cambria Math" w:eastAsiaTheme="minorEastAsia" w:hAnsi="Cambria Math" w:cs="Times New Roman"/>
                <w:sz w:val="24"/>
                <w:szCs w:val="24"/>
                <w:lang w:val="en-CA"/>
              </w:rPr>
              <m:t>f</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l</m:t>
            </m:r>
          </m:sub>
        </m:sSub>
        <m:r>
          <m:rPr>
            <m:sty m:val="p"/>
          </m:rPr>
          <w:rPr>
            <w:rFonts w:ascii="Cambria Math" w:eastAsiaTheme="minorEastAsia" w:hAnsi="Cambria Math" w:cs="Times New Roman"/>
            <w:sz w:val="24"/>
            <w:szCs w:val="24"/>
            <w:lang w:val="en-CA"/>
          </w:rPr>
          <m:t>=</m:t>
        </m:r>
        <m:f>
          <m:fPr>
            <m:ctrlPr>
              <w:rPr>
                <w:rFonts w:ascii="Cambria Math" w:eastAsiaTheme="minorEastAsia" w:hAnsi="Cambria Math" w:cs="Times New Roman"/>
                <w:sz w:val="24"/>
                <w:szCs w:val="24"/>
                <w:lang w:val="en-CA"/>
              </w:rPr>
            </m:ctrlPr>
          </m:fPr>
          <m:num>
            <m:r>
              <m:rPr>
                <m:sty m:val="p"/>
              </m:rPr>
              <w:rPr>
                <w:rFonts w:ascii="Cambria Math" w:eastAsiaTheme="minorEastAsia" w:hAnsi="Cambria Math" w:cs="Times New Roman"/>
                <w:sz w:val="24"/>
                <w:szCs w:val="24"/>
                <w:lang w:val="en-CA"/>
              </w:rPr>
              <m:t>1</m:t>
            </m:r>
          </m:num>
          <m:den>
            <m:r>
              <m:rPr>
                <m:sty m:val="p"/>
              </m:rPr>
              <w:rPr>
                <w:rFonts w:ascii="Cambria Math" w:eastAsiaTheme="minorEastAsia" w:hAnsi="Cambria Math" w:cs="Times New Roman"/>
                <w:sz w:val="24"/>
                <w:szCs w:val="24"/>
                <w:lang w:val="en-CA"/>
              </w:rPr>
              <m:t>1-</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m:t>
                </m:r>
              </m:e>
              <m:sub>
                <m:r>
                  <w:rPr>
                    <w:rFonts w:ascii="Cambria Math" w:eastAsiaTheme="minorEastAsia" w:hAnsi="Cambria Math" w:cs="Times New Roman"/>
                    <w:sz w:val="24"/>
                    <w:szCs w:val="24"/>
                    <w:lang w:val="en-CA"/>
                  </w:rPr>
                  <m:t>dome</m:t>
                </m:r>
              </m:sub>
            </m:sSub>
          </m:den>
        </m:f>
        <m:r>
          <m:rPr>
            <m:sty m:val="p"/>
          </m:rPr>
          <w:rPr>
            <w:rFonts w:ascii="Cambria Math" w:eastAsiaTheme="minorEastAsia" w:hAnsi="Cambria Math" w:cs="Times New Roman"/>
            <w:sz w:val="24"/>
            <w:szCs w:val="24"/>
            <w:lang w:val="en-CA"/>
          </w:rPr>
          <m:t>∙</m:t>
        </m:r>
        <m:sSup>
          <m:sSupPr>
            <m:ctrlPr>
              <w:rPr>
                <w:rFonts w:ascii="Cambria Math" w:eastAsiaTheme="minorEastAsia" w:hAnsi="Cambria Math" w:cs="Times New Roman"/>
                <w:sz w:val="24"/>
                <w:szCs w:val="24"/>
                <w:lang w:val="en-CA"/>
              </w:rPr>
            </m:ctrlPr>
          </m:sSupPr>
          <m:e>
            <m:d>
              <m:dPr>
                <m:ctrlPr>
                  <w:rPr>
                    <w:rFonts w:ascii="Cambria Math" w:eastAsiaTheme="minorEastAsia" w:hAnsi="Cambria Math" w:cs="Times New Roman"/>
                    <w:sz w:val="24"/>
                    <w:szCs w:val="24"/>
                    <w:lang w:val="en-CA"/>
                  </w:rPr>
                </m:ctrlPr>
              </m:dPr>
              <m:e>
                <m:f>
                  <m:fPr>
                    <m:ctrlPr>
                      <w:rPr>
                        <w:rFonts w:ascii="Cambria Math" w:eastAsiaTheme="minorEastAsia" w:hAnsi="Cambria Math" w:cs="Times New Roman"/>
                        <w:sz w:val="24"/>
                        <w:szCs w:val="24"/>
                        <w:lang w:val="en-CA"/>
                      </w:rPr>
                    </m:ctrlPr>
                  </m:fPr>
                  <m:num>
                    <m:d>
                      <m:dPr>
                        <m:ctrlPr>
                          <w:rPr>
                            <w:rFonts w:ascii="Cambria Math" w:eastAsiaTheme="minorEastAsia" w:hAnsi="Cambria Math" w:cs="Times New Roman"/>
                            <w:sz w:val="24"/>
                            <w:szCs w:val="24"/>
                            <w:lang w:val="en-CA"/>
                          </w:rPr>
                        </m:ctrlPr>
                      </m:dPr>
                      <m:e>
                        <m:r>
                          <m:rPr>
                            <m:sty m:val="p"/>
                          </m:rPr>
                          <w:rPr>
                            <w:rFonts w:ascii="Cambria Math" w:eastAsiaTheme="minorEastAsia" w:hAnsi="Cambria Math" w:cs="Times New Roman"/>
                            <w:sz w:val="24"/>
                            <w:szCs w:val="24"/>
                            <w:lang w:val="en-CA"/>
                          </w:rPr>
                          <m:t>1-</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m:t>
                            </m:r>
                          </m:e>
                          <m:sub>
                            <m:r>
                              <w:rPr>
                                <w:rFonts w:ascii="Cambria Math" w:eastAsiaTheme="minorEastAsia" w:hAnsi="Cambria Math" w:cs="Times New Roman"/>
                                <w:sz w:val="24"/>
                                <w:szCs w:val="24"/>
                                <w:lang w:val="en-CA"/>
                              </w:rPr>
                              <m:t>dome</m:t>
                            </m:r>
                          </m:sub>
                        </m:sSub>
                      </m:e>
                    </m:d>
                  </m:num>
                  <m:den>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m:t>
                        </m:r>
                      </m:e>
                      <m:sub>
                        <m:r>
                          <w:rPr>
                            <w:rFonts w:ascii="Cambria Math" w:eastAsiaTheme="minorEastAsia" w:hAnsi="Cambria Math" w:cs="Times New Roman"/>
                            <w:sz w:val="24"/>
                            <w:szCs w:val="24"/>
                            <w:lang w:val="en-CA"/>
                          </w:rPr>
                          <m:t>dome</m:t>
                        </m:r>
                      </m:sub>
                    </m:sSub>
                  </m:den>
                </m:f>
              </m:e>
            </m:d>
          </m:e>
          <m:sup>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m:t>
                </m:r>
              </m:e>
              <m:sub>
                <m:r>
                  <w:rPr>
                    <w:rFonts w:ascii="Cambria Math" w:eastAsiaTheme="minorEastAsia" w:hAnsi="Cambria Math" w:cs="Times New Roman"/>
                    <w:sz w:val="24"/>
                    <w:szCs w:val="24"/>
                    <w:lang w:val="en-CA"/>
                  </w:rPr>
                  <m:t>dome</m:t>
                </m:r>
              </m:sub>
            </m:sSub>
          </m:sup>
        </m:sSup>
        <m:r>
          <m:rPr>
            <m:sty m:val="p"/>
          </m:rPr>
          <w:rPr>
            <w:rFonts w:ascii="Cambria Math" w:eastAsiaTheme="minorEastAsia" w:hAnsi="Cambria Math" w:cs="Times New Roman"/>
            <w:sz w:val="24"/>
            <w:szCs w:val="24"/>
            <w:lang w:val="en-CA"/>
          </w:rPr>
          <m:t>∙</m:t>
        </m:r>
        <m:sSup>
          <m:sSupPr>
            <m:ctrlPr>
              <w:rPr>
                <w:rFonts w:ascii="Cambria Math" w:eastAsiaTheme="minorEastAsia" w:hAnsi="Cambria Math" w:cs="Times New Roman"/>
                <w:sz w:val="24"/>
                <w:szCs w:val="24"/>
                <w:lang w:val="en-CA"/>
              </w:rPr>
            </m:ctrlPr>
          </m:sSupPr>
          <m:e>
            <m:r>
              <w:rPr>
                <w:rFonts w:ascii="Cambria Math" w:eastAsiaTheme="minorEastAsia" w:hAnsi="Cambria Math" w:cs="Times New Roman"/>
                <w:sz w:val="24"/>
                <w:szCs w:val="24"/>
                <w:lang w:val="en-CA"/>
              </w:rPr>
              <m:t>e</m:t>
            </m:r>
          </m:e>
          <m:sup>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m:t>
                </m:r>
              </m:e>
              <m:sub>
                <m:r>
                  <w:rPr>
                    <w:rFonts w:ascii="Cambria Math" w:eastAsiaTheme="minorEastAsia" w:hAnsi="Cambria Math" w:cs="Times New Roman"/>
                    <w:sz w:val="24"/>
                    <w:szCs w:val="24"/>
                    <w:lang w:val="en-CA"/>
                  </w:rPr>
                  <m:t>prec</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m:t>
                </m:r>
              </m:e>
              <m:sub>
                <m:r>
                  <w:rPr>
                    <w:rFonts w:ascii="Cambria Math" w:eastAsiaTheme="minorEastAsia" w:hAnsi="Cambria Math" w:cs="Times New Roman"/>
                    <w:sz w:val="24"/>
                    <w:szCs w:val="24"/>
                    <w:lang w:val="en-CA"/>
                  </w:rPr>
                  <m:t>dome</m:t>
                </m:r>
              </m:sub>
            </m:sSub>
            <m:r>
              <m:rPr>
                <m:sty m:val="p"/>
              </m:rPr>
              <w:rPr>
                <w:rFonts w:ascii="Cambria Math" w:eastAsiaTheme="minorEastAsia" w:hAnsi="Cambria Math" w:cs="Times New Roman"/>
                <w:sz w:val="24"/>
                <w:szCs w:val="24"/>
                <w:lang w:val="en-CA"/>
              </w:rPr>
              <m:t>∙</m:t>
            </m:r>
            <m:d>
              <m:dPr>
                <m:ctrlPr>
                  <w:rPr>
                    <w:rFonts w:ascii="Cambria Math" w:eastAsiaTheme="minorEastAsia" w:hAnsi="Cambria Math" w:cs="Times New Roman"/>
                    <w:sz w:val="24"/>
                    <w:szCs w:val="24"/>
                    <w:lang w:val="en-CA"/>
                  </w:rPr>
                </m:ctrlPr>
              </m:dPr>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m:t>
                    </m:r>
                  </m:e>
                  <m:sub>
                    <m:r>
                      <w:rPr>
                        <w:rFonts w:ascii="Cambria Math" w:eastAsiaTheme="minorEastAsia" w:hAnsi="Cambria Math" w:cs="Times New Roman"/>
                        <w:sz w:val="24"/>
                        <w:szCs w:val="24"/>
                        <w:lang w:val="en-CA"/>
                      </w:rPr>
                      <m:t>mode</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m:t>
                    </m:r>
                  </m:e>
                  <m:sub>
                    <m:r>
                      <w:rPr>
                        <w:rFonts w:ascii="Cambria Math" w:eastAsiaTheme="minorEastAsia" w:hAnsi="Cambria Math" w:cs="Times New Roman"/>
                        <w:sz w:val="24"/>
                        <w:szCs w:val="24"/>
                        <w:lang w:val="en-CA"/>
                      </w:rPr>
                      <m:t>l</m:t>
                    </m:r>
                  </m:sub>
                </m:sSub>
              </m:e>
            </m:d>
          </m:sup>
        </m:sSup>
        <m:r>
          <m:rPr>
            <m:sty m:val="p"/>
          </m:rPr>
          <w:rPr>
            <w:rFonts w:ascii="Cambria Math" w:eastAsiaTheme="minorEastAsia" w:hAnsi="Cambria Math" w:cs="Times New Roman"/>
            <w:sz w:val="24"/>
            <w:szCs w:val="24"/>
            <w:lang w:val="en-CA"/>
          </w:rPr>
          <m:t>∙</m:t>
        </m:r>
        <m:f>
          <m:fPr>
            <m:ctrlPr>
              <w:rPr>
                <w:rFonts w:ascii="Cambria Math" w:eastAsiaTheme="minorEastAsia" w:hAnsi="Cambria Math" w:cs="Times New Roman"/>
                <w:sz w:val="24"/>
                <w:szCs w:val="24"/>
                <w:lang w:val="en-CA"/>
              </w:rPr>
            </m:ctrlPr>
          </m:fPr>
          <m:num>
            <m:r>
              <m:rPr>
                <m:sty m:val="p"/>
              </m:rPr>
              <w:rPr>
                <w:rFonts w:ascii="Cambria Math" w:eastAsiaTheme="minorEastAsia" w:hAnsi="Cambria Math" w:cs="Times New Roman"/>
                <w:sz w:val="24"/>
                <w:szCs w:val="24"/>
                <w:lang w:val="en-CA"/>
              </w:rPr>
              <m:t>1</m:t>
            </m:r>
          </m:num>
          <m:den>
            <m:r>
              <m:rPr>
                <m:sty m:val="p"/>
              </m:rPr>
              <w:rPr>
                <w:rFonts w:ascii="Cambria Math" w:eastAsiaTheme="minorEastAsia" w:hAnsi="Cambria Math" w:cs="Times New Roman"/>
                <w:sz w:val="24"/>
                <w:szCs w:val="24"/>
                <w:lang w:val="en-CA"/>
              </w:rPr>
              <m:t>1+</m:t>
            </m:r>
            <m:sSup>
              <m:sSupPr>
                <m:ctrlPr>
                  <w:rPr>
                    <w:rFonts w:ascii="Cambria Math" w:eastAsiaTheme="minorEastAsia" w:hAnsi="Cambria Math" w:cs="Times New Roman"/>
                    <w:sz w:val="24"/>
                    <w:szCs w:val="24"/>
                    <w:lang w:val="en-CA"/>
                  </w:rPr>
                </m:ctrlPr>
              </m:sSupPr>
              <m:e>
                <m:r>
                  <w:rPr>
                    <w:rFonts w:ascii="Cambria Math" w:eastAsiaTheme="minorEastAsia" w:hAnsi="Cambria Math" w:cs="Times New Roman"/>
                    <w:sz w:val="24"/>
                    <w:szCs w:val="24"/>
                    <w:lang w:val="en-CA"/>
                  </w:rPr>
                  <m:t>e</m:t>
                </m:r>
              </m:e>
              <m:sup>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m:t>
                    </m:r>
                  </m:e>
                  <m:sub>
                    <m:r>
                      <w:rPr>
                        <w:rFonts w:ascii="Cambria Math" w:eastAsiaTheme="minorEastAsia" w:hAnsi="Cambria Math" w:cs="Times New Roman"/>
                        <w:sz w:val="24"/>
                        <w:szCs w:val="24"/>
                        <w:lang w:val="en-CA"/>
                      </w:rPr>
                      <m:t>prec</m:t>
                    </m:r>
                  </m:sub>
                </m:sSub>
                <m:r>
                  <m:rPr>
                    <m:sty m:val="p"/>
                  </m:rPr>
                  <w:rPr>
                    <w:rFonts w:ascii="Cambria Math" w:eastAsiaTheme="minorEastAsia" w:hAnsi="Cambria Math" w:cs="Times New Roman"/>
                    <w:sz w:val="24"/>
                    <w:szCs w:val="24"/>
                    <w:lang w:val="en-CA"/>
                  </w:rPr>
                  <m:t>∙</m:t>
                </m:r>
                <m:d>
                  <m:dPr>
                    <m:ctrlPr>
                      <w:rPr>
                        <w:rFonts w:ascii="Cambria Math" w:eastAsiaTheme="minorEastAsia" w:hAnsi="Cambria Math" w:cs="Times New Roman"/>
                        <w:sz w:val="24"/>
                        <w:szCs w:val="24"/>
                        <w:lang w:val="en-CA"/>
                      </w:rPr>
                    </m:ctrlPr>
                  </m:dPr>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m:t>
                        </m:r>
                      </m:e>
                      <m:sub>
                        <m:r>
                          <w:rPr>
                            <w:rFonts w:ascii="Cambria Math" w:eastAsiaTheme="minorEastAsia" w:hAnsi="Cambria Math" w:cs="Times New Roman"/>
                            <w:sz w:val="24"/>
                            <w:szCs w:val="24"/>
                            <w:lang w:val="en-CA"/>
                          </w:rPr>
                          <m:t>mode</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m:t>
                        </m:r>
                      </m:e>
                      <m:sub>
                        <m:r>
                          <w:rPr>
                            <w:rFonts w:ascii="Cambria Math" w:eastAsiaTheme="minorEastAsia" w:hAnsi="Cambria Math" w:cs="Times New Roman"/>
                            <w:sz w:val="24"/>
                            <w:szCs w:val="24"/>
                            <w:lang w:val="en-CA"/>
                          </w:rPr>
                          <m:t>l</m:t>
                        </m:r>
                      </m:sub>
                    </m:sSub>
                  </m:e>
                </m:d>
              </m:sup>
            </m:sSup>
          </m:den>
        </m:f>
      </m:oMath>
      <w:r w:rsidR="00BE5737" w:rsidRPr="00BE5737">
        <w:rPr>
          <w:rFonts w:ascii="Times New Roman" w:eastAsiaTheme="minorEastAsia" w:hAnsi="Times New Roman" w:cs="Times New Roman"/>
          <w:sz w:val="24"/>
          <w:szCs w:val="24"/>
          <w:lang w:val="en-CA"/>
        </w:rPr>
        <w:t xml:space="preserve">  </w:t>
      </w:r>
      <w:r w:rsidR="00BE5737" w:rsidRPr="00BE5737">
        <w:rPr>
          <w:rFonts w:ascii="Times New Roman" w:eastAsiaTheme="minorEastAsia" w:hAnsi="Times New Roman" w:cs="Times New Roman"/>
          <w:sz w:val="24"/>
          <w:szCs w:val="24"/>
          <w:lang w:val="en-CA"/>
        </w:rPr>
        <w:tab/>
        <w:t xml:space="preserve"> (3.5)</w:t>
      </w:r>
    </w:p>
    <w:p w14:paraId="7A955731" w14:textId="77777777" w:rsidR="00BE5737" w:rsidRPr="00BE5737" w:rsidRDefault="00BE5737" w:rsidP="00BE5737">
      <w:pPr>
        <w:jc w:val="both"/>
        <w:rPr>
          <w:rFonts w:ascii="Times New Roman" w:eastAsiaTheme="minorEastAsia" w:hAnsi="Times New Roman" w:cs="Times New Roman"/>
          <w:sz w:val="24"/>
          <w:szCs w:val="24"/>
          <w:lang w:val="en-CA"/>
        </w:rPr>
      </w:pPr>
    </w:p>
    <w:p w14:paraId="4E3EE2D1" w14:textId="77777777"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 xml:space="preserve">In the spawning </w:t>
      </w:r>
      <w:proofErr w:type="spellStart"/>
      <w:r w:rsidRPr="00BE5737">
        <w:rPr>
          <w:rFonts w:ascii="Times New Roman" w:eastAsiaTheme="minorEastAsia" w:hAnsi="Times New Roman" w:cs="Times New Roman"/>
          <w:sz w:val="24"/>
          <w:szCs w:val="24"/>
          <w:lang w:val="en-CA"/>
        </w:rPr>
        <w:t>subyear</w:t>
      </w:r>
      <w:proofErr w:type="spellEnd"/>
      <w:r w:rsidRPr="00BE5737">
        <w:rPr>
          <w:rFonts w:ascii="Times New Roman" w:eastAsiaTheme="minorEastAsia" w:hAnsi="Times New Roman" w:cs="Times New Roman"/>
          <w:sz w:val="24"/>
          <w:szCs w:val="24"/>
          <w:lang w:val="en-CA"/>
        </w:rPr>
        <w:t xml:space="preserve"> </w:t>
      </w:r>
      <w:proofErr w:type="spellStart"/>
      <w:r w:rsidRPr="00BE5737">
        <w:rPr>
          <w:rFonts w:ascii="Times New Roman" w:eastAsiaTheme="minorEastAsia" w:hAnsi="Times New Roman" w:cs="Times New Roman"/>
          <w:i/>
          <w:sz w:val="24"/>
          <w:szCs w:val="24"/>
          <w:lang w:val="en-CA"/>
        </w:rPr>
        <w:t>ms</w:t>
      </w:r>
      <w:proofErr w:type="spellEnd"/>
      <w:r w:rsidRPr="00BE5737">
        <w:rPr>
          <w:rFonts w:ascii="Times New Roman" w:eastAsiaTheme="minorEastAsia" w:hAnsi="Times New Roman" w:cs="Times New Roman"/>
          <w:sz w:val="24"/>
          <w:szCs w:val="24"/>
          <w:lang w:val="en-CA"/>
        </w:rPr>
        <w:t xml:space="preserve">, ages advance by one and recruitment occurs. The model includes a plus group which is the final age class </w:t>
      </w:r>
      <w:proofErr w:type="spellStart"/>
      <w:proofErr w:type="gramStart"/>
      <w:r w:rsidRPr="00BE5737">
        <w:rPr>
          <w:rFonts w:ascii="Times New Roman" w:eastAsiaTheme="minorEastAsia" w:hAnsi="Times New Roman" w:cs="Times New Roman"/>
          <w:i/>
          <w:sz w:val="24"/>
          <w:szCs w:val="24"/>
          <w:lang w:val="en-CA"/>
        </w:rPr>
        <w:t>n</w:t>
      </w:r>
      <w:r w:rsidRPr="00BE5737">
        <w:rPr>
          <w:rFonts w:ascii="Times New Roman" w:eastAsiaTheme="minorEastAsia" w:hAnsi="Times New Roman" w:cs="Times New Roman"/>
          <w:i/>
          <w:sz w:val="24"/>
          <w:szCs w:val="24"/>
          <w:vertAlign w:val="subscript"/>
          <w:lang w:val="en-CA"/>
        </w:rPr>
        <w:t>a</w:t>
      </w:r>
      <w:proofErr w:type="spellEnd"/>
      <w:proofErr w:type="gramEnd"/>
      <w:r w:rsidRPr="00BE5737">
        <w:rPr>
          <w:rFonts w:ascii="Times New Roman" w:eastAsiaTheme="minorEastAsia" w:hAnsi="Times New Roman" w:cs="Times New Roman"/>
          <w:sz w:val="24"/>
          <w:szCs w:val="24"/>
          <w:lang w:val="en-CA"/>
        </w:rPr>
        <w:t>:</w:t>
      </w:r>
    </w:p>
    <w:p w14:paraId="5D905B0B" w14:textId="77777777" w:rsidR="00BE5737" w:rsidRPr="00BE5737" w:rsidRDefault="00BE5737" w:rsidP="00BE5737">
      <w:pPr>
        <w:jc w:val="both"/>
        <w:rPr>
          <w:rFonts w:ascii="Times New Roman" w:eastAsiaTheme="minorEastAsia" w:hAnsi="Times New Roman" w:cs="Times New Roman"/>
          <w:sz w:val="24"/>
          <w:szCs w:val="24"/>
          <w:lang w:val="en-CA"/>
        </w:rPr>
      </w:pPr>
    </w:p>
    <w:p w14:paraId="06019D26" w14:textId="77777777" w:rsidR="00BE5737" w:rsidRPr="00BE5737" w:rsidRDefault="008D31F4" w:rsidP="00BE5737">
      <w:pPr>
        <w:spacing w:after="200"/>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s,y,ms,a,r</m:t>
            </m:r>
          </m:sub>
        </m:sSub>
        <m:r>
          <w:rPr>
            <w:rFonts w:ascii="Cambria Math" w:eastAsiaTheme="minorEastAsia" w:hAnsi="Cambria Math" w:cs="Times New Roman"/>
            <w:sz w:val="24"/>
            <w:szCs w:val="24"/>
            <w:lang w:val="en-CA"/>
          </w:rPr>
          <m:t>=</m:t>
        </m:r>
        <m:d>
          <m:dPr>
            <m:begChr m:val="{"/>
            <m:endChr m:val=""/>
            <m:ctrlPr>
              <w:rPr>
                <w:rFonts w:ascii="Cambria Math" w:eastAsiaTheme="minorEastAsia" w:hAnsi="Cambria Math" w:cs="Times New Roman"/>
                <w:i/>
                <w:sz w:val="24"/>
                <w:szCs w:val="24"/>
                <w:lang w:val="en-CA"/>
              </w:rPr>
            </m:ctrlPr>
          </m:dPr>
          <m:e>
            <m:eqArr>
              <m:eqArrPr>
                <m:ctrlPr>
                  <w:rPr>
                    <w:rFonts w:ascii="Cambria Math" w:eastAsiaTheme="minorEastAsia" w:hAnsi="Cambria Math" w:cs="Times New Roman"/>
                    <w:i/>
                    <w:sz w:val="24"/>
                    <w:szCs w:val="24"/>
                    <w:lang w:val="en-CA"/>
                  </w:rPr>
                </m:ctrlPr>
              </m:eqArrPr>
              <m:e>
                <m:sSub>
                  <m:sSubPr>
                    <m:ctrlPr>
                      <w:rPr>
                        <w:rFonts w:ascii="Cambria Math" w:eastAsiaTheme="minorEastAsia" w:hAnsi="Cambria Math" w:cs="Times New Roman"/>
                        <w:bCs/>
                        <w:i/>
                        <w:sz w:val="24"/>
                        <w:szCs w:val="24"/>
                        <w:lang w:val="en-CA"/>
                      </w:rPr>
                    </m:ctrlPr>
                  </m:sSubPr>
                  <m:e>
                    <m:acc>
                      <m:accPr>
                        <m:chr m:val="⃗"/>
                        <m:ctrlPr>
                          <w:rPr>
                            <w:rFonts w:ascii="Cambria Math" w:eastAsiaTheme="minorEastAsia" w:hAnsi="Cambria Math" w:cs="Times New Roman"/>
                            <w:bCs/>
                            <w:i/>
                            <w:sz w:val="24"/>
                            <w:szCs w:val="24"/>
                            <w:lang w:val="en-CA"/>
                          </w:rPr>
                        </m:ctrlPr>
                      </m:accPr>
                      <m:e>
                        <m:r>
                          <w:rPr>
                            <w:rFonts w:ascii="Cambria Math" w:eastAsiaTheme="minorEastAsia" w:hAnsi="Cambria Math" w:cs="Times New Roman"/>
                            <w:sz w:val="24"/>
                            <w:szCs w:val="24"/>
                            <w:lang w:val="en-CA"/>
                          </w:rPr>
                          <m:t>N</m:t>
                        </m:r>
                      </m:e>
                    </m:acc>
                  </m:e>
                  <m:sub>
                    <m:r>
                      <w:rPr>
                        <w:rFonts w:ascii="Cambria Math" w:eastAsiaTheme="minorEastAsia" w:hAnsi="Cambria Math" w:cs="Times New Roman"/>
                        <w:sz w:val="24"/>
                        <w:szCs w:val="24"/>
                        <w:lang w:val="en-CA"/>
                      </w:rPr>
                      <m:t>s,y,ms-1,a-1,r</m:t>
                    </m:r>
                  </m:sub>
                </m:sSub>
                <m:r>
                  <w:rPr>
                    <w:rFonts w:ascii="Cambria Math" w:eastAsiaTheme="minorEastAsia" w:hAnsi="Cambria Math" w:cs="Times New Roman"/>
                    <w:sz w:val="24"/>
                    <w:szCs w:val="24"/>
                    <w:lang w:val="en-CA"/>
                  </w:rPr>
                  <m:t xml:space="preserve">∙ </m:t>
                </m:r>
                <m:sSup>
                  <m:sSupPr>
                    <m:ctrlPr>
                      <w:rPr>
                        <w:rFonts w:ascii="Cambria Math" w:eastAsiaTheme="minorEastAsia" w:hAnsi="Cambria Math" w:cs="Times New Roman"/>
                        <w:bCs/>
                        <w:i/>
                        <w:sz w:val="24"/>
                        <w:szCs w:val="24"/>
                        <w:lang w:val="en-CA"/>
                      </w:rPr>
                    </m:ctrlPr>
                  </m:sSupPr>
                  <m:e>
                    <m:r>
                      <w:rPr>
                        <w:rFonts w:ascii="Cambria Math" w:eastAsiaTheme="minorEastAsia" w:hAnsi="Cambria Math" w:cs="Times New Roman"/>
                        <w:sz w:val="24"/>
                        <w:szCs w:val="24"/>
                        <w:lang w:val="en-CA"/>
                      </w:rPr>
                      <m:t>e</m:t>
                    </m:r>
                  </m:e>
                  <m:sup>
                    <m:r>
                      <w:rPr>
                        <w:rFonts w:ascii="Cambria Math" w:eastAsiaTheme="minorEastAsia" w:hAnsi="Cambria Math" w:cs="Times New Roman"/>
                        <w:sz w:val="24"/>
                        <w:szCs w:val="24"/>
                        <w:lang w:val="en-CA"/>
                      </w:rPr>
                      <m:t>-</m:t>
                    </m:r>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Z</m:t>
                        </m:r>
                      </m:e>
                      <m:sub>
                        <m:r>
                          <w:rPr>
                            <w:rFonts w:ascii="Cambria Math" w:eastAsiaTheme="minorEastAsia" w:hAnsi="Cambria Math" w:cs="Times New Roman"/>
                            <w:sz w:val="24"/>
                            <w:szCs w:val="24"/>
                            <w:lang w:val="en-CA"/>
                          </w:rPr>
                          <m:t>s,y,ms-1,a-1,r</m:t>
                        </m:r>
                      </m:sub>
                    </m:sSub>
                  </m:sup>
                </m:sSup>
              </m:e>
              <m:e>
                <m:sSub>
                  <m:sSubPr>
                    <m:ctrlPr>
                      <w:rPr>
                        <w:rFonts w:ascii="Cambria Math" w:eastAsiaTheme="minorEastAsia" w:hAnsi="Cambria Math" w:cs="Times New Roman"/>
                        <w:bCs/>
                        <w:i/>
                        <w:sz w:val="24"/>
                        <w:szCs w:val="24"/>
                        <w:lang w:val="en-CA"/>
                      </w:rPr>
                    </m:ctrlPr>
                  </m:sSubPr>
                  <m:e>
                    <m:acc>
                      <m:accPr>
                        <m:chr m:val="⃗"/>
                        <m:ctrlPr>
                          <w:rPr>
                            <w:rFonts w:ascii="Cambria Math" w:eastAsiaTheme="minorEastAsia" w:hAnsi="Cambria Math" w:cs="Times New Roman"/>
                            <w:bCs/>
                            <w:i/>
                            <w:sz w:val="24"/>
                            <w:szCs w:val="24"/>
                            <w:lang w:val="en-CA"/>
                          </w:rPr>
                        </m:ctrlPr>
                      </m:accPr>
                      <m:e>
                        <m:r>
                          <w:rPr>
                            <w:rFonts w:ascii="Cambria Math" w:eastAsiaTheme="minorEastAsia" w:hAnsi="Cambria Math" w:cs="Times New Roman"/>
                            <w:sz w:val="24"/>
                            <w:szCs w:val="24"/>
                            <w:lang w:val="en-CA"/>
                          </w:rPr>
                          <m:t>N</m:t>
                        </m:r>
                      </m:e>
                    </m:acc>
                  </m:e>
                  <m:sub>
                    <m:r>
                      <w:rPr>
                        <w:rFonts w:ascii="Cambria Math" w:eastAsiaTheme="minorEastAsia" w:hAnsi="Cambria Math" w:cs="Times New Roman"/>
                        <w:sz w:val="24"/>
                        <w:szCs w:val="24"/>
                        <w:lang w:val="en-CA"/>
                      </w:rPr>
                      <m:t>s,y,ms-1,a-1,r</m:t>
                    </m:r>
                  </m:sub>
                </m:sSub>
                <m:r>
                  <w:rPr>
                    <w:rFonts w:ascii="Cambria Math" w:eastAsiaTheme="minorEastAsia" w:hAnsi="Cambria Math" w:cs="Times New Roman"/>
                    <w:sz w:val="24"/>
                    <w:szCs w:val="24"/>
                    <w:lang w:val="en-CA"/>
                  </w:rPr>
                  <m:t xml:space="preserve">∙ </m:t>
                </m:r>
                <m:sSup>
                  <m:sSupPr>
                    <m:ctrlPr>
                      <w:rPr>
                        <w:rFonts w:ascii="Cambria Math" w:eastAsiaTheme="minorEastAsia" w:hAnsi="Cambria Math" w:cs="Times New Roman"/>
                        <w:bCs/>
                        <w:i/>
                        <w:sz w:val="24"/>
                        <w:szCs w:val="24"/>
                        <w:lang w:val="en-CA"/>
                      </w:rPr>
                    </m:ctrlPr>
                  </m:sSupPr>
                  <m:e>
                    <m:r>
                      <w:rPr>
                        <w:rFonts w:ascii="Cambria Math" w:eastAsiaTheme="minorEastAsia" w:hAnsi="Cambria Math" w:cs="Times New Roman"/>
                        <w:sz w:val="24"/>
                        <w:szCs w:val="24"/>
                        <w:lang w:val="en-CA"/>
                      </w:rPr>
                      <m:t>e</m:t>
                    </m:r>
                  </m:e>
                  <m:sup>
                    <m:r>
                      <w:rPr>
                        <w:rFonts w:ascii="Cambria Math" w:eastAsiaTheme="minorEastAsia" w:hAnsi="Cambria Math" w:cs="Times New Roman"/>
                        <w:sz w:val="24"/>
                        <w:szCs w:val="24"/>
                        <w:lang w:val="en-CA"/>
                      </w:rPr>
                      <m:t>-</m:t>
                    </m:r>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Z</m:t>
                        </m:r>
                      </m:e>
                      <m:sub>
                        <m:r>
                          <w:rPr>
                            <w:rFonts w:ascii="Cambria Math" w:eastAsiaTheme="minorEastAsia" w:hAnsi="Cambria Math" w:cs="Times New Roman"/>
                            <w:sz w:val="24"/>
                            <w:szCs w:val="24"/>
                            <w:lang w:val="en-CA"/>
                          </w:rPr>
                          <m:t>s,y,ms-1,a-1,r</m:t>
                        </m:r>
                      </m:sub>
                    </m:sSub>
                  </m:sup>
                </m:sSup>
                <m:r>
                  <w:rPr>
                    <w:rFonts w:ascii="Cambria Math" w:eastAsiaTheme="minorEastAsia" w:hAnsi="Cambria Math" w:cs="Times New Roman"/>
                    <w:sz w:val="24"/>
                    <w:szCs w:val="24"/>
                    <w:lang w:val="en-CA"/>
                  </w:rPr>
                  <m:t>+</m:t>
                </m:r>
                <m:sSub>
                  <m:sSubPr>
                    <m:ctrlPr>
                      <w:rPr>
                        <w:rFonts w:ascii="Cambria Math" w:eastAsiaTheme="minorEastAsia" w:hAnsi="Cambria Math" w:cs="Times New Roman"/>
                        <w:bCs/>
                        <w:i/>
                        <w:sz w:val="24"/>
                        <w:szCs w:val="24"/>
                        <w:lang w:val="en-CA"/>
                      </w:rPr>
                    </m:ctrlPr>
                  </m:sSubPr>
                  <m:e>
                    <m:acc>
                      <m:accPr>
                        <m:chr m:val="⃗"/>
                        <m:ctrlPr>
                          <w:rPr>
                            <w:rFonts w:ascii="Cambria Math" w:eastAsiaTheme="minorEastAsia" w:hAnsi="Cambria Math" w:cs="Times New Roman"/>
                            <w:bCs/>
                            <w:i/>
                            <w:sz w:val="24"/>
                            <w:szCs w:val="24"/>
                            <w:lang w:val="en-CA"/>
                          </w:rPr>
                        </m:ctrlPr>
                      </m:accPr>
                      <m:e>
                        <m:r>
                          <w:rPr>
                            <w:rFonts w:ascii="Cambria Math" w:eastAsiaTheme="minorEastAsia" w:hAnsi="Cambria Math" w:cs="Times New Roman"/>
                            <w:sz w:val="24"/>
                            <w:szCs w:val="24"/>
                            <w:lang w:val="en-CA"/>
                          </w:rPr>
                          <m:t>N</m:t>
                        </m:r>
                      </m:e>
                    </m:acc>
                  </m:e>
                  <m:sub>
                    <m:r>
                      <w:rPr>
                        <w:rFonts w:ascii="Cambria Math" w:eastAsiaTheme="minorEastAsia" w:hAnsi="Cambria Math" w:cs="Times New Roman"/>
                        <w:sz w:val="24"/>
                        <w:szCs w:val="24"/>
                        <w:lang w:val="en-CA"/>
                      </w:rPr>
                      <m:t>s,y,ms,a,r</m:t>
                    </m:r>
                  </m:sub>
                </m:sSub>
                <m:r>
                  <w:rPr>
                    <w:rFonts w:ascii="Cambria Math" w:eastAsiaTheme="minorEastAsia" w:hAnsi="Cambria Math" w:cs="Times New Roman"/>
                    <w:sz w:val="24"/>
                    <w:szCs w:val="24"/>
                    <w:lang w:val="en-CA"/>
                  </w:rPr>
                  <m:t xml:space="preserve">∙ </m:t>
                </m:r>
                <m:sSup>
                  <m:sSupPr>
                    <m:ctrlPr>
                      <w:rPr>
                        <w:rFonts w:ascii="Cambria Math" w:eastAsiaTheme="minorEastAsia" w:hAnsi="Cambria Math" w:cs="Times New Roman"/>
                        <w:bCs/>
                        <w:i/>
                        <w:sz w:val="24"/>
                        <w:szCs w:val="24"/>
                        <w:lang w:val="en-CA"/>
                      </w:rPr>
                    </m:ctrlPr>
                  </m:sSupPr>
                  <m:e>
                    <m:r>
                      <w:rPr>
                        <w:rFonts w:ascii="Cambria Math" w:eastAsiaTheme="minorEastAsia" w:hAnsi="Cambria Math" w:cs="Times New Roman"/>
                        <w:sz w:val="24"/>
                        <w:szCs w:val="24"/>
                        <w:lang w:val="en-CA"/>
                      </w:rPr>
                      <m:t>e</m:t>
                    </m:r>
                  </m:e>
                  <m:sup>
                    <m:r>
                      <w:rPr>
                        <w:rFonts w:ascii="Cambria Math" w:eastAsiaTheme="minorEastAsia" w:hAnsi="Cambria Math" w:cs="Times New Roman"/>
                        <w:sz w:val="24"/>
                        <w:szCs w:val="24"/>
                        <w:lang w:val="en-CA"/>
                      </w:rPr>
                      <m:t>-</m:t>
                    </m:r>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Z</m:t>
                        </m:r>
                      </m:e>
                      <m:sub>
                        <m:r>
                          <w:rPr>
                            <w:rFonts w:ascii="Cambria Math" w:eastAsiaTheme="minorEastAsia" w:hAnsi="Cambria Math" w:cs="Times New Roman"/>
                            <w:sz w:val="24"/>
                            <w:szCs w:val="24"/>
                            <w:lang w:val="en-CA"/>
                          </w:rPr>
                          <m:t>s,y,ms,a,r</m:t>
                        </m:r>
                      </m:sub>
                    </m:sSub>
                  </m:sup>
                </m:sSup>
              </m:e>
            </m:eqArr>
            <m:r>
              <w:rPr>
                <w:rFonts w:ascii="Cambria Math" w:eastAsiaTheme="minorEastAsia" w:hAnsi="Cambria Math" w:cs="Times New Roman"/>
                <w:sz w:val="24"/>
                <w:szCs w:val="24"/>
                <w:lang w:val="en-CA"/>
              </w:rPr>
              <m:t xml:space="preserve">     </m:t>
            </m:r>
            <m:m>
              <m:mPr>
                <m:mcs>
                  <m:mc>
                    <m:mcPr>
                      <m:count m:val="1"/>
                      <m:mcJc m:val="center"/>
                    </m:mcPr>
                  </m:mc>
                </m:mcs>
                <m:ctrlPr>
                  <w:rPr>
                    <w:rFonts w:ascii="Cambria Math" w:eastAsiaTheme="minorEastAsia" w:hAnsi="Cambria Math" w:cs="Times New Roman"/>
                    <w:i/>
                    <w:sz w:val="24"/>
                    <w:szCs w:val="24"/>
                    <w:lang w:val="en-CA"/>
                  </w:rPr>
                </m:ctrlPr>
              </m:mPr>
              <m:mr>
                <m:e>
                  <m:r>
                    <w:rPr>
                      <w:rFonts w:ascii="Cambria Math" w:eastAsiaTheme="minorEastAsia" w:hAnsi="Cambria Math" w:cs="Times New Roman"/>
                      <w:sz w:val="24"/>
                      <w:szCs w:val="24"/>
                      <w:lang w:val="en-CA"/>
                    </w:rPr>
                    <m:t>a&lt;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a</m:t>
                      </m:r>
                    </m:sub>
                  </m:sSub>
                </m:e>
              </m:mr>
              <m:mr>
                <m:e>
                  <m:r>
                    <w:rPr>
                      <w:rFonts w:ascii="Cambria Math" w:eastAsiaTheme="minorEastAsia" w:hAnsi="Cambria Math" w:cs="Times New Roman"/>
                      <w:sz w:val="24"/>
                      <w:szCs w:val="24"/>
                      <w:lang w:val="en-CA"/>
                    </w:rPr>
                    <m:t>a=</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a</m:t>
                      </m:r>
                    </m:sub>
                  </m:sSub>
                </m:e>
              </m:mr>
            </m:m>
          </m:e>
        </m:d>
      </m:oMath>
      <w:r w:rsidR="00BE5737" w:rsidRPr="00BE5737">
        <w:rPr>
          <w:rFonts w:ascii="Times New Roman" w:eastAsiaTheme="minorEastAsia" w:hAnsi="Times New Roman" w:cs="Times New Roman"/>
          <w:bCs/>
          <w:sz w:val="24"/>
          <w:szCs w:val="24"/>
          <w:lang w:val="en-CA"/>
        </w:rPr>
        <w:t xml:space="preserve"> </w:t>
      </w:r>
      <w:r w:rsidR="00BE5737" w:rsidRPr="00BE5737">
        <w:rPr>
          <w:rFonts w:ascii="Times New Roman" w:eastAsiaTheme="minorEastAsia" w:hAnsi="Times New Roman" w:cs="Times New Roman"/>
          <w:bCs/>
          <w:sz w:val="24"/>
          <w:szCs w:val="24"/>
          <w:lang w:val="en-CA"/>
        </w:rPr>
        <w:tab/>
        <w:t xml:space="preserve">  (3.6)</w:t>
      </w:r>
    </w:p>
    <w:p w14:paraId="06F680B7" w14:textId="7A08105E" w:rsidR="00BE5737" w:rsidRPr="00BE5737" w:rsidRDefault="00BE5737" w:rsidP="00BE5737">
      <w:pPr>
        <w:spacing w:after="200"/>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 xml:space="preserve">Recruitment is derived from a mean recruitment estimate for each stock over the whole time period </w:t>
      </w:r>
      <m:oMath>
        <m:acc>
          <m:accPr>
            <m:chr m:val="̅"/>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R</m:t>
            </m:r>
          </m:e>
        </m:acc>
      </m:oMath>
      <w:r w:rsidRPr="00BE5737">
        <w:rPr>
          <w:rFonts w:ascii="Times New Roman" w:eastAsiaTheme="minorEastAsia" w:hAnsi="Times New Roman" w:cs="Times New Roman"/>
          <w:sz w:val="24"/>
          <w:szCs w:val="24"/>
          <w:lang w:val="en-CA"/>
        </w:rPr>
        <w:t xml:space="preserve"> which is assume</w:t>
      </w:r>
      <w:r w:rsidR="00E0243B">
        <w:rPr>
          <w:rFonts w:ascii="Times New Roman" w:eastAsiaTheme="minorEastAsia" w:hAnsi="Times New Roman" w:cs="Times New Roman"/>
          <w:sz w:val="24"/>
          <w:szCs w:val="24"/>
          <w:lang w:val="en-CA"/>
        </w:rPr>
        <w:t>d</w:t>
      </w:r>
      <w:r w:rsidRPr="00BE5737">
        <w:rPr>
          <w:rFonts w:ascii="Times New Roman" w:eastAsiaTheme="minorEastAsia" w:hAnsi="Times New Roman" w:cs="Times New Roman"/>
          <w:sz w:val="24"/>
          <w:szCs w:val="24"/>
          <w:lang w:val="en-CA"/>
        </w:rPr>
        <w:t xml:space="preserve"> to occur in user-specified spawning areas </w:t>
      </w:r>
      <w:proofErr w:type="spellStart"/>
      <w:r w:rsidRPr="00BE5737">
        <w:rPr>
          <w:rFonts w:ascii="Times New Roman" w:eastAsiaTheme="minorEastAsia" w:hAnsi="Times New Roman" w:cs="Times New Roman"/>
          <w:i/>
          <w:sz w:val="24"/>
          <w:szCs w:val="24"/>
          <w:lang w:val="en-CA"/>
        </w:rPr>
        <w:t>rs</w:t>
      </w:r>
      <w:proofErr w:type="spellEnd"/>
      <w:r w:rsidRPr="00BE5737">
        <w:rPr>
          <w:rFonts w:ascii="Times New Roman" w:eastAsiaTheme="minorEastAsia" w:hAnsi="Times New Roman" w:cs="Times New Roman"/>
          <w:sz w:val="24"/>
          <w:szCs w:val="24"/>
          <w:lang w:val="en-CA"/>
        </w:rPr>
        <w:t xml:space="preserve">. </w:t>
      </w:r>
    </w:p>
    <w:p w14:paraId="39B4B204" w14:textId="77777777" w:rsidR="00BE5737" w:rsidRPr="00BE5737" w:rsidRDefault="00BE5737" w:rsidP="00BE5737">
      <w:pPr>
        <w:jc w:val="both"/>
        <w:rPr>
          <w:rFonts w:ascii="Times New Roman" w:eastAsiaTheme="minorEastAsia" w:hAnsi="Times New Roman" w:cs="Times New Roman"/>
          <w:sz w:val="24"/>
          <w:szCs w:val="24"/>
          <w:lang w:val="en-CA"/>
        </w:rPr>
      </w:pPr>
    </w:p>
    <w:p w14:paraId="641E0C82" w14:textId="3DEA6082" w:rsidR="00BE5737" w:rsidRPr="00BE5737" w:rsidRDefault="008D31F4" w:rsidP="00BE5737">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ms</m:t>
            </m:r>
            <m:r>
              <m:rPr>
                <m:sty m:val="p"/>
              </m:rPr>
              <w:rPr>
                <w:rFonts w:ascii="Cambria Math" w:eastAsiaTheme="minorEastAsia" w:hAnsi="Cambria Math" w:cs="Times New Roman"/>
                <w:sz w:val="24"/>
                <w:szCs w:val="24"/>
                <w:lang w:val="en-CA"/>
              </w:rPr>
              <m:t>,1,</m:t>
            </m:r>
            <m:r>
              <w:rPr>
                <w:rFonts w:ascii="Cambria Math" w:eastAsiaTheme="minorEastAsia" w:hAnsi="Cambria Math" w:cs="Times New Roman"/>
                <w:sz w:val="24"/>
                <w:szCs w:val="24"/>
                <w:lang w:val="en-CA"/>
              </w:rPr>
              <m:t>rs</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acc>
              <m:accPr>
                <m:chr m:val="̅"/>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R</m:t>
                </m:r>
              </m:e>
            </m:acc>
          </m:e>
          <m:sub>
            <m:r>
              <w:rPr>
                <w:rFonts w:ascii="Cambria Math" w:eastAsiaTheme="minorEastAsia" w:hAnsi="Cambria Math" w:cs="Times New Roman"/>
                <w:sz w:val="24"/>
                <w:szCs w:val="24"/>
                <w:lang w:val="en-CA"/>
              </w:rPr>
              <m:t>s</m:t>
            </m:r>
          </m:sub>
        </m:sSub>
        <m:r>
          <m:rPr>
            <m:sty m:val="p"/>
          </m:rPr>
          <w:rPr>
            <w:rFonts w:ascii="Cambria Math" w:eastAsiaTheme="minorEastAsia" w:hAnsi="Cambria Math" w:cs="Times New Roman"/>
            <w:sz w:val="24"/>
            <w:szCs w:val="24"/>
            <w:lang w:val="en-CA"/>
          </w:rPr>
          <m:t xml:space="preserve"> exp⁡</m:t>
        </m:r>
        <m:d>
          <m:dPr>
            <m:ctrlPr>
              <w:rPr>
                <w:rFonts w:ascii="Cambria Math" w:eastAsiaTheme="minorEastAsia" w:hAnsi="Cambria Math" w:cs="Times New Roman"/>
                <w:i/>
                <w:sz w:val="24"/>
                <w:szCs w:val="24"/>
                <w:lang w:val="en-CA"/>
              </w:rPr>
            </m:ctrlPr>
          </m:dPr>
          <m:e>
            <m:sSubSup>
              <m:sSubSupPr>
                <m:ctrlPr>
                  <w:rPr>
                    <w:rFonts w:ascii="Cambria Math" w:eastAsiaTheme="minorEastAsia" w:hAnsi="Cambria Math" w:cs="Times New Roman"/>
                    <w:i/>
                    <w:sz w:val="24"/>
                    <w:szCs w:val="24"/>
                    <w:lang w:val="en-CA"/>
                  </w:rPr>
                </m:ctrlPr>
              </m:sSubSupPr>
              <m:e>
                <m:r>
                  <w:rPr>
                    <w:rFonts w:ascii="Cambria Math" w:eastAsiaTheme="minorEastAsia" w:hAnsi="Cambria Math" w:cs="Times New Roman"/>
                    <w:sz w:val="24"/>
                    <w:szCs w:val="24"/>
                    <w:lang w:val="en-CA"/>
                  </w:rPr>
                  <m:t>ε</m:t>
                </m:r>
              </m:e>
              <m:sub>
                <m:r>
                  <w:rPr>
                    <w:rFonts w:ascii="Cambria Math" w:eastAsiaTheme="minorEastAsia" w:hAnsi="Cambria Math" w:cs="Times New Roman"/>
                    <w:sz w:val="24"/>
                    <w:szCs w:val="24"/>
                    <w:lang w:val="en-CA"/>
                  </w:rPr>
                  <m:t>R,y</m:t>
                </m:r>
              </m:sub>
              <m:sup/>
            </m:sSubSup>
            <m:r>
              <w:rPr>
                <w:rFonts w:ascii="Cambria Math" w:eastAsiaTheme="minorEastAsia" w:hAnsi="Cambria Math" w:cs="Times New Roman"/>
                <w:sz w:val="24"/>
                <w:szCs w:val="24"/>
                <w:lang w:val="en-CA"/>
              </w:rPr>
              <m:t>-</m:t>
            </m:r>
            <m:sSubSup>
              <m:sSubSupPr>
                <m:ctrlPr>
                  <w:rPr>
                    <w:rFonts w:ascii="Cambria Math" w:eastAsiaTheme="minorEastAsia" w:hAnsi="Cambria Math" w:cs="Times New Roman"/>
                    <w:i/>
                    <w:sz w:val="24"/>
                    <w:szCs w:val="24"/>
                    <w:lang w:val="en-CA"/>
                  </w:rPr>
                </m:ctrlPr>
              </m:sSubSupPr>
              <m:e>
                <m:r>
                  <w:rPr>
                    <w:rFonts w:ascii="Cambria Math" w:eastAsiaTheme="minorEastAsia" w:hAnsi="Cambria Math" w:cs="Times New Roman"/>
                    <w:sz w:val="24"/>
                    <w:szCs w:val="24"/>
                    <w:lang w:val="en-CA"/>
                  </w:rPr>
                  <m:t>σ</m:t>
                </m:r>
              </m:e>
              <m:sub>
                <m:r>
                  <w:rPr>
                    <w:rFonts w:ascii="Cambria Math" w:eastAsiaTheme="minorEastAsia" w:hAnsi="Cambria Math" w:cs="Times New Roman"/>
                    <w:sz w:val="24"/>
                    <w:szCs w:val="24"/>
                    <w:lang w:val="en-CA"/>
                  </w:rPr>
                  <m:t>R</m:t>
                </m:r>
              </m:sub>
              <m:sup>
                <m:r>
                  <w:rPr>
                    <w:rFonts w:ascii="Cambria Math" w:eastAsiaTheme="minorEastAsia" w:hAnsi="Cambria Math" w:cs="Times New Roman"/>
                    <w:sz w:val="24"/>
                    <w:szCs w:val="24"/>
                    <w:lang w:val="en-CA"/>
                  </w:rPr>
                  <m:t>2</m:t>
                </m:r>
              </m:sup>
            </m:sSubSup>
            <m:r>
              <w:rPr>
                <w:rFonts w:ascii="Cambria Math" w:eastAsiaTheme="minorEastAsia" w:hAnsi="Cambria Math" w:cs="Times New Roman"/>
                <w:sz w:val="24"/>
                <w:szCs w:val="24"/>
                <w:lang w:val="en-CA"/>
              </w:rPr>
              <m:t>/2</m:t>
            </m:r>
          </m:e>
        </m:d>
      </m:oMath>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Pr>
          <w:rFonts w:ascii="Times New Roman" w:eastAsiaTheme="minorEastAsia" w:hAnsi="Times New Roman" w:cs="Times New Roman"/>
          <w:sz w:val="24"/>
          <w:szCs w:val="24"/>
          <w:lang w:val="en-CA"/>
        </w:rPr>
        <w:t xml:space="preserve">            </w:t>
      </w:r>
      <w:r w:rsidR="00BE5737" w:rsidRPr="00BE5737">
        <w:rPr>
          <w:rFonts w:ascii="Times New Roman" w:eastAsiaTheme="minorEastAsia" w:hAnsi="Times New Roman" w:cs="Times New Roman"/>
          <w:sz w:val="24"/>
          <w:szCs w:val="24"/>
          <w:lang w:val="en-CA"/>
        </w:rPr>
        <w:t xml:space="preserve">  (3.7)</w:t>
      </w:r>
    </w:p>
    <w:p w14:paraId="6FD2B4E2" w14:textId="77777777" w:rsidR="00BE5737" w:rsidRPr="00BE5737" w:rsidRDefault="00BE5737" w:rsidP="00BE5737">
      <w:pPr>
        <w:jc w:val="both"/>
        <w:rPr>
          <w:rFonts w:ascii="Times New Roman" w:eastAsiaTheme="minorEastAsia" w:hAnsi="Times New Roman" w:cs="Times New Roman"/>
          <w:sz w:val="24"/>
          <w:szCs w:val="24"/>
          <w:lang w:val="en-CA"/>
        </w:rPr>
      </w:pPr>
    </w:p>
    <w:p w14:paraId="17B138B9" w14:textId="77777777" w:rsidR="00BE5737" w:rsidRPr="00BE5737" w:rsidRDefault="00BE5737" w:rsidP="00BE5737">
      <w:pPr>
        <w:jc w:val="both"/>
        <w:rPr>
          <w:rFonts w:ascii="Times New Roman" w:eastAsiaTheme="minorEastAsia" w:hAnsi="Times New Roman" w:cs="Times New Roman"/>
          <w:sz w:val="24"/>
          <w:szCs w:val="24"/>
          <w:lang w:val="en-CA"/>
        </w:rPr>
      </w:pPr>
    </w:p>
    <w:p w14:paraId="04D9D326" w14:textId="25A9D50D" w:rsidR="00BE5737" w:rsidRPr="00BE5737" w:rsidRDefault="00BE5737" w:rsidP="00BE5737">
      <w:pPr>
        <w:jc w:val="both"/>
        <w:rPr>
          <w:rFonts w:ascii="Times New Roman" w:eastAsiaTheme="minorEastAsia" w:hAnsi="Times New Roman" w:cs="Times New Roman"/>
          <w:sz w:val="24"/>
          <w:szCs w:val="24"/>
          <w:lang w:val="en-CA"/>
        </w:rPr>
      </w:pPr>
      <w:proofErr w:type="gramStart"/>
      <w:r w:rsidRPr="00BE5737">
        <w:rPr>
          <w:rFonts w:ascii="Times New Roman" w:eastAsiaTheme="minorEastAsia" w:hAnsi="Times New Roman" w:cs="Times New Roman"/>
          <w:sz w:val="24"/>
          <w:szCs w:val="24"/>
          <w:lang w:val="en-CA"/>
        </w:rPr>
        <w:t>where</w:t>
      </w:r>
      <w:proofErr w:type="gramEnd"/>
      <w:r w:rsidRPr="00BE5737">
        <w:rPr>
          <w:rFonts w:ascii="Times New Roman" w:eastAsiaTheme="minorEastAsia" w:hAnsi="Times New Roman" w:cs="Times New Roman"/>
          <w:sz w:val="24"/>
          <w:szCs w:val="24"/>
          <w:lang w:val="en-CA"/>
        </w:rPr>
        <w:t xml:space="preserve"> </w:t>
      </w:r>
      <w:proofErr w:type="spellStart"/>
      <w:r w:rsidRPr="00BE5737">
        <w:rPr>
          <w:rFonts w:ascii="Times New Roman" w:eastAsiaTheme="minorEastAsia" w:hAnsi="Times New Roman" w:cs="Times New Roman"/>
          <w:i/>
          <w:sz w:val="24"/>
          <w:szCs w:val="24"/>
          <w:lang w:val="en-CA"/>
        </w:rPr>
        <w:t>ε</w:t>
      </w:r>
      <w:r w:rsidR="0084055A" w:rsidRPr="0084055A">
        <w:rPr>
          <w:rFonts w:ascii="Times New Roman" w:eastAsiaTheme="minorEastAsia" w:hAnsi="Times New Roman" w:cs="Times New Roman"/>
          <w:i/>
          <w:sz w:val="24"/>
          <w:szCs w:val="24"/>
          <w:vertAlign w:val="subscript"/>
          <w:lang w:val="en-CA"/>
        </w:rPr>
        <w:t>R</w:t>
      </w:r>
      <w:proofErr w:type="spellEnd"/>
      <w:r w:rsidRPr="00BE5737">
        <w:rPr>
          <w:rFonts w:ascii="Times New Roman" w:eastAsiaTheme="minorEastAsia" w:hAnsi="Times New Roman" w:cs="Times New Roman"/>
          <w:sz w:val="24"/>
          <w:szCs w:val="24"/>
          <w:lang w:val="en-CA"/>
        </w:rPr>
        <w:t xml:space="preserve"> is a random normal deviate with variance </w:t>
      </w:r>
      <m:oMath>
        <m:sSubSup>
          <m:sSubSupPr>
            <m:ctrlPr>
              <w:rPr>
                <w:rFonts w:ascii="Cambria Math" w:eastAsiaTheme="minorEastAsia" w:hAnsi="Cambria Math" w:cs="Times New Roman"/>
                <w:i/>
                <w:sz w:val="24"/>
                <w:szCs w:val="24"/>
                <w:lang w:val="en-CA"/>
              </w:rPr>
            </m:ctrlPr>
          </m:sSubSupPr>
          <m:e>
            <m:r>
              <w:rPr>
                <w:rFonts w:ascii="Cambria Math" w:eastAsiaTheme="minorEastAsia" w:hAnsi="Cambria Math" w:cs="Times New Roman"/>
                <w:sz w:val="24"/>
                <w:szCs w:val="24"/>
                <w:lang w:val="en-CA"/>
              </w:rPr>
              <m:t>σ</m:t>
            </m:r>
          </m:e>
          <m:sub>
            <m:r>
              <w:rPr>
                <w:rFonts w:ascii="Cambria Math" w:eastAsiaTheme="minorEastAsia" w:hAnsi="Cambria Math" w:cs="Times New Roman"/>
                <w:sz w:val="24"/>
                <w:szCs w:val="24"/>
                <w:lang w:val="en-CA"/>
              </w:rPr>
              <m:t>R</m:t>
            </m:r>
          </m:sub>
          <m:sup>
            <m:r>
              <w:rPr>
                <w:rFonts w:ascii="Cambria Math" w:eastAsiaTheme="minorEastAsia" w:hAnsi="Cambria Math" w:cs="Times New Roman"/>
                <w:sz w:val="24"/>
                <w:szCs w:val="24"/>
                <w:lang w:val="en-CA"/>
              </w:rPr>
              <m:t>2</m:t>
            </m:r>
          </m:sup>
        </m:sSubSup>
      </m:oMath>
      <w:r w:rsidRPr="00BE5737">
        <w:rPr>
          <w:rFonts w:ascii="Times New Roman" w:eastAsiaTheme="minorEastAsia" w:hAnsi="Times New Roman" w:cs="Times New Roman"/>
          <w:sz w:val="24"/>
          <w:szCs w:val="24"/>
          <w:lang w:val="en-CA"/>
        </w:rPr>
        <w:t xml:space="preserve"> and </w:t>
      </w:r>
      <m:oMath>
        <m:sSubSup>
          <m:sSubSupPr>
            <m:ctrlPr>
              <w:rPr>
                <w:rFonts w:ascii="Cambria Math" w:eastAsiaTheme="minorEastAsia" w:hAnsi="Cambria Math" w:cs="Times New Roman"/>
                <w:i/>
                <w:sz w:val="24"/>
                <w:szCs w:val="24"/>
                <w:lang w:val="en-CA"/>
              </w:rPr>
            </m:ctrlPr>
          </m:sSubSupPr>
          <m:e>
            <m:r>
              <w:rPr>
                <w:rFonts w:ascii="Cambria Math" w:eastAsiaTheme="minorEastAsia" w:hAnsi="Cambria Math" w:cs="Times New Roman"/>
                <w:sz w:val="24"/>
                <w:szCs w:val="24"/>
                <w:lang w:val="en-CA"/>
              </w:rPr>
              <m:t>σ</m:t>
            </m:r>
          </m:e>
          <m:sub>
            <m:r>
              <w:rPr>
                <w:rFonts w:ascii="Cambria Math" w:eastAsiaTheme="minorEastAsia" w:hAnsi="Cambria Math" w:cs="Times New Roman"/>
                <w:sz w:val="24"/>
                <w:szCs w:val="24"/>
                <w:lang w:val="en-CA"/>
              </w:rPr>
              <m:t>R</m:t>
            </m:r>
          </m:sub>
          <m:sup>
            <m:r>
              <w:rPr>
                <w:rFonts w:ascii="Cambria Math" w:eastAsiaTheme="minorEastAsia" w:hAnsi="Cambria Math" w:cs="Times New Roman"/>
                <w:sz w:val="24"/>
                <w:szCs w:val="24"/>
                <w:lang w:val="en-CA"/>
              </w:rPr>
              <m:t>2</m:t>
            </m:r>
          </m:sup>
        </m:sSubSup>
      </m:oMath>
      <w:r w:rsidRPr="00BE5737">
        <w:rPr>
          <w:rFonts w:ascii="Times New Roman" w:eastAsiaTheme="minorEastAsia" w:hAnsi="Times New Roman" w:cs="Times New Roman"/>
          <w:sz w:val="24"/>
          <w:szCs w:val="24"/>
          <w:lang w:val="en-CA"/>
        </w:rPr>
        <w:t xml:space="preserve">/2 is the bias correction to ensure that on average, recruitment deviations have a mean of 1.  </w:t>
      </w:r>
    </w:p>
    <w:p w14:paraId="338611CA" w14:textId="77777777" w:rsidR="00BE5737" w:rsidRPr="00BE5737" w:rsidRDefault="00BE5737" w:rsidP="00BE5737">
      <w:pPr>
        <w:jc w:val="both"/>
        <w:rPr>
          <w:rFonts w:ascii="Times New Roman" w:eastAsiaTheme="minorEastAsia" w:hAnsi="Times New Roman" w:cs="Times New Roman"/>
          <w:sz w:val="24"/>
          <w:szCs w:val="24"/>
          <w:lang w:val="en-CA"/>
        </w:rPr>
      </w:pPr>
    </w:p>
    <w:p w14:paraId="39653E53" w14:textId="553AD16A"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 xml:space="preserve">Under projections the operating models use various approaches for modelling recruitment including </w:t>
      </w:r>
      <w:proofErr w:type="spellStart"/>
      <w:r w:rsidRPr="00BE5737">
        <w:rPr>
          <w:rFonts w:ascii="Times New Roman" w:eastAsiaTheme="minorEastAsia" w:hAnsi="Times New Roman" w:cs="Times New Roman"/>
          <w:sz w:val="24"/>
          <w:szCs w:val="24"/>
          <w:lang w:val="en-CA"/>
        </w:rPr>
        <w:t>Beverton</w:t>
      </w:r>
      <w:proofErr w:type="spellEnd"/>
      <w:r w:rsidRPr="00BE5737">
        <w:rPr>
          <w:rFonts w:ascii="Times New Roman" w:eastAsiaTheme="minorEastAsia" w:hAnsi="Times New Roman" w:cs="Times New Roman"/>
          <w:sz w:val="24"/>
          <w:szCs w:val="24"/>
          <w:lang w:val="en-CA"/>
        </w:rPr>
        <w:t xml:space="preserve">-Holt and ‘hockey stick’ forms that predict recruitment from </w:t>
      </w:r>
      <w:r w:rsidR="00340E8C">
        <w:rPr>
          <w:rFonts w:ascii="Times New Roman" w:eastAsiaTheme="minorEastAsia" w:hAnsi="Times New Roman" w:cs="Times New Roman"/>
          <w:sz w:val="24"/>
          <w:szCs w:val="24"/>
          <w:lang w:val="en-CA"/>
        </w:rPr>
        <w:t xml:space="preserve">stock-wide </w:t>
      </w:r>
      <w:r w:rsidRPr="00BE5737">
        <w:rPr>
          <w:rFonts w:ascii="Times New Roman" w:eastAsiaTheme="minorEastAsia" w:hAnsi="Times New Roman" w:cs="Times New Roman"/>
          <w:sz w:val="24"/>
          <w:szCs w:val="24"/>
          <w:lang w:val="en-CA"/>
        </w:rPr>
        <w:t xml:space="preserve">spawning biomass. Spawning stock biomass is calculated from moved stock numbers in the previous year, and </w:t>
      </w:r>
      <w:proofErr w:type="spellStart"/>
      <w:r w:rsidRPr="00BE5737">
        <w:rPr>
          <w:rFonts w:ascii="Times New Roman" w:eastAsiaTheme="minorEastAsia" w:hAnsi="Times New Roman" w:cs="Times New Roman"/>
          <w:sz w:val="24"/>
          <w:szCs w:val="24"/>
          <w:lang w:val="en-CA"/>
        </w:rPr>
        <w:t>subyear</w:t>
      </w:r>
      <w:proofErr w:type="spellEnd"/>
      <w:r w:rsidRPr="00BE5737">
        <w:rPr>
          <w:rFonts w:ascii="Times New Roman" w:eastAsiaTheme="minorEastAsia" w:hAnsi="Times New Roman" w:cs="Times New Roman"/>
          <w:sz w:val="24"/>
          <w:szCs w:val="24"/>
          <w:lang w:val="en-CA"/>
        </w:rPr>
        <w:t xml:space="preserve"> prior to spawning </w:t>
      </w:r>
      <w:proofErr w:type="spellStart"/>
      <w:r w:rsidRPr="00BE5737">
        <w:rPr>
          <w:rFonts w:ascii="Times New Roman" w:eastAsiaTheme="minorEastAsia" w:hAnsi="Times New Roman" w:cs="Times New Roman"/>
          <w:sz w:val="24"/>
          <w:szCs w:val="24"/>
          <w:lang w:val="en-CA"/>
        </w:rPr>
        <w:t>subyear</w:t>
      </w:r>
      <w:proofErr w:type="spellEnd"/>
      <w:r w:rsidRPr="00BE5737">
        <w:rPr>
          <w:rFonts w:ascii="Times New Roman" w:eastAsiaTheme="minorEastAsia" w:hAnsi="Times New Roman" w:cs="Times New Roman"/>
          <w:sz w:val="24"/>
          <w:szCs w:val="24"/>
          <w:lang w:val="en-CA"/>
        </w:rPr>
        <w:t xml:space="preserve"> </w:t>
      </w:r>
      <w:proofErr w:type="spellStart"/>
      <w:r w:rsidRPr="00BE5737">
        <w:rPr>
          <w:rFonts w:ascii="Times New Roman" w:eastAsiaTheme="minorEastAsia" w:hAnsi="Times New Roman" w:cs="Times New Roman"/>
          <w:i/>
          <w:sz w:val="24"/>
          <w:szCs w:val="24"/>
          <w:lang w:val="en-CA"/>
        </w:rPr>
        <w:t>ms</w:t>
      </w:r>
      <w:proofErr w:type="spellEnd"/>
      <w:proofErr w:type="gramStart"/>
      <w:r w:rsidRPr="00BE5737">
        <w:rPr>
          <w:rFonts w:ascii="Times New Roman" w:eastAsiaTheme="minorEastAsia" w:hAnsi="Times New Roman" w:cs="Times New Roman"/>
          <w:sz w:val="24"/>
          <w:szCs w:val="24"/>
          <w:lang w:val="en-CA"/>
        </w:rPr>
        <w:t>,  weight</w:t>
      </w:r>
      <w:proofErr w:type="gramEnd"/>
      <w:r w:rsidRPr="00BE5737">
        <w:rPr>
          <w:rFonts w:ascii="Times New Roman" w:eastAsiaTheme="minorEastAsia" w:hAnsi="Times New Roman" w:cs="Times New Roman"/>
          <w:sz w:val="24"/>
          <w:szCs w:val="24"/>
          <w:lang w:val="en-CA"/>
        </w:rPr>
        <w:t xml:space="preserve"> of individuals at age </w:t>
      </w:r>
      <w:r w:rsidRPr="00BE5737">
        <w:rPr>
          <w:rFonts w:ascii="Times New Roman" w:eastAsiaTheme="minorEastAsia" w:hAnsi="Times New Roman" w:cs="Times New Roman"/>
          <w:i/>
          <w:sz w:val="24"/>
          <w:szCs w:val="24"/>
          <w:lang w:val="en-CA"/>
        </w:rPr>
        <w:t>w</w:t>
      </w:r>
      <w:r w:rsidRPr="00BE5737">
        <w:rPr>
          <w:rFonts w:ascii="Times New Roman" w:eastAsiaTheme="minorEastAsia" w:hAnsi="Times New Roman" w:cs="Times New Roman"/>
          <w:sz w:val="24"/>
          <w:szCs w:val="24"/>
          <w:lang w:val="en-CA"/>
        </w:rPr>
        <w:t xml:space="preserve">, and the fraction of individuals mature at age </w:t>
      </w:r>
      <w:r w:rsidRPr="00BE5737">
        <w:rPr>
          <w:rFonts w:ascii="Times New Roman" w:eastAsiaTheme="minorEastAsia" w:hAnsi="Times New Roman" w:cs="Times New Roman"/>
          <w:i/>
          <w:sz w:val="24"/>
          <w:szCs w:val="24"/>
          <w:lang w:val="en-CA"/>
        </w:rPr>
        <w:t>mat</w:t>
      </w:r>
      <w:r w:rsidRPr="00BE5737">
        <w:rPr>
          <w:rFonts w:ascii="Times New Roman" w:eastAsiaTheme="minorEastAsia" w:hAnsi="Times New Roman" w:cs="Times New Roman"/>
          <w:sz w:val="24"/>
          <w:szCs w:val="24"/>
          <w:lang w:val="en-CA"/>
        </w:rPr>
        <w:t xml:space="preserve">: </w:t>
      </w:r>
    </w:p>
    <w:p w14:paraId="7C14C05E" w14:textId="77777777" w:rsidR="00BE5737" w:rsidRPr="00BE5737" w:rsidRDefault="00BE5737" w:rsidP="00BE5737">
      <w:pPr>
        <w:jc w:val="both"/>
        <w:rPr>
          <w:rFonts w:ascii="Times New Roman" w:eastAsiaTheme="minorEastAsia" w:hAnsi="Times New Roman" w:cs="Times New Roman"/>
          <w:sz w:val="24"/>
          <w:szCs w:val="24"/>
          <w:lang w:val="en-CA"/>
        </w:rPr>
      </w:pPr>
    </w:p>
    <w:p w14:paraId="4324BFF3" w14:textId="77777777" w:rsidR="00BE5737" w:rsidRPr="00BE5737" w:rsidRDefault="008D31F4" w:rsidP="00BE5737">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SSB</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sub>
        </m:sSub>
        <m:r>
          <m:rPr>
            <m:sty m:val="p"/>
          </m:rP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a</m:t>
            </m:r>
          </m:sub>
          <m:sup/>
          <m:e>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rs</m:t>
                </m:r>
              </m:sub>
              <m:sup/>
              <m:e>
                <m:sSub>
                  <m:sSubPr>
                    <m:ctrlPr>
                      <w:rPr>
                        <w:rFonts w:ascii="Cambria Math" w:eastAsiaTheme="minorEastAsia" w:hAnsi="Cambria Math" w:cs="Times New Roman"/>
                        <w:sz w:val="24"/>
                        <w:szCs w:val="24"/>
                        <w:lang w:val="en-CA"/>
                      </w:rPr>
                    </m:ctrlPr>
                  </m:sSubPr>
                  <m:e>
                    <m:acc>
                      <m:accPr>
                        <m:chr m:val="⃗"/>
                        <m:ctrlPr>
                          <w:rPr>
                            <w:rFonts w:ascii="Cambria Math" w:eastAsiaTheme="minorEastAsia" w:hAnsi="Cambria Math" w:cs="Times New Roman"/>
                            <w:sz w:val="24"/>
                            <w:szCs w:val="24"/>
                            <w:lang w:val="en-CA"/>
                          </w:rPr>
                        </m:ctrlPr>
                      </m:accPr>
                      <m:e>
                        <m:r>
                          <w:rPr>
                            <w:rFonts w:ascii="Cambria Math" w:eastAsiaTheme="minorEastAsia" w:hAnsi="Cambria Math" w:cs="Times New Roman"/>
                            <w:sz w:val="24"/>
                            <w:szCs w:val="24"/>
                            <w:lang w:val="en-CA"/>
                          </w:rPr>
                          <m:t>N</m:t>
                        </m:r>
                      </m:e>
                    </m:acc>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y-1</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ms</m:t>
                    </m:r>
                    <m:r>
                      <m:rPr>
                        <m:sty m:val="p"/>
                      </m:rPr>
                      <w:rPr>
                        <w:rFonts w:ascii="Cambria Math" w:eastAsiaTheme="minorEastAsia" w:hAnsi="Cambria Math" w:cs="Times New Roman"/>
                        <w:sz w:val="24"/>
                        <w:szCs w:val="24"/>
                        <w:lang w:val="en-CA"/>
                      </w:rPr>
                      <m:t>-1,</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r>
                  <m:rPr>
                    <m:sty m:val="p"/>
                  </m:rPr>
                  <w:rPr>
                    <w:rFonts w:ascii="Cambria Math" w:eastAsiaTheme="minorEastAsia" w:hAnsi="Cambria Math" w:cs="Times New Roman"/>
                    <w:sz w:val="24"/>
                    <w:szCs w:val="24"/>
                    <w:lang w:val="en-CA"/>
                  </w:rPr>
                  <m:t xml:space="preserve">∙ </m:t>
                </m:r>
                <m:sSup>
                  <m:sSupPr>
                    <m:ctrlPr>
                      <w:rPr>
                        <w:rFonts w:ascii="Cambria Math" w:eastAsiaTheme="minorEastAsia" w:hAnsi="Cambria Math" w:cs="Times New Roman"/>
                        <w:sz w:val="24"/>
                        <w:szCs w:val="24"/>
                        <w:lang w:val="en-CA"/>
                      </w:rPr>
                    </m:ctrlPr>
                  </m:sSupPr>
                  <m:e>
                    <m:r>
                      <w:rPr>
                        <w:rFonts w:ascii="Cambria Math" w:eastAsiaTheme="minorEastAsia" w:hAnsi="Cambria Math" w:cs="Times New Roman"/>
                        <w:sz w:val="24"/>
                        <w:szCs w:val="24"/>
                        <w:lang w:val="en-CA"/>
                      </w:rPr>
                      <m:t>e</m:t>
                    </m:r>
                  </m:e>
                  <m:sup>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Z</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ms</m:t>
                        </m:r>
                        <m:r>
                          <m:rPr>
                            <m:sty m:val="p"/>
                          </m:rPr>
                          <w:rPr>
                            <w:rFonts w:ascii="Cambria Math" w:eastAsiaTheme="minorEastAsia" w:hAnsi="Cambria Math" w:cs="Times New Roman"/>
                            <w:sz w:val="24"/>
                            <w:szCs w:val="24"/>
                            <w:lang w:val="en-CA"/>
                          </w:rPr>
                          <m:t>-1,</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sup>
                </m:sSup>
              </m:e>
            </m:nary>
          </m:e>
        </m:nary>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w</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mat</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sub>
        </m:sSub>
      </m:oMath>
      <w:r w:rsidR="00BE5737" w:rsidRPr="00BE5737">
        <w:rPr>
          <w:rFonts w:ascii="Times New Roman" w:eastAsiaTheme="minorEastAsia" w:hAnsi="Times New Roman" w:cs="Times New Roman"/>
          <w:sz w:val="24"/>
          <w:szCs w:val="24"/>
          <w:lang w:val="en-CA"/>
        </w:rPr>
        <w:t xml:space="preserve"> </w:t>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t>(3.8)</w:t>
      </w:r>
    </w:p>
    <w:p w14:paraId="73E49308" w14:textId="77777777" w:rsidR="00BE5737" w:rsidRPr="00BE5737" w:rsidRDefault="00BE5737" w:rsidP="00BE5737">
      <w:pPr>
        <w:jc w:val="both"/>
        <w:rPr>
          <w:rFonts w:ascii="Times New Roman" w:eastAsiaTheme="minorEastAsia" w:hAnsi="Times New Roman" w:cs="Times New Roman"/>
          <w:sz w:val="24"/>
          <w:szCs w:val="24"/>
          <w:lang w:val="en-CA"/>
        </w:rPr>
      </w:pPr>
    </w:p>
    <w:p w14:paraId="22E99E3B" w14:textId="77777777" w:rsidR="00BE5737" w:rsidRPr="00BE5737" w:rsidRDefault="00BE5737" w:rsidP="00BE5737">
      <w:pPr>
        <w:jc w:val="both"/>
        <w:rPr>
          <w:rFonts w:ascii="Times New Roman" w:eastAsiaTheme="minorEastAsia" w:hAnsi="Times New Roman" w:cs="Times New Roman"/>
          <w:sz w:val="24"/>
          <w:szCs w:val="24"/>
          <w:lang w:val="en-CA"/>
        </w:rPr>
      </w:pPr>
      <w:proofErr w:type="gramStart"/>
      <w:r w:rsidRPr="00BE5737">
        <w:rPr>
          <w:rFonts w:ascii="Times New Roman" w:eastAsiaTheme="minorEastAsia" w:hAnsi="Times New Roman" w:cs="Times New Roman"/>
          <w:sz w:val="24"/>
          <w:szCs w:val="24"/>
          <w:lang w:val="en-CA"/>
        </w:rPr>
        <w:t>where</w:t>
      </w:r>
      <w:proofErr w:type="gramEnd"/>
      <w:r w:rsidRPr="00BE5737">
        <w:rPr>
          <w:rFonts w:ascii="Times New Roman" w:eastAsiaTheme="minorEastAsia" w:hAnsi="Times New Roman" w:cs="Times New Roman"/>
          <w:sz w:val="24"/>
          <w:szCs w:val="24"/>
          <w:lang w:val="en-CA"/>
        </w:rPr>
        <w:t xml:space="preserve"> weight is calculated from length at age </w:t>
      </w:r>
      <w:r w:rsidRPr="00BE5737">
        <w:rPr>
          <w:rFonts w:ascii="Times New Roman" w:eastAsiaTheme="minorEastAsia" w:hAnsi="Times New Roman" w:cs="Times New Roman"/>
          <w:i/>
          <w:sz w:val="24"/>
          <w:szCs w:val="24"/>
          <w:lang w:val="en-CA"/>
        </w:rPr>
        <w:t>l</w:t>
      </w:r>
      <w:r w:rsidRPr="00BE5737">
        <w:rPr>
          <w:rFonts w:ascii="Times New Roman" w:eastAsiaTheme="minorEastAsia" w:hAnsi="Times New Roman" w:cs="Times New Roman"/>
          <w:sz w:val="24"/>
          <w:szCs w:val="24"/>
          <w:lang w:val="en-CA"/>
        </w:rPr>
        <w:t xml:space="preserve">: </w:t>
      </w:r>
    </w:p>
    <w:p w14:paraId="77680EBA" w14:textId="77777777" w:rsidR="00BE5737" w:rsidRPr="00BE5737" w:rsidRDefault="00BE5737" w:rsidP="00BE5737">
      <w:pPr>
        <w:jc w:val="both"/>
        <w:rPr>
          <w:rFonts w:ascii="Times New Roman" w:eastAsiaTheme="minorEastAsia" w:hAnsi="Times New Roman" w:cs="Times New Roman"/>
          <w:sz w:val="24"/>
          <w:szCs w:val="24"/>
          <w:lang w:val="en-CA"/>
        </w:rPr>
      </w:pPr>
    </w:p>
    <w:p w14:paraId="6E09F8D8" w14:textId="77777777" w:rsidR="00BE5737" w:rsidRPr="00BE5737" w:rsidRDefault="008D31F4" w:rsidP="00BE5737">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w</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α</m:t>
            </m:r>
          </m:e>
          <m:sub>
            <m:r>
              <w:rPr>
                <w:rFonts w:ascii="Cambria Math" w:eastAsiaTheme="minorEastAsia" w:hAnsi="Cambria Math" w:cs="Times New Roman"/>
                <w:sz w:val="24"/>
                <w:szCs w:val="24"/>
                <w:lang w:val="en-CA"/>
              </w:rPr>
              <m:t>s</m:t>
            </m:r>
          </m:sub>
        </m:sSub>
        <m:r>
          <m:rPr>
            <m:sty m:val="p"/>
          </m:rPr>
          <w:rPr>
            <w:rFonts w:ascii="Cambria Math" w:eastAsiaTheme="minorEastAsia" w:hAnsi="Cambria Math" w:cs="Times New Roman"/>
            <w:sz w:val="24"/>
            <w:szCs w:val="24"/>
            <w:lang w:val="en-CA"/>
          </w:rPr>
          <m:t>∙</m:t>
        </m:r>
        <m:sSubSup>
          <m:sSubSupPr>
            <m:ctrlPr>
              <w:rPr>
                <w:rFonts w:ascii="Cambria Math" w:eastAsiaTheme="minorEastAsia" w:hAnsi="Cambria Math" w:cs="Times New Roman"/>
                <w:sz w:val="24"/>
                <w:szCs w:val="24"/>
                <w:lang w:val="en-CA"/>
              </w:rPr>
            </m:ctrlPr>
          </m:sSubSupPr>
          <m:e>
            <m:r>
              <w:rPr>
                <w:rFonts w:ascii="Cambria Math" w:eastAsiaTheme="minorEastAsia" w:hAnsi="Cambria Math" w:cs="Times New Roman"/>
                <w:sz w:val="24"/>
                <w:szCs w:val="24"/>
                <w:lang w:val="en-CA"/>
              </w:rPr>
              <m:t>l</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sub>
          <m:sup>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β</m:t>
                </m:r>
              </m:e>
              <m:sub>
                <m:r>
                  <w:rPr>
                    <w:rFonts w:ascii="Cambria Math" w:eastAsiaTheme="minorEastAsia" w:hAnsi="Cambria Math" w:cs="Times New Roman"/>
                    <w:sz w:val="24"/>
                    <w:szCs w:val="24"/>
                    <w:lang w:val="en-CA"/>
                  </w:rPr>
                  <m:t>s</m:t>
                </m:r>
              </m:sub>
            </m:sSub>
          </m:sup>
        </m:sSubSup>
      </m:oMath>
      <w:r w:rsidR="00BE5737" w:rsidRPr="00BE5737">
        <w:rPr>
          <w:rFonts w:ascii="Times New Roman" w:eastAsiaTheme="minorEastAsia" w:hAnsi="Times New Roman" w:cs="Times New Roman"/>
          <w:sz w:val="24"/>
          <w:szCs w:val="24"/>
          <w:lang w:val="en-CA"/>
        </w:rPr>
        <w:t xml:space="preserve"> </w:t>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t>(3.9)</w:t>
      </w:r>
    </w:p>
    <w:p w14:paraId="0F9C594D" w14:textId="77777777" w:rsidR="00BE5737" w:rsidRPr="00BE5737" w:rsidRDefault="00BE5737" w:rsidP="00BE5737">
      <w:pPr>
        <w:jc w:val="both"/>
        <w:rPr>
          <w:rFonts w:ascii="Times New Roman" w:eastAsiaTheme="minorEastAsia" w:hAnsi="Times New Roman" w:cs="Times New Roman"/>
          <w:sz w:val="24"/>
          <w:szCs w:val="24"/>
          <w:lang w:val="en-CA"/>
        </w:rPr>
      </w:pPr>
    </w:p>
    <w:p w14:paraId="7C1AA8EC" w14:textId="77777777" w:rsidR="00BE5737" w:rsidRPr="00BE5737" w:rsidRDefault="00BE5737" w:rsidP="00BE5737">
      <w:pPr>
        <w:jc w:val="both"/>
        <w:rPr>
          <w:rFonts w:ascii="Times New Roman" w:eastAsiaTheme="minorEastAsia" w:hAnsi="Times New Roman" w:cs="Times New Roman"/>
          <w:sz w:val="24"/>
          <w:szCs w:val="24"/>
          <w:lang w:val="en-CA"/>
        </w:rPr>
      </w:pPr>
      <w:proofErr w:type="gramStart"/>
      <w:r w:rsidRPr="00BE5737">
        <w:rPr>
          <w:rFonts w:ascii="Times New Roman" w:eastAsiaTheme="minorEastAsia" w:hAnsi="Times New Roman" w:cs="Times New Roman"/>
          <w:sz w:val="24"/>
          <w:szCs w:val="24"/>
          <w:lang w:val="en-CA"/>
        </w:rPr>
        <w:t>and</w:t>
      </w:r>
      <w:proofErr w:type="gramEnd"/>
      <w:r w:rsidRPr="00BE5737">
        <w:rPr>
          <w:rFonts w:ascii="Times New Roman" w:eastAsiaTheme="minorEastAsia" w:hAnsi="Times New Roman" w:cs="Times New Roman"/>
          <w:sz w:val="24"/>
          <w:szCs w:val="24"/>
          <w:lang w:val="en-CA"/>
        </w:rPr>
        <w:t xml:space="preserve"> the fraction mature at age is assumed to be a logistic function of age with parameters for the age at 50% maturity </w:t>
      </w:r>
      <w:r w:rsidRPr="00BE5737">
        <w:rPr>
          <w:rFonts w:ascii="Times New Roman" w:eastAsiaTheme="minorEastAsia" w:hAnsi="Times New Roman" w:cs="Times New Roman"/>
          <w:i/>
          <w:sz w:val="24"/>
          <w:szCs w:val="24"/>
          <w:lang w:val="en-CA"/>
        </w:rPr>
        <w:t>γ</w:t>
      </w:r>
      <w:r w:rsidRPr="00BE5737">
        <w:rPr>
          <w:rFonts w:ascii="Times New Roman" w:eastAsiaTheme="minorEastAsia" w:hAnsi="Times New Roman" w:cs="Times New Roman"/>
          <w:sz w:val="24"/>
          <w:szCs w:val="24"/>
          <w:lang w:val="en-CA"/>
        </w:rPr>
        <w:t xml:space="preserve">, and slope </w:t>
      </w:r>
      <w:r w:rsidRPr="00BE5737">
        <w:rPr>
          <w:rFonts w:ascii="Times New Roman" w:eastAsiaTheme="minorEastAsia" w:hAnsi="Times New Roman" w:cs="Times New Roman"/>
          <w:i/>
          <w:sz w:val="24"/>
          <w:szCs w:val="24"/>
          <w:lang w:val="en-CA"/>
        </w:rPr>
        <w:t>ϑ</w:t>
      </w:r>
      <w:r w:rsidRPr="00BE5737">
        <w:rPr>
          <w:rFonts w:ascii="Times New Roman" w:eastAsiaTheme="minorEastAsia" w:hAnsi="Times New Roman" w:cs="Times New Roman"/>
          <w:sz w:val="24"/>
          <w:szCs w:val="24"/>
          <w:lang w:val="en-CA"/>
        </w:rPr>
        <w:t>:</w:t>
      </w:r>
    </w:p>
    <w:p w14:paraId="25CF70A7" w14:textId="77777777" w:rsidR="00BE5737" w:rsidRPr="00BE5737" w:rsidRDefault="00BE5737" w:rsidP="00BE5737">
      <w:pPr>
        <w:jc w:val="both"/>
        <w:rPr>
          <w:rFonts w:ascii="Times New Roman" w:eastAsiaTheme="minorEastAsia" w:hAnsi="Times New Roman" w:cs="Times New Roman"/>
          <w:sz w:val="24"/>
          <w:szCs w:val="24"/>
          <w:lang w:val="en-CA"/>
        </w:rPr>
      </w:pPr>
    </w:p>
    <w:p w14:paraId="2221875E" w14:textId="77777777" w:rsidR="00BE5737" w:rsidRPr="00BE5737" w:rsidRDefault="008D31F4" w:rsidP="00BE5737">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mat</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sub>
        </m:sSub>
        <m:r>
          <m:rPr>
            <m:sty m:val="p"/>
          </m:rPr>
          <w:rPr>
            <w:rFonts w:ascii="Cambria Math" w:eastAsiaTheme="minorEastAsia" w:hAnsi="Cambria Math" w:cs="Times New Roman"/>
            <w:sz w:val="24"/>
            <w:szCs w:val="24"/>
            <w:lang w:val="en-CA"/>
          </w:rPr>
          <m:t>=</m:t>
        </m:r>
        <m:f>
          <m:fPr>
            <m:type m:val="lin"/>
            <m:ctrlPr>
              <w:rPr>
                <w:rFonts w:ascii="Cambria Math" w:eastAsiaTheme="minorEastAsia" w:hAnsi="Cambria Math" w:cs="Times New Roman"/>
                <w:sz w:val="24"/>
                <w:szCs w:val="24"/>
                <w:lang w:val="en-CA"/>
              </w:rPr>
            </m:ctrlPr>
          </m:fPr>
          <m:num>
            <m:r>
              <m:rPr>
                <m:sty m:val="p"/>
              </m:rPr>
              <w:rPr>
                <w:rFonts w:ascii="Cambria Math" w:eastAsiaTheme="minorEastAsia" w:hAnsi="Cambria Math" w:cs="Times New Roman"/>
                <w:sz w:val="24"/>
                <w:szCs w:val="24"/>
                <w:lang w:val="en-CA"/>
              </w:rPr>
              <m:t>1</m:t>
            </m:r>
          </m:num>
          <m:den>
            <m:d>
              <m:dPr>
                <m:ctrlPr>
                  <w:rPr>
                    <w:rFonts w:ascii="Cambria Math" w:eastAsiaTheme="minorEastAsia" w:hAnsi="Cambria Math" w:cs="Times New Roman"/>
                    <w:sz w:val="24"/>
                    <w:szCs w:val="24"/>
                    <w:lang w:val="en-CA"/>
                  </w:rPr>
                </m:ctrlPr>
              </m:dPr>
              <m:e>
                <m:r>
                  <m:rPr>
                    <m:sty m:val="p"/>
                  </m:rPr>
                  <w:rPr>
                    <w:rFonts w:ascii="Cambria Math" w:eastAsiaTheme="minorEastAsia" w:hAnsi="Cambria Math" w:cs="Times New Roman"/>
                    <w:sz w:val="24"/>
                    <w:szCs w:val="24"/>
                    <w:lang w:val="en-CA"/>
                  </w:rPr>
                  <m:t>1+</m:t>
                </m:r>
                <m:sSup>
                  <m:sSupPr>
                    <m:ctrlPr>
                      <w:rPr>
                        <w:rFonts w:ascii="Cambria Math" w:eastAsiaTheme="minorEastAsia" w:hAnsi="Cambria Math" w:cs="Times New Roman"/>
                        <w:sz w:val="24"/>
                        <w:szCs w:val="24"/>
                        <w:lang w:val="en-CA"/>
                      </w:rPr>
                    </m:ctrlPr>
                  </m:sSupPr>
                  <m:e>
                    <m:r>
                      <w:rPr>
                        <w:rFonts w:ascii="Cambria Math" w:eastAsiaTheme="minorEastAsia" w:hAnsi="Cambria Math" w:cs="Times New Roman"/>
                        <w:sz w:val="24"/>
                        <w:szCs w:val="24"/>
                        <w:lang w:val="en-CA"/>
                      </w:rPr>
                      <m:t>e</m:t>
                    </m:r>
                  </m:e>
                  <m:sup>
                    <m:f>
                      <m:fPr>
                        <m:type m:val="lin"/>
                        <m:ctrlPr>
                          <w:rPr>
                            <w:rFonts w:ascii="Cambria Math" w:eastAsiaTheme="minorEastAsia" w:hAnsi="Cambria Math" w:cs="Times New Roman"/>
                            <w:sz w:val="24"/>
                            <w:szCs w:val="24"/>
                            <w:lang w:val="en-CA"/>
                          </w:rPr>
                        </m:ctrlPr>
                      </m:fPr>
                      <m:num>
                        <m:d>
                          <m:dPr>
                            <m:ctrlPr>
                              <w:rPr>
                                <w:rFonts w:ascii="Cambria Math" w:eastAsiaTheme="minorEastAsia" w:hAnsi="Cambria Math" w:cs="Times New Roman"/>
                                <w:sz w:val="24"/>
                                <w:szCs w:val="24"/>
                                <w:lang w:val="en-CA"/>
                              </w:rPr>
                            </m:ctrlPr>
                          </m:dPr>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γ</m:t>
                                </m:r>
                              </m:e>
                              <m:sub>
                                <m:r>
                                  <w:rPr>
                                    <w:rFonts w:ascii="Cambria Math" w:eastAsiaTheme="minorEastAsia" w:hAnsi="Cambria Math" w:cs="Times New Roman"/>
                                    <w:sz w:val="24"/>
                                    <w:szCs w:val="24"/>
                                    <w:lang w:val="en-CA"/>
                                  </w:rPr>
                                  <m:t>s</m:t>
                                </m:r>
                              </m:sub>
                            </m:sSub>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e>
                        </m:d>
                      </m:num>
                      <m:den>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ϑ</m:t>
                            </m:r>
                          </m:e>
                          <m:sub>
                            <m:r>
                              <w:rPr>
                                <w:rFonts w:ascii="Cambria Math" w:eastAsiaTheme="minorEastAsia" w:hAnsi="Cambria Math" w:cs="Times New Roman"/>
                                <w:sz w:val="24"/>
                                <w:szCs w:val="24"/>
                                <w:lang w:val="en-CA"/>
                              </w:rPr>
                              <m:t>s</m:t>
                            </m:r>
                          </m:sub>
                        </m:sSub>
                      </m:den>
                    </m:f>
                  </m:sup>
                </m:sSup>
              </m:e>
            </m:d>
          </m:den>
        </m:f>
      </m:oMath>
      <w:r w:rsidR="00BE5737" w:rsidRPr="00BE5737">
        <w:rPr>
          <w:rFonts w:ascii="Times New Roman" w:eastAsiaTheme="minorEastAsia" w:hAnsi="Times New Roman" w:cs="Times New Roman"/>
          <w:sz w:val="24"/>
          <w:szCs w:val="24"/>
          <w:lang w:val="en-CA"/>
        </w:rPr>
        <w:t xml:space="preserve"> </w:t>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t>(3.10)</w:t>
      </w:r>
    </w:p>
    <w:p w14:paraId="7B52ECAC" w14:textId="77777777" w:rsidR="00BE5737" w:rsidRPr="00BE5737" w:rsidRDefault="00BE5737" w:rsidP="00BE5737">
      <w:pPr>
        <w:jc w:val="both"/>
        <w:rPr>
          <w:rFonts w:ascii="Times New Roman" w:eastAsiaTheme="minorEastAsia" w:hAnsi="Times New Roman" w:cs="Times New Roman"/>
          <w:sz w:val="24"/>
          <w:szCs w:val="24"/>
          <w:lang w:val="en-CA"/>
        </w:rPr>
      </w:pPr>
    </w:p>
    <w:p w14:paraId="374E8649" w14:textId="77777777"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 xml:space="preserve">Stock numbers for </w:t>
      </w:r>
      <w:proofErr w:type="spellStart"/>
      <w:r w:rsidRPr="00BE5737">
        <w:rPr>
          <w:rFonts w:ascii="Times New Roman" w:eastAsiaTheme="minorEastAsia" w:hAnsi="Times New Roman" w:cs="Times New Roman"/>
          <w:sz w:val="24"/>
          <w:szCs w:val="24"/>
          <w:lang w:val="en-CA"/>
        </w:rPr>
        <w:t>subyears</w:t>
      </w:r>
      <w:proofErr w:type="spellEnd"/>
      <w:r w:rsidRPr="00BE5737">
        <w:rPr>
          <w:rFonts w:ascii="Times New Roman" w:eastAsiaTheme="minorEastAsia" w:hAnsi="Times New Roman" w:cs="Times New Roman"/>
          <w:sz w:val="24"/>
          <w:szCs w:val="24"/>
          <w:lang w:val="en-CA"/>
        </w:rPr>
        <w:t xml:space="preserve"> that are not the first </w:t>
      </w:r>
      <w:proofErr w:type="spellStart"/>
      <w:r w:rsidRPr="00BE5737">
        <w:rPr>
          <w:rFonts w:ascii="Times New Roman" w:eastAsiaTheme="minorEastAsia" w:hAnsi="Times New Roman" w:cs="Times New Roman"/>
          <w:sz w:val="24"/>
          <w:szCs w:val="24"/>
          <w:lang w:val="en-CA"/>
        </w:rPr>
        <w:t>subyear</w:t>
      </w:r>
      <w:proofErr w:type="spellEnd"/>
      <w:r w:rsidRPr="00BE5737">
        <w:rPr>
          <w:rFonts w:ascii="Times New Roman" w:eastAsiaTheme="minorEastAsia" w:hAnsi="Times New Roman" w:cs="Times New Roman"/>
          <w:sz w:val="24"/>
          <w:szCs w:val="24"/>
          <w:lang w:val="en-CA"/>
        </w:rPr>
        <w:t xml:space="preserve"> of the year and are not the spawning </w:t>
      </w:r>
      <w:proofErr w:type="spellStart"/>
      <w:r w:rsidRPr="00BE5737">
        <w:rPr>
          <w:rFonts w:ascii="Times New Roman" w:eastAsiaTheme="minorEastAsia" w:hAnsi="Times New Roman" w:cs="Times New Roman"/>
          <w:sz w:val="24"/>
          <w:szCs w:val="24"/>
          <w:lang w:val="en-CA"/>
        </w:rPr>
        <w:t>subyear</w:t>
      </w:r>
      <w:proofErr w:type="spellEnd"/>
      <w:r w:rsidRPr="00BE5737">
        <w:rPr>
          <w:rFonts w:ascii="Times New Roman" w:eastAsiaTheme="minorEastAsia" w:hAnsi="Times New Roman" w:cs="Times New Roman"/>
          <w:sz w:val="24"/>
          <w:szCs w:val="24"/>
          <w:lang w:val="en-CA"/>
        </w:rPr>
        <w:t xml:space="preserve"> are calculated:</w:t>
      </w:r>
    </w:p>
    <w:p w14:paraId="5A82657A" w14:textId="77777777" w:rsidR="00BE5737" w:rsidRPr="00BE5737" w:rsidRDefault="00BE5737" w:rsidP="00BE5737">
      <w:pPr>
        <w:jc w:val="both"/>
        <w:rPr>
          <w:rFonts w:ascii="Times New Roman" w:eastAsiaTheme="minorEastAsia" w:hAnsi="Times New Roman" w:cs="Times New Roman"/>
          <w:sz w:val="24"/>
          <w:szCs w:val="24"/>
          <w:lang w:val="en-CA"/>
        </w:rPr>
      </w:pPr>
    </w:p>
    <w:p w14:paraId="577BD3AF" w14:textId="77777777" w:rsidR="00BE5737" w:rsidRPr="00BE5737" w:rsidRDefault="008D31F4" w:rsidP="00BE5737">
      <w:pPr>
        <w:jc w:val="both"/>
        <w:rPr>
          <w:rFonts w:ascii="Times New Roman" w:eastAsiaTheme="minorEastAsia" w:hAnsi="Times New Roman" w:cs="Times New Roman"/>
          <w:b/>
          <w:bCs/>
          <w:sz w:val="24"/>
          <w:szCs w:val="24"/>
          <w:lang w:val="en-CA"/>
        </w:rPr>
      </w:pPr>
      <m:oMath>
        <m:sSub>
          <m:sSubPr>
            <m:ctrlPr>
              <w:rPr>
                <w:rFonts w:ascii="Cambria Math" w:eastAsiaTheme="minorEastAsia" w:hAnsi="Cambria Math" w:cs="Times New Roman"/>
                <w:b/>
                <w:bCs/>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b/>
                <w:bCs/>
                <w:sz w:val="24"/>
                <w:szCs w:val="24"/>
                <w:lang w:val="en-CA"/>
              </w:rPr>
            </m:ctrlPr>
          </m:sSubPr>
          <m:e>
            <m:acc>
              <m:accPr>
                <m:chr m:val="⃗"/>
                <m:ctrlPr>
                  <w:rPr>
                    <w:rFonts w:ascii="Cambria Math" w:eastAsiaTheme="minorEastAsia" w:hAnsi="Cambria Math" w:cs="Times New Roman"/>
                    <w:b/>
                    <w:bCs/>
                    <w:sz w:val="24"/>
                    <w:szCs w:val="24"/>
                    <w:lang w:val="en-CA"/>
                  </w:rPr>
                </m:ctrlPr>
              </m:accPr>
              <m:e>
                <m:r>
                  <w:rPr>
                    <w:rFonts w:ascii="Cambria Math" w:eastAsiaTheme="minorEastAsia" w:hAnsi="Cambria Math" w:cs="Times New Roman"/>
                    <w:sz w:val="24"/>
                    <w:szCs w:val="24"/>
                    <w:lang w:val="en-CA"/>
                  </w:rPr>
                  <m:t>N</m:t>
                </m:r>
              </m:e>
            </m:acc>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-1,</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r>
          <m:rPr>
            <m:sty m:val="p"/>
          </m:rPr>
          <w:rPr>
            <w:rFonts w:ascii="Cambria Math" w:eastAsiaTheme="minorEastAsia" w:hAnsi="Cambria Math" w:cs="Times New Roman"/>
            <w:sz w:val="24"/>
            <w:szCs w:val="24"/>
            <w:lang w:val="en-CA"/>
          </w:rPr>
          <m:t xml:space="preserve">∙ </m:t>
        </m:r>
        <m:sSup>
          <m:sSupPr>
            <m:ctrlPr>
              <w:rPr>
                <w:rFonts w:ascii="Cambria Math" w:eastAsiaTheme="minorEastAsia" w:hAnsi="Cambria Math" w:cs="Times New Roman"/>
                <w:b/>
                <w:bCs/>
                <w:sz w:val="24"/>
                <w:szCs w:val="24"/>
                <w:lang w:val="en-CA"/>
              </w:rPr>
            </m:ctrlPr>
          </m:sSupPr>
          <m:e>
            <m:r>
              <w:rPr>
                <w:rFonts w:ascii="Cambria Math" w:eastAsiaTheme="minorEastAsia" w:hAnsi="Cambria Math" w:cs="Times New Roman"/>
                <w:sz w:val="24"/>
                <w:szCs w:val="24"/>
                <w:lang w:val="en-CA"/>
              </w:rPr>
              <m:t>e</m:t>
            </m:r>
          </m:e>
          <m:sup>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b/>
                    <w:bCs/>
                    <w:sz w:val="24"/>
                    <w:szCs w:val="24"/>
                    <w:lang w:val="en-CA"/>
                  </w:rPr>
                </m:ctrlPr>
              </m:sSubPr>
              <m:e>
                <m:r>
                  <w:rPr>
                    <w:rFonts w:ascii="Cambria Math" w:eastAsiaTheme="minorEastAsia" w:hAnsi="Cambria Math" w:cs="Times New Roman"/>
                    <w:sz w:val="24"/>
                    <w:szCs w:val="24"/>
                    <w:lang w:val="en-CA"/>
                  </w:rPr>
                  <m:t>Z</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-1,</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sup>
        </m:sSup>
      </m:oMath>
      <w:r w:rsidR="00BE5737" w:rsidRPr="00BE5737">
        <w:rPr>
          <w:rFonts w:ascii="Times New Roman" w:eastAsiaTheme="minorEastAsia" w:hAnsi="Times New Roman" w:cs="Times New Roman"/>
          <w:b/>
          <w:bCs/>
          <w:sz w:val="24"/>
          <w:szCs w:val="24"/>
          <w:lang w:val="en-CA"/>
        </w:rPr>
        <w:t xml:space="preserve"> </w:t>
      </w:r>
      <w:r w:rsidR="00BE5737" w:rsidRPr="00BE5737">
        <w:rPr>
          <w:rFonts w:ascii="Times New Roman" w:eastAsiaTheme="minorEastAsia" w:hAnsi="Times New Roman" w:cs="Times New Roman"/>
          <w:b/>
          <w:bCs/>
          <w:sz w:val="24"/>
          <w:szCs w:val="24"/>
          <w:lang w:val="en-CA"/>
        </w:rPr>
        <w:tab/>
      </w:r>
      <w:r w:rsidR="00BE5737" w:rsidRPr="00BE5737">
        <w:rPr>
          <w:rFonts w:ascii="Times New Roman" w:eastAsiaTheme="minorEastAsia" w:hAnsi="Times New Roman" w:cs="Times New Roman"/>
          <w:b/>
          <w:bCs/>
          <w:sz w:val="24"/>
          <w:szCs w:val="24"/>
          <w:lang w:val="en-CA"/>
        </w:rPr>
        <w:tab/>
      </w:r>
      <w:r w:rsidR="00BE5737" w:rsidRPr="00BE5737">
        <w:rPr>
          <w:rFonts w:ascii="Times New Roman" w:eastAsiaTheme="minorEastAsia" w:hAnsi="Times New Roman" w:cs="Times New Roman"/>
          <w:b/>
          <w:bCs/>
          <w:sz w:val="24"/>
          <w:szCs w:val="24"/>
          <w:lang w:val="en-CA"/>
        </w:rPr>
        <w:tab/>
      </w:r>
      <w:r w:rsidR="00BE5737" w:rsidRPr="00BE5737">
        <w:rPr>
          <w:rFonts w:ascii="Times New Roman" w:eastAsiaTheme="minorEastAsia" w:hAnsi="Times New Roman" w:cs="Times New Roman"/>
          <w:b/>
          <w:bCs/>
          <w:sz w:val="24"/>
          <w:szCs w:val="24"/>
          <w:lang w:val="en-CA"/>
        </w:rPr>
        <w:tab/>
      </w:r>
      <w:r w:rsidR="00BE5737" w:rsidRPr="00BE5737">
        <w:rPr>
          <w:rFonts w:ascii="Times New Roman" w:eastAsiaTheme="minorEastAsia" w:hAnsi="Times New Roman" w:cs="Times New Roman"/>
          <w:b/>
          <w:bCs/>
          <w:sz w:val="24"/>
          <w:szCs w:val="24"/>
          <w:lang w:val="en-CA"/>
        </w:rPr>
        <w:tab/>
      </w:r>
      <w:r w:rsidR="00BE5737" w:rsidRPr="00BE5737">
        <w:rPr>
          <w:rFonts w:ascii="Times New Roman" w:eastAsiaTheme="minorEastAsia" w:hAnsi="Times New Roman" w:cs="Times New Roman"/>
          <w:b/>
          <w:bCs/>
          <w:sz w:val="24"/>
          <w:szCs w:val="24"/>
          <w:lang w:val="en-CA"/>
        </w:rPr>
        <w:tab/>
      </w:r>
      <w:r w:rsidR="00BE5737" w:rsidRPr="00BE5737">
        <w:rPr>
          <w:rFonts w:ascii="Times New Roman" w:eastAsiaTheme="minorEastAsia" w:hAnsi="Times New Roman" w:cs="Times New Roman"/>
          <w:bCs/>
          <w:sz w:val="24"/>
          <w:szCs w:val="24"/>
          <w:lang w:val="en-CA"/>
        </w:rPr>
        <w:t>(3.11)</w:t>
      </w:r>
    </w:p>
    <w:p w14:paraId="4474BCA9" w14:textId="77777777" w:rsidR="00BE5737" w:rsidRPr="00BE5737" w:rsidRDefault="00BE5737" w:rsidP="00BE5737">
      <w:pPr>
        <w:jc w:val="both"/>
        <w:rPr>
          <w:rFonts w:ascii="Times New Roman" w:eastAsiaTheme="minorEastAsia" w:hAnsi="Times New Roman" w:cs="Times New Roman"/>
          <w:sz w:val="24"/>
          <w:szCs w:val="24"/>
          <w:lang w:val="en-CA"/>
        </w:rPr>
      </w:pPr>
    </w:p>
    <w:p w14:paraId="4D76824D" w14:textId="77777777"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 xml:space="preserve">In each </w:t>
      </w:r>
      <w:proofErr w:type="spellStart"/>
      <w:r w:rsidRPr="00BE5737">
        <w:rPr>
          <w:rFonts w:ascii="Times New Roman" w:eastAsiaTheme="minorEastAsia" w:hAnsi="Times New Roman" w:cs="Times New Roman"/>
          <w:sz w:val="24"/>
          <w:szCs w:val="24"/>
          <w:lang w:val="en-CA"/>
        </w:rPr>
        <w:t>subyear</w:t>
      </w:r>
      <w:proofErr w:type="spellEnd"/>
      <w:r w:rsidRPr="00BE5737">
        <w:rPr>
          <w:rFonts w:ascii="Times New Roman" w:eastAsiaTheme="minorEastAsia" w:hAnsi="Times New Roman" w:cs="Times New Roman"/>
          <w:sz w:val="24"/>
          <w:szCs w:val="24"/>
          <w:lang w:val="en-CA"/>
        </w:rPr>
        <w:t xml:space="preserve">, after mortality and recruitment, fish are moved according to an age-specific Markov transition matrix </w:t>
      </w:r>
      <w:proofErr w:type="spellStart"/>
      <w:r w:rsidRPr="00BE5737">
        <w:rPr>
          <w:rFonts w:ascii="Times New Roman" w:eastAsiaTheme="minorEastAsia" w:hAnsi="Times New Roman" w:cs="Times New Roman"/>
          <w:i/>
          <w:sz w:val="24"/>
          <w:szCs w:val="24"/>
          <w:lang w:val="en-CA"/>
        </w:rPr>
        <w:t>mov</w:t>
      </w:r>
      <w:proofErr w:type="spellEnd"/>
      <w:r w:rsidRPr="00BE5737">
        <w:rPr>
          <w:rFonts w:ascii="Times New Roman" w:eastAsiaTheme="minorEastAsia" w:hAnsi="Times New Roman" w:cs="Times New Roman"/>
          <w:sz w:val="24"/>
          <w:szCs w:val="24"/>
          <w:lang w:val="en-CA"/>
        </w:rPr>
        <w:t xml:space="preserve"> that represents the probability of a fish moving from area </w:t>
      </w:r>
      <w:r w:rsidRPr="00BE5737">
        <w:rPr>
          <w:rFonts w:ascii="Times New Roman" w:eastAsiaTheme="minorEastAsia" w:hAnsi="Times New Roman" w:cs="Times New Roman"/>
          <w:i/>
          <w:sz w:val="24"/>
          <w:szCs w:val="24"/>
          <w:lang w:val="en-CA"/>
        </w:rPr>
        <w:t>k</w:t>
      </w:r>
      <w:r w:rsidRPr="00BE5737">
        <w:rPr>
          <w:rFonts w:ascii="Times New Roman" w:eastAsiaTheme="minorEastAsia" w:hAnsi="Times New Roman" w:cs="Times New Roman"/>
          <w:sz w:val="24"/>
          <w:szCs w:val="24"/>
          <w:lang w:val="en-CA"/>
        </w:rPr>
        <w:t xml:space="preserve"> to area </w:t>
      </w:r>
      <w:r w:rsidRPr="00BE5737">
        <w:rPr>
          <w:rFonts w:ascii="Times New Roman" w:eastAsiaTheme="minorEastAsia" w:hAnsi="Times New Roman" w:cs="Times New Roman"/>
          <w:i/>
          <w:sz w:val="24"/>
          <w:szCs w:val="24"/>
          <w:lang w:val="en-CA"/>
        </w:rPr>
        <w:t>r</w:t>
      </w:r>
      <w:r w:rsidRPr="00BE5737">
        <w:rPr>
          <w:rFonts w:ascii="Times New Roman" w:eastAsiaTheme="minorEastAsia" w:hAnsi="Times New Roman" w:cs="Times New Roman"/>
          <w:sz w:val="24"/>
          <w:szCs w:val="24"/>
          <w:lang w:val="en-CA"/>
        </w:rPr>
        <w:t xml:space="preserve"> at the end of the </w:t>
      </w:r>
      <w:proofErr w:type="spellStart"/>
      <w:r w:rsidRPr="00BE5737">
        <w:rPr>
          <w:rFonts w:ascii="Times New Roman" w:eastAsiaTheme="minorEastAsia" w:hAnsi="Times New Roman" w:cs="Times New Roman"/>
          <w:sz w:val="24"/>
          <w:szCs w:val="24"/>
          <w:lang w:val="en-CA"/>
        </w:rPr>
        <w:t>subyear</w:t>
      </w:r>
      <w:proofErr w:type="spellEnd"/>
      <w:r w:rsidRPr="00BE5737">
        <w:rPr>
          <w:rFonts w:ascii="Times New Roman" w:eastAsiaTheme="minorEastAsia" w:hAnsi="Times New Roman" w:cs="Times New Roman"/>
          <w:sz w:val="24"/>
          <w:szCs w:val="24"/>
          <w:lang w:val="en-CA"/>
        </w:rPr>
        <w:t xml:space="preserve"> </w:t>
      </w:r>
      <w:r w:rsidRPr="00BE5737">
        <w:rPr>
          <w:rFonts w:ascii="Times New Roman" w:eastAsiaTheme="minorEastAsia" w:hAnsi="Times New Roman" w:cs="Times New Roman"/>
          <w:i/>
          <w:sz w:val="24"/>
          <w:szCs w:val="24"/>
          <w:lang w:val="en-CA"/>
        </w:rPr>
        <w:t>m</w:t>
      </w:r>
      <w:r w:rsidRPr="00BE5737">
        <w:rPr>
          <w:rFonts w:ascii="Times New Roman" w:eastAsiaTheme="minorEastAsia" w:hAnsi="Times New Roman" w:cs="Times New Roman"/>
          <w:sz w:val="24"/>
          <w:szCs w:val="24"/>
          <w:lang w:val="en-CA"/>
        </w:rPr>
        <w:t>:</w:t>
      </w:r>
    </w:p>
    <w:p w14:paraId="567194D2" w14:textId="77777777" w:rsidR="00BE5737" w:rsidRPr="00BE5737" w:rsidRDefault="00BE5737" w:rsidP="00BE5737">
      <w:pPr>
        <w:jc w:val="both"/>
        <w:rPr>
          <w:rFonts w:ascii="Times New Roman" w:eastAsiaTheme="minorEastAsia" w:hAnsi="Times New Roman" w:cs="Times New Roman"/>
          <w:sz w:val="24"/>
          <w:szCs w:val="24"/>
          <w:lang w:val="en-CA"/>
        </w:rPr>
      </w:pPr>
    </w:p>
    <w:p w14:paraId="5E6715C0" w14:textId="77777777" w:rsidR="00BE5737" w:rsidRPr="00BE5737" w:rsidRDefault="008D31F4" w:rsidP="00BE5737">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acc>
              <m:accPr>
                <m:chr m:val="⃗"/>
                <m:ctrlPr>
                  <w:rPr>
                    <w:rFonts w:ascii="Cambria Math" w:eastAsiaTheme="minorEastAsia" w:hAnsi="Cambria Math" w:cs="Times New Roman"/>
                    <w:sz w:val="24"/>
                    <w:szCs w:val="24"/>
                    <w:lang w:val="en-CA"/>
                  </w:rPr>
                </m:ctrlPr>
              </m:accPr>
              <m:e>
                <m:r>
                  <w:rPr>
                    <w:rFonts w:ascii="Cambria Math" w:eastAsiaTheme="minorEastAsia" w:hAnsi="Cambria Math" w:cs="Times New Roman"/>
                    <w:sz w:val="24"/>
                    <w:szCs w:val="24"/>
                    <w:lang w:val="en-CA"/>
                  </w:rPr>
                  <m:t>N</m:t>
                </m:r>
              </m:e>
            </m:acc>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r>
          <m:rPr>
            <m:sty m:val="p"/>
          </m:rP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k</m:t>
            </m:r>
          </m:sub>
          <m:sup/>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k</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mov</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,a,</m:t>
                </m:r>
                <m:r>
                  <w:rPr>
                    <w:rFonts w:ascii="Cambria Math" w:eastAsiaTheme="minorEastAsia" w:hAnsi="Cambria Math" w:cs="Times New Roman"/>
                    <w:sz w:val="24"/>
                    <w:szCs w:val="24"/>
                    <w:lang w:val="en-CA"/>
                  </w:rPr>
                  <m:t>k</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e>
        </m:nary>
      </m:oMath>
      <w:r w:rsidR="00BE5737" w:rsidRPr="00BE5737">
        <w:rPr>
          <w:rFonts w:ascii="Times New Roman" w:eastAsiaTheme="minorEastAsia" w:hAnsi="Times New Roman" w:cs="Times New Roman"/>
          <w:sz w:val="24"/>
          <w:szCs w:val="24"/>
          <w:lang w:val="en-CA"/>
        </w:rPr>
        <w:t xml:space="preserve"> </w:t>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t>(3.12)</w:t>
      </w:r>
    </w:p>
    <w:p w14:paraId="33BA624F" w14:textId="77777777" w:rsidR="00BE5737" w:rsidRPr="00BE5737" w:rsidRDefault="00BE5737" w:rsidP="00BE5737">
      <w:pPr>
        <w:jc w:val="both"/>
        <w:rPr>
          <w:rFonts w:ascii="Times New Roman" w:eastAsiaTheme="minorEastAsia" w:hAnsi="Times New Roman" w:cs="Times New Roman"/>
          <w:sz w:val="24"/>
          <w:szCs w:val="24"/>
          <w:lang w:val="en-CA"/>
        </w:rPr>
      </w:pPr>
    </w:p>
    <w:p w14:paraId="105A3855" w14:textId="77777777"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 xml:space="preserve">The movement matrix is calculated from a log-space matrix </w:t>
      </w:r>
      <w:proofErr w:type="spellStart"/>
      <w:r w:rsidRPr="00BE5737">
        <w:rPr>
          <w:rFonts w:ascii="Times New Roman" w:eastAsiaTheme="minorEastAsia" w:hAnsi="Times New Roman" w:cs="Times New Roman"/>
          <w:i/>
          <w:sz w:val="24"/>
          <w:szCs w:val="24"/>
          <w:lang w:val="en-CA"/>
        </w:rPr>
        <w:t>lnmov</w:t>
      </w:r>
      <w:proofErr w:type="spellEnd"/>
      <w:r w:rsidRPr="00BE5737">
        <w:rPr>
          <w:rFonts w:ascii="Times New Roman" w:eastAsiaTheme="minorEastAsia" w:hAnsi="Times New Roman" w:cs="Times New Roman"/>
          <w:sz w:val="24"/>
          <w:szCs w:val="24"/>
          <w:lang w:val="en-CA"/>
        </w:rPr>
        <w:t xml:space="preserve"> and a logit model to ensure each row (</w:t>
      </w:r>
      <w:r w:rsidRPr="00BE5737">
        <w:rPr>
          <w:rFonts w:ascii="Times New Roman" w:eastAsiaTheme="minorEastAsia" w:hAnsi="Times New Roman" w:cs="Times New Roman"/>
          <w:i/>
          <w:sz w:val="24"/>
          <w:szCs w:val="24"/>
          <w:lang w:val="en-CA"/>
        </w:rPr>
        <w:t>k</w:t>
      </w:r>
      <w:r w:rsidRPr="00BE5737">
        <w:rPr>
          <w:rFonts w:ascii="Times New Roman" w:eastAsiaTheme="minorEastAsia" w:hAnsi="Times New Roman" w:cs="Times New Roman"/>
          <w:sz w:val="24"/>
          <w:szCs w:val="24"/>
          <w:lang w:val="en-CA"/>
        </w:rPr>
        <w:t>) sums to 1:</w:t>
      </w:r>
    </w:p>
    <w:p w14:paraId="702FE13A" w14:textId="77777777" w:rsidR="00BE5737" w:rsidRPr="00BE5737" w:rsidRDefault="00BE5737" w:rsidP="00BE5737">
      <w:pPr>
        <w:jc w:val="both"/>
        <w:rPr>
          <w:rFonts w:ascii="Times New Roman" w:eastAsiaTheme="minorEastAsia" w:hAnsi="Times New Roman" w:cs="Times New Roman"/>
          <w:sz w:val="24"/>
          <w:szCs w:val="24"/>
          <w:lang w:val="en-CA"/>
        </w:rPr>
      </w:pPr>
    </w:p>
    <w:p w14:paraId="77E071CB" w14:textId="77777777" w:rsidR="00BE5737" w:rsidRPr="00BE5737" w:rsidRDefault="008D31F4" w:rsidP="00BE5737">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mov</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,a,</m:t>
            </m:r>
            <m:r>
              <w:rPr>
                <w:rFonts w:ascii="Cambria Math" w:eastAsiaTheme="minorEastAsia" w:hAnsi="Cambria Math" w:cs="Times New Roman"/>
                <w:sz w:val="24"/>
                <w:szCs w:val="24"/>
                <w:lang w:val="en-CA"/>
              </w:rPr>
              <m:t>k</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r>
          <m:rPr>
            <m:sty m:val="p"/>
          </m:rPr>
          <w:rPr>
            <w:rFonts w:ascii="Cambria Math" w:eastAsiaTheme="minorEastAsia" w:hAnsi="Cambria Math" w:cs="Times New Roman"/>
            <w:sz w:val="24"/>
            <w:szCs w:val="24"/>
            <w:lang w:val="en-CA"/>
          </w:rPr>
          <m:t>=</m:t>
        </m:r>
        <m:f>
          <m:fPr>
            <m:type m:val="lin"/>
            <m:ctrlPr>
              <w:rPr>
                <w:rFonts w:ascii="Cambria Math" w:eastAsiaTheme="minorEastAsia" w:hAnsi="Cambria Math" w:cs="Times New Roman"/>
                <w:sz w:val="24"/>
                <w:szCs w:val="24"/>
                <w:lang w:val="en-CA"/>
              </w:rPr>
            </m:ctrlPr>
          </m:fPr>
          <m:num>
            <m:sSup>
              <m:sSupPr>
                <m:ctrlPr>
                  <w:rPr>
                    <w:rFonts w:ascii="Cambria Math" w:eastAsiaTheme="minorEastAsia" w:hAnsi="Cambria Math" w:cs="Times New Roman"/>
                    <w:sz w:val="24"/>
                    <w:szCs w:val="24"/>
                    <w:lang w:val="en-CA"/>
                  </w:rPr>
                </m:ctrlPr>
              </m:sSupPr>
              <m:e>
                <m:r>
                  <w:rPr>
                    <w:rFonts w:ascii="Cambria Math" w:eastAsiaTheme="minorEastAsia" w:hAnsi="Cambria Math" w:cs="Times New Roman"/>
                    <w:sz w:val="24"/>
                    <w:szCs w:val="24"/>
                    <w:lang w:val="en-CA"/>
                  </w:rPr>
                  <m:t>e</m:t>
                </m:r>
              </m:e>
              <m:sup>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lnmov</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,a,</m:t>
                    </m:r>
                    <m:r>
                      <w:rPr>
                        <w:rFonts w:ascii="Cambria Math" w:eastAsiaTheme="minorEastAsia" w:hAnsi="Cambria Math" w:cs="Times New Roman"/>
                        <w:sz w:val="24"/>
                        <w:szCs w:val="24"/>
                        <w:lang w:val="en-CA"/>
                      </w:rPr>
                      <m:t>k</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sup>
            </m:sSup>
          </m:num>
          <m:den>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r</m:t>
                </m:r>
              </m:sub>
              <m:sup/>
              <m:e>
                <m:sSup>
                  <m:sSupPr>
                    <m:ctrlPr>
                      <w:rPr>
                        <w:rFonts w:ascii="Cambria Math" w:eastAsiaTheme="minorEastAsia" w:hAnsi="Cambria Math" w:cs="Times New Roman"/>
                        <w:sz w:val="24"/>
                        <w:szCs w:val="24"/>
                        <w:lang w:val="en-CA"/>
                      </w:rPr>
                    </m:ctrlPr>
                  </m:sSupPr>
                  <m:e>
                    <m:r>
                      <w:rPr>
                        <w:rFonts w:ascii="Cambria Math" w:eastAsiaTheme="minorEastAsia" w:hAnsi="Cambria Math" w:cs="Times New Roman"/>
                        <w:sz w:val="24"/>
                        <w:szCs w:val="24"/>
                        <w:lang w:val="en-CA"/>
                      </w:rPr>
                      <m:t>e</m:t>
                    </m:r>
                  </m:e>
                  <m:sup>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lnmov</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,a,</m:t>
                        </m:r>
                        <m:r>
                          <w:rPr>
                            <w:rFonts w:ascii="Cambria Math" w:eastAsiaTheme="minorEastAsia" w:hAnsi="Cambria Math" w:cs="Times New Roman"/>
                            <w:sz w:val="24"/>
                            <w:szCs w:val="24"/>
                            <w:lang w:val="en-CA"/>
                          </w:rPr>
                          <m:t>k</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sup>
                </m:sSup>
              </m:e>
            </m:nary>
          </m:den>
        </m:f>
      </m:oMath>
      <w:r w:rsidR="00BE5737" w:rsidRPr="00BE5737">
        <w:rPr>
          <w:rFonts w:ascii="Times New Roman" w:eastAsiaTheme="minorEastAsia" w:hAnsi="Times New Roman" w:cs="Times New Roman"/>
          <w:sz w:val="24"/>
          <w:szCs w:val="24"/>
          <w:lang w:val="en-CA"/>
        </w:rPr>
        <w:t xml:space="preserve"> </w:t>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t>(3.13)</w:t>
      </w:r>
    </w:p>
    <w:p w14:paraId="787A5F05" w14:textId="77777777" w:rsidR="00BE5737" w:rsidRPr="00BE5737" w:rsidRDefault="00BE5737" w:rsidP="00BE5737">
      <w:pPr>
        <w:jc w:val="both"/>
        <w:rPr>
          <w:rFonts w:ascii="Times New Roman" w:eastAsiaTheme="minorEastAsia" w:hAnsi="Times New Roman" w:cs="Times New Roman"/>
          <w:sz w:val="24"/>
          <w:szCs w:val="24"/>
          <w:lang w:val="en-CA"/>
        </w:rPr>
      </w:pPr>
    </w:p>
    <w:p w14:paraId="099C40C6" w14:textId="77777777"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Size/age stratification for movement models will initially be attempted for three age groups: 0-2, 3-8 and 9+ years (this will be kept the same for the Western Atlantic and the Eastern Atlantic/Mediterranean, but should be re-evaluated for the East as future data become available).</w:t>
      </w:r>
    </w:p>
    <w:p w14:paraId="4A6DAC71" w14:textId="77777777" w:rsidR="00BE5737" w:rsidRPr="00BE5737" w:rsidRDefault="00BE5737" w:rsidP="00BE5737">
      <w:pPr>
        <w:jc w:val="both"/>
        <w:rPr>
          <w:rFonts w:ascii="Times New Roman" w:eastAsiaTheme="minorEastAsia" w:hAnsi="Times New Roman" w:cs="Times New Roman"/>
          <w:sz w:val="24"/>
          <w:szCs w:val="24"/>
          <w:lang w:val="en-CA"/>
        </w:rPr>
      </w:pPr>
    </w:p>
    <w:p w14:paraId="6C7D53F3" w14:textId="77777777"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 xml:space="preserve">Movements from an area </w:t>
      </w:r>
      <w:r w:rsidRPr="00BE5737">
        <w:rPr>
          <w:rFonts w:ascii="Times New Roman" w:eastAsiaTheme="minorEastAsia" w:hAnsi="Times New Roman" w:cs="Times New Roman"/>
          <w:i/>
          <w:sz w:val="24"/>
          <w:szCs w:val="24"/>
          <w:lang w:val="en-CA"/>
        </w:rPr>
        <w:t>k</w:t>
      </w:r>
      <w:r w:rsidRPr="00BE5737">
        <w:rPr>
          <w:rFonts w:ascii="Times New Roman" w:eastAsiaTheme="minorEastAsia" w:hAnsi="Times New Roman" w:cs="Times New Roman"/>
          <w:sz w:val="24"/>
          <w:szCs w:val="24"/>
          <w:lang w:val="en-CA"/>
        </w:rPr>
        <w:t xml:space="preserve"> to an area </w:t>
      </w:r>
      <w:r w:rsidRPr="00BE5737">
        <w:rPr>
          <w:rFonts w:ascii="Times New Roman" w:eastAsiaTheme="minorEastAsia" w:hAnsi="Times New Roman" w:cs="Times New Roman"/>
          <w:i/>
          <w:sz w:val="24"/>
          <w:szCs w:val="24"/>
          <w:lang w:val="en-CA"/>
        </w:rPr>
        <w:t>r</w:t>
      </w:r>
      <w:r w:rsidRPr="00BE5737">
        <w:rPr>
          <w:rFonts w:ascii="Times New Roman" w:eastAsiaTheme="minorEastAsia" w:hAnsi="Times New Roman" w:cs="Times New Roman"/>
          <w:sz w:val="24"/>
          <w:szCs w:val="24"/>
          <w:lang w:val="en-CA"/>
        </w:rPr>
        <w:t xml:space="preserve"> that are considered to be implausible (e.g. from the Eastern Mediterranean to the Gulf of Mexico) are assigned a large negative number (essentially zero movement) in corresponding cells in these movement matrices. For each area </w:t>
      </w:r>
      <w:r w:rsidRPr="00BE5737">
        <w:rPr>
          <w:rFonts w:ascii="Times New Roman" w:eastAsiaTheme="minorEastAsia" w:hAnsi="Times New Roman" w:cs="Times New Roman"/>
          <w:i/>
          <w:sz w:val="24"/>
          <w:szCs w:val="24"/>
          <w:lang w:val="en-CA"/>
        </w:rPr>
        <w:t>k,</w:t>
      </w:r>
      <w:r w:rsidRPr="00BE5737">
        <w:rPr>
          <w:rFonts w:ascii="Times New Roman" w:eastAsiaTheme="minorEastAsia" w:hAnsi="Times New Roman" w:cs="Times New Roman"/>
          <w:sz w:val="24"/>
          <w:szCs w:val="24"/>
          <w:lang w:val="en-CA"/>
        </w:rPr>
        <w:t xml:space="preserve"> from which individuals can move, one value is assigned zero and all other possible movements are assigned an estimated parameter </w:t>
      </w:r>
      <w:r w:rsidRPr="00BE5737">
        <w:rPr>
          <w:rFonts w:ascii="Times New Roman" w:eastAsiaTheme="minorEastAsia" w:hAnsi="Times New Roman" w:cs="Times New Roman"/>
          <w:i/>
          <w:sz w:val="24"/>
          <w:szCs w:val="24"/>
          <w:lang w:val="en-CA"/>
        </w:rPr>
        <w:t xml:space="preserve">ψ </w:t>
      </w:r>
      <w:r w:rsidRPr="00BE5737">
        <w:rPr>
          <w:rFonts w:ascii="Times New Roman" w:eastAsiaTheme="minorEastAsia" w:hAnsi="Times New Roman" w:cs="Times New Roman"/>
          <w:sz w:val="24"/>
          <w:szCs w:val="24"/>
          <w:lang w:val="en-CA"/>
        </w:rPr>
        <w:t>(since rows must sum to 1, there is one less degree of freedom):</w:t>
      </w:r>
    </w:p>
    <w:p w14:paraId="1F0A7682" w14:textId="77777777" w:rsidR="00BE5737" w:rsidRPr="00BE5737" w:rsidRDefault="00BE5737" w:rsidP="00BE5737">
      <w:pPr>
        <w:jc w:val="both"/>
        <w:rPr>
          <w:rFonts w:ascii="Times New Roman" w:eastAsiaTheme="minorEastAsia" w:hAnsi="Times New Roman" w:cs="Times New Roman"/>
          <w:sz w:val="24"/>
          <w:szCs w:val="24"/>
          <w:lang w:val="en-CA"/>
        </w:rPr>
      </w:pPr>
    </w:p>
    <w:p w14:paraId="6F711BFC" w14:textId="77777777" w:rsidR="00BE5737" w:rsidRPr="00BE5737" w:rsidRDefault="008D31F4" w:rsidP="00BE5737">
      <w:pPr>
        <w:spacing w:after="200"/>
        <w:jc w:val="both"/>
        <w:rPr>
          <w:rFonts w:ascii="Times New Roman" w:eastAsiaTheme="minorEastAsia" w:hAnsi="Times New Roman" w:cs="Times New Roman"/>
          <w:bCs/>
          <w:sz w:val="24"/>
          <w:szCs w:val="24"/>
          <w:lang w:val="en-CA"/>
        </w:rPr>
      </w:pPr>
      <m:oMath>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lnmov</m:t>
            </m:r>
          </m:e>
          <m:sub>
            <m:r>
              <w:rPr>
                <w:rFonts w:ascii="Cambria Math" w:eastAsiaTheme="minorEastAsia" w:hAnsi="Cambria Math" w:cs="Times New Roman"/>
                <w:sz w:val="24"/>
                <w:szCs w:val="24"/>
                <w:lang w:val="en-CA"/>
              </w:rPr>
              <m:t>s,m,a,k,r</m:t>
            </m:r>
          </m:sub>
        </m:sSub>
        <m:r>
          <w:rPr>
            <w:rFonts w:ascii="Cambria Math" w:eastAsiaTheme="minorEastAsia" w:hAnsi="Cambria Math" w:cs="Times New Roman"/>
            <w:sz w:val="24"/>
            <w:szCs w:val="24"/>
            <w:lang w:val="en-CA"/>
          </w:rPr>
          <m:t>=</m:t>
        </m:r>
        <m:d>
          <m:dPr>
            <m:begChr m:val="{"/>
            <m:endChr m:val=""/>
            <m:ctrlPr>
              <w:rPr>
                <w:rFonts w:ascii="Cambria Math" w:eastAsiaTheme="minorEastAsia" w:hAnsi="Cambria Math" w:cs="Times New Roman"/>
                <w:bCs/>
                <w:i/>
                <w:sz w:val="24"/>
                <w:szCs w:val="24"/>
                <w:lang w:val="en-CA"/>
              </w:rPr>
            </m:ctrlPr>
          </m:dPr>
          <m:e>
            <m:m>
              <m:mPr>
                <m:mcs>
                  <m:mc>
                    <m:mcPr>
                      <m:count m:val="1"/>
                      <m:mcJc m:val="center"/>
                    </m:mcPr>
                  </m:mc>
                </m:mcs>
                <m:ctrlPr>
                  <w:rPr>
                    <w:rFonts w:ascii="Cambria Math" w:eastAsiaTheme="minorEastAsia" w:hAnsi="Cambria Math" w:cs="Times New Roman"/>
                    <w:bCs/>
                    <w:i/>
                    <w:sz w:val="24"/>
                    <w:szCs w:val="24"/>
                    <w:lang w:val="en-CA"/>
                  </w:rPr>
                </m:ctrlPr>
              </m:mPr>
              <m:mr>
                <m:e>
                  <m:r>
                    <w:rPr>
                      <w:rFonts w:ascii="Cambria Math" w:eastAsiaTheme="minorEastAsia" w:hAnsi="Cambria Math" w:cs="Times New Roman"/>
                      <w:sz w:val="24"/>
                      <w:szCs w:val="24"/>
                      <w:lang w:val="en-CA"/>
                    </w:rPr>
                    <m:t>-1E10</m:t>
                  </m:r>
                </m:e>
              </m:mr>
              <m:mr>
                <m:e>
                  <m:r>
                    <w:rPr>
                      <w:rFonts w:ascii="Cambria Math" w:eastAsiaTheme="minorEastAsia" w:hAnsi="Cambria Math" w:cs="Times New Roman"/>
                      <w:sz w:val="24"/>
                      <w:szCs w:val="24"/>
                      <w:lang w:val="en-CA"/>
                    </w:rPr>
                    <m:t>0</m:t>
                  </m:r>
                </m:e>
              </m:mr>
              <m:mr>
                <m:e>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Ψ</m:t>
                      </m:r>
                    </m:e>
                    <m:sub>
                      <m:r>
                        <w:rPr>
                          <w:rFonts w:ascii="Cambria Math" w:eastAsiaTheme="minorEastAsia" w:hAnsi="Cambria Math" w:cs="Times New Roman"/>
                          <w:sz w:val="24"/>
                          <w:szCs w:val="24"/>
                          <w:lang w:val="en-CA"/>
                        </w:rPr>
                        <m:t>s,m,k,r</m:t>
                      </m:r>
                    </m:sub>
                  </m:sSub>
                </m:e>
              </m:mr>
            </m:m>
            <m:r>
              <w:rPr>
                <w:rFonts w:ascii="Cambria Math" w:eastAsiaTheme="minorEastAsia" w:hAnsi="Cambria Math" w:cs="Times New Roman"/>
                <w:sz w:val="24"/>
                <w:szCs w:val="24"/>
                <w:lang w:val="en-CA"/>
              </w:rPr>
              <m:t xml:space="preserve">      </m:t>
            </m:r>
            <m:m>
              <m:mPr>
                <m:mcs>
                  <m:mc>
                    <m:mcPr>
                      <m:count m:val="1"/>
                      <m:mcJc m:val="center"/>
                    </m:mcPr>
                  </m:mc>
                </m:mcs>
                <m:ctrlPr>
                  <w:rPr>
                    <w:rFonts w:ascii="Cambria Math" w:eastAsiaTheme="minorEastAsia" w:hAnsi="Cambria Math" w:cs="Times New Roman"/>
                    <w:bCs/>
                    <w:i/>
                    <w:sz w:val="24"/>
                    <w:szCs w:val="24"/>
                    <w:lang w:val="en-CA"/>
                  </w:rPr>
                </m:ctrlPr>
              </m:mPr>
              <m:mr>
                <m:e>
                  <m:r>
                    <w:rPr>
                      <w:rFonts w:ascii="Cambria Math" w:eastAsiaTheme="minorEastAsia" w:hAnsi="Cambria Math" w:cs="Times New Roman"/>
                      <w:sz w:val="24"/>
                      <w:szCs w:val="24"/>
                      <w:lang w:val="en-CA"/>
                    </w:rPr>
                    <m:t>no movement from k to r</m:t>
                  </m:r>
                </m:e>
              </m:mr>
              <m:mr>
                <m:e>
                  <m:r>
                    <w:rPr>
                      <w:rFonts w:ascii="Cambria Math" w:eastAsiaTheme="minorEastAsia" w:hAnsi="Cambria Math" w:cs="Times New Roman"/>
                      <w:sz w:val="24"/>
                      <w:szCs w:val="24"/>
                      <w:lang w:val="en-CA"/>
                    </w:rPr>
                    <m:t>first assig</m:t>
                  </m:r>
                  <m:r>
                    <w:rPr>
                      <w:rFonts w:ascii="Cambria Math" w:eastAsiaTheme="minorEastAsia" w:hAnsi="Cambria Math" w:cs="Times New Roman"/>
                      <w:sz w:val="24"/>
                      <w:szCs w:val="24"/>
                      <w:lang w:val="en-CA"/>
                    </w:rPr>
                    <m:t>ned possible movement from k to r</m:t>
                  </m:r>
                </m:e>
              </m:mr>
              <m:mr>
                <m:e>
                  <m:r>
                    <w:rPr>
                      <w:rFonts w:ascii="Cambria Math" w:eastAsiaTheme="minorEastAsia" w:hAnsi="Cambria Math" w:cs="Times New Roman"/>
                      <w:sz w:val="24"/>
                      <w:szCs w:val="24"/>
                      <w:lang w:val="en-CA"/>
                    </w:rPr>
                    <m:t>other possible movements from k to r</m:t>
                  </m:r>
                </m:e>
              </m:mr>
            </m:m>
          </m:e>
        </m:d>
      </m:oMath>
      <w:r w:rsidR="00BE5737" w:rsidRPr="00BE5737">
        <w:rPr>
          <w:rFonts w:ascii="Times New Roman" w:eastAsiaTheme="minorEastAsia" w:hAnsi="Times New Roman" w:cs="Times New Roman"/>
          <w:bCs/>
          <w:sz w:val="24"/>
          <w:szCs w:val="24"/>
          <w:lang w:val="en-CA"/>
        </w:rPr>
        <w:tab/>
        <w:t xml:space="preserve">  (3.14)</w:t>
      </w:r>
    </w:p>
    <w:p w14:paraId="614B8CAE" w14:textId="77777777" w:rsidR="00BE5737" w:rsidRPr="00BE5737" w:rsidRDefault="00BE5737" w:rsidP="00BE5737">
      <w:pPr>
        <w:jc w:val="both"/>
        <w:rPr>
          <w:rFonts w:ascii="Times New Roman" w:eastAsiaTheme="minorEastAsia" w:hAnsi="Times New Roman" w:cs="Times New Roman"/>
          <w:sz w:val="24"/>
          <w:szCs w:val="24"/>
          <w:lang w:val="en-CA"/>
        </w:rPr>
      </w:pPr>
    </w:p>
    <w:p w14:paraId="2A60CBE6" w14:textId="77777777"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 xml:space="preserve">This movement model can be simplified to estimate only those movements for which data have been observed (e.g.at least one tag track or conventional tagging observation). </w:t>
      </w:r>
    </w:p>
    <w:p w14:paraId="5E7B047B" w14:textId="77777777" w:rsidR="00BE5737" w:rsidRPr="00BE5737" w:rsidRDefault="00BE5737" w:rsidP="00BE5737">
      <w:pPr>
        <w:jc w:val="both"/>
        <w:rPr>
          <w:rFonts w:ascii="Times New Roman" w:eastAsiaTheme="minorEastAsia" w:hAnsi="Times New Roman" w:cs="Times New Roman"/>
          <w:sz w:val="24"/>
          <w:szCs w:val="24"/>
          <w:lang w:val="en-CA"/>
        </w:rPr>
      </w:pPr>
    </w:p>
    <w:p w14:paraId="3067B8ED" w14:textId="77777777"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 xml:space="preserve">Compared with spatially aggregated models, initialization is more complex for spatial </w:t>
      </w:r>
      <w:proofErr w:type="gramStart"/>
      <w:r w:rsidRPr="00BE5737">
        <w:rPr>
          <w:rFonts w:ascii="Times New Roman" w:eastAsiaTheme="minorEastAsia" w:hAnsi="Times New Roman" w:cs="Times New Roman"/>
          <w:sz w:val="24"/>
          <w:szCs w:val="24"/>
          <w:lang w:val="en-CA"/>
        </w:rPr>
        <w:t>models,</w:t>
      </w:r>
      <w:proofErr w:type="gramEnd"/>
      <w:r w:rsidRPr="00BE5737">
        <w:rPr>
          <w:rFonts w:ascii="Times New Roman" w:eastAsiaTheme="minorEastAsia" w:hAnsi="Times New Roman" w:cs="Times New Roman"/>
          <w:sz w:val="24"/>
          <w:szCs w:val="24"/>
          <w:lang w:val="en-CA"/>
        </w:rPr>
        <w:t xml:space="preserve"> particularly those that need to accommodate seasonal movement by age and may include regional spawning and recruitment. The equilibrium unfished age structure / spatial distribution cannot be calculated analytically. For any set of model parameters it is necessary to determine these numerically by iteratively multiplying an initial guess of age structure and spatial distribution by the movement matrix. The solution used here is to iterate the transition equations above (Equations 3.1, 3.6, 3.7, 3.11, 3.12) given a fishing mortality rate averaged over the first five years of model predictions until the spatial distribution of stock numbers converges for each of the </w:t>
      </w:r>
      <w:proofErr w:type="spellStart"/>
      <w:r w:rsidRPr="00BE5737">
        <w:rPr>
          <w:rFonts w:ascii="Times New Roman" w:eastAsiaTheme="minorEastAsia" w:hAnsi="Times New Roman" w:cs="Times New Roman"/>
          <w:sz w:val="24"/>
          <w:szCs w:val="24"/>
          <w:lang w:val="en-CA"/>
        </w:rPr>
        <w:t>subyears</w:t>
      </w:r>
      <w:proofErr w:type="spellEnd"/>
      <w:r w:rsidRPr="00BE5737">
        <w:rPr>
          <w:rFonts w:ascii="Times New Roman" w:eastAsiaTheme="minorEastAsia" w:hAnsi="Times New Roman" w:cs="Times New Roman"/>
          <w:sz w:val="24"/>
          <w:szCs w:val="24"/>
          <w:lang w:val="en-CA"/>
        </w:rPr>
        <w:t xml:space="preserve">. </w:t>
      </w:r>
    </w:p>
    <w:p w14:paraId="162E3890" w14:textId="77777777" w:rsidR="00BE5737" w:rsidRPr="00BE5737" w:rsidRDefault="00BE5737" w:rsidP="00BE5737">
      <w:pPr>
        <w:jc w:val="both"/>
        <w:rPr>
          <w:rFonts w:ascii="Times New Roman" w:eastAsiaTheme="minorEastAsia" w:hAnsi="Times New Roman" w:cs="Times New Roman"/>
          <w:sz w:val="24"/>
          <w:szCs w:val="24"/>
          <w:lang w:val="en-CA"/>
        </w:rPr>
      </w:pPr>
    </w:p>
    <w:p w14:paraId="063CA556" w14:textId="77777777"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 xml:space="preserve">Prior to this iterative process an initial guess at the spatial and age structure of stock numbers </w:t>
      </w:r>
      <m:oMath>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N</m:t>
            </m:r>
          </m:e>
        </m:acc>
      </m:oMath>
      <w:r w:rsidRPr="00BE5737">
        <w:rPr>
          <w:rFonts w:ascii="Times New Roman" w:eastAsiaTheme="minorEastAsia" w:hAnsi="Times New Roman" w:cs="Times New Roman"/>
          <w:sz w:val="24"/>
          <w:szCs w:val="24"/>
          <w:lang w:val="en-CA"/>
        </w:rPr>
        <w:t xml:space="preserve"> is made based on the movement matrix and natural mortality rate at age </w:t>
      </w:r>
      <w:r w:rsidRPr="00BE5737">
        <w:rPr>
          <w:rFonts w:ascii="Times New Roman" w:eastAsiaTheme="minorEastAsia" w:hAnsi="Times New Roman" w:cs="Times New Roman"/>
          <w:i/>
          <w:sz w:val="24"/>
          <w:szCs w:val="24"/>
          <w:lang w:val="en-CA"/>
        </w:rPr>
        <w:t>M</w:t>
      </w:r>
      <w:r w:rsidRPr="00BE5737">
        <w:rPr>
          <w:rFonts w:ascii="Times New Roman" w:eastAsiaTheme="minorEastAsia" w:hAnsi="Times New Roman" w:cs="Times New Roman"/>
          <w:sz w:val="24"/>
          <w:szCs w:val="24"/>
          <w:lang w:val="en-CA"/>
        </w:rPr>
        <w:t xml:space="preserve">: </w:t>
      </w:r>
    </w:p>
    <w:p w14:paraId="5F9F907C" w14:textId="77777777" w:rsidR="00BE5737" w:rsidRPr="00BE5737" w:rsidRDefault="00BE5737" w:rsidP="00BE5737">
      <w:pPr>
        <w:jc w:val="both"/>
        <w:rPr>
          <w:rFonts w:ascii="Times New Roman" w:eastAsiaTheme="minorEastAsia" w:hAnsi="Times New Roman" w:cs="Times New Roman"/>
          <w:sz w:val="24"/>
          <w:szCs w:val="24"/>
          <w:lang w:val="en-CA"/>
        </w:rPr>
      </w:pPr>
    </w:p>
    <w:p w14:paraId="0776C063" w14:textId="77777777" w:rsidR="00BE5737" w:rsidRPr="00BE5737" w:rsidRDefault="008D31F4" w:rsidP="00BE5737">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acc>
              <m:accPr>
                <m:ctrlPr>
                  <w:rPr>
                    <w:rFonts w:ascii="Cambria Math" w:eastAsiaTheme="minorEastAsia" w:hAnsi="Cambria Math" w:cs="Times New Roman"/>
                    <w:sz w:val="24"/>
                    <w:szCs w:val="24"/>
                    <w:lang w:val="en-CA"/>
                  </w:rPr>
                </m:ctrlPr>
              </m:accPr>
              <m:e>
                <m:r>
                  <w:rPr>
                    <w:rFonts w:ascii="Cambria Math" w:eastAsiaTheme="minorEastAsia" w:hAnsi="Cambria Math" w:cs="Times New Roman"/>
                    <w:sz w:val="24"/>
                    <w:szCs w:val="24"/>
                    <w:lang w:val="en-CA"/>
                  </w:rPr>
                  <m:t>N</m:t>
                </m:r>
              </m:e>
            </m:acc>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0</m:t>
            </m:r>
          </m:e>
          <m:sub>
            <m:r>
              <w:rPr>
                <w:rFonts w:ascii="Cambria Math" w:eastAsiaTheme="minorEastAsia" w:hAnsi="Cambria Math" w:cs="Times New Roman"/>
                <w:sz w:val="24"/>
                <w:szCs w:val="24"/>
                <w:lang w:val="en-CA"/>
              </w:rPr>
              <m:t>s</m:t>
            </m:r>
          </m:sub>
        </m:sSub>
        <m:r>
          <m:rPr>
            <m:sty m:val="p"/>
          </m:rPr>
          <w:rPr>
            <w:rFonts w:ascii="Cambria Math" w:eastAsiaTheme="minorEastAsia" w:hAnsi="Cambria Math" w:cs="Times New Roman"/>
            <w:sz w:val="24"/>
            <w:szCs w:val="24"/>
            <w:lang w:val="en-CA"/>
          </w:rPr>
          <m:t>∙</m:t>
        </m:r>
        <m:sSup>
          <m:sSupPr>
            <m:ctrlPr>
              <w:rPr>
                <w:rFonts w:ascii="Cambria Math" w:eastAsiaTheme="minorEastAsia" w:hAnsi="Cambria Math" w:cs="Times New Roman"/>
                <w:sz w:val="24"/>
                <w:szCs w:val="24"/>
                <w:lang w:val="en-CA"/>
              </w:rPr>
            </m:ctrlPr>
          </m:sSupPr>
          <m:e>
            <m:r>
              <m:rPr>
                <m:sty m:val="p"/>
              </m:rPr>
              <w:rPr>
                <w:rFonts w:ascii="Cambria Math" w:eastAsiaTheme="minorEastAsia" w:hAnsi="Cambria Math" w:cs="Times New Roman"/>
                <w:sz w:val="24"/>
                <w:szCs w:val="24"/>
                <w:lang w:val="en-CA"/>
              </w:rPr>
              <m:t>e</m:t>
            </m:r>
          </m:e>
          <m:sup>
            <m:r>
              <m:rPr>
                <m:sty m:val="p"/>
              </m:rPr>
              <w:rPr>
                <w:rFonts w:ascii="Cambria Math" w:eastAsiaTheme="minorEastAsia" w:hAnsi="Cambria Math" w:cs="Times New Roman"/>
                <w:sz w:val="24"/>
                <w:szCs w:val="24"/>
                <w:lang w:val="en-CA"/>
              </w:rPr>
              <m:t>-</m:t>
            </m:r>
            <m:nary>
              <m:naryPr>
                <m:chr m:val="∑"/>
                <m:limLoc m:val="undOvr"/>
                <m:ctrlPr>
                  <w:rPr>
                    <w:rFonts w:ascii="Cambria Math" w:eastAsiaTheme="minorEastAsia" w:hAnsi="Cambria Math" w:cs="Times New Roman"/>
                    <w:sz w:val="24"/>
                    <w:szCs w:val="24"/>
                    <w:lang w:val="en-CA"/>
                  </w:rPr>
                </m:ctrlPr>
              </m:naryPr>
              <m:sub>
                <m:r>
                  <m:rPr>
                    <m:sty m:val="p"/>
                  </m:rPr>
                  <w:rPr>
                    <w:rFonts w:ascii="Cambria Math" w:eastAsiaTheme="minorEastAsia" w:hAnsi="Cambria Math" w:cs="Times New Roman"/>
                    <w:sz w:val="24"/>
                    <w:szCs w:val="24"/>
                    <w:lang w:val="en-CA"/>
                  </w:rPr>
                  <m:t>1</m:t>
                </m:r>
              </m:sub>
              <m:sup>
                <m:r>
                  <w:rPr>
                    <w:rFonts w:ascii="Cambria Math" w:eastAsiaTheme="minorEastAsia" w:hAnsi="Cambria Math" w:cs="Times New Roman"/>
                    <w:sz w:val="24"/>
                    <w:szCs w:val="24"/>
                    <w:lang w:val="en-CA"/>
                  </w:rPr>
                  <m:t>a</m:t>
                </m:r>
              </m:sup>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M</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sub>
                </m:sSub>
              </m:e>
            </m:nary>
          </m:sup>
        </m:sSup>
        <m:r>
          <m:rPr>
            <m:sty m:val="p"/>
          </m:rP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k</m:t>
            </m:r>
          </m:sub>
          <m:sup/>
          <m:e>
            <m:f>
              <m:fPr>
                <m:ctrlPr>
                  <w:rPr>
                    <w:rFonts w:ascii="Cambria Math" w:eastAsiaTheme="minorEastAsia" w:hAnsi="Cambria Math" w:cs="Times New Roman"/>
                    <w:sz w:val="24"/>
                    <w:szCs w:val="24"/>
                    <w:lang w:val="en-CA"/>
                  </w:rPr>
                </m:ctrlPr>
              </m:fPr>
              <m:num>
                <m:r>
                  <m:rPr>
                    <m:sty m:val="p"/>
                  </m:rPr>
                  <w:rPr>
                    <w:rFonts w:ascii="Cambria Math" w:eastAsiaTheme="minorEastAsia" w:hAnsi="Cambria Math" w:cs="Times New Roman"/>
                    <w:sz w:val="24"/>
                    <w:szCs w:val="24"/>
                    <w:lang w:val="en-CA"/>
                  </w:rPr>
                  <m:t>1</m:t>
                </m:r>
              </m:num>
              <m:den>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r</m:t>
                    </m:r>
                  </m:sub>
                </m:sSub>
              </m:den>
            </m:f>
            <m:sSub>
              <m:sSubPr>
                <m:ctrlPr>
                  <w:rPr>
                    <w:rFonts w:ascii="Cambria Math" w:eastAsiaTheme="minorEastAsia" w:hAnsi="Cambria Math" w:cs="Times New Roman"/>
                    <w:sz w:val="24"/>
                    <w:szCs w:val="24"/>
                    <w:lang w:val="en-CA"/>
                  </w:rPr>
                </m:ctrlPr>
              </m:sSubPr>
              <m:e>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mov</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,a,</m:t>
                </m:r>
                <m:r>
                  <w:rPr>
                    <w:rFonts w:ascii="Cambria Math" w:eastAsiaTheme="minorEastAsia" w:hAnsi="Cambria Math" w:cs="Times New Roman"/>
                    <w:sz w:val="24"/>
                    <w:szCs w:val="24"/>
                    <w:lang w:val="en-CA"/>
                  </w:rPr>
                  <m:t>k</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e>
        </m:nary>
      </m:oMath>
      <w:r w:rsidR="00BE5737" w:rsidRPr="00BE5737">
        <w:rPr>
          <w:rFonts w:ascii="Times New Roman" w:eastAsiaTheme="minorEastAsia" w:hAnsi="Times New Roman" w:cs="Times New Roman"/>
          <w:sz w:val="24"/>
          <w:szCs w:val="24"/>
          <w:lang w:val="en-CA"/>
        </w:rPr>
        <w:t xml:space="preserve"> </w:t>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t>(3.15)</w:t>
      </w:r>
    </w:p>
    <w:p w14:paraId="71BF598C" w14:textId="77777777" w:rsidR="00BE5737" w:rsidRPr="00BE5737" w:rsidRDefault="00BE5737" w:rsidP="00BE5737">
      <w:pPr>
        <w:tabs>
          <w:tab w:val="left" w:pos="720"/>
          <w:tab w:val="right" w:pos="8460"/>
        </w:tabs>
        <w:jc w:val="both"/>
        <w:rPr>
          <w:rFonts w:ascii="Times New Roman" w:eastAsia="Times New Roman" w:hAnsi="Times New Roman" w:cs="Times New Roman"/>
          <w:sz w:val="24"/>
          <w:szCs w:val="24"/>
          <w:lang w:eastAsia="en-ZA"/>
        </w:rPr>
      </w:pPr>
    </w:p>
    <w:p w14:paraId="54DB49EB" w14:textId="77777777" w:rsidR="00BE5737" w:rsidRPr="00BE5737" w:rsidRDefault="00BE5737" w:rsidP="00BE5737">
      <w:pPr>
        <w:tabs>
          <w:tab w:val="left" w:pos="720"/>
          <w:tab w:val="right" w:pos="8460"/>
        </w:tabs>
        <w:jc w:val="both"/>
        <w:rPr>
          <w:rFonts w:ascii="Times New Roman" w:eastAsia="Times New Roman" w:hAnsi="Times New Roman" w:cs="Times New Roman"/>
          <w:sz w:val="24"/>
          <w:szCs w:val="24"/>
          <w:lang w:eastAsia="en-ZA"/>
        </w:rPr>
      </w:pPr>
      <w:r w:rsidRPr="00BE5737">
        <w:rPr>
          <w:rFonts w:ascii="Times New Roman" w:eastAsia="Times New Roman" w:hAnsi="Times New Roman" w:cs="Times New Roman"/>
          <w:sz w:val="24"/>
          <w:szCs w:val="24"/>
          <w:lang w:eastAsia="en-ZA"/>
        </w:rPr>
        <w:t xml:space="preserve">In years prior to the initial model year (e.g. before 1961), historical catches </w:t>
      </w:r>
      <m:oMath>
        <m:acc>
          <m:accPr>
            <m:chr m:val="̅"/>
            <m:ctrlPr>
              <w:rPr>
                <w:rFonts w:ascii="Cambria Math" w:eastAsia="Times New Roman" w:hAnsi="Cambria Math" w:cs="Times New Roman"/>
                <w:i/>
                <w:sz w:val="24"/>
                <w:szCs w:val="24"/>
                <w:lang w:eastAsia="en-ZA"/>
              </w:rPr>
            </m:ctrlPr>
          </m:accPr>
          <m:e>
            <m:r>
              <w:rPr>
                <w:rFonts w:ascii="Cambria Math" w:eastAsia="Times New Roman" w:hAnsi="Cambria Math" w:cs="Times New Roman"/>
                <w:sz w:val="24"/>
                <w:szCs w:val="24"/>
                <w:lang w:eastAsia="en-ZA"/>
              </w:rPr>
              <m:t>C</m:t>
            </m:r>
          </m:e>
        </m:acc>
      </m:oMath>
      <w:r w:rsidRPr="00BE5737">
        <w:rPr>
          <w:rFonts w:ascii="Times New Roman" w:eastAsia="Times New Roman" w:hAnsi="Times New Roman" w:cs="Times New Roman"/>
          <w:sz w:val="24"/>
          <w:szCs w:val="24"/>
          <w:lang w:eastAsia="en-ZA"/>
        </w:rPr>
        <w:t xml:space="preserve"> for eastern and western areas (east/west of 45 degrees longitude) are used to initialize the model using stock reduction analysis (i.e. catches are removed without error from the asymptotic estimates of unfished </w:t>
      </w:r>
      <w:proofErr w:type="gramStart"/>
      <w:r w:rsidRPr="00BE5737">
        <w:rPr>
          <w:rFonts w:ascii="Times New Roman" w:eastAsia="Times New Roman" w:hAnsi="Times New Roman" w:cs="Times New Roman"/>
          <w:sz w:val="24"/>
          <w:szCs w:val="24"/>
          <w:lang w:eastAsia="en-ZA"/>
        </w:rPr>
        <w:t xml:space="preserve">numbers </w:t>
      </w:r>
      <w:proofErr w:type="gramEnd"/>
      <m:oMath>
        <m:acc>
          <m:accPr>
            <m:ctrlPr>
              <w:rPr>
                <w:rFonts w:ascii="Cambria Math" w:eastAsiaTheme="minorEastAsia" w:hAnsi="Cambria Math" w:cs="Times New Roman"/>
                <w:i/>
                <w:sz w:val="24"/>
                <w:szCs w:val="24"/>
                <w:lang w:val="en-CA" w:eastAsia="en-ZA"/>
              </w:rPr>
            </m:ctrlPr>
          </m:accPr>
          <m:e>
            <m:r>
              <w:rPr>
                <w:rFonts w:ascii="Cambria Math" w:eastAsiaTheme="minorEastAsia" w:hAnsi="Cambria Math" w:cs="Times New Roman"/>
                <w:sz w:val="24"/>
                <w:szCs w:val="24"/>
                <w:lang w:val="en-CA" w:eastAsia="en-ZA"/>
              </w:rPr>
              <m:t>N</m:t>
            </m:r>
          </m:e>
        </m:acc>
      </m:oMath>
      <w:r w:rsidRPr="00BE5737">
        <w:rPr>
          <w:rFonts w:ascii="Times New Roman" w:eastAsia="Times New Roman" w:hAnsi="Times New Roman" w:cs="Times New Roman"/>
          <w:sz w:val="24"/>
          <w:szCs w:val="24"/>
          <w:lang w:eastAsia="en-ZA"/>
        </w:rPr>
        <w:t xml:space="preserve">). Mean historical annual catches were divided up among areas and seasons assuming the same seasonal and spatial pattern of catches as the initial years of the modelled time series (e.g. 1961-1965). </w:t>
      </w:r>
    </w:p>
    <w:p w14:paraId="7BAF9229" w14:textId="77777777" w:rsidR="00BE5737" w:rsidRPr="00BE5737" w:rsidRDefault="00BE5737" w:rsidP="00BE5737">
      <w:pPr>
        <w:tabs>
          <w:tab w:val="left" w:pos="720"/>
          <w:tab w:val="right" w:pos="8460"/>
        </w:tabs>
        <w:jc w:val="both"/>
        <w:rPr>
          <w:rFonts w:ascii="Times New Roman" w:eastAsia="Times New Roman" w:hAnsi="Times New Roman" w:cs="Times New Roman"/>
          <w:sz w:val="24"/>
          <w:szCs w:val="24"/>
          <w:lang w:eastAsia="en-ZA"/>
        </w:rPr>
      </w:pPr>
    </w:p>
    <w:p w14:paraId="19872E46" w14:textId="77777777" w:rsidR="00BE5737" w:rsidRPr="00BE5737" w:rsidRDefault="00BE5737" w:rsidP="00BE5737">
      <w:pPr>
        <w:tabs>
          <w:tab w:val="left" w:pos="720"/>
          <w:tab w:val="right" w:pos="8460"/>
        </w:tabs>
        <w:jc w:val="both"/>
        <w:rPr>
          <w:rFonts w:ascii="Times New Roman" w:eastAsia="Times New Roman" w:hAnsi="Times New Roman" w:cs="Times New Roman"/>
          <w:sz w:val="24"/>
          <w:szCs w:val="24"/>
          <w:lang w:eastAsia="en-ZA"/>
        </w:rPr>
      </w:pPr>
      <w:r w:rsidRPr="00BE5737">
        <w:rPr>
          <w:rFonts w:ascii="Times New Roman" w:eastAsia="Times New Roman" w:hAnsi="Times New Roman" w:cs="Times New Roman"/>
          <w:sz w:val="24"/>
          <w:szCs w:val="24"/>
          <w:lang w:eastAsia="en-ZA"/>
        </w:rPr>
        <w:t xml:space="preserve">Stock numbers for initialization years (e.g. 1901-1960) are calculated using the same equations (i.e. </w:t>
      </w:r>
      <w:proofErr w:type="spellStart"/>
      <w:r w:rsidRPr="00BE5737">
        <w:rPr>
          <w:rFonts w:ascii="Times New Roman" w:eastAsia="Times New Roman" w:hAnsi="Times New Roman" w:cs="Times New Roman"/>
          <w:sz w:val="24"/>
          <w:szCs w:val="24"/>
          <w:lang w:eastAsia="en-ZA"/>
        </w:rPr>
        <w:t>Eqn</w:t>
      </w:r>
      <w:proofErr w:type="spellEnd"/>
      <w:r w:rsidRPr="00BE5737">
        <w:rPr>
          <w:rFonts w:ascii="Times New Roman" w:eastAsia="Times New Roman" w:hAnsi="Times New Roman" w:cs="Times New Roman"/>
          <w:sz w:val="24"/>
          <w:szCs w:val="24"/>
          <w:lang w:eastAsia="en-ZA"/>
        </w:rPr>
        <w:t xml:space="preserve"> 3.11 and 3.12) as model years (e.g. 1961 – 2015). The exception is that rather than using effort data, selectivities and an inverse age-length key (</w:t>
      </w:r>
      <w:proofErr w:type="spellStart"/>
      <w:r w:rsidRPr="00BE5737">
        <w:rPr>
          <w:rFonts w:ascii="Times New Roman" w:eastAsia="Times New Roman" w:hAnsi="Times New Roman" w:cs="Times New Roman"/>
          <w:sz w:val="24"/>
          <w:szCs w:val="24"/>
          <w:lang w:eastAsia="en-ZA"/>
        </w:rPr>
        <w:t>Eqns</w:t>
      </w:r>
      <w:proofErr w:type="spellEnd"/>
      <w:r w:rsidRPr="00BE5737">
        <w:rPr>
          <w:rFonts w:ascii="Times New Roman" w:eastAsia="Times New Roman" w:hAnsi="Times New Roman" w:cs="Times New Roman"/>
          <w:sz w:val="24"/>
          <w:szCs w:val="24"/>
          <w:lang w:eastAsia="en-ZA"/>
        </w:rPr>
        <w:t xml:space="preserve"> 3.3 and 3.4), fishing mortality rate at age is derived from mean historical catches and the assumption is made that these are taken without error in the middle of the time step with natural mortality rate occurring both before and after fishing:</w:t>
      </w:r>
    </w:p>
    <w:p w14:paraId="7207052C" w14:textId="77777777" w:rsidR="00BE5737" w:rsidRPr="00BE5737" w:rsidRDefault="00BE5737" w:rsidP="00BE5737">
      <w:pPr>
        <w:tabs>
          <w:tab w:val="left" w:pos="720"/>
          <w:tab w:val="right" w:pos="8460"/>
        </w:tabs>
        <w:jc w:val="both"/>
        <w:rPr>
          <w:rFonts w:ascii="Times New Roman" w:eastAsia="Times New Roman" w:hAnsi="Times New Roman" w:cs="Times New Roman"/>
          <w:sz w:val="24"/>
          <w:szCs w:val="24"/>
          <w:lang w:eastAsia="en-ZA"/>
        </w:rPr>
      </w:pPr>
    </w:p>
    <w:p w14:paraId="125E6FB5" w14:textId="77777777" w:rsidR="00BE5737" w:rsidRPr="00BE5737" w:rsidRDefault="008D31F4" w:rsidP="00BE5737">
      <w:pPr>
        <w:tabs>
          <w:tab w:val="left" w:pos="720"/>
          <w:tab w:val="right" w:pos="8460"/>
        </w:tabs>
        <w:jc w:val="both"/>
        <w:rPr>
          <w:rFonts w:ascii="Times New Roman" w:eastAsia="Times New Roman" w:hAnsi="Times New Roman" w:cs="Times New Roman"/>
          <w:sz w:val="24"/>
          <w:szCs w:val="24"/>
          <w:lang w:val="en-CA" w:eastAsia="en-ZA"/>
        </w:rPr>
      </w:pPr>
      <m:oMath>
        <m:sSub>
          <m:sSubPr>
            <m:ctrlPr>
              <w:rPr>
                <w:rFonts w:ascii="Cambria Math" w:eastAsiaTheme="minorEastAsia" w:hAnsi="Cambria Math" w:cs="Times New Roman"/>
                <w:sz w:val="24"/>
                <w:szCs w:val="24"/>
                <w:lang w:val="en-CA" w:eastAsia="en-ZA"/>
              </w:rPr>
            </m:ctrlPr>
          </m:sSubPr>
          <m:e>
            <m:r>
              <w:rPr>
                <w:rFonts w:ascii="Cambria Math" w:eastAsiaTheme="minorEastAsia" w:hAnsi="Cambria Math" w:cs="Times New Roman"/>
                <w:sz w:val="24"/>
                <w:szCs w:val="24"/>
                <w:lang w:val="en-CA" w:eastAsia="en-ZA"/>
              </w:rPr>
              <m:t>F</m:t>
            </m:r>
          </m:e>
          <m:sub>
            <m:r>
              <w:rPr>
                <w:rFonts w:ascii="Cambria Math" w:eastAsiaTheme="minorEastAsia" w:hAnsi="Cambria Math" w:cs="Times New Roman"/>
                <w:sz w:val="24"/>
                <w:szCs w:val="24"/>
                <w:lang w:val="en-CA" w:eastAsia="en-ZA"/>
              </w:rPr>
              <m:t>i=1</m:t>
            </m:r>
            <m:r>
              <m:rPr>
                <m:sty m:val="p"/>
              </m:rPr>
              <w:rPr>
                <w:rFonts w:ascii="Cambria Math" w:eastAsiaTheme="minorEastAsia" w:hAnsi="Cambria Math" w:cs="Times New Roman"/>
                <w:sz w:val="24"/>
                <w:szCs w:val="24"/>
                <w:lang w:val="en-CA" w:eastAsia="en-ZA"/>
              </w:rPr>
              <m:t>,</m:t>
            </m:r>
            <m:r>
              <w:rPr>
                <w:rFonts w:ascii="Cambria Math" w:eastAsiaTheme="minorEastAsia" w:hAnsi="Cambria Math" w:cs="Times New Roman"/>
                <w:sz w:val="24"/>
                <w:szCs w:val="24"/>
                <w:lang w:val="en-CA" w:eastAsia="en-ZA"/>
              </w:rPr>
              <m:t>m</m:t>
            </m:r>
            <m:r>
              <m:rPr>
                <m:sty m:val="p"/>
              </m:rPr>
              <w:rPr>
                <w:rFonts w:ascii="Cambria Math" w:eastAsiaTheme="minorEastAsia" w:hAnsi="Cambria Math" w:cs="Times New Roman"/>
                <w:sz w:val="24"/>
                <w:szCs w:val="24"/>
                <w:lang w:val="en-CA" w:eastAsia="en-ZA"/>
              </w:rPr>
              <m:t>,</m:t>
            </m:r>
            <m:r>
              <w:rPr>
                <w:rFonts w:ascii="Cambria Math" w:eastAsiaTheme="minorEastAsia" w:hAnsi="Cambria Math" w:cs="Times New Roman"/>
                <w:sz w:val="24"/>
                <w:szCs w:val="24"/>
                <w:lang w:val="en-CA" w:eastAsia="en-ZA"/>
              </w:rPr>
              <m:t>a</m:t>
            </m:r>
            <m:r>
              <m:rPr>
                <m:sty m:val="p"/>
              </m:rPr>
              <w:rPr>
                <w:rFonts w:ascii="Cambria Math" w:eastAsiaTheme="minorEastAsia" w:hAnsi="Cambria Math" w:cs="Times New Roman"/>
                <w:sz w:val="24"/>
                <w:szCs w:val="24"/>
                <w:lang w:val="en-CA" w:eastAsia="en-ZA"/>
              </w:rPr>
              <m:t>,</m:t>
            </m:r>
            <m:r>
              <w:rPr>
                <w:rFonts w:ascii="Cambria Math" w:eastAsiaTheme="minorEastAsia" w:hAnsi="Cambria Math" w:cs="Times New Roman"/>
                <w:sz w:val="24"/>
                <w:szCs w:val="24"/>
                <w:lang w:val="en-CA" w:eastAsia="en-ZA"/>
              </w:rPr>
              <m:t>r</m:t>
            </m:r>
            <m:r>
              <m:rPr>
                <m:sty m:val="p"/>
              </m:rPr>
              <w:rPr>
                <w:rFonts w:ascii="Cambria Math" w:eastAsiaTheme="minorEastAsia" w:hAnsi="Cambria Math" w:cs="Times New Roman"/>
                <w:sz w:val="24"/>
                <w:szCs w:val="24"/>
                <w:lang w:val="en-CA" w:eastAsia="en-ZA"/>
              </w:rPr>
              <m:t>,</m:t>
            </m:r>
            <m:r>
              <w:rPr>
                <w:rFonts w:ascii="Cambria Math" w:eastAsiaTheme="minorEastAsia" w:hAnsi="Cambria Math" w:cs="Times New Roman"/>
                <w:sz w:val="24"/>
                <w:szCs w:val="24"/>
                <w:lang w:val="en-CA" w:eastAsia="en-ZA"/>
              </w:rPr>
              <m:t>f</m:t>
            </m:r>
          </m:sub>
        </m:sSub>
        <m:r>
          <m:rPr>
            <m:sty m:val="p"/>
          </m:rPr>
          <w:rPr>
            <w:rFonts w:ascii="Cambria Math" w:eastAsiaTheme="minorEastAsia" w:hAnsi="Cambria Math" w:cs="Times New Roman"/>
            <w:sz w:val="24"/>
            <w:szCs w:val="24"/>
            <w:lang w:val="en-CA" w:eastAsia="en-ZA"/>
          </w:rPr>
          <m:t>=</m:t>
        </m:r>
        <m:d>
          <m:dPr>
            <m:begChr m:val="{"/>
            <m:endChr m:val=""/>
            <m:ctrlPr>
              <w:rPr>
                <w:rFonts w:ascii="Cambria Math" w:eastAsiaTheme="minorEastAsia" w:hAnsi="Cambria Math" w:cs="Times New Roman"/>
                <w:sz w:val="24"/>
                <w:szCs w:val="24"/>
                <w:lang w:val="en-CA" w:eastAsia="en-ZA"/>
              </w:rPr>
            </m:ctrlPr>
          </m:dPr>
          <m:e>
            <m:m>
              <m:mPr>
                <m:mcs>
                  <m:mc>
                    <m:mcPr>
                      <m:count m:val="2"/>
                      <m:mcJc m:val="center"/>
                    </m:mcPr>
                  </m:mc>
                </m:mcs>
                <m:ctrlPr>
                  <w:rPr>
                    <w:rFonts w:ascii="Cambria Math" w:eastAsiaTheme="minorEastAsia" w:hAnsi="Cambria Math" w:cs="Times New Roman"/>
                    <w:i/>
                    <w:sz w:val="24"/>
                    <w:szCs w:val="24"/>
                    <w:lang w:val="en-CA" w:eastAsia="en-ZA"/>
                  </w:rPr>
                </m:ctrlPr>
              </m:mPr>
              <m:mr>
                <m:e>
                  <m:r>
                    <m:rPr>
                      <m:sty m:val="p"/>
                    </m:rPr>
                    <w:rPr>
                      <w:rFonts w:ascii="Cambria Math" w:eastAsiaTheme="minorEastAsia" w:hAnsi="Cambria Math" w:cs="Times New Roman"/>
                      <w:sz w:val="24"/>
                      <w:szCs w:val="24"/>
                      <w:lang w:val="en-CA" w:eastAsia="en-ZA"/>
                    </w:rPr>
                    <m:t>-log</m:t>
                  </m:r>
                  <m:d>
                    <m:dPr>
                      <m:ctrlPr>
                        <w:rPr>
                          <w:rFonts w:ascii="Cambria Math" w:eastAsiaTheme="minorEastAsia" w:hAnsi="Cambria Math" w:cs="Times New Roman"/>
                          <w:sz w:val="24"/>
                          <w:szCs w:val="24"/>
                          <w:lang w:val="en-CA" w:eastAsia="en-ZA"/>
                        </w:rPr>
                      </m:ctrlPr>
                    </m:dPr>
                    <m:e>
                      <m:r>
                        <w:rPr>
                          <w:rFonts w:ascii="Cambria Math" w:eastAsiaTheme="minorEastAsia" w:hAnsi="Cambria Math" w:cs="Times New Roman"/>
                          <w:sz w:val="24"/>
                          <w:szCs w:val="24"/>
                          <w:lang w:val="en-CA" w:eastAsia="en-ZA"/>
                        </w:rPr>
                        <m:t>1-</m:t>
                      </m:r>
                      <m:f>
                        <m:fPr>
                          <m:ctrlPr>
                            <w:rPr>
                              <w:rFonts w:ascii="Cambria Math" w:eastAsiaTheme="minorEastAsia" w:hAnsi="Cambria Math" w:cs="Times New Roman"/>
                              <w:sz w:val="24"/>
                              <w:szCs w:val="24"/>
                              <w:lang w:val="en-CA" w:eastAsia="en-ZA"/>
                            </w:rPr>
                          </m:ctrlPr>
                        </m:fPr>
                        <m:num>
                          <m:sSub>
                            <m:sSubPr>
                              <m:ctrlPr>
                                <w:rPr>
                                  <w:rFonts w:ascii="Cambria Math" w:eastAsiaTheme="minorEastAsia" w:hAnsi="Cambria Math" w:cs="Times New Roman"/>
                                  <w:sz w:val="24"/>
                                  <w:szCs w:val="24"/>
                                  <w:lang w:val="en-CA" w:eastAsia="en-ZA"/>
                                </w:rPr>
                              </m:ctrlPr>
                            </m:sSubPr>
                            <m:e>
                              <m:acc>
                                <m:accPr>
                                  <m:chr m:val="̅"/>
                                  <m:ctrlPr>
                                    <w:rPr>
                                      <w:rFonts w:ascii="Cambria Math" w:eastAsiaTheme="minorEastAsia" w:hAnsi="Cambria Math" w:cs="Times New Roman"/>
                                      <w:i/>
                                      <w:sz w:val="24"/>
                                      <w:szCs w:val="24"/>
                                      <w:lang w:val="en-CA" w:eastAsia="en-ZA"/>
                                    </w:rPr>
                                  </m:ctrlPr>
                                </m:accPr>
                                <m:e>
                                  <m:r>
                                    <w:rPr>
                                      <w:rFonts w:ascii="Cambria Math" w:eastAsiaTheme="minorEastAsia" w:hAnsi="Cambria Math" w:cs="Times New Roman"/>
                                      <w:sz w:val="24"/>
                                      <w:szCs w:val="24"/>
                                      <w:lang w:val="en-CA" w:eastAsia="en-ZA"/>
                                    </w:rPr>
                                    <m:t>C</m:t>
                                  </m:r>
                                </m:e>
                              </m:acc>
                            </m:e>
                            <m:sub>
                              <m:r>
                                <w:rPr>
                                  <w:rFonts w:ascii="Cambria Math" w:eastAsiaTheme="minorEastAsia" w:hAnsi="Cambria Math" w:cs="Times New Roman"/>
                                  <w:sz w:val="24"/>
                                  <w:szCs w:val="24"/>
                                  <w:lang w:val="en-CA" w:eastAsia="en-ZA"/>
                                </w:rPr>
                                <m:t>m</m:t>
                              </m:r>
                              <m:r>
                                <m:rPr>
                                  <m:sty m:val="p"/>
                                </m:rPr>
                                <w:rPr>
                                  <w:rFonts w:ascii="Cambria Math" w:eastAsiaTheme="minorEastAsia" w:hAnsi="Cambria Math" w:cs="Times New Roman"/>
                                  <w:sz w:val="24"/>
                                  <w:szCs w:val="24"/>
                                  <w:lang w:val="en-CA" w:eastAsia="en-ZA"/>
                                </w:rPr>
                                <m:t>,</m:t>
                              </m:r>
                              <m:r>
                                <w:rPr>
                                  <w:rFonts w:ascii="Cambria Math" w:eastAsiaTheme="minorEastAsia" w:hAnsi="Cambria Math" w:cs="Times New Roman"/>
                                  <w:sz w:val="24"/>
                                  <w:szCs w:val="24"/>
                                  <w:lang w:val="en-CA" w:eastAsia="en-ZA"/>
                                </w:rPr>
                                <m:t>a</m:t>
                              </m:r>
                              <m:r>
                                <m:rPr>
                                  <m:sty m:val="p"/>
                                </m:rPr>
                                <w:rPr>
                                  <w:rFonts w:ascii="Cambria Math" w:eastAsiaTheme="minorEastAsia" w:hAnsi="Cambria Math" w:cs="Times New Roman"/>
                                  <w:sz w:val="24"/>
                                  <w:szCs w:val="24"/>
                                  <w:lang w:val="en-CA" w:eastAsia="en-ZA"/>
                                </w:rPr>
                                <m:t>,</m:t>
                              </m:r>
                              <m:r>
                                <w:rPr>
                                  <w:rFonts w:ascii="Cambria Math" w:eastAsiaTheme="minorEastAsia" w:hAnsi="Cambria Math" w:cs="Times New Roman"/>
                                  <w:sz w:val="24"/>
                                  <w:szCs w:val="24"/>
                                  <w:lang w:val="en-CA" w:eastAsia="en-ZA"/>
                                </w:rPr>
                                <m:t>r</m:t>
                              </m:r>
                            </m:sub>
                          </m:sSub>
                        </m:num>
                        <m:den>
                          <m:sSub>
                            <m:sSubPr>
                              <m:ctrlPr>
                                <w:rPr>
                                  <w:rFonts w:ascii="Cambria Math" w:eastAsiaTheme="minorEastAsia" w:hAnsi="Cambria Math" w:cs="Times New Roman"/>
                                  <w:sz w:val="24"/>
                                  <w:szCs w:val="24"/>
                                  <w:lang w:val="en-CA" w:eastAsia="en-ZA"/>
                                </w:rPr>
                              </m:ctrlPr>
                            </m:sSubPr>
                            <m:e>
                              <m:acc>
                                <m:accPr>
                                  <m:ctrlPr>
                                    <w:rPr>
                                      <w:rFonts w:ascii="Cambria Math" w:eastAsiaTheme="minorEastAsia" w:hAnsi="Cambria Math" w:cs="Times New Roman"/>
                                      <w:sz w:val="24"/>
                                      <w:szCs w:val="24"/>
                                      <w:lang w:val="en-CA" w:eastAsia="en-ZA"/>
                                    </w:rPr>
                                  </m:ctrlPr>
                                </m:accPr>
                                <m:e>
                                  <m:r>
                                    <w:rPr>
                                      <w:rFonts w:ascii="Cambria Math" w:eastAsiaTheme="minorEastAsia" w:hAnsi="Cambria Math" w:cs="Times New Roman"/>
                                      <w:sz w:val="24"/>
                                      <w:szCs w:val="24"/>
                                      <w:lang w:val="en-CA" w:eastAsia="en-ZA"/>
                                    </w:rPr>
                                    <m:t>N</m:t>
                                  </m:r>
                                </m:e>
                              </m:acc>
                            </m:e>
                            <m:sub>
                              <m:r>
                                <w:rPr>
                                  <w:rFonts w:ascii="Cambria Math" w:eastAsiaTheme="minorEastAsia" w:hAnsi="Cambria Math" w:cs="Times New Roman"/>
                                  <w:sz w:val="24"/>
                                  <w:szCs w:val="24"/>
                                  <w:lang w:val="en-CA" w:eastAsia="en-ZA"/>
                                </w:rPr>
                                <m:t>s</m:t>
                              </m:r>
                              <m:r>
                                <m:rPr>
                                  <m:sty m:val="p"/>
                                </m:rPr>
                                <w:rPr>
                                  <w:rFonts w:ascii="Cambria Math" w:eastAsiaTheme="minorEastAsia" w:hAnsi="Cambria Math" w:cs="Times New Roman"/>
                                  <w:sz w:val="24"/>
                                  <w:szCs w:val="24"/>
                                  <w:lang w:val="en-CA" w:eastAsia="en-ZA"/>
                                </w:rPr>
                                <m:t>,</m:t>
                              </m:r>
                              <m:r>
                                <w:rPr>
                                  <w:rFonts w:ascii="Cambria Math" w:eastAsiaTheme="minorEastAsia" w:hAnsi="Cambria Math" w:cs="Times New Roman"/>
                                  <w:sz w:val="24"/>
                                  <w:szCs w:val="24"/>
                                  <w:lang w:val="en-CA" w:eastAsia="en-ZA"/>
                                </w:rPr>
                                <m:t>m</m:t>
                              </m:r>
                              <m:r>
                                <m:rPr>
                                  <m:sty m:val="p"/>
                                </m:rPr>
                                <w:rPr>
                                  <w:rFonts w:ascii="Cambria Math" w:eastAsiaTheme="minorEastAsia" w:hAnsi="Cambria Math" w:cs="Times New Roman"/>
                                  <w:sz w:val="24"/>
                                  <w:szCs w:val="24"/>
                                  <w:lang w:val="en-CA" w:eastAsia="en-ZA"/>
                                </w:rPr>
                                <m:t>,</m:t>
                              </m:r>
                              <m:r>
                                <w:rPr>
                                  <w:rFonts w:ascii="Cambria Math" w:eastAsiaTheme="minorEastAsia" w:hAnsi="Cambria Math" w:cs="Times New Roman"/>
                                  <w:sz w:val="24"/>
                                  <w:szCs w:val="24"/>
                                  <w:lang w:val="en-CA" w:eastAsia="en-ZA"/>
                                </w:rPr>
                                <m:t>a</m:t>
                              </m:r>
                              <m:r>
                                <m:rPr>
                                  <m:sty m:val="p"/>
                                </m:rPr>
                                <w:rPr>
                                  <w:rFonts w:ascii="Cambria Math" w:eastAsiaTheme="minorEastAsia" w:hAnsi="Cambria Math" w:cs="Times New Roman"/>
                                  <w:sz w:val="24"/>
                                  <w:szCs w:val="24"/>
                                  <w:lang w:val="en-CA" w:eastAsia="en-ZA"/>
                                </w:rPr>
                                <m:t>,</m:t>
                              </m:r>
                              <m:r>
                                <w:rPr>
                                  <w:rFonts w:ascii="Cambria Math" w:eastAsiaTheme="minorEastAsia" w:hAnsi="Cambria Math" w:cs="Times New Roman"/>
                                  <w:sz w:val="24"/>
                                  <w:szCs w:val="24"/>
                                  <w:lang w:val="en-CA" w:eastAsia="en-ZA"/>
                                </w:rPr>
                                <m:t>r</m:t>
                              </m:r>
                            </m:sub>
                          </m:sSub>
                          <m:sSup>
                            <m:sSupPr>
                              <m:ctrlPr>
                                <w:rPr>
                                  <w:rFonts w:ascii="Cambria Math" w:eastAsiaTheme="minorEastAsia" w:hAnsi="Cambria Math" w:cs="Times New Roman"/>
                                  <w:i/>
                                  <w:sz w:val="24"/>
                                  <w:szCs w:val="24"/>
                                  <w:lang w:val="en-CA" w:eastAsia="en-ZA"/>
                                </w:rPr>
                              </m:ctrlPr>
                            </m:sSupPr>
                            <m:e>
                              <m:r>
                                <w:rPr>
                                  <w:rFonts w:ascii="Cambria Math" w:eastAsiaTheme="minorEastAsia" w:hAnsi="Cambria Math" w:cs="Times New Roman"/>
                                  <w:sz w:val="24"/>
                                  <w:szCs w:val="24"/>
                                  <w:lang w:val="en-CA" w:eastAsia="en-ZA"/>
                                </w:rPr>
                                <m:t>e</m:t>
                              </m:r>
                            </m:e>
                            <m:sup>
                              <m:r>
                                <w:rPr>
                                  <w:rFonts w:ascii="Cambria Math" w:eastAsiaTheme="minorEastAsia" w:hAnsi="Cambria Math" w:cs="Times New Roman"/>
                                  <w:sz w:val="24"/>
                                  <w:szCs w:val="24"/>
                                  <w:lang w:val="en-CA" w:eastAsia="en-ZA"/>
                                </w:rPr>
                                <m:t>-</m:t>
                              </m:r>
                              <m:d>
                                <m:dPr>
                                  <m:ctrlPr>
                                    <w:rPr>
                                      <w:rFonts w:ascii="Cambria Math" w:eastAsiaTheme="minorEastAsia" w:hAnsi="Cambria Math" w:cs="Times New Roman"/>
                                      <w:i/>
                                      <w:sz w:val="24"/>
                                      <w:szCs w:val="24"/>
                                      <w:lang w:val="en-CA" w:eastAsia="en-ZA"/>
                                    </w:rPr>
                                  </m:ctrlPr>
                                </m:dPr>
                                <m:e>
                                  <m:sSub>
                                    <m:sSubPr>
                                      <m:ctrlPr>
                                        <w:rPr>
                                          <w:rFonts w:ascii="Cambria Math" w:eastAsiaTheme="minorEastAsia" w:hAnsi="Cambria Math" w:cs="Times New Roman"/>
                                          <w:bCs/>
                                          <w:i/>
                                          <w:sz w:val="24"/>
                                          <w:szCs w:val="24"/>
                                          <w:lang w:val="en-CA" w:eastAsia="en-ZA"/>
                                        </w:rPr>
                                      </m:ctrlPr>
                                    </m:sSubPr>
                                    <m:e>
                                      <m:sSub>
                                        <m:sSubPr>
                                          <m:ctrlPr>
                                            <w:rPr>
                                              <w:rFonts w:ascii="Cambria Math" w:eastAsiaTheme="minorEastAsia" w:hAnsi="Cambria Math" w:cs="Times New Roman"/>
                                              <w:bCs/>
                                              <w:i/>
                                              <w:sz w:val="24"/>
                                              <w:szCs w:val="24"/>
                                              <w:lang w:val="en-CA" w:eastAsia="en-ZA"/>
                                            </w:rPr>
                                          </m:ctrlPr>
                                        </m:sSubPr>
                                        <m:e>
                                          <m:r>
                                            <w:rPr>
                                              <w:rFonts w:ascii="Cambria Math" w:eastAsiaTheme="minorEastAsia" w:hAnsi="Cambria Math" w:cs="Times New Roman"/>
                                              <w:sz w:val="24"/>
                                              <w:szCs w:val="24"/>
                                              <w:lang w:val="en-CA" w:eastAsia="en-ZA"/>
                                            </w:rPr>
                                            <m:t>t</m:t>
                                          </m:r>
                                        </m:e>
                                        <m:sub>
                                          <m:r>
                                            <w:rPr>
                                              <w:rFonts w:ascii="Cambria Math" w:eastAsiaTheme="minorEastAsia" w:hAnsi="Cambria Math" w:cs="Times New Roman"/>
                                              <w:sz w:val="24"/>
                                              <w:szCs w:val="24"/>
                                              <w:lang w:val="en-CA" w:eastAsia="en-ZA"/>
                                            </w:rPr>
                                            <m:t>m</m:t>
                                          </m:r>
                                        </m:sub>
                                      </m:sSub>
                                      <m:r>
                                        <w:rPr>
                                          <w:rFonts w:ascii="Cambria Math" w:eastAsiaTheme="minorEastAsia" w:hAnsi="Cambria Math" w:cs="Times New Roman"/>
                                          <w:sz w:val="24"/>
                                          <w:szCs w:val="24"/>
                                          <w:lang w:val="en-CA" w:eastAsia="en-ZA"/>
                                        </w:rPr>
                                        <m:t xml:space="preserve"> M</m:t>
                                      </m:r>
                                    </m:e>
                                    <m:sub>
                                      <m:r>
                                        <w:rPr>
                                          <w:rFonts w:ascii="Cambria Math" w:eastAsiaTheme="minorEastAsia" w:hAnsi="Cambria Math" w:cs="Times New Roman"/>
                                          <w:sz w:val="24"/>
                                          <w:szCs w:val="24"/>
                                          <w:lang w:val="en-CA" w:eastAsia="en-ZA"/>
                                        </w:rPr>
                                        <m:t>s,a</m:t>
                                      </m:r>
                                    </m:sub>
                                  </m:sSub>
                                </m:e>
                              </m:d>
                              <m:r>
                                <w:rPr>
                                  <w:rFonts w:ascii="Cambria Math" w:eastAsiaTheme="minorEastAsia" w:hAnsi="Cambria Math" w:cs="Times New Roman"/>
                                  <w:sz w:val="24"/>
                                  <w:szCs w:val="24"/>
                                  <w:lang w:val="en-CA" w:eastAsia="en-ZA"/>
                                </w:rPr>
                                <m:t>/2</m:t>
                              </m:r>
                            </m:sup>
                          </m:sSup>
                        </m:den>
                      </m:f>
                    </m:e>
                  </m:d>
                </m:e>
                <m:e>
                  <m:r>
                    <w:rPr>
                      <w:rFonts w:ascii="Cambria Math" w:eastAsiaTheme="minorEastAsia" w:hAnsi="Cambria Math" w:cs="Times New Roman"/>
                      <w:sz w:val="24"/>
                      <w:szCs w:val="24"/>
                      <w:lang w:val="en-CA" w:eastAsia="en-ZA"/>
                    </w:rPr>
                    <m:t>i=1</m:t>
                  </m:r>
                </m:e>
              </m:mr>
              <m:mr>
                <m:e>
                  <m:r>
                    <m:rPr>
                      <m:sty m:val="p"/>
                    </m:rPr>
                    <w:rPr>
                      <w:rFonts w:ascii="Cambria Math" w:eastAsiaTheme="minorEastAsia" w:hAnsi="Cambria Math" w:cs="Times New Roman"/>
                      <w:sz w:val="24"/>
                      <w:szCs w:val="24"/>
                      <w:lang w:val="en-CA" w:eastAsia="en-ZA"/>
                    </w:rPr>
                    <m:t>-log</m:t>
                  </m:r>
                  <m:d>
                    <m:dPr>
                      <m:ctrlPr>
                        <w:rPr>
                          <w:rFonts w:ascii="Cambria Math" w:eastAsiaTheme="minorEastAsia" w:hAnsi="Cambria Math" w:cs="Times New Roman"/>
                          <w:sz w:val="24"/>
                          <w:szCs w:val="24"/>
                          <w:lang w:val="en-CA" w:eastAsia="en-ZA"/>
                        </w:rPr>
                      </m:ctrlPr>
                    </m:dPr>
                    <m:e>
                      <m:r>
                        <w:rPr>
                          <w:rFonts w:ascii="Cambria Math" w:eastAsiaTheme="minorEastAsia" w:hAnsi="Cambria Math" w:cs="Times New Roman"/>
                          <w:sz w:val="24"/>
                          <w:szCs w:val="24"/>
                          <w:lang w:val="en-CA" w:eastAsia="en-ZA"/>
                        </w:rPr>
                        <m:t>1-</m:t>
                      </m:r>
                      <m:f>
                        <m:fPr>
                          <m:ctrlPr>
                            <w:rPr>
                              <w:rFonts w:ascii="Cambria Math" w:eastAsiaTheme="minorEastAsia" w:hAnsi="Cambria Math" w:cs="Times New Roman"/>
                              <w:sz w:val="24"/>
                              <w:szCs w:val="24"/>
                              <w:lang w:val="en-CA" w:eastAsia="en-ZA"/>
                            </w:rPr>
                          </m:ctrlPr>
                        </m:fPr>
                        <m:num>
                          <m:sSub>
                            <m:sSubPr>
                              <m:ctrlPr>
                                <w:rPr>
                                  <w:rFonts w:ascii="Cambria Math" w:eastAsiaTheme="minorEastAsia" w:hAnsi="Cambria Math" w:cs="Times New Roman"/>
                                  <w:sz w:val="24"/>
                                  <w:szCs w:val="24"/>
                                  <w:lang w:val="en-CA" w:eastAsia="en-ZA"/>
                                </w:rPr>
                              </m:ctrlPr>
                            </m:sSubPr>
                            <m:e>
                              <m:acc>
                                <m:accPr>
                                  <m:chr m:val="̅"/>
                                  <m:ctrlPr>
                                    <w:rPr>
                                      <w:rFonts w:ascii="Cambria Math" w:eastAsiaTheme="minorEastAsia" w:hAnsi="Cambria Math" w:cs="Times New Roman"/>
                                      <w:i/>
                                      <w:sz w:val="24"/>
                                      <w:szCs w:val="24"/>
                                      <w:lang w:val="en-CA" w:eastAsia="en-ZA"/>
                                    </w:rPr>
                                  </m:ctrlPr>
                                </m:accPr>
                                <m:e>
                                  <m:r>
                                    <w:rPr>
                                      <w:rFonts w:ascii="Cambria Math" w:eastAsiaTheme="minorEastAsia" w:hAnsi="Cambria Math" w:cs="Times New Roman"/>
                                      <w:sz w:val="24"/>
                                      <w:szCs w:val="24"/>
                                      <w:lang w:val="en-CA" w:eastAsia="en-ZA"/>
                                    </w:rPr>
                                    <m:t>C</m:t>
                                  </m:r>
                                </m:e>
                              </m:acc>
                            </m:e>
                            <m:sub>
                              <m:r>
                                <w:rPr>
                                  <w:rFonts w:ascii="Cambria Math" w:eastAsiaTheme="minorEastAsia" w:hAnsi="Cambria Math" w:cs="Times New Roman"/>
                                  <w:sz w:val="24"/>
                                  <w:szCs w:val="24"/>
                                  <w:lang w:val="en-CA" w:eastAsia="en-ZA"/>
                                </w:rPr>
                                <m:t>m</m:t>
                              </m:r>
                              <m:r>
                                <m:rPr>
                                  <m:sty m:val="p"/>
                                </m:rPr>
                                <w:rPr>
                                  <w:rFonts w:ascii="Cambria Math" w:eastAsiaTheme="minorEastAsia" w:hAnsi="Cambria Math" w:cs="Times New Roman"/>
                                  <w:sz w:val="24"/>
                                  <w:szCs w:val="24"/>
                                  <w:lang w:val="en-CA" w:eastAsia="en-ZA"/>
                                </w:rPr>
                                <m:t>,</m:t>
                              </m:r>
                              <m:r>
                                <w:rPr>
                                  <w:rFonts w:ascii="Cambria Math" w:eastAsiaTheme="minorEastAsia" w:hAnsi="Cambria Math" w:cs="Times New Roman"/>
                                  <w:sz w:val="24"/>
                                  <w:szCs w:val="24"/>
                                  <w:lang w:val="en-CA" w:eastAsia="en-ZA"/>
                                </w:rPr>
                                <m:t>a</m:t>
                              </m:r>
                              <m:r>
                                <m:rPr>
                                  <m:sty m:val="p"/>
                                </m:rPr>
                                <w:rPr>
                                  <w:rFonts w:ascii="Cambria Math" w:eastAsiaTheme="minorEastAsia" w:hAnsi="Cambria Math" w:cs="Times New Roman"/>
                                  <w:sz w:val="24"/>
                                  <w:szCs w:val="24"/>
                                  <w:lang w:val="en-CA" w:eastAsia="en-ZA"/>
                                </w:rPr>
                                <m:t>,</m:t>
                              </m:r>
                              <m:r>
                                <w:rPr>
                                  <w:rFonts w:ascii="Cambria Math" w:eastAsiaTheme="minorEastAsia" w:hAnsi="Cambria Math" w:cs="Times New Roman"/>
                                  <w:sz w:val="24"/>
                                  <w:szCs w:val="24"/>
                                  <w:lang w:val="en-CA" w:eastAsia="en-ZA"/>
                                </w:rPr>
                                <m:t>r</m:t>
                              </m:r>
                            </m:sub>
                          </m:sSub>
                        </m:num>
                        <m:den>
                          <m:sSub>
                            <m:sSubPr>
                              <m:ctrlPr>
                                <w:rPr>
                                  <w:rFonts w:ascii="Cambria Math" w:eastAsiaTheme="minorEastAsia" w:hAnsi="Cambria Math" w:cs="Times New Roman"/>
                                  <w:i/>
                                  <w:sz w:val="24"/>
                                  <w:szCs w:val="24"/>
                                  <w:lang w:val="en-CA" w:eastAsia="en-ZA"/>
                                </w:rPr>
                              </m:ctrlPr>
                            </m:sSubPr>
                            <m:e>
                              <m:acc>
                                <m:accPr>
                                  <m:chr m:val="⃗"/>
                                  <m:ctrlPr>
                                    <w:rPr>
                                      <w:rFonts w:ascii="Cambria Math" w:eastAsiaTheme="minorEastAsia" w:hAnsi="Cambria Math" w:cs="Times New Roman"/>
                                      <w:i/>
                                      <w:sz w:val="24"/>
                                      <w:szCs w:val="24"/>
                                      <w:lang w:val="en-CA" w:eastAsia="en-ZA"/>
                                    </w:rPr>
                                  </m:ctrlPr>
                                </m:accPr>
                                <m:e>
                                  <m:r>
                                    <w:rPr>
                                      <w:rFonts w:ascii="Cambria Math" w:eastAsiaTheme="minorEastAsia" w:hAnsi="Cambria Math" w:cs="Times New Roman"/>
                                      <w:sz w:val="24"/>
                                      <w:szCs w:val="24"/>
                                      <w:lang w:val="en-CA" w:eastAsia="en-ZA"/>
                                    </w:rPr>
                                    <m:t>N</m:t>
                                  </m:r>
                                </m:e>
                              </m:acc>
                            </m:e>
                            <m:sub>
                              <m:r>
                                <w:rPr>
                                  <w:rFonts w:ascii="Cambria Math" w:eastAsiaTheme="minorEastAsia" w:hAnsi="Cambria Math" w:cs="Times New Roman"/>
                                  <w:sz w:val="24"/>
                                  <w:szCs w:val="24"/>
                                  <w:lang w:val="en-CA" w:eastAsia="en-ZA"/>
                                </w:rPr>
                                <m:t>s,y-1,</m:t>
                              </m:r>
                              <m:sSub>
                                <m:sSubPr>
                                  <m:ctrlPr>
                                    <w:rPr>
                                      <w:rFonts w:ascii="Cambria Math" w:eastAsiaTheme="minorEastAsia" w:hAnsi="Cambria Math" w:cs="Times New Roman"/>
                                      <w:i/>
                                      <w:sz w:val="24"/>
                                      <w:szCs w:val="24"/>
                                      <w:lang w:val="en-CA" w:eastAsia="en-ZA"/>
                                    </w:rPr>
                                  </m:ctrlPr>
                                </m:sSubPr>
                                <m:e>
                                  <m:r>
                                    <w:rPr>
                                      <w:rFonts w:ascii="Cambria Math" w:eastAsiaTheme="minorEastAsia" w:hAnsi="Cambria Math" w:cs="Times New Roman"/>
                                      <w:sz w:val="24"/>
                                      <w:szCs w:val="24"/>
                                      <w:lang w:val="en-CA" w:eastAsia="en-ZA"/>
                                    </w:rPr>
                                    <m:t>n</m:t>
                                  </m:r>
                                </m:e>
                                <m:sub>
                                  <m:r>
                                    <w:rPr>
                                      <w:rFonts w:ascii="Cambria Math" w:eastAsiaTheme="minorEastAsia" w:hAnsi="Cambria Math" w:cs="Times New Roman"/>
                                      <w:sz w:val="24"/>
                                      <w:szCs w:val="24"/>
                                      <w:lang w:val="en-CA" w:eastAsia="en-ZA"/>
                                    </w:rPr>
                                    <m:t>m</m:t>
                                  </m:r>
                                </m:sub>
                              </m:sSub>
                              <m:r>
                                <w:rPr>
                                  <w:rFonts w:ascii="Cambria Math" w:eastAsiaTheme="minorEastAsia" w:hAnsi="Cambria Math" w:cs="Times New Roman"/>
                                  <w:sz w:val="24"/>
                                  <w:szCs w:val="24"/>
                                  <w:lang w:val="en-CA" w:eastAsia="en-ZA"/>
                                </w:rPr>
                                <m:t xml:space="preserve">,a,r </m:t>
                              </m:r>
                            </m:sub>
                          </m:sSub>
                          <m:sSup>
                            <m:sSupPr>
                              <m:ctrlPr>
                                <w:rPr>
                                  <w:rFonts w:ascii="Cambria Math" w:eastAsiaTheme="minorEastAsia" w:hAnsi="Cambria Math" w:cs="Times New Roman"/>
                                  <w:i/>
                                  <w:sz w:val="24"/>
                                  <w:szCs w:val="24"/>
                                  <w:lang w:val="en-CA" w:eastAsia="en-ZA"/>
                                </w:rPr>
                              </m:ctrlPr>
                            </m:sSupPr>
                            <m:e>
                              <m:r>
                                <w:rPr>
                                  <w:rFonts w:ascii="Cambria Math" w:eastAsiaTheme="minorEastAsia" w:hAnsi="Cambria Math" w:cs="Times New Roman"/>
                                  <w:sz w:val="24"/>
                                  <w:szCs w:val="24"/>
                                  <w:lang w:val="en-CA" w:eastAsia="en-ZA"/>
                                </w:rPr>
                                <m:t>e</m:t>
                              </m:r>
                            </m:e>
                            <m:sup>
                              <m:r>
                                <w:rPr>
                                  <w:rFonts w:ascii="Cambria Math" w:eastAsiaTheme="minorEastAsia" w:hAnsi="Cambria Math" w:cs="Times New Roman"/>
                                  <w:sz w:val="24"/>
                                  <w:szCs w:val="24"/>
                                  <w:lang w:val="en-CA" w:eastAsia="en-ZA"/>
                                </w:rPr>
                                <m:t>-</m:t>
                              </m:r>
                              <m:d>
                                <m:dPr>
                                  <m:ctrlPr>
                                    <w:rPr>
                                      <w:rFonts w:ascii="Cambria Math" w:eastAsiaTheme="minorEastAsia" w:hAnsi="Cambria Math" w:cs="Times New Roman"/>
                                      <w:i/>
                                      <w:sz w:val="24"/>
                                      <w:szCs w:val="24"/>
                                      <w:lang w:val="en-CA" w:eastAsia="en-ZA"/>
                                    </w:rPr>
                                  </m:ctrlPr>
                                </m:dPr>
                                <m:e>
                                  <m:sSub>
                                    <m:sSubPr>
                                      <m:ctrlPr>
                                        <w:rPr>
                                          <w:rFonts w:ascii="Cambria Math" w:eastAsiaTheme="minorEastAsia" w:hAnsi="Cambria Math" w:cs="Times New Roman"/>
                                          <w:bCs/>
                                          <w:i/>
                                          <w:sz w:val="24"/>
                                          <w:szCs w:val="24"/>
                                          <w:lang w:val="en-CA" w:eastAsia="en-ZA"/>
                                        </w:rPr>
                                      </m:ctrlPr>
                                    </m:sSubPr>
                                    <m:e>
                                      <m:sSub>
                                        <m:sSubPr>
                                          <m:ctrlPr>
                                            <w:rPr>
                                              <w:rFonts w:ascii="Cambria Math" w:eastAsiaTheme="minorEastAsia" w:hAnsi="Cambria Math" w:cs="Times New Roman"/>
                                              <w:bCs/>
                                              <w:i/>
                                              <w:sz w:val="24"/>
                                              <w:szCs w:val="24"/>
                                              <w:lang w:val="en-CA" w:eastAsia="en-ZA"/>
                                            </w:rPr>
                                          </m:ctrlPr>
                                        </m:sSubPr>
                                        <m:e>
                                          <m:r>
                                            <w:rPr>
                                              <w:rFonts w:ascii="Cambria Math" w:eastAsiaTheme="minorEastAsia" w:hAnsi="Cambria Math" w:cs="Times New Roman"/>
                                              <w:sz w:val="24"/>
                                              <w:szCs w:val="24"/>
                                              <w:lang w:val="en-CA" w:eastAsia="en-ZA"/>
                                            </w:rPr>
                                            <m:t>t</m:t>
                                          </m:r>
                                        </m:e>
                                        <m:sub>
                                          <m:r>
                                            <w:rPr>
                                              <w:rFonts w:ascii="Cambria Math" w:eastAsiaTheme="minorEastAsia" w:hAnsi="Cambria Math" w:cs="Times New Roman"/>
                                              <w:sz w:val="24"/>
                                              <w:szCs w:val="24"/>
                                              <w:lang w:val="en-CA" w:eastAsia="en-ZA"/>
                                            </w:rPr>
                                            <m:t>m</m:t>
                                          </m:r>
                                        </m:sub>
                                      </m:sSub>
                                      <m:r>
                                        <w:rPr>
                                          <w:rFonts w:ascii="Cambria Math" w:eastAsiaTheme="minorEastAsia" w:hAnsi="Cambria Math" w:cs="Times New Roman"/>
                                          <w:sz w:val="24"/>
                                          <w:szCs w:val="24"/>
                                          <w:lang w:val="en-CA" w:eastAsia="en-ZA"/>
                                        </w:rPr>
                                        <m:t xml:space="preserve"> M</m:t>
                                      </m:r>
                                    </m:e>
                                    <m:sub>
                                      <m:r>
                                        <w:rPr>
                                          <w:rFonts w:ascii="Cambria Math" w:eastAsiaTheme="minorEastAsia" w:hAnsi="Cambria Math" w:cs="Times New Roman"/>
                                          <w:sz w:val="24"/>
                                          <w:szCs w:val="24"/>
                                          <w:lang w:val="en-CA" w:eastAsia="en-ZA"/>
                                        </w:rPr>
                                        <m:t>s,a</m:t>
                                      </m:r>
                                    </m:sub>
                                  </m:sSub>
                                </m:e>
                              </m:d>
                              <m:r>
                                <w:rPr>
                                  <w:rFonts w:ascii="Cambria Math" w:eastAsiaTheme="minorEastAsia" w:hAnsi="Cambria Math" w:cs="Times New Roman"/>
                                  <w:sz w:val="24"/>
                                  <w:szCs w:val="24"/>
                                  <w:lang w:val="en-CA" w:eastAsia="en-ZA"/>
                                </w:rPr>
                                <m:t>/2</m:t>
                              </m:r>
                            </m:sup>
                          </m:sSup>
                        </m:den>
                      </m:f>
                    </m:e>
                  </m:d>
                </m:e>
                <m:e>
                  <m:r>
                    <w:rPr>
                      <w:rFonts w:ascii="Cambria Math" w:eastAsiaTheme="minorEastAsia" w:hAnsi="Cambria Math" w:cs="Times New Roman"/>
                      <w:sz w:val="24"/>
                      <w:szCs w:val="24"/>
                      <w:lang w:val="en-CA" w:eastAsia="en-ZA"/>
                    </w:rPr>
                    <m:t>i&gt;1, m=1</m:t>
                  </m:r>
                </m:e>
              </m:mr>
              <m:mr>
                <m:e>
                  <m:r>
                    <m:rPr>
                      <m:sty m:val="p"/>
                    </m:rPr>
                    <w:rPr>
                      <w:rFonts w:ascii="Cambria Math" w:eastAsiaTheme="minorEastAsia" w:hAnsi="Cambria Math" w:cs="Times New Roman"/>
                      <w:sz w:val="24"/>
                      <w:szCs w:val="24"/>
                      <w:lang w:val="en-CA" w:eastAsia="en-ZA"/>
                    </w:rPr>
                    <m:t>-log</m:t>
                  </m:r>
                  <m:d>
                    <m:dPr>
                      <m:ctrlPr>
                        <w:rPr>
                          <w:rFonts w:ascii="Cambria Math" w:eastAsiaTheme="minorEastAsia" w:hAnsi="Cambria Math" w:cs="Times New Roman"/>
                          <w:sz w:val="24"/>
                          <w:szCs w:val="24"/>
                          <w:lang w:val="en-CA" w:eastAsia="en-ZA"/>
                        </w:rPr>
                      </m:ctrlPr>
                    </m:dPr>
                    <m:e>
                      <m:r>
                        <w:rPr>
                          <w:rFonts w:ascii="Cambria Math" w:eastAsiaTheme="minorEastAsia" w:hAnsi="Cambria Math" w:cs="Times New Roman"/>
                          <w:sz w:val="24"/>
                          <w:szCs w:val="24"/>
                          <w:lang w:val="en-CA" w:eastAsia="en-ZA"/>
                        </w:rPr>
                        <m:t>1-</m:t>
                      </m:r>
                      <m:f>
                        <m:fPr>
                          <m:ctrlPr>
                            <w:rPr>
                              <w:rFonts w:ascii="Cambria Math" w:eastAsiaTheme="minorEastAsia" w:hAnsi="Cambria Math" w:cs="Times New Roman"/>
                              <w:sz w:val="24"/>
                              <w:szCs w:val="24"/>
                              <w:lang w:val="en-CA" w:eastAsia="en-ZA"/>
                            </w:rPr>
                          </m:ctrlPr>
                        </m:fPr>
                        <m:num>
                          <m:sSub>
                            <m:sSubPr>
                              <m:ctrlPr>
                                <w:rPr>
                                  <w:rFonts w:ascii="Cambria Math" w:eastAsiaTheme="minorEastAsia" w:hAnsi="Cambria Math" w:cs="Times New Roman"/>
                                  <w:sz w:val="24"/>
                                  <w:szCs w:val="24"/>
                                  <w:lang w:val="en-CA" w:eastAsia="en-ZA"/>
                                </w:rPr>
                              </m:ctrlPr>
                            </m:sSubPr>
                            <m:e>
                              <m:acc>
                                <m:accPr>
                                  <m:chr m:val="̅"/>
                                  <m:ctrlPr>
                                    <w:rPr>
                                      <w:rFonts w:ascii="Cambria Math" w:eastAsiaTheme="minorEastAsia" w:hAnsi="Cambria Math" w:cs="Times New Roman"/>
                                      <w:i/>
                                      <w:sz w:val="24"/>
                                      <w:szCs w:val="24"/>
                                      <w:lang w:val="en-CA" w:eastAsia="en-ZA"/>
                                    </w:rPr>
                                  </m:ctrlPr>
                                </m:accPr>
                                <m:e>
                                  <m:r>
                                    <w:rPr>
                                      <w:rFonts w:ascii="Cambria Math" w:eastAsiaTheme="minorEastAsia" w:hAnsi="Cambria Math" w:cs="Times New Roman"/>
                                      <w:sz w:val="24"/>
                                      <w:szCs w:val="24"/>
                                      <w:lang w:val="en-CA" w:eastAsia="en-ZA"/>
                                    </w:rPr>
                                    <m:t>C</m:t>
                                  </m:r>
                                </m:e>
                              </m:acc>
                            </m:e>
                            <m:sub>
                              <m:r>
                                <w:rPr>
                                  <w:rFonts w:ascii="Cambria Math" w:eastAsiaTheme="minorEastAsia" w:hAnsi="Cambria Math" w:cs="Times New Roman"/>
                                  <w:sz w:val="24"/>
                                  <w:szCs w:val="24"/>
                                  <w:lang w:val="en-CA" w:eastAsia="en-ZA"/>
                                </w:rPr>
                                <m:t>m</m:t>
                              </m:r>
                              <m:r>
                                <m:rPr>
                                  <m:sty m:val="p"/>
                                </m:rPr>
                                <w:rPr>
                                  <w:rFonts w:ascii="Cambria Math" w:eastAsiaTheme="minorEastAsia" w:hAnsi="Cambria Math" w:cs="Times New Roman"/>
                                  <w:sz w:val="24"/>
                                  <w:szCs w:val="24"/>
                                  <w:lang w:val="en-CA" w:eastAsia="en-ZA"/>
                                </w:rPr>
                                <m:t>,</m:t>
                              </m:r>
                              <m:r>
                                <w:rPr>
                                  <w:rFonts w:ascii="Cambria Math" w:eastAsiaTheme="minorEastAsia" w:hAnsi="Cambria Math" w:cs="Times New Roman"/>
                                  <w:sz w:val="24"/>
                                  <w:szCs w:val="24"/>
                                  <w:lang w:val="en-CA" w:eastAsia="en-ZA"/>
                                </w:rPr>
                                <m:t>a</m:t>
                              </m:r>
                              <m:r>
                                <m:rPr>
                                  <m:sty m:val="p"/>
                                </m:rPr>
                                <w:rPr>
                                  <w:rFonts w:ascii="Cambria Math" w:eastAsiaTheme="minorEastAsia" w:hAnsi="Cambria Math" w:cs="Times New Roman"/>
                                  <w:sz w:val="24"/>
                                  <w:szCs w:val="24"/>
                                  <w:lang w:val="en-CA" w:eastAsia="en-ZA"/>
                                </w:rPr>
                                <m:t>,</m:t>
                              </m:r>
                              <m:r>
                                <w:rPr>
                                  <w:rFonts w:ascii="Cambria Math" w:eastAsiaTheme="minorEastAsia" w:hAnsi="Cambria Math" w:cs="Times New Roman"/>
                                  <w:sz w:val="24"/>
                                  <w:szCs w:val="24"/>
                                  <w:lang w:val="en-CA" w:eastAsia="en-ZA"/>
                                </w:rPr>
                                <m:t>r</m:t>
                              </m:r>
                            </m:sub>
                          </m:sSub>
                        </m:num>
                        <m:den>
                          <m:sSub>
                            <m:sSubPr>
                              <m:ctrlPr>
                                <w:rPr>
                                  <w:rFonts w:ascii="Cambria Math" w:eastAsiaTheme="minorEastAsia" w:hAnsi="Cambria Math" w:cs="Times New Roman"/>
                                  <w:i/>
                                  <w:sz w:val="24"/>
                                  <w:szCs w:val="24"/>
                                  <w:lang w:val="en-CA" w:eastAsia="en-ZA"/>
                                </w:rPr>
                              </m:ctrlPr>
                            </m:sSubPr>
                            <m:e>
                              <m:acc>
                                <m:accPr>
                                  <m:chr m:val="⃗"/>
                                  <m:ctrlPr>
                                    <w:rPr>
                                      <w:rFonts w:ascii="Cambria Math" w:eastAsiaTheme="minorEastAsia" w:hAnsi="Cambria Math" w:cs="Times New Roman"/>
                                      <w:i/>
                                      <w:sz w:val="24"/>
                                      <w:szCs w:val="24"/>
                                      <w:lang w:val="en-CA" w:eastAsia="en-ZA"/>
                                    </w:rPr>
                                  </m:ctrlPr>
                                </m:accPr>
                                <m:e>
                                  <m:r>
                                    <w:rPr>
                                      <w:rFonts w:ascii="Cambria Math" w:eastAsiaTheme="minorEastAsia" w:hAnsi="Cambria Math" w:cs="Times New Roman"/>
                                      <w:sz w:val="24"/>
                                      <w:szCs w:val="24"/>
                                      <w:lang w:val="en-CA" w:eastAsia="en-ZA"/>
                                    </w:rPr>
                                    <m:t>N</m:t>
                                  </m:r>
                                </m:e>
                              </m:acc>
                            </m:e>
                            <m:sub>
                              <m:r>
                                <w:rPr>
                                  <w:rFonts w:ascii="Cambria Math" w:eastAsiaTheme="minorEastAsia" w:hAnsi="Cambria Math" w:cs="Times New Roman"/>
                                  <w:sz w:val="24"/>
                                  <w:szCs w:val="24"/>
                                  <w:lang w:val="en-CA" w:eastAsia="en-ZA"/>
                                </w:rPr>
                                <m:t>s,y,m-1,a,r</m:t>
                              </m:r>
                            </m:sub>
                          </m:sSub>
                          <m:sSup>
                            <m:sSupPr>
                              <m:ctrlPr>
                                <w:rPr>
                                  <w:rFonts w:ascii="Cambria Math" w:eastAsiaTheme="minorEastAsia" w:hAnsi="Cambria Math" w:cs="Times New Roman"/>
                                  <w:i/>
                                  <w:sz w:val="24"/>
                                  <w:szCs w:val="24"/>
                                  <w:lang w:val="en-CA" w:eastAsia="en-ZA"/>
                                </w:rPr>
                              </m:ctrlPr>
                            </m:sSupPr>
                            <m:e>
                              <m:r>
                                <w:rPr>
                                  <w:rFonts w:ascii="Cambria Math" w:eastAsiaTheme="minorEastAsia" w:hAnsi="Cambria Math" w:cs="Times New Roman"/>
                                  <w:sz w:val="24"/>
                                  <w:szCs w:val="24"/>
                                  <w:lang w:val="en-CA" w:eastAsia="en-ZA"/>
                                </w:rPr>
                                <m:t>e</m:t>
                              </m:r>
                            </m:e>
                            <m:sup>
                              <m:r>
                                <w:rPr>
                                  <w:rFonts w:ascii="Cambria Math" w:eastAsiaTheme="minorEastAsia" w:hAnsi="Cambria Math" w:cs="Times New Roman"/>
                                  <w:sz w:val="24"/>
                                  <w:szCs w:val="24"/>
                                  <w:lang w:val="en-CA" w:eastAsia="en-ZA"/>
                                </w:rPr>
                                <m:t>-</m:t>
                              </m:r>
                              <m:d>
                                <m:dPr>
                                  <m:ctrlPr>
                                    <w:rPr>
                                      <w:rFonts w:ascii="Cambria Math" w:eastAsiaTheme="minorEastAsia" w:hAnsi="Cambria Math" w:cs="Times New Roman"/>
                                      <w:i/>
                                      <w:sz w:val="24"/>
                                      <w:szCs w:val="24"/>
                                      <w:lang w:val="en-CA" w:eastAsia="en-ZA"/>
                                    </w:rPr>
                                  </m:ctrlPr>
                                </m:dPr>
                                <m:e>
                                  <m:sSub>
                                    <m:sSubPr>
                                      <m:ctrlPr>
                                        <w:rPr>
                                          <w:rFonts w:ascii="Cambria Math" w:eastAsiaTheme="minorEastAsia" w:hAnsi="Cambria Math" w:cs="Times New Roman"/>
                                          <w:bCs/>
                                          <w:i/>
                                          <w:sz w:val="24"/>
                                          <w:szCs w:val="24"/>
                                          <w:lang w:val="en-CA" w:eastAsia="en-ZA"/>
                                        </w:rPr>
                                      </m:ctrlPr>
                                    </m:sSubPr>
                                    <m:e>
                                      <m:sSub>
                                        <m:sSubPr>
                                          <m:ctrlPr>
                                            <w:rPr>
                                              <w:rFonts w:ascii="Cambria Math" w:eastAsiaTheme="minorEastAsia" w:hAnsi="Cambria Math" w:cs="Times New Roman"/>
                                              <w:bCs/>
                                              <w:i/>
                                              <w:sz w:val="24"/>
                                              <w:szCs w:val="24"/>
                                              <w:lang w:val="en-CA" w:eastAsia="en-ZA"/>
                                            </w:rPr>
                                          </m:ctrlPr>
                                        </m:sSubPr>
                                        <m:e>
                                          <m:r>
                                            <w:rPr>
                                              <w:rFonts w:ascii="Cambria Math" w:eastAsiaTheme="minorEastAsia" w:hAnsi="Cambria Math" w:cs="Times New Roman"/>
                                              <w:sz w:val="24"/>
                                              <w:szCs w:val="24"/>
                                              <w:lang w:val="en-CA" w:eastAsia="en-ZA"/>
                                            </w:rPr>
                                            <m:t>t</m:t>
                                          </m:r>
                                        </m:e>
                                        <m:sub>
                                          <m:r>
                                            <w:rPr>
                                              <w:rFonts w:ascii="Cambria Math" w:eastAsiaTheme="minorEastAsia" w:hAnsi="Cambria Math" w:cs="Times New Roman"/>
                                              <w:sz w:val="24"/>
                                              <w:szCs w:val="24"/>
                                              <w:lang w:val="en-CA" w:eastAsia="en-ZA"/>
                                            </w:rPr>
                                            <m:t>m</m:t>
                                          </m:r>
                                        </m:sub>
                                      </m:sSub>
                                      <m:r>
                                        <w:rPr>
                                          <w:rFonts w:ascii="Cambria Math" w:eastAsiaTheme="minorEastAsia" w:hAnsi="Cambria Math" w:cs="Times New Roman"/>
                                          <w:sz w:val="24"/>
                                          <w:szCs w:val="24"/>
                                          <w:lang w:val="en-CA" w:eastAsia="en-ZA"/>
                                        </w:rPr>
                                        <m:t xml:space="preserve"> M</m:t>
                                      </m:r>
                                    </m:e>
                                    <m:sub>
                                      <m:r>
                                        <w:rPr>
                                          <w:rFonts w:ascii="Cambria Math" w:eastAsiaTheme="minorEastAsia" w:hAnsi="Cambria Math" w:cs="Times New Roman"/>
                                          <w:sz w:val="24"/>
                                          <w:szCs w:val="24"/>
                                          <w:lang w:val="en-CA" w:eastAsia="en-ZA"/>
                                        </w:rPr>
                                        <m:t>s,a</m:t>
                                      </m:r>
                                    </m:sub>
                                  </m:sSub>
                                </m:e>
                              </m:d>
                              <m:r>
                                <w:rPr>
                                  <w:rFonts w:ascii="Cambria Math" w:eastAsiaTheme="minorEastAsia" w:hAnsi="Cambria Math" w:cs="Times New Roman"/>
                                  <w:sz w:val="24"/>
                                  <w:szCs w:val="24"/>
                                  <w:lang w:val="en-CA" w:eastAsia="en-ZA"/>
                                </w:rPr>
                                <m:t>/2</m:t>
                              </m:r>
                            </m:sup>
                          </m:sSup>
                        </m:den>
                      </m:f>
                    </m:e>
                  </m:d>
                </m:e>
                <m:e>
                  <m:r>
                    <w:rPr>
                      <w:rFonts w:ascii="Cambria Math" w:eastAsiaTheme="minorEastAsia" w:hAnsi="Cambria Math" w:cs="Times New Roman"/>
                      <w:sz w:val="24"/>
                      <w:szCs w:val="24"/>
                      <w:lang w:val="en-CA" w:eastAsia="en-ZA"/>
                    </w:rPr>
                    <m:t>i&gt;1, m&gt;1</m:t>
                  </m:r>
                </m:e>
              </m:mr>
            </m:m>
          </m:e>
        </m:d>
      </m:oMath>
      <w:r w:rsidR="00BE5737" w:rsidRPr="00BE5737">
        <w:rPr>
          <w:rFonts w:ascii="Times New Roman" w:eastAsia="Times New Roman" w:hAnsi="Times New Roman" w:cs="Times New Roman"/>
          <w:sz w:val="24"/>
          <w:szCs w:val="24"/>
          <w:lang w:val="en-CA" w:eastAsia="en-ZA"/>
        </w:rPr>
        <w:tab/>
        <w:t>(3.16)</w:t>
      </w:r>
    </w:p>
    <w:p w14:paraId="4BF03CDC" w14:textId="77777777" w:rsidR="00BE5737" w:rsidRPr="00BE5737" w:rsidRDefault="00BE5737" w:rsidP="00BE5737">
      <w:pPr>
        <w:tabs>
          <w:tab w:val="left" w:pos="720"/>
          <w:tab w:val="right" w:pos="8460"/>
        </w:tabs>
        <w:jc w:val="both"/>
        <w:rPr>
          <w:rFonts w:ascii="Times New Roman" w:eastAsia="Times New Roman" w:hAnsi="Times New Roman" w:cs="Times New Roman"/>
          <w:sz w:val="24"/>
          <w:szCs w:val="24"/>
          <w:lang w:val="en-CA" w:eastAsia="en-ZA"/>
        </w:rPr>
      </w:pPr>
    </w:p>
    <w:p w14:paraId="5A5B900C" w14:textId="77777777" w:rsidR="00BE5737" w:rsidRPr="00BE5737" w:rsidRDefault="00BE5737" w:rsidP="00BE5737">
      <w:pPr>
        <w:tabs>
          <w:tab w:val="left" w:pos="720"/>
          <w:tab w:val="right" w:pos="8460"/>
        </w:tabs>
        <w:jc w:val="both"/>
        <w:rPr>
          <w:rFonts w:ascii="Times New Roman" w:eastAsia="Times New Roman" w:hAnsi="Times New Roman" w:cs="Times New Roman"/>
          <w:sz w:val="24"/>
          <w:szCs w:val="24"/>
          <w:lang w:eastAsia="en-ZA"/>
        </w:rPr>
      </w:pPr>
      <w:proofErr w:type="gramStart"/>
      <w:r w:rsidRPr="00BE5737">
        <w:rPr>
          <w:rFonts w:ascii="Times New Roman" w:eastAsia="Times New Roman" w:hAnsi="Times New Roman" w:cs="Times New Roman"/>
          <w:sz w:val="24"/>
          <w:szCs w:val="24"/>
          <w:lang w:eastAsia="en-ZA"/>
        </w:rPr>
        <w:t>where</w:t>
      </w:r>
      <w:proofErr w:type="gramEnd"/>
      <w:r w:rsidRPr="00BE5737">
        <w:rPr>
          <w:rFonts w:ascii="Times New Roman" w:eastAsia="Times New Roman" w:hAnsi="Times New Roman" w:cs="Times New Roman"/>
          <w:sz w:val="24"/>
          <w:szCs w:val="24"/>
          <w:lang w:eastAsia="en-ZA"/>
        </w:rPr>
        <w:t xml:space="preserve"> </w:t>
      </w:r>
      <w:proofErr w:type="spellStart"/>
      <w:r w:rsidRPr="00BE5737">
        <w:rPr>
          <w:rFonts w:ascii="Times New Roman" w:eastAsia="Times New Roman" w:hAnsi="Times New Roman" w:cs="Times New Roman"/>
          <w:i/>
          <w:sz w:val="24"/>
          <w:szCs w:val="24"/>
          <w:lang w:eastAsia="en-ZA"/>
        </w:rPr>
        <w:t>i</w:t>
      </w:r>
      <w:proofErr w:type="spellEnd"/>
      <w:r w:rsidRPr="00BE5737">
        <w:rPr>
          <w:rFonts w:ascii="Times New Roman" w:eastAsia="Times New Roman" w:hAnsi="Times New Roman" w:cs="Times New Roman"/>
          <w:sz w:val="24"/>
          <w:szCs w:val="24"/>
          <w:lang w:eastAsia="en-ZA"/>
        </w:rPr>
        <w:t xml:space="preserve">=1 is the first year and calculates fishing mortality rates from asymptotic numbers </w:t>
      </w:r>
      <m:oMath>
        <m:acc>
          <m:accPr>
            <m:ctrlPr>
              <w:rPr>
                <w:rFonts w:ascii="Cambria Math" w:eastAsiaTheme="minorEastAsia" w:hAnsi="Cambria Math" w:cs="Times New Roman"/>
                <w:i/>
                <w:sz w:val="24"/>
                <w:szCs w:val="24"/>
                <w:lang w:val="en-CA" w:eastAsia="en-ZA"/>
              </w:rPr>
            </m:ctrlPr>
          </m:accPr>
          <m:e>
            <m:r>
              <w:rPr>
                <w:rFonts w:ascii="Cambria Math" w:eastAsiaTheme="minorEastAsia" w:hAnsi="Cambria Math" w:cs="Times New Roman"/>
                <w:sz w:val="24"/>
                <w:szCs w:val="24"/>
                <w:lang w:val="en-CA" w:eastAsia="en-ZA"/>
              </w:rPr>
              <m:t>N</m:t>
            </m:r>
          </m:e>
        </m:acc>
      </m:oMath>
      <w:r w:rsidRPr="00BE5737">
        <w:rPr>
          <w:rFonts w:ascii="Times New Roman" w:eastAsia="Times New Roman" w:hAnsi="Times New Roman" w:cs="Times New Roman"/>
          <w:sz w:val="24"/>
          <w:szCs w:val="24"/>
          <w:lang w:val="en-CA" w:eastAsia="en-ZA"/>
        </w:rPr>
        <w:t xml:space="preserve"> (Eqn. 3.15). </w:t>
      </w:r>
    </w:p>
    <w:p w14:paraId="05B20B2F" w14:textId="77777777" w:rsidR="00BE5737" w:rsidRPr="00BE5737" w:rsidRDefault="00BE5737" w:rsidP="00BE5737">
      <w:pPr>
        <w:tabs>
          <w:tab w:val="left" w:pos="720"/>
          <w:tab w:val="right" w:pos="8460"/>
        </w:tabs>
        <w:jc w:val="both"/>
        <w:rPr>
          <w:rFonts w:ascii="Times New Roman" w:eastAsia="Times New Roman" w:hAnsi="Times New Roman" w:cs="Times New Roman"/>
          <w:sz w:val="24"/>
          <w:szCs w:val="24"/>
          <w:lang w:eastAsia="en-ZA"/>
        </w:rPr>
      </w:pPr>
    </w:p>
    <w:p w14:paraId="1A63AFFE" w14:textId="77777777" w:rsidR="00BE5737" w:rsidRPr="00BE5737" w:rsidRDefault="00BE5737" w:rsidP="00BE5737">
      <w:pPr>
        <w:keepNext/>
        <w:keepLines/>
        <w:numPr>
          <w:ilvl w:val="3"/>
          <w:numId w:val="54"/>
        </w:numPr>
        <w:spacing w:before="200" w:line="276" w:lineRule="auto"/>
        <w:ind w:left="0"/>
        <w:outlineLvl w:val="3"/>
        <w:rPr>
          <w:rFonts w:ascii="Times New Roman" w:eastAsiaTheme="majorEastAsia" w:hAnsi="Times New Roman" w:cstheme="majorBidi"/>
          <w:bCs/>
          <w:iCs/>
          <w:color w:val="000000" w:themeColor="text1"/>
          <w:sz w:val="24"/>
          <w:u w:val="single"/>
          <w:lang w:eastAsia="en-ZA"/>
        </w:rPr>
      </w:pPr>
      <w:r w:rsidRPr="00BE5737">
        <w:rPr>
          <w:rFonts w:ascii="Times New Roman" w:eastAsiaTheme="majorEastAsia" w:hAnsi="Times New Roman" w:cstheme="majorBidi"/>
          <w:bCs/>
          <w:iCs/>
          <w:color w:val="000000" w:themeColor="text1"/>
          <w:sz w:val="24"/>
          <w:u w:val="single"/>
          <w:lang w:eastAsia="en-ZA"/>
        </w:rPr>
        <w:t>Baseline</w:t>
      </w:r>
    </w:p>
    <w:p w14:paraId="7D63534D" w14:textId="77777777" w:rsidR="00BE5737" w:rsidRPr="00BE5737" w:rsidRDefault="00BE5737" w:rsidP="00BE5737">
      <w:pPr>
        <w:jc w:val="both"/>
        <w:rPr>
          <w:rFonts w:ascii="Times New Roman" w:hAnsi="Times New Roman" w:cs="Times New Roman"/>
          <w:sz w:val="24"/>
          <w:szCs w:val="24"/>
        </w:rPr>
      </w:pPr>
    </w:p>
    <w:p w14:paraId="667F9B5E" w14:textId="29944AAB" w:rsidR="00BE5737" w:rsidRPr="00BE5737" w:rsidRDefault="00BE5737" w:rsidP="00BE5737">
      <w:pPr>
        <w:jc w:val="both"/>
        <w:rPr>
          <w:rFonts w:ascii="Times New Roman" w:hAnsi="Times New Roman" w:cs="Times New Roman"/>
          <w:sz w:val="24"/>
          <w:szCs w:val="24"/>
        </w:rPr>
      </w:pPr>
      <w:r w:rsidRPr="00BE5737">
        <w:rPr>
          <w:rFonts w:ascii="Times New Roman" w:hAnsi="Times New Roman" w:cs="Times New Roman"/>
          <w:sz w:val="24"/>
          <w:szCs w:val="24"/>
        </w:rPr>
        <w:t>Recruitment freely estimated (no stock-recruitment model</w:t>
      </w:r>
      <w:ins w:id="28" w:author="Tom Carruthers" w:date="2017-01-02T14:40:00Z">
        <w:r w:rsidR="008D31F4">
          <w:rPr>
            <w:rFonts w:ascii="Times New Roman" w:hAnsi="Times New Roman" w:cs="Times New Roman"/>
            <w:sz w:val="24"/>
            <w:szCs w:val="24"/>
          </w:rPr>
          <w:t xml:space="preserve"> assumed when fitting operating model to data</w:t>
        </w:r>
      </w:ins>
      <w:r w:rsidRPr="00BE5737">
        <w:rPr>
          <w:rFonts w:ascii="Times New Roman" w:hAnsi="Times New Roman" w:cs="Times New Roman"/>
          <w:sz w:val="24"/>
          <w:szCs w:val="24"/>
        </w:rPr>
        <w:t xml:space="preserve">) </w:t>
      </w:r>
    </w:p>
    <w:p w14:paraId="487862A7" w14:textId="6068A524" w:rsidR="00BE5737" w:rsidRPr="00BE5737" w:rsidRDefault="00BE5737" w:rsidP="00BE5737">
      <w:pPr>
        <w:jc w:val="both"/>
        <w:rPr>
          <w:rFonts w:ascii="Times New Roman" w:hAnsi="Times New Roman" w:cs="Times New Roman"/>
          <w:sz w:val="24"/>
          <w:szCs w:val="24"/>
        </w:rPr>
      </w:pPr>
      <w:r w:rsidRPr="00BE5737">
        <w:rPr>
          <w:rFonts w:ascii="Times New Roman" w:hAnsi="Times New Roman" w:cs="Times New Roman"/>
          <w:sz w:val="24"/>
          <w:szCs w:val="24"/>
        </w:rPr>
        <w:t>Recruitment calculated from stock-wide SSB</w:t>
      </w:r>
      <w:ins w:id="29" w:author="Tom Carruthers" w:date="2017-01-02T14:40:00Z">
        <w:r w:rsidR="008D31F4">
          <w:rPr>
            <w:rFonts w:ascii="Times New Roman" w:hAnsi="Times New Roman" w:cs="Times New Roman"/>
            <w:sz w:val="24"/>
            <w:szCs w:val="24"/>
          </w:rPr>
          <w:t xml:space="preserve"> for projections only</w:t>
        </w:r>
      </w:ins>
    </w:p>
    <w:p w14:paraId="4D6D8406" w14:textId="77777777" w:rsidR="00BE5737" w:rsidRPr="00BE5737" w:rsidRDefault="00BE5737" w:rsidP="00BE5737">
      <w:pPr>
        <w:jc w:val="both"/>
        <w:rPr>
          <w:rFonts w:ascii="Times New Roman" w:hAnsi="Times New Roman" w:cs="Times New Roman"/>
          <w:sz w:val="24"/>
          <w:szCs w:val="24"/>
        </w:rPr>
      </w:pPr>
      <w:r w:rsidRPr="00BE5737">
        <w:rPr>
          <w:rFonts w:ascii="Times New Roman" w:hAnsi="Times New Roman" w:cs="Times New Roman"/>
          <w:sz w:val="24"/>
          <w:szCs w:val="24"/>
        </w:rPr>
        <w:t xml:space="preserve">Gravity movement model used to calculate Markov movement matrix by </w:t>
      </w:r>
      <w:proofErr w:type="spellStart"/>
      <w:r w:rsidRPr="00BE5737">
        <w:rPr>
          <w:rFonts w:ascii="Times New Roman" w:hAnsi="Times New Roman" w:cs="Times New Roman"/>
          <w:sz w:val="24"/>
          <w:szCs w:val="24"/>
        </w:rPr>
        <w:t>subyear</w:t>
      </w:r>
      <w:proofErr w:type="spellEnd"/>
      <w:r w:rsidRPr="00BE5737">
        <w:rPr>
          <w:rFonts w:ascii="Times New Roman" w:hAnsi="Times New Roman" w:cs="Times New Roman"/>
          <w:sz w:val="24"/>
          <w:szCs w:val="24"/>
        </w:rPr>
        <w:t xml:space="preserve"> and stock</w:t>
      </w:r>
    </w:p>
    <w:p w14:paraId="7D6EAE78" w14:textId="77777777" w:rsidR="00BE5737" w:rsidRPr="00BE5737" w:rsidRDefault="00BE5737" w:rsidP="00BE5737">
      <w:pPr>
        <w:jc w:val="both"/>
        <w:rPr>
          <w:rFonts w:ascii="Times New Roman" w:hAnsi="Times New Roman" w:cs="Times New Roman"/>
          <w:sz w:val="24"/>
          <w:szCs w:val="24"/>
        </w:rPr>
      </w:pPr>
      <w:r w:rsidRPr="00BE5737">
        <w:rPr>
          <w:rFonts w:ascii="Times New Roman" w:hAnsi="Times New Roman" w:cs="Times New Roman"/>
          <w:sz w:val="24"/>
          <w:szCs w:val="24"/>
        </w:rPr>
        <w:t>Movement calculated only for those transitions recorded by tagging</w:t>
      </w:r>
    </w:p>
    <w:p w14:paraId="1A283F10" w14:textId="77777777" w:rsidR="00BE5737" w:rsidRPr="00BE5737" w:rsidRDefault="00BE5737" w:rsidP="00BE5737">
      <w:pPr>
        <w:jc w:val="both"/>
        <w:rPr>
          <w:rFonts w:ascii="Times New Roman" w:hAnsi="Times New Roman" w:cs="Times New Roman"/>
          <w:sz w:val="24"/>
          <w:szCs w:val="24"/>
        </w:rPr>
      </w:pPr>
    </w:p>
    <w:p w14:paraId="1507F9E5" w14:textId="77777777" w:rsidR="00BE5737" w:rsidRPr="00BE5737" w:rsidRDefault="00BE5737" w:rsidP="00BE5737">
      <w:pPr>
        <w:keepNext/>
        <w:keepLines/>
        <w:numPr>
          <w:ilvl w:val="3"/>
          <w:numId w:val="54"/>
        </w:numPr>
        <w:spacing w:before="200" w:line="276" w:lineRule="auto"/>
        <w:ind w:left="0"/>
        <w:outlineLvl w:val="3"/>
        <w:rPr>
          <w:rFonts w:ascii="Times New Roman" w:eastAsiaTheme="majorEastAsia" w:hAnsi="Times New Roman" w:cstheme="majorBidi"/>
          <w:bCs/>
          <w:iCs/>
          <w:color w:val="000000" w:themeColor="text1"/>
          <w:sz w:val="24"/>
          <w:u w:val="single"/>
          <w:lang w:eastAsia="en-ZA"/>
        </w:rPr>
      </w:pPr>
      <w:r w:rsidRPr="00BE5737">
        <w:rPr>
          <w:rFonts w:ascii="Times New Roman" w:eastAsiaTheme="majorEastAsia" w:hAnsi="Times New Roman" w:cstheme="majorBidi"/>
          <w:bCs/>
          <w:iCs/>
          <w:color w:val="000000" w:themeColor="text1"/>
          <w:sz w:val="24"/>
          <w:u w:val="single"/>
          <w:lang w:eastAsia="en-ZA"/>
        </w:rPr>
        <w:t>Alternative options</w:t>
      </w:r>
    </w:p>
    <w:p w14:paraId="6E0A78B1" w14:textId="77777777" w:rsidR="00BE5737" w:rsidRPr="00BE5737" w:rsidRDefault="00BE5737" w:rsidP="00BE5737">
      <w:pPr>
        <w:contextualSpacing/>
        <w:jc w:val="both"/>
        <w:rPr>
          <w:rFonts w:ascii="Times New Roman" w:hAnsi="Times New Roman" w:cs="Times New Roman"/>
          <w:sz w:val="24"/>
          <w:szCs w:val="24"/>
        </w:rPr>
      </w:pPr>
    </w:p>
    <w:p w14:paraId="22C5087A" w14:textId="77777777" w:rsidR="00BE5737" w:rsidRPr="00BE5737" w:rsidRDefault="00BE5737" w:rsidP="00BE5737">
      <w:pPr>
        <w:contextualSpacing/>
        <w:jc w:val="both"/>
        <w:rPr>
          <w:rFonts w:ascii="Times New Roman" w:hAnsi="Times New Roman" w:cs="Times New Roman"/>
          <w:sz w:val="24"/>
          <w:szCs w:val="24"/>
        </w:rPr>
      </w:pPr>
      <w:proofErr w:type="gramStart"/>
      <w:r w:rsidRPr="00BE5737">
        <w:rPr>
          <w:rFonts w:ascii="Times New Roman" w:hAnsi="Times New Roman" w:cs="Times New Roman"/>
          <w:sz w:val="24"/>
          <w:szCs w:val="24"/>
        </w:rPr>
        <w:t>Hockey stick</w:t>
      </w:r>
      <w:proofErr w:type="gramEnd"/>
      <w:r w:rsidRPr="00BE5737">
        <w:rPr>
          <w:rFonts w:ascii="Times New Roman" w:hAnsi="Times New Roman" w:cs="Times New Roman"/>
          <w:sz w:val="24"/>
          <w:szCs w:val="24"/>
        </w:rPr>
        <w:t xml:space="preserve"> SR relationship (West)</w:t>
      </w:r>
    </w:p>
    <w:p w14:paraId="7BE2F2A1" w14:textId="77777777" w:rsidR="00BE5737" w:rsidRPr="00BE5737" w:rsidRDefault="00BE5737" w:rsidP="00BE5737">
      <w:pPr>
        <w:jc w:val="both"/>
        <w:rPr>
          <w:rFonts w:ascii="Times New Roman" w:hAnsi="Times New Roman" w:cs="Times New Roman"/>
          <w:sz w:val="24"/>
          <w:szCs w:val="24"/>
        </w:rPr>
      </w:pPr>
      <w:r w:rsidRPr="00BE5737">
        <w:rPr>
          <w:rFonts w:ascii="Times New Roman" w:hAnsi="Times New Roman" w:cs="Times New Roman"/>
          <w:sz w:val="24"/>
          <w:szCs w:val="24"/>
        </w:rPr>
        <w:t>Recruitment calculated from spawning area SSB</w:t>
      </w:r>
    </w:p>
    <w:p w14:paraId="4C83012D" w14:textId="47609CB5" w:rsidR="00BE5737" w:rsidRPr="00BE5737" w:rsidRDefault="00BE5737" w:rsidP="00BE5737">
      <w:pPr>
        <w:jc w:val="both"/>
        <w:rPr>
          <w:rFonts w:ascii="Times New Roman" w:hAnsi="Times New Roman" w:cs="Times New Roman"/>
          <w:sz w:val="24"/>
          <w:szCs w:val="24"/>
        </w:rPr>
      </w:pPr>
      <w:r w:rsidRPr="00BE5737">
        <w:rPr>
          <w:rFonts w:ascii="Times New Roman" w:hAnsi="Times New Roman" w:cs="Times New Roman"/>
          <w:sz w:val="24"/>
          <w:szCs w:val="24"/>
        </w:rPr>
        <w:t xml:space="preserve">Markov movement matrix by </w:t>
      </w:r>
      <w:proofErr w:type="spellStart"/>
      <w:r w:rsidRPr="00BE5737">
        <w:rPr>
          <w:rFonts w:ascii="Times New Roman" w:hAnsi="Times New Roman" w:cs="Times New Roman"/>
          <w:sz w:val="24"/>
          <w:szCs w:val="24"/>
        </w:rPr>
        <w:t>subyear</w:t>
      </w:r>
      <w:proofErr w:type="spellEnd"/>
      <w:r w:rsidRPr="00BE5737">
        <w:rPr>
          <w:rFonts w:ascii="Times New Roman" w:hAnsi="Times New Roman" w:cs="Times New Roman"/>
          <w:sz w:val="24"/>
          <w:szCs w:val="24"/>
        </w:rPr>
        <w:t xml:space="preserve"> and stock</w:t>
      </w:r>
      <w:ins w:id="30" w:author="Tom Carruthers" w:date="2017-01-02T14:38:00Z">
        <w:r w:rsidR="008D31F4">
          <w:rPr>
            <w:rFonts w:ascii="Times New Roman" w:hAnsi="Times New Roman" w:cs="Times New Roman"/>
            <w:sz w:val="24"/>
            <w:szCs w:val="24"/>
          </w:rPr>
          <w:t xml:space="preserve"> (following model up</w:t>
        </w:r>
      </w:ins>
      <w:ins w:id="31" w:author="Tom Carruthers" w:date="2017-01-02T14:39:00Z">
        <w:r w:rsidR="008D31F4">
          <w:rPr>
            <w:rFonts w:ascii="Times New Roman" w:hAnsi="Times New Roman" w:cs="Times New Roman"/>
            <w:sz w:val="24"/>
            <w:szCs w:val="24"/>
          </w:rPr>
          <w:t>dates the gravity model – a specific case of the more general Markov model – seemed an appropriate choice for the Baseline).</w:t>
        </w:r>
      </w:ins>
    </w:p>
    <w:p w14:paraId="58D0EA65" w14:textId="77777777" w:rsidR="00BE5737" w:rsidRPr="00BE5737" w:rsidRDefault="00BE5737" w:rsidP="00BE5737">
      <w:pPr>
        <w:jc w:val="both"/>
        <w:rPr>
          <w:rFonts w:ascii="Times New Roman" w:hAnsi="Times New Roman" w:cs="Times New Roman"/>
          <w:sz w:val="24"/>
          <w:szCs w:val="24"/>
        </w:rPr>
      </w:pPr>
      <w:r w:rsidRPr="00BE5737">
        <w:rPr>
          <w:rFonts w:ascii="Times New Roman" w:hAnsi="Times New Roman" w:cs="Times New Roman"/>
          <w:sz w:val="24"/>
          <w:szCs w:val="24"/>
        </w:rPr>
        <w:t>Movement calculated for all transitions except stock exclusive spawning areas</w:t>
      </w:r>
    </w:p>
    <w:p w14:paraId="32591F64" w14:textId="77777777" w:rsidR="00E016A0" w:rsidRDefault="00E016A0">
      <w:pPr>
        <w:rPr>
          <w:rFonts w:ascii="Times New Roman" w:hAnsi="Times New Roman" w:cs="Times New Roman"/>
          <w:sz w:val="24"/>
          <w:szCs w:val="24"/>
        </w:rPr>
      </w:pPr>
    </w:p>
    <w:p w14:paraId="20160DA1" w14:textId="77777777" w:rsidR="00303ADC" w:rsidRDefault="00303ADC">
      <w:pPr>
        <w:rPr>
          <w:rFonts w:ascii="Times New Roman" w:hAnsi="Times New Roman" w:cs="Times New Roman"/>
          <w:sz w:val="24"/>
          <w:szCs w:val="24"/>
        </w:rPr>
      </w:pPr>
      <w:r>
        <w:rPr>
          <w:rFonts w:ascii="Times New Roman" w:hAnsi="Times New Roman" w:cs="Times New Roman"/>
          <w:sz w:val="24"/>
          <w:szCs w:val="24"/>
        </w:rPr>
        <w:br w:type="page"/>
      </w:r>
    </w:p>
    <w:p w14:paraId="0915AC36" w14:textId="77777777" w:rsidR="007E218D" w:rsidRDefault="007E218D" w:rsidP="00406114">
      <w:pPr>
        <w:jc w:val="both"/>
        <w:rPr>
          <w:rFonts w:ascii="Times New Roman" w:hAnsi="Times New Roman" w:cs="Times New Roman"/>
          <w:sz w:val="24"/>
          <w:szCs w:val="24"/>
        </w:rPr>
      </w:pPr>
    </w:p>
    <w:p w14:paraId="1F7C5B7A" w14:textId="77777777" w:rsidR="007E218D" w:rsidRDefault="007E35E6" w:rsidP="00406114">
      <w:pPr>
        <w:pStyle w:val="Heading3"/>
        <w:ind w:left="0"/>
      </w:pPr>
      <w:bookmarkStart w:id="32" w:name="_Toc465365291"/>
      <w:r w:rsidRPr="00987C9A">
        <w:t>Fleet structure and exploitation history</w:t>
      </w:r>
      <w:bookmarkEnd w:id="32"/>
    </w:p>
    <w:p w14:paraId="00CE1238" w14:textId="77777777" w:rsidR="007E218D" w:rsidRPr="00406114" w:rsidRDefault="007E218D" w:rsidP="00406114">
      <w:pPr>
        <w:rPr>
          <w:lang w:val="en-CA"/>
        </w:rPr>
      </w:pPr>
    </w:p>
    <w:p w14:paraId="7C9D98F9" w14:textId="2C0AE354" w:rsidR="007E218D" w:rsidRDefault="007E35E6" w:rsidP="00406114">
      <w:pPr>
        <w:keepNext/>
        <w:keepLines/>
        <w:spacing w:after="120"/>
        <w:jc w:val="both"/>
        <w:rPr>
          <w:rFonts w:ascii="Times New Roman" w:hAnsi="Times New Roman" w:cs="Times New Roman"/>
          <w:sz w:val="24"/>
          <w:szCs w:val="24"/>
        </w:rPr>
      </w:pPr>
      <w:proofErr w:type="gramStart"/>
      <w:r w:rsidRPr="00987C9A">
        <w:rPr>
          <w:rFonts w:ascii="Times New Roman" w:hAnsi="Times New Roman" w:cs="Times New Roman"/>
          <w:sz w:val="24"/>
          <w:szCs w:val="24"/>
        </w:rPr>
        <w:t xml:space="preserve">Table </w:t>
      </w:r>
      <w:r w:rsidR="007D2E3B">
        <w:rPr>
          <w:rFonts w:ascii="Times New Roman" w:hAnsi="Times New Roman" w:cs="Times New Roman"/>
          <w:sz w:val="24"/>
          <w:szCs w:val="24"/>
        </w:rPr>
        <w:t>3.1</w:t>
      </w:r>
      <w:r w:rsidRPr="00987C9A">
        <w:rPr>
          <w:rFonts w:ascii="Times New Roman" w:hAnsi="Times New Roman" w:cs="Times New Roman"/>
          <w:sz w:val="24"/>
          <w:szCs w:val="24"/>
        </w:rPr>
        <w:t>.</w:t>
      </w:r>
      <w:proofErr w:type="gramEnd"/>
      <w:r w:rsidRPr="00987C9A">
        <w:rPr>
          <w:rFonts w:ascii="Times New Roman" w:hAnsi="Times New Roman" w:cs="Times New Roman"/>
          <w:sz w:val="24"/>
          <w:szCs w:val="24"/>
        </w:rPr>
        <w:t xml:space="preserve"> Fleet definitions </w:t>
      </w:r>
    </w:p>
    <w:p w14:paraId="45029639" w14:textId="7A6FF0AA" w:rsidR="007E218D" w:rsidRDefault="006E12A7" w:rsidP="00406114">
      <w:pPr>
        <w:keepNext/>
        <w:keepLines/>
        <w:jc w:val="both"/>
        <w:rPr>
          <w:rFonts w:ascii="Times New Roman" w:hAnsi="Times New Roman" w:cs="Times New Roman"/>
          <w:sz w:val="24"/>
          <w:szCs w:val="24"/>
        </w:rPr>
      </w:pPr>
      <w:r w:rsidRPr="006E12A7">
        <w:rPr>
          <w:noProof/>
          <w:lang w:val="en-CA" w:eastAsia="en-CA"/>
        </w:rPr>
        <w:drawing>
          <wp:inline distT="0" distB="0" distL="0" distR="0" wp14:anchorId="0543C0C8" wp14:editId="214D525E">
            <wp:extent cx="4460682" cy="279354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64613" cy="2796009"/>
                    </a:xfrm>
                    <a:prstGeom prst="rect">
                      <a:avLst/>
                    </a:prstGeom>
                    <a:noFill/>
                    <a:ln>
                      <a:noFill/>
                    </a:ln>
                  </pic:spPr>
                </pic:pic>
              </a:graphicData>
            </a:graphic>
          </wp:inline>
        </w:drawing>
      </w:r>
    </w:p>
    <w:p w14:paraId="0F49E133" w14:textId="77777777" w:rsidR="007E218D" w:rsidRDefault="007E218D" w:rsidP="00406114">
      <w:pPr>
        <w:jc w:val="both"/>
        <w:rPr>
          <w:rFonts w:ascii="Times New Roman" w:hAnsi="Times New Roman" w:cs="Times New Roman"/>
          <w:sz w:val="24"/>
          <w:szCs w:val="24"/>
        </w:rPr>
      </w:pPr>
    </w:p>
    <w:p w14:paraId="205128DD" w14:textId="77777777" w:rsidR="007E218D" w:rsidRDefault="007E35E6" w:rsidP="00406114">
      <w:pPr>
        <w:pStyle w:val="Heading4"/>
        <w:ind w:left="0"/>
      </w:pPr>
      <w:bookmarkStart w:id="33" w:name="_Toc465365292"/>
      <w:r w:rsidRPr="00987C9A">
        <w:t>Baseline</w:t>
      </w:r>
      <w:bookmarkEnd w:id="33"/>
    </w:p>
    <w:p w14:paraId="649956C3" w14:textId="77777777" w:rsidR="007E218D" w:rsidRDefault="007E218D" w:rsidP="00406114">
      <w:pPr>
        <w:jc w:val="both"/>
        <w:rPr>
          <w:rFonts w:ascii="Times New Roman" w:hAnsi="Times New Roman" w:cs="Times New Roman"/>
          <w:sz w:val="24"/>
          <w:szCs w:val="24"/>
        </w:rPr>
      </w:pPr>
    </w:p>
    <w:p w14:paraId="6B8E042F" w14:textId="1A179DFD" w:rsidR="00BD0C59" w:rsidRPr="00970C3B" w:rsidRDefault="007E35E6" w:rsidP="00406114">
      <w:pPr>
        <w:jc w:val="both"/>
        <w:rPr>
          <w:rFonts w:ascii="Times New Roman" w:hAnsi="Times New Roman" w:cs="Times New Roman"/>
          <w:b/>
          <w:i/>
          <w:color w:val="FF0000"/>
          <w:sz w:val="24"/>
          <w:szCs w:val="24"/>
        </w:rPr>
      </w:pPr>
      <w:proofErr w:type="gramStart"/>
      <w:r w:rsidRPr="00987C9A">
        <w:rPr>
          <w:rFonts w:ascii="Times New Roman" w:hAnsi="Times New Roman" w:cs="Times New Roman"/>
          <w:sz w:val="24"/>
          <w:szCs w:val="24"/>
        </w:rPr>
        <w:t xml:space="preserve">A </w:t>
      </w:r>
      <w:r w:rsidR="009D082B">
        <w:rPr>
          <w:rFonts w:ascii="Times New Roman" w:hAnsi="Times New Roman" w:cs="Times New Roman"/>
          <w:sz w:val="24"/>
          <w:szCs w:val="24"/>
        </w:rPr>
        <w:t>14</w:t>
      </w:r>
      <w:r w:rsidR="009D082B" w:rsidRPr="00987C9A">
        <w:rPr>
          <w:rFonts w:ascii="Times New Roman" w:hAnsi="Times New Roman" w:cs="Times New Roman"/>
          <w:sz w:val="24"/>
          <w:szCs w:val="24"/>
        </w:rPr>
        <w:t xml:space="preserve"> </w:t>
      </w:r>
      <w:r w:rsidRPr="00987C9A">
        <w:rPr>
          <w:rFonts w:ascii="Times New Roman" w:hAnsi="Times New Roman" w:cs="Times New Roman"/>
          <w:sz w:val="24"/>
          <w:szCs w:val="24"/>
        </w:rPr>
        <w:t>fleet model based on the</w:t>
      </w:r>
      <w:r w:rsidR="009D082B">
        <w:rPr>
          <w:rFonts w:ascii="Times New Roman" w:hAnsi="Times New Roman" w:cs="Times New Roman"/>
          <w:sz w:val="24"/>
          <w:szCs w:val="24"/>
        </w:rPr>
        <w:t xml:space="preserve"> definitions of </w:t>
      </w:r>
      <w:r w:rsidR="009D082B" w:rsidRPr="00987C9A">
        <w:rPr>
          <w:rFonts w:ascii="Times New Roman" w:hAnsi="Times New Roman" w:cs="Times New Roman"/>
          <w:sz w:val="24"/>
          <w:szCs w:val="24"/>
        </w:rPr>
        <w:t>Table 3</w:t>
      </w:r>
      <w:r w:rsidR="009D082B">
        <w:rPr>
          <w:rFonts w:ascii="Times New Roman" w:hAnsi="Times New Roman" w:cs="Times New Roman"/>
          <w:sz w:val="24"/>
          <w:szCs w:val="24"/>
        </w:rPr>
        <w:t>.1.</w:t>
      </w:r>
      <w:proofErr w:type="gramEnd"/>
      <w:r w:rsidRPr="00987C9A">
        <w:rPr>
          <w:rFonts w:ascii="Times New Roman" w:hAnsi="Times New Roman" w:cs="Times New Roman"/>
          <w:sz w:val="24"/>
          <w:szCs w:val="24"/>
        </w:rPr>
        <w:t xml:space="preserve"> </w:t>
      </w:r>
    </w:p>
    <w:p w14:paraId="3718CC4D" w14:textId="5E20170E" w:rsidR="007E218D" w:rsidRDefault="007E35E6" w:rsidP="00406114">
      <w:pPr>
        <w:pStyle w:val="Heading4"/>
        <w:ind w:left="0"/>
      </w:pPr>
      <w:bookmarkStart w:id="34" w:name="_Toc465365293"/>
      <w:r w:rsidRPr="00987C9A">
        <w:t>Alternative options</w:t>
      </w:r>
      <w:bookmarkEnd w:id="34"/>
    </w:p>
    <w:p w14:paraId="4D626523" w14:textId="77777777" w:rsidR="007E218D" w:rsidRDefault="007E218D" w:rsidP="00406114">
      <w:pPr>
        <w:jc w:val="both"/>
        <w:rPr>
          <w:rFonts w:ascii="Times New Roman" w:hAnsi="Times New Roman" w:cs="Times New Roman"/>
          <w:sz w:val="24"/>
          <w:szCs w:val="24"/>
        </w:rPr>
      </w:pPr>
    </w:p>
    <w:p w14:paraId="4F44B27A" w14:textId="39014DE0" w:rsidR="007E218D" w:rsidRDefault="00D24B08" w:rsidP="00AB1FCC">
      <w:pPr>
        <w:jc w:val="both"/>
        <w:rPr>
          <w:rFonts w:ascii="Times New Roman" w:eastAsiaTheme="minorEastAsia" w:hAnsi="Times New Roman" w:cs="Times New Roman"/>
          <w:sz w:val="24"/>
          <w:szCs w:val="24"/>
          <w:lang w:val="en-CA"/>
        </w:rPr>
      </w:pPr>
      <w:r w:rsidRPr="00AB1FCC">
        <w:rPr>
          <w:rFonts w:ascii="Times New Roman" w:hAnsi="Times New Roman" w:cs="Times New Roman"/>
          <w:sz w:val="24"/>
          <w:szCs w:val="24"/>
          <w:highlight w:val="yellow"/>
        </w:rPr>
        <w:t xml:space="preserve">A proposal for alternatives </w:t>
      </w:r>
      <w:r w:rsidR="001F2259" w:rsidRPr="00AB1FCC">
        <w:rPr>
          <w:rFonts w:ascii="Times New Roman" w:hAnsi="Times New Roman" w:cs="Times New Roman"/>
          <w:sz w:val="24"/>
          <w:szCs w:val="24"/>
          <w:highlight w:val="yellow"/>
        </w:rPr>
        <w:t xml:space="preserve">will </w:t>
      </w:r>
      <w:r w:rsidRPr="00AB1FCC">
        <w:rPr>
          <w:rFonts w:ascii="Times New Roman" w:hAnsi="Times New Roman" w:cs="Times New Roman"/>
          <w:sz w:val="24"/>
          <w:szCs w:val="24"/>
          <w:highlight w:val="yellow"/>
        </w:rPr>
        <w:t xml:space="preserve">need to be developed </w:t>
      </w:r>
      <w:r w:rsidR="00201356" w:rsidRPr="00AB1FCC">
        <w:rPr>
          <w:rFonts w:ascii="Times New Roman" w:hAnsi="Times New Roman" w:cs="Times New Roman"/>
          <w:sz w:val="24"/>
          <w:szCs w:val="24"/>
          <w:highlight w:val="yellow"/>
        </w:rPr>
        <w:t xml:space="preserve">and </w:t>
      </w:r>
      <w:r w:rsidRPr="00AB1FCC">
        <w:rPr>
          <w:rFonts w:ascii="Times New Roman" w:hAnsi="Times New Roman" w:cs="Times New Roman"/>
          <w:sz w:val="24"/>
          <w:szCs w:val="24"/>
          <w:highlight w:val="yellow"/>
        </w:rPr>
        <w:t>revie</w:t>
      </w:r>
      <w:r w:rsidR="001F2259" w:rsidRPr="00AB1FCC">
        <w:rPr>
          <w:rFonts w:ascii="Times New Roman" w:hAnsi="Times New Roman" w:cs="Times New Roman"/>
          <w:sz w:val="24"/>
          <w:szCs w:val="24"/>
          <w:highlight w:val="yellow"/>
        </w:rPr>
        <w:t>w</w:t>
      </w:r>
      <w:r w:rsidR="00201356" w:rsidRPr="00AB1FCC">
        <w:rPr>
          <w:rFonts w:ascii="Times New Roman" w:hAnsi="Times New Roman" w:cs="Times New Roman"/>
          <w:sz w:val="24"/>
          <w:szCs w:val="24"/>
          <w:highlight w:val="yellow"/>
        </w:rPr>
        <w:t>ed</w:t>
      </w:r>
      <w:ins w:id="35" w:author="Tom Carruthers" w:date="2017-01-02T14:40:00Z">
        <w:r w:rsidR="008D31F4">
          <w:rPr>
            <w:rFonts w:ascii="Times New Roman" w:hAnsi="Times New Roman" w:cs="Times New Roman"/>
            <w:sz w:val="24"/>
            <w:szCs w:val="24"/>
            <w:highlight w:val="yellow"/>
          </w:rPr>
          <w:t xml:space="preserve"> for the next round</w:t>
        </w:r>
      </w:ins>
      <w:r w:rsidRPr="00AB1FCC">
        <w:rPr>
          <w:rFonts w:ascii="Times New Roman" w:hAnsi="Times New Roman" w:cs="Times New Roman"/>
          <w:sz w:val="24"/>
          <w:szCs w:val="24"/>
          <w:highlight w:val="yellow"/>
        </w:rPr>
        <w:t>.</w:t>
      </w:r>
      <w:r w:rsidR="00E14D46">
        <w:rPr>
          <w:rFonts w:ascii="Times New Roman" w:hAnsi="Times New Roman" w:cs="Times New Roman"/>
          <w:sz w:val="24"/>
          <w:szCs w:val="24"/>
        </w:rPr>
        <w:t xml:space="preserve">   </w:t>
      </w:r>
    </w:p>
    <w:p w14:paraId="197FD827" w14:textId="77777777" w:rsidR="007E218D" w:rsidRDefault="007E218D" w:rsidP="00406114">
      <w:pPr>
        <w:rPr>
          <w:rFonts w:ascii="Times New Roman" w:eastAsiaTheme="minorEastAsia" w:hAnsi="Times New Roman" w:cs="Times New Roman"/>
          <w:sz w:val="24"/>
          <w:szCs w:val="24"/>
          <w:lang w:val="en-CA"/>
        </w:rPr>
      </w:pPr>
    </w:p>
    <w:p w14:paraId="5893FDE0" w14:textId="77777777" w:rsidR="00E016A0" w:rsidRDefault="00E016A0" w:rsidP="001B61C4">
      <w:pPr>
        <w:jc w:val="both"/>
        <w:rPr>
          <w:rFonts w:ascii="Times New Roman" w:hAnsi="Times New Roman" w:cs="Times New Roman"/>
          <w:sz w:val="24"/>
          <w:szCs w:val="24"/>
        </w:rPr>
      </w:pPr>
    </w:p>
    <w:p w14:paraId="407F4C92" w14:textId="77777777" w:rsidR="00CC223C" w:rsidRDefault="00E75498" w:rsidP="001B61C4">
      <w:pPr>
        <w:pStyle w:val="Heading1"/>
        <w:ind w:left="0"/>
      </w:pPr>
      <w:bookmarkStart w:id="36" w:name="_Toc465365294"/>
      <w:r w:rsidRPr="00E75498">
        <w:t>MANAGEMENT OPTIONS</w:t>
      </w:r>
      <w:bookmarkEnd w:id="36"/>
    </w:p>
    <w:p w14:paraId="6EA960D7" w14:textId="77777777" w:rsidR="00580726" w:rsidRDefault="00580726" w:rsidP="001B61C4">
      <w:pPr>
        <w:pStyle w:val="ListParagraph"/>
        <w:ind w:left="0"/>
        <w:jc w:val="both"/>
        <w:rPr>
          <w:rFonts w:ascii="Times New Roman" w:hAnsi="Times New Roman" w:cs="Times New Roman"/>
          <w:sz w:val="24"/>
          <w:szCs w:val="24"/>
        </w:rPr>
      </w:pPr>
    </w:p>
    <w:p w14:paraId="72F51635" w14:textId="77777777" w:rsidR="00580726" w:rsidRDefault="00580726" w:rsidP="001B61C4">
      <w:pPr>
        <w:pStyle w:val="ListParagraph"/>
        <w:ind w:left="0"/>
        <w:jc w:val="both"/>
        <w:rPr>
          <w:rFonts w:ascii="Times New Roman" w:hAnsi="Times New Roman" w:cs="Times New Roman"/>
          <w:sz w:val="24"/>
          <w:szCs w:val="24"/>
        </w:rPr>
      </w:pPr>
      <w:r>
        <w:rPr>
          <w:rFonts w:ascii="Times New Roman" w:hAnsi="Times New Roman" w:cs="Times New Roman"/>
          <w:sz w:val="24"/>
          <w:szCs w:val="24"/>
        </w:rPr>
        <w:t>Note</w:t>
      </w:r>
      <w:r w:rsidR="00B20954">
        <w:rPr>
          <w:rFonts w:ascii="Times New Roman" w:hAnsi="Times New Roman" w:cs="Times New Roman"/>
          <w:sz w:val="24"/>
          <w:szCs w:val="24"/>
        </w:rPr>
        <w:t>s</w:t>
      </w:r>
      <w:r>
        <w:rPr>
          <w:rFonts w:ascii="Times New Roman" w:hAnsi="Times New Roman" w:cs="Times New Roman"/>
          <w:sz w:val="24"/>
          <w:szCs w:val="24"/>
        </w:rPr>
        <w:t xml:space="preserve">: </w:t>
      </w:r>
    </w:p>
    <w:p w14:paraId="3F61E411" w14:textId="77777777" w:rsidR="00580726" w:rsidRDefault="00580726" w:rsidP="00FD755D">
      <w:pPr>
        <w:pStyle w:val="ListParagraph"/>
        <w:numPr>
          <w:ilvl w:val="0"/>
          <w:numId w:val="8"/>
        </w:numPr>
        <w:ind w:left="357" w:hanging="357"/>
        <w:jc w:val="both"/>
        <w:rPr>
          <w:rFonts w:ascii="Times New Roman" w:hAnsi="Times New Roman" w:cs="Times New Roman"/>
          <w:sz w:val="24"/>
          <w:szCs w:val="24"/>
        </w:rPr>
      </w:pPr>
      <w:r>
        <w:rPr>
          <w:rFonts w:ascii="Times New Roman" w:hAnsi="Times New Roman" w:cs="Times New Roman"/>
          <w:sz w:val="24"/>
          <w:szCs w:val="24"/>
        </w:rPr>
        <w:t>The suggestions offered are illustrative – clearly they will need to be discussed with stakeholders as the process develops.</w:t>
      </w:r>
    </w:p>
    <w:p w14:paraId="297740E9" w14:textId="77777777" w:rsidR="00580726" w:rsidRDefault="00D63EA0" w:rsidP="00FD755D">
      <w:pPr>
        <w:pStyle w:val="ListParagraph"/>
        <w:numPr>
          <w:ilvl w:val="0"/>
          <w:numId w:val="8"/>
        </w:numPr>
        <w:ind w:left="357" w:hanging="357"/>
        <w:jc w:val="both"/>
        <w:rPr>
          <w:rFonts w:ascii="Times New Roman" w:hAnsi="Times New Roman" w:cs="Times New Roman"/>
          <w:sz w:val="24"/>
          <w:szCs w:val="24"/>
        </w:rPr>
      </w:pPr>
      <w:r>
        <w:rPr>
          <w:rFonts w:ascii="Times New Roman" w:hAnsi="Times New Roman" w:cs="Times New Roman"/>
          <w:sz w:val="24"/>
          <w:szCs w:val="24"/>
        </w:rPr>
        <w:t>As above, f</w:t>
      </w:r>
      <w:r w:rsidR="00580726">
        <w:rPr>
          <w:rFonts w:ascii="Times New Roman" w:hAnsi="Times New Roman" w:cs="Times New Roman"/>
          <w:sz w:val="24"/>
          <w:szCs w:val="24"/>
        </w:rPr>
        <w:t xml:space="preserve">or convenience they have been set out in baseline and alternative option form. It is recommended that many of the final choices be delayed, so that they can be informed by results from trials </w:t>
      </w:r>
      <w:r w:rsidR="000172AC">
        <w:rPr>
          <w:rFonts w:ascii="Times New Roman" w:hAnsi="Times New Roman" w:cs="Times New Roman"/>
          <w:sz w:val="24"/>
          <w:szCs w:val="24"/>
        </w:rPr>
        <w:t xml:space="preserve">which </w:t>
      </w:r>
      <w:r w:rsidR="00580726">
        <w:rPr>
          <w:rFonts w:ascii="Times New Roman" w:hAnsi="Times New Roman" w:cs="Times New Roman"/>
          <w:sz w:val="24"/>
          <w:szCs w:val="24"/>
        </w:rPr>
        <w:t>show the pro/con trade-offs amongst such options.</w:t>
      </w:r>
    </w:p>
    <w:p w14:paraId="5F01F13A" w14:textId="77777777" w:rsidR="009F3A87" w:rsidRDefault="009F3A87" w:rsidP="00FD755D">
      <w:pPr>
        <w:pStyle w:val="ListParagraph"/>
        <w:numPr>
          <w:ilvl w:val="0"/>
          <w:numId w:val="8"/>
        </w:numPr>
        <w:ind w:left="357" w:hanging="357"/>
        <w:jc w:val="both"/>
        <w:rPr>
          <w:rFonts w:ascii="Times New Roman" w:hAnsi="Times New Roman" w:cs="Times New Roman"/>
          <w:sz w:val="24"/>
          <w:szCs w:val="24"/>
        </w:rPr>
      </w:pPr>
      <w:r>
        <w:rPr>
          <w:rFonts w:ascii="Times New Roman" w:hAnsi="Times New Roman" w:cs="Times New Roman"/>
          <w:sz w:val="24"/>
          <w:szCs w:val="24"/>
        </w:rPr>
        <w:t>The specifics of candidate MPs will be left to their develop</w:t>
      </w:r>
      <w:r w:rsidR="000172AC">
        <w:rPr>
          <w:rFonts w:ascii="Times New Roman" w:hAnsi="Times New Roman" w:cs="Times New Roman"/>
          <w:sz w:val="24"/>
          <w:szCs w:val="24"/>
        </w:rPr>
        <w:t>er</w:t>
      </w:r>
      <w:r>
        <w:rPr>
          <w:rFonts w:ascii="Times New Roman" w:hAnsi="Times New Roman" w:cs="Times New Roman"/>
          <w:sz w:val="24"/>
          <w:szCs w:val="24"/>
        </w:rPr>
        <w:t xml:space="preserve">s to determine based on the results of their application to the finalised trials. However those candidates should take account of the </w:t>
      </w:r>
      <w:r w:rsidR="007D255E">
        <w:rPr>
          <w:rFonts w:ascii="Times New Roman" w:hAnsi="Times New Roman" w:cs="Times New Roman"/>
          <w:sz w:val="24"/>
          <w:szCs w:val="24"/>
        </w:rPr>
        <w:t>broad desired characteristics/limitations set out below.</w:t>
      </w:r>
    </w:p>
    <w:p w14:paraId="68901BF4" w14:textId="77777777" w:rsidR="00580726" w:rsidRDefault="00580726" w:rsidP="001B61C4">
      <w:pPr>
        <w:jc w:val="both"/>
        <w:rPr>
          <w:rFonts w:ascii="Times New Roman" w:hAnsi="Times New Roman" w:cs="Times New Roman"/>
          <w:sz w:val="24"/>
          <w:szCs w:val="24"/>
        </w:rPr>
      </w:pPr>
    </w:p>
    <w:p w14:paraId="7B8D5054" w14:textId="66CA79D9" w:rsidR="00970C3B" w:rsidRDefault="00970C3B">
      <w:pPr>
        <w:rPr>
          <w:rFonts w:ascii="Times New Roman" w:hAnsi="Times New Roman" w:cs="Times New Roman"/>
          <w:sz w:val="24"/>
          <w:szCs w:val="24"/>
        </w:rPr>
      </w:pPr>
      <w:r>
        <w:rPr>
          <w:rFonts w:ascii="Times New Roman" w:hAnsi="Times New Roman" w:cs="Times New Roman"/>
          <w:sz w:val="24"/>
          <w:szCs w:val="24"/>
        </w:rPr>
        <w:br w:type="page"/>
      </w:r>
    </w:p>
    <w:p w14:paraId="00B17AB6" w14:textId="77777777" w:rsidR="007D255E" w:rsidRDefault="007D255E" w:rsidP="001B61C4">
      <w:pPr>
        <w:jc w:val="both"/>
        <w:rPr>
          <w:rFonts w:ascii="Times New Roman" w:hAnsi="Times New Roman" w:cs="Times New Roman"/>
          <w:sz w:val="24"/>
          <w:szCs w:val="24"/>
        </w:rPr>
      </w:pPr>
    </w:p>
    <w:p w14:paraId="774FADE8" w14:textId="77777777" w:rsidR="007E218D" w:rsidRDefault="00580726" w:rsidP="00406114">
      <w:pPr>
        <w:pStyle w:val="Heading3"/>
        <w:ind w:left="0"/>
      </w:pPr>
      <w:bookmarkStart w:id="37" w:name="_Toc465365295"/>
      <w:r w:rsidRPr="004239D2">
        <w:t>Spatial strata for which TACs are set</w:t>
      </w:r>
      <w:bookmarkEnd w:id="37"/>
    </w:p>
    <w:p w14:paraId="2726E0CB" w14:textId="77777777" w:rsidR="007E218D" w:rsidRDefault="00B20954" w:rsidP="00406114">
      <w:pPr>
        <w:pStyle w:val="Heading4"/>
        <w:ind w:left="0"/>
      </w:pPr>
      <w:bookmarkStart w:id="38" w:name="_Toc465365296"/>
      <w:r w:rsidRPr="00B20954">
        <w:t>Baseline</w:t>
      </w:r>
      <w:bookmarkEnd w:id="38"/>
    </w:p>
    <w:p w14:paraId="198A9A6C" w14:textId="77777777" w:rsidR="007E218D" w:rsidRPr="00406114" w:rsidRDefault="007E218D" w:rsidP="00406114">
      <w:pPr>
        <w:rPr>
          <w:lang w:eastAsia="en-ZA"/>
        </w:rPr>
      </w:pPr>
    </w:p>
    <w:p w14:paraId="7552F06E" w14:textId="3C87BD1A" w:rsidR="007E218D" w:rsidRDefault="00B20954" w:rsidP="00406114">
      <w:pPr>
        <w:jc w:val="both"/>
        <w:rPr>
          <w:rFonts w:ascii="Times New Roman" w:hAnsi="Times New Roman" w:cs="Times New Roman"/>
          <w:sz w:val="24"/>
          <w:szCs w:val="24"/>
        </w:rPr>
      </w:pPr>
      <w:r w:rsidRPr="00A1002C">
        <w:rPr>
          <w:rFonts w:ascii="Times New Roman" w:hAnsi="Times New Roman" w:cs="Times New Roman"/>
          <w:sz w:val="24"/>
          <w:szCs w:val="24"/>
        </w:rPr>
        <w:t>Conventional West and East</w:t>
      </w:r>
      <w:r w:rsidR="00706A1F">
        <w:rPr>
          <w:rFonts w:ascii="Times New Roman" w:hAnsi="Times New Roman" w:cs="Times New Roman"/>
          <w:sz w:val="24"/>
          <w:szCs w:val="24"/>
        </w:rPr>
        <w:t>/</w:t>
      </w:r>
      <w:r w:rsidRPr="00A1002C">
        <w:rPr>
          <w:rFonts w:ascii="Times New Roman" w:hAnsi="Times New Roman" w:cs="Times New Roman"/>
          <w:sz w:val="24"/>
          <w:szCs w:val="24"/>
        </w:rPr>
        <w:t xml:space="preserve">Mediterranean regions </w:t>
      </w:r>
      <w:r w:rsidR="001D1844" w:rsidRPr="00231DF3">
        <w:rPr>
          <w:rFonts w:ascii="Times New Roman" w:hAnsi="Times New Roman" w:cs="Times New Roman"/>
          <w:sz w:val="24"/>
          <w:szCs w:val="24"/>
        </w:rPr>
        <w:t>(Figure 1</w:t>
      </w:r>
      <w:r w:rsidR="007D2E3B">
        <w:rPr>
          <w:rFonts w:ascii="Times New Roman" w:hAnsi="Times New Roman" w:cs="Times New Roman"/>
          <w:sz w:val="24"/>
          <w:szCs w:val="24"/>
        </w:rPr>
        <w:t>.1</w:t>
      </w:r>
      <w:r w:rsidR="001D1844" w:rsidRPr="00231DF3">
        <w:rPr>
          <w:rFonts w:ascii="Times New Roman" w:hAnsi="Times New Roman" w:cs="Times New Roman"/>
          <w:sz w:val="24"/>
          <w:szCs w:val="24"/>
        </w:rPr>
        <w:t>)</w:t>
      </w:r>
      <w:r w:rsidR="001D1844">
        <w:rPr>
          <w:rFonts w:ascii="Times New Roman" w:hAnsi="Times New Roman" w:cs="Times New Roman"/>
          <w:sz w:val="24"/>
          <w:szCs w:val="24"/>
        </w:rPr>
        <w:t>:</w:t>
      </w:r>
      <w:r w:rsidR="001D1844" w:rsidRPr="00231DF3">
        <w:rPr>
          <w:rFonts w:ascii="Times New Roman" w:hAnsi="Times New Roman" w:cs="Times New Roman"/>
          <w:sz w:val="24"/>
          <w:szCs w:val="24"/>
        </w:rPr>
        <w:t xml:space="preserve"> </w:t>
      </w:r>
    </w:p>
    <w:p w14:paraId="09DEABF1" w14:textId="77777777" w:rsidR="007E218D" w:rsidRDefault="007E218D" w:rsidP="00406114">
      <w:pPr>
        <w:jc w:val="both"/>
        <w:rPr>
          <w:rFonts w:ascii="Times New Roman" w:hAnsi="Times New Roman" w:cs="Times New Roman"/>
          <w:sz w:val="24"/>
          <w:szCs w:val="24"/>
        </w:rPr>
      </w:pPr>
    </w:p>
    <w:p w14:paraId="3E76F951" w14:textId="4C201459" w:rsidR="007E218D" w:rsidRDefault="001D1844" w:rsidP="00406114">
      <w:pPr>
        <w:jc w:val="both"/>
        <w:rPr>
          <w:rFonts w:ascii="Times New Roman" w:hAnsi="Times New Roman" w:cs="Times New Roman"/>
          <w:sz w:val="24"/>
          <w:szCs w:val="24"/>
        </w:rPr>
      </w:pPr>
      <w:r w:rsidRPr="00231DF3">
        <w:rPr>
          <w:rFonts w:ascii="Times New Roman" w:hAnsi="Times New Roman" w:cs="Times New Roman"/>
          <w:sz w:val="24"/>
          <w:szCs w:val="24"/>
        </w:rPr>
        <w:t>West</w:t>
      </w:r>
      <w:r>
        <w:rPr>
          <w:rFonts w:ascii="Times New Roman" w:hAnsi="Times New Roman" w:cs="Times New Roman"/>
          <w:sz w:val="24"/>
          <w:szCs w:val="24"/>
        </w:rPr>
        <w:t>:</w:t>
      </w:r>
      <w:r w:rsidR="009D082B">
        <w:rPr>
          <w:rFonts w:ascii="Times New Roman" w:hAnsi="Times New Roman" w:cs="Times New Roman"/>
          <w:sz w:val="24"/>
          <w:szCs w:val="24"/>
        </w:rPr>
        <w:t xml:space="preserve"> </w:t>
      </w:r>
      <w:r w:rsidR="001428DC">
        <w:rPr>
          <w:rFonts w:ascii="Times New Roman" w:hAnsi="Times New Roman" w:cs="Times New Roman"/>
          <w:sz w:val="24"/>
          <w:szCs w:val="24"/>
        </w:rPr>
        <w:t>a</w:t>
      </w:r>
      <w:r w:rsidR="009D082B">
        <w:rPr>
          <w:rFonts w:ascii="Times New Roman" w:hAnsi="Times New Roman" w:cs="Times New Roman"/>
          <w:sz w:val="24"/>
          <w:szCs w:val="24"/>
        </w:rPr>
        <w:t>reas 1-4 (</w:t>
      </w:r>
      <w:r w:rsidRPr="00231DF3">
        <w:rPr>
          <w:rFonts w:ascii="Times New Roman" w:hAnsi="Times New Roman" w:cs="Times New Roman"/>
          <w:sz w:val="24"/>
          <w:szCs w:val="24"/>
        </w:rPr>
        <w:t>GOM</w:t>
      </w:r>
      <w:r>
        <w:rPr>
          <w:rFonts w:ascii="Times New Roman" w:hAnsi="Times New Roman" w:cs="Times New Roman"/>
          <w:sz w:val="24"/>
          <w:szCs w:val="24"/>
        </w:rPr>
        <w:t>,</w:t>
      </w:r>
      <w:r w:rsidR="009D082B">
        <w:rPr>
          <w:rFonts w:ascii="Times New Roman" w:hAnsi="Times New Roman" w:cs="Times New Roman"/>
          <w:sz w:val="24"/>
          <w:szCs w:val="24"/>
        </w:rPr>
        <w:t xml:space="preserve"> CAR,</w:t>
      </w:r>
      <w:r>
        <w:rPr>
          <w:rFonts w:ascii="Times New Roman" w:hAnsi="Times New Roman" w:cs="Times New Roman"/>
          <w:sz w:val="24"/>
          <w:szCs w:val="24"/>
        </w:rPr>
        <w:t xml:space="preserve"> </w:t>
      </w:r>
      <w:r w:rsidRPr="00231DF3">
        <w:rPr>
          <w:rFonts w:ascii="Times New Roman" w:hAnsi="Times New Roman" w:cs="Times New Roman"/>
          <w:sz w:val="24"/>
          <w:szCs w:val="24"/>
        </w:rPr>
        <w:t>WATL, GSL</w:t>
      </w:r>
      <w:r w:rsidR="009D082B">
        <w:rPr>
          <w:rFonts w:ascii="Times New Roman" w:hAnsi="Times New Roman" w:cs="Times New Roman"/>
          <w:sz w:val="24"/>
          <w:szCs w:val="24"/>
        </w:rPr>
        <w:t>)</w:t>
      </w:r>
      <w:r w:rsidR="001428DC">
        <w:rPr>
          <w:rFonts w:ascii="Times New Roman" w:hAnsi="Times New Roman" w:cs="Times New Roman"/>
          <w:sz w:val="24"/>
          <w:szCs w:val="24"/>
        </w:rPr>
        <w:t>.</w:t>
      </w:r>
    </w:p>
    <w:p w14:paraId="75477E2D" w14:textId="6B486014" w:rsidR="007E218D" w:rsidRDefault="001D1844" w:rsidP="00406114">
      <w:pPr>
        <w:jc w:val="both"/>
        <w:rPr>
          <w:rFonts w:ascii="Times New Roman" w:hAnsi="Times New Roman" w:cs="Times New Roman"/>
          <w:sz w:val="24"/>
          <w:szCs w:val="24"/>
        </w:rPr>
      </w:pPr>
      <w:proofErr w:type="spellStart"/>
      <w:r w:rsidRPr="00231DF3">
        <w:rPr>
          <w:rFonts w:ascii="Times New Roman" w:hAnsi="Times New Roman" w:cs="Times New Roman"/>
          <w:sz w:val="24"/>
          <w:szCs w:val="24"/>
        </w:rPr>
        <w:t>East</w:t>
      </w:r>
      <w:r w:rsidR="00D63EA0">
        <w:rPr>
          <w:rFonts w:ascii="Times New Roman" w:hAnsi="Times New Roman" w:cs="Times New Roman"/>
          <w:sz w:val="24"/>
          <w:szCs w:val="24"/>
        </w:rPr>
        <w:t>+</w:t>
      </w:r>
      <w:r w:rsidRPr="00231DF3">
        <w:rPr>
          <w:rFonts w:ascii="Times New Roman" w:hAnsi="Times New Roman" w:cs="Times New Roman"/>
          <w:sz w:val="24"/>
          <w:szCs w:val="24"/>
        </w:rPr>
        <w:t>Med</w:t>
      </w:r>
      <w:proofErr w:type="spellEnd"/>
      <w:r>
        <w:rPr>
          <w:rFonts w:ascii="Times New Roman" w:hAnsi="Times New Roman" w:cs="Times New Roman"/>
          <w:sz w:val="24"/>
          <w:szCs w:val="24"/>
        </w:rPr>
        <w:t>:</w:t>
      </w:r>
      <w:r w:rsidR="001428DC">
        <w:rPr>
          <w:rFonts w:ascii="Times New Roman" w:hAnsi="Times New Roman" w:cs="Times New Roman"/>
          <w:sz w:val="24"/>
          <w:szCs w:val="24"/>
        </w:rPr>
        <w:t xml:space="preserve"> areas</w:t>
      </w:r>
      <w:r>
        <w:rPr>
          <w:rFonts w:ascii="Times New Roman" w:hAnsi="Times New Roman" w:cs="Times New Roman"/>
          <w:sz w:val="24"/>
          <w:szCs w:val="24"/>
        </w:rPr>
        <w:t xml:space="preserve"> </w:t>
      </w:r>
      <w:r w:rsidR="001428DC">
        <w:rPr>
          <w:rFonts w:ascii="Times New Roman" w:hAnsi="Times New Roman" w:cs="Times New Roman"/>
          <w:sz w:val="24"/>
          <w:szCs w:val="24"/>
        </w:rPr>
        <w:t>5-10 (S</w:t>
      </w:r>
      <w:r w:rsidRPr="00231DF3">
        <w:rPr>
          <w:rFonts w:ascii="Times New Roman" w:hAnsi="Times New Roman" w:cs="Times New Roman"/>
          <w:sz w:val="24"/>
          <w:szCs w:val="24"/>
        </w:rPr>
        <w:t xml:space="preserve">CATL, </w:t>
      </w:r>
      <w:r w:rsidR="001428DC">
        <w:rPr>
          <w:rFonts w:ascii="Times New Roman" w:hAnsi="Times New Roman" w:cs="Times New Roman"/>
          <w:sz w:val="24"/>
          <w:szCs w:val="24"/>
        </w:rPr>
        <w:t>NCATL,</w:t>
      </w:r>
      <w:r w:rsidRPr="00231DF3">
        <w:rPr>
          <w:rFonts w:ascii="Times New Roman" w:hAnsi="Times New Roman" w:cs="Times New Roman"/>
          <w:sz w:val="24"/>
          <w:szCs w:val="24"/>
        </w:rPr>
        <w:t xml:space="preserve"> NEATL, </w:t>
      </w:r>
      <w:r w:rsidR="001428DC">
        <w:rPr>
          <w:rFonts w:ascii="Times New Roman" w:hAnsi="Times New Roman" w:cs="Times New Roman"/>
          <w:sz w:val="24"/>
          <w:szCs w:val="24"/>
        </w:rPr>
        <w:t xml:space="preserve">EATL, SEATL, </w:t>
      </w:r>
      <w:r w:rsidRPr="00231DF3">
        <w:rPr>
          <w:rFonts w:ascii="Times New Roman" w:hAnsi="Times New Roman" w:cs="Times New Roman"/>
          <w:sz w:val="24"/>
          <w:szCs w:val="24"/>
        </w:rPr>
        <w:t>MED</w:t>
      </w:r>
      <w:r w:rsidR="001428DC">
        <w:rPr>
          <w:rFonts w:ascii="Times New Roman" w:hAnsi="Times New Roman" w:cs="Times New Roman"/>
          <w:sz w:val="24"/>
          <w:szCs w:val="24"/>
        </w:rPr>
        <w:t>)</w:t>
      </w:r>
      <w:r w:rsidRPr="00231DF3">
        <w:rPr>
          <w:rFonts w:ascii="Times New Roman" w:hAnsi="Times New Roman" w:cs="Times New Roman"/>
          <w:sz w:val="24"/>
          <w:szCs w:val="24"/>
        </w:rPr>
        <w:t>.</w:t>
      </w:r>
    </w:p>
    <w:p w14:paraId="3CC13CF5" w14:textId="77777777" w:rsidR="007E218D" w:rsidRDefault="00B20954" w:rsidP="00406114">
      <w:pPr>
        <w:pStyle w:val="Heading4"/>
        <w:ind w:left="0"/>
      </w:pPr>
      <w:bookmarkStart w:id="39" w:name="_Toc465365297"/>
      <w:r w:rsidRPr="00B20954">
        <w:t>Alternative options</w:t>
      </w:r>
      <w:bookmarkEnd w:id="39"/>
    </w:p>
    <w:p w14:paraId="5C4C470A" w14:textId="77777777" w:rsidR="007E218D" w:rsidRPr="00406114" w:rsidRDefault="007E218D" w:rsidP="00406114">
      <w:pPr>
        <w:rPr>
          <w:lang w:eastAsia="en-ZA"/>
        </w:rPr>
      </w:pPr>
    </w:p>
    <w:p w14:paraId="754E21C6" w14:textId="77777777" w:rsidR="007E218D" w:rsidRDefault="00B20954" w:rsidP="00406114">
      <w:pPr>
        <w:jc w:val="both"/>
        <w:rPr>
          <w:rFonts w:ascii="Times New Roman" w:hAnsi="Times New Roman" w:cs="Times New Roman"/>
          <w:sz w:val="24"/>
          <w:szCs w:val="24"/>
        </w:rPr>
      </w:pPr>
      <w:r>
        <w:rPr>
          <w:rFonts w:ascii="Times New Roman" w:hAnsi="Times New Roman" w:cs="Times New Roman"/>
          <w:sz w:val="24"/>
          <w:szCs w:val="24"/>
        </w:rPr>
        <w:t>Various possibilities exist, based on alternative combinations of the spatial strata defined in Item 1. For example, separating out the central Atlantic</w:t>
      </w:r>
      <w:r w:rsidR="001D1844">
        <w:rPr>
          <w:rFonts w:ascii="Times New Roman" w:hAnsi="Times New Roman" w:cs="Times New Roman"/>
          <w:sz w:val="24"/>
          <w:szCs w:val="24"/>
        </w:rPr>
        <w:t xml:space="preserve"> (Figure 1</w:t>
      </w:r>
      <w:r w:rsidR="007D2E3B">
        <w:rPr>
          <w:rFonts w:ascii="Times New Roman" w:hAnsi="Times New Roman" w:cs="Times New Roman"/>
          <w:sz w:val="24"/>
          <w:szCs w:val="24"/>
        </w:rPr>
        <w:t>.1</w:t>
      </w:r>
      <w:r w:rsidR="001D1844">
        <w:rPr>
          <w:rFonts w:ascii="Times New Roman" w:hAnsi="Times New Roman" w:cs="Times New Roman"/>
          <w:sz w:val="24"/>
          <w:szCs w:val="24"/>
        </w:rPr>
        <w:t>A).</w:t>
      </w:r>
    </w:p>
    <w:p w14:paraId="51728C49" w14:textId="77777777" w:rsidR="007E218D" w:rsidRDefault="007E218D" w:rsidP="00406114">
      <w:pPr>
        <w:jc w:val="both"/>
        <w:rPr>
          <w:rFonts w:ascii="Times New Roman" w:hAnsi="Times New Roman" w:cs="Times New Roman"/>
          <w:sz w:val="24"/>
          <w:szCs w:val="24"/>
        </w:rPr>
      </w:pPr>
    </w:p>
    <w:p w14:paraId="327CA0F7" w14:textId="18E970AF" w:rsidR="007E218D" w:rsidRDefault="00303ADC" w:rsidP="00406114">
      <w:pPr>
        <w:jc w:val="both"/>
        <w:rPr>
          <w:rFonts w:ascii="Times New Roman" w:hAnsi="Times New Roman" w:cs="Times New Roman"/>
          <w:sz w:val="24"/>
          <w:szCs w:val="24"/>
        </w:rPr>
      </w:pPr>
      <w:r>
        <w:rPr>
          <w:rFonts w:ascii="Times New Roman" w:hAnsi="Times New Roman" w:cs="Times New Roman"/>
          <w:sz w:val="24"/>
          <w:szCs w:val="24"/>
        </w:rPr>
        <w:t>West</w:t>
      </w:r>
      <w:r w:rsidR="001D1844">
        <w:rPr>
          <w:rFonts w:ascii="Times New Roman" w:hAnsi="Times New Roman" w:cs="Times New Roman"/>
          <w:sz w:val="24"/>
          <w:szCs w:val="24"/>
        </w:rPr>
        <w:t xml:space="preserve">: </w:t>
      </w:r>
      <w:r w:rsidR="001428DC">
        <w:rPr>
          <w:rFonts w:ascii="Times New Roman" w:hAnsi="Times New Roman" w:cs="Times New Roman"/>
          <w:sz w:val="24"/>
          <w:szCs w:val="24"/>
        </w:rPr>
        <w:t>areas 1-4 (</w:t>
      </w:r>
      <w:r w:rsidR="001428DC" w:rsidRPr="00231DF3">
        <w:rPr>
          <w:rFonts w:ascii="Times New Roman" w:hAnsi="Times New Roman" w:cs="Times New Roman"/>
          <w:sz w:val="24"/>
          <w:szCs w:val="24"/>
        </w:rPr>
        <w:t>GOM</w:t>
      </w:r>
      <w:r w:rsidR="001428DC">
        <w:rPr>
          <w:rFonts w:ascii="Times New Roman" w:hAnsi="Times New Roman" w:cs="Times New Roman"/>
          <w:sz w:val="24"/>
          <w:szCs w:val="24"/>
        </w:rPr>
        <w:t xml:space="preserve">, CAR, </w:t>
      </w:r>
      <w:r w:rsidR="001428DC" w:rsidRPr="00231DF3">
        <w:rPr>
          <w:rFonts w:ascii="Times New Roman" w:hAnsi="Times New Roman" w:cs="Times New Roman"/>
          <w:sz w:val="24"/>
          <w:szCs w:val="24"/>
        </w:rPr>
        <w:t>WATL, GSL</w:t>
      </w:r>
      <w:r w:rsidR="001428DC">
        <w:rPr>
          <w:rFonts w:ascii="Times New Roman" w:hAnsi="Times New Roman" w:cs="Times New Roman"/>
          <w:sz w:val="24"/>
          <w:szCs w:val="24"/>
        </w:rPr>
        <w:t>).</w:t>
      </w:r>
    </w:p>
    <w:p w14:paraId="5462B29C" w14:textId="4E94B8B3" w:rsidR="001428DC" w:rsidRDefault="00B20954" w:rsidP="00406114">
      <w:pPr>
        <w:jc w:val="both"/>
        <w:rPr>
          <w:rFonts w:ascii="Times New Roman" w:hAnsi="Times New Roman" w:cs="Times New Roman"/>
          <w:sz w:val="24"/>
          <w:szCs w:val="24"/>
        </w:rPr>
      </w:pPr>
      <w:r>
        <w:rPr>
          <w:rFonts w:ascii="Times New Roman" w:hAnsi="Times New Roman" w:cs="Times New Roman"/>
          <w:sz w:val="24"/>
          <w:szCs w:val="24"/>
        </w:rPr>
        <w:t>Central</w:t>
      </w:r>
      <w:r w:rsidR="001D1844">
        <w:rPr>
          <w:rFonts w:ascii="Times New Roman" w:hAnsi="Times New Roman" w:cs="Times New Roman"/>
          <w:sz w:val="24"/>
          <w:szCs w:val="24"/>
        </w:rPr>
        <w:t>:</w:t>
      </w:r>
      <w:r w:rsidR="00706A1F" w:rsidRPr="00706A1F">
        <w:rPr>
          <w:rFonts w:ascii="Times New Roman" w:hAnsi="Times New Roman" w:cs="Times New Roman"/>
          <w:sz w:val="24"/>
          <w:szCs w:val="24"/>
        </w:rPr>
        <w:t xml:space="preserve"> </w:t>
      </w:r>
      <w:r w:rsidR="001428DC">
        <w:rPr>
          <w:rFonts w:ascii="Times New Roman" w:hAnsi="Times New Roman" w:cs="Times New Roman"/>
          <w:sz w:val="24"/>
          <w:szCs w:val="24"/>
        </w:rPr>
        <w:t>areas 5-6 (S</w:t>
      </w:r>
      <w:r w:rsidR="001428DC" w:rsidRPr="00231DF3">
        <w:rPr>
          <w:rFonts w:ascii="Times New Roman" w:hAnsi="Times New Roman" w:cs="Times New Roman"/>
          <w:sz w:val="24"/>
          <w:szCs w:val="24"/>
        </w:rPr>
        <w:t xml:space="preserve">CATL, </w:t>
      </w:r>
      <w:r w:rsidR="001428DC">
        <w:rPr>
          <w:rFonts w:ascii="Times New Roman" w:hAnsi="Times New Roman" w:cs="Times New Roman"/>
          <w:sz w:val="24"/>
          <w:szCs w:val="24"/>
        </w:rPr>
        <w:t>NCATL).</w:t>
      </w:r>
    </w:p>
    <w:p w14:paraId="675B4EFA" w14:textId="27835685" w:rsidR="007E218D" w:rsidRDefault="00B20954" w:rsidP="00406114">
      <w:pPr>
        <w:jc w:val="both"/>
        <w:rPr>
          <w:rFonts w:ascii="Times New Roman" w:hAnsi="Times New Roman" w:cs="Times New Roman"/>
          <w:sz w:val="24"/>
          <w:szCs w:val="24"/>
        </w:rPr>
      </w:pPr>
      <w:proofErr w:type="spellStart"/>
      <w:r>
        <w:rPr>
          <w:rFonts w:ascii="Times New Roman" w:hAnsi="Times New Roman" w:cs="Times New Roman"/>
          <w:sz w:val="24"/>
          <w:szCs w:val="24"/>
        </w:rPr>
        <w:t>East+Med</w:t>
      </w:r>
      <w:proofErr w:type="spellEnd"/>
      <w:r w:rsidR="00706A1F">
        <w:rPr>
          <w:rFonts w:ascii="Times New Roman" w:hAnsi="Times New Roman" w:cs="Times New Roman"/>
          <w:sz w:val="24"/>
          <w:szCs w:val="24"/>
        </w:rPr>
        <w:t>:</w:t>
      </w:r>
      <w:r>
        <w:rPr>
          <w:rFonts w:ascii="Times New Roman" w:hAnsi="Times New Roman" w:cs="Times New Roman"/>
          <w:sz w:val="24"/>
          <w:szCs w:val="24"/>
        </w:rPr>
        <w:t xml:space="preserve"> </w:t>
      </w:r>
      <w:r w:rsidR="001428DC">
        <w:rPr>
          <w:rFonts w:ascii="Times New Roman" w:hAnsi="Times New Roman" w:cs="Times New Roman"/>
          <w:sz w:val="24"/>
          <w:szCs w:val="24"/>
        </w:rPr>
        <w:t>areas 7-20 (</w:t>
      </w:r>
      <w:r w:rsidR="001428DC" w:rsidRPr="00231DF3">
        <w:rPr>
          <w:rFonts w:ascii="Times New Roman" w:hAnsi="Times New Roman" w:cs="Times New Roman"/>
          <w:sz w:val="24"/>
          <w:szCs w:val="24"/>
        </w:rPr>
        <w:t xml:space="preserve">NEATL, </w:t>
      </w:r>
      <w:r w:rsidR="001428DC">
        <w:rPr>
          <w:rFonts w:ascii="Times New Roman" w:hAnsi="Times New Roman" w:cs="Times New Roman"/>
          <w:sz w:val="24"/>
          <w:szCs w:val="24"/>
        </w:rPr>
        <w:t xml:space="preserve">EATL, SEATL, </w:t>
      </w:r>
      <w:r w:rsidR="001428DC" w:rsidRPr="00231DF3">
        <w:rPr>
          <w:rFonts w:ascii="Times New Roman" w:hAnsi="Times New Roman" w:cs="Times New Roman"/>
          <w:sz w:val="24"/>
          <w:szCs w:val="24"/>
        </w:rPr>
        <w:t>MED</w:t>
      </w:r>
      <w:r w:rsidR="001428DC">
        <w:rPr>
          <w:rFonts w:ascii="Times New Roman" w:hAnsi="Times New Roman" w:cs="Times New Roman"/>
          <w:sz w:val="24"/>
          <w:szCs w:val="24"/>
        </w:rPr>
        <w:t>)</w:t>
      </w:r>
      <w:r w:rsidR="001D1844" w:rsidRPr="00AD688E">
        <w:rPr>
          <w:rFonts w:ascii="Times New Roman" w:hAnsi="Times New Roman" w:cs="Times New Roman"/>
          <w:sz w:val="24"/>
          <w:szCs w:val="24"/>
        </w:rPr>
        <w:t>.</w:t>
      </w:r>
    </w:p>
    <w:p w14:paraId="34F1CCE0" w14:textId="77777777" w:rsidR="007E218D" w:rsidRDefault="007E218D" w:rsidP="00406114">
      <w:pPr>
        <w:jc w:val="both"/>
        <w:rPr>
          <w:rFonts w:ascii="Times New Roman" w:hAnsi="Times New Roman" w:cs="Times New Roman"/>
          <w:sz w:val="24"/>
          <w:szCs w:val="24"/>
        </w:rPr>
      </w:pPr>
    </w:p>
    <w:p w14:paraId="3B4D711C" w14:textId="77777777" w:rsidR="007E218D" w:rsidRDefault="009D7428" w:rsidP="00406114">
      <w:pPr>
        <w:jc w:val="both"/>
        <w:rPr>
          <w:rFonts w:ascii="Times New Roman" w:hAnsi="Times New Roman" w:cs="Times New Roman"/>
          <w:sz w:val="24"/>
          <w:szCs w:val="24"/>
        </w:rPr>
      </w:pPr>
      <w:r>
        <w:rPr>
          <w:rFonts w:ascii="Times New Roman" w:hAnsi="Times New Roman" w:cs="Times New Roman"/>
          <w:sz w:val="24"/>
          <w:szCs w:val="24"/>
        </w:rPr>
        <w:t>However it is suggested that consideration of such more complex options be postponed to a “second round”.</w:t>
      </w:r>
    </w:p>
    <w:p w14:paraId="046C4C51" w14:textId="77777777" w:rsidR="00303ADC" w:rsidRDefault="00303ADC" w:rsidP="00303ADC">
      <w:pPr>
        <w:rPr>
          <w:rFonts w:ascii="Times New Roman" w:hAnsi="Times New Roman" w:cs="Times New Roman"/>
          <w:i/>
          <w:sz w:val="24"/>
          <w:szCs w:val="24"/>
        </w:rPr>
      </w:pPr>
    </w:p>
    <w:p w14:paraId="49B86BDC" w14:textId="77777777" w:rsidR="007E218D" w:rsidRDefault="009D7428" w:rsidP="00406114">
      <w:pPr>
        <w:pStyle w:val="Heading3"/>
        <w:ind w:left="0"/>
      </w:pPr>
      <w:bookmarkStart w:id="40" w:name="_Toc465365298"/>
      <w:r w:rsidRPr="007D255E">
        <w:t>Options for the frequency of setting TACs</w:t>
      </w:r>
      <w:bookmarkEnd w:id="40"/>
    </w:p>
    <w:p w14:paraId="430EA5BF" w14:textId="77777777" w:rsidR="00580726" w:rsidRPr="007D255E" w:rsidRDefault="00580726" w:rsidP="001B61C4">
      <w:pPr>
        <w:jc w:val="both"/>
        <w:rPr>
          <w:rFonts w:ascii="Times New Roman" w:hAnsi="Times New Roman" w:cs="Times New Roman"/>
          <w:i/>
          <w:sz w:val="24"/>
          <w:szCs w:val="24"/>
        </w:rPr>
      </w:pPr>
    </w:p>
    <w:p w14:paraId="23F96D86" w14:textId="77777777" w:rsidR="00CC223C" w:rsidRDefault="004239D2" w:rsidP="001B61C4">
      <w:pPr>
        <w:pStyle w:val="Heading4"/>
        <w:ind w:left="0"/>
      </w:pPr>
      <w:bookmarkStart w:id="41" w:name="_Toc465365299"/>
      <w:r w:rsidRPr="004239D2">
        <w:t>Baseline</w:t>
      </w:r>
      <w:bookmarkEnd w:id="41"/>
    </w:p>
    <w:p w14:paraId="32EB7F0E" w14:textId="77777777" w:rsidR="007E218D" w:rsidRDefault="007E218D" w:rsidP="00406114"/>
    <w:p w14:paraId="0F75F99B" w14:textId="77777777" w:rsidR="004239D2" w:rsidRDefault="004239D2" w:rsidP="001B61C4">
      <w:pPr>
        <w:jc w:val="both"/>
        <w:rPr>
          <w:rFonts w:ascii="Times New Roman" w:hAnsi="Times New Roman" w:cs="Times New Roman"/>
          <w:sz w:val="24"/>
          <w:szCs w:val="24"/>
        </w:rPr>
      </w:pPr>
      <w:r>
        <w:rPr>
          <w:rFonts w:ascii="Times New Roman" w:hAnsi="Times New Roman" w:cs="Times New Roman"/>
          <w:sz w:val="24"/>
          <w:szCs w:val="24"/>
        </w:rPr>
        <w:t xml:space="preserve">Every two years, for both West and </w:t>
      </w:r>
      <w:proofErr w:type="spellStart"/>
      <w:r>
        <w:rPr>
          <w:rFonts w:ascii="Times New Roman" w:hAnsi="Times New Roman" w:cs="Times New Roman"/>
          <w:sz w:val="24"/>
          <w:szCs w:val="24"/>
        </w:rPr>
        <w:t>East+Med</w:t>
      </w:r>
      <w:proofErr w:type="spellEnd"/>
      <w:r>
        <w:rPr>
          <w:rFonts w:ascii="Times New Roman" w:hAnsi="Times New Roman" w:cs="Times New Roman"/>
          <w:sz w:val="24"/>
          <w:szCs w:val="24"/>
        </w:rPr>
        <w:t xml:space="preserve"> (or alternative spatial strata) together</w:t>
      </w:r>
    </w:p>
    <w:p w14:paraId="50966249" w14:textId="77777777" w:rsidR="00CC223C" w:rsidRDefault="004239D2" w:rsidP="001B61C4">
      <w:pPr>
        <w:pStyle w:val="Heading4"/>
        <w:ind w:left="0"/>
      </w:pPr>
      <w:bookmarkStart w:id="42" w:name="_Toc465365300"/>
      <w:r w:rsidRPr="004239D2">
        <w:t>Alternative options</w:t>
      </w:r>
      <w:bookmarkEnd w:id="42"/>
    </w:p>
    <w:p w14:paraId="34456496" w14:textId="77777777" w:rsidR="007E218D" w:rsidRDefault="007E218D" w:rsidP="00406114"/>
    <w:p w14:paraId="65308EB4" w14:textId="77777777" w:rsidR="004239D2" w:rsidRDefault="004239D2" w:rsidP="00FD755D">
      <w:pPr>
        <w:pStyle w:val="ListParagraph"/>
        <w:numPr>
          <w:ilvl w:val="0"/>
          <w:numId w:val="9"/>
        </w:numPr>
        <w:ind w:left="720"/>
        <w:jc w:val="both"/>
        <w:rPr>
          <w:rFonts w:ascii="Times New Roman" w:hAnsi="Times New Roman" w:cs="Times New Roman"/>
          <w:sz w:val="24"/>
          <w:szCs w:val="24"/>
        </w:rPr>
      </w:pPr>
      <w:r w:rsidRPr="004239D2">
        <w:rPr>
          <w:rFonts w:ascii="Times New Roman" w:hAnsi="Times New Roman" w:cs="Times New Roman"/>
          <w:sz w:val="24"/>
          <w:szCs w:val="24"/>
        </w:rPr>
        <w:t>Every three years</w:t>
      </w:r>
    </w:p>
    <w:p w14:paraId="12DF82C9" w14:textId="77777777" w:rsidR="004239D2" w:rsidRDefault="004239D2" w:rsidP="00FD755D">
      <w:pPr>
        <w:pStyle w:val="ListParagraph"/>
        <w:numPr>
          <w:ilvl w:val="0"/>
          <w:numId w:val="9"/>
        </w:numPr>
        <w:ind w:left="720"/>
        <w:jc w:val="both"/>
        <w:rPr>
          <w:rFonts w:ascii="Times New Roman" w:hAnsi="Times New Roman" w:cs="Times New Roman"/>
          <w:sz w:val="24"/>
          <w:szCs w:val="24"/>
        </w:rPr>
      </w:pPr>
      <w:r>
        <w:rPr>
          <w:rFonts w:ascii="Times New Roman" w:hAnsi="Times New Roman" w:cs="Times New Roman"/>
          <w:sz w:val="24"/>
          <w:szCs w:val="24"/>
        </w:rPr>
        <w:t>Every four years</w:t>
      </w:r>
    </w:p>
    <w:p w14:paraId="25BEC7EB" w14:textId="1FCC940B" w:rsidR="00303ADC" w:rsidRDefault="00303ADC">
      <w:pPr>
        <w:rPr>
          <w:rFonts w:ascii="Times New Roman" w:hAnsi="Times New Roman" w:cs="Times New Roman"/>
          <w:sz w:val="24"/>
          <w:szCs w:val="24"/>
        </w:rPr>
      </w:pPr>
    </w:p>
    <w:p w14:paraId="230836E6" w14:textId="77777777" w:rsidR="007D255E" w:rsidRDefault="007D255E" w:rsidP="001B61C4">
      <w:pPr>
        <w:jc w:val="both"/>
        <w:rPr>
          <w:rFonts w:ascii="Times New Roman" w:hAnsi="Times New Roman" w:cs="Times New Roman"/>
          <w:sz w:val="24"/>
          <w:szCs w:val="24"/>
        </w:rPr>
      </w:pPr>
    </w:p>
    <w:p w14:paraId="0D2ED5B2" w14:textId="77777777" w:rsidR="007E218D" w:rsidRDefault="004239D2" w:rsidP="00406114">
      <w:pPr>
        <w:pStyle w:val="Heading3"/>
        <w:ind w:left="0"/>
      </w:pPr>
      <w:bookmarkStart w:id="43" w:name="_Toc465365301"/>
      <w:r w:rsidRPr="004239D2">
        <w:t>Upper limits on TACs</w:t>
      </w:r>
      <w:bookmarkEnd w:id="43"/>
    </w:p>
    <w:p w14:paraId="58C8D3B9" w14:textId="77777777" w:rsidR="004239D2" w:rsidRPr="00580726" w:rsidRDefault="004239D2" w:rsidP="001B61C4">
      <w:pPr>
        <w:jc w:val="both"/>
        <w:rPr>
          <w:rFonts w:ascii="Times New Roman" w:hAnsi="Times New Roman" w:cs="Times New Roman"/>
          <w:sz w:val="24"/>
          <w:szCs w:val="24"/>
        </w:rPr>
      </w:pPr>
    </w:p>
    <w:p w14:paraId="2B6F33AE" w14:textId="77777777" w:rsidR="007E218D" w:rsidRDefault="004239D2"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[Note that </w:t>
      </w:r>
      <w:r w:rsidR="009F3A87">
        <w:rPr>
          <w:rFonts w:ascii="Times New Roman" w:hAnsi="Times New Roman" w:cs="Times New Roman"/>
          <w:sz w:val="24"/>
          <w:szCs w:val="24"/>
        </w:rPr>
        <w:t>this option has potential advantages for reducing risk and avoiding over-capitalisation.]</w:t>
      </w:r>
    </w:p>
    <w:p w14:paraId="641E5B06" w14:textId="77777777" w:rsidR="007E218D" w:rsidRDefault="007E218D" w:rsidP="00406114">
      <w:pPr>
        <w:pStyle w:val="ListParagraph"/>
        <w:ind w:left="0"/>
        <w:jc w:val="both"/>
        <w:rPr>
          <w:rFonts w:ascii="Times New Roman" w:hAnsi="Times New Roman" w:cs="Times New Roman"/>
          <w:sz w:val="24"/>
          <w:szCs w:val="24"/>
        </w:rPr>
      </w:pPr>
    </w:p>
    <w:p w14:paraId="7B96D396" w14:textId="77777777" w:rsidR="007E218D" w:rsidRDefault="009F3A87" w:rsidP="00406114">
      <w:pPr>
        <w:pStyle w:val="ListParagraph"/>
        <w:ind w:left="0"/>
        <w:jc w:val="both"/>
        <w:rPr>
          <w:rFonts w:ascii="Times New Roman" w:hAnsi="Times New Roman" w:cs="Times New Roman"/>
          <w:sz w:val="24"/>
          <w:szCs w:val="24"/>
          <w:u w:val="single"/>
        </w:rPr>
      </w:pPr>
      <w:r w:rsidRPr="009F3A87">
        <w:rPr>
          <w:rFonts w:ascii="Times New Roman" w:hAnsi="Times New Roman" w:cs="Times New Roman"/>
          <w:sz w:val="24"/>
          <w:szCs w:val="24"/>
          <w:u w:val="single"/>
        </w:rPr>
        <w:t>Baseline</w:t>
      </w:r>
    </w:p>
    <w:p w14:paraId="64401C99" w14:textId="77777777" w:rsidR="007E218D" w:rsidRDefault="007E218D" w:rsidP="00406114">
      <w:pPr>
        <w:pStyle w:val="ListParagraph"/>
        <w:ind w:left="0"/>
        <w:jc w:val="both"/>
        <w:rPr>
          <w:rFonts w:ascii="Times New Roman" w:hAnsi="Times New Roman" w:cs="Times New Roman"/>
          <w:sz w:val="24"/>
          <w:szCs w:val="24"/>
        </w:rPr>
      </w:pPr>
    </w:p>
    <w:p w14:paraId="0A960435" w14:textId="77777777" w:rsidR="003D7B06" w:rsidRDefault="003D7B06"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No upper limit</w:t>
      </w:r>
    </w:p>
    <w:p w14:paraId="46118A21" w14:textId="77777777" w:rsidR="007E218D" w:rsidRDefault="007E218D" w:rsidP="00406114">
      <w:pPr>
        <w:pStyle w:val="ListParagraph"/>
        <w:ind w:left="0"/>
        <w:jc w:val="both"/>
        <w:rPr>
          <w:rFonts w:ascii="Times New Roman" w:hAnsi="Times New Roman" w:cs="Times New Roman"/>
          <w:sz w:val="24"/>
          <w:szCs w:val="24"/>
        </w:rPr>
      </w:pPr>
    </w:p>
    <w:p w14:paraId="29ECF087" w14:textId="77777777" w:rsidR="007E218D" w:rsidRDefault="009F3A87" w:rsidP="00406114">
      <w:pPr>
        <w:pStyle w:val="ListParagraph"/>
        <w:ind w:left="0"/>
        <w:jc w:val="both"/>
        <w:rPr>
          <w:rFonts w:ascii="Times New Roman" w:hAnsi="Times New Roman" w:cs="Times New Roman"/>
          <w:sz w:val="24"/>
          <w:szCs w:val="24"/>
          <w:u w:val="single"/>
        </w:rPr>
      </w:pPr>
      <w:r w:rsidRPr="009F3A87">
        <w:rPr>
          <w:rFonts w:ascii="Times New Roman" w:hAnsi="Times New Roman" w:cs="Times New Roman"/>
          <w:sz w:val="24"/>
          <w:szCs w:val="24"/>
          <w:u w:val="single"/>
        </w:rPr>
        <w:t>Alternative options</w:t>
      </w:r>
    </w:p>
    <w:p w14:paraId="01D42B09" w14:textId="77777777" w:rsidR="007E218D" w:rsidRDefault="007E218D" w:rsidP="00406114">
      <w:pPr>
        <w:pStyle w:val="ListParagraph"/>
        <w:ind w:left="0"/>
        <w:jc w:val="both"/>
        <w:rPr>
          <w:rFonts w:ascii="Times New Roman" w:hAnsi="Times New Roman" w:cs="Times New Roman"/>
          <w:sz w:val="24"/>
          <w:szCs w:val="24"/>
        </w:rPr>
      </w:pPr>
    </w:p>
    <w:p w14:paraId="4383B064" w14:textId="030FE4D8" w:rsidR="007E218D" w:rsidRDefault="009F3A87" w:rsidP="00406114">
      <w:pPr>
        <w:pStyle w:val="ListParagraph"/>
        <w:ind w:left="0"/>
        <w:jc w:val="both"/>
        <w:rPr>
          <w:rFonts w:ascii="Times New Roman" w:hAnsi="Times New Roman" w:cs="Times New Roman"/>
          <w:sz w:val="24"/>
          <w:szCs w:val="24"/>
        </w:rPr>
      </w:pPr>
      <w:proofErr w:type="gramStart"/>
      <w:r>
        <w:rPr>
          <w:rFonts w:ascii="Times New Roman" w:hAnsi="Times New Roman" w:cs="Times New Roman"/>
          <w:sz w:val="24"/>
          <w:szCs w:val="24"/>
        </w:rPr>
        <w:t>West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1F2259">
        <w:rPr>
          <w:rFonts w:ascii="Times New Roman" w:hAnsi="Times New Roman" w:cs="Times New Roman"/>
          <w:sz w:val="24"/>
          <w:szCs w:val="24"/>
        </w:rPr>
        <w:t>e.g.</w:t>
      </w:r>
      <w:proofErr w:type="gramEnd"/>
      <w:r w:rsidR="001F2259">
        <w:rPr>
          <w:rFonts w:ascii="Times New Roman" w:hAnsi="Times New Roman" w:cs="Times New Roman"/>
          <w:sz w:val="24"/>
          <w:szCs w:val="24"/>
        </w:rPr>
        <w:t xml:space="preserve">   </w:t>
      </w:r>
      <w:r>
        <w:rPr>
          <w:rFonts w:ascii="Times New Roman" w:hAnsi="Times New Roman" w:cs="Times New Roman"/>
          <w:sz w:val="24"/>
          <w:szCs w:val="24"/>
        </w:rPr>
        <w:t>5</w:t>
      </w:r>
      <w:r w:rsidR="001F2259">
        <w:rPr>
          <w:rFonts w:ascii="Times New Roman" w:hAnsi="Times New Roman" w:cs="Times New Roman"/>
          <w:sz w:val="24"/>
          <w:szCs w:val="24"/>
        </w:rPr>
        <w:t> </w:t>
      </w:r>
      <w:r>
        <w:rPr>
          <w:rFonts w:ascii="Times New Roman" w:hAnsi="Times New Roman" w:cs="Times New Roman"/>
          <w:sz w:val="24"/>
          <w:szCs w:val="24"/>
        </w:rPr>
        <w:t>000</w:t>
      </w:r>
      <w:r w:rsidR="001F2259">
        <w:rPr>
          <w:rFonts w:ascii="Times New Roman" w:hAnsi="Times New Roman" w:cs="Times New Roman"/>
          <w:sz w:val="24"/>
          <w:szCs w:val="24"/>
        </w:rPr>
        <w:t>,   6 000</w:t>
      </w:r>
      <w:r>
        <w:rPr>
          <w:rFonts w:ascii="Times New Roman" w:hAnsi="Times New Roman" w:cs="Times New Roman"/>
          <w:sz w:val="24"/>
          <w:szCs w:val="24"/>
        </w:rPr>
        <w:t xml:space="preserve"> </w:t>
      </w:r>
      <w:proofErr w:type="spellStart"/>
      <w:r>
        <w:rPr>
          <w:rFonts w:ascii="Times New Roman" w:hAnsi="Times New Roman" w:cs="Times New Roman"/>
          <w:sz w:val="24"/>
          <w:szCs w:val="24"/>
        </w:rPr>
        <w:t>mt</w:t>
      </w:r>
      <w:proofErr w:type="spellEnd"/>
    </w:p>
    <w:p w14:paraId="2E12C80B" w14:textId="13CAF41C" w:rsidR="007E218D" w:rsidRDefault="009F3A87"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East +Med</w:t>
      </w:r>
      <w:r>
        <w:rPr>
          <w:rFonts w:ascii="Times New Roman" w:hAnsi="Times New Roman" w:cs="Times New Roman"/>
          <w:sz w:val="24"/>
          <w:szCs w:val="24"/>
        </w:rPr>
        <w:tab/>
      </w:r>
      <w:r>
        <w:rPr>
          <w:rFonts w:ascii="Times New Roman" w:hAnsi="Times New Roman" w:cs="Times New Roman"/>
          <w:sz w:val="24"/>
          <w:szCs w:val="24"/>
        </w:rPr>
        <w:tab/>
      </w:r>
      <w:r w:rsidR="001F2259">
        <w:rPr>
          <w:rFonts w:ascii="Times New Roman" w:hAnsi="Times New Roman" w:cs="Times New Roman"/>
          <w:sz w:val="24"/>
          <w:szCs w:val="24"/>
        </w:rPr>
        <w:t xml:space="preserve"> e.g. </w:t>
      </w:r>
      <w:r>
        <w:rPr>
          <w:rFonts w:ascii="Times New Roman" w:hAnsi="Times New Roman" w:cs="Times New Roman"/>
          <w:sz w:val="24"/>
          <w:szCs w:val="24"/>
        </w:rPr>
        <w:t>30</w:t>
      </w:r>
      <w:r w:rsidR="001F2259">
        <w:rPr>
          <w:rFonts w:ascii="Times New Roman" w:hAnsi="Times New Roman" w:cs="Times New Roman"/>
          <w:sz w:val="24"/>
          <w:szCs w:val="24"/>
        </w:rPr>
        <w:t> </w:t>
      </w:r>
      <w:r>
        <w:rPr>
          <w:rFonts w:ascii="Times New Roman" w:hAnsi="Times New Roman" w:cs="Times New Roman"/>
          <w:sz w:val="24"/>
          <w:szCs w:val="24"/>
        </w:rPr>
        <w:t>000</w:t>
      </w:r>
      <w:proofErr w:type="gramStart"/>
      <w:r w:rsidR="001F2259">
        <w:rPr>
          <w:rFonts w:ascii="Times New Roman" w:hAnsi="Times New Roman" w:cs="Times New Roman"/>
          <w:sz w:val="24"/>
          <w:szCs w:val="24"/>
        </w:rPr>
        <w:t xml:space="preserve">, </w:t>
      </w:r>
      <w:r>
        <w:rPr>
          <w:rFonts w:ascii="Times New Roman" w:hAnsi="Times New Roman" w:cs="Times New Roman"/>
          <w:sz w:val="24"/>
          <w:szCs w:val="24"/>
        </w:rPr>
        <w:t xml:space="preserve"> </w:t>
      </w:r>
      <w:r w:rsidR="001F2259">
        <w:rPr>
          <w:rFonts w:ascii="Times New Roman" w:hAnsi="Times New Roman" w:cs="Times New Roman"/>
          <w:sz w:val="24"/>
          <w:szCs w:val="24"/>
        </w:rPr>
        <w:t>40</w:t>
      </w:r>
      <w:proofErr w:type="gramEnd"/>
      <w:r w:rsidR="001F2259">
        <w:rPr>
          <w:rFonts w:ascii="Times New Roman" w:hAnsi="Times New Roman" w:cs="Times New Roman"/>
          <w:sz w:val="24"/>
          <w:szCs w:val="24"/>
        </w:rPr>
        <w:t xml:space="preserve"> 000 </w:t>
      </w:r>
      <w:proofErr w:type="spellStart"/>
      <w:r>
        <w:rPr>
          <w:rFonts w:ascii="Times New Roman" w:hAnsi="Times New Roman" w:cs="Times New Roman"/>
          <w:sz w:val="24"/>
          <w:szCs w:val="24"/>
        </w:rPr>
        <w:t>mt</w:t>
      </w:r>
      <w:proofErr w:type="spellEnd"/>
    </w:p>
    <w:p w14:paraId="21912511" w14:textId="77777777" w:rsidR="007E218D" w:rsidRDefault="007E218D" w:rsidP="00406114">
      <w:pPr>
        <w:pStyle w:val="ListParagraph"/>
        <w:ind w:left="0"/>
        <w:jc w:val="both"/>
        <w:rPr>
          <w:rFonts w:ascii="Times New Roman" w:hAnsi="Times New Roman" w:cs="Times New Roman"/>
          <w:sz w:val="24"/>
          <w:szCs w:val="24"/>
        </w:rPr>
      </w:pPr>
    </w:p>
    <w:p w14:paraId="51B283F1" w14:textId="77777777" w:rsidR="007E218D" w:rsidRDefault="007D255E" w:rsidP="00406114">
      <w:pPr>
        <w:pStyle w:val="Heading3"/>
        <w:ind w:left="0"/>
      </w:pPr>
      <w:bookmarkStart w:id="44" w:name="_Toc465365302"/>
      <w:r w:rsidRPr="007D255E">
        <w:lastRenderedPageBreak/>
        <w:t>Minimum extent of TAC change</w:t>
      </w:r>
      <w:bookmarkEnd w:id="44"/>
    </w:p>
    <w:p w14:paraId="538C0681" w14:textId="77777777" w:rsidR="007E218D" w:rsidRDefault="007D255E" w:rsidP="00406114">
      <w:pPr>
        <w:pStyle w:val="Heading4"/>
        <w:ind w:left="0"/>
      </w:pPr>
      <w:bookmarkStart w:id="45" w:name="_Toc465365303"/>
      <w:r w:rsidRPr="009F3A87">
        <w:t>Baseline</w:t>
      </w:r>
      <w:bookmarkEnd w:id="45"/>
    </w:p>
    <w:p w14:paraId="3DE25DC0" w14:textId="77777777" w:rsidR="007E218D" w:rsidRDefault="007E218D" w:rsidP="00406114">
      <w:pPr>
        <w:pStyle w:val="ListParagraph"/>
        <w:ind w:left="0"/>
        <w:jc w:val="both"/>
        <w:rPr>
          <w:rFonts w:ascii="Times New Roman" w:hAnsi="Times New Roman" w:cs="Times New Roman"/>
          <w:sz w:val="24"/>
          <w:szCs w:val="24"/>
        </w:rPr>
      </w:pPr>
    </w:p>
    <w:p w14:paraId="30337541" w14:textId="77777777" w:rsidR="003D7B06" w:rsidRDefault="003D7B06"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No minimum.</w:t>
      </w:r>
    </w:p>
    <w:p w14:paraId="66BA30D1" w14:textId="77777777" w:rsidR="007E218D" w:rsidRDefault="007E218D" w:rsidP="00406114">
      <w:pPr>
        <w:pStyle w:val="ListParagraph"/>
        <w:ind w:left="0"/>
        <w:jc w:val="both"/>
        <w:rPr>
          <w:rFonts w:ascii="Times New Roman" w:hAnsi="Times New Roman" w:cs="Times New Roman"/>
          <w:sz w:val="24"/>
          <w:szCs w:val="24"/>
        </w:rPr>
      </w:pPr>
    </w:p>
    <w:p w14:paraId="0FEFA057" w14:textId="77777777" w:rsidR="007E218D" w:rsidRDefault="007D255E" w:rsidP="00406114">
      <w:pPr>
        <w:pStyle w:val="Heading4"/>
        <w:ind w:left="0"/>
      </w:pPr>
      <w:bookmarkStart w:id="46" w:name="_Toc465365304"/>
      <w:r w:rsidRPr="009F3A87">
        <w:t>Alternative options</w:t>
      </w:r>
      <w:bookmarkEnd w:id="46"/>
    </w:p>
    <w:p w14:paraId="76E6D7FC" w14:textId="77777777" w:rsidR="007E218D" w:rsidRDefault="007E218D" w:rsidP="00406114">
      <w:pPr>
        <w:pStyle w:val="ListParagraph"/>
        <w:ind w:left="0"/>
        <w:jc w:val="both"/>
        <w:rPr>
          <w:rFonts w:ascii="Times New Roman" w:hAnsi="Times New Roman" w:cs="Times New Roman"/>
          <w:sz w:val="24"/>
          <w:szCs w:val="24"/>
        </w:rPr>
      </w:pPr>
    </w:p>
    <w:p w14:paraId="10F8C919" w14:textId="77777777" w:rsidR="007E218D" w:rsidRDefault="007D255E" w:rsidP="00406114">
      <w:pPr>
        <w:pStyle w:val="ListParagraph"/>
        <w:ind w:left="0"/>
        <w:jc w:val="both"/>
        <w:rPr>
          <w:rFonts w:ascii="Times New Roman" w:hAnsi="Times New Roman" w:cs="Times New Roman"/>
          <w:sz w:val="24"/>
          <w:szCs w:val="24"/>
        </w:rPr>
      </w:pPr>
      <w:proofErr w:type="gramStart"/>
      <w:r>
        <w:rPr>
          <w:rFonts w:ascii="Times New Roman" w:hAnsi="Times New Roman" w:cs="Times New Roman"/>
          <w:sz w:val="24"/>
          <w:szCs w:val="24"/>
        </w:rPr>
        <w:t>West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A86DCC">
        <w:rPr>
          <w:rFonts w:ascii="Times New Roman" w:hAnsi="Times New Roman" w:cs="Times New Roman"/>
          <w:sz w:val="24"/>
          <w:szCs w:val="24"/>
        </w:rPr>
        <w:t xml:space="preserve">    </w:t>
      </w:r>
      <w:r w:rsidR="001F2259">
        <w:rPr>
          <w:rFonts w:ascii="Times New Roman" w:hAnsi="Times New Roman" w:cs="Times New Roman"/>
          <w:sz w:val="24"/>
          <w:szCs w:val="24"/>
        </w:rPr>
        <w:t>e.g.</w:t>
      </w:r>
      <w:proofErr w:type="gramEnd"/>
      <w:r w:rsidR="001F2259">
        <w:rPr>
          <w:rFonts w:ascii="Times New Roman" w:hAnsi="Times New Roman" w:cs="Times New Roman"/>
          <w:sz w:val="24"/>
          <w:szCs w:val="24"/>
        </w:rPr>
        <w:t xml:space="preserve"> </w:t>
      </w:r>
      <w:r w:rsidR="00BF0EC6">
        <w:rPr>
          <w:rFonts w:ascii="Times New Roman" w:hAnsi="Times New Roman" w:cs="Times New Roman"/>
          <w:sz w:val="24"/>
          <w:szCs w:val="24"/>
        </w:rPr>
        <w:t xml:space="preserve">  </w:t>
      </w:r>
      <w:r w:rsidR="001F2259">
        <w:rPr>
          <w:rFonts w:ascii="Times New Roman" w:hAnsi="Times New Roman" w:cs="Times New Roman"/>
          <w:sz w:val="24"/>
          <w:szCs w:val="24"/>
        </w:rPr>
        <w:t xml:space="preserve">200, </w:t>
      </w:r>
      <w:r w:rsidR="00BF0EC6">
        <w:rPr>
          <w:rFonts w:ascii="Times New Roman" w:hAnsi="Times New Roman" w:cs="Times New Roman"/>
          <w:sz w:val="24"/>
          <w:szCs w:val="24"/>
        </w:rPr>
        <w:t xml:space="preserve">   </w:t>
      </w:r>
      <w:r w:rsidR="00A86DCC">
        <w:rPr>
          <w:rFonts w:ascii="Times New Roman" w:hAnsi="Times New Roman" w:cs="Times New Roman"/>
          <w:sz w:val="24"/>
          <w:szCs w:val="24"/>
        </w:rPr>
        <w:t>3</w:t>
      </w:r>
      <w:r>
        <w:rPr>
          <w:rFonts w:ascii="Times New Roman" w:hAnsi="Times New Roman" w:cs="Times New Roman"/>
          <w:sz w:val="24"/>
          <w:szCs w:val="24"/>
        </w:rPr>
        <w:t xml:space="preserve">00 </w:t>
      </w:r>
      <w:proofErr w:type="spellStart"/>
      <w:r>
        <w:rPr>
          <w:rFonts w:ascii="Times New Roman" w:hAnsi="Times New Roman" w:cs="Times New Roman"/>
          <w:sz w:val="24"/>
          <w:szCs w:val="24"/>
        </w:rPr>
        <w:t>mt</w:t>
      </w:r>
      <w:proofErr w:type="spellEnd"/>
    </w:p>
    <w:p w14:paraId="334782F3" w14:textId="77777777" w:rsidR="007E218D" w:rsidRDefault="007D255E"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East +Med</w:t>
      </w:r>
      <w:r>
        <w:rPr>
          <w:rFonts w:ascii="Times New Roman" w:hAnsi="Times New Roman" w:cs="Times New Roman"/>
          <w:sz w:val="24"/>
          <w:szCs w:val="24"/>
        </w:rPr>
        <w:tab/>
      </w:r>
      <w:r>
        <w:rPr>
          <w:rFonts w:ascii="Times New Roman" w:hAnsi="Times New Roman" w:cs="Times New Roman"/>
          <w:sz w:val="24"/>
          <w:szCs w:val="24"/>
        </w:rPr>
        <w:tab/>
      </w:r>
      <w:r w:rsidR="00A86DCC">
        <w:rPr>
          <w:rFonts w:ascii="Times New Roman" w:hAnsi="Times New Roman" w:cs="Times New Roman"/>
          <w:sz w:val="24"/>
          <w:szCs w:val="24"/>
        </w:rPr>
        <w:t xml:space="preserve"> </w:t>
      </w:r>
      <w:r w:rsidR="00BF0EC6">
        <w:rPr>
          <w:rFonts w:ascii="Times New Roman" w:hAnsi="Times New Roman" w:cs="Times New Roman"/>
          <w:sz w:val="24"/>
          <w:szCs w:val="24"/>
        </w:rPr>
        <w:t xml:space="preserve">   </w:t>
      </w:r>
      <w:r w:rsidR="00A86DCC">
        <w:rPr>
          <w:rFonts w:ascii="Times New Roman" w:hAnsi="Times New Roman" w:cs="Times New Roman"/>
          <w:sz w:val="24"/>
          <w:szCs w:val="24"/>
        </w:rPr>
        <w:t xml:space="preserve"> </w:t>
      </w:r>
      <w:r w:rsidR="001F2259">
        <w:rPr>
          <w:rFonts w:ascii="Times New Roman" w:hAnsi="Times New Roman" w:cs="Times New Roman"/>
          <w:sz w:val="24"/>
          <w:szCs w:val="24"/>
        </w:rPr>
        <w:t xml:space="preserve">e.g. </w:t>
      </w:r>
      <w:r w:rsidR="00BF0EC6">
        <w:rPr>
          <w:rFonts w:ascii="Times New Roman" w:hAnsi="Times New Roman" w:cs="Times New Roman"/>
          <w:sz w:val="24"/>
          <w:szCs w:val="24"/>
        </w:rPr>
        <w:t xml:space="preserve">2 000, </w:t>
      </w:r>
      <w:r>
        <w:rPr>
          <w:rFonts w:ascii="Times New Roman" w:hAnsi="Times New Roman" w:cs="Times New Roman"/>
          <w:sz w:val="24"/>
          <w:szCs w:val="24"/>
        </w:rPr>
        <w:t xml:space="preserve">3 000 </w:t>
      </w:r>
      <w:proofErr w:type="spellStart"/>
      <w:r>
        <w:rPr>
          <w:rFonts w:ascii="Times New Roman" w:hAnsi="Times New Roman" w:cs="Times New Roman"/>
          <w:sz w:val="24"/>
          <w:szCs w:val="24"/>
        </w:rPr>
        <w:t>mt</w:t>
      </w:r>
      <w:proofErr w:type="spellEnd"/>
    </w:p>
    <w:p w14:paraId="54B5DE88" w14:textId="77777777" w:rsidR="007E218D" w:rsidRDefault="007E218D" w:rsidP="00406114">
      <w:pPr>
        <w:pStyle w:val="ListParagraph"/>
        <w:ind w:left="0"/>
        <w:jc w:val="both"/>
        <w:rPr>
          <w:rFonts w:ascii="Times New Roman" w:hAnsi="Times New Roman" w:cs="Times New Roman"/>
          <w:sz w:val="24"/>
          <w:szCs w:val="24"/>
        </w:rPr>
      </w:pPr>
    </w:p>
    <w:p w14:paraId="6026E836" w14:textId="77777777" w:rsidR="007E218D" w:rsidRDefault="00A86DCC" w:rsidP="00406114">
      <w:pPr>
        <w:pStyle w:val="Heading3"/>
        <w:ind w:left="0"/>
      </w:pPr>
      <w:bookmarkStart w:id="47" w:name="_Toc465365305"/>
      <w:r>
        <w:t>Maximum</w:t>
      </w:r>
      <w:r w:rsidRPr="007D255E">
        <w:t xml:space="preserve"> extent of TAC change</w:t>
      </w:r>
      <w:bookmarkEnd w:id="47"/>
    </w:p>
    <w:p w14:paraId="4FA75388" w14:textId="77777777" w:rsidR="00A86DCC" w:rsidRDefault="00A86DCC" w:rsidP="001B61C4">
      <w:pPr>
        <w:jc w:val="both"/>
        <w:rPr>
          <w:rFonts w:ascii="Times New Roman" w:hAnsi="Times New Roman" w:cs="Times New Roman"/>
          <w:sz w:val="24"/>
          <w:szCs w:val="24"/>
        </w:rPr>
      </w:pPr>
    </w:p>
    <w:p w14:paraId="613C622B" w14:textId="77777777" w:rsidR="007E218D" w:rsidRDefault="00A86DCC" w:rsidP="00406114">
      <w:pPr>
        <w:jc w:val="both"/>
        <w:rPr>
          <w:rFonts w:ascii="Times New Roman" w:hAnsi="Times New Roman" w:cs="Times New Roman"/>
          <w:sz w:val="24"/>
          <w:szCs w:val="24"/>
        </w:rPr>
      </w:pPr>
      <w:r>
        <w:rPr>
          <w:rFonts w:ascii="Times New Roman" w:hAnsi="Times New Roman" w:cs="Times New Roman"/>
          <w:sz w:val="24"/>
          <w:szCs w:val="24"/>
        </w:rPr>
        <w:t>[Note the underlying rationale is to promote industrial stability.]</w:t>
      </w:r>
    </w:p>
    <w:p w14:paraId="648EFCB0" w14:textId="77777777" w:rsidR="007E218D" w:rsidRDefault="007E218D" w:rsidP="00406114">
      <w:pPr>
        <w:jc w:val="both"/>
        <w:rPr>
          <w:rFonts w:ascii="Times New Roman" w:hAnsi="Times New Roman" w:cs="Times New Roman"/>
          <w:sz w:val="24"/>
          <w:szCs w:val="24"/>
        </w:rPr>
      </w:pPr>
    </w:p>
    <w:p w14:paraId="5C80C972" w14:textId="77777777" w:rsidR="007E218D" w:rsidRDefault="00A86DCC" w:rsidP="00406114">
      <w:pPr>
        <w:pStyle w:val="Heading4"/>
        <w:ind w:left="0"/>
      </w:pPr>
      <w:bookmarkStart w:id="48" w:name="_Toc465365306"/>
      <w:r w:rsidRPr="009F3A87">
        <w:t>Baseline</w:t>
      </w:r>
      <w:bookmarkEnd w:id="48"/>
    </w:p>
    <w:p w14:paraId="53BD0EA1" w14:textId="77777777" w:rsidR="007E218D" w:rsidRDefault="007E218D" w:rsidP="00406114">
      <w:pPr>
        <w:pStyle w:val="ListParagraph"/>
        <w:ind w:left="0"/>
        <w:jc w:val="both"/>
        <w:rPr>
          <w:rFonts w:ascii="Times New Roman" w:hAnsi="Times New Roman" w:cs="Times New Roman"/>
          <w:sz w:val="24"/>
          <w:szCs w:val="24"/>
        </w:rPr>
      </w:pPr>
    </w:p>
    <w:p w14:paraId="16E705C4" w14:textId="1563563E" w:rsidR="007E218D" w:rsidRDefault="00A86DCC"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West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3D7B06">
        <w:rPr>
          <w:rFonts w:ascii="Times New Roman" w:hAnsi="Times New Roman" w:cs="Times New Roman"/>
          <w:sz w:val="24"/>
          <w:szCs w:val="24"/>
        </w:rPr>
        <w:t>20</w:t>
      </w:r>
      <w:r>
        <w:rPr>
          <w:rFonts w:ascii="Times New Roman" w:hAnsi="Times New Roman" w:cs="Times New Roman"/>
          <w:sz w:val="24"/>
          <w:szCs w:val="24"/>
        </w:rPr>
        <w:t>%</w:t>
      </w:r>
    </w:p>
    <w:p w14:paraId="37D4EA6C" w14:textId="1EF055A1" w:rsidR="007E218D" w:rsidRDefault="00A86DCC"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East +Med</w:t>
      </w:r>
      <w:r>
        <w:rPr>
          <w:rFonts w:ascii="Times New Roman" w:hAnsi="Times New Roman" w:cs="Times New Roman"/>
          <w:sz w:val="24"/>
          <w:szCs w:val="24"/>
        </w:rPr>
        <w:tab/>
      </w:r>
      <w:r>
        <w:rPr>
          <w:rFonts w:ascii="Times New Roman" w:hAnsi="Times New Roman" w:cs="Times New Roman"/>
          <w:sz w:val="24"/>
          <w:szCs w:val="24"/>
        </w:rPr>
        <w:tab/>
        <w:t xml:space="preserve">         </w:t>
      </w:r>
      <w:r w:rsidR="003D7B06">
        <w:rPr>
          <w:rFonts w:ascii="Times New Roman" w:hAnsi="Times New Roman" w:cs="Times New Roman"/>
          <w:sz w:val="24"/>
          <w:szCs w:val="24"/>
        </w:rPr>
        <w:t>20</w:t>
      </w:r>
      <w:r>
        <w:rPr>
          <w:rFonts w:ascii="Times New Roman" w:hAnsi="Times New Roman" w:cs="Times New Roman"/>
          <w:sz w:val="24"/>
          <w:szCs w:val="24"/>
        </w:rPr>
        <w:t>%</w:t>
      </w:r>
    </w:p>
    <w:p w14:paraId="7E32103D" w14:textId="77777777" w:rsidR="007E218D" w:rsidRDefault="007E218D" w:rsidP="00406114">
      <w:pPr>
        <w:pStyle w:val="ListParagraph"/>
        <w:ind w:left="0"/>
        <w:jc w:val="both"/>
        <w:rPr>
          <w:rFonts w:ascii="Times New Roman" w:hAnsi="Times New Roman" w:cs="Times New Roman"/>
          <w:sz w:val="24"/>
          <w:szCs w:val="24"/>
        </w:rPr>
      </w:pPr>
    </w:p>
    <w:p w14:paraId="12D11F7C" w14:textId="77ADCAE5" w:rsidR="00201356" w:rsidRDefault="00201356">
      <w:pPr>
        <w:rPr>
          <w:rFonts w:ascii="Times New Roman" w:eastAsiaTheme="majorEastAsia" w:hAnsi="Times New Roman" w:cstheme="majorBidi"/>
          <w:bCs/>
          <w:iCs/>
          <w:color w:val="000000" w:themeColor="text1"/>
          <w:sz w:val="24"/>
          <w:u w:val="single"/>
          <w:lang w:eastAsia="en-ZA"/>
        </w:rPr>
      </w:pPr>
    </w:p>
    <w:p w14:paraId="61A600A6" w14:textId="0511B172" w:rsidR="007E218D" w:rsidRDefault="00A86DCC" w:rsidP="00406114">
      <w:pPr>
        <w:pStyle w:val="Heading4"/>
        <w:ind w:left="0"/>
      </w:pPr>
      <w:bookmarkStart w:id="49" w:name="_Toc465365307"/>
      <w:r w:rsidRPr="009F3A87">
        <w:t>Alternative options</w:t>
      </w:r>
      <w:bookmarkEnd w:id="49"/>
    </w:p>
    <w:p w14:paraId="3873D053" w14:textId="77777777" w:rsidR="007E218D" w:rsidRDefault="007E218D" w:rsidP="00406114">
      <w:pPr>
        <w:pStyle w:val="ListParagraph"/>
        <w:ind w:left="0"/>
        <w:jc w:val="both"/>
        <w:rPr>
          <w:rFonts w:ascii="Times New Roman" w:hAnsi="Times New Roman" w:cs="Times New Roman"/>
          <w:sz w:val="24"/>
          <w:szCs w:val="24"/>
        </w:rPr>
      </w:pPr>
    </w:p>
    <w:p w14:paraId="4E0BC8D5" w14:textId="7BB18CF1" w:rsidR="007E218D" w:rsidRDefault="00A86DCC"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West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3D7B06">
        <w:rPr>
          <w:rFonts w:ascii="Times New Roman" w:hAnsi="Times New Roman" w:cs="Times New Roman"/>
          <w:sz w:val="24"/>
          <w:szCs w:val="24"/>
        </w:rPr>
        <w:t>15</w:t>
      </w:r>
      <w:r>
        <w:rPr>
          <w:rFonts w:ascii="Times New Roman" w:hAnsi="Times New Roman" w:cs="Times New Roman"/>
          <w:sz w:val="24"/>
          <w:szCs w:val="24"/>
        </w:rPr>
        <w:t>%</w:t>
      </w:r>
    </w:p>
    <w:p w14:paraId="35247490" w14:textId="657902E4" w:rsidR="007E218D" w:rsidRDefault="00A86DCC"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East +Med</w:t>
      </w:r>
      <w:r>
        <w:rPr>
          <w:rFonts w:ascii="Times New Roman" w:hAnsi="Times New Roman" w:cs="Times New Roman"/>
          <w:sz w:val="24"/>
          <w:szCs w:val="24"/>
        </w:rPr>
        <w:tab/>
      </w:r>
      <w:r>
        <w:rPr>
          <w:rFonts w:ascii="Times New Roman" w:hAnsi="Times New Roman" w:cs="Times New Roman"/>
          <w:sz w:val="24"/>
          <w:szCs w:val="24"/>
        </w:rPr>
        <w:tab/>
        <w:t xml:space="preserve">         </w:t>
      </w:r>
      <w:r w:rsidR="003D7B06">
        <w:rPr>
          <w:rFonts w:ascii="Times New Roman" w:hAnsi="Times New Roman" w:cs="Times New Roman"/>
          <w:sz w:val="24"/>
          <w:szCs w:val="24"/>
        </w:rPr>
        <w:t>15</w:t>
      </w:r>
      <w:r>
        <w:rPr>
          <w:rFonts w:ascii="Times New Roman" w:hAnsi="Times New Roman" w:cs="Times New Roman"/>
          <w:sz w:val="24"/>
          <w:szCs w:val="24"/>
        </w:rPr>
        <w:t>%</w:t>
      </w:r>
    </w:p>
    <w:p w14:paraId="52988257" w14:textId="77777777" w:rsidR="007E218D" w:rsidRDefault="007E218D" w:rsidP="00406114">
      <w:pPr>
        <w:pStyle w:val="ListParagraph"/>
        <w:ind w:left="0"/>
        <w:jc w:val="both"/>
        <w:rPr>
          <w:rFonts w:ascii="Times New Roman" w:hAnsi="Times New Roman" w:cs="Times New Roman"/>
          <w:sz w:val="24"/>
          <w:szCs w:val="24"/>
        </w:rPr>
      </w:pPr>
    </w:p>
    <w:p w14:paraId="3FCD2F21" w14:textId="77777777" w:rsidR="007E218D" w:rsidRDefault="008E43D5"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Note that d</w:t>
      </w:r>
      <w:r w:rsidR="00A86DCC" w:rsidRPr="008E43D5">
        <w:rPr>
          <w:rFonts w:ascii="Times New Roman" w:hAnsi="Times New Roman" w:cs="Times New Roman"/>
          <w:sz w:val="24"/>
          <w:szCs w:val="24"/>
        </w:rPr>
        <w:t>evelopers of candidate MPs should consider</w:t>
      </w:r>
      <w:r w:rsidRPr="008E43D5">
        <w:rPr>
          <w:rFonts w:ascii="Times New Roman" w:hAnsi="Times New Roman" w:cs="Times New Roman"/>
          <w:sz w:val="24"/>
          <w:szCs w:val="24"/>
        </w:rPr>
        <w:t xml:space="preserve"> including options which</w:t>
      </w:r>
      <w:r>
        <w:rPr>
          <w:rFonts w:ascii="Times New Roman" w:hAnsi="Times New Roman" w:cs="Times New Roman"/>
          <w:sz w:val="24"/>
          <w:szCs w:val="24"/>
        </w:rPr>
        <w:t>:</w:t>
      </w:r>
    </w:p>
    <w:p w14:paraId="3D95D191" w14:textId="77777777" w:rsidR="008E43D5" w:rsidRDefault="008E43D5" w:rsidP="00FD755D">
      <w:pPr>
        <w:pStyle w:val="ListParagraph"/>
        <w:numPr>
          <w:ilvl w:val="0"/>
          <w:numId w:val="12"/>
        </w:numPr>
        <w:ind w:left="357" w:hanging="357"/>
        <w:jc w:val="both"/>
        <w:rPr>
          <w:rFonts w:ascii="Times New Roman" w:hAnsi="Times New Roman" w:cs="Times New Roman"/>
          <w:sz w:val="24"/>
          <w:szCs w:val="24"/>
        </w:rPr>
      </w:pPr>
      <w:r>
        <w:rPr>
          <w:rFonts w:ascii="Times New Roman" w:hAnsi="Times New Roman" w:cs="Times New Roman"/>
          <w:sz w:val="24"/>
          <w:szCs w:val="24"/>
        </w:rPr>
        <w:t>Override such restrictions on the maximum extent of reduction if abundance indices drop below specified thresholds.</w:t>
      </w:r>
    </w:p>
    <w:p w14:paraId="37957394" w14:textId="77777777" w:rsidR="008E43D5" w:rsidRPr="008E43D5" w:rsidRDefault="008E43D5" w:rsidP="00FD755D">
      <w:pPr>
        <w:pStyle w:val="ListParagraph"/>
        <w:numPr>
          <w:ilvl w:val="0"/>
          <w:numId w:val="12"/>
        </w:numPr>
        <w:ind w:left="357" w:hanging="357"/>
        <w:jc w:val="both"/>
        <w:rPr>
          <w:rFonts w:ascii="Times New Roman" w:hAnsi="Times New Roman" w:cs="Times New Roman"/>
          <w:sz w:val="24"/>
          <w:szCs w:val="24"/>
        </w:rPr>
      </w:pPr>
      <w:r>
        <w:rPr>
          <w:rFonts w:ascii="Times New Roman" w:hAnsi="Times New Roman" w:cs="Times New Roman"/>
          <w:sz w:val="24"/>
          <w:szCs w:val="24"/>
        </w:rPr>
        <w:t>Allow for greater increases (in terms of tonnage) if a TAC has had to be reduced to a low level and indices confirm subsequent recovery.</w:t>
      </w:r>
    </w:p>
    <w:p w14:paraId="7B7FCEAD" w14:textId="77777777" w:rsidR="00A86DCC" w:rsidRPr="00A86DCC" w:rsidRDefault="00A86DCC" w:rsidP="001B61C4">
      <w:pPr>
        <w:jc w:val="both"/>
        <w:rPr>
          <w:rFonts w:ascii="Times New Roman" w:hAnsi="Times New Roman" w:cs="Times New Roman"/>
          <w:sz w:val="24"/>
          <w:szCs w:val="24"/>
        </w:rPr>
      </w:pPr>
    </w:p>
    <w:p w14:paraId="7128C1D9" w14:textId="77777777" w:rsidR="007D255E" w:rsidRPr="00A86DCC" w:rsidRDefault="007D255E" w:rsidP="001B61C4">
      <w:pPr>
        <w:jc w:val="both"/>
        <w:rPr>
          <w:rFonts w:ascii="Times New Roman" w:hAnsi="Times New Roman" w:cs="Times New Roman"/>
          <w:sz w:val="24"/>
          <w:szCs w:val="24"/>
        </w:rPr>
      </w:pPr>
    </w:p>
    <w:p w14:paraId="43A19D8A" w14:textId="77777777" w:rsidR="007E218D" w:rsidRDefault="008E43D5" w:rsidP="00406114">
      <w:pPr>
        <w:pStyle w:val="Heading3"/>
        <w:ind w:left="0"/>
      </w:pPr>
      <w:bookmarkStart w:id="50" w:name="_Toc465365308"/>
      <w:r w:rsidRPr="008E43D5">
        <w:t>Technical measures</w:t>
      </w:r>
      <w:bookmarkEnd w:id="50"/>
    </w:p>
    <w:p w14:paraId="2A258CC7" w14:textId="77777777" w:rsidR="007E218D" w:rsidRDefault="007E218D" w:rsidP="00406114">
      <w:pPr>
        <w:pStyle w:val="ListParagraph"/>
        <w:ind w:left="0"/>
        <w:jc w:val="both"/>
        <w:rPr>
          <w:rFonts w:ascii="Times New Roman" w:hAnsi="Times New Roman" w:cs="Times New Roman"/>
          <w:sz w:val="24"/>
          <w:szCs w:val="24"/>
        </w:rPr>
      </w:pPr>
    </w:p>
    <w:p w14:paraId="7D96795E" w14:textId="77777777" w:rsidR="007E218D" w:rsidRDefault="008E43D5"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Size restrictions might be considered on a fleet and/or spatial stratum basis. However, for a “first round” it is suggested that these not be included explicitly, but instead </w:t>
      </w:r>
      <w:r w:rsidR="00FF74B6">
        <w:rPr>
          <w:rFonts w:ascii="Times New Roman" w:hAnsi="Times New Roman" w:cs="Times New Roman"/>
          <w:sz w:val="24"/>
          <w:szCs w:val="24"/>
        </w:rPr>
        <w:t>be considered to be effected implicitly through the selectivity prescriptions for future catches by the various fleets which are set out under item 6 below.</w:t>
      </w:r>
    </w:p>
    <w:p w14:paraId="10BB0B81" w14:textId="77777777" w:rsidR="007E218D" w:rsidRDefault="007E218D" w:rsidP="00406114">
      <w:pPr>
        <w:pStyle w:val="ListParagraph"/>
        <w:ind w:left="0"/>
        <w:jc w:val="both"/>
        <w:rPr>
          <w:rFonts w:ascii="Times New Roman" w:hAnsi="Times New Roman" w:cs="Times New Roman"/>
          <w:sz w:val="24"/>
          <w:szCs w:val="24"/>
        </w:rPr>
      </w:pPr>
    </w:p>
    <w:p w14:paraId="72B50D2E" w14:textId="77777777" w:rsidR="006C5970" w:rsidRDefault="006C5970" w:rsidP="001B61C4">
      <w:pPr>
        <w:jc w:val="both"/>
        <w:rPr>
          <w:rFonts w:ascii="Times New Roman" w:hAnsi="Times New Roman" w:cs="Times New Roman"/>
          <w:sz w:val="24"/>
          <w:szCs w:val="24"/>
        </w:rPr>
      </w:pPr>
    </w:p>
    <w:p w14:paraId="26C79C31" w14:textId="77777777" w:rsidR="001D16B6" w:rsidRDefault="001D16B6" w:rsidP="001B61C4">
      <w:pPr>
        <w:jc w:val="both"/>
        <w:rPr>
          <w:rFonts w:ascii="Times New Roman" w:hAnsi="Times New Roman" w:cs="Times New Roman"/>
          <w:sz w:val="24"/>
          <w:szCs w:val="24"/>
        </w:rPr>
      </w:pPr>
    </w:p>
    <w:p w14:paraId="52BFCEA7" w14:textId="77777777" w:rsidR="007E218D" w:rsidRDefault="00AF7796" w:rsidP="00406114">
      <w:pPr>
        <w:pStyle w:val="Heading1"/>
        <w:ind w:left="0"/>
      </w:pPr>
      <w:bookmarkStart w:id="51" w:name="_Toc465365309"/>
      <w:r w:rsidRPr="00AF7796">
        <w:t xml:space="preserve">FUTURE RECRUITMENT </w:t>
      </w:r>
      <w:r w:rsidR="00815AF5">
        <w:t xml:space="preserve">AND DISTRIBUTION </w:t>
      </w:r>
      <w:r w:rsidRPr="00AF7796">
        <w:t>SCENARIOS</w:t>
      </w:r>
      <w:bookmarkEnd w:id="51"/>
    </w:p>
    <w:p w14:paraId="2367C81E" w14:textId="77777777" w:rsidR="007E218D" w:rsidRDefault="007E218D" w:rsidP="00406114">
      <w:pPr>
        <w:pStyle w:val="ListParagraph"/>
        <w:ind w:left="0"/>
        <w:jc w:val="both"/>
        <w:rPr>
          <w:rFonts w:ascii="Times New Roman" w:hAnsi="Times New Roman" w:cs="Times New Roman"/>
          <w:sz w:val="24"/>
          <w:szCs w:val="24"/>
        </w:rPr>
      </w:pPr>
    </w:p>
    <w:p w14:paraId="5F74EC81" w14:textId="77777777" w:rsidR="007E218D" w:rsidRDefault="00FF74B6" w:rsidP="00406114">
      <w:pPr>
        <w:pStyle w:val="Heading3"/>
        <w:ind w:left="0"/>
      </w:pPr>
      <w:bookmarkStart w:id="52" w:name="_Toc465365310"/>
      <w:r w:rsidRPr="00FF74B6">
        <w:lastRenderedPageBreak/>
        <w:t>West</w:t>
      </w:r>
      <w:bookmarkEnd w:id="52"/>
    </w:p>
    <w:p w14:paraId="23A20741" w14:textId="77777777" w:rsidR="00FF74B6" w:rsidRDefault="00FF74B6" w:rsidP="001B61C4">
      <w:pPr>
        <w:jc w:val="both"/>
        <w:rPr>
          <w:rFonts w:ascii="Times New Roman" w:hAnsi="Times New Roman" w:cs="Times New Roman"/>
          <w:sz w:val="24"/>
          <w:szCs w:val="24"/>
        </w:rPr>
      </w:pPr>
    </w:p>
    <w:p w14:paraId="19FCFBCB" w14:textId="41B5E4E9" w:rsidR="007E218D" w:rsidRDefault="006247E3" w:rsidP="00406114">
      <w:pPr>
        <w:jc w:val="both"/>
        <w:rPr>
          <w:rFonts w:ascii="Times New Roman" w:hAnsi="Times New Roman" w:cs="Times New Roman"/>
          <w:sz w:val="24"/>
          <w:szCs w:val="24"/>
        </w:rPr>
      </w:pPr>
      <w:r>
        <w:rPr>
          <w:rFonts w:ascii="Times New Roman" w:hAnsi="Times New Roman" w:cs="Times New Roman"/>
          <w:sz w:val="24"/>
          <w:szCs w:val="24"/>
        </w:rPr>
        <w:t xml:space="preserve">Functional forms fitted to </w:t>
      </w:r>
      <w:r w:rsidR="008474C5">
        <w:rPr>
          <w:rFonts w:ascii="Times New Roman" w:hAnsi="Times New Roman" w:cs="Times New Roman"/>
          <w:sz w:val="24"/>
          <w:szCs w:val="24"/>
        </w:rPr>
        <w:t xml:space="preserve">assessment outputs for the </w:t>
      </w:r>
      <w:r w:rsidR="002C1CAD">
        <w:rPr>
          <w:rFonts w:ascii="Times New Roman" w:hAnsi="Times New Roman" w:cs="Times New Roman"/>
          <w:sz w:val="24"/>
          <w:szCs w:val="24"/>
        </w:rPr>
        <w:t>years 1970+</w:t>
      </w:r>
    </w:p>
    <w:p w14:paraId="1954508C" w14:textId="77777777" w:rsidR="007E218D" w:rsidRDefault="006247E3" w:rsidP="00406114">
      <w:pPr>
        <w:pStyle w:val="ListParagraph"/>
        <w:numPr>
          <w:ilvl w:val="0"/>
          <w:numId w:val="14"/>
        </w:numPr>
        <w:ind w:left="357" w:hanging="357"/>
        <w:jc w:val="both"/>
        <w:rPr>
          <w:rFonts w:ascii="Times New Roman" w:hAnsi="Times New Roman" w:cs="Times New Roman"/>
          <w:sz w:val="24"/>
          <w:szCs w:val="24"/>
        </w:rPr>
      </w:pPr>
      <w:r>
        <w:rPr>
          <w:rFonts w:ascii="Times New Roman" w:hAnsi="Times New Roman" w:cs="Times New Roman"/>
          <w:sz w:val="24"/>
          <w:szCs w:val="24"/>
        </w:rPr>
        <w:t>Hockey stick</w:t>
      </w:r>
    </w:p>
    <w:p w14:paraId="52A2CE5E" w14:textId="77777777" w:rsidR="007E218D" w:rsidRDefault="006247E3" w:rsidP="00406114">
      <w:pPr>
        <w:pStyle w:val="ListParagraph"/>
        <w:numPr>
          <w:ilvl w:val="0"/>
          <w:numId w:val="14"/>
        </w:numPr>
        <w:ind w:left="357" w:hanging="357"/>
        <w:jc w:val="both"/>
        <w:rPr>
          <w:rFonts w:ascii="Times New Roman" w:hAnsi="Times New Roman" w:cs="Times New Roman"/>
          <w:sz w:val="24"/>
          <w:szCs w:val="24"/>
        </w:rPr>
      </w:pPr>
      <w:proofErr w:type="spellStart"/>
      <w:r>
        <w:rPr>
          <w:rFonts w:ascii="Times New Roman" w:hAnsi="Times New Roman" w:cs="Times New Roman"/>
          <w:sz w:val="24"/>
          <w:szCs w:val="24"/>
        </w:rPr>
        <w:t>Beverton</w:t>
      </w:r>
      <w:proofErr w:type="spellEnd"/>
      <w:r>
        <w:rPr>
          <w:rFonts w:ascii="Times New Roman" w:hAnsi="Times New Roman" w:cs="Times New Roman"/>
          <w:sz w:val="24"/>
          <w:szCs w:val="24"/>
        </w:rPr>
        <w:t xml:space="preserve"> Holt with steepness </w:t>
      </w:r>
      <w:r w:rsidRPr="006247E3">
        <w:rPr>
          <w:rFonts w:ascii="Times New Roman" w:hAnsi="Times New Roman" w:cs="Times New Roman"/>
          <w:i/>
          <w:sz w:val="24"/>
          <w:szCs w:val="24"/>
        </w:rPr>
        <w:t xml:space="preserve">h </w:t>
      </w:r>
      <w:r>
        <w:rPr>
          <w:rFonts w:ascii="Times New Roman" w:hAnsi="Times New Roman" w:cs="Times New Roman"/>
          <w:sz w:val="24"/>
          <w:szCs w:val="24"/>
        </w:rPr>
        <w:t>estimated</w:t>
      </w:r>
    </w:p>
    <w:p w14:paraId="4AD3DF3D" w14:textId="77777777" w:rsidR="006247E3" w:rsidRPr="00FF74B6" w:rsidRDefault="006247E3" w:rsidP="001B61C4">
      <w:pPr>
        <w:jc w:val="both"/>
        <w:rPr>
          <w:rFonts w:ascii="Times New Roman" w:hAnsi="Times New Roman" w:cs="Times New Roman"/>
          <w:sz w:val="24"/>
          <w:szCs w:val="24"/>
        </w:rPr>
      </w:pPr>
    </w:p>
    <w:p w14:paraId="3D280100" w14:textId="77777777" w:rsidR="007E218D" w:rsidRDefault="00FF74B6" w:rsidP="00406114">
      <w:pPr>
        <w:pStyle w:val="Heading3"/>
        <w:ind w:left="0"/>
      </w:pPr>
      <w:bookmarkStart w:id="53" w:name="_Toc465365311"/>
      <w:r w:rsidRPr="00FF74B6">
        <w:t>East + Mediterranean</w:t>
      </w:r>
      <w:bookmarkEnd w:id="53"/>
    </w:p>
    <w:p w14:paraId="42BB2EAC" w14:textId="77777777" w:rsidR="00FF74B6" w:rsidRDefault="00FF74B6" w:rsidP="001B61C4">
      <w:pPr>
        <w:rPr>
          <w:rFonts w:ascii="Times New Roman" w:hAnsi="Times New Roman" w:cs="Times New Roman"/>
          <w:sz w:val="24"/>
          <w:szCs w:val="24"/>
        </w:rPr>
      </w:pPr>
    </w:p>
    <w:p w14:paraId="21FA55E0" w14:textId="77777777" w:rsidR="007E218D" w:rsidRDefault="006247E3" w:rsidP="00406114">
      <w:pPr>
        <w:rPr>
          <w:rFonts w:ascii="Times New Roman" w:hAnsi="Times New Roman" w:cs="Times New Roman"/>
          <w:sz w:val="24"/>
          <w:szCs w:val="24"/>
        </w:rPr>
      </w:pPr>
      <w:r>
        <w:rPr>
          <w:rFonts w:ascii="Times New Roman" w:hAnsi="Times New Roman" w:cs="Times New Roman"/>
          <w:sz w:val="24"/>
          <w:szCs w:val="24"/>
        </w:rPr>
        <w:t>Functional form</w:t>
      </w:r>
      <w:r w:rsidR="002C1CAD">
        <w:rPr>
          <w:rFonts w:ascii="Times New Roman" w:hAnsi="Times New Roman" w:cs="Times New Roman"/>
          <w:sz w:val="24"/>
          <w:szCs w:val="24"/>
        </w:rPr>
        <w:t>s fitted to years 1950+</w:t>
      </w:r>
    </w:p>
    <w:p w14:paraId="1BBD409A" w14:textId="77777777" w:rsidR="007E218D" w:rsidRDefault="00271515" w:rsidP="00406114">
      <w:pPr>
        <w:pStyle w:val="ListParagraph"/>
        <w:numPr>
          <w:ilvl w:val="0"/>
          <w:numId w:val="15"/>
        </w:numPr>
        <w:ind w:left="357" w:hanging="357"/>
        <w:jc w:val="both"/>
        <w:rPr>
          <w:rFonts w:ascii="Times New Roman" w:hAnsi="Times New Roman" w:cs="Times New Roman"/>
          <w:sz w:val="24"/>
          <w:szCs w:val="24"/>
        </w:rPr>
      </w:pPr>
      <w:proofErr w:type="spellStart"/>
      <w:r>
        <w:rPr>
          <w:rFonts w:ascii="Times New Roman" w:hAnsi="Times New Roman" w:cs="Times New Roman"/>
          <w:sz w:val="24"/>
          <w:szCs w:val="24"/>
        </w:rPr>
        <w:t>Beverton</w:t>
      </w:r>
      <w:proofErr w:type="spellEnd"/>
      <w:r>
        <w:rPr>
          <w:rFonts w:ascii="Times New Roman" w:hAnsi="Times New Roman" w:cs="Times New Roman"/>
          <w:sz w:val="24"/>
          <w:szCs w:val="24"/>
        </w:rPr>
        <w:t xml:space="preserve"> Holt with </w:t>
      </w:r>
      <w:r w:rsidRPr="00271515">
        <w:rPr>
          <w:rFonts w:ascii="Times New Roman" w:hAnsi="Times New Roman" w:cs="Times New Roman"/>
          <w:i/>
          <w:sz w:val="24"/>
          <w:szCs w:val="24"/>
        </w:rPr>
        <w:t>h</w:t>
      </w:r>
      <w:r>
        <w:rPr>
          <w:rFonts w:ascii="Times New Roman" w:hAnsi="Times New Roman" w:cs="Times New Roman"/>
          <w:sz w:val="24"/>
          <w:szCs w:val="24"/>
        </w:rPr>
        <w:t xml:space="preserve"> = 0.98 for 1950-1982, 1983+ and 1950+</w:t>
      </w:r>
    </w:p>
    <w:p w14:paraId="46641FB3" w14:textId="77777777" w:rsidR="007E218D" w:rsidRDefault="00271515" w:rsidP="00406114">
      <w:pPr>
        <w:pStyle w:val="ListParagraph"/>
        <w:numPr>
          <w:ilvl w:val="0"/>
          <w:numId w:val="15"/>
        </w:numPr>
        <w:ind w:left="357" w:hanging="357"/>
        <w:jc w:val="both"/>
        <w:rPr>
          <w:rFonts w:ascii="Times New Roman" w:hAnsi="Times New Roman" w:cs="Times New Roman"/>
          <w:sz w:val="24"/>
          <w:szCs w:val="24"/>
        </w:rPr>
      </w:pPr>
      <w:proofErr w:type="spellStart"/>
      <w:r>
        <w:rPr>
          <w:rFonts w:ascii="Times New Roman" w:hAnsi="Times New Roman" w:cs="Times New Roman"/>
          <w:sz w:val="24"/>
          <w:szCs w:val="24"/>
        </w:rPr>
        <w:t>Beverton</w:t>
      </w:r>
      <w:proofErr w:type="spellEnd"/>
      <w:r>
        <w:rPr>
          <w:rFonts w:ascii="Times New Roman" w:hAnsi="Times New Roman" w:cs="Times New Roman"/>
          <w:sz w:val="24"/>
          <w:szCs w:val="24"/>
        </w:rPr>
        <w:t xml:space="preserve"> Holt with </w:t>
      </w:r>
      <w:r w:rsidRPr="00271515">
        <w:rPr>
          <w:rFonts w:ascii="Times New Roman" w:hAnsi="Times New Roman" w:cs="Times New Roman"/>
          <w:i/>
          <w:sz w:val="24"/>
          <w:szCs w:val="24"/>
        </w:rPr>
        <w:t xml:space="preserve">h </w:t>
      </w:r>
      <w:r>
        <w:rPr>
          <w:rFonts w:ascii="Times New Roman" w:hAnsi="Times New Roman" w:cs="Times New Roman"/>
          <w:sz w:val="24"/>
          <w:szCs w:val="24"/>
        </w:rPr>
        <w:t>= 0.70 for 1950-1982, 1983+ and 1950+</w:t>
      </w:r>
    </w:p>
    <w:p w14:paraId="0A20E202" w14:textId="77777777" w:rsidR="007E218D" w:rsidRDefault="007E218D" w:rsidP="00406114">
      <w:pPr>
        <w:rPr>
          <w:rFonts w:ascii="Times New Roman" w:hAnsi="Times New Roman" w:cs="Times New Roman"/>
          <w:sz w:val="24"/>
          <w:szCs w:val="24"/>
        </w:rPr>
      </w:pPr>
    </w:p>
    <w:p w14:paraId="2A8B213F" w14:textId="77777777" w:rsidR="007E218D" w:rsidRDefault="0065577D" w:rsidP="00406114">
      <w:pPr>
        <w:rPr>
          <w:rFonts w:ascii="Times New Roman" w:hAnsi="Times New Roman" w:cs="Times New Roman"/>
          <w:sz w:val="24"/>
          <w:szCs w:val="24"/>
        </w:rPr>
      </w:pPr>
      <w:r>
        <w:rPr>
          <w:rFonts w:ascii="Times New Roman" w:hAnsi="Times New Roman" w:cs="Times New Roman"/>
          <w:sz w:val="24"/>
          <w:szCs w:val="24"/>
        </w:rPr>
        <w:t>Note that 1950-1</w:t>
      </w:r>
      <w:r w:rsidR="00D63EA0">
        <w:rPr>
          <w:rFonts w:ascii="Times New Roman" w:hAnsi="Times New Roman" w:cs="Times New Roman"/>
          <w:sz w:val="24"/>
          <w:szCs w:val="24"/>
        </w:rPr>
        <w:t>9</w:t>
      </w:r>
      <w:r>
        <w:rPr>
          <w:rFonts w:ascii="Times New Roman" w:hAnsi="Times New Roman" w:cs="Times New Roman"/>
          <w:sz w:val="24"/>
          <w:szCs w:val="24"/>
        </w:rPr>
        <w:t>82 is “low” recruitment, and 1983+ is “high” recruitment.</w:t>
      </w:r>
    </w:p>
    <w:p w14:paraId="36874268" w14:textId="77777777" w:rsidR="00FF74B6" w:rsidRPr="00FF74B6" w:rsidRDefault="00FF74B6" w:rsidP="001B61C4">
      <w:pPr>
        <w:jc w:val="both"/>
        <w:rPr>
          <w:rFonts w:ascii="Times New Roman" w:hAnsi="Times New Roman" w:cs="Times New Roman"/>
          <w:sz w:val="24"/>
          <w:szCs w:val="24"/>
        </w:rPr>
      </w:pPr>
    </w:p>
    <w:p w14:paraId="7E0B656C" w14:textId="77777777" w:rsidR="007E218D" w:rsidRDefault="00271515" w:rsidP="00406114">
      <w:pPr>
        <w:pStyle w:val="Heading3"/>
        <w:ind w:left="0"/>
      </w:pPr>
      <w:bookmarkStart w:id="54" w:name="_Toc465365312"/>
      <w:r>
        <w:t>Future r</w:t>
      </w:r>
      <w:r w:rsidRPr="00271515">
        <w:t>egime shifts</w:t>
      </w:r>
      <w:bookmarkEnd w:id="54"/>
    </w:p>
    <w:p w14:paraId="163ED1AE" w14:textId="77777777" w:rsidR="007E218D" w:rsidRDefault="007E218D" w:rsidP="00406114">
      <w:pPr>
        <w:pStyle w:val="ListParagraph"/>
        <w:ind w:left="0"/>
        <w:jc w:val="both"/>
        <w:rPr>
          <w:rFonts w:ascii="Times New Roman" w:hAnsi="Times New Roman" w:cs="Times New Roman"/>
          <w:i/>
          <w:sz w:val="24"/>
          <w:szCs w:val="24"/>
        </w:rPr>
      </w:pPr>
    </w:p>
    <w:p w14:paraId="02FEB3FE" w14:textId="77777777" w:rsidR="007E218D" w:rsidRDefault="00271515" w:rsidP="00406114">
      <w:pPr>
        <w:pStyle w:val="Heading4"/>
        <w:ind w:left="0"/>
      </w:pPr>
      <w:bookmarkStart w:id="55" w:name="_Toc465365313"/>
      <w:r w:rsidRPr="00271515">
        <w:t>West</w:t>
      </w:r>
      <w:bookmarkEnd w:id="55"/>
    </w:p>
    <w:p w14:paraId="004BB819" w14:textId="77777777" w:rsidR="007E218D" w:rsidRDefault="00271515" w:rsidP="00406114">
      <w:pPr>
        <w:pStyle w:val="ListParagraph"/>
        <w:numPr>
          <w:ilvl w:val="0"/>
          <w:numId w:val="16"/>
        </w:numPr>
        <w:ind w:left="357" w:hanging="357"/>
        <w:jc w:val="both"/>
        <w:rPr>
          <w:rFonts w:ascii="Times New Roman" w:hAnsi="Times New Roman" w:cs="Times New Roman"/>
          <w:sz w:val="24"/>
          <w:szCs w:val="24"/>
        </w:rPr>
      </w:pPr>
      <w:r>
        <w:rPr>
          <w:rFonts w:ascii="Times New Roman" w:hAnsi="Times New Roman" w:cs="Times New Roman"/>
          <w:sz w:val="24"/>
          <w:szCs w:val="24"/>
        </w:rPr>
        <w:t>None</w:t>
      </w:r>
    </w:p>
    <w:p w14:paraId="73E239A0" w14:textId="77777777" w:rsidR="007E218D" w:rsidRDefault="0089132A" w:rsidP="00406114">
      <w:pPr>
        <w:pStyle w:val="ListParagraph"/>
        <w:numPr>
          <w:ilvl w:val="0"/>
          <w:numId w:val="16"/>
        </w:numPr>
        <w:ind w:left="357" w:hanging="357"/>
        <w:jc w:val="both"/>
        <w:rPr>
          <w:rFonts w:ascii="Times New Roman" w:hAnsi="Times New Roman" w:cs="Times New Roman"/>
          <w:sz w:val="24"/>
          <w:szCs w:val="24"/>
        </w:rPr>
      </w:pPr>
      <w:r>
        <w:rPr>
          <w:rFonts w:ascii="Times New Roman" w:hAnsi="Times New Roman" w:cs="Times New Roman"/>
          <w:sz w:val="24"/>
          <w:szCs w:val="24"/>
        </w:rPr>
        <w:t>After 10 years of projection, switch to other regime</w:t>
      </w:r>
    </w:p>
    <w:p w14:paraId="48C995D9" w14:textId="77777777" w:rsidR="007E218D" w:rsidRDefault="0089132A" w:rsidP="00406114">
      <w:pPr>
        <w:pStyle w:val="ListParagraph"/>
        <w:numPr>
          <w:ilvl w:val="0"/>
          <w:numId w:val="16"/>
        </w:numPr>
        <w:ind w:left="357" w:hanging="357"/>
        <w:jc w:val="both"/>
        <w:rPr>
          <w:rFonts w:ascii="Times New Roman" w:hAnsi="Times New Roman" w:cs="Times New Roman"/>
          <w:sz w:val="24"/>
          <w:szCs w:val="24"/>
        </w:rPr>
      </w:pPr>
      <w:r>
        <w:rPr>
          <w:rFonts w:ascii="Times New Roman" w:hAnsi="Times New Roman" w:cs="Times New Roman"/>
          <w:sz w:val="24"/>
          <w:szCs w:val="24"/>
        </w:rPr>
        <w:t>Probability of 0.05 every projection year of switch to other regime</w:t>
      </w:r>
    </w:p>
    <w:p w14:paraId="788670AF" w14:textId="77777777" w:rsidR="0089132A" w:rsidRDefault="0089132A" w:rsidP="001B61C4">
      <w:pPr>
        <w:jc w:val="both"/>
        <w:rPr>
          <w:rFonts w:ascii="Times New Roman" w:hAnsi="Times New Roman" w:cs="Times New Roman"/>
          <w:sz w:val="24"/>
          <w:szCs w:val="24"/>
        </w:rPr>
      </w:pPr>
    </w:p>
    <w:p w14:paraId="589DD505" w14:textId="77777777" w:rsidR="007E218D" w:rsidRDefault="0089132A" w:rsidP="00406114">
      <w:pPr>
        <w:pStyle w:val="Heading4"/>
        <w:ind w:left="0"/>
      </w:pPr>
      <w:bookmarkStart w:id="56" w:name="_Toc465365314"/>
      <w:proofErr w:type="spellStart"/>
      <w:r w:rsidRPr="0089132A">
        <w:t>East+Med</w:t>
      </w:r>
      <w:bookmarkEnd w:id="56"/>
      <w:proofErr w:type="spellEnd"/>
    </w:p>
    <w:p w14:paraId="3A020CF0" w14:textId="77777777" w:rsidR="007E218D" w:rsidRDefault="0089132A" w:rsidP="00406114">
      <w:pPr>
        <w:pStyle w:val="ListParagraph"/>
        <w:numPr>
          <w:ilvl w:val="0"/>
          <w:numId w:val="17"/>
        </w:numPr>
        <w:ind w:left="357" w:hanging="357"/>
        <w:jc w:val="both"/>
        <w:rPr>
          <w:rFonts w:ascii="Times New Roman" w:hAnsi="Times New Roman" w:cs="Times New Roman"/>
          <w:sz w:val="24"/>
          <w:szCs w:val="24"/>
        </w:rPr>
      </w:pPr>
      <w:r>
        <w:rPr>
          <w:rFonts w:ascii="Times New Roman" w:hAnsi="Times New Roman" w:cs="Times New Roman"/>
          <w:sz w:val="24"/>
          <w:szCs w:val="24"/>
        </w:rPr>
        <w:t>1983+ relationship continues unchanged</w:t>
      </w:r>
    </w:p>
    <w:p w14:paraId="7BB73125" w14:textId="77777777" w:rsidR="007E218D" w:rsidRDefault="0089132A" w:rsidP="00406114">
      <w:pPr>
        <w:pStyle w:val="ListParagraph"/>
        <w:numPr>
          <w:ilvl w:val="0"/>
          <w:numId w:val="17"/>
        </w:numPr>
        <w:ind w:left="357" w:hanging="357"/>
        <w:jc w:val="both"/>
        <w:rPr>
          <w:rFonts w:ascii="Times New Roman" w:hAnsi="Times New Roman" w:cs="Times New Roman"/>
          <w:sz w:val="24"/>
          <w:szCs w:val="24"/>
        </w:rPr>
      </w:pPr>
      <w:r>
        <w:rPr>
          <w:rFonts w:ascii="Times New Roman" w:hAnsi="Times New Roman" w:cs="Times New Roman"/>
          <w:sz w:val="24"/>
          <w:szCs w:val="24"/>
        </w:rPr>
        <w:t>1983+ relationship changes to 1950-1982 relationship after 10 years</w:t>
      </w:r>
    </w:p>
    <w:p w14:paraId="3DE5501A" w14:textId="77777777" w:rsidR="007E218D" w:rsidRDefault="0089132A" w:rsidP="00406114">
      <w:pPr>
        <w:pStyle w:val="ListParagraph"/>
        <w:numPr>
          <w:ilvl w:val="0"/>
          <w:numId w:val="17"/>
        </w:numPr>
        <w:ind w:left="357" w:hanging="357"/>
        <w:jc w:val="both"/>
        <w:rPr>
          <w:rFonts w:ascii="Times New Roman" w:hAnsi="Times New Roman" w:cs="Times New Roman"/>
          <w:sz w:val="24"/>
          <w:szCs w:val="24"/>
        </w:rPr>
      </w:pPr>
      <w:r>
        <w:rPr>
          <w:rFonts w:ascii="Times New Roman" w:hAnsi="Times New Roman" w:cs="Times New Roman"/>
          <w:sz w:val="24"/>
          <w:szCs w:val="24"/>
        </w:rPr>
        <w:t>Probability of 0.05 every projection year of a swop between 1983+ and 1950-1982 relationships</w:t>
      </w:r>
    </w:p>
    <w:p w14:paraId="213ED26F" w14:textId="77777777" w:rsidR="0089132A" w:rsidRDefault="0089132A" w:rsidP="001B61C4">
      <w:pPr>
        <w:jc w:val="both"/>
        <w:rPr>
          <w:rFonts w:ascii="Times New Roman" w:hAnsi="Times New Roman" w:cs="Times New Roman"/>
          <w:sz w:val="24"/>
          <w:szCs w:val="24"/>
        </w:rPr>
      </w:pPr>
    </w:p>
    <w:p w14:paraId="021BAFC4" w14:textId="77777777" w:rsidR="007E218D" w:rsidRDefault="00DB087E" w:rsidP="00406114">
      <w:pPr>
        <w:jc w:val="both"/>
        <w:rPr>
          <w:rFonts w:ascii="Times New Roman" w:hAnsi="Times New Roman" w:cs="Times New Roman"/>
          <w:sz w:val="24"/>
          <w:szCs w:val="24"/>
        </w:rPr>
      </w:pPr>
      <w:r>
        <w:rPr>
          <w:rFonts w:ascii="Times New Roman" w:hAnsi="Times New Roman" w:cs="Times New Roman"/>
          <w:sz w:val="24"/>
          <w:szCs w:val="24"/>
        </w:rPr>
        <w:t>Note that for option c), it might be better to preclude changes over, say, the last 10 years of a 30-year projection period to ease interpretation of results through the reduction of transient effects.</w:t>
      </w:r>
    </w:p>
    <w:p w14:paraId="7B329198" w14:textId="77777777" w:rsidR="0089132A" w:rsidRDefault="0089132A" w:rsidP="001B61C4">
      <w:pPr>
        <w:jc w:val="both"/>
        <w:rPr>
          <w:rFonts w:ascii="Times New Roman" w:hAnsi="Times New Roman" w:cs="Times New Roman"/>
          <w:sz w:val="24"/>
          <w:szCs w:val="24"/>
        </w:rPr>
      </w:pPr>
    </w:p>
    <w:p w14:paraId="5E08788B" w14:textId="77777777" w:rsidR="007E218D" w:rsidRDefault="0059552F" w:rsidP="00406114">
      <w:pPr>
        <w:pStyle w:val="Heading3"/>
        <w:ind w:left="0"/>
      </w:pPr>
      <w:bookmarkStart w:id="57" w:name="_Toc465365315"/>
      <w:r w:rsidRPr="0059552F">
        <w:t>Statistical properties</w:t>
      </w:r>
      <w:bookmarkEnd w:id="57"/>
    </w:p>
    <w:p w14:paraId="060554E0" w14:textId="77777777" w:rsidR="00271515" w:rsidRPr="0089132A" w:rsidRDefault="00271515" w:rsidP="001B61C4">
      <w:pPr>
        <w:jc w:val="both"/>
        <w:rPr>
          <w:rFonts w:ascii="Times New Roman" w:hAnsi="Times New Roman" w:cs="Times New Roman"/>
          <w:sz w:val="24"/>
          <w:szCs w:val="24"/>
        </w:rPr>
      </w:pPr>
    </w:p>
    <w:p w14:paraId="1595C9D4" w14:textId="77777777" w:rsidR="007E218D" w:rsidRDefault="0059552F"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Residuals are taken</w:t>
      </w:r>
      <w:r w:rsidRPr="0059552F">
        <w:rPr>
          <w:rFonts w:ascii="Times New Roman" w:hAnsi="Times New Roman" w:cs="Times New Roman"/>
          <w:sz w:val="24"/>
          <w:szCs w:val="24"/>
        </w:rPr>
        <w:t xml:space="preserve"> to be </w:t>
      </w:r>
      <w:r>
        <w:rPr>
          <w:rFonts w:ascii="Times New Roman" w:hAnsi="Times New Roman" w:cs="Times New Roman"/>
          <w:sz w:val="24"/>
          <w:szCs w:val="24"/>
        </w:rPr>
        <w:t xml:space="preserve">lognormally distributed about the relationship assumed with </w:t>
      </w:r>
      <w:r w:rsidR="00D2389D">
        <w:rPr>
          <w:rFonts w:ascii="Times New Roman" w:hAnsi="Times New Roman" w:cs="Times New Roman"/>
          <w:sz w:val="24"/>
          <w:szCs w:val="24"/>
        </w:rPr>
        <w:t>the standard deviation of the log recruitments (</w:t>
      </w:r>
      <w:proofErr w:type="spellStart"/>
      <w:r w:rsidR="00D2389D" w:rsidRPr="00D2389D">
        <w:rPr>
          <w:rFonts w:ascii="Times New Roman" w:hAnsi="Times New Roman" w:cs="Times New Roman"/>
          <w:i/>
          <w:sz w:val="24"/>
          <w:szCs w:val="24"/>
        </w:rPr>
        <w:t>σ</w:t>
      </w:r>
      <w:r w:rsidR="00D2389D" w:rsidRPr="00D2389D">
        <w:rPr>
          <w:rFonts w:ascii="Times New Roman" w:hAnsi="Times New Roman" w:cs="Times New Roman"/>
          <w:i/>
          <w:sz w:val="24"/>
          <w:szCs w:val="24"/>
          <w:vertAlign w:val="subscript"/>
        </w:rPr>
        <w:t>R</w:t>
      </w:r>
      <w:proofErr w:type="spellEnd"/>
      <w:r w:rsidR="00D2389D">
        <w:rPr>
          <w:rFonts w:ascii="Times New Roman" w:hAnsi="Times New Roman" w:cs="Times New Roman"/>
          <w:sz w:val="24"/>
          <w:szCs w:val="24"/>
        </w:rPr>
        <w:t>) invariant over time.</w:t>
      </w:r>
    </w:p>
    <w:p w14:paraId="2E6C8330" w14:textId="77777777" w:rsidR="007E218D" w:rsidRDefault="007E218D" w:rsidP="00406114">
      <w:pPr>
        <w:pStyle w:val="ListParagraph"/>
        <w:ind w:left="0"/>
        <w:jc w:val="both"/>
        <w:rPr>
          <w:rFonts w:ascii="Times New Roman" w:hAnsi="Times New Roman" w:cs="Times New Roman"/>
          <w:sz w:val="24"/>
          <w:szCs w:val="24"/>
        </w:rPr>
      </w:pPr>
    </w:p>
    <w:p w14:paraId="13F1929F" w14:textId="77777777" w:rsidR="007E218D" w:rsidRDefault="00BB059A" w:rsidP="00406114">
      <w:pPr>
        <w:pStyle w:val="Heading4"/>
        <w:ind w:left="0"/>
      </w:pPr>
      <w:bookmarkStart w:id="58" w:name="_Toc465365316"/>
      <w:r>
        <w:t>Baseline</w:t>
      </w:r>
      <w:bookmarkEnd w:id="58"/>
    </w:p>
    <w:p w14:paraId="35928A7F" w14:textId="77777777" w:rsidR="007E218D" w:rsidRPr="00406114" w:rsidRDefault="007E218D" w:rsidP="00406114">
      <w:pPr>
        <w:rPr>
          <w:lang w:eastAsia="en-ZA"/>
        </w:rPr>
      </w:pPr>
    </w:p>
    <w:p w14:paraId="51D7EE78" w14:textId="77777777" w:rsidR="007E218D" w:rsidRDefault="00D2389D" w:rsidP="00406114">
      <w:pPr>
        <w:pStyle w:val="ListParagraph"/>
        <w:ind w:left="0"/>
        <w:jc w:val="both"/>
        <w:rPr>
          <w:rFonts w:ascii="Times New Roman" w:hAnsi="Times New Roman" w:cs="Times New Roman"/>
          <w:sz w:val="24"/>
          <w:szCs w:val="24"/>
        </w:rPr>
      </w:pPr>
      <w:r w:rsidRPr="00D2389D">
        <w:rPr>
          <w:rFonts w:ascii="Times New Roman" w:hAnsi="Times New Roman" w:cs="Times New Roman"/>
          <w:sz w:val="24"/>
          <w:szCs w:val="24"/>
        </w:rPr>
        <w:t>Uncorrelated</w:t>
      </w:r>
      <w:r>
        <w:rPr>
          <w:rFonts w:ascii="Times New Roman" w:hAnsi="Times New Roman" w:cs="Times New Roman"/>
          <w:sz w:val="24"/>
          <w:szCs w:val="24"/>
        </w:rPr>
        <w:t xml:space="preserve"> residuals with </w:t>
      </w:r>
      <w:proofErr w:type="spellStart"/>
      <w:r w:rsidRPr="00D2389D">
        <w:rPr>
          <w:rFonts w:ascii="Times New Roman" w:hAnsi="Times New Roman" w:cs="Times New Roman"/>
          <w:i/>
          <w:sz w:val="24"/>
          <w:szCs w:val="24"/>
        </w:rPr>
        <w:t>σ</w:t>
      </w:r>
      <w:r w:rsidRPr="00D2389D">
        <w:rPr>
          <w:rFonts w:ascii="Times New Roman" w:hAnsi="Times New Roman" w:cs="Times New Roman"/>
          <w:i/>
          <w:sz w:val="24"/>
          <w:szCs w:val="24"/>
          <w:vertAlign w:val="subscript"/>
        </w:rPr>
        <w:t>R</w:t>
      </w:r>
      <w:proofErr w:type="spellEnd"/>
      <w:r>
        <w:rPr>
          <w:rFonts w:ascii="Times New Roman" w:hAnsi="Times New Roman" w:cs="Times New Roman"/>
          <w:sz w:val="24"/>
          <w:szCs w:val="24"/>
        </w:rPr>
        <w:t xml:space="preserve"> = </w:t>
      </w:r>
      <w:proofErr w:type="gramStart"/>
      <w:r>
        <w:rPr>
          <w:rFonts w:ascii="Times New Roman" w:hAnsi="Times New Roman" w:cs="Times New Roman"/>
          <w:sz w:val="24"/>
          <w:szCs w:val="24"/>
        </w:rPr>
        <w:t>0.5</w:t>
      </w:r>
      <w:r w:rsidR="00D63EA0">
        <w:rPr>
          <w:rFonts w:ascii="Times New Roman" w:hAnsi="Times New Roman" w:cs="Times New Roman"/>
          <w:sz w:val="24"/>
          <w:szCs w:val="24"/>
        </w:rPr>
        <w:t xml:space="preserve"> .</w:t>
      </w:r>
      <w:proofErr w:type="gramEnd"/>
    </w:p>
    <w:p w14:paraId="63E4649B" w14:textId="77777777" w:rsidR="007E218D" w:rsidRDefault="007E218D" w:rsidP="00406114">
      <w:pPr>
        <w:pStyle w:val="ListParagraph"/>
        <w:ind w:left="0"/>
        <w:jc w:val="both"/>
        <w:rPr>
          <w:rFonts w:ascii="Times New Roman" w:hAnsi="Times New Roman" w:cs="Times New Roman"/>
          <w:sz w:val="24"/>
          <w:szCs w:val="24"/>
        </w:rPr>
      </w:pPr>
    </w:p>
    <w:p w14:paraId="4BF4878B" w14:textId="77777777" w:rsidR="007E218D" w:rsidRDefault="00D2389D" w:rsidP="00406114">
      <w:pPr>
        <w:pStyle w:val="Heading4"/>
        <w:ind w:left="0"/>
      </w:pPr>
      <w:bookmarkStart w:id="59" w:name="_Toc465365317"/>
      <w:r w:rsidRPr="00D2389D">
        <w:t>Alternative options</w:t>
      </w:r>
      <w:bookmarkEnd w:id="59"/>
    </w:p>
    <w:p w14:paraId="7F00B549" w14:textId="77777777" w:rsidR="007E218D" w:rsidRPr="00406114" w:rsidRDefault="007E218D" w:rsidP="00406114">
      <w:pPr>
        <w:rPr>
          <w:lang w:eastAsia="en-ZA"/>
        </w:rPr>
      </w:pPr>
    </w:p>
    <w:p w14:paraId="5937B0E5" w14:textId="77777777" w:rsidR="007E218D" w:rsidRDefault="00D2389D" w:rsidP="00406114">
      <w:pPr>
        <w:pStyle w:val="ListParagraph"/>
        <w:ind w:left="0"/>
        <w:jc w:val="both"/>
        <w:rPr>
          <w:rFonts w:ascii="Times New Roman" w:hAnsi="Times New Roman" w:cs="Times New Roman"/>
          <w:sz w:val="24"/>
          <w:szCs w:val="24"/>
        </w:rPr>
      </w:pPr>
      <w:proofErr w:type="spellStart"/>
      <w:proofErr w:type="gramStart"/>
      <w:r w:rsidRPr="00D2389D">
        <w:rPr>
          <w:rFonts w:ascii="Times New Roman" w:hAnsi="Times New Roman" w:cs="Times New Roman"/>
          <w:i/>
          <w:sz w:val="24"/>
          <w:szCs w:val="24"/>
        </w:rPr>
        <w:lastRenderedPageBreak/>
        <w:t>σ</w:t>
      </w:r>
      <w:r w:rsidRPr="00D2389D">
        <w:rPr>
          <w:rFonts w:ascii="Times New Roman" w:hAnsi="Times New Roman" w:cs="Times New Roman"/>
          <w:i/>
          <w:sz w:val="24"/>
          <w:szCs w:val="24"/>
          <w:vertAlign w:val="subscript"/>
        </w:rPr>
        <w:t>R</w:t>
      </w:r>
      <w:proofErr w:type="spellEnd"/>
      <w:proofErr w:type="gramEnd"/>
      <w:r>
        <w:rPr>
          <w:rFonts w:ascii="Times New Roman" w:hAnsi="Times New Roman" w:cs="Times New Roman"/>
          <w:sz w:val="24"/>
          <w:szCs w:val="24"/>
          <w:vertAlign w:val="subscript"/>
        </w:rPr>
        <w:t xml:space="preserve"> </w:t>
      </w:r>
      <w:r>
        <w:rPr>
          <w:rFonts w:ascii="Times New Roman" w:hAnsi="Times New Roman" w:cs="Times New Roman"/>
          <w:sz w:val="24"/>
          <w:szCs w:val="24"/>
        </w:rPr>
        <w:t>and autocorrelation as estimated from the residuals for the conditioning concerned (post model fit, not within model fit</w:t>
      </w:r>
      <w:r w:rsidR="00D63EA0">
        <w:rPr>
          <w:rFonts w:ascii="Times New Roman" w:hAnsi="Times New Roman" w:cs="Times New Roman"/>
          <w:sz w:val="24"/>
          <w:szCs w:val="24"/>
        </w:rPr>
        <w:t>,</w:t>
      </w:r>
      <w:r w:rsidR="000708BD">
        <w:rPr>
          <w:rFonts w:ascii="Times New Roman" w:hAnsi="Times New Roman" w:cs="Times New Roman"/>
          <w:sz w:val="24"/>
          <w:szCs w:val="24"/>
        </w:rPr>
        <w:t xml:space="preserve"> for greater statistical stability</w:t>
      </w:r>
      <w:r>
        <w:rPr>
          <w:rFonts w:ascii="Times New Roman" w:hAnsi="Times New Roman" w:cs="Times New Roman"/>
          <w:sz w:val="24"/>
          <w:szCs w:val="24"/>
        </w:rPr>
        <w:t>)</w:t>
      </w:r>
      <w:r w:rsidR="000708BD">
        <w:rPr>
          <w:rFonts w:ascii="Times New Roman" w:hAnsi="Times New Roman" w:cs="Times New Roman"/>
          <w:sz w:val="24"/>
          <w:szCs w:val="24"/>
        </w:rPr>
        <w:t xml:space="preserve">. For </w:t>
      </w:r>
      <w:proofErr w:type="spellStart"/>
      <w:r w:rsidR="000708BD">
        <w:rPr>
          <w:rFonts w:ascii="Times New Roman" w:hAnsi="Times New Roman" w:cs="Times New Roman"/>
          <w:sz w:val="24"/>
          <w:szCs w:val="24"/>
        </w:rPr>
        <w:t>East+Med</w:t>
      </w:r>
      <w:proofErr w:type="spellEnd"/>
      <w:r w:rsidR="000708BD">
        <w:rPr>
          <w:rFonts w:ascii="Times New Roman" w:hAnsi="Times New Roman" w:cs="Times New Roman"/>
          <w:sz w:val="24"/>
          <w:szCs w:val="24"/>
        </w:rPr>
        <w:t xml:space="preserve"> this will refer to the 1950+ fit</w:t>
      </w:r>
      <w:r w:rsidR="00D63EA0">
        <w:rPr>
          <w:rFonts w:ascii="Times New Roman" w:hAnsi="Times New Roman" w:cs="Times New Roman"/>
          <w:sz w:val="24"/>
          <w:szCs w:val="24"/>
        </w:rPr>
        <w:t>s</w:t>
      </w:r>
      <w:r w:rsidR="000708BD">
        <w:rPr>
          <w:rFonts w:ascii="Times New Roman" w:hAnsi="Times New Roman" w:cs="Times New Roman"/>
          <w:sz w:val="24"/>
          <w:szCs w:val="24"/>
        </w:rPr>
        <w:t>.</w:t>
      </w:r>
    </w:p>
    <w:p w14:paraId="488A394D" w14:textId="77777777" w:rsidR="007E218D" w:rsidRDefault="007E218D" w:rsidP="00406114">
      <w:pPr>
        <w:pStyle w:val="ListParagraph"/>
        <w:ind w:left="0"/>
        <w:jc w:val="both"/>
        <w:rPr>
          <w:rFonts w:ascii="Times New Roman" w:hAnsi="Times New Roman" w:cs="Times New Roman"/>
          <w:sz w:val="24"/>
          <w:szCs w:val="24"/>
        </w:rPr>
      </w:pPr>
    </w:p>
    <w:p w14:paraId="79C51F54" w14:textId="77777777" w:rsidR="007E218D" w:rsidRDefault="007E218D" w:rsidP="00406114">
      <w:pPr>
        <w:pStyle w:val="ListParagraph"/>
        <w:ind w:left="0"/>
        <w:jc w:val="both"/>
        <w:rPr>
          <w:rFonts w:ascii="Times New Roman" w:hAnsi="Times New Roman" w:cs="Times New Roman"/>
          <w:sz w:val="24"/>
          <w:szCs w:val="24"/>
        </w:rPr>
      </w:pPr>
    </w:p>
    <w:p w14:paraId="1A4FC9FC" w14:textId="77777777" w:rsidR="007E218D" w:rsidRDefault="000708BD" w:rsidP="00406114">
      <w:pPr>
        <w:pStyle w:val="Heading3"/>
        <w:ind w:left="0"/>
      </w:pPr>
      <w:bookmarkStart w:id="60" w:name="_Toc465365318"/>
      <w:r w:rsidRPr="000708BD">
        <w:t>Possible future distributional changes</w:t>
      </w:r>
      <w:bookmarkEnd w:id="60"/>
    </w:p>
    <w:p w14:paraId="020494C1" w14:textId="77777777" w:rsidR="007E218D" w:rsidRDefault="007E218D" w:rsidP="00406114">
      <w:pPr>
        <w:pStyle w:val="ListParagraph"/>
        <w:ind w:left="0"/>
        <w:jc w:val="both"/>
        <w:rPr>
          <w:rFonts w:ascii="Times New Roman" w:hAnsi="Times New Roman" w:cs="Times New Roman"/>
          <w:sz w:val="24"/>
          <w:szCs w:val="24"/>
        </w:rPr>
      </w:pPr>
    </w:p>
    <w:p w14:paraId="04CB592E" w14:textId="77777777" w:rsidR="007E218D" w:rsidRDefault="00815AF5" w:rsidP="00406114">
      <w:pPr>
        <w:jc w:val="both"/>
        <w:rPr>
          <w:rFonts w:ascii="Times New Roman" w:hAnsi="Times New Roman" w:cs="Times New Roman"/>
          <w:sz w:val="24"/>
          <w:szCs w:val="24"/>
        </w:rPr>
      </w:pPr>
      <w:r w:rsidRPr="000708BD">
        <w:rPr>
          <w:rFonts w:ascii="Times New Roman" w:hAnsi="Times New Roman" w:cs="Times New Roman"/>
          <w:sz w:val="24"/>
          <w:szCs w:val="24"/>
        </w:rPr>
        <w:t>Plausible options for future distributional changes (in relative terms) in response to changes in abundance and to possible environmental changes</w:t>
      </w:r>
      <w:r w:rsidR="000708BD">
        <w:rPr>
          <w:rFonts w:ascii="Times New Roman" w:hAnsi="Times New Roman" w:cs="Times New Roman"/>
          <w:sz w:val="24"/>
          <w:szCs w:val="24"/>
        </w:rPr>
        <w:t xml:space="preserve"> will be considered in a “second round”</w:t>
      </w:r>
      <w:r w:rsidRPr="000708BD">
        <w:rPr>
          <w:rFonts w:ascii="Times New Roman" w:hAnsi="Times New Roman" w:cs="Times New Roman"/>
          <w:sz w:val="24"/>
          <w:szCs w:val="24"/>
        </w:rPr>
        <w:t>.</w:t>
      </w:r>
    </w:p>
    <w:p w14:paraId="0828DB82" w14:textId="77777777" w:rsidR="00AF7796" w:rsidRDefault="00AF7796" w:rsidP="001B61C4">
      <w:pPr>
        <w:jc w:val="both"/>
        <w:rPr>
          <w:rFonts w:ascii="Times New Roman" w:hAnsi="Times New Roman" w:cs="Times New Roman"/>
          <w:sz w:val="24"/>
          <w:szCs w:val="24"/>
        </w:rPr>
      </w:pPr>
    </w:p>
    <w:p w14:paraId="2279D1A0" w14:textId="77777777" w:rsidR="001D16B6" w:rsidRDefault="001D16B6" w:rsidP="001B61C4">
      <w:pPr>
        <w:jc w:val="both"/>
        <w:rPr>
          <w:rFonts w:ascii="Times New Roman" w:hAnsi="Times New Roman" w:cs="Times New Roman"/>
          <w:sz w:val="24"/>
          <w:szCs w:val="24"/>
        </w:rPr>
      </w:pPr>
    </w:p>
    <w:p w14:paraId="366BB5AE" w14:textId="77777777" w:rsidR="00E016A0" w:rsidRDefault="00E016A0" w:rsidP="001B61C4">
      <w:pPr>
        <w:jc w:val="both"/>
        <w:rPr>
          <w:rFonts w:ascii="Times New Roman" w:hAnsi="Times New Roman" w:cs="Times New Roman"/>
          <w:sz w:val="24"/>
          <w:szCs w:val="24"/>
        </w:rPr>
      </w:pPr>
    </w:p>
    <w:p w14:paraId="5D259CE4" w14:textId="77777777" w:rsidR="007E218D" w:rsidRDefault="00AF7796" w:rsidP="00406114">
      <w:pPr>
        <w:pStyle w:val="Heading1"/>
        <w:ind w:left="0"/>
      </w:pPr>
      <w:bookmarkStart w:id="61" w:name="_Toc465365319"/>
      <w:r w:rsidRPr="00AF7796">
        <w:t>FUTURE CATCHES</w:t>
      </w:r>
      <w:bookmarkEnd w:id="61"/>
    </w:p>
    <w:p w14:paraId="0700B804" w14:textId="77777777" w:rsidR="007E218D" w:rsidRDefault="007E218D" w:rsidP="00406114">
      <w:pPr>
        <w:pStyle w:val="ListParagraph"/>
        <w:ind w:left="0"/>
        <w:jc w:val="both"/>
        <w:rPr>
          <w:rFonts w:ascii="Times New Roman" w:hAnsi="Times New Roman" w:cs="Times New Roman"/>
          <w:sz w:val="24"/>
          <w:szCs w:val="24"/>
        </w:rPr>
      </w:pPr>
    </w:p>
    <w:p w14:paraId="41A0151F" w14:textId="77777777" w:rsidR="007E218D" w:rsidRDefault="0065577D" w:rsidP="00406114">
      <w:pPr>
        <w:pStyle w:val="Heading4"/>
        <w:ind w:left="0"/>
      </w:pPr>
      <w:bookmarkStart w:id="62" w:name="_Toc465365320"/>
      <w:r w:rsidRPr="0065577D">
        <w:t>Baseline</w:t>
      </w:r>
      <w:bookmarkEnd w:id="62"/>
    </w:p>
    <w:p w14:paraId="35570B6C" w14:textId="77777777" w:rsidR="007E218D" w:rsidRDefault="007E218D" w:rsidP="00406114">
      <w:pPr>
        <w:pStyle w:val="ListParagraph"/>
        <w:ind w:left="0"/>
        <w:jc w:val="both"/>
        <w:rPr>
          <w:rFonts w:ascii="Times New Roman" w:hAnsi="Times New Roman" w:cs="Times New Roman"/>
          <w:sz w:val="24"/>
          <w:szCs w:val="24"/>
        </w:rPr>
      </w:pPr>
    </w:p>
    <w:p w14:paraId="675DFACF" w14:textId="77777777" w:rsidR="007E218D" w:rsidRDefault="00820B53" w:rsidP="00406114">
      <w:pPr>
        <w:pStyle w:val="ListParagraph"/>
        <w:numPr>
          <w:ilvl w:val="0"/>
          <w:numId w:val="19"/>
        </w:numPr>
        <w:ind w:left="357" w:hanging="357"/>
        <w:jc w:val="both"/>
        <w:rPr>
          <w:rFonts w:ascii="Times New Roman" w:hAnsi="Times New Roman" w:cs="Times New Roman"/>
          <w:sz w:val="24"/>
          <w:szCs w:val="24"/>
        </w:rPr>
      </w:pPr>
      <w:r>
        <w:rPr>
          <w:rFonts w:ascii="Times New Roman" w:hAnsi="Times New Roman" w:cs="Times New Roman"/>
          <w:sz w:val="24"/>
          <w:szCs w:val="24"/>
        </w:rPr>
        <w:t>Future catches will be taken to equal future TACs</w:t>
      </w:r>
    </w:p>
    <w:p w14:paraId="1B6BC978" w14:textId="77777777" w:rsidR="007E218D" w:rsidRDefault="00820B53" w:rsidP="00406114">
      <w:pPr>
        <w:pStyle w:val="ListParagraph"/>
        <w:numPr>
          <w:ilvl w:val="0"/>
          <w:numId w:val="19"/>
        </w:numPr>
        <w:ind w:left="357" w:hanging="357"/>
        <w:jc w:val="both"/>
        <w:rPr>
          <w:rFonts w:ascii="Times New Roman" w:hAnsi="Times New Roman" w:cs="Times New Roman"/>
          <w:sz w:val="24"/>
          <w:szCs w:val="24"/>
        </w:rPr>
      </w:pPr>
      <w:r>
        <w:rPr>
          <w:rFonts w:ascii="Times New Roman" w:hAnsi="Times New Roman" w:cs="Times New Roman"/>
          <w:sz w:val="24"/>
          <w:szCs w:val="24"/>
        </w:rPr>
        <w:t xml:space="preserve">The allocation of these </w:t>
      </w:r>
      <w:r w:rsidR="00735238">
        <w:rPr>
          <w:rFonts w:ascii="Times New Roman" w:hAnsi="Times New Roman" w:cs="Times New Roman"/>
          <w:sz w:val="24"/>
          <w:szCs w:val="24"/>
        </w:rPr>
        <w:t xml:space="preserve">future </w:t>
      </w:r>
      <w:r>
        <w:rPr>
          <w:rFonts w:ascii="Times New Roman" w:hAnsi="Times New Roman" w:cs="Times New Roman"/>
          <w:sz w:val="24"/>
          <w:szCs w:val="24"/>
        </w:rPr>
        <w:t>catches amongst fleets will be set equal to the average over 2012-2014</w:t>
      </w:r>
    </w:p>
    <w:p w14:paraId="111CB426" w14:textId="77777777" w:rsidR="007E218D" w:rsidRDefault="00820B53" w:rsidP="00406114">
      <w:pPr>
        <w:pStyle w:val="ListParagraph"/>
        <w:numPr>
          <w:ilvl w:val="0"/>
          <w:numId w:val="19"/>
        </w:numPr>
        <w:ind w:left="357" w:hanging="357"/>
        <w:jc w:val="both"/>
        <w:rPr>
          <w:rFonts w:ascii="Times New Roman" w:hAnsi="Times New Roman" w:cs="Times New Roman"/>
          <w:sz w:val="24"/>
          <w:szCs w:val="24"/>
        </w:rPr>
      </w:pPr>
      <w:r>
        <w:rPr>
          <w:rFonts w:ascii="Times New Roman" w:hAnsi="Times New Roman" w:cs="Times New Roman"/>
          <w:sz w:val="24"/>
          <w:szCs w:val="24"/>
        </w:rPr>
        <w:t xml:space="preserve">The spatial distribution per stratum </w:t>
      </w:r>
      <w:r w:rsidR="00735238">
        <w:rPr>
          <w:rFonts w:ascii="Times New Roman" w:hAnsi="Times New Roman" w:cs="Times New Roman"/>
          <w:sz w:val="24"/>
          <w:szCs w:val="24"/>
        </w:rPr>
        <w:t>(see item 1 above) of these future catches will be set equal to the average over 2012-2014</w:t>
      </w:r>
    </w:p>
    <w:p w14:paraId="1537C816" w14:textId="77777777" w:rsidR="007E218D" w:rsidRDefault="00820B53" w:rsidP="00406114">
      <w:pPr>
        <w:pStyle w:val="ListParagraph"/>
        <w:numPr>
          <w:ilvl w:val="0"/>
          <w:numId w:val="19"/>
        </w:numPr>
        <w:ind w:left="357" w:hanging="357"/>
        <w:jc w:val="both"/>
        <w:rPr>
          <w:rFonts w:ascii="Times New Roman" w:hAnsi="Times New Roman" w:cs="Times New Roman"/>
          <w:sz w:val="24"/>
          <w:szCs w:val="24"/>
        </w:rPr>
      </w:pPr>
      <w:r>
        <w:rPr>
          <w:rFonts w:ascii="Times New Roman" w:hAnsi="Times New Roman" w:cs="Times New Roman"/>
          <w:sz w:val="24"/>
          <w:szCs w:val="24"/>
        </w:rPr>
        <w:t xml:space="preserve">The selectivity function for each fleet for the most recent period for which this is estimated in the conditioning of the trial concerned </w:t>
      </w:r>
      <w:r w:rsidR="00735238">
        <w:rPr>
          <w:rFonts w:ascii="Times New Roman" w:hAnsi="Times New Roman" w:cs="Times New Roman"/>
          <w:sz w:val="24"/>
          <w:szCs w:val="24"/>
        </w:rPr>
        <w:t>will b</w:t>
      </w:r>
      <w:r>
        <w:rPr>
          <w:rFonts w:ascii="Times New Roman" w:hAnsi="Times New Roman" w:cs="Times New Roman"/>
          <w:sz w:val="24"/>
          <w:szCs w:val="24"/>
        </w:rPr>
        <w:t>e taken to apply for all future years</w:t>
      </w:r>
    </w:p>
    <w:p w14:paraId="1803A2E6" w14:textId="77777777" w:rsidR="007E218D" w:rsidRDefault="00735238" w:rsidP="00406114">
      <w:pPr>
        <w:pStyle w:val="ListParagraph"/>
        <w:numPr>
          <w:ilvl w:val="0"/>
          <w:numId w:val="19"/>
        </w:numPr>
        <w:ind w:left="357" w:hanging="357"/>
        <w:jc w:val="both"/>
        <w:rPr>
          <w:rFonts w:ascii="Times New Roman" w:hAnsi="Times New Roman" w:cs="Times New Roman"/>
          <w:sz w:val="24"/>
          <w:szCs w:val="24"/>
        </w:rPr>
      </w:pPr>
      <w:r>
        <w:rPr>
          <w:rFonts w:ascii="Times New Roman" w:hAnsi="Times New Roman" w:cs="Times New Roman"/>
          <w:sz w:val="24"/>
          <w:szCs w:val="24"/>
        </w:rPr>
        <w:t>If the TAC is changed, the proportional allocation by fleet will remain unchanged, as will the proportional distribution by spatial stratum.</w:t>
      </w:r>
    </w:p>
    <w:p w14:paraId="5E8D2027" w14:textId="77777777" w:rsidR="00735238" w:rsidRDefault="00735238" w:rsidP="001B61C4">
      <w:pPr>
        <w:jc w:val="both"/>
        <w:rPr>
          <w:rFonts w:ascii="Times New Roman" w:hAnsi="Times New Roman" w:cs="Times New Roman"/>
          <w:sz w:val="24"/>
          <w:szCs w:val="24"/>
        </w:rPr>
      </w:pPr>
    </w:p>
    <w:p w14:paraId="07CE2494" w14:textId="77777777" w:rsidR="007E218D" w:rsidRDefault="00735238" w:rsidP="00406114">
      <w:pPr>
        <w:pStyle w:val="Heading4"/>
        <w:ind w:left="0"/>
      </w:pPr>
      <w:bookmarkStart w:id="63" w:name="_Toc465365321"/>
      <w:r w:rsidRPr="00735238">
        <w:t>Alternative options</w:t>
      </w:r>
      <w:bookmarkEnd w:id="63"/>
    </w:p>
    <w:p w14:paraId="0A5DFE29" w14:textId="77777777" w:rsidR="00735238" w:rsidRDefault="00735238" w:rsidP="001B61C4">
      <w:pPr>
        <w:jc w:val="both"/>
        <w:rPr>
          <w:rFonts w:ascii="Times New Roman" w:hAnsi="Times New Roman" w:cs="Times New Roman"/>
          <w:sz w:val="24"/>
          <w:szCs w:val="24"/>
        </w:rPr>
      </w:pPr>
    </w:p>
    <w:p w14:paraId="52EC2DCE" w14:textId="77777777" w:rsidR="007E218D" w:rsidRDefault="00735238" w:rsidP="00406114">
      <w:pPr>
        <w:jc w:val="both"/>
        <w:rPr>
          <w:rFonts w:ascii="Times New Roman" w:hAnsi="Times New Roman" w:cs="Times New Roman"/>
          <w:sz w:val="24"/>
          <w:szCs w:val="24"/>
        </w:rPr>
      </w:pPr>
      <w:r>
        <w:rPr>
          <w:rFonts w:ascii="Times New Roman" w:hAnsi="Times New Roman" w:cs="Times New Roman"/>
          <w:sz w:val="24"/>
          <w:szCs w:val="24"/>
        </w:rPr>
        <w:t xml:space="preserve">Clearly many are possible, but are probably best delayed until a “second round”. </w:t>
      </w:r>
      <w:r w:rsidR="005D3C3E">
        <w:rPr>
          <w:rFonts w:ascii="Times New Roman" w:hAnsi="Times New Roman" w:cs="Times New Roman"/>
          <w:sz w:val="24"/>
          <w:szCs w:val="24"/>
        </w:rPr>
        <w:t xml:space="preserve">Were substantial changes to eventuate during a period when an MP was in operation, this would in any case likely necessitate re-tuning and re-testing or a modified </w:t>
      </w:r>
      <w:proofErr w:type="gramStart"/>
      <w:r w:rsidR="005D3C3E">
        <w:rPr>
          <w:rFonts w:ascii="Times New Roman" w:hAnsi="Times New Roman" w:cs="Times New Roman"/>
          <w:sz w:val="24"/>
          <w:szCs w:val="24"/>
        </w:rPr>
        <w:t>MP</w:t>
      </w:r>
      <w:r w:rsidR="00D63EA0">
        <w:rPr>
          <w:rFonts w:ascii="Times New Roman" w:hAnsi="Times New Roman" w:cs="Times New Roman"/>
          <w:sz w:val="24"/>
          <w:szCs w:val="24"/>
        </w:rPr>
        <w:t>.</w:t>
      </w:r>
      <w:proofErr w:type="gramEnd"/>
    </w:p>
    <w:p w14:paraId="49A6198B" w14:textId="77777777" w:rsidR="007E218D" w:rsidRDefault="007E218D" w:rsidP="00406114">
      <w:pPr>
        <w:jc w:val="both"/>
        <w:rPr>
          <w:rFonts w:ascii="Times New Roman" w:hAnsi="Times New Roman" w:cs="Times New Roman"/>
          <w:sz w:val="24"/>
          <w:szCs w:val="24"/>
        </w:rPr>
      </w:pPr>
    </w:p>
    <w:p w14:paraId="042EBDF2" w14:textId="77777777" w:rsidR="007E218D" w:rsidRDefault="005D3C3E" w:rsidP="00406114">
      <w:pPr>
        <w:jc w:val="both"/>
        <w:rPr>
          <w:rFonts w:ascii="Times New Roman" w:hAnsi="Times New Roman" w:cs="Times New Roman"/>
          <w:sz w:val="24"/>
          <w:szCs w:val="24"/>
        </w:rPr>
      </w:pPr>
      <w:r>
        <w:rPr>
          <w:rFonts w:ascii="Times New Roman" w:hAnsi="Times New Roman" w:cs="Times New Roman"/>
          <w:sz w:val="24"/>
          <w:szCs w:val="24"/>
        </w:rPr>
        <w:t>The impacts of possible IUU catches should perhaps be considered under robustness trials (see item 9 below).</w:t>
      </w:r>
    </w:p>
    <w:p w14:paraId="1039953B" w14:textId="77777777" w:rsidR="00735238" w:rsidRDefault="00735238" w:rsidP="001B61C4">
      <w:pPr>
        <w:jc w:val="both"/>
        <w:rPr>
          <w:rFonts w:ascii="Times New Roman" w:hAnsi="Times New Roman" w:cs="Times New Roman"/>
          <w:sz w:val="24"/>
          <w:szCs w:val="24"/>
        </w:rPr>
      </w:pPr>
    </w:p>
    <w:p w14:paraId="0C1EA146" w14:textId="77777777" w:rsidR="005D3C3E" w:rsidRDefault="005D3C3E" w:rsidP="001B61C4">
      <w:pPr>
        <w:jc w:val="both"/>
        <w:rPr>
          <w:rFonts w:ascii="Times New Roman" w:hAnsi="Times New Roman" w:cs="Times New Roman"/>
          <w:sz w:val="24"/>
          <w:szCs w:val="24"/>
        </w:rPr>
      </w:pPr>
    </w:p>
    <w:p w14:paraId="0E1DADAF" w14:textId="77777777" w:rsidR="001D16B6" w:rsidRPr="00735238" w:rsidRDefault="001D16B6" w:rsidP="001B61C4">
      <w:pPr>
        <w:jc w:val="both"/>
        <w:rPr>
          <w:rFonts w:ascii="Times New Roman" w:hAnsi="Times New Roman" w:cs="Times New Roman"/>
          <w:sz w:val="24"/>
          <w:szCs w:val="24"/>
        </w:rPr>
      </w:pPr>
    </w:p>
    <w:p w14:paraId="239CCF58" w14:textId="77777777" w:rsidR="007E218D" w:rsidRDefault="00537841" w:rsidP="00406114">
      <w:pPr>
        <w:pStyle w:val="Heading1"/>
        <w:ind w:left="0"/>
      </w:pPr>
      <w:bookmarkStart w:id="64" w:name="_Toc465365322"/>
      <w:r w:rsidRPr="00537841">
        <w:t>GENERATION OF FUTURE DATA</w:t>
      </w:r>
      <w:bookmarkEnd w:id="64"/>
    </w:p>
    <w:p w14:paraId="51CB225B" w14:textId="77777777" w:rsidR="007E218D" w:rsidRDefault="007E218D" w:rsidP="00406114">
      <w:pPr>
        <w:pStyle w:val="ListParagraph"/>
        <w:ind w:left="0"/>
        <w:jc w:val="both"/>
        <w:rPr>
          <w:rFonts w:ascii="Times New Roman" w:hAnsi="Times New Roman" w:cs="Times New Roman"/>
          <w:sz w:val="24"/>
          <w:szCs w:val="24"/>
        </w:rPr>
      </w:pPr>
    </w:p>
    <w:p w14:paraId="78F1F085" w14:textId="77777777" w:rsidR="007E218D" w:rsidRDefault="000E35A9"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Note that these are f</w:t>
      </w:r>
      <w:r w:rsidR="00537841">
        <w:rPr>
          <w:rFonts w:ascii="Times New Roman" w:hAnsi="Times New Roman" w:cs="Times New Roman"/>
          <w:sz w:val="24"/>
          <w:szCs w:val="24"/>
        </w:rPr>
        <w:t>or use as input to MPs,</w:t>
      </w:r>
      <w:r w:rsidR="005D3C3E">
        <w:rPr>
          <w:rFonts w:ascii="Times New Roman" w:hAnsi="Times New Roman" w:cs="Times New Roman"/>
          <w:sz w:val="24"/>
          <w:szCs w:val="24"/>
        </w:rPr>
        <w:t xml:space="preserve"> so </w:t>
      </w:r>
      <w:r>
        <w:rPr>
          <w:rFonts w:ascii="Times New Roman" w:hAnsi="Times New Roman" w:cs="Times New Roman"/>
          <w:sz w:val="24"/>
          <w:szCs w:val="24"/>
        </w:rPr>
        <w:t xml:space="preserve">need </w:t>
      </w:r>
      <w:r w:rsidR="00537841">
        <w:rPr>
          <w:rFonts w:ascii="Times New Roman" w:hAnsi="Times New Roman" w:cs="Times New Roman"/>
          <w:sz w:val="24"/>
          <w:szCs w:val="24"/>
        </w:rPr>
        <w:t xml:space="preserve">to be chosen carefully from </w:t>
      </w:r>
      <w:r>
        <w:rPr>
          <w:rFonts w:ascii="Times New Roman" w:hAnsi="Times New Roman" w:cs="Times New Roman"/>
          <w:sz w:val="24"/>
          <w:szCs w:val="24"/>
        </w:rPr>
        <w:t xml:space="preserve">a </w:t>
      </w:r>
      <w:r w:rsidR="00537841">
        <w:rPr>
          <w:rFonts w:ascii="Times New Roman" w:hAnsi="Times New Roman" w:cs="Times New Roman"/>
          <w:sz w:val="24"/>
          <w:szCs w:val="24"/>
        </w:rPr>
        <w:t xml:space="preserve">set </w:t>
      </w:r>
      <w:r>
        <w:rPr>
          <w:rFonts w:ascii="Times New Roman" w:hAnsi="Times New Roman" w:cs="Times New Roman"/>
          <w:sz w:val="24"/>
          <w:szCs w:val="24"/>
        </w:rPr>
        <w:t xml:space="preserve">of those </w:t>
      </w:r>
      <w:r w:rsidR="00537841">
        <w:rPr>
          <w:rFonts w:ascii="Times New Roman" w:hAnsi="Times New Roman" w:cs="Times New Roman"/>
          <w:sz w:val="24"/>
          <w:szCs w:val="24"/>
        </w:rPr>
        <w:t>highly likely to be regularly</w:t>
      </w:r>
      <w:r>
        <w:rPr>
          <w:rFonts w:ascii="Times New Roman" w:hAnsi="Times New Roman" w:cs="Times New Roman"/>
          <w:sz w:val="24"/>
          <w:szCs w:val="24"/>
        </w:rPr>
        <w:t xml:space="preserve"> (</w:t>
      </w:r>
      <w:r w:rsidR="005D3C3E">
        <w:rPr>
          <w:rFonts w:ascii="Times New Roman" w:hAnsi="Times New Roman" w:cs="Times New Roman"/>
          <w:sz w:val="24"/>
          <w:szCs w:val="24"/>
        </w:rPr>
        <w:t xml:space="preserve">i.e. </w:t>
      </w:r>
      <w:r>
        <w:rPr>
          <w:rFonts w:ascii="Times New Roman" w:hAnsi="Times New Roman" w:cs="Times New Roman"/>
          <w:sz w:val="24"/>
          <w:szCs w:val="24"/>
        </w:rPr>
        <w:t>annually)</w:t>
      </w:r>
      <w:r w:rsidR="00537841">
        <w:rPr>
          <w:rFonts w:ascii="Times New Roman" w:hAnsi="Times New Roman" w:cs="Times New Roman"/>
          <w:sz w:val="24"/>
          <w:szCs w:val="24"/>
        </w:rPr>
        <w:t xml:space="preserve"> available.</w:t>
      </w:r>
      <w:r>
        <w:rPr>
          <w:rFonts w:ascii="Times New Roman" w:hAnsi="Times New Roman" w:cs="Times New Roman"/>
          <w:sz w:val="24"/>
          <w:szCs w:val="24"/>
        </w:rPr>
        <w:t xml:space="preserve"> </w:t>
      </w:r>
      <w:r w:rsidR="00313AC4">
        <w:rPr>
          <w:rFonts w:ascii="Times New Roman" w:hAnsi="Times New Roman" w:cs="Times New Roman"/>
          <w:sz w:val="24"/>
          <w:szCs w:val="24"/>
        </w:rPr>
        <w:t xml:space="preserve">This is because application of the MP relies on these data being available in this way, so difficulties can (and have in other cases) </w:t>
      </w:r>
      <w:r w:rsidR="00313AC4" w:rsidRPr="00313AC4">
        <w:rPr>
          <w:rFonts w:ascii="Times New Roman" w:hAnsi="Times New Roman" w:cs="Times New Roman"/>
          <w:sz w:val="24"/>
          <w:szCs w:val="24"/>
        </w:rPr>
        <w:t>obviously arise</w:t>
      </w:r>
      <w:r w:rsidR="00313AC4">
        <w:rPr>
          <w:rFonts w:ascii="Times New Roman" w:hAnsi="Times New Roman" w:cs="Times New Roman"/>
          <w:sz w:val="24"/>
          <w:szCs w:val="24"/>
        </w:rPr>
        <w:t xml:space="preserve"> should they fail to do so. Though any candidate MP proposed should include a rule to deal with the absence of just one future value from an input series, any more than that would require re-tuning and re-testing of a modified MP, which is preferably planned to be avoided given the associated extra costs.</w:t>
      </w:r>
    </w:p>
    <w:p w14:paraId="360613A7" w14:textId="77777777" w:rsidR="00A47FB5" w:rsidRDefault="00A47FB5" w:rsidP="00406114">
      <w:pPr>
        <w:pStyle w:val="ListParagraph"/>
        <w:ind w:left="0"/>
        <w:jc w:val="both"/>
        <w:rPr>
          <w:rFonts w:ascii="Times New Roman" w:hAnsi="Times New Roman" w:cs="Times New Roman"/>
          <w:sz w:val="24"/>
          <w:szCs w:val="24"/>
        </w:rPr>
      </w:pPr>
    </w:p>
    <w:p w14:paraId="74A51AFF" w14:textId="77777777" w:rsidR="00874854" w:rsidRDefault="00874854"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lastRenderedPageBreak/>
        <w:t xml:space="preserve">Consideration is also needed of the “delays” associated in such data becoming available for input to an MP. The customary default is that for computation of the TAC for year </w:t>
      </w:r>
      <w:r w:rsidRPr="005A2074">
        <w:rPr>
          <w:rFonts w:ascii="Times New Roman" w:hAnsi="Times New Roman" w:cs="Times New Roman"/>
          <w:i/>
          <w:sz w:val="24"/>
          <w:szCs w:val="24"/>
        </w:rPr>
        <w:t>y</w:t>
      </w:r>
      <w:r>
        <w:rPr>
          <w:rFonts w:ascii="Times New Roman" w:hAnsi="Times New Roman" w:cs="Times New Roman"/>
          <w:sz w:val="24"/>
          <w:szCs w:val="24"/>
        </w:rPr>
        <w:t xml:space="preserve">, the most recent data finalised and available will be for year </w:t>
      </w:r>
      <w:r w:rsidRPr="005A2074">
        <w:rPr>
          <w:rFonts w:ascii="Times New Roman" w:hAnsi="Times New Roman" w:cs="Times New Roman"/>
          <w:i/>
          <w:sz w:val="24"/>
          <w:szCs w:val="24"/>
        </w:rPr>
        <w:t>y</w:t>
      </w:r>
      <w:r>
        <w:rPr>
          <w:rFonts w:ascii="Times New Roman" w:hAnsi="Times New Roman" w:cs="Times New Roman"/>
          <w:sz w:val="24"/>
          <w:szCs w:val="24"/>
        </w:rPr>
        <w:t>-2. Any changes to that will require motivation and specification.</w:t>
      </w:r>
    </w:p>
    <w:p w14:paraId="724F4383" w14:textId="77777777" w:rsidR="007E218D" w:rsidRDefault="007E218D" w:rsidP="00406114">
      <w:pPr>
        <w:pStyle w:val="ListParagraph"/>
        <w:ind w:left="0"/>
        <w:jc w:val="both"/>
        <w:rPr>
          <w:rFonts w:ascii="Times New Roman" w:hAnsi="Times New Roman" w:cs="Times New Roman"/>
          <w:sz w:val="24"/>
          <w:szCs w:val="24"/>
        </w:rPr>
      </w:pPr>
    </w:p>
    <w:p w14:paraId="65DDE29D" w14:textId="77777777" w:rsidR="007E218D" w:rsidRDefault="00313AC4" w:rsidP="00406114">
      <w:pPr>
        <w:pStyle w:val="Heading3"/>
        <w:ind w:left="0"/>
      </w:pPr>
      <w:bookmarkStart w:id="65" w:name="_Toc465365323"/>
      <w:r w:rsidRPr="00313AC4">
        <w:t>Baseline suggestions</w:t>
      </w:r>
      <w:bookmarkEnd w:id="65"/>
    </w:p>
    <w:p w14:paraId="0C4B7BC7" w14:textId="77777777" w:rsidR="00313AC4" w:rsidRPr="00313AC4" w:rsidRDefault="00313AC4" w:rsidP="001B61C4">
      <w:pPr>
        <w:jc w:val="both"/>
        <w:rPr>
          <w:rFonts w:ascii="Times New Roman" w:hAnsi="Times New Roman" w:cs="Times New Roman"/>
          <w:sz w:val="24"/>
          <w:szCs w:val="24"/>
        </w:rPr>
      </w:pPr>
    </w:p>
    <w:p w14:paraId="6F3C5D6F" w14:textId="0127CF90" w:rsidR="007E218D" w:rsidRPr="00BF0EC6" w:rsidRDefault="00D82AA4" w:rsidP="00201356">
      <w:pPr>
        <w:pStyle w:val="Heading4"/>
        <w:ind w:left="0"/>
        <w:rPr>
          <w:rFonts w:cs="Times New Roman"/>
          <w:szCs w:val="24"/>
        </w:rPr>
      </w:pPr>
      <w:bookmarkStart w:id="66" w:name="_Toc465365324"/>
      <w:r w:rsidRPr="00D82AA4">
        <w:t>West</w:t>
      </w:r>
      <w:bookmarkEnd w:id="66"/>
    </w:p>
    <w:p w14:paraId="79D96468" w14:textId="77777777" w:rsidR="007E218D" w:rsidRDefault="00556723" w:rsidP="00406114">
      <w:pPr>
        <w:pStyle w:val="ListParagraph"/>
        <w:numPr>
          <w:ilvl w:val="0"/>
          <w:numId w:val="21"/>
        </w:numPr>
        <w:ind w:left="357" w:hanging="357"/>
        <w:jc w:val="both"/>
        <w:rPr>
          <w:rFonts w:ascii="Times New Roman" w:hAnsi="Times New Roman" w:cs="Times New Roman"/>
          <w:sz w:val="24"/>
          <w:szCs w:val="24"/>
        </w:rPr>
      </w:pPr>
      <w:r>
        <w:rPr>
          <w:rFonts w:ascii="Times New Roman" w:hAnsi="Times New Roman" w:cs="Times New Roman"/>
          <w:sz w:val="24"/>
          <w:szCs w:val="24"/>
        </w:rPr>
        <w:t>Gulf of Mexico larval index of spawning stock abundance</w:t>
      </w:r>
    </w:p>
    <w:p w14:paraId="23EDD801" w14:textId="0276BBF6" w:rsidR="00112525" w:rsidRDefault="00BF0EC6" w:rsidP="00406114">
      <w:pPr>
        <w:pStyle w:val="ListParagraph"/>
        <w:numPr>
          <w:ilvl w:val="0"/>
          <w:numId w:val="21"/>
        </w:numPr>
        <w:ind w:left="357" w:hanging="357"/>
        <w:jc w:val="both"/>
        <w:rPr>
          <w:rFonts w:ascii="Times New Roman" w:hAnsi="Times New Roman" w:cs="Times New Roman"/>
          <w:sz w:val="24"/>
          <w:szCs w:val="24"/>
        </w:rPr>
      </w:pPr>
      <w:r>
        <w:rPr>
          <w:rFonts w:ascii="Times New Roman" w:hAnsi="Times New Roman" w:cs="Times New Roman"/>
          <w:sz w:val="24"/>
          <w:szCs w:val="24"/>
        </w:rPr>
        <w:t>C</w:t>
      </w:r>
      <w:r w:rsidR="00112525">
        <w:rPr>
          <w:rFonts w:ascii="Times New Roman" w:hAnsi="Times New Roman" w:cs="Times New Roman"/>
          <w:sz w:val="24"/>
          <w:szCs w:val="24"/>
        </w:rPr>
        <w:t>ombine</w:t>
      </w:r>
      <w:r>
        <w:rPr>
          <w:rFonts w:ascii="Times New Roman" w:hAnsi="Times New Roman" w:cs="Times New Roman"/>
          <w:sz w:val="24"/>
          <w:szCs w:val="24"/>
        </w:rPr>
        <w:t>d</w:t>
      </w:r>
      <w:r w:rsidR="00112525">
        <w:rPr>
          <w:rFonts w:ascii="Times New Roman" w:hAnsi="Times New Roman" w:cs="Times New Roman"/>
          <w:sz w:val="24"/>
          <w:szCs w:val="24"/>
        </w:rPr>
        <w:t xml:space="preserve"> USA/Canada</w:t>
      </w:r>
      <w:r w:rsidR="000F2F84">
        <w:rPr>
          <w:rFonts w:ascii="Times New Roman" w:hAnsi="Times New Roman" w:cs="Times New Roman"/>
          <w:sz w:val="24"/>
          <w:szCs w:val="24"/>
        </w:rPr>
        <w:t xml:space="preserve"> </w:t>
      </w:r>
      <w:r>
        <w:rPr>
          <w:rFonts w:ascii="Times New Roman" w:hAnsi="Times New Roman" w:cs="Times New Roman"/>
          <w:sz w:val="24"/>
          <w:szCs w:val="24"/>
        </w:rPr>
        <w:t xml:space="preserve">CPUE </w:t>
      </w:r>
      <w:r w:rsidR="000F2F84">
        <w:rPr>
          <w:rFonts w:ascii="Times New Roman" w:hAnsi="Times New Roman" w:cs="Times New Roman"/>
          <w:sz w:val="24"/>
          <w:szCs w:val="24"/>
        </w:rPr>
        <w:t>index</w:t>
      </w:r>
      <w:r>
        <w:rPr>
          <w:rFonts w:ascii="Times New Roman" w:hAnsi="Times New Roman" w:cs="Times New Roman"/>
          <w:sz w:val="24"/>
          <w:szCs w:val="24"/>
        </w:rPr>
        <w:t xml:space="preserve"> currently under development</w:t>
      </w:r>
    </w:p>
    <w:p w14:paraId="76845954" w14:textId="3250ECB3" w:rsidR="00D82AA4" w:rsidRPr="00C837B1" w:rsidRDefault="00162824" w:rsidP="001B61C4">
      <w:pPr>
        <w:jc w:val="both"/>
        <w:rPr>
          <w:rFonts w:ascii="Times New Roman" w:hAnsi="Times New Roman" w:cs="Times New Roman"/>
          <w:sz w:val="24"/>
          <w:szCs w:val="24"/>
        </w:rPr>
      </w:pPr>
      <w:r>
        <w:rPr>
          <w:rFonts w:ascii="Times New Roman" w:hAnsi="Times New Roman" w:cs="Times New Roman"/>
          <w:sz w:val="24"/>
          <w:szCs w:val="24"/>
        </w:rPr>
        <w:t xml:space="preserve">c)   JLL_W CPUE index of exploitable abundance </w:t>
      </w:r>
    </w:p>
    <w:p w14:paraId="4E63E9D8" w14:textId="77777777" w:rsidR="007E218D" w:rsidRDefault="00D82AA4" w:rsidP="00406114">
      <w:pPr>
        <w:pStyle w:val="Heading4"/>
        <w:ind w:left="0"/>
      </w:pPr>
      <w:bookmarkStart w:id="67" w:name="_Toc465365325"/>
      <w:proofErr w:type="spellStart"/>
      <w:r>
        <w:t>East+Med</w:t>
      </w:r>
      <w:bookmarkEnd w:id="67"/>
      <w:proofErr w:type="spellEnd"/>
    </w:p>
    <w:p w14:paraId="6A0EE6E5" w14:textId="77777777" w:rsidR="007E218D" w:rsidRDefault="00C837B1" w:rsidP="00406114">
      <w:pPr>
        <w:pStyle w:val="ListParagraph"/>
        <w:numPr>
          <w:ilvl w:val="0"/>
          <w:numId w:val="22"/>
        </w:numPr>
        <w:ind w:left="357" w:hanging="357"/>
        <w:jc w:val="both"/>
        <w:rPr>
          <w:rFonts w:ascii="Times New Roman" w:hAnsi="Times New Roman" w:cs="Times New Roman"/>
          <w:sz w:val="24"/>
          <w:szCs w:val="24"/>
        </w:rPr>
      </w:pPr>
      <w:r>
        <w:rPr>
          <w:rFonts w:ascii="Times New Roman" w:hAnsi="Times New Roman" w:cs="Times New Roman"/>
          <w:sz w:val="24"/>
          <w:szCs w:val="24"/>
        </w:rPr>
        <w:t>JLL_NEA CPUE index of exploitable abundance</w:t>
      </w:r>
    </w:p>
    <w:p w14:paraId="58BCE0D1" w14:textId="77777777" w:rsidR="00112525" w:rsidRPr="00BF0EC6" w:rsidRDefault="00C837B1" w:rsidP="00BF0EC6">
      <w:pPr>
        <w:pStyle w:val="ListParagraph"/>
        <w:numPr>
          <w:ilvl w:val="0"/>
          <w:numId w:val="22"/>
        </w:numPr>
        <w:ind w:left="357" w:hanging="357"/>
        <w:jc w:val="both"/>
        <w:rPr>
          <w:rFonts w:ascii="Times New Roman" w:hAnsi="Times New Roman" w:cs="Times New Roman"/>
          <w:sz w:val="24"/>
          <w:szCs w:val="24"/>
        </w:rPr>
      </w:pPr>
      <w:r>
        <w:rPr>
          <w:rFonts w:ascii="Times New Roman" w:hAnsi="Times New Roman" w:cs="Times New Roman"/>
          <w:sz w:val="24"/>
          <w:szCs w:val="24"/>
        </w:rPr>
        <w:t xml:space="preserve">Western Mediterranean larval index of spawning stock </w:t>
      </w:r>
      <w:commentRangeStart w:id="68"/>
      <w:r>
        <w:rPr>
          <w:rFonts w:ascii="Times New Roman" w:hAnsi="Times New Roman" w:cs="Times New Roman"/>
          <w:sz w:val="24"/>
          <w:szCs w:val="24"/>
        </w:rPr>
        <w:t>abundance</w:t>
      </w:r>
      <w:commentRangeEnd w:id="68"/>
      <w:r w:rsidR="00F011FD">
        <w:rPr>
          <w:rStyle w:val="CommentReference"/>
        </w:rPr>
        <w:commentReference w:id="68"/>
      </w:r>
    </w:p>
    <w:p w14:paraId="610994E8" w14:textId="77777777" w:rsidR="00C837B1" w:rsidRPr="00C837B1" w:rsidRDefault="00C837B1" w:rsidP="001B61C4">
      <w:pPr>
        <w:jc w:val="both"/>
        <w:rPr>
          <w:rFonts w:ascii="Times New Roman" w:hAnsi="Times New Roman" w:cs="Times New Roman"/>
          <w:sz w:val="24"/>
          <w:szCs w:val="24"/>
        </w:rPr>
      </w:pPr>
    </w:p>
    <w:p w14:paraId="47A26019" w14:textId="77777777" w:rsidR="007E218D" w:rsidRDefault="007E218D" w:rsidP="00406114">
      <w:pPr>
        <w:pStyle w:val="ListParagraph"/>
        <w:ind w:left="0"/>
        <w:jc w:val="both"/>
        <w:rPr>
          <w:rFonts w:ascii="Times New Roman" w:hAnsi="Times New Roman" w:cs="Times New Roman"/>
          <w:sz w:val="24"/>
          <w:szCs w:val="24"/>
        </w:rPr>
      </w:pPr>
    </w:p>
    <w:p w14:paraId="3B4D746D" w14:textId="77777777" w:rsidR="007E218D" w:rsidRDefault="00C837B1" w:rsidP="00406114">
      <w:pPr>
        <w:pStyle w:val="Heading3"/>
        <w:ind w:left="0"/>
      </w:pPr>
      <w:bookmarkStart w:id="69" w:name="_Toc465365326"/>
      <w:r w:rsidRPr="00C837B1">
        <w:t>Alternative options</w:t>
      </w:r>
      <w:bookmarkEnd w:id="69"/>
    </w:p>
    <w:p w14:paraId="25784F2B" w14:textId="77777777" w:rsidR="007E218D" w:rsidRDefault="007E218D" w:rsidP="00406114">
      <w:pPr>
        <w:jc w:val="both"/>
        <w:rPr>
          <w:rFonts w:ascii="Times New Roman" w:hAnsi="Times New Roman" w:cs="Times New Roman"/>
          <w:sz w:val="24"/>
          <w:szCs w:val="24"/>
        </w:rPr>
      </w:pPr>
    </w:p>
    <w:p w14:paraId="1381E8BC" w14:textId="77777777" w:rsidR="007E218D" w:rsidRDefault="008815FC" w:rsidP="00406114">
      <w:pPr>
        <w:jc w:val="both"/>
        <w:rPr>
          <w:rFonts w:ascii="Times New Roman" w:hAnsi="Times New Roman" w:cs="Times New Roman"/>
          <w:sz w:val="24"/>
          <w:szCs w:val="24"/>
        </w:rPr>
      </w:pPr>
      <w:r>
        <w:rPr>
          <w:rFonts w:ascii="Times New Roman" w:hAnsi="Times New Roman" w:cs="Times New Roman"/>
          <w:sz w:val="24"/>
          <w:szCs w:val="24"/>
        </w:rPr>
        <w:t>Obviously many additions or alternatives to the suggestions made are possible. The reasons behind the initial suggestions above are respectively lengthy continuity (though admitting a concern about the decrease in spatial coverage of the JLL_NEA index over time) and fishery-independence.</w:t>
      </w:r>
      <w:r w:rsidR="00BF0EC6">
        <w:rPr>
          <w:rFonts w:ascii="Times New Roman" w:hAnsi="Times New Roman" w:cs="Times New Roman"/>
          <w:sz w:val="24"/>
          <w:szCs w:val="24"/>
        </w:rPr>
        <w:t xml:space="preserve"> Accordingly the East + Med might be extended to include trap or </w:t>
      </w:r>
      <w:proofErr w:type="spellStart"/>
      <w:r w:rsidR="00BF0EC6">
        <w:rPr>
          <w:rFonts w:ascii="Times New Roman" w:hAnsi="Times New Roman" w:cs="Times New Roman"/>
          <w:sz w:val="24"/>
          <w:szCs w:val="24"/>
        </w:rPr>
        <w:t>baitboat</w:t>
      </w:r>
      <w:proofErr w:type="spellEnd"/>
      <w:r w:rsidR="00BF0EC6">
        <w:rPr>
          <w:rFonts w:ascii="Times New Roman" w:hAnsi="Times New Roman" w:cs="Times New Roman"/>
          <w:sz w:val="24"/>
          <w:szCs w:val="24"/>
        </w:rPr>
        <w:t xml:space="preserve"> indices.</w:t>
      </w:r>
    </w:p>
    <w:p w14:paraId="79CA2C0A" w14:textId="77777777" w:rsidR="007E218D" w:rsidRDefault="007E218D" w:rsidP="00406114">
      <w:pPr>
        <w:jc w:val="both"/>
        <w:rPr>
          <w:rFonts w:ascii="Times New Roman" w:hAnsi="Times New Roman" w:cs="Times New Roman"/>
          <w:sz w:val="24"/>
          <w:szCs w:val="24"/>
        </w:rPr>
      </w:pPr>
    </w:p>
    <w:p w14:paraId="5C08813B" w14:textId="77777777" w:rsidR="007E218D" w:rsidRDefault="008815FC" w:rsidP="00406114">
      <w:pPr>
        <w:jc w:val="both"/>
        <w:rPr>
          <w:rFonts w:ascii="Times New Roman" w:hAnsi="Times New Roman" w:cs="Times New Roman"/>
          <w:sz w:val="24"/>
          <w:szCs w:val="24"/>
        </w:rPr>
      </w:pPr>
      <w:r>
        <w:rPr>
          <w:rFonts w:ascii="Times New Roman" w:hAnsi="Times New Roman" w:cs="Times New Roman"/>
          <w:sz w:val="24"/>
          <w:szCs w:val="24"/>
        </w:rPr>
        <w:t>Including additional indices of abundance</w:t>
      </w:r>
      <w:r w:rsidR="00071A74">
        <w:rPr>
          <w:rFonts w:ascii="Times New Roman" w:hAnsi="Times New Roman" w:cs="Times New Roman"/>
          <w:sz w:val="24"/>
          <w:szCs w:val="24"/>
        </w:rPr>
        <w:t xml:space="preserve"> </w:t>
      </w:r>
      <w:r>
        <w:rPr>
          <w:rFonts w:ascii="Times New Roman" w:hAnsi="Times New Roman" w:cs="Times New Roman"/>
          <w:sz w:val="24"/>
          <w:szCs w:val="24"/>
        </w:rPr>
        <w:t>will increase the workload (see below)</w:t>
      </w:r>
      <w:r w:rsidR="00071A74">
        <w:rPr>
          <w:rFonts w:ascii="Times New Roman" w:hAnsi="Times New Roman" w:cs="Times New Roman"/>
          <w:sz w:val="24"/>
          <w:szCs w:val="24"/>
        </w:rPr>
        <w:t>, so might be better postponed to a “second round”.</w:t>
      </w:r>
    </w:p>
    <w:p w14:paraId="4D52892D" w14:textId="77777777" w:rsidR="007E218D" w:rsidRDefault="007E218D" w:rsidP="00406114">
      <w:pPr>
        <w:jc w:val="both"/>
        <w:rPr>
          <w:rFonts w:ascii="Times New Roman" w:hAnsi="Times New Roman" w:cs="Times New Roman"/>
          <w:sz w:val="24"/>
          <w:szCs w:val="24"/>
        </w:rPr>
      </w:pPr>
    </w:p>
    <w:p w14:paraId="72656DE5" w14:textId="77777777" w:rsidR="007E218D" w:rsidRDefault="00071A74" w:rsidP="00406114">
      <w:pPr>
        <w:jc w:val="both"/>
        <w:rPr>
          <w:rFonts w:ascii="Times New Roman" w:hAnsi="Times New Roman" w:cs="Times New Roman"/>
          <w:sz w:val="24"/>
          <w:szCs w:val="24"/>
        </w:rPr>
      </w:pPr>
      <w:r>
        <w:rPr>
          <w:rFonts w:ascii="Times New Roman" w:hAnsi="Times New Roman" w:cs="Times New Roman"/>
          <w:sz w:val="24"/>
          <w:szCs w:val="24"/>
        </w:rPr>
        <w:t>Catch-at-length series could also be considered for inclusion, but raise further technical complications regarding the specification of how they are generated, so are likely best deferred from consideration until a “second round”.</w:t>
      </w:r>
    </w:p>
    <w:p w14:paraId="3835CF45" w14:textId="77777777" w:rsidR="007E218D" w:rsidRDefault="007E218D" w:rsidP="00406114">
      <w:pPr>
        <w:jc w:val="both"/>
        <w:rPr>
          <w:rFonts w:ascii="Times New Roman" w:hAnsi="Times New Roman" w:cs="Times New Roman"/>
          <w:sz w:val="24"/>
          <w:szCs w:val="24"/>
        </w:rPr>
      </w:pPr>
    </w:p>
    <w:p w14:paraId="035D6542" w14:textId="77777777" w:rsidR="007E218D" w:rsidRDefault="007E218D" w:rsidP="00406114">
      <w:pPr>
        <w:jc w:val="both"/>
        <w:rPr>
          <w:rFonts w:ascii="Times New Roman" w:hAnsi="Times New Roman" w:cs="Times New Roman"/>
          <w:sz w:val="24"/>
          <w:szCs w:val="24"/>
        </w:rPr>
      </w:pPr>
    </w:p>
    <w:p w14:paraId="31024AA0" w14:textId="77777777" w:rsidR="007E218D" w:rsidRDefault="00071A74" w:rsidP="00406114">
      <w:pPr>
        <w:pStyle w:val="Heading3"/>
        <w:ind w:left="0"/>
      </w:pPr>
      <w:bookmarkStart w:id="70" w:name="_Toc465365327"/>
      <w:r w:rsidRPr="00071A74">
        <w:t>Relationships with abundance</w:t>
      </w:r>
      <w:bookmarkEnd w:id="70"/>
      <w:r w:rsidR="00874854">
        <w:t xml:space="preserve"> </w:t>
      </w:r>
    </w:p>
    <w:p w14:paraId="3FF5B810" w14:textId="77777777" w:rsidR="007E218D" w:rsidRDefault="007E218D" w:rsidP="00406114">
      <w:pPr>
        <w:jc w:val="both"/>
        <w:rPr>
          <w:rFonts w:ascii="Times New Roman" w:hAnsi="Times New Roman" w:cs="Times New Roman"/>
          <w:i/>
          <w:sz w:val="24"/>
          <w:szCs w:val="24"/>
        </w:rPr>
      </w:pPr>
    </w:p>
    <w:p w14:paraId="50A312C8" w14:textId="77777777" w:rsidR="007E218D" w:rsidRDefault="00071A74" w:rsidP="00406114">
      <w:pPr>
        <w:jc w:val="both"/>
        <w:rPr>
          <w:rFonts w:ascii="Times New Roman" w:hAnsi="Times New Roman" w:cs="Times New Roman"/>
          <w:sz w:val="24"/>
          <w:szCs w:val="24"/>
        </w:rPr>
      </w:pPr>
      <w:r>
        <w:rPr>
          <w:rFonts w:ascii="Times New Roman" w:hAnsi="Times New Roman" w:cs="Times New Roman"/>
          <w:sz w:val="24"/>
          <w:szCs w:val="24"/>
        </w:rPr>
        <w:t xml:space="preserve">For baseline trials, </w:t>
      </w:r>
      <w:r w:rsidR="00231B39">
        <w:rPr>
          <w:rFonts w:ascii="Times New Roman" w:hAnsi="Times New Roman" w:cs="Times New Roman"/>
          <w:sz w:val="24"/>
          <w:szCs w:val="24"/>
        </w:rPr>
        <w:t>abundance indices will be taken to be linearly proportional</w:t>
      </w:r>
      <w:r>
        <w:rPr>
          <w:rFonts w:ascii="Times New Roman" w:hAnsi="Times New Roman" w:cs="Times New Roman"/>
          <w:sz w:val="24"/>
          <w:szCs w:val="24"/>
        </w:rPr>
        <w:t xml:space="preserve"> to the appropriate component of the underlying </w:t>
      </w:r>
      <w:r w:rsidR="00231B39">
        <w:rPr>
          <w:rFonts w:ascii="Times New Roman" w:hAnsi="Times New Roman" w:cs="Times New Roman"/>
          <w:sz w:val="24"/>
          <w:szCs w:val="24"/>
        </w:rPr>
        <w:t xml:space="preserve">model </w:t>
      </w:r>
      <w:r>
        <w:rPr>
          <w:rFonts w:ascii="Times New Roman" w:hAnsi="Times New Roman" w:cs="Times New Roman"/>
          <w:sz w:val="24"/>
          <w:szCs w:val="24"/>
        </w:rPr>
        <w:t>biomass</w:t>
      </w:r>
      <w:r w:rsidR="00231B39">
        <w:rPr>
          <w:rFonts w:ascii="Times New Roman" w:hAnsi="Times New Roman" w:cs="Times New Roman"/>
          <w:sz w:val="24"/>
          <w:szCs w:val="24"/>
        </w:rPr>
        <w:t xml:space="preserve"> in the stratum/strata concerned.</w:t>
      </w:r>
    </w:p>
    <w:p w14:paraId="1B145BC0" w14:textId="77777777" w:rsidR="007E218D" w:rsidRDefault="007E218D" w:rsidP="00406114">
      <w:pPr>
        <w:jc w:val="both"/>
        <w:rPr>
          <w:rFonts w:ascii="Times New Roman" w:hAnsi="Times New Roman" w:cs="Times New Roman"/>
          <w:sz w:val="24"/>
          <w:szCs w:val="24"/>
        </w:rPr>
      </w:pPr>
    </w:p>
    <w:p w14:paraId="77108719" w14:textId="079E9B95" w:rsidR="007E218D" w:rsidRDefault="00231B39" w:rsidP="00406114">
      <w:pPr>
        <w:jc w:val="both"/>
        <w:rPr>
          <w:rFonts w:ascii="Times New Roman" w:hAnsi="Times New Roman" w:cs="Times New Roman"/>
          <w:sz w:val="24"/>
          <w:szCs w:val="24"/>
        </w:rPr>
      </w:pPr>
      <w:r w:rsidRPr="00C51055">
        <w:rPr>
          <w:rFonts w:ascii="Times New Roman" w:hAnsi="Times New Roman" w:cs="Times New Roman"/>
          <w:sz w:val="24"/>
          <w:szCs w:val="24"/>
          <w:highlight w:val="yellow"/>
          <w:rPrChange w:id="71" w:author="Tom Carruthers" w:date="2016-12-07T21:18:00Z">
            <w:rPr>
              <w:rFonts w:ascii="Times New Roman" w:hAnsi="Times New Roman" w:cs="Times New Roman"/>
              <w:sz w:val="24"/>
              <w:szCs w:val="24"/>
            </w:rPr>
          </w:rPrChange>
        </w:rPr>
        <w:t xml:space="preserve">Possible alternatives to this </w:t>
      </w:r>
      <w:del w:id="72" w:author="Tom Carruthers" w:date="2017-01-02T14:41:00Z">
        <w:r w:rsidRPr="00C51055" w:rsidDel="008D31F4">
          <w:rPr>
            <w:rFonts w:ascii="Times New Roman" w:hAnsi="Times New Roman" w:cs="Times New Roman"/>
            <w:sz w:val="24"/>
            <w:szCs w:val="24"/>
            <w:highlight w:val="yellow"/>
            <w:rPrChange w:id="73" w:author="Tom Carruthers" w:date="2016-12-07T21:18:00Z">
              <w:rPr>
                <w:rFonts w:ascii="Times New Roman" w:hAnsi="Times New Roman" w:cs="Times New Roman"/>
                <w:sz w:val="24"/>
                <w:szCs w:val="24"/>
              </w:rPr>
            </w:rPrChange>
          </w:rPr>
          <w:delText>will be</w:delText>
        </w:r>
      </w:del>
      <w:ins w:id="74" w:author="Tom Carruthers" w:date="2017-01-02T14:41:00Z">
        <w:r w:rsidR="008D31F4">
          <w:rPr>
            <w:rFonts w:ascii="Times New Roman" w:hAnsi="Times New Roman" w:cs="Times New Roman"/>
            <w:sz w:val="24"/>
            <w:szCs w:val="24"/>
            <w:highlight w:val="yellow"/>
          </w:rPr>
          <w:t>are</w:t>
        </w:r>
      </w:ins>
      <w:r w:rsidRPr="00C51055">
        <w:rPr>
          <w:rFonts w:ascii="Times New Roman" w:hAnsi="Times New Roman" w:cs="Times New Roman"/>
          <w:sz w:val="24"/>
          <w:szCs w:val="24"/>
          <w:highlight w:val="yellow"/>
          <w:rPrChange w:id="75" w:author="Tom Carruthers" w:date="2016-12-07T21:18:00Z">
            <w:rPr>
              <w:rFonts w:ascii="Times New Roman" w:hAnsi="Times New Roman" w:cs="Times New Roman"/>
              <w:sz w:val="24"/>
              <w:szCs w:val="24"/>
            </w:rPr>
          </w:rPrChange>
        </w:rPr>
        <w:t xml:space="preserve"> considered under Robustness trials (see item 9 below).</w:t>
      </w:r>
    </w:p>
    <w:p w14:paraId="501BCCAE" w14:textId="77777777" w:rsidR="007E218D" w:rsidRDefault="007E218D" w:rsidP="00406114">
      <w:pPr>
        <w:jc w:val="both"/>
        <w:rPr>
          <w:rFonts w:ascii="Times New Roman" w:hAnsi="Times New Roman" w:cs="Times New Roman"/>
          <w:sz w:val="24"/>
          <w:szCs w:val="24"/>
        </w:rPr>
      </w:pPr>
    </w:p>
    <w:p w14:paraId="55882020" w14:textId="77777777" w:rsidR="007E218D" w:rsidRDefault="007E218D" w:rsidP="00406114">
      <w:pPr>
        <w:pStyle w:val="ListParagraph"/>
        <w:ind w:left="0"/>
        <w:jc w:val="both"/>
        <w:rPr>
          <w:rFonts w:ascii="Times New Roman" w:hAnsi="Times New Roman" w:cs="Times New Roman"/>
          <w:sz w:val="24"/>
          <w:szCs w:val="24"/>
        </w:rPr>
      </w:pPr>
    </w:p>
    <w:p w14:paraId="6245618F" w14:textId="77777777" w:rsidR="007E218D" w:rsidRDefault="00071A74" w:rsidP="00406114">
      <w:pPr>
        <w:pStyle w:val="Heading3"/>
        <w:ind w:left="0"/>
      </w:pPr>
      <w:bookmarkStart w:id="76" w:name="_Toc465365328"/>
      <w:r w:rsidRPr="00071A74">
        <w:t>Statistical properties</w:t>
      </w:r>
      <w:bookmarkEnd w:id="76"/>
    </w:p>
    <w:p w14:paraId="1ABCA768" w14:textId="77777777" w:rsidR="00071A74" w:rsidRDefault="00071A74" w:rsidP="001B61C4">
      <w:pPr>
        <w:jc w:val="both"/>
        <w:rPr>
          <w:rFonts w:ascii="Times New Roman" w:hAnsi="Times New Roman" w:cs="Times New Roman"/>
          <w:sz w:val="24"/>
          <w:szCs w:val="24"/>
        </w:rPr>
      </w:pPr>
    </w:p>
    <w:p w14:paraId="526F0F4E" w14:textId="77777777" w:rsidR="007E218D" w:rsidRDefault="001C0F8B" w:rsidP="00406114">
      <w:pPr>
        <w:pStyle w:val="Heading4"/>
        <w:ind w:left="0"/>
      </w:pPr>
      <w:bookmarkStart w:id="77" w:name="_Toc465365329"/>
      <w:r w:rsidRPr="001C0F8B">
        <w:t>Baseline</w:t>
      </w:r>
      <w:bookmarkEnd w:id="77"/>
    </w:p>
    <w:p w14:paraId="09AB0AF7" w14:textId="77777777" w:rsidR="007E218D" w:rsidRDefault="00231B39" w:rsidP="00406114">
      <w:pPr>
        <w:pStyle w:val="ListParagraph"/>
        <w:numPr>
          <w:ilvl w:val="0"/>
          <w:numId w:val="23"/>
        </w:numPr>
        <w:ind w:left="357" w:hanging="357"/>
        <w:jc w:val="both"/>
        <w:rPr>
          <w:rFonts w:ascii="Times New Roman" w:hAnsi="Times New Roman" w:cs="Times New Roman"/>
          <w:sz w:val="24"/>
          <w:szCs w:val="24"/>
        </w:rPr>
      </w:pPr>
      <w:r>
        <w:rPr>
          <w:rFonts w:ascii="Times New Roman" w:hAnsi="Times New Roman" w:cs="Times New Roman"/>
          <w:sz w:val="24"/>
          <w:szCs w:val="24"/>
        </w:rPr>
        <w:t>Residuals are taken</w:t>
      </w:r>
      <w:r w:rsidRPr="0059552F">
        <w:rPr>
          <w:rFonts w:ascii="Times New Roman" w:hAnsi="Times New Roman" w:cs="Times New Roman"/>
          <w:sz w:val="24"/>
          <w:szCs w:val="24"/>
        </w:rPr>
        <w:t xml:space="preserve"> to be </w:t>
      </w:r>
      <w:r>
        <w:rPr>
          <w:rFonts w:ascii="Times New Roman" w:hAnsi="Times New Roman" w:cs="Times New Roman"/>
          <w:sz w:val="24"/>
          <w:szCs w:val="24"/>
        </w:rPr>
        <w:t>lognormally distributed about the relationship assumed with the standard deviation of the log recruitments (</w:t>
      </w:r>
      <w:r w:rsidRPr="00D2389D">
        <w:rPr>
          <w:rFonts w:ascii="Times New Roman" w:hAnsi="Times New Roman" w:cs="Times New Roman"/>
          <w:i/>
          <w:sz w:val="24"/>
          <w:szCs w:val="24"/>
        </w:rPr>
        <w:t>σ</w:t>
      </w:r>
      <w:r>
        <w:rPr>
          <w:rFonts w:ascii="Times New Roman" w:hAnsi="Times New Roman" w:cs="Times New Roman"/>
          <w:sz w:val="24"/>
          <w:szCs w:val="24"/>
        </w:rPr>
        <w:t>) invariant over time.</w:t>
      </w:r>
    </w:p>
    <w:p w14:paraId="01D0613A" w14:textId="77777777" w:rsidR="007E218D" w:rsidRDefault="00CA13BC" w:rsidP="00406114">
      <w:pPr>
        <w:pStyle w:val="ListParagraph"/>
        <w:numPr>
          <w:ilvl w:val="0"/>
          <w:numId w:val="23"/>
        </w:numPr>
        <w:ind w:left="357" w:hanging="357"/>
        <w:jc w:val="both"/>
        <w:rPr>
          <w:rFonts w:ascii="Times New Roman" w:hAnsi="Times New Roman" w:cs="Times New Roman"/>
          <w:sz w:val="24"/>
          <w:szCs w:val="24"/>
        </w:rPr>
      </w:pPr>
      <w:r>
        <w:rPr>
          <w:rFonts w:ascii="Times New Roman" w:hAnsi="Times New Roman" w:cs="Times New Roman"/>
          <w:sz w:val="24"/>
          <w:szCs w:val="24"/>
        </w:rPr>
        <w:lastRenderedPageBreak/>
        <w:t xml:space="preserve">The values of </w:t>
      </w:r>
      <w:r w:rsidRPr="00D2389D">
        <w:rPr>
          <w:rFonts w:ascii="Times New Roman" w:hAnsi="Times New Roman" w:cs="Times New Roman"/>
          <w:i/>
          <w:sz w:val="24"/>
          <w:szCs w:val="24"/>
        </w:rPr>
        <w:t>σ</w:t>
      </w:r>
      <w:r>
        <w:rPr>
          <w:rFonts w:ascii="Times New Roman" w:hAnsi="Times New Roman" w:cs="Times New Roman"/>
          <w:sz w:val="24"/>
          <w:szCs w:val="24"/>
        </w:rPr>
        <w:t xml:space="preserve"> will be taken to be as estimated in the conditioning for the trial concerned.</w:t>
      </w:r>
    </w:p>
    <w:p w14:paraId="322EAA17" w14:textId="77777777" w:rsidR="007E218D" w:rsidRDefault="00CA13BC" w:rsidP="00406114">
      <w:pPr>
        <w:pStyle w:val="ListParagraph"/>
        <w:numPr>
          <w:ilvl w:val="0"/>
          <w:numId w:val="23"/>
        </w:numPr>
        <w:ind w:left="357" w:hanging="357"/>
        <w:jc w:val="both"/>
        <w:rPr>
          <w:rFonts w:ascii="Times New Roman" w:hAnsi="Times New Roman" w:cs="Times New Roman"/>
          <w:sz w:val="24"/>
          <w:szCs w:val="24"/>
        </w:rPr>
      </w:pPr>
      <w:r>
        <w:rPr>
          <w:rFonts w:ascii="Times New Roman" w:hAnsi="Times New Roman" w:cs="Times New Roman"/>
          <w:sz w:val="24"/>
          <w:szCs w:val="24"/>
        </w:rPr>
        <w:t>Autocorrelation of residuals will be taken to be zero.</w:t>
      </w:r>
    </w:p>
    <w:p w14:paraId="433FFACA" w14:textId="77777777" w:rsidR="007E218D" w:rsidRDefault="00CA13BC" w:rsidP="00406114">
      <w:pPr>
        <w:pStyle w:val="ListParagraph"/>
        <w:numPr>
          <w:ilvl w:val="0"/>
          <w:numId w:val="23"/>
        </w:numPr>
        <w:ind w:left="357" w:hanging="357"/>
        <w:jc w:val="both"/>
        <w:rPr>
          <w:rFonts w:ascii="Times New Roman" w:hAnsi="Times New Roman" w:cs="Times New Roman"/>
          <w:sz w:val="24"/>
          <w:szCs w:val="24"/>
        </w:rPr>
      </w:pPr>
      <w:r>
        <w:rPr>
          <w:rFonts w:ascii="Times New Roman" w:hAnsi="Times New Roman" w:cs="Times New Roman"/>
          <w:sz w:val="24"/>
          <w:szCs w:val="24"/>
        </w:rPr>
        <w:t xml:space="preserve">The conditioning results will be inspected for any indication of model </w:t>
      </w:r>
      <w:proofErr w:type="spellStart"/>
      <w:r>
        <w:rPr>
          <w:rFonts w:ascii="Times New Roman" w:hAnsi="Times New Roman" w:cs="Times New Roman"/>
          <w:sz w:val="24"/>
          <w:szCs w:val="24"/>
        </w:rPr>
        <w:t>mis</w:t>
      </w:r>
      <w:proofErr w:type="spellEnd"/>
      <w:r>
        <w:rPr>
          <w:rFonts w:ascii="Times New Roman" w:hAnsi="Times New Roman" w:cs="Times New Roman"/>
          <w:sz w:val="24"/>
          <w:szCs w:val="24"/>
        </w:rPr>
        <w:t>-specification regarding the fit to the series concerned; if so the bias identified will be modelled to continue into the future in a “plausible” way.</w:t>
      </w:r>
    </w:p>
    <w:p w14:paraId="0884FE57" w14:textId="77777777" w:rsidR="007E218D" w:rsidRDefault="007E218D" w:rsidP="00406114">
      <w:pPr>
        <w:jc w:val="both"/>
        <w:rPr>
          <w:rFonts w:ascii="Times New Roman" w:hAnsi="Times New Roman" w:cs="Times New Roman"/>
          <w:sz w:val="24"/>
          <w:szCs w:val="24"/>
        </w:rPr>
      </w:pPr>
    </w:p>
    <w:p w14:paraId="711DF2BF" w14:textId="77777777" w:rsidR="007E218D" w:rsidRDefault="001C0F8B" w:rsidP="00406114">
      <w:pPr>
        <w:pStyle w:val="Heading4"/>
        <w:ind w:left="0"/>
      </w:pPr>
      <w:bookmarkStart w:id="78" w:name="_Toc465365330"/>
      <w:r w:rsidRPr="001C0F8B">
        <w:t>Alternative options</w:t>
      </w:r>
      <w:bookmarkEnd w:id="78"/>
    </w:p>
    <w:p w14:paraId="24F66A7F" w14:textId="77777777" w:rsidR="007E218D" w:rsidRDefault="001C0F8B" w:rsidP="00406114">
      <w:pPr>
        <w:pStyle w:val="ListParagraph"/>
        <w:numPr>
          <w:ilvl w:val="0"/>
          <w:numId w:val="24"/>
        </w:numPr>
        <w:ind w:left="357" w:hanging="357"/>
        <w:jc w:val="both"/>
        <w:rPr>
          <w:rFonts w:ascii="Times New Roman" w:hAnsi="Times New Roman" w:cs="Times New Roman"/>
          <w:sz w:val="24"/>
          <w:szCs w:val="24"/>
        </w:rPr>
      </w:pPr>
      <w:r>
        <w:rPr>
          <w:rFonts w:ascii="Times New Roman" w:hAnsi="Times New Roman" w:cs="Times New Roman"/>
          <w:sz w:val="24"/>
          <w:szCs w:val="24"/>
        </w:rPr>
        <w:t xml:space="preserve">Fix </w:t>
      </w:r>
      <w:r w:rsidRPr="00D2389D">
        <w:rPr>
          <w:rFonts w:ascii="Times New Roman" w:hAnsi="Times New Roman" w:cs="Times New Roman"/>
          <w:i/>
          <w:sz w:val="24"/>
          <w:szCs w:val="24"/>
        </w:rPr>
        <w:t>σ</w:t>
      </w:r>
      <w:r>
        <w:rPr>
          <w:rFonts w:ascii="Times New Roman" w:hAnsi="Times New Roman" w:cs="Times New Roman"/>
          <w:sz w:val="24"/>
          <w:szCs w:val="24"/>
        </w:rPr>
        <w:t xml:space="preserve"> values for all trials based on a central trial from the Reference set (see item 9 below).</w:t>
      </w:r>
    </w:p>
    <w:p w14:paraId="1C604D33" w14:textId="77777777" w:rsidR="007E218D" w:rsidRDefault="001C0F8B" w:rsidP="00406114">
      <w:pPr>
        <w:pStyle w:val="ListParagraph"/>
        <w:numPr>
          <w:ilvl w:val="0"/>
          <w:numId w:val="24"/>
        </w:numPr>
        <w:ind w:left="357" w:hanging="357"/>
        <w:jc w:val="both"/>
        <w:rPr>
          <w:rFonts w:ascii="Times New Roman" w:hAnsi="Times New Roman" w:cs="Times New Roman"/>
          <w:sz w:val="24"/>
          <w:szCs w:val="24"/>
        </w:rPr>
      </w:pPr>
      <w:r>
        <w:rPr>
          <w:rFonts w:ascii="Times New Roman" w:hAnsi="Times New Roman" w:cs="Times New Roman"/>
          <w:sz w:val="24"/>
          <w:szCs w:val="24"/>
        </w:rPr>
        <w:t>If additional CPUE indices to the single one initially suggested are included, residuals need to be examined for correlation, with this being taken into account in generating future values.</w:t>
      </w:r>
    </w:p>
    <w:p w14:paraId="357E66CF" w14:textId="77777777" w:rsidR="001C0F8B" w:rsidRDefault="001C0F8B" w:rsidP="001B61C4">
      <w:pPr>
        <w:jc w:val="both"/>
        <w:rPr>
          <w:rFonts w:ascii="Times New Roman" w:hAnsi="Times New Roman" w:cs="Times New Roman"/>
          <w:sz w:val="24"/>
          <w:szCs w:val="24"/>
        </w:rPr>
      </w:pPr>
    </w:p>
    <w:p w14:paraId="4D3ADF67" w14:textId="77777777" w:rsidR="007E218D" w:rsidRDefault="00D03681" w:rsidP="00406114">
      <w:pPr>
        <w:pStyle w:val="Heading5"/>
      </w:pPr>
      <w:bookmarkStart w:id="79" w:name="_Toc465365331"/>
      <w:r w:rsidRPr="00965CDE">
        <w:t>Other aspects</w:t>
      </w:r>
      <w:bookmarkEnd w:id="79"/>
    </w:p>
    <w:p w14:paraId="669941D7" w14:textId="77777777" w:rsidR="00D03681" w:rsidRDefault="00D03681" w:rsidP="001B61C4">
      <w:pPr>
        <w:jc w:val="both"/>
        <w:rPr>
          <w:rFonts w:ascii="Times New Roman" w:hAnsi="Times New Roman" w:cs="Times New Roman"/>
          <w:sz w:val="24"/>
          <w:szCs w:val="24"/>
        </w:rPr>
      </w:pPr>
    </w:p>
    <w:p w14:paraId="207FC3A0" w14:textId="0C3F257C" w:rsidR="007E218D" w:rsidRDefault="00D03681" w:rsidP="00406114">
      <w:pPr>
        <w:jc w:val="both"/>
        <w:rPr>
          <w:rFonts w:ascii="Times New Roman" w:hAnsi="Times New Roman" w:cs="Times New Roman"/>
          <w:sz w:val="24"/>
          <w:szCs w:val="24"/>
        </w:rPr>
      </w:pPr>
      <w:r>
        <w:rPr>
          <w:rFonts w:ascii="Times New Roman" w:hAnsi="Times New Roman" w:cs="Times New Roman"/>
          <w:sz w:val="24"/>
          <w:szCs w:val="24"/>
        </w:rPr>
        <w:t>Currently a ‘master’ relat</w:t>
      </w:r>
      <w:r w:rsidR="00074D32">
        <w:rPr>
          <w:rFonts w:ascii="Times New Roman" w:hAnsi="Times New Roman" w:cs="Times New Roman"/>
          <w:sz w:val="24"/>
          <w:szCs w:val="24"/>
        </w:rPr>
        <w:t>ive abundance index is used for the Mixed stock model which</w:t>
      </w:r>
      <w:r>
        <w:rPr>
          <w:rFonts w:ascii="Times New Roman" w:hAnsi="Times New Roman" w:cs="Times New Roman"/>
          <w:sz w:val="24"/>
          <w:szCs w:val="24"/>
        </w:rPr>
        <w:t xml:space="preserve"> provides an estimate of relative abundance across all time-area strata (e.g. by year, quarter and area). The approach taken here is to include multiple fleets by dividing their catches by this ‘master’ index to provide an index of fishing mortality rate (a partial F) leaving only catchability by fleet to be estimated rather than several thousands of individual F parameters (by fleet, year, quarter and area). Simulation testing reveals that this approach provides unbiased estimates of central quantities such as abundance, stock depletion, mixing rate and selectivity. However the construction of the ‘master’ index is critical and </w:t>
      </w:r>
      <w:r w:rsidR="008474C5">
        <w:rPr>
          <w:rFonts w:ascii="Times New Roman" w:hAnsi="Times New Roman" w:cs="Times New Roman"/>
          <w:sz w:val="24"/>
          <w:szCs w:val="24"/>
        </w:rPr>
        <w:t xml:space="preserve">this is </w:t>
      </w:r>
      <w:r>
        <w:rPr>
          <w:rFonts w:ascii="Times New Roman" w:hAnsi="Times New Roman" w:cs="Times New Roman"/>
          <w:sz w:val="24"/>
          <w:szCs w:val="24"/>
        </w:rPr>
        <w:t>an important axis of uncertainty for operating models.</w:t>
      </w:r>
    </w:p>
    <w:p w14:paraId="6080A7E4" w14:textId="77777777" w:rsidR="007E218D" w:rsidRDefault="007E218D" w:rsidP="00406114">
      <w:pPr>
        <w:jc w:val="both"/>
        <w:rPr>
          <w:rFonts w:ascii="Times New Roman" w:hAnsi="Times New Roman" w:cs="Times New Roman"/>
          <w:sz w:val="24"/>
          <w:szCs w:val="24"/>
        </w:rPr>
      </w:pPr>
    </w:p>
    <w:p w14:paraId="42B5BCB4" w14:textId="74A182A4" w:rsidR="007E218D" w:rsidRDefault="00D03681" w:rsidP="00406114">
      <w:pPr>
        <w:jc w:val="both"/>
        <w:rPr>
          <w:rFonts w:ascii="Times New Roman" w:hAnsi="Times New Roman" w:cs="Times New Roman"/>
          <w:sz w:val="24"/>
          <w:szCs w:val="24"/>
        </w:rPr>
      </w:pPr>
      <w:r>
        <w:rPr>
          <w:rFonts w:ascii="Times New Roman" w:hAnsi="Times New Roman" w:cs="Times New Roman"/>
          <w:sz w:val="24"/>
          <w:szCs w:val="24"/>
        </w:rPr>
        <w:t xml:space="preserve">MP input series (e.g. as suggested in section </w:t>
      </w:r>
      <w:r w:rsidR="00EC0C87" w:rsidRPr="00406114">
        <w:rPr>
          <w:rFonts w:ascii="Times New Roman" w:hAnsi="Times New Roman" w:cs="Times New Roman"/>
          <w:i/>
          <w:sz w:val="24"/>
          <w:szCs w:val="24"/>
        </w:rPr>
        <w:t>I</w:t>
      </w:r>
      <w:r w:rsidR="00C45830">
        <w:rPr>
          <w:rFonts w:ascii="Times New Roman" w:hAnsi="Times New Roman" w:cs="Times New Roman"/>
          <w:sz w:val="24"/>
          <w:szCs w:val="24"/>
        </w:rPr>
        <w:t>,</w:t>
      </w:r>
      <w:r>
        <w:rPr>
          <w:rFonts w:ascii="Times New Roman" w:hAnsi="Times New Roman" w:cs="Times New Roman"/>
          <w:sz w:val="24"/>
          <w:szCs w:val="24"/>
        </w:rPr>
        <w:t xml:space="preserve"> above) may however be specific fleet indices, rather than this master relative abundance index, and hence require generation into the future. This will be </w:t>
      </w:r>
      <w:proofErr w:type="gramStart"/>
      <w:r>
        <w:rPr>
          <w:rFonts w:ascii="Times New Roman" w:hAnsi="Times New Roman" w:cs="Times New Roman"/>
          <w:sz w:val="24"/>
          <w:szCs w:val="24"/>
        </w:rPr>
        <w:t>effected</w:t>
      </w:r>
      <w:proofErr w:type="gramEnd"/>
      <w:r>
        <w:rPr>
          <w:rFonts w:ascii="Times New Roman" w:hAnsi="Times New Roman" w:cs="Times New Roman"/>
          <w:sz w:val="24"/>
          <w:szCs w:val="24"/>
        </w:rPr>
        <w:t xml:space="preserve"> by including these series in the conditioning </w:t>
      </w:r>
      <w:r w:rsidR="00745630">
        <w:rPr>
          <w:rFonts w:ascii="Times New Roman" w:hAnsi="Times New Roman" w:cs="Times New Roman"/>
          <w:sz w:val="24"/>
          <w:szCs w:val="24"/>
        </w:rPr>
        <w:t xml:space="preserve">with comparisons to the resource components which they are assumed to reflect, but with a very low weight in the log-likelihood so as not to impact estimates of other parameters in the model fit. The estimates of the catchability </w:t>
      </w:r>
      <w:proofErr w:type="gramStart"/>
      <w:r w:rsidR="00745630">
        <w:rPr>
          <w:rFonts w:ascii="Times New Roman" w:hAnsi="Times New Roman" w:cs="Times New Roman"/>
          <w:sz w:val="24"/>
          <w:szCs w:val="24"/>
        </w:rPr>
        <w:t>coefficients,</w:t>
      </w:r>
      <w:proofErr w:type="gramEnd"/>
      <w:r w:rsidR="00745630">
        <w:rPr>
          <w:rFonts w:ascii="Times New Roman" w:hAnsi="Times New Roman" w:cs="Times New Roman"/>
          <w:sz w:val="24"/>
          <w:szCs w:val="24"/>
        </w:rPr>
        <w:t xml:space="preserve"> and statistical properties of the residuals of this fit will be used in generating values for this series forward in time.</w:t>
      </w:r>
    </w:p>
    <w:p w14:paraId="51152E4A" w14:textId="77777777" w:rsidR="007E218D" w:rsidRDefault="007E218D" w:rsidP="00406114">
      <w:pPr>
        <w:jc w:val="both"/>
        <w:rPr>
          <w:rFonts w:ascii="Times New Roman" w:hAnsi="Times New Roman" w:cs="Times New Roman"/>
          <w:sz w:val="24"/>
          <w:szCs w:val="24"/>
        </w:rPr>
      </w:pPr>
    </w:p>
    <w:p w14:paraId="349DB21D" w14:textId="77777777" w:rsidR="007E218D" w:rsidRDefault="00D03681" w:rsidP="00406114">
      <w:pPr>
        <w:jc w:val="both"/>
        <w:rPr>
          <w:rFonts w:ascii="Times New Roman" w:hAnsi="Times New Roman" w:cs="Times New Roman"/>
          <w:sz w:val="24"/>
          <w:szCs w:val="24"/>
        </w:rPr>
      </w:pPr>
      <w:r>
        <w:rPr>
          <w:rFonts w:ascii="Times New Roman" w:hAnsi="Times New Roman" w:cs="Times New Roman"/>
          <w:sz w:val="24"/>
          <w:szCs w:val="24"/>
        </w:rPr>
        <w:t>Note that consideration should at some stage also be given to new data types that are only now becoming available (e.g. aerial surveys, genetic tagging). These will not at this stage have been collected over a sufficient length of time to be able to serve as MP inputs, but the overall testing process can be used to provide insight into their potential future utility.</w:t>
      </w:r>
    </w:p>
    <w:p w14:paraId="20C6C539" w14:textId="77777777" w:rsidR="00D03681" w:rsidRDefault="00D03681" w:rsidP="001B61C4">
      <w:pPr>
        <w:rPr>
          <w:rFonts w:ascii="Times New Roman" w:hAnsi="Times New Roman" w:cs="Times New Roman"/>
          <w:sz w:val="24"/>
          <w:szCs w:val="24"/>
        </w:rPr>
      </w:pPr>
    </w:p>
    <w:p w14:paraId="7E3DBAD1" w14:textId="77777777" w:rsidR="00B56829" w:rsidRDefault="00B56829" w:rsidP="00BE5737">
      <w:pPr>
        <w:rPr>
          <w:rFonts w:ascii="Times New Roman" w:hAnsi="Times New Roman" w:cs="Times New Roman"/>
          <w:sz w:val="24"/>
          <w:szCs w:val="24"/>
        </w:rPr>
      </w:pPr>
    </w:p>
    <w:p w14:paraId="2134E40E" w14:textId="77777777" w:rsidR="007E218D" w:rsidRDefault="00987C9A" w:rsidP="00DE6F83">
      <w:pPr>
        <w:pStyle w:val="Heading1"/>
        <w:ind w:left="0"/>
      </w:pPr>
      <w:bookmarkStart w:id="80" w:name="_Toc465365332"/>
      <w:r w:rsidRPr="00987C9A">
        <w:t>PARAMETERS AND CONDITIONING</w:t>
      </w:r>
      <w:bookmarkEnd w:id="80"/>
    </w:p>
    <w:p w14:paraId="051DB7F1" w14:textId="77777777" w:rsidR="00DE6F83" w:rsidRDefault="00DE6F83" w:rsidP="00406114">
      <w:pPr>
        <w:contextualSpacing/>
        <w:jc w:val="both"/>
        <w:rPr>
          <w:rFonts w:ascii="Times New Roman" w:hAnsi="Times New Roman" w:cs="Times New Roman"/>
          <w:sz w:val="24"/>
          <w:szCs w:val="24"/>
        </w:rPr>
      </w:pPr>
    </w:p>
    <w:p w14:paraId="60265DA2" w14:textId="77777777" w:rsidR="007E218D" w:rsidRDefault="002D7A43" w:rsidP="00406114">
      <w:pPr>
        <w:contextualSpacing/>
        <w:jc w:val="both"/>
        <w:rPr>
          <w:rFonts w:ascii="Times New Roman" w:hAnsi="Times New Roman" w:cs="Times New Roman"/>
          <w:sz w:val="24"/>
          <w:szCs w:val="24"/>
        </w:rPr>
      </w:pPr>
      <w:r>
        <w:rPr>
          <w:rFonts w:ascii="Times New Roman" w:hAnsi="Times New Roman" w:cs="Times New Roman"/>
          <w:sz w:val="24"/>
          <w:szCs w:val="24"/>
        </w:rPr>
        <w:t xml:space="preserve">For the Baseline model, spawning is assumed to occur in areas </w:t>
      </w:r>
      <w:r w:rsidR="00406114">
        <w:rPr>
          <w:rFonts w:ascii="Times New Roman" w:hAnsi="Times New Roman" w:cs="Times New Roman"/>
          <w:sz w:val="24"/>
          <w:szCs w:val="24"/>
        </w:rPr>
        <w:t xml:space="preserve">‘GOM’ </w:t>
      </w:r>
      <w:r>
        <w:rPr>
          <w:rFonts w:ascii="Times New Roman" w:hAnsi="Times New Roman" w:cs="Times New Roman"/>
          <w:sz w:val="24"/>
          <w:szCs w:val="24"/>
        </w:rPr>
        <w:t>for the West s</w:t>
      </w:r>
      <w:r w:rsidR="00406114">
        <w:rPr>
          <w:rFonts w:ascii="Times New Roman" w:hAnsi="Times New Roman" w:cs="Times New Roman"/>
          <w:sz w:val="24"/>
          <w:szCs w:val="24"/>
        </w:rPr>
        <w:t>t</w:t>
      </w:r>
      <w:r>
        <w:rPr>
          <w:rFonts w:ascii="Times New Roman" w:hAnsi="Times New Roman" w:cs="Times New Roman"/>
          <w:sz w:val="24"/>
          <w:szCs w:val="24"/>
        </w:rPr>
        <w:t xml:space="preserve">ock and </w:t>
      </w:r>
      <w:r w:rsidR="00406114">
        <w:rPr>
          <w:rFonts w:ascii="Times New Roman" w:hAnsi="Times New Roman" w:cs="Times New Roman"/>
          <w:sz w:val="24"/>
          <w:szCs w:val="24"/>
        </w:rPr>
        <w:t>‘</w:t>
      </w:r>
      <w:proofErr w:type="spellStart"/>
      <w:r w:rsidR="00406114">
        <w:rPr>
          <w:rFonts w:ascii="Times New Roman" w:hAnsi="Times New Roman" w:cs="Times New Roman"/>
          <w:sz w:val="24"/>
          <w:szCs w:val="24"/>
        </w:rPr>
        <w:t>W.Med</w:t>
      </w:r>
      <w:proofErr w:type="spellEnd"/>
      <w:r w:rsidR="00406114">
        <w:rPr>
          <w:rFonts w:ascii="Times New Roman" w:hAnsi="Times New Roman" w:cs="Times New Roman"/>
          <w:sz w:val="24"/>
          <w:szCs w:val="24"/>
        </w:rPr>
        <w:t>’ + ‘</w:t>
      </w:r>
      <w:proofErr w:type="spellStart"/>
      <w:r w:rsidR="00406114">
        <w:rPr>
          <w:rFonts w:ascii="Times New Roman" w:hAnsi="Times New Roman" w:cs="Times New Roman"/>
          <w:sz w:val="24"/>
          <w:szCs w:val="24"/>
        </w:rPr>
        <w:t>E.Med</w:t>
      </w:r>
      <w:proofErr w:type="spellEnd"/>
      <w:r w:rsidR="00406114">
        <w:rPr>
          <w:rFonts w:ascii="Times New Roman" w:hAnsi="Times New Roman" w:cs="Times New Roman"/>
          <w:sz w:val="24"/>
          <w:szCs w:val="24"/>
        </w:rPr>
        <w:t xml:space="preserve">’ </w:t>
      </w:r>
      <w:r>
        <w:rPr>
          <w:rFonts w:ascii="Times New Roman" w:hAnsi="Times New Roman" w:cs="Times New Roman"/>
          <w:sz w:val="24"/>
          <w:szCs w:val="24"/>
        </w:rPr>
        <w:t>for the East + Mediterranean stock</w:t>
      </w:r>
      <w:r w:rsidR="00406114">
        <w:rPr>
          <w:rFonts w:ascii="Times New Roman" w:hAnsi="Times New Roman" w:cs="Times New Roman"/>
          <w:sz w:val="24"/>
          <w:szCs w:val="24"/>
        </w:rPr>
        <w:t xml:space="preserve"> (Figure 1</w:t>
      </w:r>
      <w:r w:rsidR="007D2E3B">
        <w:rPr>
          <w:rFonts w:ascii="Times New Roman" w:hAnsi="Times New Roman" w:cs="Times New Roman"/>
          <w:sz w:val="24"/>
          <w:szCs w:val="24"/>
        </w:rPr>
        <w:t>.1</w:t>
      </w:r>
      <w:r w:rsidR="00406114">
        <w:rPr>
          <w:rFonts w:ascii="Times New Roman" w:hAnsi="Times New Roman" w:cs="Times New Roman"/>
          <w:sz w:val="24"/>
          <w:szCs w:val="24"/>
        </w:rPr>
        <w:t>A)</w:t>
      </w:r>
      <w:r>
        <w:rPr>
          <w:rFonts w:ascii="Times New Roman" w:hAnsi="Times New Roman" w:cs="Times New Roman"/>
          <w:sz w:val="24"/>
          <w:szCs w:val="24"/>
        </w:rPr>
        <w:t>.</w:t>
      </w:r>
    </w:p>
    <w:p w14:paraId="3AE2FBD3" w14:textId="77777777" w:rsidR="007E218D" w:rsidRDefault="007E218D" w:rsidP="00406114">
      <w:pPr>
        <w:contextualSpacing/>
        <w:jc w:val="both"/>
        <w:rPr>
          <w:rFonts w:ascii="Times New Roman" w:hAnsi="Times New Roman" w:cs="Times New Roman"/>
          <w:sz w:val="24"/>
          <w:szCs w:val="24"/>
        </w:rPr>
      </w:pPr>
    </w:p>
    <w:p w14:paraId="30E39DAD" w14:textId="77777777" w:rsidR="007E218D" w:rsidRDefault="00987C9A" w:rsidP="00406114">
      <w:pPr>
        <w:pStyle w:val="Heading3"/>
        <w:ind w:left="0"/>
      </w:pPr>
      <w:bookmarkStart w:id="81" w:name="_Toc465365333"/>
      <w:r w:rsidRPr="00987C9A">
        <w:t>Fixed parameters</w:t>
      </w:r>
      <w:bookmarkEnd w:id="81"/>
    </w:p>
    <w:p w14:paraId="2724CF64" w14:textId="77777777" w:rsidR="00987C9A" w:rsidRPr="00987C9A" w:rsidRDefault="00987C9A" w:rsidP="001B61C4">
      <w:pPr>
        <w:jc w:val="both"/>
        <w:rPr>
          <w:rFonts w:ascii="Times New Roman" w:hAnsi="Times New Roman" w:cs="Times New Roman"/>
          <w:i/>
          <w:sz w:val="24"/>
          <w:szCs w:val="24"/>
        </w:rPr>
      </w:pPr>
    </w:p>
    <w:p w14:paraId="4A34E520" w14:textId="77777777" w:rsidR="007E218D" w:rsidRDefault="00987C9A" w:rsidP="00F011FD">
      <w:pPr>
        <w:keepNext/>
        <w:keepLines/>
        <w:rPr>
          <w:rFonts w:ascii="Times New Roman" w:eastAsiaTheme="minorEastAsia" w:hAnsi="Times New Roman" w:cs="Times New Roman"/>
          <w:sz w:val="24"/>
          <w:szCs w:val="24"/>
          <w:lang w:val="en-CA"/>
        </w:rPr>
      </w:pPr>
      <w:proofErr w:type="gramStart"/>
      <w:r w:rsidRPr="00987C9A">
        <w:rPr>
          <w:rFonts w:ascii="Times New Roman" w:eastAsiaTheme="minorEastAsia" w:hAnsi="Times New Roman" w:cs="Times New Roman"/>
          <w:sz w:val="24"/>
          <w:szCs w:val="24"/>
          <w:lang w:val="en-CA"/>
        </w:rPr>
        <w:lastRenderedPageBreak/>
        <w:t>Table</w:t>
      </w:r>
      <w:r w:rsidR="008D29D5">
        <w:rPr>
          <w:rFonts w:ascii="Times New Roman" w:eastAsiaTheme="minorEastAsia" w:hAnsi="Times New Roman" w:cs="Times New Roman"/>
          <w:sz w:val="24"/>
          <w:szCs w:val="24"/>
          <w:lang w:val="en-CA"/>
        </w:rPr>
        <w:t xml:space="preserve"> </w:t>
      </w:r>
      <w:r w:rsidR="007D2E3B">
        <w:rPr>
          <w:rFonts w:ascii="Times New Roman" w:eastAsiaTheme="minorEastAsia" w:hAnsi="Times New Roman" w:cs="Times New Roman"/>
          <w:sz w:val="24"/>
          <w:szCs w:val="24"/>
          <w:lang w:val="en-CA"/>
        </w:rPr>
        <w:t>8</w:t>
      </w:r>
      <w:r w:rsidR="00C41ECA">
        <w:rPr>
          <w:rFonts w:ascii="Times New Roman" w:eastAsiaTheme="minorEastAsia" w:hAnsi="Times New Roman" w:cs="Times New Roman"/>
          <w:sz w:val="24"/>
          <w:szCs w:val="24"/>
          <w:lang w:val="en-CA"/>
        </w:rPr>
        <w:t>.1</w:t>
      </w:r>
      <w:r w:rsidRPr="00987C9A">
        <w:rPr>
          <w:rFonts w:ascii="Times New Roman" w:eastAsiaTheme="minorEastAsia" w:hAnsi="Times New Roman" w:cs="Times New Roman"/>
          <w:sz w:val="24"/>
          <w:szCs w:val="24"/>
          <w:lang w:val="en-CA"/>
        </w:rPr>
        <w:t>.</w:t>
      </w:r>
      <w:proofErr w:type="gramEnd"/>
      <w:r w:rsidRPr="00987C9A">
        <w:rPr>
          <w:rFonts w:ascii="Times New Roman" w:eastAsiaTheme="minorEastAsia" w:hAnsi="Times New Roman" w:cs="Times New Roman"/>
          <w:sz w:val="24"/>
          <w:szCs w:val="24"/>
          <w:lang w:val="en-CA"/>
        </w:rPr>
        <w:t xml:space="preserve"> The parameters that are fixed (user specified) </w:t>
      </w:r>
    </w:p>
    <w:tbl>
      <w:tblPr>
        <w:tblStyle w:val="TableGrid11"/>
        <w:tblW w:w="9724" w:type="dxa"/>
        <w:tblInd w:w="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4"/>
        <w:gridCol w:w="2724"/>
        <w:gridCol w:w="861"/>
        <w:gridCol w:w="47"/>
        <w:gridCol w:w="2263"/>
        <w:gridCol w:w="855"/>
      </w:tblGrid>
      <w:tr w:rsidR="00987C9A" w:rsidRPr="00987C9A" w14:paraId="5AFC6F51" w14:textId="77777777" w:rsidTr="009F4647">
        <w:trPr>
          <w:gridAfter w:val="3"/>
          <w:wAfter w:w="3165" w:type="dxa"/>
        </w:trPr>
        <w:tc>
          <w:tcPr>
            <w:tcW w:w="2974" w:type="dxa"/>
            <w:tcBorders>
              <w:top w:val="single" w:sz="8" w:space="0" w:color="auto"/>
              <w:bottom w:val="single" w:sz="8" w:space="0" w:color="auto"/>
            </w:tcBorders>
          </w:tcPr>
          <w:p w14:paraId="6A46E67F" w14:textId="77777777" w:rsidR="00987C9A" w:rsidRPr="00987C9A" w:rsidRDefault="00987C9A" w:rsidP="00F011FD">
            <w:pPr>
              <w:keepNext/>
              <w:keepLines/>
              <w:rPr>
                <w:rFonts w:ascii="Times New Roman" w:hAnsi="Times New Roman" w:cs="Times New Roman"/>
                <w:b/>
                <w:sz w:val="20"/>
                <w:szCs w:val="20"/>
              </w:rPr>
            </w:pPr>
            <w:r w:rsidRPr="00987C9A">
              <w:rPr>
                <w:rFonts w:ascii="Times New Roman" w:hAnsi="Times New Roman" w:cs="Times New Roman"/>
                <w:b/>
                <w:sz w:val="20"/>
                <w:szCs w:val="20"/>
              </w:rPr>
              <w:t>Parameter</w:t>
            </w:r>
          </w:p>
        </w:tc>
        <w:tc>
          <w:tcPr>
            <w:tcW w:w="2724" w:type="dxa"/>
            <w:tcBorders>
              <w:top w:val="single" w:sz="8" w:space="0" w:color="auto"/>
              <w:bottom w:val="single" w:sz="8" w:space="0" w:color="auto"/>
            </w:tcBorders>
          </w:tcPr>
          <w:p w14:paraId="3D05893A" w14:textId="77777777" w:rsidR="00987C9A" w:rsidRPr="00987C9A" w:rsidRDefault="00987C9A" w:rsidP="00F011FD">
            <w:pPr>
              <w:keepNext/>
              <w:keepLines/>
              <w:rPr>
                <w:rFonts w:ascii="Times New Roman" w:hAnsi="Times New Roman" w:cs="Times New Roman"/>
                <w:b/>
                <w:sz w:val="20"/>
                <w:szCs w:val="20"/>
              </w:rPr>
            </w:pPr>
            <w:r w:rsidRPr="00987C9A">
              <w:rPr>
                <w:rFonts w:ascii="Times New Roman" w:hAnsi="Times New Roman" w:cs="Times New Roman"/>
                <w:b/>
                <w:sz w:val="20"/>
                <w:szCs w:val="20"/>
              </w:rPr>
              <w:t xml:space="preserve">Number of parameters </w:t>
            </w:r>
          </w:p>
        </w:tc>
        <w:tc>
          <w:tcPr>
            <w:tcW w:w="861" w:type="dxa"/>
            <w:tcBorders>
              <w:top w:val="single" w:sz="8" w:space="0" w:color="auto"/>
              <w:bottom w:val="single" w:sz="8" w:space="0" w:color="auto"/>
            </w:tcBorders>
          </w:tcPr>
          <w:p w14:paraId="186E4FE9" w14:textId="77777777" w:rsidR="00987C9A" w:rsidRPr="00987C9A" w:rsidRDefault="00987C9A" w:rsidP="00F011FD">
            <w:pPr>
              <w:keepNext/>
              <w:keepLines/>
              <w:rPr>
                <w:rFonts w:ascii="Times New Roman" w:hAnsi="Times New Roman" w:cs="Times New Roman"/>
                <w:b/>
                <w:sz w:val="20"/>
                <w:szCs w:val="20"/>
              </w:rPr>
            </w:pPr>
            <w:r w:rsidRPr="00987C9A">
              <w:rPr>
                <w:rFonts w:ascii="Times New Roman" w:hAnsi="Times New Roman" w:cs="Times New Roman"/>
                <w:b/>
                <w:sz w:val="20"/>
                <w:szCs w:val="20"/>
              </w:rPr>
              <w:t>Symbol</w:t>
            </w:r>
          </w:p>
        </w:tc>
      </w:tr>
      <w:tr w:rsidR="00987C9A" w:rsidRPr="00987C9A" w14:paraId="77890BB5" w14:textId="77777777" w:rsidTr="009F4647">
        <w:trPr>
          <w:gridAfter w:val="3"/>
          <w:wAfter w:w="3165" w:type="dxa"/>
        </w:trPr>
        <w:tc>
          <w:tcPr>
            <w:tcW w:w="2974" w:type="dxa"/>
            <w:tcBorders>
              <w:top w:val="single" w:sz="8" w:space="0" w:color="auto"/>
            </w:tcBorders>
          </w:tcPr>
          <w:p w14:paraId="21474FD1" w14:textId="77777777" w:rsidR="00987C9A" w:rsidRPr="00987C9A" w:rsidRDefault="00987C9A" w:rsidP="00F011FD">
            <w:pPr>
              <w:keepNext/>
              <w:keepLines/>
              <w:rPr>
                <w:rFonts w:ascii="Times New Roman" w:hAnsi="Times New Roman" w:cs="Times New Roman"/>
                <w:sz w:val="20"/>
                <w:szCs w:val="20"/>
              </w:rPr>
            </w:pPr>
            <w:r w:rsidRPr="00987C9A">
              <w:rPr>
                <w:rFonts w:ascii="Times New Roman" w:hAnsi="Times New Roman" w:cs="Times New Roman"/>
                <w:sz w:val="20"/>
                <w:szCs w:val="20"/>
              </w:rPr>
              <w:t>Steepness</w:t>
            </w:r>
          </w:p>
        </w:tc>
        <w:tc>
          <w:tcPr>
            <w:tcW w:w="2724" w:type="dxa"/>
            <w:tcBorders>
              <w:top w:val="single" w:sz="8" w:space="0" w:color="auto"/>
            </w:tcBorders>
          </w:tcPr>
          <w:p w14:paraId="47CDD327" w14:textId="77777777" w:rsidR="00987C9A" w:rsidRPr="00987C9A" w:rsidRDefault="00987C9A" w:rsidP="00F011FD">
            <w:pPr>
              <w:keepNext/>
              <w:keepLines/>
              <w:rPr>
                <w:rFonts w:ascii="Times New Roman" w:hAnsi="Times New Roman" w:cs="Times New Roman"/>
                <w:i/>
                <w:sz w:val="20"/>
                <w:szCs w:val="20"/>
              </w:rPr>
            </w:pP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s</w:t>
            </w:r>
          </w:p>
        </w:tc>
        <w:tc>
          <w:tcPr>
            <w:tcW w:w="861" w:type="dxa"/>
            <w:tcBorders>
              <w:top w:val="single" w:sz="8" w:space="0" w:color="auto"/>
            </w:tcBorders>
          </w:tcPr>
          <w:p w14:paraId="3E2A4AEC" w14:textId="77777777" w:rsidR="00987C9A" w:rsidRPr="00987C9A" w:rsidRDefault="00E016A0" w:rsidP="00F011FD">
            <w:pPr>
              <w:keepNext/>
              <w:keepLines/>
              <w:rPr>
                <w:rFonts w:ascii="Times New Roman" w:hAnsi="Times New Roman" w:cs="Times New Roman"/>
                <w:i/>
                <w:sz w:val="20"/>
                <w:szCs w:val="20"/>
              </w:rPr>
            </w:pPr>
            <w:r w:rsidRPr="00987C9A">
              <w:rPr>
                <w:rFonts w:ascii="Times New Roman" w:hAnsi="Times New Roman" w:cs="Times New Roman"/>
                <w:i/>
                <w:sz w:val="20"/>
                <w:szCs w:val="20"/>
              </w:rPr>
              <w:t>H</w:t>
            </w:r>
          </w:p>
        </w:tc>
      </w:tr>
      <w:tr w:rsidR="00987C9A" w:rsidRPr="00987C9A" w14:paraId="48771B56" w14:textId="77777777" w:rsidTr="009F4647">
        <w:trPr>
          <w:gridAfter w:val="3"/>
          <w:wAfter w:w="3165" w:type="dxa"/>
        </w:trPr>
        <w:tc>
          <w:tcPr>
            <w:tcW w:w="2974" w:type="dxa"/>
          </w:tcPr>
          <w:p w14:paraId="5F9325FF" w14:textId="77777777" w:rsidR="00987C9A" w:rsidRPr="00987C9A" w:rsidRDefault="00987C9A" w:rsidP="00F011FD">
            <w:pPr>
              <w:keepNext/>
              <w:keepLines/>
              <w:rPr>
                <w:rFonts w:ascii="Times New Roman" w:hAnsi="Times New Roman" w:cs="Times New Roman"/>
                <w:sz w:val="20"/>
                <w:szCs w:val="20"/>
              </w:rPr>
            </w:pPr>
            <w:r w:rsidRPr="00987C9A">
              <w:rPr>
                <w:rFonts w:ascii="Times New Roman" w:hAnsi="Times New Roman" w:cs="Times New Roman"/>
                <w:sz w:val="20"/>
                <w:szCs w:val="20"/>
              </w:rPr>
              <w:t>Maximum length</w:t>
            </w:r>
          </w:p>
        </w:tc>
        <w:tc>
          <w:tcPr>
            <w:tcW w:w="2724" w:type="dxa"/>
          </w:tcPr>
          <w:p w14:paraId="2B25A298" w14:textId="77777777" w:rsidR="00987C9A" w:rsidRPr="00987C9A" w:rsidRDefault="00987C9A" w:rsidP="00F011FD">
            <w:pPr>
              <w:keepNext/>
              <w:keepLines/>
              <w:rPr>
                <w:rFonts w:ascii="Times New Roman" w:hAnsi="Times New Roman" w:cs="Times New Roman"/>
                <w:i/>
                <w:sz w:val="20"/>
                <w:szCs w:val="20"/>
              </w:rPr>
            </w:pP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s</w:t>
            </w:r>
            <w:r w:rsidRPr="00987C9A">
              <w:rPr>
                <w:rFonts w:ascii="Times New Roman" w:hAnsi="Times New Roman" w:cs="Times New Roman"/>
                <w:i/>
                <w:sz w:val="20"/>
                <w:szCs w:val="20"/>
              </w:rPr>
              <w:t xml:space="preserve"> </w:t>
            </w:r>
          </w:p>
        </w:tc>
        <w:tc>
          <w:tcPr>
            <w:tcW w:w="861" w:type="dxa"/>
          </w:tcPr>
          <w:p w14:paraId="5DDB7DD4" w14:textId="77777777" w:rsidR="00987C9A" w:rsidRPr="00987C9A" w:rsidRDefault="00987C9A" w:rsidP="00F011FD">
            <w:pPr>
              <w:keepNext/>
              <w:keepLines/>
              <w:rPr>
                <w:rFonts w:ascii="Times New Roman" w:hAnsi="Times New Roman" w:cs="Times New Roman"/>
                <w:i/>
                <w:sz w:val="20"/>
                <w:szCs w:val="20"/>
              </w:rPr>
            </w:pPr>
            <w:proofErr w:type="spellStart"/>
            <w:r w:rsidRPr="00987C9A">
              <w:rPr>
                <w:rFonts w:ascii="Times New Roman" w:hAnsi="Times New Roman" w:cs="Times New Roman"/>
                <w:i/>
                <w:sz w:val="20"/>
                <w:szCs w:val="20"/>
              </w:rPr>
              <w:t>Linf</w:t>
            </w:r>
            <w:proofErr w:type="spellEnd"/>
          </w:p>
        </w:tc>
      </w:tr>
      <w:tr w:rsidR="00987C9A" w:rsidRPr="00987C9A" w14:paraId="59E5916E" w14:textId="77777777" w:rsidTr="009F4647">
        <w:trPr>
          <w:gridAfter w:val="3"/>
          <w:wAfter w:w="3165" w:type="dxa"/>
        </w:trPr>
        <w:tc>
          <w:tcPr>
            <w:tcW w:w="2974" w:type="dxa"/>
          </w:tcPr>
          <w:p w14:paraId="1C608C9C" w14:textId="77777777" w:rsidR="00987C9A" w:rsidRPr="00987C9A" w:rsidRDefault="00987C9A" w:rsidP="00F011FD">
            <w:pPr>
              <w:keepNext/>
              <w:keepLines/>
              <w:rPr>
                <w:rFonts w:ascii="Times New Roman" w:hAnsi="Times New Roman" w:cs="Times New Roman"/>
                <w:sz w:val="20"/>
                <w:szCs w:val="20"/>
              </w:rPr>
            </w:pPr>
            <w:r w:rsidRPr="00987C9A">
              <w:rPr>
                <w:rFonts w:ascii="Times New Roman" w:hAnsi="Times New Roman" w:cs="Times New Roman"/>
                <w:sz w:val="20"/>
                <w:szCs w:val="20"/>
              </w:rPr>
              <w:t>Growth rate</w:t>
            </w:r>
          </w:p>
        </w:tc>
        <w:tc>
          <w:tcPr>
            <w:tcW w:w="2724" w:type="dxa"/>
          </w:tcPr>
          <w:p w14:paraId="3EFEF265" w14:textId="77777777" w:rsidR="00987C9A" w:rsidRPr="00987C9A" w:rsidRDefault="00987C9A" w:rsidP="00F011FD">
            <w:pPr>
              <w:keepNext/>
              <w:keepLines/>
              <w:rPr>
                <w:rFonts w:ascii="Times New Roman" w:hAnsi="Times New Roman" w:cs="Times New Roman"/>
                <w:i/>
                <w:sz w:val="20"/>
                <w:szCs w:val="20"/>
              </w:rPr>
            </w:pP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s</w:t>
            </w:r>
          </w:p>
        </w:tc>
        <w:tc>
          <w:tcPr>
            <w:tcW w:w="861" w:type="dxa"/>
          </w:tcPr>
          <w:p w14:paraId="55A5EF99" w14:textId="77777777" w:rsidR="00987C9A" w:rsidRPr="00987C9A" w:rsidRDefault="00E016A0" w:rsidP="00F011FD">
            <w:pPr>
              <w:keepNext/>
              <w:keepLines/>
              <w:rPr>
                <w:rFonts w:ascii="Times New Roman" w:hAnsi="Times New Roman" w:cs="Times New Roman"/>
                <w:i/>
                <w:sz w:val="20"/>
                <w:szCs w:val="20"/>
              </w:rPr>
            </w:pPr>
            <w:r w:rsidRPr="00987C9A">
              <w:rPr>
                <w:rFonts w:ascii="Times New Roman" w:hAnsi="Times New Roman" w:cs="Times New Roman"/>
                <w:i/>
                <w:sz w:val="20"/>
                <w:szCs w:val="20"/>
              </w:rPr>
              <w:t>Κ</w:t>
            </w:r>
          </w:p>
        </w:tc>
      </w:tr>
      <w:tr w:rsidR="00987C9A" w:rsidRPr="00987C9A" w14:paraId="6E03E096" w14:textId="77777777" w:rsidTr="009F4647">
        <w:trPr>
          <w:gridAfter w:val="3"/>
          <w:wAfter w:w="3165" w:type="dxa"/>
        </w:trPr>
        <w:tc>
          <w:tcPr>
            <w:tcW w:w="2974" w:type="dxa"/>
          </w:tcPr>
          <w:p w14:paraId="5709026D" w14:textId="77777777" w:rsidR="00987C9A" w:rsidRPr="00987C9A" w:rsidRDefault="00913887" w:rsidP="00F011FD">
            <w:pPr>
              <w:keepNext/>
              <w:keepLines/>
              <w:rPr>
                <w:rFonts w:ascii="Times New Roman" w:hAnsi="Times New Roman" w:cs="Times New Roman"/>
                <w:sz w:val="20"/>
                <w:szCs w:val="20"/>
              </w:rPr>
            </w:pPr>
            <w:r>
              <w:rPr>
                <w:rFonts w:ascii="Times New Roman" w:hAnsi="Times New Roman" w:cs="Times New Roman"/>
                <w:sz w:val="20"/>
                <w:szCs w:val="20"/>
              </w:rPr>
              <w:t>Age at length zero</w:t>
            </w:r>
          </w:p>
        </w:tc>
        <w:tc>
          <w:tcPr>
            <w:tcW w:w="2724" w:type="dxa"/>
          </w:tcPr>
          <w:p w14:paraId="0FAEE4CB" w14:textId="77777777" w:rsidR="00987C9A" w:rsidRPr="00987C9A" w:rsidRDefault="00987C9A" w:rsidP="00F011FD">
            <w:pPr>
              <w:keepNext/>
              <w:keepLines/>
              <w:rPr>
                <w:rFonts w:ascii="Times New Roman" w:hAnsi="Times New Roman" w:cs="Times New Roman"/>
                <w:i/>
                <w:sz w:val="20"/>
                <w:szCs w:val="20"/>
              </w:rPr>
            </w:pP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s</w:t>
            </w:r>
          </w:p>
        </w:tc>
        <w:tc>
          <w:tcPr>
            <w:tcW w:w="861" w:type="dxa"/>
          </w:tcPr>
          <w:p w14:paraId="438C0761" w14:textId="77777777" w:rsidR="00987C9A" w:rsidRPr="00987C9A" w:rsidRDefault="00987C9A" w:rsidP="00F011FD">
            <w:pPr>
              <w:keepNext/>
              <w:keepLines/>
              <w:rPr>
                <w:rFonts w:ascii="Times New Roman" w:hAnsi="Times New Roman" w:cs="Times New Roman"/>
                <w:i/>
                <w:sz w:val="20"/>
                <w:szCs w:val="20"/>
              </w:rPr>
            </w:pPr>
            <w:r w:rsidRPr="00987C9A">
              <w:rPr>
                <w:rFonts w:ascii="Times New Roman" w:hAnsi="Times New Roman" w:cs="Times New Roman"/>
                <w:i/>
                <w:sz w:val="20"/>
                <w:szCs w:val="20"/>
              </w:rPr>
              <w:t>t</w:t>
            </w:r>
            <w:r w:rsidRPr="00987C9A">
              <w:rPr>
                <w:rFonts w:ascii="Times New Roman" w:hAnsi="Times New Roman" w:cs="Times New Roman"/>
                <w:i/>
                <w:sz w:val="20"/>
                <w:szCs w:val="20"/>
                <w:vertAlign w:val="subscript"/>
              </w:rPr>
              <w:t>0</w:t>
            </w:r>
          </w:p>
        </w:tc>
      </w:tr>
      <w:tr w:rsidR="00987C9A" w:rsidRPr="00987C9A" w14:paraId="66491E63" w14:textId="77777777" w:rsidTr="009F4647">
        <w:trPr>
          <w:gridAfter w:val="3"/>
          <w:wAfter w:w="3165" w:type="dxa"/>
        </w:trPr>
        <w:tc>
          <w:tcPr>
            <w:tcW w:w="2974" w:type="dxa"/>
          </w:tcPr>
          <w:p w14:paraId="25CBDE38" w14:textId="77777777" w:rsidR="00987C9A" w:rsidRPr="00987C9A" w:rsidRDefault="00987C9A" w:rsidP="00F011FD">
            <w:pPr>
              <w:keepNext/>
              <w:keepLines/>
              <w:rPr>
                <w:rFonts w:ascii="Times New Roman" w:hAnsi="Times New Roman" w:cs="Times New Roman"/>
                <w:sz w:val="20"/>
                <w:szCs w:val="20"/>
              </w:rPr>
            </w:pPr>
            <w:r w:rsidRPr="00987C9A">
              <w:rPr>
                <w:rFonts w:ascii="Times New Roman" w:hAnsi="Times New Roman" w:cs="Times New Roman"/>
                <w:sz w:val="20"/>
                <w:szCs w:val="20"/>
              </w:rPr>
              <w:t>Natural mortality rate at age</w:t>
            </w:r>
          </w:p>
        </w:tc>
        <w:tc>
          <w:tcPr>
            <w:tcW w:w="2724" w:type="dxa"/>
          </w:tcPr>
          <w:p w14:paraId="1918CA69" w14:textId="77777777" w:rsidR="00987C9A" w:rsidRPr="00987C9A" w:rsidRDefault="00987C9A" w:rsidP="00F011FD">
            <w:pPr>
              <w:keepNext/>
              <w:keepLines/>
              <w:rPr>
                <w:rFonts w:ascii="Times New Roman" w:hAnsi="Times New Roman" w:cs="Times New Roman"/>
                <w:sz w:val="20"/>
                <w:szCs w:val="20"/>
              </w:rPr>
            </w:pPr>
            <w:proofErr w:type="spellStart"/>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a</w:t>
            </w:r>
            <w:proofErr w:type="spellEnd"/>
            <w:r w:rsidRPr="00987C9A">
              <w:rPr>
                <w:rFonts w:ascii="Times New Roman" w:hAnsi="Times New Roman" w:cs="Times New Roman"/>
                <w:sz w:val="20"/>
                <w:szCs w:val="20"/>
              </w:rPr>
              <w:t xml:space="preserve">  ∙ </w:t>
            </w: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s</w:t>
            </w:r>
          </w:p>
        </w:tc>
        <w:tc>
          <w:tcPr>
            <w:tcW w:w="861" w:type="dxa"/>
          </w:tcPr>
          <w:p w14:paraId="6719DD3B" w14:textId="77777777" w:rsidR="00987C9A" w:rsidRPr="00987C9A" w:rsidRDefault="00987C9A" w:rsidP="00F011FD">
            <w:pPr>
              <w:keepNext/>
              <w:keepLines/>
              <w:rPr>
                <w:rFonts w:ascii="Times New Roman" w:hAnsi="Times New Roman" w:cs="Times New Roman"/>
                <w:i/>
                <w:sz w:val="20"/>
                <w:szCs w:val="20"/>
              </w:rPr>
            </w:pPr>
            <w:r w:rsidRPr="00987C9A">
              <w:rPr>
                <w:rFonts w:ascii="Times New Roman" w:hAnsi="Times New Roman" w:cs="Times New Roman"/>
                <w:i/>
                <w:sz w:val="20"/>
                <w:szCs w:val="20"/>
              </w:rPr>
              <w:t>M</w:t>
            </w:r>
          </w:p>
        </w:tc>
      </w:tr>
      <w:tr w:rsidR="00987C9A" w:rsidRPr="00987C9A" w14:paraId="75304BB3" w14:textId="77777777" w:rsidTr="009F4647">
        <w:trPr>
          <w:gridAfter w:val="3"/>
          <w:wAfter w:w="3165" w:type="dxa"/>
        </w:trPr>
        <w:tc>
          <w:tcPr>
            <w:tcW w:w="2974" w:type="dxa"/>
          </w:tcPr>
          <w:p w14:paraId="1E1FA2C5" w14:textId="77777777" w:rsidR="00987C9A" w:rsidRPr="00987C9A" w:rsidRDefault="00987C9A" w:rsidP="00F011FD">
            <w:pPr>
              <w:keepNext/>
              <w:keepLines/>
              <w:rPr>
                <w:rFonts w:ascii="Times New Roman" w:hAnsi="Times New Roman" w:cs="Times New Roman"/>
                <w:sz w:val="20"/>
                <w:szCs w:val="20"/>
              </w:rPr>
            </w:pPr>
            <w:r w:rsidRPr="00987C9A">
              <w:rPr>
                <w:rFonts w:ascii="Times New Roman" w:hAnsi="Times New Roman" w:cs="Times New Roman"/>
                <w:sz w:val="20"/>
                <w:szCs w:val="20"/>
              </w:rPr>
              <w:t>Selectivity of at least one fleet</w:t>
            </w:r>
          </w:p>
        </w:tc>
        <w:tc>
          <w:tcPr>
            <w:tcW w:w="2724" w:type="dxa"/>
          </w:tcPr>
          <w:p w14:paraId="3EB41B23" w14:textId="77777777" w:rsidR="00987C9A" w:rsidRPr="00987C9A" w:rsidRDefault="00987C9A" w:rsidP="00F011FD">
            <w:pPr>
              <w:keepNext/>
              <w:keepLines/>
              <w:rPr>
                <w:rFonts w:ascii="Times New Roman" w:hAnsi="Times New Roman" w:cs="Times New Roman"/>
                <w:sz w:val="20"/>
                <w:szCs w:val="20"/>
              </w:rPr>
            </w:pPr>
            <w:r w:rsidRPr="00987C9A">
              <w:rPr>
                <w:rFonts w:ascii="Times New Roman" w:hAnsi="Times New Roman" w:cs="Times New Roman"/>
                <w:i/>
                <w:sz w:val="20"/>
                <w:szCs w:val="20"/>
              </w:rPr>
              <w:t>2-3</w:t>
            </w:r>
          </w:p>
        </w:tc>
        <w:tc>
          <w:tcPr>
            <w:tcW w:w="861" w:type="dxa"/>
          </w:tcPr>
          <w:p w14:paraId="1E81D0B4" w14:textId="77777777" w:rsidR="00987C9A" w:rsidRPr="00987C9A" w:rsidRDefault="00E016A0" w:rsidP="00F011FD">
            <w:pPr>
              <w:keepNext/>
              <w:keepLines/>
              <w:rPr>
                <w:rFonts w:ascii="Times New Roman" w:hAnsi="Times New Roman" w:cs="Times New Roman"/>
                <w:i/>
                <w:sz w:val="20"/>
                <w:szCs w:val="20"/>
              </w:rPr>
            </w:pPr>
            <w:r w:rsidRPr="00987C9A">
              <w:rPr>
                <w:rFonts w:ascii="Times New Roman" w:hAnsi="Times New Roman" w:cs="Times New Roman"/>
                <w:i/>
                <w:sz w:val="20"/>
                <w:szCs w:val="20"/>
              </w:rPr>
              <w:t>Θ</w:t>
            </w:r>
          </w:p>
        </w:tc>
      </w:tr>
      <w:tr w:rsidR="00406114" w:rsidRPr="00987C9A" w14:paraId="3059E527" w14:textId="77777777" w:rsidTr="009F4647">
        <w:trPr>
          <w:gridAfter w:val="3"/>
          <w:wAfter w:w="3165" w:type="dxa"/>
        </w:trPr>
        <w:tc>
          <w:tcPr>
            <w:tcW w:w="2974" w:type="dxa"/>
            <w:tcBorders>
              <w:bottom w:val="single" w:sz="4" w:space="0" w:color="auto"/>
            </w:tcBorders>
          </w:tcPr>
          <w:p w14:paraId="58D508B6" w14:textId="77777777" w:rsidR="00406114" w:rsidRPr="00987C9A" w:rsidRDefault="00406114" w:rsidP="00F011FD">
            <w:pPr>
              <w:keepNext/>
              <w:keepLines/>
              <w:rPr>
                <w:rFonts w:ascii="Times New Roman" w:hAnsi="Times New Roman" w:cs="Times New Roman"/>
                <w:sz w:val="20"/>
                <w:szCs w:val="20"/>
              </w:rPr>
            </w:pPr>
            <w:r>
              <w:rPr>
                <w:rFonts w:ascii="Times New Roman" w:hAnsi="Times New Roman" w:cs="Times New Roman"/>
                <w:sz w:val="20"/>
                <w:szCs w:val="20"/>
              </w:rPr>
              <w:t>Maturity at age</w:t>
            </w:r>
          </w:p>
        </w:tc>
        <w:tc>
          <w:tcPr>
            <w:tcW w:w="2724" w:type="dxa"/>
            <w:tcBorders>
              <w:bottom w:val="single" w:sz="4" w:space="0" w:color="auto"/>
            </w:tcBorders>
          </w:tcPr>
          <w:p w14:paraId="7FBC2387" w14:textId="77777777" w:rsidR="00406114" w:rsidRPr="00987C9A" w:rsidRDefault="00406114" w:rsidP="00F011FD">
            <w:pPr>
              <w:keepNext/>
              <w:keepLines/>
              <w:rPr>
                <w:rFonts w:ascii="Times New Roman" w:hAnsi="Times New Roman" w:cs="Times New Roman"/>
                <w:i/>
                <w:sz w:val="20"/>
                <w:szCs w:val="20"/>
              </w:rPr>
            </w:pPr>
            <w:proofErr w:type="spellStart"/>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a</w:t>
            </w:r>
            <w:proofErr w:type="spellEnd"/>
            <w:r w:rsidRPr="00987C9A">
              <w:rPr>
                <w:rFonts w:ascii="Times New Roman" w:hAnsi="Times New Roman" w:cs="Times New Roman"/>
                <w:sz w:val="20"/>
                <w:szCs w:val="20"/>
              </w:rPr>
              <w:t xml:space="preserve">  ∙ </w:t>
            </w: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s</w:t>
            </w:r>
          </w:p>
        </w:tc>
        <w:tc>
          <w:tcPr>
            <w:tcW w:w="861" w:type="dxa"/>
            <w:tcBorders>
              <w:bottom w:val="single" w:sz="4" w:space="0" w:color="auto"/>
            </w:tcBorders>
          </w:tcPr>
          <w:p w14:paraId="6FABE415" w14:textId="77777777" w:rsidR="00406114" w:rsidRPr="00987C9A" w:rsidRDefault="00406114" w:rsidP="00F011FD">
            <w:pPr>
              <w:keepNext/>
              <w:keepLines/>
              <w:rPr>
                <w:rFonts w:ascii="Times New Roman" w:hAnsi="Times New Roman" w:cs="Times New Roman"/>
                <w:i/>
                <w:sz w:val="20"/>
                <w:szCs w:val="20"/>
              </w:rPr>
            </w:pPr>
            <w:r>
              <w:rPr>
                <w:rFonts w:ascii="Times New Roman" w:hAnsi="Times New Roman" w:cs="Times New Roman"/>
                <w:i/>
                <w:sz w:val="20"/>
                <w:szCs w:val="20"/>
              </w:rPr>
              <w:t>mat</w:t>
            </w:r>
          </w:p>
        </w:tc>
      </w:tr>
      <w:tr w:rsidR="00987C9A" w:rsidRPr="00987C9A" w14:paraId="1D499653" w14:textId="77777777" w:rsidTr="009F4647">
        <w:tc>
          <w:tcPr>
            <w:tcW w:w="2974" w:type="dxa"/>
          </w:tcPr>
          <w:p w14:paraId="03B8D5D3" w14:textId="77777777" w:rsidR="00987C9A" w:rsidRPr="00987C9A" w:rsidRDefault="00987C9A" w:rsidP="001B61C4">
            <w:pPr>
              <w:rPr>
                <w:rFonts w:ascii="Times New Roman" w:hAnsi="Times New Roman" w:cs="Times New Roman"/>
                <w:sz w:val="18"/>
                <w:szCs w:val="18"/>
              </w:rPr>
            </w:pPr>
          </w:p>
        </w:tc>
        <w:tc>
          <w:tcPr>
            <w:tcW w:w="2724" w:type="dxa"/>
          </w:tcPr>
          <w:p w14:paraId="64EFAC28" w14:textId="77777777" w:rsidR="00987C9A" w:rsidRPr="00987C9A" w:rsidRDefault="00987C9A" w:rsidP="001B61C4">
            <w:pPr>
              <w:rPr>
                <w:rFonts w:ascii="Times New Roman" w:hAnsi="Times New Roman" w:cs="Times New Roman"/>
                <w:sz w:val="18"/>
                <w:szCs w:val="18"/>
              </w:rPr>
            </w:pPr>
          </w:p>
        </w:tc>
        <w:tc>
          <w:tcPr>
            <w:tcW w:w="908" w:type="dxa"/>
            <w:gridSpan w:val="2"/>
          </w:tcPr>
          <w:p w14:paraId="59AC76B0" w14:textId="77777777" w:rsidR="00987C9A" w:rsidRPr="00987C9A" w:rsidRDefault="00987C9A" w:rsidP="001B61C4">
            <w:pPr>
              <w:rPr>
                <w:rFonts w:ascii="Times New Roman" w:hAnsi="Times New Roman" w:cs="Times New Roman"/>
                <w:sz w:val="18"/>
                <w:szCs w:val="18"/>
              </w:rPr>
            </w:pPr>
          </w:p>
        </w:tc>
        <w:tc>
          <w:tcPr>
            <w:tcW w:w="2263" w:type="dxa"/>
          </w:tcPr>
          <w:p w14:paraId="485216F4" w14:textId="77777777" w:rsidR="00987C9A" w:rsidRPr="00987C9A" w:rsidRDefault="00987C9A" w:rsidP="001B61C4">
            <w:pPr>
              <w:rPr>
                <w:rFonts w:ascii="Times New Roman" w:hAnsi="Times New Roman" w:cs="Times New Roman"/>
                <w:sz w:val="18"/>
                <w:szCs w:val="18"/>
              </w:rPr>
            </w:pPr>
          </w:p>
        </w:tc>
        <w:tc>
          <w:tcPr>
            <w:tcW w:w="855" w:type="dxa"/>
          </w:tcPr>
          <w:p w14:paraId="10476064" w14:textId="77777777" w:rsidR="00987C9A" w:rsidRPr="00987C9A" w:rsidRDefault="00987C9A" w:rsidP="001B61C4">
            <w:pPr>
              <w:rPr>
                <w:rFonts w:ascii="Times New Roman" w:hAnsi="Times New Roman" w:cs="Times New Roman"/>
                <w:sz w:val="18"/>
                <w:szCs w:val="18"/>
              </w:rPr>
            </w:pPr>
          </w:p>
        </w:tc>
      </w:tr>
    </w:tbl>
    <w:p w14:paraId="2B18B842" w14:textId="77777777" w:rsidR="00DE6F83" w:rsidRDefault="00DE6F83" w:rsidP="009F4647">
      <w:pPr>
        <w:rPr>
          <w:rFonts w:ascii="Times New Roman" w:eastAsiaTheme="minorEastAsia" w:hAnsi="Times New Roman" w:cs="Times New Roman"/>
          <w:sz w:val="24"/>
          <w:szCs w:val="24"/>
          <w:lang w:val="en-CA"/>
        </w:rPr>
      </w:pPr>
    </w:p>
    <w:p w14:paraId="6E61881A" w14:textId="7D3A0515" w:rsidR="009F4647" w:rsidRPr="00970C3B" w:rsidRDefault="009F4647" w:rsidP="009F4647">
      <w:pPr>
        <w:rPr>
          <w:rFonts w:ascii="Times New Roman" w:eastAsiaTheme="minorEastAsia" w:hAnsi="Times New Roman" w:cs="Times New Roman"/>
          <w:b/>
          <w:i/>
          <w:color w:val="FF0000"/>
          <w:sz w:val="24"/>
          <w:szCs w:val="24"/>
          <w:lang w:val="en-CA"/>
        </w:rPr>
      </w:pPr>
      <w:proofErr w:type="gramStart"/>
      <w:r w:rsidRPr="00987C9A">
        <w:rPr>
          <w:rFonts w:ascii="Times New Roman" w:eastAsiaTheme="minorEastAsia" w:hAnsi="Times New Roman" w:cs="Times New Roman"/>
          <w:sz w:val="24"/>
          <w:szCs w:val="24"/>
          <w:lang w:val="en-CA"/>
        </w:rPr>
        <w:t>Table</w:t>
      </w:r>
      <w:r>
        <w:rPr>
          <w:rFonts w:ascii="Times New Roman" w:eastAsiaTheme="minorEastAsia" w:hAnsi="Times New Roman" w:cs="Times New Roman"/>
          <w:sz w:val="24"/>
          <w:szCs w:val="24"/>
          <w:lang w:val="en-CA"/>
        </w:rPr>
        <w:t xml:space="preserve"> </w:t>
      </w:r>
      <w:r w:rsidR="007D2E3B">
        <w:rPr>
          <w:rFonts w:ascii="Times New Roman" w:eastAsiaTheme="minorEastAsia" w:hAnsi="Times New Roman" w:cs="Times New Roman"/>
          <w:sz w:val="24"/>
          <w:szCs w:val="24"/>
          <w:lang w:val="en-CA"/>
        </w:rPr>
        <w:t>8</w:t>
      </w:r>
      <w:r>
        <w:rPr>
          <w:rFonts w:ascii="Times New Roman" w:eastAsiaTheme="minorEastAsia" w:hAnsi="Times New Roman" w:cs="Times New Roman"/>
          <w:sz w:val="24"/>
          <w:szCs w:val="24"/>
          <w:lang w:val="en-CA"/>
        </w:rPr>
        <w:t>.2</w:t>
      </w:r>
      <w:r w:rsidRPr="00987C9A">
        <w:rPr>
          <w:rFonts w:ascii="Times New Roman" w:eastAsiaTheme="minorEastAsia" w:hAnsi="Times New Roman" w:cs="Times New Roman"/>
          <w:sz w:val="24"/>
          <w:szCs w:val="24"/>
          <w:lang w:val="en-CA"/>
        </w:rPr>
        <w:t>.</w:t>
      </w:r>
      <w:proofErr w:type="gramEnd"/>
      <w:r w:rsidRPr="00987C9A">
        <w:rPr>
          <w:rFonts w:ascii="Times New Roman" w:eastAsiaTheme="minorEastAsia" w:hAnsi="Times New Roman" w:cs="Times New Roman"/>
          <w:sz w:val="24"/>
          <w:szCs w:val="24"/>
          <w:lang w:val="en-CA"/>
        </w:rPr>
        <w:t xml:space="preserve"> </w:t>
      </w:r>
      <w:r>
        <w:rPr>
          <w:rFonts w:ascii="Times New Roman" w:eastAsiaTheme="minorEastAsia" w:hAnsi="Times New Roman" w:cs="Times New Roman"/>
          <w:sz w:val="24"/>
          <w:szCs w:val="24"/>
          <w:lang w:val="en-CA"/>
        </w:rPr>
        <w:t>Parameter values of baseline and alternative options</w:t>
      </w:r>
      <w:r w:rsidRPr="00987C9A">
        <w:rPr>
          <w:rFonts w:ascii="Times New Roman" w:eastAsiaTheme="minorEastAsia" w:hAnsi="Times New Roman" w:cs="Times New Roman"/>
          <w:sz w:val="24"/>
          <w:szCs w:val="24"/>
          <w:lang w:val="en-CA"/>
        </w:rPr>
        <w:t xml:space="preserve"> </w:t>
      </w:r>
      <w:r w:rsidR="00EF2F55">
        <w:rPr>
          <w:rFonts w:ascii="Times New Roman" w:eastAsiaTheme="minorEastAsia" w:hAnsi="Times New Roman" w:cs="Times New Roman"/>
          <w:sz w:val="24"/>
          <w:szCs w:val="24"/>
          <w:lang w:val="en-CA"/>
        </w:rPr>
        <w:t xml:space="preserve">   </w:t>
      </w:r>
    </w:p>
    <w:tbl>
      <w:tblPr>
        <w:tblStyle w:val="TableGrid11"/>
        <w:tblW w:w="12526"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7"/>
        <w:gridCol w:w="3402"/>
        <w:gridCol w:w="567"/>
        <w:gridCol w:w="3402"/>
        <w:gridCol w:w="45"/>
        <w:gridCol w:w="2160"/>
        <w:gridCol w:w="823"/>
      </w:tblGrid>
      <w:tr w:rsidR="00816E3E" w:rsidRPr="00987C9A" w14:paraId="6D332AB0" w14:textId="77777777" w:rsidTr="00816E3E">
        <w:trPr>
          <w:gridAfter w:val="3"/>
          <w:wAfter w:w="3028" w:type="dxa"/>
        </w:trPr>
        <w:tc>
          <w:tcPr>
            <w:tcW w:w="2127" w:type="dxa"/>
            <w:tcBorders>
              <w:top w:val="single" w:sz="8" w:space="0" w:color="auto"/>
              <w:bottom w:val="single" w:sz="8" w:space="0" w:color="auto"/>
            </w:tcBorders>
          </w:tcPr>
          <w:p w14:paraId="2EAF3C44" w14:textId="77777777" w:rsidR="009F4647" w:rsidRPr="00987C9A" w:rsidRDefault="009F4647" w:rsidP="009E2EE0">
            <w:pPr>
              <w:rPr>
                <w:rFonts w:ascii="Times New Roman" w:hAnsi="Times New Roman" w:cs="Times New Roman"/>
                <w:b/>
                <w:sz w:val="20"/>
                <w:szCs w:val="20"/>
              </w:rPr>
            </w:pPr>
            <w:r w:rsidRPr="00987C9A">
              <w:rPr>
                <w:rFonts w:ascii="Times New Roman" w:hAnsi="Times New Roman" w:cs="Times New Roman"/>
                <w:b/>
                <w:sz w:val="20"/>
                <w:szCs w:val="20"/>
              </w:rPr>
              <w:t>Parameter</w:t>
            </w:r>
          </w:p>
        </w:tc>
        <w:tc>
          <w:tcPr>
            <w:tcW w:w="3969" w:type="dxa"/>
            <w:gridSpan w:val="2"/>
            <w:tcBorders>
              <w:top w:val="single" w:sz="8" w:space="0" w:color="auto"/>
              <w:bottom w:val="single" w:sz="8" w:space="0" w:color="auto"/>
            </w:tcBorders>
          </w:tcPr>
          <w:p w14:paraId="13A7C90F" w14:textId="77777777" w:rsidR="009E2EE0" w:rsidRDefault="00715CB3">
            <w:pPr>
              <w:jc w:val="center"/>
              <w:rPr>
                <w:rFonts w:ascii="Times New Roman" w:eastAsiaTheme="minorHAnsi" w:hAnsi="Times New Roman" w:cs="Times New Roman"/>
                <w:b/>
                <w:sz w:val="20"/>
                <w:szCs w:val="20"/>
                <w:lang w:val="en-ZA"/>
              </w:rPr>
            </w:pPr>
            <w:r>
              <w:rPr>
                <w:rFonts w:ascii="Times New Roman" w:hAnsi="Times New Roman" w:cs="Times New Roman"/>
                <w:b/>
                <w:sz w:val="20"/>
                <w:szCs w:val="20"/>
              </w:rPr>
              <w:t>West</w:t>
            </w:r>
          </w:p>
        </w:tc>
        <w:tc>
          <w:tcPr>
            <w:tcW w:w="3402" w:type="dxa"/>
            <w:tcBorders>
              <w:top w:val="single" w:sz="8" w:space="0" w:color="auto"/>
              <w:bottom w:val="single" w:sz="8" w:space="0" w:color="auto"/>
            </w:tcBorders>
          </w:tcPr>
          <w:p w14:paraId="26D8FB73" w14:textId="77777777" w:rsidR="009E2EE0" w:rsidRDefault="00715CB3">
            <w:pPr>
              <w:jc w:val="center"/>
              <w:rPr>
                <w:rFonts w:ascii="Times New Roman" w:eastAsiaTheme="minorHAnsi" w:hAnsi="Times New Roman" w:cs="Times New Roman"/>
                <w:b/>
                <w:sz w:val="20"/>
                <w:szCs w:val="20"/>
                <w:lang w:val="en-ZA"/>
              </w:rPr>
            </w:pPr>
            <w:r>
              <w:rPr>
                <w:rFonts w:ascii="Times New Roman" w:hAnsi="Times New Roman" w:cs="Times New Roman"/>
                <w:b/>
                <w:sz w:val="20"/>
                <w:szCs w:val="20"/>
              </w:rPr>
              <w:t>East</w:t>
            </w:r>
          </w:p>
        </w:tc>
      </w:tr>
      <w:tr w:rsidR="00816E3E" w:rsidRPr="00987C9A" w14:paraId="319F663C" w14:textId="77777777" w:rsidTr="00816E3E">
        <w:trPr>
          <w:gridAfter w:val="3"/>
          <w:wAfter w:w="3028" w:type="dxa"/>
        </w:trPr>
        <w:tc>
          <w:tcPr>
            <w:tcW w:w="2127" w:type="dxa"/>
            <w:tcBorders>
              <w:top w:val="single" w:sz="8" w:space="0" w:color="auto"/>
              <w:bottom w:val="single" w:sz="4" w:space="0" w:color="auto"/>
            </w:tcBorders>
            <w:vAlign w:val="center"/>
          </w:tcPr>
          <w:p w14:paraId="5EF99FD1" w14:textId="77777777" w:rsidR="009F4647" w:rsidRPr="00987C9A" w:rsidRDefault="009F4647" w:rsidP="00816E3E">
            <w:pPr>
              <w:rPr>
                <w:rFonts w:ascii="Times New Roman" w:hAnsi="Times New Roman" w:cs="Times New Roman"/>
                <w:sz w:val="20"/>
                <w:szCs w:val="20"/>
              </w:rPr>
            </w:pPr>
            <w:r w:rsidRPr="00987C9A">
              <w:rPr>
                <w:rFonts w:ascii="Times New Roman" w:hAnsi="Times New Roman" w:cs="Times New Roman"/>
                <w:sz w:val="20"/>
                <w:szCs w:val="20"/>
              </w:rPr>
              <w:t>Steepness</w:t>
            </w:r>
            <w:r w:rsidR="00715CB3">
              <w:rPr>
                <w:rFonts w:ascii="Times New Roman" w:hAnsi="Times New Roman" w:cs="Times New Roman"/>
                <w:sz w:val="20"/>
                <w:szCs w:val="20"/>
              </w:rPr>
              <w:t xml:space="preserve"> (Bev</w:t>
            </w:r>
            <w:r w:rsidR="00816E3E">
              <w:rPr>
                <w:rFonts w:ascii="Times New Roman" w:hAnsi="Times New Roman" w:cs="Times New Roman"/>
                <w:sz w:val="20"/>
                <w:szCs w:val="20"/>
              </w:rPr>
              <w:t>.</w:t>
            </w:r>
            <w:r w:rsidR="00715CB3">
              <w:rPr>
                <w:rFonts w:ascii="Times New Roman" w:hAnsi="Times New Roman" w:cs="Times New Roman"/>
                <w:sz w:val="20"/>
                <w:szCs w:val="20"/>
              </w:rPr>
              <w:t>-Holt)</w:t>
            </w:r>
          </w:p>
        </w:tc>
        <w:tc>
          <w:tcPr>
            <w:tcW w:w="3969" w:type="dxa"/>
            <w:gridSpan w:val="2"/>
            <w:tcBorders>
              <w:top w:val="single" w:sz="8" w:space="0" w:color="auto"/>
              <w:bottom w:val="single" w:sz="4" w:space="0" w:color="auto"/>
            </w:tcBorders>
          </w:tcPr>
          <w:p w14:paraId="2974F4C3" w14:textId="77777777" w:rsidR="009E2EE0" w:rsidRDefault="00715CB3">
            <w:pPr>
              <w:jc w:val="center"/>
              <w:rPr>
                <w:rFonts w:ascii="Times New Roman" w:eastAsiaTheme="minorHAnsi" w:hAnsi="Times New Roman" w:cs="Times New Roman"/>
                <w:sz w:val="20"/>
                <w:szCs w:val="20"/>
                <w:lang w:val="en-ZA"/>
              </w:rPr>
            </w:pPr>
            <w:r>
              <w:rPr>
                <w:rFonts w:ascii="Times New Roman" w:hAnsi="Times New Roman" w:cs="Times New Roman"/>
                <w:sz w:val="20"/>
                <w:szCs w:val="20"/>
              </w:rPr>
              <w:t>N/A (hockey-stick)</w:t>
            </w:r>
          </w:p>
          <w:p w14:paraId="06DE9C88" w14:textId="77777777" w:rsidR="009E2EE0" w:rsidRDefault="00874854">
            <w:pPr>
              <w:jc w:val="center"/>
              <w:rPr>
                <w:rFonts w:ascii="Times New Roman" w:hAnsi="Times New Roman" w:cs="Times New Roman"/>
                <w:sz w:val="20"/>
                <w:szCs w:val="20"/>
              </w:rPr>
            </w:pPr>
            <w:r>
              <w:rPr>
                <w:rFonts w:ascii="Times New Roman" w:hAnsi="Times New Roman" w:cs="Times New Roman"/>
                <w:sz w:val="20"/>
                <w:szCs w:val="20"/>
              </w:rPr>
              <w:t>E</w:t>
            </w:r>
            <w:r w:rsidR="00715CB3">
              <w:rPr>
                <w:rFonts w:ascii="Times New Roman" w:hAnsi="Times New Roman" w:cs="Times New Roman"/>
                <w:sz w:val="20"/>
                <w:szCs w:val="20"/>
              </w:rPr>
              <w:t>stimated</w:t>
            </w:r>
          </w:p>
        </w:tc>
        <w:tc>
          <w:tcPr>
            <w:tcW w:w="3402" w:type="dxa"/>
            <w:tcBorders>
              <w:top w:val="single" w:sz="8" w:space="0" w:color="auto"/>
              <w:bottom w:val="single" w:sz="4" w:space="0" w:color="auto"/>
            </w:tcBorders>
          </w:tcPr>
          <w:p w14:paraId="2527D005" w14:textId="77777777" w:rsidR="009E2EE0" w:rsidRDefault="00715CB3">
            <w:pPr>
              <w:jc w:val="center"/>
              <w:rPr>
                <w:rFonts w:ascii="Times New Roman" w:eastAsiaTheme="minorHAnsi" w:hAnsi="Times New Roman" w:cs="Times New Roman"/>
                <w:sz w:val="20"/>
                <w:szCs w:val="20"/>
                <w:lang w:val="en-ZA"/>
              </w:rPr>
            </w:pPr>
            <w:r>
              <w:rPr>
                <w:rFonts w:ascii="Times New Roman" w:hAnsi="Times New Roman" w:cs="Times New Roman"/>
                <w:sz w:val="20"/>
                <w:szCs w:val="20"/>
              </w:rPr>
              <w:t>0.98</w:t>
            </w:r>
          </w:p>
          <w:p w14:paraId="036415A7" w14:textId="77777777" w:rsidR="009E2EE0" w:rsidRDefault="00C30EEE">
            <w:pPr>
              <w:jc w:val="center"/>
              <w:rPr>
                <w:rFonts w:ascii="Times New Roman" w:hAnsi="Times New Roman" w:cs="Times New Roman"/>
                <w:sz w:val="20"/>
                <w:szCs w:val="20"/>
              </w:rPr>
            </w:pPr>
            <w:r>
              <w:rPr>
                <w:rFonts w:ascii="Times New Roman" w:hAnsi="Times New Roman" w:cs="Times New Roman"/>
                <w:sz w:val="20"/>
                <w:szCs w:val="20"/>
              </w:rPr>
              <w:t>0.7</w:t>
            </w:r>
          </w:p>
        </w:tc>
      </w:tr>
      <w:tr w:rsidR="00816E3E" w:rsidRPr="00987C9A" w14:paraId="05361D85" w14:textId="77777777" w:rsidTr="00816E3E">
        <w:trPr>
          <w:gridAfter w:val="3"/>
          <w:wAfter w:w="3028" w:type="dxa"/>
        </w:trPr>
        <w:tc>
          <w:tcPr>
            <w:tcW w:w="2127" w:type="dxa"/>
            <w:tcBorders>
              <w:top w:val="single" w:sz="4" w:space="0" w:color="auto"/>
            </w:tcBorders>
          </w:tcPr>
          <w:p w14:paraId="4B21D8F9" w14:textId="77777777" w:rsidR="009F4647" w:rsidRPr="00987C9A" w:rsidRDefault="009F4647" w:rsidP="009E2EE0">
            <w:pPr>
              <w:rPr>
                <w:rFonts w:ascii="Times New Roman" w:hAnsi="Times New Roman" w:cs="Times New Roman"/>
                <w:sz w:val="20"/>
                <w:szCs w:val="20"/>
              </w:rPr>
            </w:pPr>
            <w:r w:rsidRPr="00987C9A">
              <w:rPr>
                <w:rFonts w:ascii="Times New Roman" w:hAnsi="Times New Roman" w:cs="Times New Roman"/>
                <w:sz w:val="20"/>
                <w:szCs w:val="20"/>
              </w:rPr>
              <w:t>Maximum length</w:t>
            </w:r>
            <w:r w:rsidR="00C30EEE">
              <w:rPr>
                <w:rFonts w:ascii="Times New Roman" w:hAnsi="Times New Roman" w:cs="Times New Roman"/>
                <w:sz w:val="20"/>
                <w:szCs w:val="20"/>
              </w:rPr>
              <w:t xml:space="preserve"> </w:t>
            </w:r>
            <w:r w:rsidR="00AE4EC5">
              <w:rPr>
                <w:rFonts w:ascii="Times New Roman" w:hAnsi="Times New Roman" w:cs="Times New Roman"/>
                <w:sz w:val="20"/>
                <w:szCs w:val="20"/>
              </w:rPr>
              <w:t>(cm)</w:t>
            </w:r>
          </w:p>
        </w:tc>
        <w:tc>
          <w:tcPr>
            <w:tcW w:w="3969" w:type="dxa"/>
            <w:gridSpan w:val="2"/>
            <w:tcBorders>
              <w:top w:val="single" w:sz="4" w:space="0" w:color="auto"/>
            </w:tcBorders>
          </w:tcPr>
          <w:p w14:paraId="6C8DA5BE" w14:textId="77777777" w:rsidR="009E2EE0" w:rsidRDefault="00AE4EC5">
            <w:pPr>
              <w:jc w:val="center"/>
              <w:rPr>
                <w:rFonts w:ascii="Times New Roman" w:hAnsi="Times New Roman" w:cs="Times New Roman"/>
                <w:sz w:val="20"/>
                <w:szCs w:val="20"/>
              </w:rPr>
            </w:pPr>
            <w:r>
              <w:rPr>
                <w:rFonts w:ascii="Times New Roman" w:hAnsi="Times New Roman" w:cs="Times New Roman"/>
                <w:sz w:val="20"/>
                <w:szCs w:val="20"/>
              </w:rPr>
              <w:t>3</w:t>
            </w:r>
            <w:r w:rsidR="00715CB3">
              <w:rPr>
                <w:rFonts w:ascii="Times New Roman" w:hAnsi="Times New Roman" w:cs="Times New Roman"/>
                <w:sz w:val="20"/>
                <w:szCs w:val="20"/>
              </w:rPr>
              <w:t>29</w:t>
            </w:r>
          </w:p>
        </w:tc>
        <w:tc>
          <w:tcPr>
            <w:tcW w:w="3402" w:type="dxa"/>
            <w:tcBorders>
              <w:top w:val="single" w:sz="4" w:space="0" w:color="auto"/>
            </w:tcBorders>
          </w:tcPr>
          <w:p w14:paraId="111C4956" w14:textId="77777777" w:rsidR="009E2EE0" w:rsidRDefault="00715CB3">
            <w:pPr>
              <w:jc w:val="center"/>
              <w:rPr>
                <w:rFonts w:ascii="Times New Roman" w:hAnsi="Times New Roman" w:cs="Times New Roman"/>
                <w:sz w:val="20"/>
                <w:szCs w:val="20"/>
              </w:rPr>
            </w:pPr>
            <w:r>
              <w:rPr>
                <w:rFonts w:ascii="Times New Roman" w:hAnsi="Times New Roman" w:cs="Times New Roman"/>
                <w:sz w:val="20"/>
                <w:szCs w:val="20"/>
              </w:rPr>
              <w:t>315</w:t>
            </w:r>
          </w:p>
        </w:tc>
      </w:tr>
      <w:tr w:rsidR="00816E3E" w:rsidRPr="00987C9A" w14:paraId="58BC28C5" w14:textId="77777777" w:rsidTr="00816E3E">
        <w:trPr>
          <w:gridAfter w:val="3"/>
          <w:wAfter w:w="3028" w:type="dxa"/>
        </w:trPr>
        <w:tc>
          <w:tcPr>
            <w:tcW w:w="2127" w:type="dxa"/>
          </w:tcPr>
          <w:p w14:paraId="0817306A" w14:textId="77777777" w:rsidR="009F4647" w:rsidRPr="00AE4EC5" w:rsidRDefault="009F4647" w:rsidP="009E2EE0">
            <w:pPr>
              <w:rPr>
                <w:rFonts w:ascii="Times New Roman" w:hAnsi="Times New Roman" w:cs="Times New Roman"/>
                <w:sz w:val="20"/>
                <w:szCs w:val="20"/>
              </w:rPr>
            </w:pPr>
            <w:r w:rsidRPr="00987C9A">
              <w:rPr>
                <w:rFonts w:ascii="Times New Roman" w:hAnsi="Times New Roman" w:cs="Times New Roman"/>
                <w:sz w:val="20"/>
                <w:szCs w:val="20"/>
              </w:rPr>
              <w:t>Growth rate</w:t>
            </w:r>
            <w:r w:rsidR="00AE4EC5">
              <w:rPr>
                <w:rFonts w:ascii="Times New Roman" w:hAnsi="Times New Roman" w:cs="Times New Roman"/>
                <w:sz w:val="20"/>
                <w:szCs w:val="20"/>
              </w:rPr>
              <w:t xml:space="preserve"> (</w:t>
            </w:r>
            <w:r w:rsidR="00AE4EC5" w:rsidRPr="00987C9A">
              <w:rPr>
                <w:rFonts w:ascii="Times New Roman" w:hAnsi="Times New Roman" w:cs="Times New Roman"/>
                <w:i/>
                <w:sz w:val="20"/>
                <w:szCs w:val="20"/>
              </w:rPr>
              <w:t>κ</w:t>
            </w:r>
            <w:r w:rsidR="00AE4EC5">
              <w:rPr>
                <w:rFonts w:ascii="Times New Roman" w:hAnsi="Times New Roman" w:cs="Times New Roman"/>
                <w:sz w:val="20"/>
                <w:szCs w:val="20"/>
              </w:rPr>
              <w:t>)</w:t>
            </w:r>
          </w:p>
        </w:tc>
        <w:tc>
          <w:tcPr>
            <w:tcW w:w="3969" w:type="dxa"/>
            <w:gridSpan w:val="2"/>
          </w:tcPr>
          <w:p w14:paraId="7CA915B7" w14:textId="77777777" w:rsidR="009E2EE0" w:rsidRDefault="00AE4EC5">
            <w:pPr>
              <w:jc w:val="center"/>
              <w:rPr>
                <w:rFonts w:ascii="Times New Roman" w:hAnsi="Times New Roman" w:cs="Times New Roman"/>
                <w:sz w:val="20"/>
                <w:szCs w:val="20"/>
              </w:rPr>
            </w:pPr>
            <w:r>
              <w:rPr>
                <w:rFonts w:ascii="Times New Roman" w:hAnsi="Times New Roman" w:cs="Times New Roman"/>
                <w:sz w:val="20"/>
                <w:szCs w:val="20"/>
              </w:rPr>
              <w:t>0.</w:t>
            </w:r>
            <w:r w:rsidR="00715CB3">
              <w:rPr>
                <w:rFonts w:ascii="Times New Roman" w:hAnsi="Times New Roman" w:cs="Times New Roman"/>
                <w:sz w:val="20"/>
                <w:szCs w:val="20"/>
              </w:rPr>
              <w:t>093</w:t>
            </w:r>
          </w:p>
        </w:tc>
        <w:tc>
          <w:tcPr>
            <w:tcW w:w="3402" w:type="dxa"/>
          </w:tcPr>
          <w:p w14:paraId="7DB30B0F" w14:textId="77777777" w:rsidR="009E2EE0" w:rsidRDefault="00715CB3">
            <w:pPr>
              <w:jc w:val="center"/>
              <w:rPr>
                <w:rFonts w:ascii="Times New Roman" w:hAnsi="Times New Roman" w:cs="Times New Roman"/>
                <w:sz w:val="20"/>
                <w:szCs w:val="20"/>
              </w:rPr>
            </w:pPr>
            <w:r>
              <w:rPr>
                <w:rFonts w:ascii="Times New Roman" w:hAnsi="Times New Roman" w:cs="Times New Roman"/>
                <w:sz w:val="20"/>
                <w:szCs w:val="20"/>
              </w:rPr>
              <w:t>0.089</w:t>
            </w:r>
          </w:p>
        </w:tc>
      </w:tr>
      <w:tr w:rsidR="00913887" w:rsidRPr="00987C9A" w14:paraId="136F4E7F" w14:textId="77777777" w:rsidTr="00816E3E">
        <w:trPr>
          <w:gridAfter w:val="3"/>
          <w:wAfter w:w="3028" w:type="dxa"/>
        </w:trPr>
        <w:tc>
          <w:tcPr>
            <w:tcW w:w="2127" w:type="dxa"/>
            <w:tcBorders>
              <w:bottom w:val="single" w:sz="4" w:space="0" w:color="auto"/>
            </w:tcBorders>
          </w:tcPr>
          <w:p w14:paraId="4575042E" w14:textId="77777777" w:rsidR="00913887" w:rsidRPr="00987C9A" w:rsidRDefault="00913887" w:rsidP="009E2EE0">
            <w:pPr>
              <w:rPr>
                <w:rFonts w:ascii="Times New Roman" w:hAnsi="Times New Roman" w:cs="Times New Roman"/>
                <w:sz w:val="20"/>
                <w:szCs w:val="20"/>
              </w:rPr>
            </w:pPr>
            <w:r>
              <w:rPr>
                <w:rFonts w:ascii="Times New Roman" w:hAnsi="Times New Roman" w:cs="Times New Roman"/>
                <w:sz w:val="20"/>
                <w:szCs w:val="20"/>
              </w:rPr>
              <w:t>Age at length zero</w:t>
            </w:r>
          </w:p>
        </w:tc>
        <w:tc>
          <w:tcPr>
            <w:tcW w:w="3402" w:type="dxa"/>
            <w:tcBorders>
              <w:bottom w:val="single" w:sz="4" w:space="0" w:color="auto"/>
            </w:tcBorders>
          </w:tcPr>
          <w:p w14:paraId="352E20CB" w14:textId="77777777" w:rsidR="00913887" w:rsidRPr="00913887" w:rsidRDefault="00816E3E" w:rsidP="00816E3E">
            <w:pPr>
              <w:jc w:val="center"/>
              <w:rPr>
                <w:rFonts w:ascii="Times New Roman" w:hAnsi="Times New Roman" w:cs="Times New Roman"/>
                <w:sz w:val="20"/>
                <w:szCs w:val="20"/>
              </w:rPr>
            </w:pPr>
            <w:r>
              <w:rPr>
                <w:rFonts w:ascii="Times New Roman" w:hAnsi="Times New Roman" w:cs="Times New Roman"/>
                <w:sz w:val="20"/>
                <w:szCs w:val="20"/>
              </w:rPr>
              <w:t xml:space="preserve">          </w:t>
            </w:r>
            <w:r w:rsidR="00913887">
              <w:rPr>
                <w:rFonts w:ascii="Times New Roman" w:hAnsi="Times New Roman" w:cs="Times New Roman"/>
                <w:sz w:val="20"/>
                <w:szCs w:val="20"/>
              </w:rPr>
              <w:t>-0.97</w:t>
            </w:r>
          </w:p>
        </w:tc>
        <w:tc>
          <w:tcPr>
            <w:tcW w:w="3969" w:type="dxa"/>
            <w:gridSpan w:val="2"/>
            <w:tcBorders>
              <w:bottom w:val="single" w:sz="4" w:space="0" w:color="auto"/>
            </w:tcBorders>
          </w:tcPr>
          <w:p w14:paraId="45ACDB8B" w14:textId="77777777" w:rsidR="009E2EE0" w:rsidRDefault="00816E3E">
            <w:pPr>
              <w:jc w:val="center"/>
              <w:rPr>
                <w:rFonts w:ascii="Times New Roman" w:hAnsi="Times New Roman" w:cs="Times New Roman"/>
                <w:sz w:val="20"/>
                <w:szCs w:val="20"/>
              </w:rPr>
            </w:pPr>
            <w:r>
              <w:rPr>
                <w:rFonts w:ascii="Times New Roman" w:hAnsi="Times New Roman" w:cs="Times New Roman"/>
                <w:sz w:val="20"/>
                <w:szCs w:val="20"/>
              </w:rPr>
              <w:t xml:space="preserve">          </w:t>
            </w:r>
            <w:r w:rsidR="00913887">
              <w:rPr>
                <w:rFonts w:ascii="Times New Roman" w:hAnsi="Times New Roman" w:cs="Times New Roman"/>
                <w:sz w:val="20"/>
                <w:szCs w:val="20"/>
              </w:rPr>
              <w:t>-1.13</w:t>
            </w:r>
          </w:p>
        </w:tc>
      </w:tr>
      <w:tr w:rsidR="00355A2F" w:rsidRPr="00987C9A" w14:paraId="0AC0774B" w14:textId="77777777" w:rsidTr="00816E3E">
        <w:trPr>
          <w:gridAfter w:val="3"/>
          <w:wAfter w:w="3028" w:type="dxa"/>
        </w:trPr>
        <w:tc>
          <w:tcPr>
            <w:tcW w:w="2127" w:type="dxa"/>
            <w:tcBorders>
              <w:top w:val="single" w:sz="4" w:space="0" w:color="auto"/>
              <w:bottom w:val="single" w:sz="4" w:space="0" w:color="auto"/>
            </w:tcBorders>
            <w:vAlign w:val="center"/>
          </w:tcPr>
          <w:p w14:paraId="3023204D" w14:textId="77777777" w:rsidR="00355A2F" w:rsidRPr="00987C9A" w:rsidRDefault="00355A2F" w:rsidP="00816E3E">
            <w:pPr>
              <w:rPr>
                <w:rFonts w:ascii="Times New Roman" w:hAnsi="Times New Roman" w:cs="Times New Roman"/>
                <w:sz w:val="20"/>
                <w:szCs w:val="20"/>
              </w:rPr>
            </w:pPr>
            <w:r w:rsidRPr="00987C9A">
              <w:rPr>
                <w:rFonts w:ascii="Times New Roman" w:hAnsi="Times New Roman" w:cs="Times New Roman"/>
                <w:sz w:val="20"/>
                <w:szCs w:val="20"/>
              </w:rPr>
              <w:t>Natural mortality rate at age</w:t>
            </w:r>
          </w:p>
        </w:tc>
        <w:tc>
          <w:tcPr>
            <w:tcW w:w="3969" w:type="dxa"/>
            <w:gridSpan w:val="2"/>
            <w:tcBorders>
              <w:top w:val="single" w:sz="4" w:space="0" w:color="auto"/>
              <w:bottom w:val="single" w:sz="4" w:space="0" w:color="auto"/>
            </w:tcBorders>
          </w:tcPr>
          <w:p w14:paraId="1373A369" w14:textId="647FC3F4" w:rsidR="00355A2F" w:rsidRPr="00355A2F" w:rsidRDefault="00355A2F">
            <w:pPr>
              <w:jc w:val="center"/>
              <w:rPr>
                <w:rFonts w:ascii="Times New Roman" w:eastAsiaTheme="minorHAnsi" w:hAnsi="Times New Roman" w:cs="Times New Roman"/>
                <w:sz w:val="20"/>
                <w:szCs w:val="20"/>
                <w:lang w:val="en-ZA"/>
              </w:rPr>
            </w:pPr>
            <w:r w:rsidRPr="008474C5">
              <w:rPr>
                <w:rFonts w:ascii="Times New Roman" w:hAnsi="Times New Roman" w:cs="Times New Roman"/>
                <w:color w:val="000000"/>
                <w:sz w:val="20"/>
                <w:szCs w:val="20"/>
              </w:rPr>
              <w:t>0.42</w:t>
            </w:r>
            <w:r>
              <w:rPr>
                <w:rFonts w:ascii="Times New Roman" w:hAnsi="Times New Roman" w:cs="Times New Roman"/>
                <w:color w:val="000000"/>
                <w:sz w:val="20"/>
                <w:szCs w:val="20"/>
              </w:rPr>
              <w:t>,</w:t>
            </w:r>
            <w:r w:rsidRPr="008474C5">
              <w:rPr>
                <w:rFonts w:ascii="Times New Roman" w:hAnsi="Times New Roman" w:cs="Times New Roman"/>
                <w:color w:val="000000"/>
                <w:sz w:val="20"/>
                <w:szCs w:val="20"/>
              </w:rPr>
              <w:t xml:space="preserve"> 0.30</w:t>
            </w:r>
            <w:r>
              <w:rPr>
                <w:rFonts w:ascii="Times New Roman" w:hAnsi="Times New Roman" w:cs="Times New Roman"/>
                <w:color w:val="000000"/>
                <w:sz w:val="20"/>
                <w:szCs w:val="20"/>
              </w:rPr>
              <w:t>,</w:t>
            </w:r>
            <w:r w:rsidRPr="008474C5">
              <w:rPr>
                <w:rFonts w:ascii="Times New Roman" w:hAnsi="Times New Roman" w:cs="Times New Roman"/>
                <w:color w:val="000000"/>
                <w:sz w:val="20"/>
                <w:szCs w:val="20"/>
              </w:rPr>
              <w:t xml:space="preserve"> 0.24</w:t>
            </w:r>
            <w:r>
              <w:rPr>
                <w:rFonts w:ascii="Times New Roman" w:hAnsi="Times New Roman" w:cs="Times New Roman"/>
                <w:color w:val="000000"/>
                <w:sz w:val="20"/>
                <w:szCs w:val="20"/>
              </w:rPr>
              <w:t>,</w:t>
            </w:r>
            <w:r w:rsidRPr="008474C5">
              <w:rPr>
                <w:rFonts w:ascii="Times New Roman" w:hAnsi="Times New Roman" w:cs="Times New Roman"/>
                <w:color w:val="000000"/>
                <w:sz w:val="20"/>
                <w:szCs w:val="20"/>
              </w:rPr>
              <w:t xml:space="preserve"> 0.22</w:t>
            </w:r>
            <w:r>
              <w:rPr>
                <w:rFonts w:ascii="Times New Roman" w:hAnsi="Times New Roman" w:cs="Times New Roman"/>
                <w:color w:val="000000"/>
                <w:sz w:val="20"/>
                <w:szCs w:val="20"/>
              </w:rPr>
              <w:t>,</w:t>
            </w:r>
            <w:r w:rsidRPr="008474C5">
              <w:rPr>
                <w:rFonts w:ascii="Times New Roman" w:hAnsi="Times New Roman" w:cs="Times New Roman"/>
                <w:color w:val="000000"/>
                <w:sz w:val="20"/>
                <w:szCs w:val="20"/>
              </w:rPr>
              <w:t xml:space="preserve"> 0.20</w:t>
            </w:r>
            <w:r>
              <w:rPr>
                <w:rFonts w:ascii="Times New Roman" w:hAnsi="Times New Roman" w:cs="Times New Roman"/>
                <w:color w:val="000000"/>
                <w:sz w:val="20"/>
                <w:szCs w:val="20"/>
              </w:rPr>
              <w:t>,</w:t>
            </w:r>
            <w:r w:rsidRPr="008474C5">
              <w:rPr>
                <w:rFonts w:ascii="Times New Roman" w:hAnsi="Times New Roman" w:cs="Times New Roman"/>
                <w:color w:val="000000"/>
                <w:sz w:val="20"/>
                <w:szCs w:val="20"/>
              </w:rPr>
              <w:t xml:space="preserve"> 0.19</w:t>
            </w:r>
            <w:r>
              <w:rPr>
                <w:rFonts w:ascii="Times New Roman" w:hAnsi="Times New Roman" w:cs="Times New Roman"/>
                <w:color w:val="000000"/>
                <w:sz w:val="20"/>
                <w:szCs w:val="20"/>
              </w:rPr>
              <w:t>,</w:t>
            </w:r>
            <w:r w:rsidRPr="008474C5">
              <w:rPr>
                <w:rFonts w:ascii="Times New Roman" w:hAnsi="Times New Roman" w:cs="Times New Roman"/>
                <w:color w:val="000000"/>
                <w:sz w:val="20"/>
                <w:szCs w:val="20"/>
              </w:rPr>
              <w:t xml:space="preserve"> 0.18</w:t>
            </w:r>
            <w:r>
              <w:rPr>
                <w:rFonts w:ascii="Times New Roman" w:hAnsi="Times New Roman" w:cs="Times New Roman"/>
                <w:color w:val="000000"/>
                <w:sz w:val="20"/>
                <w:szCs w:val="20"/>
              </w:rPr>
              <w:t>,</w:t>
            </w:r>
            <w:r w:rsidRPr="008474C5">
              <w:rPr>
                <w:rFonts w:ascii="Times New Roman" w:hAnsi="Times New Roman" w:cs="Times New Roman"/>
                <w:color w:val="000000"/>
                <w:sz w:val="20"/>
                <w:szCs w:val="20"/>
              </w:rPr>
              <w:t xml:space="preserve"> 0.17</w:t>
            </w:r>
            <w:r>
              <w:rPr>
                <w:rFonts w:ascii="Times New Roman" w:hAnsi="Times New Roman" w:cs="Times New Roman"/>
                <w:color w:val="000000"/>
                <w:sz w:val="20"/>
                <w:szCs w:val="20"/>
              </w:rPr>
              <w:t>,</w:t>
            </w:r>
            <w:r w:rsidRPr="008474C5">
              <w:rPr>
                <w:rFonts w:ascii="Times New Roman" w:hAnsi="Times New Roman" w:cs="Times New Roman"/>
                <w:color w:val="000000"/>
                <w:sz w:val="20"/>
                <w:szCs w:val="20"/>
              </w:rPr>
              <w:t xml:space="preserve"> 0.17</w:t>
            </w:r>
            <w:r>
              <w:rPr>
                <w:rFonts w:ascii="Times New Roman" w:hAnsi="Times New Roman" w:cs="Times New Roman"/>
                <w:color w:val="000000"/>
                <w:sz w:val="20"/>
                <w:szCs w:val="20"/>
              </w:rPr>
              <w:t>,</w:t>
            </w:r>
            <w:r w:rsidRPr="008474C5">
              <w:rPr>
                <w:rFonts w:ascii="Times New Roman" w:hAnsi="Times New Roman" w:cs="Times New Roman"/>
                <w:color w:val="000000"/>
                <w:sz w:val="20"/>
                <w:szCs w:val="20"/>
              </w:rPr>
              <w:t xml:space="preserve"> 0.16</w:t>
            </w:r>
            <w:r>
              <w:rPr>
                <w:rFonts w:ascii="Times New Roman" w:hAnsi="Times New Roman" w:cs="Times New Roman"/>
                <w:color w:val="000000"/>
                <w:sz w:val="20"/>
                <w:szCs w:val="20"/>
              </w:rPr>
              <w:t xml:space="preserve"> -</w:t>
            </w:r>
          </w:p>
        </w:tc>
        <w:tc>
          <w:tcPr>
            <w:tcW w:w="3402" w:type="dxa"/>
            <w:tcBorders>
              <w:top w:val="single" w:sz="4" w:space="0" w:color="auto"/>
              <w:bottom w:val="single" w:sz="4" w:space="0" w:color="auto"/>
            </w:tcBorders>
          </w:tcPr>
          <w:p w14:paraId="5C036EDA" w14:textId="7AEC7731" w:rsidR="00355A2F" w:rsidRDefault="00355A2F">
            <w:pPr>
              <w:jc w:val="center"/>
              <w:rPr>
                <w:rFonts w:ascii="Times New Roman" w:hAnsi="Times New Roman" w:cs="Times New Roman"/>
                <w:sz w:val="20"/>
                <w:szCs w:val="20"/>
              </w:rPr>
            </w:pPr>
            <w:r w:rsidRPr="008474C5">
              <w:rPr>
                <w:rFonts w:ascii="Times New Roman" w:hAnsi="Times New Roman" w:cs="Times New Roman"/>
                <w:color w:val="000000"/>
                <w:sz w:val="20"/>
                <w:szCs w:val="20"/>
              </w:rPr>
              <w:t>0.41</w:t>
            </w:r>
            <w:r>
              <w:rPr>
                <w:rFonts w:ascii="Times New Roman" w:hAnsi="Times New Roman" w:cs="Times New Roman"/>
                <w:color w:val="000000"/>
                <w:sz w:val="20"/>
                <w:szCs w:val="20"/>
              </w:rPr>
              <w:t>,</w:t>
            </w:r>
            <w:r w:rsidRPr="008474C5">
              <w:rPr>
                <w:rFonts w:ascii="Times New Roman" w:hAnsi="Times New Roman" w:cs="Times New Roman"/>
                <w:color w:val="000000"/>
                <w:sz w:val="20"/>
                <w:szCs w:val="20"/>
              </w:rPr>
              <w:t xml:space="preserve"> 0.30</w:t>
            </w:r>
            <w:r>
              <w:rPr>
                <w:rFonts w:ascii="Times New Roman" w:hAnsi="Times New Roman" w:cs="Times New Roman"/>
                <w:color w:val="000000"/>
                <w:sz w:val="20"/>
                <w:szCs w:val="20"/>
              </w:rPr>
              <w:t>,</w:t>
            </w:r>
            <w:r w:rsidRPr="008474C5">
              <w:rPr>
                <w:rFonts w:ascii="Times New Roman" w:hAnsi="Times New Roman" w:cs="Times New Roman"/>
                <w:color w:val="000000"/>
                <w:sz w:val="20"/>
                <w:szCs w:val="20"/>
              </w:rPr>
              <w:t xml:space="preserve"> 0.25</w:t>
            </w:r>
            <w:r>
              <w:rPr>
                <w:rFonts w:ascii="Times New Roman" w:hAnsi="Times New Roman" w:cs="Times New Roman"/>
                <w:color w:val="000000"/>
                <w:sz w:val="20"/>
                <w:szCs w:val="20"/>
              </w:rPr>
              <w:t>,</w:t>
            </w:r>
            <w:r w:rsidRPr="008474C5">
              <w:rPr>
                <w:rFonts w:ascii="Times New Roman" w:hAnsi="Times New Roman" w:cs="Times New Roman"/>
                <w:color w:val="000000"/>
                <w:sz w:val="20"/>
                <w:szCs w:val="20"/>
              </w:rPr>
              <w:t xml:space="preserve"> 0.22</w:t>
            </w:r>
            <w:r>
              <w:rPr>
                <w:rFonts w:ascii="Times New Roman" w:hAnsi="Times New Roman" w:cs="Times New Roman"/>
                <w:color w:val="000000"/>
                <w:sz w:val="20"/>
                <w:szCs w:val="20"/>
              </w:rPr>
              <w:t>,</w:t>
            </w:r>
            <w:r w:rsidRPr="008474C5">
              <w:rPr>
                <w:rFonts w:ascii="Times New Roman" w:hAnsi="Times New Roman" w:cs="Times New Roman"/>
                <w:color w:val="000000"/>
                <w:sz w:val="20"/>
                <w:szCs w:val="20"/>
              </w:rPr>
              <w:t xml:space="preserve"> 0.20</w:t>
            </w:r>
            <w:r>
              <w:rPr>
                <w:rFonts w:ascii="Times New Roman" w:hAnsi="Times New Roman" w:cs="Times New Roman"/>
                <w:color w:val="000000"/>
                <w:sz w:val="20"/>
                <w:szCs w:val="20"/>
              </w:rPr>
              <w:t>,</w:t>
            </w:r>
            <w:r w:rsidRPr="008474C5">
              <w:rPr>
                <w:rFonts w:ascii="Times New Roman" w:hAnsi="Times New Roman" w:cs="Times New Roman"/>
                <w:color w:val="000000"/>
                <w:sz w:val="20"/>
                <w:szCs w:val="20"/>
              </w:rPr>
              <w:t xml:space="preserve"> 0.19</w:t>
            </w:r>
            <w:r>
              <w:rPr>
                <w:rFonts w:ascii="Times New Roman" w:hAnsi="Times New Roman" w:cs="Times New Roman"/>
                <w:color w:val="000000"/>
                <w:sz w:val="20"/>
                <w:szCs w:val="20"/>
              </w:rPr>
              <w:t>,</w:t>
            </w:r>
            <w:r w:rsidRPr="008474C5">
              <w:rPr>
                <w:rFonts w:ascii="Times New Roman" w:hAnsi="Times New Roman" w:cs="Times New Roman"/>
                <w:color w:val="000000"/>
                <w:sz w:val="20"/>
                <w:szCs w:val="20"/>
              </w:rPr>
              <w:t xml:space="preserve"> 0.18</w:t>
            </w:r>
            <w:r>
              <w:rPr>
                <w:rFonts w:ascii="Times New Roman" w:hAnsi="Times New Roman" w:cs="Times New Roman"/>
                <w:color w:val="000000"/>
                <w:sz w:val="20"/>
                <w:szCs w:val="20"/>
              </w:rPr>
              <w:t>,</w:t>
            </w:r>
            <w:r w:rsidRPr="008474C5">
              <w:rPr>
                <w:rFonts w:ascii="Times New Roman" w:hAnsi="Times New Roman" w:cs="Times New Roman"/>
                <w:color w:val="000000"/>
                <w:sz w:val="20"/>
                <w:szCs w:val="20"/>
              </w:rPr>
              <w:t xml:space="preserve"> 0.18</w:t>
            </w:r>
            <w:r>
              <w:rPr>
                <w:rFonts w:ascii="Times New Roman" w:hAnsi="Times New Roman" w:cs="Times New Roman"/>
                <w:color w:val="000000"/>
                <w:sz w:val="20"/>
                <w:szCs w:val="20"/>
              </w:rPr>
              <w:t>,</w:t>
            </w:r>
            <w:r w:rsidRPr="008474C5">
              <w:rPr>
                <w:rFonts w:ascii="Times New Roman" w:hAnsi="Times New Roman" w:cs="Times New Roman"/>
                <w:color w:val="000000"/>
                <w:sz w:val="20"/>
                <w:szCs w:val="20"/>
              </w:rPr>
              <w:t xml:space="preserve"> 0.17</w:t>
            </w:r>
            <w:r>
              <w:rPr>
                <w:rFonts w:ascii="Times New Roman" w:hAnsi="Times New Roman" w:cs="Times New Roman"/>
                <w:color w:val="000000"/>
                <w:sz w:val="20"/>
                <w:szCs w:val="20"/>
              </w:rPr>
              <w:t>,</w:t>
            </w:r>
            <w:r w:rsidRPr="008474C5">
              <w:rPr>
                <w:rFonts w:ascii="Times New Roman" w:hAnsi="Times New Roman" w:cs="Times New Roman"/>
                <w:color w:val="000000"/>
                <w:sz w:val="20"/>
                <w:szCs w:val="20"/>
              </w:rPr>
              <w:t xml:space="preserve"> 0.17</w:t>
            </w:r>
            <w:r>
              <w:rPr>
                <w:rFonts w:ascii="Times New Roman" w:hAnsi="Times New Roman" w:cs="Times New Roman"/>
                <w:color w:val="000000"/>
                <w:sz w:val="20"/>
                <w:szCs w:val="20"/>
              </w:rPr>
              <w:t>,</w:t>
            </w:r>
            <w:r w:rsidRPr="008474C5">
              <w:rPr>
                <w:rFonts w:ascii="Times New Roman" w:hAnsi="Times New Roman" w:cs="Times New Roman"/>
                <w:color w:val="000000"/>
                <w:sz w:val="20"/>
                <w:szCs w:val="20"/>
              </w:rPr>
              <w:t xml:space="preserve"> 0.17</w:t>
            </w:r>
            <w:r>
              <w:rPr>
                <w:rFonts w:ascii="Times New Roman" w:hAnsi="Times New Roman" w:cs="Times New Roman"/>
                <w:color w:val="000000"/>
                <w:sz w:val="20"/>
                <w:szCs w:val="20"/>
              </w:rPr>
              <w:t>,</w:t>
            </w:r>
            <w:r w:rsidRPr="008474C5">
              <w:rPr>
                <w:rFonts w:ascii="Times New Roman" w:hAnsi="Times New Roman" w:cs="Times New Roman"/>
                <w:color w:val="000000"/>
                <w:sz w:val="20"/>
                <w:szCs w:val="20"/>
              </w:rPr>
              <w:t xml:space="preserve"> 0.16</w:t>
            </w:r>
            <w:r>
              <w:rPr>
                <w:rFonts w:ascii="Times New Roman" w:hAnsi="Times New Roman" w:cs="Times New Roman"/>
                <w:color w:val="000000"/>
                <w:sz w:val="20"/>
                <w:szCs w:val="20"/>
              </w:rPr>
              <w:t>-</w:t>
            </w:r>
            <w:r w:rsidRPr="008474C5">
              <w:rPr>
                <w:rFonts w:ascii="Times New Roman" w:hAnsi="Times New Roman" w:cs="Times New Roman"/>
                <w:color w:val="000000"/>
                <w:sz w:val="20"/>
                <w:szCs w:val="20"/>
              </w:rPr>
              <w:t xml:space="preserve"> </w:t>
            </w:r>
          </w:p>
        </w:tc>
      </w:tr>
      <w:tr w:rsidR="00913887" w:rsidRPr="00987C9A" w14:paraId="1B9200A4" w14:textId="77777777" w:rsidTr="00816E3E">
        <w:trPr>
          <w:gridAfter w:val="3"/>
          <w:wAfter w:w="3028" w:type="dxa"/>
        </w:trPr>
        <w:tc>
          <w:tcPr>
            <w:tcW w:w="2127" w:type="dxa"/>
            <w:tcBorders>
              <w:top w:val="single" w:sz="4" w:space="0" w:color="auto"/>
              <w:bottom w:val="single" w:sz="4" w:space="0" w:color="auto"/>
            </w:tcBorders>
          </w:tcPr>
          <w:p w14:paraId="14AD2069" w14:textId="77777777" w:rsidR="00913887" w:rsidRPr="00987C9A" w:rsidRDefault="00913887" w:rsidP="009E2EE0">
            <w:pPr>
              <w:rPr>
                <w:rFonts w:ascii="Times New Roman" w:hAnsi="Times New Roman" w:cs="Times New Roman"/>
                <w:sz w:val="20"/>
                <w:szCs w:val="20"/>
              </w:rPr>
            </w:pPr>
            <w:r w:rsidRPr="00987C9A">
              <w:rPr>
                <w:rFonts w:ascii="Times New Roman" w:hAnsi="Times New Roman" w:cs="Times New Roman"/>
                <w:sz w:val="20"/>
                <w:szCs w:val="20"/>
              </w:rPr>
              <w:t>Selectivity of at least one fleet</w:t>
            </w:r>
          </w:p>
        </w:tc>
        <w:tc>
          <w:tcPr>
            <w:tcW w:w="7371" w:type="dxa"/>
            <w:gridSpan w:val="3"/>
            <w:tcBorders>
              <w:top w:val="single" w:sz="4" w:space="0" w:color="auto"/>
              <w:bottom w:val="single" w:sz="4" w:space="0" w:color="auto"/>
            </w:tcBorders>
          </w:tcPr>
          <w:p w14:paraId="50C11D68" w14:textId="1BC5941A" w:rsidR="009E2EE0" w:rsidRDefault="00913887">
            <w:pPr>
              <w:jc w:val="center"/>
              <w:rPr>
                <w:rFonts w:ascii="Times New Roman" w:hAnsi="Times New Roman" w:cs="Times New Roman"/>
                <w:sz w:val="20"/>
                <w:szCs w:val="20"/>
              </w:rPr>
            </w:pPr>
            <w:r>
              <w:rPr>
                <w:rFonts w:ascii="Times New Roman" w:hAnsi="Times New Roman" w:cs="Times New Roman"/>
                <w:sz w:val="20"/>
                <w:szCs w:val="20"/>
              </w:rPr>
              <w:t xml:space="preserve">-         </w:t>
            </w:r>
            <w:r w:rsidR="00D31F40">
              <w:rPr>
                <w:rFonts w:ascii="Times New Roman" w:hAnsi="Times New Roman" w:cs="Times New Roman"/>
                <w:sz w:val="20"/>
                <w:szCs w:val="20"/>
              </w:rPr>
              <w:t>Japanese</w:t>
            </w:r>
            <w:r>
              <w:rPr>
                <w:rFonts w:ascii="Times New Roman" w:hAnsi="Times New Roman" w:cs="Times New Roman"/>
                <w:sz w:val="20"/>
                <w:szCs w:val="20"/>
              </w:rPr>
              <w:t xml:space="preserve"> Longline fleet is asymptotic        -</w:t>
            </w:r>
          </w:p>
        </w:tc>
      </w:tr>
      <w:tr w:rsidR="00355A2F" w:rsidRPr="00987C9A" w14:paraId="30E6FFF1" w14:textId="77777777" w:rsidTr="0029590E">
        <w:trPr>
          <w:gridAfter w:val="3"/>
          <w:wAfter w:w="3028" w:type="dxa"/>
        </w:trPr>
        <w:tc>
          <w:tcPr>
            <w:tcW w:w="2127" w:type="dxa"/>
            <w:tcBorders>
              <w:top w:val="single" w:sz="4" w:space="0" w:color="auto"/>
              <w:bottom w:val="single" w:sz="4" w:space="0" w:color="auto"/>
            </w:tcBorders>
            <w:vAlign w:val="center"/>
          </w:tcPr>
          <w:p w14:paraId="6151ACE9" w14:textId="55D3565D" w:rsidR="00722735" w:rsidRDefault="00722735" w:rsidP="00816E3E">
            <w:pPr>
              <w:rPr>
                <w:rFonts w:ascii="Times New Roman" w:hAnsi="Times New Roman" w:cs="Times New Roman"/>
                <w:sz w:val="20"/>
                <w:szCs w:val="20"/>
              </w:rPr>
            </w:pPr>
            <w:r>
              <w:rPr>
                <w:rFonts w:ascii="Times New Roman" w:hAnsi="Times New Roman" w:cs="Times New Roman"/>
                <w:sz w:val="20"/>
                <w:szCs w:val="20"/>
              </w:rPr>
              <w:t>Age</w:t>
            </w:r>
          </w:p>
          <w:p w14:paraId="2189FC15" w14:textId="71DB93E1" w:rsidR="00355A2F" w:rsidRDefault="00355A2F" w:rsidP="00816E3E">
            <w:pPr>
              <w:rPr>
                <w:rFonts w:ascii="Times New Roman" w:hAnsi="Times New Roman" w:cs="Times New Roman"/>
                <w:sz w:val="20"/>
                <w:szCs w:val="20"/>
              </w:rPr>
            </w:pPr>
            <w:r>
              <w:rPr>
                <w:rFonts w:ascii="Times New Roman" w:hAnsi="Times New Roman" w:cs="Times New Roman"/>
                <w:sz w:val="20"/>
                <w:szCs w:val="20"/>
              </w:rPr>
              <w:t>Maturity at age</w:t>
            </w:r>
          </w:p>
          <w:p w14:paraId="683FC7A9" w14:textId="77777777" w:rsidR="00722735" w:rsidRDefault="00722735" w:rsidP="00816E3E">
            <w:pPr>
              <w:rPr>
                <w:rFonts w:ascii="Times New Roman" w:hAnsi="Times New Roman" w:cs="Times New Roman"/>
                <w:sz w:val="20"/>
                <w:szCs w:val="20"/>
              </w:rPr>
            </w:pPr>
            <w:r>
              <w:rPr>
                <w:rFonts w:ascii="Times New Roman" w:hAnsi="Times New Roman" w:cs="Times New Roman"/>
                <w:sz w:val="20"/>
                <w:szCs w:val="20"/>
              </w:rPr>
              <w:t>Alternative (low)</w:t>
            </w:r>
          </w:p>
          <w:p w14:paraId="4B2F4F98" w14:textId="4D6AD744" w:rsidR="00722735" w:rsidRPr="00987C9A" w:rsidRDefault="00722735" w:rsidP="00816E3E">
            <w:pPr>
              <w:rPr>
                <w:rFonts w:ascii="Times New Roman" w:hAnsi="Times New Roman" w:cs="Times New Roman"/>
                <w:sz w:val="20"/>
                <w:szCs w:val="20"/>
              </w:rPr>
            </w:pPr>
            <w:r>
              <w:rPr>
                <w:rFonts w:ascii="Times New Roman" w:hAnsi="Times New Roman" w:cs="Times New Roman"/>
                <w:sz w:val="20"/>
                <w:szCs w:val="20"/>
              </w:rPr>
              <w:t>Alternative (high)</w:t>
            </w:r>
          </w:p>
        </w:tc>
        <w:tc>
          <w:tcPr>
            <w:tcW w:w="7371" w:type="dxa"/>
            <w:gridSpan w:val="3"/>
            <w:tcBorders>
              <w:top w:val="single" w:sz="4" w:space="0" w:color="auto"/>
              <w:bottom w:val="single" w:sz="4" w:space="0" w:color="auto"/>
            </w:tcBorders>
          </w:tcPr>
          <w:p w14:paraId="221D814F" w14:textId="0C1469EE" w:rsidR="00355A2F" w:rsidRPr="008474C5" w:rsidRDefault="00D63323" w:rsidP="00D633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Times New Roman" w:eastAsia="Times New Roman" w:hAnsi="Times New Roman" w:cs="Times New Roman"/>
                <w:b/>
                <w:color w:val="000000"/>
                <w:sz w:val="19"/>
                <w:szCs w:val="19"/>
                <w:lang w:eastAsia="en-CA"/>
              </w:rPr>
            </w:pPr>
            <w:r>
              <w:rPr>
                <w:rFonts w:ascii="Times New Roman" w:eastAsia="Times New Roman" w:hAnsi="Times New Roman" w:cs="Times New Roman"/>
                <w:b/>
                <w:color w:val="000000"/>
                <w:sz w:val="20"/>
                <w:szCs w:val="20"/>
                <w:lang w:eastAsia="en-CA"/>
              </w:rPr>
              <w:t xml:space="preserve">   </w:t>
            </w:r>
            <w:r w:rsidRPr="008474C5">
              <w:rPr>
                <w:rFonts w:ascii="Times New Roman" w:eastAsia="Times New Roman" w:hAnsi="Times New Roman" w:cs="Times New Roman"/>
                <w:b/>
                <w:color w:val="000000"/>
                <w:sz w:val="19"/>
                <w:szCs w:val="19"/>
                <w:lang w:eastAsia="en-CA"/>
              </w:rPr>
              <w:t xml:space="preserve">1 </w:t>
            </w:r>
            <w:r w:rsidR="00355A2F" w:rsidRPr="008474C5">
              <w:rPr>
                <w:rFonts w:ascii="Times New Roman" w:eastAsia="Times New Roman" w:hAnsi="Times New Roman" w:cs="Times New Roman"/>
                <w:b/>
                <w:color w:val="000000"/>
                <w:sz w:val="19"/>
                <w:szCs w:val="19"/>
                <w:lang w:eastAsia="en-CA"/>
              </w:rPr>
              <w:t xml:space="preserve"> </w:t>
            </w:r>
            <w:r w:rsidRPr="008474C5">
              <w:rPr>
                <w:rFonts w:ascii="Times New Roman" w:eastAsia="Times New Roman" w:hAnsi="Times New Roman" w:cs="Times New Roman"/>
                <w:b/>
                <w:color w:val="000000"/>
                <w:sz w:val="19"/>
                <w:szCs w:val="19"/>
                <w:lang w:eastAsia="en-CA"/>
              </w:rPr>
              <w:t xml:space="preserve">   </w:t>
            </w:r>
            <w:r w:rsidR="00355A2F" w:rsidRPr="008474C5">
              <w:rPr>
                <w:rFonts w:ascii="Times New Roman" w:eastAsia="Times New Roman" w:hAnsi="Times New Roman" w:cs="Times New Roman"/>
                <w:b/>
                <w:color w:val="000000"/>
                <w:sz w:val="19"/>
                <w:szCs w:val="19"/>
                <w:lang w:eastAsia="en-CA"/>
              </w:rPr>
              <w:t xml:space="preserve"> 2       3 </w:t>
            </w:r>
            <w:r w:rsidRPr="008474C5">
              <w:rPr>
                <w:rFonts w:ascii="Times New Roman" w:eastAsia="Times New Roman" w:hAnsi="Times New Roman" w:cs="Times New Roman"/>
                <w:b/>
                <w:color w:val="000000"/>
                <w:sz w:val="19"/>
                <w:szCs w:val="19"/>
                <w:lang w:eastAsia="en-CA"/>
              </w:rPr>
              <w:t xml:space="preserve"> </w:t>
            </w:r>
            <w:r w:rsidR="00355A2F" w:rsidRPr="008474C5">
              <w:rPr>
                <w:rFonts w:ascii="Times New Roman" w:eastAsia="Times New Roman" w:hAnsi="Times New Roman" w:cs="Times New Roman"/>
                <w:b/>
                <w:color w:val="000000"/>
                <w:sz w:val="19"/>
                <w:szCs w:val="19"/>
                <w:lang w:eastAsia="en-CA"/>
              </w:rPr>
              <w:t xml:space="preserve">    </w:t>
            </w:r>
            <w:r w:rsidR="00D31F40" w:rsidRPr="008474C5">
              <w:rPr>
                <w:rFonts w:ascii="Times New Roman" w:eastAsia="Times New Roman" w:hAnsi="Times New Roman" w:cs="Times New Roman"/>
                <w:b/>
                <w:color w:val="000000"/>
                <w:sz w:val="19"/>
                <w:szCs w:val="19"/>
                <w:lang w:eastAsia="en-CA"/>
              </w:rPr>
              <w:t xml:space="preserve"> </w:t>
            </w:r>
            <w:r w:rsidR="00355A2F" w:rsidRPr="008474C5">
              <w:rPr>
                <w:rFonts w:ascii="Times New Roman" w:eastAsia="Times New Roman" w:hAnsi="Times New Roman" w:cs="Times New Roman"/>
                <w:b/>
                <w:color w:val="000000"/>
                <w:sz w:val="19"/>
                <w:szCs w:val="19"/>
                <w:lang w:eastAsia="en-CA"/>
              </w:rPr>
              <w:t xml:space="preserve">4       5       6       7       8       9      10     </w:t>
            </w:r>
            <w:r w:rsidRPr="008474C5">
              <w:rPr>
                <w:rFonts w:ascii="Times New Roman" w:eastAsia="Times New Roman" w:hAnsi="Times New Roman" w:cs="Times New Roman"/>
                <w:b/>
                <w:color w:val="000000"/>
                <w:sz w:val="19"/>
                <w:szCs w:val="19"/>
                <w:lang w:eastAsia="en-CA"/>
              </w:rPr>
              <w:t xml:space="preserve">11     12     13     14    15 </w:t>
            </w:r>
            <w:r>
              <w:rPr>
                <w:rFonts w:ascii="Times New Roman" w:eastAsia="Times New Roman" w:hAnsi="Times New Roman" w:cs="Times New Roman"/>
                <w:b/>
                <w:color w:val="000000"/>
                <w:sz w:val="19"/>
                <w:szCs w:val="19"/>
                <w:lang w:eastAsia="en-CA"/>
              </w:rPr>
              <w:t xml:space="preserve">   16   17+</w:t>
            </w:r>
          </w:p>
          <w:p w14:paraId="10E78DA0" w14:textId="377B7476" w:rsidR="00722735" w:rsidRPr="00BE5737" w:rsidRDefault="00D63323" w:rsidP="008474C5">
            <w:pPr>
              <w:rPr>
                <w:rFonts w:ascii="Times New Roman" w:eastAsia="Times New Roman" w:hAnsi="Times New Roman" w:cs="Times New Roman"/>
                <w:color w:val="000000"/>
                <w:sz w:val="19"/>
                <w:szCs w:val="19"/>
                <w:highlight w:val="yellow"/>
                <w:lang w:eastAsia="en-CA"/>
                <w:rPrChange w:id="82" w:author="Tom Carruthers" w:date="2016-12-07T21:10:00Z">
                  <w:rPr>
                    <w:rFonts w:ascii="Times New Roman" w:eastAsia="Times New Roman" w:hAnsi="Times New Roman" w:cs="Times New Roman"/>
                    <w:color w:val="000000"/>
                    <w:sz w:val="19"/>
                    <w:szCs w:val="19"/>
                    <w:lang w:eastAsia="en-CA"/>
                  </w:rPr>
                </w:rPrChange>
              </w:rPr>
            </w:pPr>
            <w:r w:rsidRPr="00BE5737">
              <w:rPr>
                <w:rFonts w:ascii="Times New Roman" w:eastAsia="Times New Roman" w:hAnsi="Times New Roman" w:cs="Times New Roman"/>
                <w:color w:val="000000"/>
                <w:sz w:val="19"/>
                <w:szCs w:val="19"/>
                <w:highlight w:val="yellow"/>
                <w:lang w:eastAsia="en-CA"/>
                <w:rPrChange w:id="83" w:author="Tom Carruthers" w:date="2016-12-07T21:10:00Z">
                  <w:rPr>
                    <w:rFonts w:ascii="Times New Roman" w:eastAsia="Times New Roman" w:hAnsi="Times New Roman" w:cs="Times New Roman"/>
                    <w:color w:val="000000"/>
                    <w:sz w:val="19"/>
                    <w:szCs w:val="19"/>
                    <w:lang w:eastAsia="en-CA"/>
                  </w:rPr>
                </w:rPrChange>
              </w:rPr>
              <w:t xml:space="preserve">0.01  </w:t>
            </w:r>
            <w:r w:rsidR="00355A2F" w:rsidRPr="00BE5737">
              <w:rPr>
                <w:rFonts w:ascii="Times New Roman" w:eastAsia="Times New Roman" w:hAnsi="Times New Roman" w:cs="Times New Roman"/>
                <w:color w:val="000000"/>
                <w:sz w:val="19"/>
                <w:szCs w:val="19"/>
                <w:highlight w:val="yellow"/>
                <w:lang w:eastAsia="en-CA"/>
                <w:rPrChange w:id="84" w:author="Tom Carruthers" w:date="2016-12-07T21:10:00Z">
                  <w:rPr>
                    <w:rFonts w:ascii="Times New Roman" w:eastAsia="Times New Roman" w:hAnsi="Times New Roman" w:cs="Times New Roman"/>
                    <w:color w:val="000000"/>
                    <w:sz w:val="19"/>
                    <w:szCs w:val="19"/>
                    <w:lang w:eastAsia="en-CA"/>
                  </w:rPr>
                </w:rPrChange>
              </w:rPr>
              <w:t xml:space="preserve">0.03  0.08  0.18  0.38  0.62  0.82  0.92  0.97  0.99  </w:t>
            </w:r>
            <w:r w:rsidRPr="00BE5737">
              <w:rPr>
                <w:rFonts w:ascii="Times New Roman" w:eastAsia="Times New Roman" w:hAnsi="Times New Roman" w:cs="Times New Roman"/>
                <w:color w:val="000000"/>
                <w:sz w:val="19"/>
                <w:szCs w:val="19"/>
                <w:highlight w:val="yellow"/>
                <w:lang w:eastAsia="en-CA"/>
                <w:rPrChange w:id="85" w:author="Tom Carruthers" w:date="2016-12-07T21:10:00Z">
                  <w:rPr>
                    <w:rFonts w:ascii="Times New Roman" w:eastAsia="Times New Roman" w:hAnsi="Times New Roman" w:cs="Times New Roman"/>
                    <w:color w:val="000000"/>
                    <w:sz w:val="19"/>
                    <w:szCs w:val="19"/>
                    <w:lang w:eastAsia="en-CA"/>
                  </w:rPr>
                </w:rPrChange>
              </w:rPr>
              <w:t xml:space="preserve">  1       1        1       1     1        1    </w:t>
            </w:r>
            <w:commentRangeStart w:id="86"/>
            <w:r w:rsidRPr="00BE5737">
              <w:rPr>
                <w:rFonts w:ascii="Times New Roman" w:eastAsia="Times New Roman" w:hAnsi="Times New Roman" w:cs="Times New Roman"/>
                <w:color w:val="000000"/>
                <w:sz w:val="19"/>
                <w:szCs w:val="19"/>
                <w:highlight w:val="yellow"/>
                <w:lang w:eastAsia="en-CA"/>
                <w:rPrChange w:id="87" w:author="Tom Carruthers" w:date="2016-12-07T21:10:00Z">
                  <w:rPr>
                    <w:rFonts w:ascii="Times New Roman" w:eastAsia="Times New Roman" w:hAnsi="Times New Roman" w:cs="Times New Roman"/>
                    <w:color w:val="000000"/>
                    <w:sz w:val="19"/>
                    <w:szCs w:val="19"/>
                    <w:lang w:eastAsia="en-CA"/>
                  </w:rPr>
                </w:rPrChange>
              </w:rPr>
              <w:t>1</w:t>
            </w:r>
            <w:commentRangeEnd w:id="86"/>
            <w:r w:rsidR="00F011FD">
              <w:rPr>
                <w:rStyle w:val="CommentReference"/>
                <w:rFonts w:eastAsiaTheme="minorHAnsi"/>
                <w:lang w:val="en-ZA"/>
              </w:rPr>
              <w:commentReference w:id="86"/>
            </w:r>
          </w:p>
          <w:p w14:paraId="0CF729F5" w14:textId="33ED930B" w:rsidR="00D63323" w:rsidRPr="00BE5737" w:rsidRDefault="00D63323" w:rsidP="008474C5">
            <w:pPr>
              <w:rPr>
                <w:rFonts w:ascii="Times New Roman" w:hAnsi="Times New Roman" w:cs="Times New Roman"/>
                <w:sz w:val="19"/>
                <w:szCs w:val="19"/>
                <w:highlight w:val="yellow"/>
                <w:rPrChange w:id="88" w:author="Tom Carruthers" w:date="2016-12-07T21:10:00Z">
                  <w:rPr>
                    <w:rFonts w:ascii="Times New Roman" w:hAnsi="Times New Roman" w:cs="Times New Roman"/>
                    <w:sz w:val="19"/>
                    <w:szCs w:val="19"/>
                  </w:rPr>
                </w:rPrChange>
              </w:rPr>
            </w:pPr>
            <w:r w:rsidRPr="00BE5737">
              <w:rPr>
                <w:rFonts w:ascii="Times New Roman" w:hAnsi="Times New Roman" w:cs="Times New Roman"/>
                <w:sz w:val="19"/>
                <w:szCs w:val="19"/>
                <w:highlight w:val="yellow"/>
                <w:rPrChange w:id="89" w:author="Tom Carruthers" w:date="2016-12-07T21:10:00Z">
                  <w:rPr>
                    <w:rFonts w:ascii="Times New Roman" w:hAnsi="Times New Roman" w:cs="Times New Roman"/>
                    <w:sz w:val="19"/>
                    <w:szCs w:val="19"/>
                  </w:rPr>
                </w:rPrChange>
              </w:rPr>
              <w:t xml:space="preserve">  </w:t>
            </w:r>
            <w:r w:rsidR="00722735" w:rsidRPr="00BE5737">
              <w:rPr>
                <w:rFonts w:ascii="Times New Roman" w:hAnsi="Times New Roman" w:cs="Times New Roman"/>
                <w:sz w:val="19"/>
                <w:szCs w:val="19"/>
                <w:highlight w:val="yellow"/>
                <w:rPrChange w:id="90" w:author="Tom Carruthers" w:date="2016-12-07T21:10:00Z">
                  <w:rPr>
                    <w:rFonts w:ascii="Times New Roman" w:hAnsi="Times New Roman" w:cs="Times New Roman"/>
                    <w:sz w:val="19"/>
                    <w:szCs w:val="19"/>
                  </w:rPr>
                </w:rPrChange>
              </w:rPr>
              <w:t xml:space="preserve"> 0       0        0    0.25  0.5      1      1       1         </w:t>
            </w:r>
            <w:r w:rsidRPr="00BE5737">
              <w:rPr>
                <w:rFonts w:ascii="Times New Roman" w:hAnsi="Times New Roman" w:cs="Times New Roman"/>
                <w:sz w:val="19"/>
                <w:szCs w:val="19"/>
                <w:highlight w:val="yellow"/>
                <w:rPrChange w:id="91" w:author="Tom Carruthers" w:date="2016-12-07T21:10:00Z">
                  <w:rPr>
                    <w:rFonts w:ascii="Times New Roman" w:hAnsi="Times New Roman" w:cs="Times New Roman"/>
                    <w:sz w:val="19"/>
                    <w:szCs w:val="19"/>
                  </w:rPr>
                </w:rPrChange>
              </w:rPr>
              <w:t>1      1      1       1        1       1     1        1    1</w:t>
            </w:r>
          </w:p>
          <w:p w14:paraId="5201FA2A" w14:textId="4C31C223" w:rsidR="00355A2F" w:rsidRDefault="00D63323" w:rsidP="008474C5">
            <w:r w:rsidRPr="00BE5737">
              <w:rPr>
                <w:rFonts w:ascii="Times New Roman" w:hAnsi="Times New Roman" w:cs="Times New Roman"/>
                <w:sz w:val="19"/>
                <w:szCs w:val="19"/>
                <w:highlight w:val="yellow"/>
                <w:rPrChange w:id="92" w:author="Tom Carruthers" w:date="2016-12-07T21:10:00Z">
                  <w:rPr>
                    <w:rFonts w:ascii="Times New Roman" w:hAnsi="Times New Roman" w:cs="Times New Roman"/>
                    <w:sz w:val="19"/>
                    <w:szCs w:val="19"/>
                  </w:rPr>
                </w:rPrChange>
              </w:rPr>
              <w:t xml:space="preserve">   </w:t>
            </w:r>
            <w:r w:rsidR="00722735" w:rsidRPr="00BE5737">
              <w:rPr>
                <w:rFonts w:ascii="Times New Roman" w:hAnsi="Times New Roman" w:cs="Times New Roman"/>
                <w:sz w:val="19"/>
                <w:szCs w:val="19"/>
                <w:highlight w:val="yellow"/>
                <w:rPrChange w:id="93" w:author="Tom Carruthers" w:date="2016-12-07T21:10:00Z">
                  <w:rPr>
                    <w:rFonts w:ascii="Times New Roman" w:hAnsi="Times New Roman" w:cs="Times New Roman"/>
                    <w:sz w:val="19"/>
                    <w:szCs w:val="19"/>
                  </w:rPr>
                </w:rPrChange>
              </w:rPr>
              <w:t xml:space="preserve">0       0   </w:t>
            </w:r>
            <w:r w:rsidRPr="00BE5737">
              <w:rPr>
                <w:rFonts w:ascii="Times New Roman" w:hAnsi="Times New Roman" w:cs="Times New Roman"/>
                <w:sz w:val="19"/>
                <w:szCs w:val="19"/>
                <w:highlight w:val="yellow"/>
                <w:rPrChange w:id="94" w:author="Tom Carruthers" w:date="2016-12-07T21:10:00Z">
                  <w:rPr>
                    <w:rFonts w:ascii="Times New Roman" w:hAnsi="Times New Roman" w:cs="Times New Roman"/>
                    <w:sz w:val="19"/>
                    <w:szCs w:val="19"/>
                  </w:rPr>
                </w:rPrChange>
              </w:rPr>
              <w:t xml:space="preserve">     0       </w:t>
            </w:r>
            <w:r w:rsidR="00722735" w:rsidRPr="00BE5737">
              <w:rPr>
                <w:rFonts w:ascii="Times New Roman" w:hAnsi="Times New Roman" w:cs="Times New Roman"/>
                <w:sz w:val="19"/>
                <w:szCs w:val="19"/>
                <w:highlight w:val="yellow"/>
                <w:rPrChange w:id="95" w:author="Tom Carruthers" w:date="2016-12-07T21:10:00Z">
                  <w:rPr>
                    <w:rFonts w:ascii="Times New Roman" w:hAnsi="Times New Roman" w:cs="Times New Roman"/>
                    <w:sz w:val="19"/>
                    <w:szCs w:val="19"/>
                  </w:rPr>
                </w:rPrChange>
              </w:rPr>
              <w:t>0</w:t>
            </w:r>
            <w:r w:rsidRPr="00BE5737">
              <w:rPr>
                <w:rFonts w:ascii="Times New Roman" w:hAnsi="Times New Roman" w:cs="Times New Roman"/>
                <w:sz w:val="19"/>
                <w:szCs w:val="19"/>
                <w:highlight w:val="yellow"/>
                <w:rPrChange w:id="96" w:author="Tom Carruthers" w:date="2016-12-07T21:10:00Z">
                  <w:rPr>
                    <w:rFonts w:ascii="Times New Roman" w:hAnsi="Times New Roman" w:cs="Times New Roman"/>
                    <w:sz w:val="19"/>
                    <w:szCs w:val="19"/>
                  </w:rPr>
                </w:rPrChange>
              </w:rPr>
              <w:t xml:space="preserve">    </w:t>
            </w:r>
            <w:r w:rsidR="00722735" w:rsidRPr="00BE5737">
              <w:rPr>
                <w:rFonts w:ascii="Times New Roman" w:hAnsi="Times New Roman" w:cs="Times New Roman"/>
                <w:sz w:val="19"/>
                <w:szCs w:val="19"/>
                <w:highlight w:val="yellow"/>
                <w:rPrChange w:id="97" w:author="Tom Carruthers" w:date="2016-12-07T21:10:00Z">
                  <w:rPr>
                    <w:rFonts w:ascii="Times New Roman" w:hAnsi="Times New Roman" w:cs="Times New Roman"/>
                    <w:sz w:val="19"/>
                    <w:szCs w:val="19"/>
                  </w:rPr>
                </w:rPrChange>
              </w:rPr>
              <w:t>0.08</w:t>
            </w:r>
            <w:r w:rsidRPr="00BE5737">
              <w:rPr>
                <w:rFonts w:ascii="Times New Roman" w:hAnsi="Times New Roman" w:cs="Times New Roman"/>
                <w:sz w:val="19"/>
                <w:szCs w:val="19"/>
                <w:highlight w:val="yellow"/>
                <w:rPrChange w:id="98" w:author="Tom Carruthers" w:date="2016-12-07T21:10:00Z">
                  <w:rPr>
                    <w:rFonts w:ascii="Times New Roman" w:hAnsi="Times New Roman" w:cs="Times New Roman"/>
                    <w:sz w:val="19"/>
                    <w:szCs w:val="19"/>
                  </w:rPr>
                </w:rPrChange>
              </w:rPr>
              <w:t xml:space="preserve">  0.15  0.24  </w:t>
            </w:r>
            <w:r w:rsidR="00722735" w:rsidRPr="00BE5737">
              <w:rPr>
                <w:rFonts w:ascii="Times New Roman" w:hAnsi="Times New Roman" w:cs="Times New Roman"/>
                <w:sz w:val="19"/>
                <w:szCs w:val="19"/>
                <w:highlight w:val="yellow"/>
                <w:rPrChange w:id="99" w:author="Tom Carruthers" w:date="2016-12-07T21:10:00Z">
                  <w:rPr>
                    <w:rFonts w:ascii="Times New Roman" w:hAnsi="Times New Roman" w:cs="Times New Roman"/>
                    <w:sz w:val="19"/>
                    <w:szCs w:val="19"/>
                  </w:rPr>
                </w:rPrChange>
              </w:rPr>
              <w:t>0.33</w:t>
            </w:r>
            <w:r w:rsidRPr="00BE5737">
              <w:rPr>
                <w:rFonts w:ascii="Times New Roman" w:hAnsi="Times New Roman" w:cs="Times New Roman"/>
                <w:sz w:val="19"/>
                <w:szCs w:val="19"/>
                <w:highlight w:val="yellow"/>
                <w:rPrChange w:id="100" w:author="Tom Carruthers" w:date="2016-12-07T21:10:00Z">
                  <w:rPr>
                    <w:rFonts w:ascii="Times New Roman" w:hAnsi="Times New Roman" w:cs="Times New Roman"/>
                    <w:sz w:val="19"/>
                    <w:szCs w:val="19"/>
                  </w:rPr>
                </w:rPrChange>
              </w:rPr>
              <w:t xml:space="preserve">  </w:t>
            </w:r>
            <w:r w:rsidR="00722735" w:rsidRPr="00BE5737">
              <w:rPr>
                <w:rFonts w:ascii="Times New Roman" w:hAnsi="Times New Roman" w:cs="Times New Roman"/>
                <w:sz w:val="19"/>
                <w:szCs w:val="19"/>
                <w:highlight w:val="yellow"/>
                <w:rPrChange w:id="101" w:author="Tom Carruthers" w:date="2016-12-07T21:10:00Z">
                  <w:rPr>
                    <w:rFonts w:ascii="Times New Roman" w:hAnsi="Times New Roman" w:cs="Times New Roman"/>
                    <w:sz w:val="19"/>
                    <w:szCs w:val="19"/>
                  </w:rPr>
                </w:rPrChange>
              </w:rPr>
              <w:t>0.41</w:t>
            </w:r>
            <w:r w:rsidRPr="00BE5737">
              <w:rPr>
                <w:rFonts w:ascii="Times New Roman" w:hAnsi="Times New Roman" w:cs="Times New Roman"/>
                <w:sz w:val="19"/>
                <w:szCs w:val="19"/>
                <w:highlight w:val="yellow"/>
                <w:rPrChange w:id="102" w:author="Tom Carruthers" w:date="2016-12-07T21:10:00Z">
                  <w:rPr>
                    <w:rFonts w:ascii="Times New Roman" w:hAnsi="Times New Roman" w:cs="Times New Roman"/>
                    <w:sz w:val="19"/>
                    <w:szCs w:val="19"/>
                  </w:rPr>
                </w:rPrChange>
              </w:rPr>
              <w:t xml:space="preserve">  </w:t>
            </w:r>
            <w:r w:rsidR="00722735" w:rsidRPr="00BE5737">
              <w:rPr>
                <w:rFonts w:ascii="Times New Roman" w:hAnsi="Times New Roman" w:cs="Times New Roman"/>
                <w:sz w:val="19"/>
                <w:szCs w:val="19"/>
                <w:highlight w:val="yellow"/>
                <w:rPrChange w:id="103" w:author="Tom Carruthers" w:date="2016-12-07T21:10:00Z">
                  <w:rPr>
                    <w:rFonts w:ascii="Times New Roman" w:hAnsi="Times New Roman" w:cs="Times New Roman"/>
                    <w:sz w:val="19"/>
                    <w:szCs w:val="19"/>
                  </w:rPr>
                </w:rPrChange>
              </w:rPr>
              <w:t>0.5</w:t>
            </w:r>
            <w:r w:rsidRPr="00BE5737">
              <w:rPr>
                <w:rFonts w:ascii="Times New Roman" w:hAnsi="Times New Roman" w:cs="Times New Roman"/>
                <w:sz w:val="19"/>
                <w:szCs w:val="19"/>
                <w:highlight w:val="yellow"/>
                <w:rPrChange w:id="104" w:author="Tom Carruthers" w:date="2016-12-07T21:10:00Z">
                  <w:rPr>
                    <w:rFonts w:ascii="Times New Roman" w:hAnsi="Times New Roman" w:cs="Times New Roman"/>
                    <w:sz w:val="19"/>
                    <w:szCs w:val="19"/>
                  </w:rPr>
                </w:rPrChange>
              </w:rPr>
              <w:t xml:space="preserve">   0.58  0.65   </w:t>
            </w:r>
            <w:r w:rsidR="00722735" w:rsidRPr="00BE5737">
              <w:rPr>
                <w:rFonts w:ascii="Times New Roman" w:hAnsi="Times New Roman" w:cs="Times New Roman"/>
                <w:sz w:val="19"/>
                <w:szCs w:val="19"/>
                <w:highlight w:val="yellow"/>
                <w:rPrChange w:id="105" w:author="Tom Carruthers" w:date="2016-12-07T21:10:00Z">
                  <w:rPr>
                    <w:rFonts w:ascii="Times New Roman" w:hAnsi="Times New Roman" w:cs="Times New Roman"/>
                    <w:sz w:val="19"/>
                    <w:szCs w:val="19"/>
                  </w:rPr>
                </w:rPrChange>
              </w:rPr>
              <w:t>0.71</w:t>
            </w:r>
            <w:r w:rsidRPr="00BE5737">
              <w:rPr>
                <w:rFonts w:ascii="Times New Roman" w:hAnsi="Times New Roman" w:cs="Times New Roman"/>
                <w:sz w:val="19"/>
                <w:szCs w:val="19"/>
                <w:highlight w:val="yellow"/>
                <w:rPrChange w:id="106" w:author="Tom Carruthers" w:date="2016-12-07T21:10:00Z">
                  <w:rPr>
                    <w:rFonts w:ascii="Times New Roman" w:hAnsi="Times New Roman" w:cs="Times New Roman"/>
                    <w:sz w:val="19"/>
                    <w:szCs w:val="19"/>
                  </w:rPr>
                </w:rPrChange>
              </w:rPr>
              <w:t xml:space="preserve"> 0.82  </w:t>
            </w:r>
            <w:r w:rsidR="00722735" w:rsidRPr="00BE5737">
              <w:rPr>
                <w:rFonts w:ascii="Times New Roman" w:hAnsi="Times New Roman" w:cs="Times New Roman"/>
                <w:sz w:val="19"/>
                <w:szCs w:val="19"/>
                <w:highlight w:val="yellow"/>
                <w:rPrChange w:id="107" w:author="Tom Carruthers" w:date="2016-12-07T21:10:00Z">
                  <w:rPr>
                    <w:rFonts w:ascii="Times New Roman" w:hAnsi="Times New Roman" w:cs="Times New Roman"/>
                    <w:sz w:val="19"/>
                    <w:szCs w:val="19"/>
                  </w:rPr>
                </w:rPrChange>
              </w:rPr>
              <w:t>0.86</w:t>
            </w:r>
            <w:r w:rsidRPr="00BE5737">
              <w:rPr>
                <w:rFonts w:ascii="Times New Roman" w:hAnsi="Times New Roman" w:cs="Times New Roman"/>
                <w:sz w:val="19"/>
                <w:szCs w:val="19"/>
                <w:highlight w:val="yellow"/>
                <w:rPrChange w:id="108" w:author="Tom Carruthers" w:date="2016-12-07T21:10:00Z">
                  <w:rPr>
                    <w:rFonts w:ascii="Times New Roman" w:hAnsi="Times New Roman" w:cs="Times New Roman"/>
                    <w:sz w:val="19"/>
                    <w:szCs w:val="19"/>
                  </w:rPr>
                </w:rPrChange>
              </w:rPr>
              <w:t xml:space="preserve">  </w:t>
            </w:r>
            <w:r w:rsidR="00722735" w:rsidRPr="00BE5737">
              <w:rPr>
                <w:rFonts w:ascii="Times New Roman" w:hAnsi="Times New Roman" w:cs="Times New Roman"/>
                <w:sz w:val="19"/>
                <w:szCs w:val="19"/>
                <w:highlight w:val="yellow"/>
                <w:rPrChange w:id="109" w:author="Tom Carruthers" w:date="2016-12-07T21:10:00Z">
                  <w:rPr>
                    <w:rFonts w:ascii="Times New Roman" w:hAnsi="Times New Roman" w:cs="Times New Roman"/>
                    <w:sz w:val="19"/>
                    <w:szCs w:val="19"/>
                  </w:rPr>
                </w:rPrChange>
              </w:rPr>
              <w:t>0.9</w:t>
            </w:r>
            <w:r w:rsidRPr="00BE5737">
              <w:rPr>
                <w:rFonts w:ascii="Times New Roman" w:hAnsi="Times New Roman" w:cs="Times New Roman"/>
                <w:sz w:val="19"/>
                <w:szCs w:val="19"/>
                <w:highlight w:val="yellow"/>
                <w:rPrChange w:id="110" w:author="Tom Carruthers" w:date="2016-12-07T21:10:00Z">
                  <w:rPr>
                    <w:rFonts w:ascii="Times New Roman" w:hAnsi="Times New Roman" w:cs="Times New Roman"/>
                    <w:sz w:val="19"/>
                    <w:szCs w:val="19"/>
                  </w:rPr>
                </w:rPrChange>
              </w:rPr>
              <w:t xml:space="preserve">   1</w:t>
            </w:r>
            <w:r w:rsidR="00722735" w:rsidRPr="00BE5737" w:rsidDel="00355A2F">
              <w:rPr>
                <w:rFonts w:ascii="Times New Roman" w:hAnsi="Times New Roman" w:cs="Times New Roman"/>
                <w:sz w:val="20"/>
                <w:szCs w:val="20"/>
                <w:highlight w:val="yellow"/>
                <w:rPrChange w:id="111" w:author="Tom Carruthers" w:date="2016-12-07T21:10:00Z">
                  <w:rPr>
                    <w:rFonts w:ascii="Times New Roman" w:hAnsi="Times New Roman" w:cs="Times New Roman"/>
                    <w:sz w:val="20"/>
                    <w:szCs w:val="20"/>
                  </w:rPr>
                </w:rPrChange>
              </w:rPr>
              <w:t xml:space="preserve"> </w:t>
            </w:r>
          </w:p>
        </w:tc>
      </w:tr>
      <w:tr w:rsidR="00715CB3" w:rsidRPr="00987C9A" w14:paraId="7F3FDFB1" w14:textId="77777777" w:rsidTr="00816E3E">
        <w:tc>
          <w:tcPr>
            <w:tcW w:w="2127" w:type="dxa"/>
          </w:tcPr>
          <w:p w14:paraId="28F57C7F" w14:textId="17AEDF1A" w:rsidR="009F4647" w:rsidRPr="00987C9A" w:rsidRDefault="009F4647" w:rsidP="009E2EE0">
            <w:pPr>
              <w:rPr>
                <w:rFonts w:ascii="Times New Roman" w:hAnsi="Times New Roman" w:cs="Times New Roman"/>
                <w:sz w:val="18"/>
                <w:szCs w:val="18"/>
              </w:rPr>
            </w:pPr>
          </w:p>
        </w:tc>
        <w:tc>
          <w:tcPr>
            <w:tcW w:w="3969" w:type="dxa"/>
            <w:gridSpan w:val="2"/>
          </w:tcPr>
          <w:p w14:paraId="6CB5D399" w14:textId="77777777" w:rsidR="009F4647" w:rsidRPr="00987C9A" w:rsidRDefault="009F4647" w:rsidP="009E2EE0">
            <w:pPr>
              <w:rPr>
                <w:rFonts w:ascii="Times New Roman" w:hAnsi="Times New Roman" w:cs="Times New Roman"/>
                <w:sz w:val="18"/>
                <w:szCs w:val="18"/>
              </w:rPr>
            </w:pPr>
          </w:p>
        </w:tc>
        <w:tc>
          <w:tcPr>
            <w:tcW w:w="3447" w:type="dxa"/>
            <w:gridSpan w:val="2"/>
          </w:tcPr>
          <w:p w14:paraId="16838F05" w14:textId="77777777" w:rsidR="009F4647" w:rsidRPr="00987C9A" w:rsidRDefault="009F4647" w:rsidP="009E2EE0">
            <w:pPr>
              <w:rPr>
                <w:rFonts w:ascii="Times New Roman" w:hAnsi="Times New Roman" w:cs="Times New Roman"/>
                <w:sz w:val="18"/>
                <w:szCs w:val="18"/>
              </w:rPr>
            </w:pPr>
          </w:p>
        </w:tc>
        <w:tc>
          <w:tcPr>
            <w:tcW w:w="2160" w:type="dxa"/>
          </w:tcPr>
          <w:p w14:paraId="50125ECC" w14:textId="77777777" w:rsidR="009F4647" w:rsidRPr="00987C9A" w:rsidRDefault="009F4647" w:rsidP="009E2EE0">
            <w:pPr>
              <w:rPr>
                <w:rFonts w:ascii="Times New Roman" w:hAnsi="Times New Roman" w:cs="Times New Roman"/>
                <w:sz w:val="18"/>
                <w:szCs w:val="18"/>
              </w:rPr>
            </w:pPr>
          </w:p>
        </w:tc>
        <w:tc>
          <w:tcPr>
            <w:tcW w:w="823" w:type="dxa"/>
          </w:tcPr>
          <w:p w14:paraId="6BCBA9D9" w14:textId="77777777" w:rsidR="009F4647" w:rsidRPr="00987C9A" w:rsidRDefault="009F4647" w:rsidP="009E2EE0">
            <w:pPr>
              <w:rPr>
                <w:rFonts w:ascii="Times New Roman" w:hAnsi="Times New Roman" w:cs="Times New Roman"/>
                <w:sz w:val="18"/>
                <w:szCs w:val="18"/>
              </w:rPr>
            </w:pPr>
          </w:p>
        </w:tc>
      </w:tr>
    </w:tbl>
    <w:p w14:paraId="50757EDD" w14:textId="77777777" w:rsidR="00987C9A" w:rsidRDefault="00987C9A" w:rsidP="001B61C4">
      <w:pPr>
        <w:jc w:val="both"/>
        <w:rPr>
          <w:rFonts w:ascii="Times New Roman" w:hAnsi="Times New Roman" w:cs="Times New Roman"/>
          <w:i/>
          <w:sz w:val="24"/>
          <w:szCs w:val="24"/>
        </w:rPr>
      </w:pPr>
    </w:p>
    <w:p w14:paraId="4690BDF9" w14:textId="77777777" w:rsidR="007E218D" w:rsidRDefault="00987C9A" w:rsidP="00406114">
      <w:pPr>
        <w:pStyle w:val="Heading3"/>
        <w:ind w:left="0"/>
      </w:pPr>
      <w:bookmarkStart w:id="112" w:name="_Toc465365334"/>
      <w:r w:rsidRPr="00987C9A">
        <w:t>Estimated parameters</w:t>
      </w:r>
      <w:bookmarkEnd w:id="112"/>
    </w:p>
    <w:p w14:paraId="39D4E38E" w14:textId="77777777" w:rsidR="007E218D" w:rsidRDefault="007E218D" w:rsidP="00406114">
      <w:pPr>
        <w:contextualSpacing/>
        <w:jc w:val="both"/>
        <w:rPr>
          <w:rFonts w:ascii="Times New Roman" w:hAnsi="Times New Roman" w:cs="Times New Roman"/>
          <w:sz w:val="24"/>
          <w:szCs w:val="24"/>
        </w:rPr>
      </w:pPr>
    </w:p>
    <w:p w14:paraId="372AA038" w14:textId="77777777" w:rsidR="007E218D" w:rsidRDefault="00987C9A" w:rsidP="00406114">
      <w:pPr>
        <w:contextualSpacing/>
        <w:jc w:val="both"/>
        <w:rPr>
          <w:rFonts w:ascii="Times New Roman" w:hAnsi="Times New Roman" w:cs="Times New Roman"/>
          <w:sz w:val="24"/>
          <w:szCs w:val="24"/>
        </w:rPr>
      </w:pPr>
      <w:r w:rsidRPr="00987C9A">
        <w:rPr>
          <w:rFonts w:ascii="Times New Roman" w:hAnsi="Times New Roman" w:cs="Times New Roman"/>
          <w:sz w:val="24"/>
          <w:szCs w:val="24"/>
        </w:rPr>
        <w:t xml:space="preserve">The majority of parameters estimated by the model relate to movement probabilities and annual recruitment deviations (Table </w:t>
      </w:r>
      <w:r w:rsidR="007D2E3B">
        <w:rPr>
          <w:rFonts w:ascii="Times New Roman" w:hAnsi="Times New Roman" w:cs="Times New Roman"/>
          <w:sz w:val="24"/>
          <w:szCs w:val="24"/>
        </w:rPr>
        <w:t>8</w:t>
      </w:r>
      <w:r w:rsidR="00C41ECA">
        <w:rPr>
          <w:rFonts w:ascii="Times New Roman" w:hAnsi="Times New Roman" w:cs="Times New Roman"/>
          <w:sz w:val="24"/>
          <w:szCs w:val="24"/>
        </w:rPr>
        <w:t>.</w:t>
      </w:r>
      <w:r w:rsidR="00C30EEE">
        <w:rPr>
          <w:rFonts w:ascii="Times New Roman" w:hAnsi="Times New Roman" w:cs="Times New Roman"/>
          <w:sz w:val="24"/>
          <w:szCs w:val="24"/>
        </w:rPr>
        <w:t>3</w:t>
      </w:r>
      <w:r w:rsidRPr="00987C9A">
        <w:rPr>
          <w:rFonts w:ascii="Times New Roman" w:hAnsi="Times New Roman" w:cs="Times New Roman"/>
          <w:sz w:val="24"/>
          <w:szCs w:val="24"/>
        </w:rPr>
        <w:t xml:space="preserve">). </w:t>
      </w:r>
    </w:p>
    <w:p w14:paraId="795151D1" w14:textId="77777777" w:rsidR="007E218D" w:rsidRDefault="007E218D" w:rsidP="00406114">
      <w:pPr>
        <w:contextualSpacing/>
        <w:jc w:val="both"/>
        <w:rPr>
          <w:rFonts w:ascii="Times New Roman" w:hAnsi="Times New Roman" w:cs="Times New Roman"/>
          <w:sz w:val="24"/>
          <w:szCs w:val="24"/>
        </w:rPr>
      </w:pPr>
    </w:p>
    <w:p w14:paraId="3FBCB816" w14:textId="001E25FF" w:rsidR="007E218D" w:rsidRDefault="00987C9A" w:rsidP="00406114">
      <w:pPr>
        <w:keepNext/>
        <w:keepLines/>
        <w:rPr>
          <w:rFonts w:ascii="Times New Roman" w:eastAsiaTheme="minorEastAsia" w:hAnsi="Times New Roman" w:cs="Times New Roman"/>
          <w:sz w:val="24"/>
          <w:szCs w:val="24"/>
          <w:lang w:val="en-CA"/>
        </w:rPr>
      </w:pPr>
      <w:proofErr w:type="gramStart"/>
      <w:r w:rsidRPr="00987C9A">
        <w:rPr>
          <w:rFonts w:ascii="Times New Roman" w:eastAsiaTheme="minorEastAsia" w:hAnsi="Times New Roman" w:cs="Times New Roman"/>
          <w:sz w:val="24"/>
          <w:szCs w:val="24"/>
          <w:lang w:val="en-CA"/>
        </w:rPr>
        <w:t xml:space="preserve">Table </w:t>
      </w:r>
      <w:r w:rsidR="00A62F20">
        <w:rPr>
          <w:rFonts w:ascii="Times New Roman" w:eastAsiaTheme="minorEastAsia" w:hAnsi="Times New Roman" w:cs="Times New Roman"/>
          <w:sz w:val="24"/>
          <w:szCs w:val="24"/>
          <w:lang w:val="en-CA"/>
        </w:rPr>
        <w:t>8</w:t>
      </w:r>
      <w:r w:rsidR="00C41ECA">
        <w:rPr>
          <w:rFonts w:ascii="Times New Roman" w:eastAsiaTheme="minorEastAsia" w:hAnsi="Times New Roman" w:cs="Times New Roman"/>
          <w:sz w:val="24"/>
          <w:szCs w:val="24"/>
          <w:lang w:val="en-CA"/>
        </w:rPr>
        <w:t>.</w:t>
      </w:r>
      <w:r w:rsidR="00C30EEE">
        <w:rPr>
          <w:rFonts w:ascii="Times New Roman" w:eastAsiaTheme="minorEastAsia" w:hAnsi="Times New Roman" w:cs="Times New Roman"/>
          <w:sz w:val="24"/>
          <w:szCs w:val="24"/>
          <w:lang w:val="en-CA"/>
        </w:rPr>
        <w:t>3</w:t>
      </w:r>
      <w:r w:rsidRPr="00987C9A">
        <w:rPr>
          <w:rFonts w:ascii="Times New Roman" w:eastAsiaTheme="minorEastAsia" w:hAnsi="Times New Roman" w:cs="Times New Roman"/>
          <w:sz w:val="24"/>
          <w:szCs w:val="24"/>
          <w:lang w:val="en-CA"/>
        </w:rPr>
        <w:t>.</w:t>
      </w:r>
      <w:proofErr w:type="gramEnd"/>
      <w:r w:rsidRPr="00987C9A">
        <w:rPr>
          <w:rFonts w:ascii="Times New Roman" w:eastAsiaTheme="minorEastAsia" w:hAnsi="Times New Roman" w:cs="Times New Roman"/>
          <w:sz w:val="24"/>
          <w:szCs w:val="24"/>
          <w:lang w:val="en-CA"/>
        </w:rPr>
        <w:t xml:space="preserve"> The parameters estimated by the model. The example is for a possible </w:t>
      </w:r>
      <w:proofErr w:type="spellStart"/>
      <w:r w:rsidRPr="00987C9A">
        <w:rPr>
          <w:rFonts w:ascii="Times New Roman" w:eastAsiaTheme="minorEastAsia" w:hAnsi="Times New Roman" w:cs="Times New Roman"/>
          <w:sz w:val="24"/>
          <w:szCs w:val="24"/>
          <w:lang w:val="en-CA"/>
        </w:rPr>
        <w:t>bluefin</w:t>
      </w:r>
      <w:proofErr w:type="spellEnd"/>
      <w:r w:rsidRPr="00987C9A">
        <w:rPr>
          <w:rFonts w:ascii="Times New Roman" w:eastAsiaTheme="minorEastAsia" w:hAnsi="Times New Roman" w:cs="Times New Roman"/>
          <w:sz w:val="24"/>
          <w:szCs w:val="24"/>
          <w:lang w:val="en-CA"/>
        </w:rPr>
        <w:t xml:space="preserve"> tuna operating model of </w:t>
      </w:r>
      <w:r w:rsidR="00D31F40">
        <w:rPr>
          <w:rFonts w:ascii="Times New Roman" w:eastAsiaTheme="minorEastAsia" w:hAnsi="Times New Roman" w:cs="Times New Roman"/>
          <w:sz w:val="24"/>
          <w:szCs w:val="24"/>
          <w:lang w:val="en-CA"/>
        </w:rPr>
        <w:t>10</w:t>
      </w:r>
      <w:r w:rsidR="00D31F40" w:rsidRPr="00987C9A">
        <w:rPr>
          <w:rFonts w:ascii="Times New Roman" w:eastAsiaTheme="minorEastAsia" w:hAnsi="Times New Roman" w:cs="Times New Roman"/>
          <w:sz w:val="24"/>
          <w:szCs w:val="24"/>
          <w:lang w:val="en-CA"/>
        </w:rPr>
        <w:t xml:space="preserve"> </w:t>
      </w:r>
      <w:r w:rsidRPr="00987C9A">
        <w:rPr>
          <w:rFonts w:ascii="Times New Roman" w:eastAsiaTheme="minorEastAsia" w:hAnsi="Times New Roman" w:cs="Times New Roman"/>
          <w:sz w:val="24"/>
          <w:szCs w:val="24"/>
          <w:lang w:val="en-CA"/>
        </w:rPr>
        <w:t xml:space="preserve">areas, 4 </w:t>
      </w:r>
      <w:proofErr w:type="spellStart"/>
      <w:r w:rsidRPr="00987C9A">
        <w:rPr>
          <w:rFonts w:ascii="Times New Roman" w:eastAsiaTheme="minorEastAsia" w:hAnsi="Times New Roman" w:cs="Times New Roman"/>
          <w:sz w:val="24"/>
          <w:szCs w:val="24"/>
          <w:lang w:val="en-CA"/>
        </w:rPr>
        <w:t>subyears</w:t>
      </w:r>
      <w:proofErr w:type="spellEnd"/>
      <w:r w:rsidRPr="00987C9A">
        <w:rPr>
          <w:rFonts w:ascii="Times New Roman" w:eastAsiaTheme="minorEastAsia" w:hAnsi="Times New Roman" w:cs="Times New Roman"/>
          <w:sz w:val="24"/>
          <w:szCs w:val="24"/>
          <w:lang w:val="en-CA"/>
        </w:rPr>
        <w:t xml:space="preserve">, </w:t>
      </w:r>
      <w:r w:rsidR="00D31F40">
        <w:rPr>
          <w:rFonts w:ascii="Times New Roman" w:eastAsiaTheme="minorEastAsia" w:hAnsi="Times New Roman" w:cs="Times New Roman"/>
          <w:sz w:val="24"/>
          <w:szCs w:val="24"/>
          <w:lang w:val="en-CA"/>
        </w:rPr>
        <w:t>14</w:t>
      </w:r>
      <w:r w:rsidR="00D31F40" w:rsidRPr="00987C9A">
        <w:rPr>
          <w:rFonts w:ascii="Times New Roman" w:eastAsiaTheme="minorEastAsia" w:hAnsi="Times New Roman" w:cs="Times New Roman"/>
          <w:sz w:val="24"/>
          <w:szCs w:val="24"/>
          <w:lang w:val="en-CA"/>
        </w:rPr>
        <w:t xml:space="preserve"> </w:t>
      </w:r>
      <w:r w:rsidRPr="00987C9A">
        <w:rPr>
          <w:rFonts w:ascii="Times New Roman" w:eastAsiaTheme="minorEastAsia" w:hAnsi="Times New Roman" w:cs="Times New Roman"/>
          <w:sz w:val="24"/>
          <w:szCs w:val="24"/>
          <w:lang w:val="en-CA"/>
        </w:rPr>
        <w:t xml:space="preserve">fleets, </w:t>
      </w:r>
      <w:r w:rsidR="00D31F40">
        <w:rPr>
          <w:rFonts w:ascii="Times New Roman" w:eastAsiaTheme="minorEastAsia" w:hAnsi="Times New Roman" w:cs="Times New Roman"/>
          <w:sz w:val="24"/>
          <w:szCs w:val="24"/>
          <w:lang w:val="en-CA"/>
        </w:rPr>
        <w:t>5</w:t>
      </w:r>
      <w:r w:rsidR="00D31F40" w:rsidRPr="00987C9A">
        <w:rPr>
          <w:rFonts w:ascii="Times New Roman" w:eastAsiaTheme="minorEastAsia" w:hAnsi="Times New Roman" w:cs="Times New Roman"/>
          <w:sz w:val="24"/>
          <w:szCs w:val="24"/>
          <w:lang w:val="en-CA"/>
        </w:rPr>
        <w:t xml:space="preserve">5 </w:t>
      </w:r>
      <w:r w:rsidRPr="00987C9A">
        <w:rPr>
          <w:rFonts w:ascii="Times New Roman" w:eastAsiaTheme="minorEastAsia" w:hAnsi="Times New Roman" w:cs="Times New Roman"/>
          <w:sz w:val="24"/>
          <w:szCs w:val="24"/>
          <w:lang w:val="en-CA"/>
        </w:rPr>
        <w:t xml:space="preserve">years and </w:t>
      </w:r>
      <w:r w:rsidR="00D31F40">
        <w:rPr>
          <w:rFonts w:ascii="Times New Roman" w:eastAsiaTheme="minorEastAsia" w:hAnsi="Times New Roman" w:cs="Times New Roman"/>
          <w:sz w:val="24"/>
          <w:szCs w:val="24"/>
          <w:lang w:val="en-CA"/>
        </w:rPr>
        <w:t>26</w:t>
      </w:r>
      <w:r w:rsidR="00D31F40" w:rsidRPr="00987C9A">
        <w:rPr>
          <w:rFonts w:ascii="Times New Roman" w:eastAsiaTheme="minorEastAsia" w:hAnsi="Times New Roman" w:cs="Times New Roman"/>
          <w:sz w:val="24"/>
          <w:szCs w:val="24"/>
          <w:lang w:val="en-CA"/>
        </w:rPr>
        <w:t xml:space="preserve"> </w:t>
      </w:r>
      <w:r w:rsidRPr="00987C9A">
        <w:rPr>
          <w:rFonts w:ascii="Times New Roman" w:eastAsiaTheme="minorEastAsia" w:hAnsi="Times New Roman" w:cs="Times New Roman"/>
          <w:sz w:val="24"/>
          <w:szCs w:val="24"/>
          <w:lang w:val="en-CA"/>
        </w:rPr>
        <w:t xml:space="preserve">age classes. </w:t>
      </w:r>
    </w:p>
    <w:tbl>
      <w:tblPr>
        <w:tblStyle w:val="TableGrid11"/>
        <w:tblW w:w="9724" w:type="dxa"/>
        <w:tblInd w:w="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52"/>
        <w:gridCol w:w="2701"/>
        <w:gridCol w:w="972"/>
        <w:gridCol w:w="861"/>
        <w:gridCol w:w="1393"/>
        <w:gridCol w:w="845"/>
      </w:tblGrid>
      <w:tr w:rsidR="00987C9A" w:rsidRPr="00987C9A" w14:paraId="35FA4897" w14:textId="77777777" w:rsidTr="00D31F40">
        <w:trPr>
          <w:gridAfter w:val="2"/>
          <w:wAfter w:w="2238" w:type="dxa"/>
        </w:trPr>
        <w:tc>
          <w:tcPr>
            <w:tcW w:w="2952" w:type="dxa"/>
            <w:tcBorders>
              <w:top w:val="single" w:sz="8" w:space="0" w:color="auto"/>
              <w:bottom w:val="single" w:sz="8" w:space="0" w:color="auto"/>
            </w:tcBorders>
          </w:tcPr>
          <w:p w14:paraId="45EEF2E4" w14:textId="77777777" w:rsidR="00987C9A" w:rsidRPr="00987C9A" w:rsidRDefault="00987C9A" w:rsidP="001B61C4">
            <w:pPr>
              <w:keepNext/>
              <w:keepLines/>
              <w:rPr>
                <w:rFonts w:ascii="Times New Roman" w:hAnsi="Times New Roman" w:cs="Times New Roman"/>
                <w:b/>
                <w:sz w:val="20"/>
                <w:szCs w:val="20"/>
              </w:rPr>
            </w:pPr>
            <w:r w:rsidRPr="00987C9A">
              <w:rPr>
                <w:rFonts w:ascii="Times New Roman" w:hAnsi="Times New Roman" w:cs="Times New Roman"/>
                <w:b/>
                <w:sz w:val="20"/>
                <w:szCs w:val="20"/>
              </w:rPr>
              <w:t>Parameter</w:t>
            </w:r>
          </w:p>
        </w:tc>
        <w:tc>
          <w:tcPr>
            <w:tcW w:w="2701" w:type="dxa"/>
            <w:tcBorders>
              <w:top w:val="single" w:sz="8" w:space="0" w:color="auto"/>
              <w:bottom w:val="single" w:sz="8" w:space="0" w:color="auto"/>
            </w:tcBorders>
          </w:tcPr>
          <w:p w14:paraId="7AE8F8EE" w14:textId="77777777" w:rsidR="00987C9A" w:rsidRPr="00987C9A" w:rsidRDefault="00987C9A" w:rsidP="001B61C4">
            <w:pPr>
              <w:keepNext/>
              <w:keepLines/>
              <w:rPr>
                <w:rFonts w:ascii="Times New Roman" w:hAnsi="Times New Roman" w:cs="Times New Roman"/>
                <w:b/>
                <w:sz w:val="20"/>
                <w:szCs w:val="20"/>
              </w:rPr>
            </w:pPr>
            <w:r w:rsidRPr="00987C9A">
              <w:rPr>
                <w:rFonts w:ascii="Times New Roman" w:hAnsi="Times New Roman" w:cs="Times New Roman"/>
                <w:b/>
                <w:sz w:val="20"/>
                <w:szCs w:val="20"/>
              </w:rPr>
              <w:t xml:space="preserve">Number of parameters </w:t>
            </w:r>
          </w:p>
        </w:tc>
        <w:tc>
          <w:tcPr>
            <w:tcW w:w="972" w:type="dxa"/>
            <w:tcBorders>
              <w:top w:val="single" w:sz="8" w:space="0" w:color="auto"/>
              <w:bottom w:val="single" w:sz="8" w:space="0" w:color="auto"/>
            </w:tcBorders>
          </w:tcPr>
          <w:p w14:paraId="56A2B613" w14:textId="77777777" w:rsidR="00987C9A" w:rsidRPr="00987C9A" w:rsidRDefault="00987C9A" w:rsidP="001B61C4">
            <w:pPr>
              <w:keepNext/>
              <w:keepLines/>
              <w:rPr>
                <w:rFonts w:ascii="Times New Roman" w:hAnsi="Times New Roman" w:cs="Times New Roman"/>
                <w:b/>
                <w:sz w:val="20"/>
                <w:szCs w:val="20"/>
              </w:rPr>
            </w:pPr>
            <w:r w:rsidRPr="00987C9A">
              <w:rPr>
                <w:rFonts w:ascii="Times New Roman" w:hAnsi="Times New Roman" w:cs="Times New Roman"/>
                <w:b/>
                <w:sz w:val="20"/>
                <w:szCs w:val="20"/>
              </w:rPr>
              <w:t>Example</w:t>
            </w:r>
          </w:p>
        </w:tc>
        <w:tc>
          <w:tcPr>
            <w:tcW w:w="861" w:type="dxa"/>
            <w:tcBorders>
              <w:top w:val="single" w:sz="8" w:space="0" w:color="auto"/>
              <w:bottom w:val="single" w:sz="8" w:space="0" w:color="auto"/>
            </w:tcBorders>
          </w:tcPr>
          <w:p w14:paraId="3B2FDB3B" w14:textId="77777777" w:rsidR="00987C9A" w:rsidRPr="00987C9A" w:rsidRDefault="00987C9A" w:rsidP="001B61C4">
            <w:pPr>
              <w:keepNext/>
              <w:keepLines/>
              <w:rPr>
                <w:rFonts w:ascii="Times New Roman" w:hAnsi="Times New Roman" w:cs="Times New Roman"/>
                <w:b/>
                <w:sz w:val="20"/>
                <w:szCs w:val="20"/>
              </w:rPr>
            </w:pPr>
            <w:r w:rsidRPr="00987C9A">
              <w:rPr>
                <w:rFonts w:ascii="Times New Roman" w:hAnsi="Times New Roman" w:cs="Times New Roman"/>
                <w:b/>
                <w:sz w:val="20"/>
                <w:szCs w:val="20"/>
              </w:rPr>
              <w:t>Symbol</w:t>
            </w:r>
          </w:p>
        </w:tc>
      </w:tr>
      <w:tr w:rsidR="00987C9A" w:rsidRPr="00987C9A" w14:paraId="7727E06C" w14:textId="77777777" w:rsidTr="00D31F40">
        <w:trPr>
          <w:gridAfter w:val="2"/>
          <w:wAfter w:w="2238" w:type="dxa"/>
        </w:trPr>
        <w:tc>
          <w:tcPr>
            <w:tcW w:w="2952" w:type="dxa"/>
            <w:tcBorders>
              <w:top w:val="single" w:sz="8" w:space="0" w:color="auto"/>
            </w:tcBorders>
          </w:tcPr>
          <w:p w14:paraId="5DBFA0BF" w14:textId="77777777" w:rsidR="00987C9A" w:rsidRPr="00987C9A" w:rsidRDefault="00987C9A" w:rsidP="001B61C4">
            <w:pPr>
              <w:keepNext/>
              <w:keepLines/>
              <w:rPr>
                <w:rFonts w:ascii="Times New Roman" w:hAnsi="Times New Roman" w:cs="Times New Roman"/>
                <w:sz w:val="20"/>
                <w:szCs w:val="20"/>
              </w:rPr>
            </w:pPr>
            <w:r w:rsidRPr="00987C9A">
              <w:rPr>
                <w:rFonts w:ascii="Times New Roman" w:hAnsi="Times New Roman" w:cs="Times New Roman"/>
                <w:sz w:val="20"/>
                <w:szCs w:val="20"/>
              </w:rPr>
              <w:t>Unfished recruitment</w:t>
            </w:r>
          </w:p>
        </w:tc>
        <w:tc>
          <w:tcPr>
            <w:tcW w:w="2701" w:type="dxa"/>
            <w:tcBorders>
              <w:top w:val="single" w:sz="8" w:space="0" w:color="auto"/>
            </w:tcBorders>
          </w:tcPr>
          <w:p w14:paraId="1B869BB3" w14:textId="77777777" w:rsidR="00987C9A" w:rsidRPr="00987C9A" w:rsidRDefault="00987C9A" w:rsidP="001B61C4">
            <w:pPr>
              <w:keepNext/>
              <w:keepLines/>
              <w:rPr>
                <w:rFonts w:ascii="Times New Roman" w:hAnsi="Times New Roman" w:cs="Times New Roman"/>
                <w:i/>
                <w:sz w:val="20"/>
                <w:szCs w:val="20"/>
              </w:rPr>
            </w:pP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s</w:t>
            </w:r>
          </w:p>
        </w:tc>
        <w:tc>
          <w:tcPr>
            <w:tcW w:w="972" w:type="dxa"/>
            <w:tcBorders>
              <w:top w:val="single" w:sz="8" w:space="0" w:color="auto"/>
            </w:tcBorders>
          </w:tcPr>
          <w:p w14:paraId="160FF37A" w14:textId="77777777" w:rsidR="00987C9A" w:rsidRPr="00987C9A" w:rsidRDefault="00987C9A" w:rsidP="001B61C4">
            <w:pPr>
              <w:keepNext/>
              <w:keepLines/>
              <w:rPr>
                <w:rFonts w:ascii="Times New Roman" w:hAnsi="Times New Roman" w:cs="Times New Roman"/>
                <w:sz w:val="20"/>
                <w:szCs w:val="20"/>
              </w:rPr>
            </w:pPr>
            <w:r w:rsidRPr="00987C9A">
              <w:rPr>
                <w:rFonts w:ascii="Times New Roman" w:hAnsi="Times New Roman" w:cs="Times New Roman"/>
                <w:sz w:val="20"/>
                <w:szCs w:val="20"/>
              </w:rPr>
              <w:t>2</w:t>
            </w:r>
          </w:p>
        </w:tc>
        <w:tc>
          <w:tcPr>
            <w:tcW w:w="861" w:type="dxa"/>
            <w:tcBorders>
              <w:top w:val="single" w:sz="8" w:space="0" w:color="auto"/>
            </w:tcBorders>
          </w:tcPr>
          <w:p w14:paraId="7CFC53CD" w14:textId="77777777" w:rsidR="00987C9A" w:rsidRPr="00987C9A" w:rsidRDefault="00987C9A" w:rsidP="001B61C4">
            <w:pPr>
              <w:keepNext/>
              <w:keepLines/>
              <w:rPr>
                <w:rFonts w:ascii="Times New Roman" w:hAnsi="Times New Roman" w:cs="Times New Roman"/>
                <w:i/>
                <w:sz w:val="20"/>
                <w:szCs w:val="20"/>
              </w:rPr>
            </w:pPr>
            <w:r w:rsidRPr="00987C9A">
              <w:rPr>
                <w:rFonts w:ascii="Times New Roman" w:hAnsi="Times New Roman" w:cs="Times New Roman"/>
                <w:i/>
                <w:sz w:val="20"/>
                <w:szCs w:val="20"/>
              </w:rPr>
              <w:t>R</w:t>
            </w:r>
            <w:r w:rsidRPr="00987C9A">
              <w:rPr>
                <w:rFonts w:ascii="Times New Roman" w:hAnsi="Times New Roman" w:cs="Times New Roman"/>
                <w:i/>
                <w:sz w:val="20"/>
                <w:szCs w:val="20"/>
                <w:vertAlign w:val="subscript"/>
              </w:rPr>
              <w:t>0</w:t>
            </w:r>
          </w:p>
        </w:tc>
      </w:tr>
      <w:tr w:rsidR="00987C9A" w:rsidRPr="00987C9A" w14:paraId="480AD8CD" w14:textId="77777777" w:rsidTr="00D31F40">
        <w:trPr>
          <w:gridAfter w:val="2"/>
          <w:wAfter w:w="2238" w:type="dxa"/>
        </w:trPr>
        <w:tc>
          <w:tcPr>
            <w:tcW w:w="2952" w:type="dxa"/>
          </w:tcPr>
          <w:p w14:paraId="4FD9804D" w14:textId="77777777" w:rsidR="00987C9A" w:rsidRPr="00987C9A" w:rsidRDefault="00987C9A" w:rsidP="001B61C4">
            <w:pPr>
              <w:keepNext/>
              <w:keepLines/>
              <w:rPr>
                <w:rFonts w:ascii="Times New Roman" w:hAnsi="Times New Roman" w:cs="Times New Roman"/>
                <w:sz w:val="20"/>
                <w:szCs w:val="20"/>
              </w:rPr>
            </w:pPr>
            <w:r w:rsidRPr="00987C9A">
              <w:rPr>
                <w:rFonts w:ascii="Times New Roman" w:hAnsi="Times New Roman" w:cs="Times New Roman"/>
                <w:sz w:val="20"/>
                <w:szCs w:val="20"/>
              </w:rPr>
              <w:t>Length a modal selectivity</w:t>
            </w:r>
          </w:p>
        </w:tc>
        <w:tc>
          <w:tcPr>
            <w:tcW w:w="2701" w:type="dxa"/>
          </w:tcPr>
          <w:p w14:paraId="661BE78E" w14:textId="77777777" w:rsidR="00987C9A" w:rsidRPr="00987C9A" w:rsidRDefault="00987C9A" w:rsidP="001B61C4">
            <w:pPr>
              <w:keepNext/>
              <w:keepLines/>
              <w:rPr>
                <w:rFonts w:ascii="Times New Roman" w:hAnsi="Times New Roman" w:cs="Times New Roman"/>
                <w:i/>
                <w:sz w:val="20"/>
                <w:szCs w:val="20"/>
              </w:rPr>
            </w:pPr>
            <w:proofErr w:type="spellStart"/>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f</w:t>
            </w:r>
            <w:proofErr w:type="spellEnd"/>
            <w:r w:rsidRPr="00987C9A">
              <w:rPr>
                <w:rFonts w:ascii="Times New Roman" w:hAnsi="Times New Roman" w:cs="Times New Roman"/>
                <w:i/>
                <w:sz w:val="20"/>
                <w:szCs w:val="20"/>
              </w:rPr>
              <w:t xml:space="preserve"> </w:t>
            </w:r>
          </w:p>
        </w:tc>
        <w:tc>
          <w:tcPr>
            <w:tcW w:w="972" w:type="dxa"/>
          </w:tcPr>
          <w:p w14:paraId="578F2DC4" w14:textId="1FA4459C" w:rsidR="00987C9A" w:rsidRPr="00987C9A" w:rsidRDefault="00355A2F" w:rsidP="00355A2F">
            <w:pPr>
              <w:keepNext/>
              <w:keepLines/>
              <w:rPr>
                <w:rFonts w:ascii="Times New Roman" w:hAnsi="Times New Roman" w:cs="Times New Roman"/>
                <w:sz w:val="20"/>
                <w:szCs w:val="20"/>
              </w:rPr>
            </w:pPr>
            <w:r>
              <w:rPr>
                <w:rFonts w:ascii="Times New Roman" w:hAnsi="Times New Roman" w:cs="Times New Roman"/>
                <w:sz w:val="20"/>
                <w:szCs w:val="20"/>
              </w:rPr>
              <w:t>14</w:t>
            </w:r>
          </w:p>
        </w:tc>
        <w:tc>
          <w:tcPr>
            <w:tcW w:w="861" w:type="dxa"/>
          </w:tcPr>
          <w:p w14:paraId="2ADBA9B9" w14:textId="77777777" w:rsidR="00987C9A" w:rsidRPr="00987C9A" w:rsidRDefault="00987C9A" w:rsidP="001B61C4">
            <w:pPr>
              <w:keepNext/>
              <w:keepLines/>
              <w:rPr>
                <w:rFonts w:ascii="Times New Roman" w:hAnsi="Times New Roman" w:cs="Times New Roman"/>
                <w:i/>
                <w:sz w:val="20"/>
                <w:szCs w:val="20"/>
              </w:rPr>
            </w:pPr>
            <w:proofErr w:type="spellStart"/>
            <w:r w:rsidRPr="00987C9A">
              <w:rPr>
                <w:rFonts w:ascii="Times New Roman" w:hAnsi="Times New Roman" w:cs="Times New Roman"/>
                <w:i/>
                <w:sz w:val="20"/>
                <w:szCs w:val="20"/>
              </w:rPr>
              <w:t>s</w:t>
            </w:r>
            <w:r w:rsidRPr="00987C9A">
              <w:rPr>
                <w:rFonts w:ascii="Times New Roman" w:hAnsi="Times New Roman" w:cs="Times New Roman"/>
                <w:i/>
                <w:sz w:val="20"/>
                <w:szCs w:val="20"/>
                <w:vertAlign w:val="subscript"/>
              </w:rPr>
              <w:t>mode</w:t>
            </w:r>
            <w:proofErr w:type="spellEnd"/>
          </w:p>
        </w:tc>
      </w:tr>
      <w:tr w:rsidR="00987C9A" w:rsidRPr="00987C9A" w14:paraId="53416C47" w14:textId="77777777" w:rsidTr="00D31F40">
        <w:trPr>
          <w:gridAfter w:val="2"/>
          <w:wAfter w:w="2238" w:type="dxa"/>
        </w:trPr>
        <w:tc>
          <w:tcPr>
            <w:tcW w:w="2952" w:type="dxa"/>
          </w:tcPr>
          <w:p w14:paraId="632C0BF5" w14:textId="77777777" w:rsidR="00987C9A" w:rsidRPr="00987C9A" w:rsidRDefault="00987C9A" w:rsidP="001B61C4">
            <w:pPr>
              <w:keepNext/>
              <w:keepLines/>
              <w:rPr>
                <w:rFonts w:ascii="Times New Roman" w:hAnsi="Times New Roman" w:cs="Times New Roman"/>
                <w:sz w:val="20"/>
                <w:szCs w:val="20"/>
              </w:rPr>
            </w:pPr>
            <w:r w:rsidRPr="00987C9A">
              <w:rPr>
                <w:rFonts w:ascii="Times New Roman" w:hAnsi="Times New Roman" w:cs="Times New Roman"/>
                <w:sz w:val="20"/>
                <w:szCs w:val="20"/>
              </w:rPr>
              <w:t>Precision of selectivity</w:t>
            </w:r>
          </w:p>
        </w:tc>
        <w:tc>
          <w:tcPr>
            <w:tcW w:w="2701" w:type="dxa"/>
          </w:tcPr>
          <w:p w14:paraId="2BD3ADE4" w14:textId="77777777" w:rsidR="00987C9A" w:rsidRPr="00987C9A" w:rsidRDefault="00987C9A" w:rsidP="001B61C4">
            <w:pPr>
              <w:keepNext/>
              <w:keepLines/>
              <w:rPr>
                <w:rFonts w:ascii="Times New Roman" w:hAnsi="Times New Roman" w:cs="Times New Roman"/>
                <w:i/>
                <w:sz w:val="20"/>
                <w:szCs w:val="20"/>
              </w:rPr>
            </w:pPr>
            <w:proofErr w:type="spellStart"/>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f</w:t>
            </w:r>
            <w:proofErr w:type="spellEnd"/>
          </w:p>
        </w:tc>
        <w:tc>
          <w:tcPr>
            <w:tcW w:w="972" w:type="dxa"/>
          </w:tcPr>
          <w:p w14:paraId="72C2CF47" w14:textId="7C0F3E52" w:rsidR="00987C9A" w:rsidRPr="00987C9A" w:rsidRDefault="00355A2F" w:rsidP="00355A2F">
            <w:pPr>
              <w:keepNext/>
              <w:keepLines/>
              <w:rPr>
                <w:rFonts w:ascii="Times New Roman" w:hAnsi="Times New Roman" w:cs="Times New Roman"/>
                <w:sz w:val="20"/>
                <w:szCs w:val="20"/>
              </w:rPr>
            </w:pPr>
            <w:r>
              <w:rPr>
                <w:rFonts w:ascii="Times New Roman" w:hAnsi="Times New Roman" w:cs="Times New Roman"/>
                <w:sz w:val="20"/>
                <w:szCs w:val="20"/>
              </w:rPr>
              <w:t>14</w:t>
            </w:r>
          </w:p>
        </w:tc>
        <w:tc>
          <w:tcPr>
            <w:tcW w:w="861" w:type="dxa"/>
          </w:tcPr>
          <w:p w14:paraId="3696D3A0" w14:textId="77777777" w:rsidR="00987C9A" w:rsidRPr="00987C9A" w:rsidRDefault="00987C9A" w:rsidP="001B61C4">
            <w:pPr>
              <w:keepNext/>
              <w:keepLines/>
              <w:rPr>
                <w:rFonts w:ascii="Times New Roman" w:hAnsi="Times New Roman" w:cs="Times New Roman"/>
                <w:i/>
                <w:sz w:val="20"/>
                <w:szCs w:val="20"/>
              </w:rPr>
            </w:pPr>
            <w:proofErr w:type="spellStart"/>
            <w:r w:rsidRPr="00987C9A">
              <w:rPr>
                <w:rFonts w:ascii="Times New Roman" w:hAnsi="Times New Roman" w:cs="Times New Roman"/>
                <w:i/>
                <w:sz w:val="20"/>
                <w:szCs w:val="20"/>
              </w:rPr>
              <w:t>s</w:t>
            </w:r>
            <w:r w:rsidRPr="00987C9A">
              <w:rPr>
                <w:rFonts w:ascii="Times New Roman" w:hAnsi="Times New Roman" w:cs="Times New Roman"/>
                <w:i/>
                <w:sz w:val="20"/>
                <w:szCs w:val="20"/>
                <w:vertAlign w:val="subscript"/>
              </w:rPr>
              <w:t>prec</w:t>
            </w:r>
            <w:proofErr w:type="spellEnd"/>
          </w:p>
        </w:tc>
      </w:tr>
      <w:tr w:rsidR="00987C9A" w:rsidRPr="00987C9A" w14:paraId="63DEF602" w14:textId="77777777" w:rsidTr="00D31F40">
        <w:trPr>
          <w:gridAfter w:val="2"/>
          <w:wAfter w:w="2238" w:type="dxa"/>
        </w:trPr>
        <w:tc>
          <w:tcPr>
            <w:tcW w:w="2952" w:type="dxa"/>
          </w:tcPr>
          <w:p w14:paraId="0FE3C0C1" w14:textId="77777777" w:rsidR="00987C9A" w:rsidRPr="00987C9A" w:rsidRDefault="00987C9A" w:rsidP="001B61C4">
            <w:pPr>
              <w:keepNext/>
              <w:keepLines/>
              <w:rPr>
                <w:rFonts w:ascii="Times New Roman" w:hAnsi="Times New Roman" w:cs="Times New Roman"/>
                <w:sz w:val="20"/>
                <w:szCs w:val="20"/>
              </w:rPr>
            </w:pPr>
            <w:r w:rsidRPr="00987C9A">
              <w:rPr>
                <w:rFonts w:ascii="Times New Roman" w:hAnsi="Times New Roman" w:cs="Times New Roman"/>
                <w:sz w:val="20"/>
                <w:szCs w:val="20"/>
              </w:rPr>
              <w:t>Dome-shape of selectivity</w:t>
            </w:r>
          </w:p>
        </w:tc>
        <w:tc>
          <w:tcPr>
            <w:tcW w:w="2701" w:type="dxa"/>
          </w:tcPr>
          <w:p w14:paraId="2F66613D" w14:textId="77777777" w:rsidR="00987C9A" w:rsidRPr="00987C9A" w:rsidRDefault="00987C9A" w:rsidP="001B61C4">
            <w:pPr>
              <w:keepNext/>
              <w:keepLines/>
              <w:rPr>
                <w:rFonts w:ascii="Times New Roman" w:hAnsi="Times New Roman" w:cs="Times New Roman"/>
                <w:i/>
                <w:sz w:val="20"/>
                <w:szCs w:val="20"/>
              </w:rPr>
            </w:pPr>
            <w:proofErr w:type="spellStart"/>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f</w:t>
            </w:r>
            <w:proofErr w:type="spellEnd"/>
          </w:p>
        </w:tc>
        <w:tc>
          <w:tcPr>
            <w:tcW w:w="972" w:type="dxa"/>
          </w:tcPr>
          <w:p w14:paraId="05AD32B0" w14:textId="6FD6D768" w:rsidR="00987C9A" w:rsidRPr="00987C9A" w:rsidRDefault="00355A2F" w:rsidP="00355A2F">
            <w:pPr>
              <w:keepNext/>
              <w:keepLines/>
              <w:rPr>
                <w:rFonts w:ascii="Times New Roman" w:hAnsi="Times New Roman" w:cs="Times New Roman"/>
                <w:sz w:val="20"/>
                <w:szCs w:val="20"/>
              </w:rPr>
            </w:pPr>
            <w:r>
              <w:rPr>
                <w:rFonts w:ascii="Times New Roman" w:hAnsi="Times New Roman" w:cs="Times New Roman"/>
                <w:sz w:val="20"/>
                <w:szCs w:val="20"/>
              </w:rPr>
              <w:t>13</w:t>
            </w:r>
          </w:p>
        </w:tc>
        <w:tc>
          <w:tcPr>
            <w:tcW w:w="861" w:type="dxa"/>
          </w:tcPr>
          <w:p w14:paraId="607E2F06" w14:textId="77777777" w:rsidR="00987C9A" w:rsidRPr="00987C9A" w:rsidRDefault="00987C9A" w:rsidP="001B61C4">
            <w:pPr>
              <w:keepNext/>
              <w:keepLines/>
              <w:rPr>
                <w:rFonts w:ascii="Times New Roman" w:hAnsi="Times New Roman" w:cs="Times New Roman"/>
                <w:i/>
                <w:sz w:val="20"/>
                <w:szCs w:val="20"/>
              </w:rPr>
            </w:pPr>
            <w:proofErr w:type="spellStart"/>
            <w:r w:rsidRPr="00987C9A">
              <w:rPr>
                <w:rFonts w:ascii="Times New Roman" w:hAnsi="Times New Roman" w:cs="Times New Roman"/>
                <w:i/>
                <w:sz w:val="20"/>
                <w:szCs w:val="20"/>
              </w:rPr>
              <w:t>s</w:t>
            </w:r>
            <w:r w:rsidRPr="00987C9A">
              <w:rPr>
                <w:rFonts w:ascii="Times New Roman" w:hAnsi="Times New Roman" w:cs="Times New Roman"/>
                <w:i/>
                <w:sz w:val="20"/>
                <w:szCs w:val="20"/>
                <w:vertAlign w:val="subscript"/>
              </w:rPr>
              <w:t>dome</w:t>
            </w:r>
            <w:proofErr w:type="spellEnd"/>
          </w:p>
        </w:tc>
      </w:tr>
      <w:tr w:rsidR="00987C9A" w:rsidRPr="00987C9A" w14:paraId="3A91E9D0" w14:textId="77777777" w:rsidTr="00D31F40">
        <w:trPr>
          <w:gridAfter w:val="2"/>
          <w:wAfter w:w="2238" w:type="dxa"/>
        </w:trPr>
        <w:tc>
          <w:tcPr>
            <w:tcW w:w="2952" w:type="dxa"/>
          </w:tcPr>
          <w:p w14:paraId="7B909C17" w14:textId="77777777" w:rsidR="00987C9A" w:rsidRPr="00987C9A" w:rsidRDefault="00987C9A" w:rsidP="001B61C4">
            <w:pPr>
              <w:keepNext/>
              <w:keepLines/>
              <w:rPr>
                <w:rFonts w:ascii="Times New Roman" w:hAnsi="Times New Roman" w:cs="Times New Roman"/>
                <w:sz w:val="20"/>
                <w:szCs w:val="20"/>
              </w:rPr>
            </w:pPr>
            <w:r w:rsidRPr="00987C9A">
              <w:rPr>
                <w:rFonts w:ascii="Times New Roman" w:hAnsi="Times New Roman" w:cs="Times New Roman"/>
                <w:sz w:val="20"/>
                <w:szCs w:val="20"/>
              </w:rPr>
              <w:t>Recruitment deviations</w:t>
            </w:r>
          </w:p>
        </w:tc>
        <w:tc>
          <w:tcPr>
            <w:tcW w:w="2701" w:type="dxa"/>
          </w:tcPr>
          <w:p w14:paraId="75C117BD" w14:textId="77777777" w:rsidR="00987C9A" w:rsidRPr="00987C9A" w:rsidRDefault="00987C9A" w:rsidP="001B61C4">
            <w:pPr>
              <w:keepNext/>
              <w:keepLines/>
              <w:rPr>
                <w:rFonts w:ascii="Times New Roman" w:hAnsi="Times New Roman" w:cs="Times New Roman"/>
                <w:sz w:val="20"/>
                <w:szCs w:val="20"/>
              </w:rPr>
            </w:pPr>
            <w:r w:rsidRPr="00987C9A">
              <w:rPr>
                <w:rFonts w:ascii="Times New Roman" w:hAnsi="Times New Roman" w:cs="Times New Roman"/>
                <w:sz w:val="20"/>
                <w:szCs w:val="20"/>
              </w:rPr>
              <w:t>(</w:t>
            </w:r>
            <w:proofErr w:type="spellStart"/>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y</w:t>
            </w:r>
            <w:proofErr w:type="spellEnd"/>
            <w:r w:rsidRPr="00987C9A">
              <w:rPr>
                <w:rFonts w:ascii="Times New Roman" w:hAnsi="Times New Roman" w:cs="Times New Roman"/>
                <w:sz w:val="20"/>
                <w:szCs w:val="20"/>
                <w:vertAlign w:val="subscript"/>
              </w:rPr>
              <w:t xml:space="preserve"> + </w:t>
            </w:r>
            <w:proofErr w:type="spellStart"/>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a</w:t>
            </w:r>
            <w:proofErr w:type="spellEnd"/>
            <w:r w:rsidRPr="00987C9A">
              <w:rPr>
                <w:rFonts w:ascii="Times New Roman" w:hAnsi="Times New Roman" w:cs="Times New Roman"/>
                <w:sz w:val="20"/>
                <w:szCs w:val="20"/>
              </w:rPr>
              <w:t xml:space="preserve"> – 1) ∙ </w:t>
            </w: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s</w:t>
            </w:r>
          </w:p>
        </w:tc>
        <w:tc>
          <w:tcPr>
            <w:tcW w:w="972" w:type="dxa"/>
          </w:tcPr>
          <w:p w14:paraId="0BB89165" w14:textId="2012A825" w:rsidR="00987C9A" w:rsidRPr="00987C9A" w:rsidRDefault="00D31F40" w:rsidP="00D31F40">
            <w:pPr>
              <w:keepNext/>
              <w:keepLines/>
              <w:rPr>
                <w:rFonts w:ascii="Times New Roman" w:hAnsi="Times New Roman" w:cs="Times New Roman"/>
                <w:sz w:val="20"/>
                <w:szCs w:val="20"/>
              </w:rPr>
            </w:pPr>
            <w:r w:rsidRPr="00987C9A">
              <w:rPr>
                <w:rFonts w:ascii="Times New Roman" w:hAnsi="Times New Roman" w:cs="Times New Roman"/>
                <w:sz w:val="20"/>
                <w:szCs w:val="20"/>
              </w:rPr>
              <w:t>1</w:t>
            </w:r>
            <w:r>
              <w:rPr>
                <w:rFonts w:ascii="Times New Roman" w:hAnsi="Times New Roman" w:cs="Times New Roman"/>
                <w:sz w:val="20"/>
                <w:szCs w:val="20"/>
              </w:rPr>
              <w:t>60</w:t>
            </w:r>
          </w:p>
        </w:tc>
        <w:tc>
          <w:tcPr>
            <w:tcW w:w="861" w:type="dxa"/>
          </w:tcPr>
          <w:p w14:paraId="42AE7A2D" w14:textId="77777777" w:rsidR="00987C9A" w:rsidRPr="00987C9A" w:rsidRDefault="00987C9A" w:rsidP="001B61C4">
            <w:pPr>
              <w:keepNext/>
              <w:keepLines/>
              <w:rPr>
                <w:rFonts w:ascii="Times New Roman" w:hAnsi="Times New Roman" w:cs="Times New Roman"/>
                <w:i/>
                <w:sz w:val="20"/>
                <w:szCs w:val="20"/>
              </w:rPr>
            </w:pPr>
            <w:r w:rsidRPr="00987C9A">
              <w:rPr>
                <w:rFonts w:ascii="Times New Roman" w:hAnsi="Times New Roman" w:cs="Times New Roman"/>
                <w:i/>
                <w:sz w:val="20"/>
                <w:szCs w:val="20"/>
              </w:rPr>
              <w:t>r</w:t>
            </w:r>
          </w:p>
        </w:tc>
      </w:tr>
      <w:tr w:rsidR="00987C9A" w:rsidRPr="00987C9A" w14:paraId="310DB4E9" w14:textId="77777777" w:rsidTr="00D31F40">
        <w:trPr>
          <w:gridAfter w:val="2"/>
          <w:wAfter w:w="2238" w:type="dxa"/>
        </w:trPr>
        <w:tc>
          <w:tcPr>
            <w:tcW w:w="2952" w:type="dxa"/>
          </w:tcPr>
          <w:p w14:paraId="0AC3A5C2" w14:textId="77777777" w:rsidR="00987C9A" w:rsidRPr="00987C9A" w:rsidRDefault="00987C9A" w:rsidP="001B61C4">
            <w:pPr>
              <w:keepNext/>
              <w:keepLines/>
              <w:rPr>
                <w:rFonts w:ascii="Times New Roman" w:hAnsi="Times New Roman" w:cs="Times New Roman"/>
                <w:sz w:val="20"/>
                <w:szCs w:val="20"/>
              </w:rPr>
            </w:pPr>
            <w:r w:rsidRPr="00987C9A">
              <w:rPr>
                <w:rFonts w:ascii="Times New Roman" w:hAnsi="Times New Roman" w:cs="Times New Roman"/>
                <w:sz w:val="20"/>
                <w:szCs w:val="20"/>
              </w:rPr>
              <w:t>Fleet catchability</w:t>
            </w:r>
          </w:p>
        </w:tc>
        <w:tc>
          <w:tcPr>
            <w:tcW w:w="2701" w:type="dxa"/>
          </w:tcPr>
          <w:p w14:paraId="0EBACB1D" w14:textId="77777777" w:rsidR="00987C9A" w:rsidRPr="00987C9A" w:rsidRDefault="00987C9A" w:rsidP="001B61C4">
            <w:pPr>
              <w:keepNext/>
              <w:keepLines/>
              <w:rPr>
                <w:rFonts w:ascii="Times New Roman" w:hAnsi="Times New Roman" w:cs="Times New Roman"/>
                <w:sz w:val="20"/>
                <w:szCs w:val="20"/>
              </w:rPr>
            </w:pPr>
            <w:proofErr w:type="spellStart"/>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f</w:t>
            </w:r>
            <w:proofErr w:type="spellEnd"/>
          </w:p>
        </w:tc>
        <w:tc>
          <w:tcPr>
            <w:tcW w:w="972" w:type="dxa"/>
          </w:tcPr>
          <w:p w14:paraId="2F0EBD86" w14:textId="06C9548F" w:rsidR="00987C9A" w:rsidRPr="00987C9A" w:rsidRDefault="00355A2F" w:rsidP="001B61C4">
            <w:pPr>
              <w:keepNext/>
              <w:keepLines/>
              <w:rPr>
                <w:rFonts w:ascii="Times New Roman" w:hAnsi="Times New Roman" w:cs="Times New Roman"/>
                <w:sz w:val="20"/>
                <w:szCs w:val="20"/>
              </w:rPr>
            </w:pPr>
            <w:r>
              <w:rPr>
                <w:rFonts w:ascii="Times New Roman" w:hAnsi="Times New Roman" w:cs="Times New Roman"/>
                <w:sz w:val="20"/>
                <w:szCs w:val="20"/>
              </w:rPr>
              <w:t>14</w:t>
            </w:r>
          </w:p>
        </w:tc>
        <w:tc>
          <w:tcPr>
            <w:tcW w:w="861" w:type="dxa"/>
          </w:tcPr>
          <w:p w14:paraId="63899B0A" w14:textId="77777777" w:rsidR="00987C9A" w:rsidRPr="00987C9A" w:rsidRDefault="00987C9A" w:rsidP="001B61C4">
            <w:pPr>
              <w:keepNext/>
              <w:keepLines/>
              <w:rPr>
                <w:rFonts w:ascii="Times New Roman" w:hAnsi="Times New Roman" w:cs="Times New Roman"/>
                <w:sz w:val="20"/>
                <w:szCs w:val="20"/>
              </w:rPr>
            </w:pPr>
            <w:r w:rsidRPr="00987C9A">
              <w:rPr>
                <w:rFonts w:ascii="Times New Roman" w:hAnsi="Times New Roman" w:cs="Times New Roman"/>
                <w:i/>
                <w:sz w:val="20"/>
                <w:szCs w:val="20"/>
              </w:rPr>
              <w:t>q</w:t>
            </w:r>
          </w:p>
        </w:tc>
      </w:tr>
      <w:tr w:rsidR="00987C9A" w:rsidRPr="00987C9A" w14:paraId="6A907541" w14:textId="77777777" w:rsidTr="00D31F40">
        <w:trPr>
          <w:gridAfter w:val="2"/>
          <w:wAfter w:w="2238" w:type="dxa"/>
        </w:trPr>
        <w:tc>
          <w:tcPr>
            <w:tcW w:w="2952" w:type="dxa"/>
          </w:tcPr>
          <w:p w14:paraId="75E22628" w14:textId="6D64F49A" w:rsidR="00987C9A" w:rsidRPr="00987C9A" w:rsidRDefault="00987C9A" w:rsidP="001B61C4">
            <w:pPr>
              <w:keepNext/>
              <w:keepLines/>
              <w:rPr>
                <w:rFonts w:ascii="Times New Roman" w:hAnsi="Times New Roman" w:cs="Times New Roman"/>
                <w:sz w:val="20"/>
                <w:szCs w:val="20"/>
              </w:rPr>
            </w:pPr>
            <w:r w:rsidRPr="00987C9A">
              <w:rPr>
                <w:rFonts w:ascii="Times New Roman" w:hAnsi="Times New Roman" w:cs="Times New Roman"/>
                <w:sz w:val="20"/>
                <w:szCs w:val="20"/>
              </w:rPr>
              <w:t xml:space="preserve">Movement </w:t>
            </w:r>
            <w:r w:rsidR="00D31F40">
              <w:rPr>
                <w:rFonts w:ascii="Times New Roman" w:hAnsi="Times New Roman" w:cs="Times New Roman"/>
                <w:sz w:val="20"/>
                <w:szCs w:val="20"/>
              </w:rPr>
              <w:t>(gravity model)</w:t>
            </w:r>
          </w:p>
        </w:tc>
        <w:tc>
          <w:tcPr>
            <w:tcW w:w="2701" w:type="dxa"/>
          </w:tcPr>
          <w:p w14:paraId="7FDED2B9" w14:textId="3D9B4867" w:rsidR="00987C9A" w:rsidRPr="00987C9A" w:rsidRDefault="00987C9A" w:rsidP="00D31F40">
            <w:pPr>
              <w:keepNext/>
              <w:keepLines/>
              <w:rPr>
                <w:rFonts w:ascii="Times New Roman" w:hAnsi="Times New Roman" w:cs="Times New Roman"/>
                <w:i/>
                <w:sz w:val="20"/>
                <w:szCs w:val="20"/>
              </w:rPr>
            </w:pPr>
            <w:proofErr w:type="spellStart"/>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r</w:t>
            </w:r>
            <w:proofErr w:type="spellEnd"/>
            <w:r w:rsidRPr="00987C9A">
              <w:rPr>
                <w:rFonts w:ascii="Times New Roman" w:hAnsi="Times New Roman" w:cs="Times New Roman"/>
                <w:sz w:val="20"/>
                <w:szCs w:val="20"/>
              </w:rPr>
              <w:t xml:space="preserve"> ∙ </w:t>
            </w: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m</w:t>
            </w:r>
            <w:r w:rsidR="00D31F40" w:rsidRPr="00987C9A">
              <w:rPr>
                <w:rFonts w:ascii="Times New Roman" w:hAnsi="Times New Roman" w:cs="Times New Roman"/>
                <w:sz w:val="20"/>
                <w:szCs w:val="20"/>
              </w:rPr>
              <w:t xml:space="preserve">∙ </w:t>
            </w:r>
            <w:r w:rsidR="00D31F40" w:rsidRPr="00987C9A">
              <w:rPr>
                <w:rFonts w:ascii="Times New Roman" w:hAnsi="Times New Roman" w:cs="Times New Roman"/>
                <w:i/>
                <w:sz w:val="20"/>
                <w:szCs w:val="20"/>
              </w:rPr>
              <w:t>n</w:t>
            </w:r>
            <w:r w:rsidR="00D31F40">
              <w:rPr>
                <w:rFonts w:ascii="Times New Roman" w:hAnsi="Times New Roman" w:cs="Times New Roman"/>
                <w:i/>
                <w:sz w:val="20"/>
                <w:szCs w:val="20"/>
                <w:vertAlign w:val="subscript"/>
              </w:rPr>
              <w:t>s</w:t>
            </w:r>
          </w:p>
        </w:tc>
        <w:tc>
          <w:tcPr>
            <w:tcW w:w="972" w:type="dxa"/>
          </w:tcPr>
          <w:p w14:paraId="22470FB3" w14:textId="09357BFA" w:rsidR="00987C9A" w:rsidRPr="00987C9A" w:rsidRDefault="00D31F40" w:rsidP="001B61C4">
            <w:pPr>
              <w:keepNext/>
              <w:keepLines/>
              <w:rPr>
                <w:rFonts w:ascii="Times New Roman" w:hAnsi="Times New Roman" w:cs="Times New Roman"/>
                <w:sz w:val="20"/>
                <w:szCs w:val="20"/>
              </w:rPr>
            </w:pPr>
            <w:r>
              <w:rPr>
                <w:rFonts w:ascii="Times New Roman" w:hAnsi="Times New Roman" w:cs="Times New Roman"/>
                <w:sz w:val="20"/>
                <w:szCs w:val="20"/>
              </w:rPr>
              <w:t>80</w:t>
            </w:r>
          </w:p>
        </w:tc>
        <w:tc>
          <w:tcPr>
            <w:tcW w:w="861" w:type="dxa"/>
          </w:tcPr>
          <w:p w14:paraId="1B320FAF" w14:textId="77777777" w:rsidR="00987C9A" w:rsidRPr="00987C9A" w:rsidRDefault="00987C9A" w:rsidP="001B61C4">
            <w:pPr>
              <w:keepNext/>
              <w:keepLines/>
              <w:rPr>
                <w:rFonts w:ascii="Times New Roman" w:hAnsi="Times New Roman" w:cs="Times New Roman"/>
                <w:i/>
                <w:sz w:val="20"/>
                <w:szCs w:val="20"/>
              </w:rPr>
            </w:pPr>
            <w:r w:rsidRPr="00987C9A">
              <w:rPr>
                <w:rFonts w:ascii="Times New Roman" w:hAnsi="Times New Roman" w:cs="Times New Roman"/>
                <w:i/>
                <w:sz w:val="20"/>
                <w:szCs w:val="20"/>
              </w:rPr>
              <w:t>ψ</w:t>
            </w:r>
          </w:p>
        </w:tc>
      </w:tr>
      <w:tr w:rsidR="00987C9A" w:rsidRPr="00987C9A" w14:paraId="2A706390" w14:textId="77777777" w:rsidTr="00D31F40">
        <w:trPr>
          <w:gridAfter w:val="2"/>
          <w:wAfter w:w="2238" w:type="dxa"/>
        </w:trPr>
        <w:tc>
          <w:tcPr>
            <w:tcW w:w="2952" w:type="dxa"/>
          </w:tcPr>
          <w:p w14:paraId="42EF1FCC" w14:textId="77777777" w:rsidR="00987C9A" w:rsidRPr="00987C9A" w:rsidRDefault="00987C9A" w:rsidP="001B61C4">
            <w:pPr>
              <w:keepNext/>
              <w:keepLines/>
              <w:rPr>
                <w:rFonts w:ascii="Times New Roman" w:hAnsi="Times New Roman" w:cs="Times New Roman"/>
                <w:sz w:val="20"/>
                <w:szCs w:val="20"/>
              </w:rPr>
            </w:pPr>
            <w:r w:rsidRPr="00987C9A">
              <w:rPr>
                <w:rFonts w:ascii="Times New Roman" w:hAnsi="Times New Roman" w:cs="Times New Roman"/>
                <w:sz w:val="20"/>
                <w:szCs w:val="20"/>
              </w:rPr>
              <w:t>Steepness (recruit. compensation)</w:t>
            </w:r>
          </w:p>
        </w:tc>
        <w:tc>
          <w:tcPr>
            <w:tcW w:w="2701" w:type="dxa"/>
          </w:tcPr>
          <w:p w14:paraId="6AA39F23" w14:textId="77777777" w:rsidR="00987C9A" w:rsidRPr="00987C9A" w:rsidRDefault="00987C9A" w:rsidP="001B61C4">
            <w:pPr>
              <w:keepNext/>
              <w:keepLines/>
              <w:rPr>
                <w:rFonts w:ascii="Times New Roman" w:hAnsi="Times New Roman" w:cs="Times New Roman"/>
                <w:sz w:val="20"/>
                <w:szCs w:val="20"/>
              </w:rPr>
            </w:pP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s</w:t>
            </w:r>
          </w:p>
        </w:tc>
        <w:tc>
          <w:tcPr>
            <w:tcW w:w="972" w:type="dxa"/>
          </w:tcPr>
          <w:p w14:paraId="221CED3D" w14:textId="3EF5502B" w:rsidR="00987C9A" w:rsidRPr="00987C9A" w:rsidRDefault="00987C9A" w:rsidP="00D31F40">
            <w:pPr>
              <w:keepNext/>
              <w:keepLines/>
              <w:rPr>
                <w:rFonts w:ascii="Times New Roman" w:hAnsi="Times New Roman" w:cs="Times New Roman"/>
                <w:sz w:val="20"/>
                <w:szCs w:val="20"/>
              </w:rPr>
            </w:pPr>
            <w:r w:rsidRPr="00987C9A">
              <w:rPr>
                <w:rFonts w:ascii="Times New Roman" w:hAnsi="Times New Roman" w:cs="Times New Roman"/>
                <w:sz w:val="20"/>
                <w:szCs w:val="20"/>
              </w:rPr>
              <w:t>2</w:t>
            </w:r>
            <w:r w:rsidR="00355A2F">
              <w:rPr>
                <w:rFonts w:ascii="Times New Roman" w:hAnsi="Times New Roman" w:cs="Times New Roman"/>
                <w:sz w:val="20"/>
                <w:szCs w:val="20"/>
              </w:rPr>
              <w:t xml:space="preserve"> </w:t>
            </w:r>
          </w:p>
        </w:tc>
        <w:tc>
          <w:tcPr>
            <w:tcW w:w="861" w:type="dxa"/>
          </w:tcPr>
          <w:p w14:paraId="4AC609BD" w14:textId="45CF5BF5" w:rsidR="00987C9A" w:rsidRPr="00987C9A" w:rsidRDefault="000826AE" w:rsidP="001B61C4">
            <w:pPr>
              <w:keepNext/>
              <w:keepLines/>
              <w:rPr>
                <w:rFonts w:ascii="Times New Roman" w:hAnsi="Times New Roman" w:cs="Times New Roman"/>
                <w:i/>
                <w:sz w:val="20"/>
                <w:szCs w:val="20"/>
              </w:rPr>
            </w:pPr>
            <w:r>
              <w:rPr>
                <w:rFonts w:ascii="Times New Roman" w:hAnsi="Times New Roman" w:cs="Times New Roman"/>
                <w:i/>
                <w:sz w:val="20"/>
                <w:szCs w:val="20"/>
              </w:rPr>
              <w:t>h*</w:t>
            </w:r>
          </w:p>
        </w:tc>
      </w:tr>
      <w:tr w:rsidR="00987C9A" w:rsidRPr="00987C9A" w14:paraId="692FAD31" w14:textId="77777777" w:rsidTr="00D31F40">
        <w:trPr>
          <w:gridAfter w:val="2"/>
          <w:wAfter w:w="2238" w:type="dxa"/>
        </w:trPr>
        <w:tc>
          <w:tcPr>
            <w:tcW w:w="2952" w:type="dxa"/>
            <w:tcBorders>
              <w:top w:val="single" w:sz="8" w:space="0" w:color="auto"/>
              <w:bottom w:val="single" w:sz="8" w:space="0" w:color="auto"/>
            </w:tcBorders>
          </w:tcPr>
          <w:p w14:paraId="37728104" w14:textId="77777777" w:rsidR="00987C9A" w:rsidRPr="00987C9A" w:rsidRDefault="00987C9A" w:rsidP="001B61C4">
            <w:pPr>
              <w:keepNext/>
              <w:keepLines/>
              <w:rPr>
                <w:rFonts w:ascii="Times New Roman" w:hAnsi="Times New Roman" w:cs="Times New Roman"/>
                <w:sz w:val="20"/>
                <w:szCs w:val="20"/>
              </w:rPr>
            </w:pPr>
          </w:p>
        </w:tc>
        <w:tc>
          <w:tcPr>
            <w:tcW w:w="2701" w:type="dxa"/>
            <w:tcBorders>
              <w:top w:val="single" w:sz="8" w:space="0" w:color="auto"/>
              <w:bottom w:val="single" w:sz="8" w:space="0" w:color="auto"/>
            </w:tcBorders>
          </w:tcPr>
          <w:p w14:paraId="3ECC5936" w14:textId="77777777" w:rsidR="00987C9A" w:rsidRPr="00987C9A" w:rsidRDefault="00987C9A" w:rsidP="001B61C4">
            <w:pPr>
              <w:keepNext/>
              <w:keepLines/>
              <w:jc w:val="right"/>
              <w:rPr>
                <w:rFonts w:ascii="Times New Roman" w:hAnsi="Times New Roman" w:cs="Times New Roman"/>
                <w:sz w:val="20"/>
                <w:szCs w:val="20"/>
              </w:rPr>
            </w:pPr>
            <w:r w:rsidRPr="00987C9A">
              <w:rPr>
                <w:rFonts w:ascii="Times New Roman" w:hAnsi="Times New Roman" w:cs="Times New Roman"/>
                <w:sz w:val="20"/>
                <w:szCs w:val="20"/>
              </w:rPr>
              <w:t>Total</w:t>
            </w:r>
          </w:p>
        </w:tc>
        <w:tc>
          <w:tcPr>
            <w:tcW w:w="972" w:type="dxa"/>
            <w:tcBorders>
              <w:top w:val="single" w:sz="8" w:space="0" w:color="auto"/>
              <w:bottom w:val="single" w:sz="8" w:space="0" w:color="auto"/>
            </w:tcBorders>
          </w:tcPr>
          <w:p w14:paraId="40872F87" w14:textId="63E1DB9E" w:rsidR="00987C9A" w:rsidRPr="00987C9A" w:rsidRDefault="00D31F40" w:rsidP="001B61C4">
            <w:pPr>
              <w:keepNext/>
              <w:keepLines/>
              <w:rPr>
                <w:rFonts w:ascii="Times New Roman" w:hAnsi="Times New Roman" w:cs="Times New Roman"/>
                <w:sz w:val="20"/>
                <w:szCs w:val="20"/>
              </w:rPr>
            </w:pPr>
            <w:r>
              <w:rPr>
                <w:rFonts w:ascii="Times New Roman" w:hAnsi="Times New Roman" w:cs="Times New Roman"/>
                <w:sz w:val="20"/>
                <w:szCs w:val="20"/>
              </w:rPr>
              <w:t>297</w:t>
            </w:r>
          </w:p>
        </w:tc>
        <w:tc>
          <w:tcPr>
            <w:tcW w:w="861" w:type="dxa"/>
            <w:tcBorders>
              <w:top w:val="single" w:sz="8" w:space="0" w:color="auto"/>
              <w:bottom w:val="single" w:sz="8" w:space="0" w:color="auto"/>
            </w:tcBorders>
          </w:tcPr>
          <w:p w14:paraId="1D372FC0" w14:textId="77777777" w:rsidR="00987C9A" w:rsidRPr="00987C9A" w:rsidRDefault="00987C9A" w:rsidP="001B61C4">
            <w:pPr>
              <w:keepNext/>
              <w:keepLines/>
              <w:rPr>
                <w:rFonts w:ascii="Times New Roman" w:hAnsi="Times New Roman" w:cs="Times New Roman"/>
                <w:i/>
                <w:sz w:val="20"/>
                <w:szCs w:val="20"/>
              </w:rPr>
            </w:pPr>
          </w:p>
        </w:tc>
      </w:tr>
      <w:tr w:rsidR="00987C9A" w:rsidRPr="00987C9A" w14:paraId="78505A29" w14:textId="77777777" w:rsidTr="00D31F40">
        <w:tc>
          <w:tcPr>
            <w:tcW w:w="2952" w:type="dxa"/>
          </w:tcPr>
          <w:p w14:paraId="651425D6" w14:textId="77777777" w:rsidR="00987C9A" w:rsidRPr="009B4F22" w:rsidRDefault="000826AE" w:rsidP="000826AE">
            <w:pPr>
              <w:rPr>
                <w:rFonts w:ascii="Times New Roman" w:hAnsi="Times New Roman" w:cs="Times New Roman"/>
                <w:sz w:val="18"/>
                <w:szCs w:val="18"/>
              </w:rPr>
            </w:pPr>
            <w:r>
              <w:rPr>
                <w:rFonts w:ascii="Times New Roman" w:hAnsi="Times New Roman" w:cs="Times New Roman"/>
                <w:sz w:val="18"/>
                <w:szCs w:val="18"/>
              </w:rPr>
              <w:t>*Usually fixed rather than estimated.</w:t>
            </w:r>
          </w:p>
          <w:p w14:paraId="50FC784E" w14:textId="77777777" w:rsidR="00987C9A" w:rsidRPr="00987C9A" w:rsidRDefault="00987C9A" w:rsidP="001B61C4">
            <w:pPr>
              <w:rPr>
                <w:rFonts w:ascii="Times New Roman" w:hAnsi="Times New Roman" w:cs="Times New Roman"/>
                <w:sz w:val="18"/>
                <w:szCs w:val="18"/>
              </w:rPr>
            </w:pPr>
          </w:p>
          <w:p w14:paraId="00A021F4" w14:textId="77777777" w:rsidR="00987C9A" w:rsidRPr="00987C9A" w:rsidRDefault="00987C9A" w:rsidP="001B61C4">
            <w:pPr>
              <w:rPr>
                <w:rFonts w:ascii="Times New Roman" w:hAnsi="Times New Roman" w:cs="Times New Roman"/>
                <w:sz w:val="18"/>
                <w:szCs w:val="18"/>
              </w:rPr>
            </w:pPr>
          </w:p>
        </w:tc>
        <w:tc>
          <w:tcPr>
            <w:tcW w:w="2701" w:type="dxa"/>
          </w:tcPr>
          <w:p w14:paraId="1A434A69" w14:textId="77777777" w:rsidR="00987C9A" w:rsidRPr="00987C9A" w:rsidRDefault="00987C9A" w:rsidP="001B61C4">
            <w:pPr>
              <w:rPr>
                <w:rFonts w:ascii="Times New Roman" w:hAnsi="Times New Roman" w:cs="Times New Roman"/>
                <w:sz w:val="18"/>
                <w:szCs w:val="18"/>
              </w:rPr>
            </w:pPr>
          </w:p>
        </w:tc>
        <w:tc>
          <w:tcPr>
            <w:tcW w:w="972" w:type="dxa"/>
          </w:tcPr>
          <w:p w14:paraId="228A5D8A" w14:textId="77777777" w:rsidR="00987C9A" w:rsidRPr="00987C9A" w:rsidRDefault="00987C9A" w:rsidP="001B61C4">
            <w:pPr>
              <w:rPr>
                <w:rFonts w:ascii="Times New Roman" w:hAnsi="Times New Roman" w:cs="Times New Roman"/>
                <w:sz w:val="18"/>
                <w:szCs w:val="18"/>
              </w:rPr>
            </w:pPr>
          </w:p>
        </w:tc>
        <w:tc>
          <w:tcPr>
            <w:tcW w:w="2254" w:type="dxa"/>
            <w:gridSpan w:val="2"/>
          </w:tcPr>
          <w:p w14:paraId="31332960" w14:textId="77777777" w:rsidR="00987C9A" w:rsidRPr="00987C9A" w:rsidRDefault="00987C9A" w:rsidP="001B61C4">
            <w:pPr>
              <w:rPr>
                <w:rFonts w:ascii="Times New Roman" w:hAnsi="Times New Roman" w:cs="Times New Roman"/>
                <w:sz w:val="18"/>
                <w:szCs w:val="18"/>
              </w:rPr>
            </w:pPr>
          </w:p>
        </w:tc>
        <w:tc>
          <w:tcPr>
            <w:tcW w:w="845" w:type="dxa"/>
          </w:tcPr>
          <w:p w14:paraId="12C7067B" w14:textId="77777777" w:rsidR="00987C9A" w:rsidRPr="00987C9A" w:rsidRDefault="00987C9A" w:rsidP="001B61C4">
            <w:pPr>
              <w:rPr>
                <w:rFonts w:ascii="Times New Roman" w:hAnsi="Times New Roman" w:cs="Times New Roman"/>
                <w:sz w:val="18"/>
                <w:szCs w:val="18"/>
              </w:rPr>
            </w:pPr>
          </w:p>
        </w:tc>
      </w:tr>
    </w:tbl>
    <w:p w14:paraId="3D9FC54D" w14:textId="77777777" w:rsidR="007E218D" w:rsidRDefault="004666A2" w:rsidP="009E2EE0">
      <w:pPr>
        <w:pStyle w:val="Heading3"/>
        <w:ind w:left="0"/>
        <w:jc w:val="both"/>
        <w:rPr>
          <w:rFonts w:eastAsiaTheme="minorEastAsia"/>
        </w:rPr>
      </w:pPr>
      <w:bookmarkStart w:id="113" w:name="_Toc465365335"/>
      <w:r>
        <w:rPr>
          <w:rFonts w:eastAsiaTheme="minorEastAsia"/>
        </w:rPr>
        <w:t>Model predictions to compare with past data</w:t>
      </w:r>
      <w:r w:rsidR="00987C9A" w:rsidRPr="00987C9A">
        <w:rPr>
          <w:rFonts w:eastAsiaTheme="minorEastAsia"/>
        </w:rPr>
        <w:t xml:space="preserve"> and likelihood functions</w:t>
      </w:r>
      <w:bookmarkEnd w:id="113"/>
    </w:p>
    <w:p w14:paraId="3560FA82" w14:textId="77777777" w:rsidR="007E218D" w:rsidRDefault="007E218D" w:rsidP="009E2EE0">
      <w:pPr>
        <w:keepNext/>
        <w:keepLines/>
        <w:jc w:val="both"/>
        <w:rPr>
          <w:rFonts w:ascii="Times New Roman" w:eastAsiaTheme="minorEastAsia" w:hAnsi="Times New Roman" w:cs="Times New Roman"/>
          <w:sz w:val="24"/>
          <w:szCs w:val="24"/>
          <w:lang w:val="en-CA"/>
        </w:rPr>
      </w:pPr>
    </w:p>
    <w:p w14:paraId="64771767" w14:textId="77777777" w:rsidR="007E218D" w:rsidRDefault="00987C9A" w:rsidP="009E2EE0">
      <w:pPr>
        <w:keepNext/>
        <w:keepLines/>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A summary of likelihood functions can be found in Table </w:t>
      </w:r>
      <w:r w:rsidR="00466328">
        <w:rPr>
          <w:rFonts w:ascii="Times New Roman" w:eastAsiaTheme="minorEastAsia" w:hAnsi="Times New Roman" w:cs="Times New Roman"/>
          <w:sz w:val="24"/>
          <w:szCs w:val="24"/>
          <w:lang w:val="en-CA"/>
        </w:rPr>
        <w:t>8.4</w:t>
      </w:r>
      <w:r w:rsidRPr="00987C9A">
        <w:rPr>
          <w:rFonts w:ascii="Times New Roman" w:eastAsiaTheme="minorEastAsia" w:hAnsi="Times New Roman" w:cs="Times New Roman"/>
          <w:sz w:val="24"/>
          <w:szCs w:val="24"/>
          <w:lang w:val="en-CA"/>
        </w:rPr>
        <w:t>.</w:t>
      </w:r>
    </w:p>
    <w:p w14:paraId="47C9C3E0" w14:textId="77777777" w:rsidR="007E218D" w:rsidRDefault="007E218D" w:rsidP="009E2EE0">
      <w:pPr>
        <w:keepNext/>
        <w:keepLines/>
        <w:jc w:val="both"/>
        <w:rPr>
          <w:rFonts w:ascii="Times New Roman" w:eastAsiaTheme="minorEastAsia" w:hAnsi="Times New Roman" w:cs="Times New Roman"/>
          <w:sz w:val="24"/>
          <w:szCs w:val="24"/>
          <w:lang w:val="en-CA"/>
        </w:rPr>
      </w:pPr>
    </w:p>
    <w:p w14:paraId="226C5313"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For each fleet </w:t>
      </w:r>
      <w:r w:rsidRPr="00987C9A">
        <w:rPr>
          <w:rFonts w:ascii="Times New Roman" w:eastAsiaTheme="minorEastAsia" w:hAnsi="Times New Roman" w:cs="Times New Roman"/>
          <w:i/>
          <w:sz w:val="24"/>
          <w:szCs w:val="24"/>
          <w:lang w:val="en-CA"/>
        </w:rPr>
        <w:t>f</w:t>
      </w:r>
      <w:r w:rsidRPr="00987C9A">
        <w:rPr>
          <w:rFonts w:ascii="Times New Roman" w:eastAsiaTheme="minorEastAsia" w:hAnsi="Times New Roman" w:cs="Times New Roman"/>
          <w:sz w:val="24"/>
          <w:szCs w:val="24"/>
          <w:lang w:val="en-CA"/>
        </w:rPr>
        <w:t xml:space="preserve">, total predicted catches in </w:t>
      </w:r>
      <w:proofErr w:type="gramStart"/>
      <w:r w:rsidRPr="00987C9A">
        <w:rPr>
          <w:rFonts w:ascii="Times New Roman" w:eastAsiaTheme="minorEastAsia" w:hAnsi="Times New Roman" w:cs="Times New Roman"/>
          <w:sz w:val="24"/>
          <w:szCs w:val="24"/>
          <w:lang w:val="en-CA"/>
        </w:rPr>
        <w:t xml:space="preserve">weight </w:t>
      </w:r>
      <w:proofErr w:type="gramEnd"/>
      <m:oMath>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C</m:t>
            </m:r>
          </m:e>
        </m:acc>
      </m:oMath>
      <w:r w:rsidRPr="00987C9A">
        <w:rPr>
          <w:rFonts w:ascii="Times New Roman" w:eastAsiaTheme="minorEastAsia" w:hAnsi="Times New Roman" w:cs="Times New Roman"/>
          <w:sz w:val="24"/>
          <w:szCs w:val="24"/>
          <w:lang w:val="en-CA"/>
        </w:rPr>
        <w:t>, are calculated from the Baranov equation:</w:t>
      </w:r>
    </w:p>
    <w:p w14:paraId="30BBCC8E" w14:textId="77777777" w:rsidR="007E218D" w:rsidRDefault="007E218D" w:rsidP="009E2EE0">
      <w:pPr>
        <w:jc w:val="both"/>
        <w:rPr>
          <w:rFonts w:ascii="Times New Roman" w:eastAsiaTheme="minorEastAsia" w:hAnsi="Times New Roman" w:cs="Times New Roman"/>
          <w:sz w:val="24"/>
          <w:szCs w:val="24"/>
          <w:lang w:val="en-CA"/>
        </w:rPr>
      </w:pPr>
    </w:p>
    <w:p w14:paraId="2FA33675" w14:textId="77777777" w:rsidR="007E218D" w:rsidRDefault="008D31F4"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acc>
              <m:accPr>
                <m:ctrlPr>
                  <w:rPr>
                    <w:rFonts w:ascii="Cambria Math" w:eastAsiaTheme="minorEastAsia" w:hAnsi="Cambria Math" w:cs="Times New Roman"/>
                    <w:sz w:val="24"/>
                    <w:szCs w:val="24"/>
                    <w:lang w:val="en-CA"/>
                  </w:rPr>
                </m:ctrlPr>
              </m:accPr>
              <m:e>
                <m:r>
                  <w:rPr>
                    <w:rFonts w:ascii="Cambria Math" w:eastAsiaTheme="minorEastAsia" w:hAnsi="Cambria Math" w:cs="Times New Roman"/>
                    <w:sz w:val="24"/>
                    <w:szCs w:val="24"/>
                    <w:lang w:val="en-CA"/>
                  </w:rPr>
                  <m:t>C</m:t>
                </m:r>
              </m:e>
            </m:acc>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r>
          <m:rPr>
            <m:sty m:val="p"/>
          </m:rP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s</m:t>
            </m:r>
          </m:sub>
          <m:sup/>
          <m:e>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a</m:t>
                </m:r>
              </m:sub>
              <m:sup/>
              <m:e>
                <m:sSub>
                  <m:sSubPr>
                    <m:ctrlPr>
                      <w:rPr>
                        <w:rFonts w:ascii="Cambria Math" w:eastAsiaTheme="minorEastAsia" w:hAnsi="Cambria Math" w:cs="Times New Roman"/>
                        <w:sz w:val="24"/>
                        <w:szCs w:val="24"/>
                        <w:lang w:val="en-CA"/>
                      </w:rPr>
                    </m:ctrlPr>
                  </m:sSubPr>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w</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sub>
                    </m:sSub>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e>
            </m:nary>
            <m:r>
              <m:rPr>
                <m:sty m:val="p"/>
              </m:rPr>
              <w:rPr>
                <w:rFonts w:ascii="Cambria Math" w:eastAsiaTheme="minorEastAsia" w:hAnsi="Cambria Math" w:cs="Times New Roman"/>
                <w:sz w:val="24"/>
                <w:szCs w:val="24"/>
                <w:lang w:val="en-CA"/>
              </w:rPr>
              <m:t>∙</m:t>
            </m:r>
            <m:d>
              <m:dPr>
                <m:ctrlPr>
                  <w:rPr>
                    <w:rFonts w:ascii="Cambria Math" w:eastAsiaTheme="minorEastAsia" w:hAnsi="Cambria Math" w:cs="Times New Roman"/>
                    <w:sz w:val="24"/>
                    <w:szCs w:val="24"/>
                    <w:lang w:val="en-CA"/>
                  </w:rPr>
                </m:ctrlPr>
              </m:dPr>
              <m:e>
                <m:r>
                  <m:rPr>
                    <m:sty m:val="p"/>
                  </m:rPr>
                  <w:rPr>
                    <w:rFonts w:ascii="Cambria Math" w:eastAsiaTheme="minorEastAsia" w:hAnsi="Cambria Math" w:cs="Times New Roman"/>
                    <w:sz w:val="24"/>
                    <w:szCs w:val="24"/>
                    <w:lang w:val="en-CA"/>
                  </w:rPr>
                  <m:t>1-</m:t>
                </m:r>
                <m:sSup>
                  <m:sSupPr>
                    <m:ctrlPr>
                      <w:rPr>
                        <w:rFonts w:ascii="Cambria Math" w:eastAsiaTheme="minorEastAsia" w:hAnsi="Cambria Math" w:cs="Times New Roman"/>
                        <w:sz w:val="24"/>
                        <w:szCs w:val="24"/>
                        <w:lang w:val="en-CA"/>
                      </w:rPr>
                    </m:ctrlPr>
                  </m:sSupPr>
                  <m:e>
                    <m:r>
                      <w:rPr>
                        <w:rFonts w:ascii="Cambria Math" w:eastAsiaTheme="minorEastAsia" w:hAnsi="Cambria Math" w:cs="Times New Roman"/>
                        <w:sz w:val="24"/>
                        <w:szCs w:val="24"/>
                        <w:lang w:val="en-CA"/>
                      </w:rPr>
                      <m:t>e</m:t>
                    </m:r>
                  </m:e>
                  <m:sup>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Z</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sup>
                </m:sSup>
              </m:e>
            </m:d>
            <m:r>
              <m:rPr>
                <m:sty m:val="p"/>
              </m:rPr>
              <w:rPr>
                <w:rFonts w:ascii="Cambria Math" w:eastAsiaTheme="minorEastAsia" w:hAnsi="Cambria Math" w:cs="Times New Roman"/>
                <w:sz w:val="24"/>
                <w:szCs w:val="24"/>
                <w:lang w:val="en-CA"/>
              </w:rPr>
              <m:t>∙</m:t>
            </m:r>
            <m:d>
              <m:dPr>
                <m:ctrlPr>
                  <w:rPr>
                    <w:rFonts w:ascii="Cambria Math" w:eastAsiaTheme="minorEastAsia" w:hAnsi="Cambria Math" w:cs="Times New Roman"/>
                    <w:sz w:val="24"/>
                    <w:szCs w:val="24"/>
                    <w:lang w:val="en-CA"/>
                  </w:rPr>
                </m:ctrlPr>
              </m:dPr>
              <m:e>
                <m:f>
                  <m:fPr>
                    <m:ctrlPr>
                      <w:rPr>
                        <w:rFonts w:ascii="Cambria Math" w:eastAsiaTheme="minorEastAsia" w:hAnsi="Cambria Math" w:cs="Times New Roman"/>
                        <w:sz w:val="24"/>
                        <w:szCs w:val="24"/>
                        <w:lang w:val="en-CA"/>
                      </w:rPr>
                    </m:ctrlPr>
                  </m:fPr>
                  <m:num>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F</m:t>
                        </m:r>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num>
                  <m:den>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Z</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den>
                </m:f>
              </m:e>
            </m:d>
          </m:e>
        </m:nary>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8D29D5">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A792F">
        <w:rPr>
          <w:rFonts w:ascii="Times New Roman" w:eastAsiaTheme="minorEastAsia" w:hAnsi="Times New Roman" w:cs="Times New Roman"/>
          <w:sz w:val="24"/>
          <w:szCs w:val="24"/>
          <w:lang w:val="en-CA"/>
        </w:rPr>
        <w:t>.</w:t>
      </w:r>
      <w:r w:rsidR="00C41ECA">
        <w:rPr>
          <w:rFonts w:ascii="Times New Roman" w:eastAsiaTheme="minorEastAsia" w:hAnsi="Times New Roman" w:cs="Times New Roman"/>
          <w:sz w:val="24"/>
          <w:szCs w:val="24"/>
          <w:lang w:val="en-CA"/>
        </w:rPr>
        <w:t>1</w:t>
      </w:r>
      <w:r w:rsidR="00CA792F">
        <w:rPr>
          <w:rFonts w:ascii="Times New Roman" w:eastAsiaTheme="minorEastAsia" w:hAnsi="Times New Roman" w:cs="Times New Roman"/>
          <w:sz w:val="24"/>
          <w:szCs w:val="24"/>
          <w:lang w:val="en-CA"/>
        </w:rPr>
        <w:t>)</w:t>
      </w:r>
    </w:p>
    <w:p w14:paraId="236CFC4D" w14:textId="77777777" w:rsidR="007E218D" w:rsidRDefault="007E218D" w:rsidP="009E2EE0">
      <w:pPr>
        <w:jc w:val="both"/>
        <w:rPr>
          <w:rFonts w:ascii="Times New Roman" w:eastAsiaTheme="minorEastAsia" w:hAnsi="Times New Roman" w:cs="Times New Roman"/>
          <w:sz w:val="24"/>
          <w:szCs w:val="24"/>
          <w:lang w:val="en-CA"/>
        </w:rPr>
      </w:pPr>
    </w:p>
    <w:p w14:paraId="2717C8A0"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Similarly predicted catches in numbers at age </w:t>
      </w:r>
      <w:r w:rsidR="004A385F">
        <w:rPr>
          <w:rFonts w:ascii="Times New Roman" w:eastAsiaTheme="minorEastAsia" w:hAnsi="Times New Roman" w:cs="Times New Roman"/>
          <w:sz w:val="24"/>
          <w:szCs w:val="24"/>
          <w:lang w:val="en-CA"/>
        </w:rPr>
        <w:t>(</w:t>
      </w:r>
      <w:r w:rsidRPr="00987C9A">
        <w:rPr>
          <w:rFonts w:ascii="Times New Roman" w:eastAsiaTheme="minorEastAsia" w:hAnsi="Times New Roman" w:cs="Times New Roman"/>
          <w:i/>
          <w:sz w:val="24"/>
          <w:szCs w:val="24"/>
          <w:lang w:val="en-CA"/>
        </w:rPr>
        <w:t>CAA</w:t>
      </w:r>
      <w:r w:rsidR="004A385F">
        <w:rPr>
          <w:rFonts w:ascii="Times New Roman" w:eastAsiaTheme="minorEastAsia" w:hAnsi="Times New Roman" w:cs="Times New Roman"/>
          <w:sz w:val="24"/>
          <w:szCs w:val="24"/>
          <w:lang w:val="en-CA"/>
        </w:rPr>
        <w:t>)</w:t>
      </w:r>
      <w:r w:rsidRPr="00987C9A">
        <w:rPr>
          <w:rFonts w:ascii="Times New Roman" w:eastAsiaTheme="minorEastAsia" w:hAnsi="Times New Roman" w:cs="Times New Roman"/>
          <w:sz w:val="24"/>
          <w:szCs w:val="24"/>
          <w:lang w:val="en-CA"/>
        </w:rPr>
        <w:t xml:space="preserve"> </w:t>
      </w:r>
      <w:r w:rsidR="004A385F">
        <w:rPr>
          <w:rFonts w:ascii="Times New Roman" w:eastAsiaTheme="minorEastAsia" w:hAnsi="Times New Roman" w:cs="Times New Roman"/>
          <w:sz w:val="24"/>
          <w:szCs w:val="24"/>
          <w:lang w:val="en-CA"/>
        </w:rPr>
        <w:t>are</w:t>
      </w:r>
      <w:r w:rsidRPr="00987C9A">
        <w:rPr>
          <w:rFonts w:ascii="Times New Roman" w:eastAsiaTheme="minorEastAsia" w:hAnsi="Times New Roman" w:cs="Times New Roman"/>
          <w:sz w:val="24"/>
          <w:szCs w:val="24"/>
          <w:lang w:val="en-CA"/>
        </w:rPr>
        <w:t xml:space="preserve"> given by:</w:t>
      </w:r>
    </w:p>
    <w:p w14:paraId="567873DF" w14:textId="77777777" w:rsidR="007E218D" w:rsidRDefault="007E218D" w:rsidP="009E2EE0">
      <w:pPr>
        <w:jc w:val="both"/>
        <w:rPr>
          <w:rFonts w:ascii="Times New Roman" w:eastAsiaTheme="minorEastAsia" w:hAnsi="Times New Roman" w:cs="Times New Roman"/>
          <w:sz w:val="24"/>
          <w:szCs w:val="24"/>
          <w:lang w:val="en-CA"/>
        </w:rPr>
      </w:pPr>
    </w:p>
    <w:p w14:paraId="6602125E" w14:textId="77777777" w:rsidR="007E218D" w:rsidRDefault="008D31F4"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acc>
              <m:accPr>
                <m:ctrlPr>
                  <w:rPr>
                    <w:rFonts w:ascii="Cambria Math" w:eastAsiaTheme="minorEastAsia" w:hAnsi="Cambria Math" w:cs="Times New Roman"/>
                    <w:sz w:val="24"/>
                    <w:szCs w:val="24"/>
                    <w:lang w:val="en-CA"/>
                  </w:rPr>
                </m:ctrlPr>
              </m:accPr>
              <m:e>
                <m:r>
                  <w:rPr>
                    <w:rFonts w:ascii="Cambria Math" w:eastAsiaTheme="minorEastAsia" w:hAnsi="Cambria Math" w:cs="Times New Roman"/>
                    <w:sz w:val="24"/>
                    <w:szCs w:val="24"/>
                    <w:lang w:val="en-CA"/>
                  </w:rPr>
                  <m:t>CAA</m:t>
                </m:r>
              </m:e>
            </m:acc>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r>
          <m:rPr>
            <m:sty m:val="p"/>
          </m:rPr>
          <w:rPr>
            <w:rFonts w:ascii="Cambria Math" w:eastAsiaTheme="minorEastAsia" w:hAnsi="Cambria Math" w:cs="Times New Roman"/>
            <w:sz w:val="24"/>
            <w:szCs w:val="24"/>
            <w:lang w:val="en-CA"/>
          </w:rPr>
          <m:t>∙</m:t>
        </m:r>
        <m:d>
          <m:dPr>
            <m:ctrlPr>
              <w:rPr>
                <w:rFonts w:ascii="Cambria Math" w:eastAsiaTheme="minorEastAsia" w:hAnsi="Cambria Math" w:cs="Times New Roman"/>
                <w:sz w:val="24"/>
                <w:szCs w:val="24"/>
                <w:lang w:val="en-CA"/>
              </w:rPr>
            </m:ctrlPr>
          </m:dPr>
          <m:e>
            <m:r>
              <m:rPr>
                <m:sty m:val="p"/>
              </m:rPr>
              <w:rPr>
                <w:rFonts w:ascii="Cambria Math" w:eastAsiaTheme="minorEastAsia" w:hAnsi="Cambria Math" w:cs="Times New Roman"/>
                <w:sz w:val="24"/>
                <w:szCs w:val="24"/>
                <w:lang w:val="en-CA"/>
              </w:rPr>
              <m:t>1-</m:t>
            </m:r>
            <m:sSup>
              <m:sSupPr>
                <m:ctrlPr>
                  <w:rPr>
                    <w:rFonts w:ascii="Cambria Math" w:eastAsiaTheme="minorEastAsia" w:hAnsi="Cambria Math" w:cs="Times New Roman"/>
                    <w:sz w:val="24"/>
                    <w:szCs w:val="24"/>
                    <w:lang w:val="en-CA"/>
                  </w:rPr>
                </m:ctrlPr>
              </m:sSupPr>
              <m:e>
                <m:r>
                  <w:rPr>
                    <w:rFonts w:ascii="Cambria Math" w:eastAsiaTheme="minorEastAsia" w:hAnsi="Cambria Math" w:cs="Times New Roman"/>
                    <w:sz w:val="24"/>
                    <w:szCs w:val="24"/>
                    <w:lang w:val="en-CA"/>
                  </w:rPr>
                  <m:t>e</m:t>
                </m:r>
              </m:e>
              <m:sup>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Z</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sup>
            </m:sSup>
          </m:e>
        </m:d>
        <m:r>
          <m:rPr>
            <m:sty m:val="p"/>
          </m:rPr>
          <w:rPr>
            <w:rFonts w:ascii="Cambria Math" w:eastAsiaTheme="minorEastAsia" w:hAnsi="Cambria Math" w:cs="Times New Roman"/>
            <w:sz w:val="24"/>
            <w:szCs w:val="24"/>
            <w:lang w:val="en-CA"/>
          </w:rPr>
          <m:t>∙</m:t>
        </m:r>
        <m:d>
          <m:dPr>
            <m:ctrlPr>
              <w:rPr>
                <w:rFonts w:ascii="Cambria Math" w:eastAsiaTheme="minorEastAsia" w:hAnsi="Cambria Math" w:cs="Times New Roman"/>
                <w:sz w:val="24"/>
                <w:szCs w:val="24"/>
                <w:lang w:val="en-CA"/>
              </w:rPr>
            </m:ctrlPr>
          </m:dPr>
          <m:e>
            <m:f>
              <m:fPr>
                <m:ctrlPr>
                  <w:rPr>
                    <w:rFonts w:ascii="Cambria Math" w:eastAsiaTheme="minorEastAsia" w:hAnsi="Cambria Math" w:cs="Times New Roman"/>
                    <w:sz w:val="24"/>
                    <w:szCs w:val="24"/>
                    <w:lang w:val="en-CA"/>
                  </w:rPr>
                </m:ctrlPr>
              </m:fPr>
              <m:num>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F</m:t>
                    </m:r>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num>
              <m:den>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Z</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den>
            </m:f>
          </m:e>
        </m:d>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8D29D5">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A792F">
        <w:rPr>
          <w:rFonts w:ascii="Times New Roman" w:eastAsiaTheme="minorEastAsia" w:hAnsi="Times New Roman" w:cs="Times New Roman"/>
          <w:sz w:val="24"/>
          <w:szCs w:val="24"/>
          <w:lang w:val="en-CA"/>
        </w:rPr>
        <w:t>.</w:t>
      </w:r>
      <w:r w:rsidR="00C41ECA">
        <w:rPr>
          <w:rFonts w:ascii="Times New Roman" w:eastAsiaTheme="minorEastAsia" w:hAnsi="Times New Roman" w:cs="Times New Roman"/>
          <w:sz w:val="24"/>
          <w:szCs w:val="24"/>
          <w:lang w:val="en-CA"/>
        </w:rPr>
        <w:t>2</w:t>
      </w:r>
      <w:r w:rsidR="00CA792F">
        <w:rPr>
          <w:rFonts w:ascii="Times New Roman" w:eastAsiaTheme="minorEastAsia" w:hAnsi="Times New Roman" w:cs="Times New Roman"/>
          <w:sz w:val="24"/>
          <w:szCs w:val="24"/>
          <w:lang w:val="en-CA"/>
        </w:rPr>
        <w:t>)</w:t>
      </w:r>
    </w:p>
    <w:p w14:paraId="7887909D" w14:textId="77777777" w:rsidR="007E218D" w:rsidRDefault="007E218D" w:rsidP="009E2EE0">
      <w:pPr>
        <w:jc w:val="both"/>
        <w:rPr>
          <w:rFonts w:ascii="Times New Roman" w:eastAsiaTheme="minorEastAsia" w:hAnsi="Times New Roman" w:cs="Times New Roman"/>
          <w:sz w:val="24"/>
          <w:szCs w:val="24"/>
          <w:lang w:val="en-CA"/>
        </w:rPr>
      </w:pPr>
    </w:p>
    <w:p w14:paraId="03C3C988"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This can be converted to a prediction of total catches in numbers by length class </w:t>
      </w:r>
      <w:r w:rsidRPr="00987C9A">
        <w:rPr>
          <w:rFonts w:ascii="Times New Roman" w:eastAsiaTheme="minorEastAsia" w:hAnsi="Times New Roman" w:cs="Times New Roman"/>
          <w:i/>
          <w:sz w:val="24"/>
          <w:szCs w:val="24"/>
          <w:lang w:val="en-CA"/>
        </w:rPr>
        <w:t>CAL</w:t>
      </w:r>
      <w:r w:rsidRPr="00987C9A">
        <w:rPr>
          <w:rFonts w:ascii="Times New Roman" w:eastAsiaTheme="minorEastAsia" w:hAnsi="Times New Roman" w:cs="Times New Roman"/>
          <w:sz w:val="24"/>
          <w:szCs w:val="24"/>
          <w:lang w:val="en-CA"/>
        </w:rPr>
        <w:t xml:space="preserve"> using a stock specific inverse age-length key, </w:t>
      </w:r>
      <w:r w:rsidRPr="00987C9A">
        <w:rPr>
          <w:rFonts w:ascii="Times New Roman" w:eastAsiaTheme="minorEastAsia" w:hAnsi="Times New Roman" w:cs="Times New Roman"/>
          <w:i/>
          <w:sz w:val="24"/>
          <w:szCs w:val="24"/>
          <w:lang w:val="en-CA"/>
        </w:rPr>
        <w:t>LAK</w:t>
      </w:r>
      <w:r w:rsidRPr="00987C9A">
        <w:rPr>
          <w:rFonts w:ascii="Times New Roman" w:eastAsiaTheme="minorEastAsia" w:hAnsi="Times New Roman" w:cs="Times New Roman"/>
          <w:sz w:val="24"/>
          <w:szCs w:val="24"/>
          <w:lang w:val="en-CA"/>
        </w:rPr>
        <w:t xml:space="preserve">: </w:t>
      </w:r>
    </w:p>
    <w:p w14:paraId="09170881" w14:textId="77777777" w:rsidR="007E218D" w:rsidRDefault="007E218D" w:rsidP="009E2EE0">
      <w:pPr>
        <w:jc w:val="both"/>
        <w:rPr>
          <w:rFonts w:ascii="Times New Roman" w:eastAsiaTheme="minorEastAsia" w:hAnsi="Times New Roman" w:cs="Times New Roman"/>
          <w:sz w:val="24"/>
          <w:szCs w:val="24"/>
          <w:lang w:val="en-CA"/>
        </w:rPr>
      </w:pPr>
    </w:p>
    <w:p w14:paraId="53ADE2C7" w14:textId="77777777" w:rsidR="007E218D" w:rsidRDefault="008D31F4"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acc>
              <m:accPr>
                <m:ctrlPr>
                  <w:rPr>
                    <w:rFonts w:ascii="Cambria Math" w:eastAsiaTheme="minorEastAsia" w:hAnsi="Cambria Math" w:cs="Times New Roman"/>
                    <w:sz w:val="24"/>
                    <w:szCs w:val="24"/>
                    <w:lang w:val="en-CA"/>
                  </w:rPr>
                </m:ctrlPr>
              </m:accPr>
              <m:e>
                <m:r>
                  <w:rPr>
                    <w:rFonts w:ascii="Cambria Math" w:eastAsiaTheme="minorEastAsia" w:hAnsi="Cambria Math" w:cs="Times New Roman"/>
                    <w:sz w:val="24"/>
                    <w:szCs w:val="24"/>
                    <w:lang w:val="en-CA"/>
                  </w:rPr>
                  <m:t>CAL</m:t>
                </m:r>
              </m:e>
            </m:acc>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l</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r>
          <m:rPr>
            <m:sty m:val="p"/>
          </m:rP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s</m:t>
            </m:r>
          </m:sub>
          <m:sup/>
          <m:e>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a</m:t>
                </m:r>
              </m:sub>
              <m:sup/>
              <m:e>
                <m:sSub>
                  <m:sSubPr>
                    <m:ctrlPr>
                      <w:rPr>
                        <w:rFonts w:ascii="Cambria Math" w:eastAsiaTheme="minorEastAsia" w:hAnsi="Cambria Math" w:cs="Times New Roman"/>
                        <w:sz w:val="24"/>
                        <w:szCs w:val="24"/>
                        <w:lang w:val="en-CA"/>
                      </w:rPr>
                    </m:ctrlPr>
                  </m:sSubPr>
                  <m:e>
                    <m:acc>
                      <m:accPr>
                        <m:ctrlPr>
                          <w:rPr>
                            <w:rFonts w:ascii="Cambria Math" w:eastAsiaTheme="minorEastAsia" w:hAnsi="Cambria Math" w:cs="Times New Roman"/>
                            <w:sz w:val="24"/>
                            <w:szCs w:val="24"/>
                            <w:lang w:val="en-CA"/>
                          </w:rPr>
                        </m:ctrlPr>
                      </m:accPr>
                      <m:e>
                        <m:r>
                          <w:rPr>
                            <w:rFonts w:ascii="Cambria Math" w:eastAsiaTheme="minorEastAsia" w:hAnsi="Cambria Math" w:cs="Times New Roman"/>
                            <w:sz w:val="24"/>
                            <w:szCs w:val="24"/>
                            <w:lang w:val="en-CA"/>
                          </w:rPr>
                          <m:t>CAA</m:t>
                        </m:r>
                      </m:e>
                    </m:acc>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LAK</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l</m:t>
                    </m:r>
                  </m:sub>
                </m:sSub>
              </m:e>
            </m:nary>
          </m:e>
        </m:nary>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8D29D5">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A792F">
        <w:rPr>
          <w:rFonts w:ascii="Times New Roman" w:eastAsiaTheme="minorEastAsia" w:hAnsi="Times New Roman" w:cs="Times New Roman"/>
          <w:sz w:val="24"/>
          <w:szCs w:val="24"/>
          <w:lang w:val="en-CA"/>
        </w:rPr>
        <w:t>.</w:t>
      </w:r>
      <w:r w:rsidR="00C41ECA">
        <w:rPr>
          <w:rFonts w:ascii="Times New Roman" w:eastAsiaTheme="minorEastAsia" w:hAnsi="Times New Roman" w:cs="Times New Roman"/>
          <w:sz w:val="24"/>
          <w:szCs w:val="24"/>
          <w:lang w:val="en-CA"/>
        </w:rPr>
        <w:t>3</w:t>
      </w:r>
      <w:r w:rsidR="00CA792F">
        <w:rPr>
          <w:rFonts w:ascii="Times New Roman" w:eastAsiaTheme="minorEastAsia" w:hAnsi="Times New Roman" w:cs="Times New Roman"/>
          <w:sz w:val="24"/>
          <w:szCs w:val="24"/>
          <w:lang w:val="en-CA"/>
        </w:rPr>
        <w:t>)</w:t>
      </w:r>
    </w:p>
    <w:p w14:paraId="50E1C2AF" w14:textId="77777777" w:rsidR="007E218D" w:rsidRDefault="007E218D" w:rsidP="009E2EE0">
      <w:pPr>
        <w:jc w:val="both"/>
        <w:rPr>
          <w:rFonts w:ascii="Times New Roman" w:eastAsiaTheme="minorEastAsia" w:hAnsi="Times New Roman" w:cs="Times New Roman"/>
          <w:sz w:val="24"/>
          <w:szCs w:val="24"/>
          <w:lang w:val="en-CA"/>
        </w:rPr>
      </w:pPr>
    </w:p>
    <w:p w14:paraId="7FF69DF8"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model predicts spawning stock biomass </w:t>
      </w:r>
      <w:proofErr w:type="gramStart"/>
      <w:r w:rsidRPr="00987C9A">
        <w:rPr>
          <w:rFonts w:ascii="Times New Roman" w:eastAsiaTheme="minorEastAsia" w:hAnsi="Times New Roman" w:cs="Times New Roman"/>
          <w:sz w:val="24"/>
          <w:szCs w:val="24"/>
          <w:lang w:val="en-CA"/>
        </w:rPr>
        <w:t xml:space="preserve">indices </w:t>
      </w:r>
      <w:proofErr w:type="gramEnd"/>
      <m:oMath>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Issb</m:t>
            </m:r>
          </m:e>
        </m:acc>
      </m:oMath>
      <w:r w:rsidRPr="00987C9A">
        <w:rPr>
          <w:rFonts w:ascii="Times New Roman" w:eastAsiaTheme="minorEastAsia" w:hAnsi="Times New Roman" w:cs="Times New Roman"/>
          <w:sz w:val="24"/>
          <w:szCs w:val="24"/>
          <w:lang w:val="en-CA"/>
        </w:rPr>
        <w:t xml:space="preserve">, that are standardized to have a mean of 1 for each stock over the total number of years </w:t>
      </w:r>
      <w:proofErr w:type="spellStart"/>
      <w:r w:rsidRPr="00987C9A">
        <w:rPr>
          <w:rFonts w:ascii="Times New Roman" w:eastAsiaTheme="minorEastAsia" w:hAnsi="Times New Roman" w:cs="Times New Roman"/>
          <w:i/>
          <w:sz w:val="24"/>
          <w:szCs w:val="24"/>
          <w:lang w:val="en-CA"/>
        </w:rPr>
        <w:t>n</w:t>
      </w:r>
      <w:r w:rsidR="00EC0C87" w:rsidRPr="00406114">
        <w:rPr>
          <w:rFonts w:ascii="Times New Roman" w:eastAsiaTheme="minorEastAsia" w:hAnsi="Times New Roman" w:cs="Times New Roman"/>
          <w:i/>
          <w:sz w:val="24"/>
          <w:szCs w:val="24"/>
          <w:vertAlign w:val="subscript"/>
          <w:lang w:val="en-CA"/>
        </w:rPr>
        <w:t>y</w:t>
      </w:r>
      <w:proofErr w:type="spellEnd"/>
      <w:r w:rsidRPr="00987C9A">
        <w:rPr>
          <w:rFonts w:ascii="Times New Roman" w:eastAsiaTheme="minorEastAsia" w:hAnsi="Times New Roman" w:cs="Times New Roman"/>
          <w:sz w:val="24"/>
          <w:szCs w:val="24"/>
          <w:lang w:val="en-CA"/>
        </w:rPr>
        <w:t>:</w:t>
      </w:r>
    </w:p>
    <w:p w14:paraId="3317309A" w14:textId="77777777" w:rsidR="007E218D" w:rsidRDefault="007E218D" w:rsidP="009E2EE0">
      <w:pPr>
        <w:jc w:val="both"/>
        <w:rPr>
          <w:rFonts w:ascii="Times New Roman" w:eastAsiaTheme="minorEastAsia" w:hAnsi="Times New Roman" w:cs="Times New Roman"/>
          <w:sz w:val="24"/>
          <w:szCs w:val="24"/>
          <w:lang w:val="en-CA"/>
        </w:rPr>
      </w:pPr>
    </w:p>
    <w:p w14:paraId="1BB04104" w14:textId="77777777" w:rsidR="007E218D" w:rsidRDefault="008D31F4"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acc>
              <m:accPr>
                <m:ctrlPr>
                  <w:rPr>
                    <w:rFonts w:ascii="Cambria Math" w:eastAsiaTheme="minorEastAsia" w:hAnsi="Cambria Math" w:cs="Times New Roman"/>
                    <w:sz w:val="24"/>
                    <w:szCs w:val="24"/>
                    <w:lang w:val="en-CA"/>
                  </w:rPr>
                </m:ctrlPr>
              </m:accPr>
              <m:e>
                <m:r>
                  <w:rPr>
                    <w:rFonts w:ascii="Cambria Math" w:eastAsiaTheme="minorEastAsia" w:hAnsi="Cambria Math" w:cs="Times New Roman"/>
                    <w:sz w:val="24"/>
                    <w:szCs w:val="24"/>
                    <w:lang w:val="en-CA"/>
                  </w:rPr>
                  <m:t>Issb</m:t>
                </m:r>
              </m:e>
            </m:acc>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y</m:t>
            </m:r>
          </m:sub>
        </m:sSub>
        <m:r>
          <m:rPr>
            <m:sty m:val="p"/>
          </m:rPr>
          <w:rPr>
            <w:rFonts w:ascii="Cambria Math" w:eastAsiaTheme="minorEastAsia" w:hAnsi="Cambria Math" w:cs="Times New Roman"/>
            <w:sz w:val="24"/>
            <w:szCs w:val="24"/>
            <w:lang w:val="en-CA"/>
          </w:rPr>
          <m:t>∙</m:t>
        </m:r>
        <m:f>
          <m:fPr>
            <m:type m:val="lin"/>
            <m:ctrlPr>
              <w:rPr>
                <w:rFonts w:ascii="Cambria Math" w:eastAsiaTheme="minorEastAsia" w:hAnsi="Cambria Math" w:cs="Times New Roman"/>
                <w:sz w:val="24"/>
                <w:szCs w:val="24"/>
                <w:lang w:val="en-CA"/>
              </w:rPr>
            </m:ctrlPr>
          </m:fPr>
          <m:num>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SSB</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sub>
            </m:sSub>
          </m:num>
          <m:den>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y</m:t>
                </m:r>
              </m:sub>
              <m:sup/>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SSB</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sub>
                </m:sSub>
              </m:e>
            </m:nary>
          </m:den>
        </m:f>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8D29D5">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A792F">
        <w:rPr>
          <w:rFonts w:ascii="Times New Roman" w:eastAsiaTheme="minorEastAsia" w:hAnsi="Times New Roman" w:cs="Times New Roman"/>
          <w:sz w:val="24"/>
          <w:szCs w:val="24"/>
          <w:lang w:val="en-CA"/>
        </w:rPr>
        <w:t>.</w:t>
      </w:r>
      <w:r w:rsidR="00C41ECA">
        <w:rPr>
          <w:rFonts w:ascii="Times New Roman" w:eastAsiaTheme="minorEastAsia" w:hAnsi="Times New Roman" w:cs="Times New Roman"/>
          <w:sz w:val="24"/>
          <w:szCs w:val="24"/>
          <w:lang w:val="en-CA"/>
        </w:rPr>
        <w:t>4</w:t>
      </w:r>
      <w:r w:rsidR="00CA792F">
        <w:rPr>
          <w:rFonts w:ascii="Times New Roman" w:eastAsiaTheme="minorEastAsia" w:hAnsi="Times New Roman" w:cs="Times New Roman"/>
          <w:sz w:val="24"/>
          <w:szCs w:val="24"/>
          <w:lang w:val="en-CA"/>
        </w:rPr>
        <w:t>)</w:t>
      </w:r>
    </w:p>
    <w:p w14:paraId="53BAEB5A" w14:textId="77777777" w:rsidR="007E218D" w:rsidRDefault="007E218D" w:rsidP="009E2EE0">
      <w:pPr>
        <w:jc w:val="both"/>
        <w:rPr>
          <w:rFonts w:ascii="Times New Roman" w:eastAsiaTheme="minorEastAsia" w:hAnsi="Times New Roman" w:cs="Times New Roman"/>
          <w:sz w:val="24"/>
          <w:szCs w:val="24"/>
          <w:lang w:val="en-CA"/>
        </w:rPr>
      </w:pPr>
    </w:p>
    <w:p w14:paraId="44E3BEAD"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model predicts </w:t>
      </w:r>
      <w:r w:rsidR="004666A2">
        <w:rPr>
          <w:rFonts w:ascii="Times New Roman" w:eastAsiaTheme="minorEastAsia" w:hAnsi="Times New Roman" w:cs="Times New Roman"/>
          <w:sz w:val="24"/>
          <w:szCs w:val="24"/>
          <w:lang w:val="en-CA"/>
        </w:rPr>
        <w:t>exploitable</w:t>
      </w:r>
      <w:r w:rsidRPr="00987C9A">
        <w:rPr>
          <w:rFonts w:ascii="Times New Roman" w:eastAsiaTheme="minorEastAsia" w:hAnsi="Times New Roman" w:cs="Times New Roman"/>
          <w:sz w:val="24"/>
          <w:szCs w:val="24"/>
          <w:lang w:val="en-CA"/>
        </w:rPr>
        <w:t xml:space="preserve"> biomass </w:t>
      </w:r>
      <w:proofErr w:type="gramStart"/>
      <w:r w:rsidRPr="00987C9A">
        <w:rPr>
          <w:rFonts w:ascii="Times New Roman" w:eastAsiaTheme="minorEastAsia" w:hAnsi="Times New Roman" w:cs="Times New Roman"/>
          <w:sz w:val="24"/>
          <w:szCs w:val="24"/>
          <w:lang w:val="en-CA"/>
        </w:rPr>
        <w:t xml:space="preserve">indices </w:t>
      </w:r>
      <w:proofErr w:type="gramEnd"/>
      <m:oMath>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I</m:t>
            </m:r>
          </m:e>
        </m:acc>
      </m:oMath>
      <w:r w:rsidRPr="00987C9A">
        <w:rPr>
          <w:rFonts w:ascii="Times New Roman" w:eastAsiaTheme="minorEastAsia" w:hAnsi="Times New Roman" w:cs="Times New Roman"/>
          <w:sz w:val="24"/>
          <w:szCs w:val="24"/>
          <w:lang w:val="en-CA"/>
        </w:rPr>
        <w:t>, by fleet that are standardized to have a mean of 1 for each fleet:</w:t>
      </w:r>
    </w:p>
    <w:p w14:paraId="7016CAA9" w14:textId="77777777" w:rsidR="007E218D" w:rsidRDefault="007E218D" w:rsidP="009E2EE0">
      <w:pPr>
        <w:jc w:val="both"/>
        <w:rPr>
          <w:rFonts w:ascii="Times New Roman" w:eastAsiaTheme="minorEastAsia" w:hAnsi="Times New Roman" w:cs="Times New Roman"/>
          <w:sz w:val="24"/>
          <w:szCs w:val="24"/>
          <w:lang w:val="en-CA"/>
        </w:rPr>
      </w:pPr>
    </w:p>
    <w:p w14:paraId="3569B11A" w14:textId="77777777" w:rsidR="007E218D" w:rsidRDefault="008D31F4"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acc>
              <m:accPr>
                <m:ctrlPr>
                  <w:rPr>
                    <w:rFonts w:ascii="Cambria Math" w:eastAsiaTheme="minorEastAsia" w:hAnsi="Cambria Math" w:cs="Times New Roman"/>
                    <w:sz w:val="24"/>
                    <w:szCs w:val="24"/>
                    <w:lang w:val="en-CA"/>
                  </w:rPr>
                </m:ctrlPr>
              </m:accPr>
              <m:e>
                <m:r>
                  <w:rPr>
                    <w:rFonts w:ascii="Cambria Math" w:eastAsiaTheme="minorEastAsia" w:hAnsi="Cambria Math" w:cs="Times New Roman"/>
                    <w:sz w:val="24"/>
                    <w:szCs w:val="24"/>
                    <w:lang w:val="en-CA"/>
                  </w:rPr>
                  <m:t>I</m:t>
                </m:r>
              </m:e>
            </m:acc>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y</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m</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r</m:t>
            </m:r>
          </m:sub>
        </m:sSub>
        <m:f>
          <m:fPr>
            <m:type m:val="lin"/>
            <m:ctrlPr>
              <w:rPr>
                <w:rFonts w:ascii="Cambria Math" w:eastAsiaTheme="minorEastAsia" w:hAnsi="Cambria Math" w:cs="Times New Roman"/>
                <w:sz w:val="24"/>
                <w:szCs w:val="24"/>
                <w:lang w:val="en-CA"/>
              </w:rPr>
            </m:ctrlPr>
          </m:fPr>
          <m:num>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V</m:t>
                </m:r>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num>
          <m:den>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y</m:t>
                </m:r>
              </m:sub>
              <m:sup/>
              <m:e>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m</m:t>
                    </m:r>
                  </m:sub>
                  <m:sup/>
                  <m:e>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r</m:t>
                        </m:r>
                      </m:sub>
                      <m:sup/>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V</m:t>
                            </m:r>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e>
                    </m:nary>
                  </m:e>
                </m:nary>
              </m:e>
            </m:nary>
          </m:den>
        </m:f>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8D29D5">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A792F">
        <w:rPr>
          <w:rFonts w:ascii="Times New Roman" w:eastAsiaTheme="minorEastAsia" w:hAnsi="Times New Roman" w:cs="Times New Roman"/>
          <w:sz w:val="24"/>
          <w:szCs w:val="24"/>
          <w:lang w:val="en-CA"/>
        </w:rPr>
        <w:t>.</w:t>
      </w:r>
      <w:r w:rsidR="00C41ECA">
        <w:rPr>
          <w:rFonts w:ascii="Times New Roman" w:eastAsiaTheme="minorEastAsia" w:hAnsi="Times New Roman" w:cs="Times New Roman"/>
          <w:sz w:val="24"/>
          <w:szCs w:val="24"/>
          <w:lang w:val="en-CA"/>
        </w:rPr>
        <w:t>5</w:t>
      </w:r>
      <w:r w:rsidR="00CA792F">
        <w:rPr>
          <w:rFonts w:ascii="Times New Roman" w:eastAsiaTheme="minorEastAsia" w:hAnsi="Times New Roman" w:cs="Times New Roman"/>
          <w:sz w:val="24"/>
          <w:szCs w:val="24"/>
          <w:lang w:val="en-CA"/>
        </w:rPr>
        <w:t>)</w:t>
      </w:r>
    </w:p>
    <w:p w14:paraId="32BC0817" w14:textId="77777777" w:rsidR="007E218D" w:rsidRDefault="007E218D" w:rsidP="009E2EE0">
      <w:pPr>
        <w:jc w:val="both"/>
        <w:rPr>
          <w:rFonts w:ascii="Times New Roman" w:eastAsiaTheme="minorEastAsia" w:hAnsi="Times New Roman" w:cs="Times New Roman"/>
          <w:sz w:val="24"/>
          <w:szCs w:val="24"/>
          <w:lang w:val="en-CA"/>
        </w:rPr>
      </w:pPr>
    </w:p>
    <w:p w14:paraId="728F256E" w14:textId="77777777" w:rsidR="007E218D" w:rsidRDefault="004666A2" w:rsidP="009E2EE0">
      <w:pPr>
        <w:jc w:val="both"/>
        <w:rPr>
          <w:rFonts w:ascii="Times New Roman" w:eastAsiaTheme="minorEastAsia" w:hAnsi="Times New Roman" w:cs="Times New Roman"/>
          <w:sz w:val="24"/>
          <w:szCs w:val="24"/>
          <w:lang w:val="en-CA"/>
        </w:rPr>
      </w:pPr>
      <w:proofErr w:type="gramStart"/>
      <w:r>
        <w:rPr>
          <w:rFonts w:ascii="Times New Roman" w:eastAsiaTheme="minorEastAsia" w:hAnsi="Times New Roman" w:cs="Times New Roman"/>
          <w:sz w:val="24"/>
          <w:szCs w:val="24"/>
          <w:lang w:val="en-CA"/>
        </w:rPr>
        <w:t>w</w:t>
      </w:r>
      <w:r w:rsidR="00987C9A" w:rsidRPr="00987C9A">
        <w:rPr>
          <w:rFonts w:ascii="Times New Roman" w:eastAsiaTheme="minorEastAsia" w:hAnsi="Times New Roman" w:cs="Times New Roman"/>
          <w:sz w:val="24"/>
          <w:szCs w:val="24"/>
          <w:lang w:val="en-CA"/>
        </w:rPr>
        <w:t>here</w:t>
      </w:r>
      <w:proofErr w:type="gramEnd"/>
      <w:r w:rsidR="00987C9A" w:rsidRPr="00987C9A">
        <w:rPr>
          <w:rFonts w:ascii="Times New Roman" w:eastAsiaTheme="minorEastAsia" w:hAnsi="Times New Roman" w:cs="Times New Roman"/>
          <w:sz w:val="24"/>
          <w:szCs w:val="24"/>
          <w:lang w:val="en-CA"/>
        </w:rPr>
        <w:t xml:space="preserve"> </w:t>
      </w:r>
      <w:r>
        <w:rPr>
          <w:rFonts w:ascii="Times New Roman" w:eastAsiaTheme="minorEastAsia" w:hAnsi="Times New Roman" w:cs="Times New Roman"/>
          <w:sz w:val="24"/>
          <w:szCs w:val="24"/>
          <w:lang w:val="en-CA"/>
        </w:rPr>
        <w:t>exploitable</w:t>
      </w:r>
      <w:r w:rsidR="00987C9A" w:rsidRPr="00987C9A">
        <w:rPr>
          <w:rFonts w:ascii="Times New Roman" w:eastAsiaTheme="minorEastAsia" w:hAnsi="Times New Roman" w:cs="Times New Roman"/>
          <w:sz w:val="24"/>
          <w:szCs w:val="24"/>
          <w:lang w:val="en-CA"/>
        </w:rPr>
        <w:t xml:space="preserve"> biomass </w:t>
      </w:r>
      <w:r w:rsidR="00987C9A" w:rsidRPr="00987C9A">
        <w:rPr>
          <w:rFonts w:ascii="Times New Roman" w:eastAsiaTheme="minorEastAsia" w:hAnsi="Times New Roman" w:cs="Times New Roman"/>
          <w:i/>
          <w:sz w:val="24"/>
          <w:szCs w:val="24"/>
          <w:lang w:val="en-CA"/>
        </w:rPr>
        <w:t>V</w:t>
      </w:r>
      <w:r w:rsidR="00987C9A" w:rsidRPr="00987C9A">
        <w:rPr>
          <w:rFonts w:ascii="Times New Roman" w:eastAsiaTheme="minorEastAsia" w:hAnsi="Times New Roman" w:cs="Times New Roman"/>
          <w:sz w:val="24"/>
          <w:szCs w:val="24"/>
          <w:lang w:val="en-CA"/>
        </w:rPr>
        <w:t xml:space="preserve"> is calculated</w:t>
      </w:r>
      <w:r>
        <w:rPr>
          <w:rFonts w:ascii="Times New Roman" w:eastAsiaTheme="minorEastAsia" w:hAnsi="Times New Roman" w:cs="Times New Roman"/>
          <w:sz w:val="24"/>
          <w:szCs w:val="24"/>
          <w:lang w:val="en-CA"/>
        </w:rPr>
        <w:t xml:space="preserve"> as</w:t>
      </w:r>
      <w:r w:rsidR="00987C9A" w:rsidRPr="00987C9A">
        <w:rPr>
          <w:rFonts w:ascii="Times New Roman" w:eastAsiaTheme="minorEastAsia" w:hAnsi="Times New Roman" w:cs="Times New Roman"/>
          <w:sz w:val="24"/>
          <w:szCs w:val="24"/>
          <w:lang w:val="en-CA"/>
        </w:rPr>
        <w:t>:</w:t>
      </w:r>
    </w:p>
    <w:p w14:paraId="789BED4F" w14:textId="77777777" w:rsidR="007E218D" w:rsidRDefault="007E218D" w:rsidP="009E2EE0">
      <w:pPr>
        <w:jc w:val="both"/>
        <w:rPr>
          <w:rFonts w:ascii="Times New Roman" w:eastAsiaTheme="minorEastAsia" w:hAnsi="Times New Roman" w:cs="Times New Roman"/>
          <w:sz w:val="24"/>
          <w:szCs w:val="24"/>
          <w:lang w:val="en-CA"/>
        </w:rPr>
      </w:pPr>
    </w:p>
    <w:p w14:paraId="10EBF5C0" w14:textId="77777777" w:rsidR="007E218D" w:rsidRDefault="008D31F4"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V</m:t>
            </m:r>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r>
          <m:rPr>
            <m:sty m:val="p"/>
          </m:rP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l</m:t>
            </m:r>
          </m:sub>
          <m:sup/>
          <m:e>
            <m:d>
              <m:dPr>
                <m:ctrlPr>
                  <w:rPr>
                    <w:rFonts w:ascii="Cambria Math" w:eastAsiaTheme="minorEastAsia" w:hAnsi="Cambria Math" w:cs="Times New Roman"/>
                    <w:sz w:val="24"/>
                    <w:szCs w:val="24"/>
                    <w:lang w:val="en-CA"/>
                  </w:rPr>
                </m:ctrlPr>
              </m:dPr>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m:t>
                    </m:r>
                  </m:e>
                  <m:sub>
                    <m:r>
                      <w:rPr>
                        <w:rFonts w:ascii="Cambria Math" w:eastAsiaTheme="minorEastAsia" w:hAnsi="Cambria Math" w:cs="Times New Roman"/>
                        <w:sz w:val="24"/>
                        <w:szCs w:val="24"/>
                        <w:lang w:val="en-CA"/>
                      </w:rPr>
                      <m:t>f</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l</m:t>
                    </m:r>
                  </m:sub>
                </m:sSub>
                <m:r>
                  <m:rPr>
                    <m:sty m:val="p"/>
                  </m:rP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s</m:t>
                    </m:r>
                  </m:sub>
                  <m:sup/>
                  <m:e>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a</m:t>
                        </m:r>
                      </m:sub>
                      <m:sup/>
                      <m:e>
                        <m:d>
                          <m:dPr>
                            <m:ctrlPr>
                              <w:rPr>
                                <w:rFonts w:ascii="Cambria Math" w:eastAsiaTheme="minorEastAsia" w:hAnsi="Cambria Math" w:cs="Times New Roman"/>
                                <w:sz w:val="24"/>
                                <w:szCs w:val="24"/>
                                <w:lang w:val="en-CA"/>
                              </w:rPr>
                            </m:ctrlPr>
                          </m:dPr>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LAK</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l</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w</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sub>
                            </m:sSub>
                          </m:e>
                        </m:d>
                      </m:e>
                    </m:nary>
                  </m:e>
                </m:nary>
              </m:e>
            </m:d>
          </m:e>
        </m:nary>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8D29D5">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A792F">
        <w:rPr>
          <w:rFonts w:ascii="Times New Roman" w:eastAsiaTheme="minorEastAsia" w:hAnsi="Times New Roman" w:cs="Times New Roman"/>
          <w:sz w:val="24"/>
          <w:szCs w:val="24"/>
          <w:lang w:val="en-CA"/>
        </w:rPr>
        <w:t>.</w:t>
      </w:r>
      <w:r w:rsidR="00C41ECA">
        <w:rPr>
          <w:rFonts w:ascii="Times New Roman" w:eastAsiaTheme="minorEastAsia" w:hAnsi="Times New Roman" w:cs="Times New Roman"/>
          <w:sz w:val="24"/>
          <w:szCs w:val="24"/>
          <w:lang w:val="en-CA"/>
        </w:rPr>
        <w:t>6</w:t>
      </w:r>
      <w:r w:rsidR="00CA792F">
        <w:rPr>
          <w:rFonts w:ascii="Times New Roman" w:eastAsiaTheme="minorEastAsia" w:hAnsi="Times New Roman" w:cs="Times New Roman"/>
          <w:sz w:val="24"/>
          <w:szCs w:val="24"/>
          <w:lang w:val="en-CA"/>
        </w:rPr>
        <w:t>)</w:t>
      </w:r>
    </w:p>
    <w:p w14:paraId="473F7894" w14:textId="77777777" w:rsidR="007E218D" w:rsidRDefault="007E218D" w:rsidP="009E2EE0">
      <w:pPr>
        <w:jc w:val="both"/>
        <w:rPr>
          <w:rFonts w:ascii="Times New Roman" w:eastAsiaTheme="minorEastAsia" w:hAnsi="Times New Roman" w:cs="Times New Roman"/>
          <w:sz w:val="24"/>
          <w:szCs w:val="24"/>
          <w:lang w:val="en-CA"/>
        </w:rPr>
      </w:pPr>
    </w:p>
    <w:p w14:paraId="69019796"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model predicts stock of origin composition of </w:t>
      </w:r>
      <w:proofErr w:type="gramStart"/>
      <w:r w:rsidRPr="00987C9A">
        <w:rPr>
          <w:rFonts w:ascii="Times New Roman" w:eastAsiaTheme="minorEastAsia" w:hAnsi="Times New Roman" w:cs="Times New Roman"/>
          <w:sz w:val="24"/>
          <w:szCs w:val="24"/>
          <w:lang w:val="en-CA"/>
        </w:rPr>
        <w:t xml:space="preserve">catches </w:t>
      </w:r>
      <w:proofErr w:type="gramEnd"/>
      <m:oMath>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SOO</m:t>
            </m:r>
          </m:e>
        </m:acc>
      </m:oMath>
      <w:r w:rsidRPr="00987C9A">
        <w:rPr>
          <w:rFonts w:ascii="Times New Roman" w:eastAsiaTheme="minorEastAsia" w:hAnsi="Times New Roman" w:cs="Times New Roman"/>
          <w:sz w:val="24"/>
          <w:szCs w:val="24"/>
          <w:lang w:val="en-CA"/>
        </w:rPr>
        <w:t>, from predicted catch numbers at age:</w:t>
      </w:r>
    </w:p>
    <w:p w14:paraId="7D213CD1" w14:textId="77777777" w:rsidR="007E218D" w:rsidRDefault="007E218D" w:rsidP="009E2EE0">
      <w:pPr>
        <w:jc w:val="both"/>
        <w:rPr>
          <w:rFonts w:ascii="Times New Roman" w:eastAsiaTheme="minorEastAsia" w:hAnsi="Times New Roman" w:cs="Times New Roman"/>
          <w:sz w:val="24"/>
          <w:szCs w:val="24"/>
          <w:lang w:val="en-CA"/>
        </w:rPr>
      </w:pPr>
    </w:p>
    <w:p w14:paraId="7F270A45" w14:textId="77777777" w:rsidR="007E218D" w:rsidRDefault="008D31F4"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i/>
                <w:sz w:val="24"/>
                <w:szCs w:val="24"/>
                <w:lang w:val="en-CA"/>
              </w:rPr>
            </m:ctrlPr>
          </m:sSubPr>
          <m:e>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SOO</m:t>
                </m:r>
              </m:e>
            </m:acc>
          </m:e>
          <m:sub>
            <m:r>
              <w:rPr>
                <w:rFonts w:ascii="Cambria Math" w:eastAsiaTheme="minorEastAsia" w:hAnsi="Cambria Math" w:cs="Times New Roman"/>
                <w:sz w:val="24"/>
                <w:szCs w:val="24"/>
                <w:lang w:val="en-CA"/>
              </w:rPr>
              <m:t>s,y,m,r,f</m:t>
            </m:r>
          </m:sub>
        </m:sSub>
        <m:r>
          <w:rPr>
            <w:rFonts w:ascii="Cambria Math" w:eastAsiaTheme="minorEastAsia" w:hAnsi="Cambria Math" w:cs="Times New Roman"/>
            <w:sz w:val="24"/>
            <w:szCs w:val="24"/>
            <w:lang w:val="en-CA"/>
          </w:rPr>
          <m:t>=</m:t>
        </m:r>
        <m:f>
          <m:fPr>
            <m:type m:val="lin"/>
            <m:ctrlPr>
              <w:rPr>
                <w:rFonts w:ascii="Cambria Math" w:eastAsiaTheme="minorEastAsia" w:hAnsi="Cambria Math" w:cs="Times New Roman"/>
                <w:i/>
                <w:sz w:val="24"/>
                <w:szCs w:val="24"/>
                <w:lang w:val="en-CA"/>
              </w:rPr>
            </m:ctrlPr>
          </m:fPr>
          <m:num>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a</m:t>
                </m:r>
              </m:sub>
              <m:sup/>
              <m:e>
                <m:sSub>
                  <m:sSubPr>
                    <m:ctrlPr>
                      <w:rPr>
                        <w:rFonts w:ascii="Cambria Math" w:eastAsiaTheme="minorEastAsia" w:hAnsi="Cambria Math" w:cs="Times New Roman"/>
                        <w:i/>
                        <w:sz w:val="24"/>
                        <w:szCs w:val="24"/>
                        <w:lang w:val="en-CA"/>
                      </w:rPr>
                    </m:ctrlPr>
                  </m:sSubPr>
                  <m:e>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CAA</m:t>
                        </m:r>
                      </m:e>
                    </m:acc>
                  </m:e>
                  <m:sub>
                    <m:r>
                      <w:rPr>
                        <w:rFonts w:ascii="Cambria Math" w:eastAsiaTheme="minorEastAsia" w:hAnsi="Cambria Math" w:cs="Times New Roman"/>
                        <w:sz w:val="24"/>
                        <w:szCs w:val="24"/>
                        <w:lang w:val="en-CA"/>
                      </w:rPr>
                      <m:t>s,y,m,a,r,f</m:t>
                    </m:r>
                  </m:sub>
                </m:sSub>
              </m:e>
            </m:nary>
          </m:num>
          <m:den>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s</m:t>
                </m:r>
              </m:sub>
              <m:sup/>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a</m:t>
                    </m:r>
                  </m:sub>
                  <m:sup/>
                  <m:e>
                    <m:sSub>
                      <m:sSubPr>
                        <m:ctrlPr>
                          <w:rPr>
                            <w:rFonts w:ascii="Cambria Math" w:eastAsiaTheme="minorEastAsia" w:hAnsi="Cambria Math" w:cs="Times New Roman"/>
                            <w:i/>
                            <w:sz w:val="24"/>
                            <w:szCs w:val="24"/>
                            <w:lang w:val="en-CA"/>
                          </w:rPr>
                        </m:ctrlPr>
                      </m:sSubPr>
                      <m:e>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CAA</m:t>
                            </m:r>
                          </m:e>
                        </m:acc>
                      </m:e>
                      <m:sub>
                        <m:r>
                          <w:rPr>
                            <w:rFonts w:ascii="Cambria Math" w:eastAsiaTheme="minorEastAsia" w:hAnsi="Cambria Math" w:cs="Times New Roman"/>
                            <w:sz w:val="24"/>
                            <w:szCs w:val="24"/>
                            <w:lang w:val="en-CA"/>
                          </w:rPr>
                          <m:t>s,y,m,a,r,f</m:t>
                        </m:r>
                      </m:sub>
                    </m:sSub>
                  </m:e>
                </m:nary>
              </m:e>
            </m:nary>
          </m:den>
        </m:f>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8D29D5">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A792F">
        <w:rPr>
          <w:rFonts w:ascii="Times New Roman" w:eastAsiaTheme="minorEastAsia" w:hAnsi="Times New Roman" w:cs="Times New Roman"/>
          <w:sz w:val="24"/>
          <w:szCs w:val="24"/>
          <w:lang w:val="en-CA"/>
        </w:rPr>
        <w:t>.</w:t>
      </w:r>
      <w:r w:rsidR="00C41ECA">
        <w:rPr>
          <w:rFonts w:ascii="Times New Roman" w:eastAsiaTheme="minorEastAsia" w:hAnsi="Times New Roman" w:cs="Times New Roman"/>
          <w:sz w:val="24"/>
          <w:szCs w:val="24"/>
          <w:lang w:val="en-CA"/>
        </w:rPr>
        <w:t>7</w:t>
      </w:r>
      <w:r w:rsidR="00CA792F">
        <w:rPr>
          <w:rFonts w:ascii="Times New Roman" w:eastAsiaTheme="minorEastAsia" w:hAnsi="Times New Roman" w:cs="Times New Roman"/>
          <w:sz w:val="24"/>
          <w:szCs w:val="24"/>
          <w:lang w:val="en-CA"/>
        </w:rPr>
        <w:t>)</w:t>
      </w:r>
    </w:p>
    <w:p w14:paraId="17C1EC16" w14:textId="77777777" w:rsidR="007E218D" w:rsidRDefault="007E218D" w:rsidP="009E2EE0">
      <w:pPr>
        <w:jc w:val="both"/>
        <w:rPr>
          <w:rFonts w:ascii="Times New Roman" w:eastAsiaTheme="minorEastAsia" w:hAnsi="Times New Roman" w:cs="Times New Roman"/>
          <w:sz w:val="24"/>
          <w:szCs w:val="24"/>
          <w:lang w:val="en-CA"/>
        </w:rPr>
      </w:pPr>
    </w:p>
    <w:p w14:paraId="058AB494"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A log-normal likelihood function </w:t>
      </w:r>
      <w:r w:rsidR="004A385F">
        <w:rPr>
          <w:rFonts w:ascii="Times New Roman" w:eastAsiaTheme="minorEastAsia" w:hAnsi="Times New Roman" w:cs="Times New Roman"/>
          <w:sz w:val="24"/>
          <w:szCs w:val="24"/>
          <w:lang w:val="en-CA"/>
        </w:rPr>
        <w:t>i</w:t>
      </w:r>
      <w:r w:rsidRPr="00987C9A">
        <w:rPr>
          <w:rFonts w:ascii="Times New Roman" w:eastAsiaTheme="minorEastAsia" w:hAnsi="Times New Roman" w:cs="Times New Roman"/>
          <w:sz w:val="24"/>
          <w:szCs w:val="24"/>
          <w:lang w:val="en-CA"/>
        </w:rPr>
        <w:t>s assumed for total catches by fleet. The</w:t>
      </w:r>
      <w:r w:rsidR="00392739">
        <w:rPr>
          <w:rFonts w:ascii="Times New Roman" w:eastAsiaTheme="minorEastAsia" w:hAnsi="Times New Roman" w:cs="Times New Roman"/>
          <w:sz w:val="24"/>
          <w:szCs w:val="24"/>
          <w:lang w:val="en-CA"/>
        </w:rPr>
        <w:t xml:space="preserve"> negative</w:t>
      </w:r>
      <w:r w:rsidRPr="00987C9A">
        <w:rPr>
          <w:rFonts w:ascii="Times New Roman" w:eastAsiaTheme="minorEastAsia" w:hAnsi="Times New Roman" w:cs="Times New Roman"/>
          <w:sz w:val="24"/>
          <w:szCs w:val="24"/>
          <w:lang w:val="en-CA"/>
        </w:rPr>
        <w:t xml:space="preserve"> log-likelihood </w:t>
      </w:r>
      <w:r w:rsidR="00392739">
        <w:rPr>
          <w:rFonts w:ascii="Times New Roman" w:eastAsiaTheme="minorEastAsia" w:hAnsi="Times New Roman" w:cs="Times New Roman"/>
          <w:sz w:val="24"/>
          <w:szCs w:val="24"/>
          <w:lang w:val="en-CA"/>
        </w:rPr>
        <w:t>i</w:t>
      </w:r>
      <w:r w:rsidRPr="00987C9A">
        <w:rPr>
          <w:rFonts w:ascii="Times New Roman" w:eastAsiaTheme="minorEastAsia" w:hAnsi="Times New Roman" w:cs="Times New Roman"/>
          <w:sz w:val="24"/>
          <w:szCs w:val="24"/>
          <w:lang w:val="en-CA"/>
        </w:rPr>
        <w:t>s calculated</w:t>
      </w:r>
      <w:r w:rsidR="00392739">
        <w:rPr>
          <w:rFonts w:ascii="Times New Roman" w:eastAsiaTheme="minorEastAsia" w:hAnsi="Times New Roman" w:cs="Times New Roman"/>
          <w:sz w:val="24"/>
          <w:szCs w:val="24"/>
          <w:lang w:val="en-CA"/>
        </w:rPr>
        <w:t xml:space="preserve"> as</w:t>
      </w:r>
      <w:r w:rsidRPr="00987C9A">
        <w:rPr>
          <w:rFonts w:ascii="Times New Roman" w:eastAsiaTheme="minorEastAsia" w:hAnsi="Times New Roman" w:cs="Times New Roman"/>
          <w:sz w:val="24"/>
          <w:szCs w:val="24"/>
          <w:lang w:val="en-CA"/>
        </w:rPr>
        <w:t xml:space="preserve">:  </w:t>
      </w:r>
    </w:p>
    <w:p w14:paraId="353E482A" w14:textId="77777777" w:rsidR="007E218D" w:rsidRDefault="007E218D" w:rsidP="009E2EE0">
      <w:pPr>
        <w:jc w:val="both"/>
        <w:rPr>
          <w:rFonts w:ascii="Times New Roman" w:eastAsiaTheme="minorEastAsia" w:hAnsi="Times New Roman" w:cs="Times New Roman"/>
          <w:sz w:val="24"/>
          <w:szCs w:val="24"/>
          <w:lang w:val="en-CA"/>
        </w:rPr>
      </w:pPr>
    </w:p>
    <w:p w14:paraId="31634827"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ab/>
      </w: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c</m:t>
            </m:r>
          </m:sub>
        </m:sSub>
        <m:r>
          <m:rPr>
            <m:sty m:val="p"/>
          </m:rP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y</m:t>
            </m:r>
          </m:sub>
          <m:sup/>
          <m:e>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m</m:t>
                </m:r>
              </m:sub>
              <m:sup/>
              <m:e>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r</m:t>
                    </m:r>
                  </m:sub>
                  <m:sup/>
                  <m:e>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f</m:t>
                        </m:r>
                      </m:sub>
                      <m:sup/>
                      <m:e>
                        <m:r>
                          <w:rPr>
                            <w:rFonts w:ascii="Cambria Math" w:eastAsiaTheme="minorEastAsia" w:hAnsi="Cambria Math" w:cs="Times New Roman"/>
                            <w:sz w:val="24"/>
                            <w:szCs w:val="24"/>
                            <w:lang w:val="en-CA"/>
                          </w:rPr>
                          <m:t>ln</m:t>
                        </m:r>
                        <m:d>
                          <m:dPr>
                            <m:ctrlPr>
                              <w:rPr>
                                <w:rFonts w:ascii="Cambria Math" w:eastAsiaTheme="minorEastAsia" w:hAnsi="Cambria Math" w:cs="Times New Roman"/>
                                <w:sz w:val="24"/>
                                <w:szCs w:val="24"/>
                                <w:lang w:val="en-CA"/>
                              </w:rPr>
                            </m:ctrlPr>
                          </m:dPr>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σ</m:t>
                                </m:r>
                              </m:e>
                              <m:sub>
                                <m:r>
                                  <w:rPr>
                                    <w:rFonts w:ascii="Cambria Math" w:eastAsiaTheme="minorEastAsia" w:hAnsi="Cambria Math" w:cs="Times New Roman"/>
                                    <w:sz w:val="24"/>
                                    <w:szCs w:val="24"/>
                                    <w:lang w:val="en-CA"/>
                                  </w:rPr>
                                  <m:t>catch</m:t>
                                </m:r>
                              </m:sub>
                            </m:sSub>
                          </m:e>
                        </m:d>
                        <m:r>
                          <w:rPr>
                            <w:rFonts w:ascii="Cambria Math" w:eastAsiaTheme="minorEastAsia" w:hAnsi="Cambria Math" w:cs="Times New Roman"/>
                            <w:sz w:val="24"/>
                            <w:szCs w:val="24"/>
                            <w:lang w:val="en-CA"/>
                          </w:rPr>
                          <m:t>+</m:t>
                        </m:r>
                        <m:f>
                          <m:fPr>
                            <m:ctrlPr>
                              <w:rPr>
                                <w:rFonts w:ascii="Cambria Math" w:eastAsiaTheme="minorEastAsia" w:hAnsi="Cambria Math" w:cs="Times New Roman"/>
                                <w:sz w:val="24"/>
                                <w:szCs w:val="24"/>
                                <w:lang w:val="en-CA"/>
                              </w:rPr>
                            </m:ctrlPr>
                          </m:fPr>
                          <m:num>
                            <m:sSup>
                              <m:sSupPr>
                                <m:ctrlPr>
                                  <w:rPr>
                                    <w:rFonts w:ascii="Cambria Math" w:eastAsiaTheme="minorEastAsia" w:hAnsi="Cambria Math" w:cs="Times New Roman"/>
                                    <w:sz w:val="24"/>
                                    <w:szCs w:val="24"/>
                                    <w:lang w:val="en-CA"/>
                                  </w:rPr>
                                </m:ctrlPr>
                              </m:sSupPr>
                              <m:e>
                                <m:d>
                                  <m:dPr>
                                    <m:ctrlPr>
                                      <w:rPr>
                                        <w:rFonts w:ascii="Cambria Math" w:eastAsiaTheme="minorEastAsia" w:hAnsi="Cambria Math" w:cs="Times New Roman"/>
                                        <w:sz w:val="24"/>
                                        <w:szCs w:val="24"/>
                                        <w:lang w:val="en-CA"/>
                                      </w:rPr>
                                    </m:ctrlPr>
                                  </m:dPr>
                                  <m:e>
                                    <m:r>
                                      <m:rPr>
                                        <m:sty m:val="p"/>
                                      </m:rPr>
                                      <w:rPr>
                                        <w:rFonts w:ascii="Cambria Math" w:eastAsiaTheme="minorEastAsia" w:hAnsi="Cambria Math" w:cs="Times New Roman"/>
                                        <w:sz w:val="24"/>
                                        <w:szCs w:val="24"/>
                                        <w:lang w:val="en-CA"/>
                                      </w:rPr>
                                      <m:t>ln</m:t>
                                    </m:r>
                                    <m:d>
                                      <m:dPr>
                                        <m:ctrlPr>
                                          <w:rPr>
                                            <w:rFonts w:ascii="Cambria Math" w:eastAsiaTheme="minorEastAsia" w:hAnsi="Cambria Math" w:cs="Times New Roman"/>
                                            <w:i/>
                                            <w:sz w:val="24"/>
                                            <w:szCs w:val="24"/>
                                            <w:lang w:val="en-CA"/>
                                          </w:rPr>
                                        </m:ctrlPr>
                                      </m:dPr>
                                      <m:e>
                                        <m:sSub>
                                          <m:sSubPr>
                                            <m:ctrlPr>
                                              <w:rPr>
                                                <w:rFonts w:ascii="Cambria Math" w:eastAsiaTheme="minorEastAsia" w:hAnsi="Cambria Math" w:cs="Times New Roman"/>
                                                <w:sz w:val="24"/>
                                                <w:szCs w:val="24"/>
                                                <w:lang w:val="en-CA"/>
                                              </w:rPr>
                                            </m:ctrlPr>
                                          </m:sSubPr>
                                          <m:e>
                                            <m:acc>
                                              <m:accPr>
                                                <m:ctrlPr>
                                                  <w:rPr>
                                                    <w:rFonts w:ascii="Cambria Math" w:eastAsiaTheme="minorEastAsia" w:hAnsi="Cambria Math" w:cs="Times New Roman"/>
                                                    <w:sz w:val="24"/>
                                                    <w:szCs w:val="24"/>
                                                    <w:lang w:val="en-CA"/>
                                                  </w:rPr>
                                                </m:ctrlPr>
                                              </m:accPr>
                                              <m:e>
                                                <m:r>
                                                  <w:rPr>
                                                    <w:rFonts w:ascii="Cambria Math" w:eastAsiaTheme="minorEastAsia" w:hAnsi="Cambria Math" w:cs="Times New Roman"/>
                                                    <w:sz w:val="24"/>
                                                    <w:szCs w:val="24"/>
                                                    <w:lang w:val="en-CA"/>
                                                  </w:rPr>
                                                  <m:t>C</m:t>
                                                </m:r>
                                              </m:e>
                                            </m:acc>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e>
                                    </m:d>
                                    <m:r>
                                      <m:rPr>
                                        <m:sty m:val="p"/>
                                      </m:rPr>
                                      <w:rPr>
                                        <w:rFonts w:ascii="Cambria Math" w:eastAsiaTheme="minorEastAsia" w:hAnsi="Cambria Math" w:cs="Times New Roman"/>
                                        <w:sz w:val="24"/>
                                        <w:szCs w:val="24"/>
                                        <w:lang w:val="en-CA"/>
                                      </w:rPr>
                                      <m:t>-ln</m:t>
                                    </m:r>
                                    <m:d>
                                      <m:dPr>
                                        <m:ctrlPr>
                                          <w:rPr>
                                            <w:rFonts w:ascii="Cambria Math" w:eastAsiaTheme="minorEastAsia" w:hAnsi="Cambria Math" w:cs="Times New Roman"/>
                                            <w:sz w:val="24"/>
                                            <w:szCs w:val="24"/>
                                            <w:lang w:val="en-CA"/>
                                          </w:rPr>
                                        </m:ctrlPr>
                                      </m:dPr>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C</m:t>
                                            </m:r>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e>
                                    </m:d>
                                  </m:e>
                                </m:d>
                              </m:e>
                              <m:sup>
                                <m:r>
                                  <m:rPr>
                                    <m:sty m:val="p"/>
                                  </m:rPr>
                                  <w:rPr>
                                    <w:rFonts w:ascii="Cambria Math" w:eastAsiaTheme="minorEastAsia" w:hAnsi="Cambria Math" w:cs="Times New Roman"/>
                                    <w:sz w:val="24"/>
                                    <w:szCs w:val="24"/>
                                    <w:lang w:val="en-CA"/>
                                  </w:rPr>
                                  <m:t>2</m:t>
                                </m:r>
                              </m:sup>
                            </m:sSup>
                          </m:num>
                          <m:den>
                            <m:r>
                              <m:rPr>
                                <m:sty m:val="p"/>
                              </m:rPr>
                              <w:rPr>
                                <w:rFonts w:ascii="Cambria Math" w:eastAsiaTheme="minorEastAsia" w:hAnsi="Cambria Math" w:cs="Times New Roman"/>
                                <w:sz w:val="24"/>
                                <w:szCs w:val="24"/>
                                <w:lang w:val="en-CA"/>
                              </w:rPr>
                              <m:t>2∙</m:t>
                            </m:r>
                            <m:sSubSup>
                              <m:sSubSupPr>
                                <m:ctrlPr>
                                  <w:rPr>
                                    <w:rFonts w:ascii="Cambria Math" w:eastAsiaTheme="minorEastAsia" w:hAnsi="Cambria Math" w:cs="Times New Roman"/>
                                    <w:sz w:val="24"/>
                                    <w:szCs w:val="24"/>
                                    <w:lang w:val="en-CA"/>
                                  </w:rPr>
                                </m:ctrlPr>
                              </m:sSubSupPr>
                              <m:e>
                                <m:r>
                                  <w:rPr>
                                    <w:rFonts w:ascii="Cambria Math" w:eastAsiaTheme="minorEastAsia" w:hAnsi="Cambria Math" w:cs="Times New Roman"/>
                                    <w:sz w:val="24"/>
                                    <w:szCs w:val="24"/>
                                    <w:lang w:val="en-CA"/>
                                  </w:rPr>
                                  <m:t>σ</m:t>
                                </m:r>
                              </m:e>
                              <m:sub>
                                <m:r>
                                  <w:rPr>
                                    <w:rFonts w:ascii="Cambria Math" w:eastAsiaTheme="minorEastAsia" w:hAnsi="Cambria Math" w:cs="Times New Roman"/>
                                    <w:sz w:val="24"/>
                                    <w:szCs w:val="24"/>
                                    <w:lang w:val="en-CA"/>
                                  </w:rPr>
                                  <m:t>catch</m:t>
                                </m:r>
                              </m:sub>
                              <m:sup>
                                <m:r>
                                  <m:rPr>
                                    <m:sty m:val="p"/>
                                  </m:rPr>
                                  <w:rPr>
                                    <w:rFonts w:ascii="Cambria Math" w:eastAsiaTheme="minorEastAsia" w:hAnsi="Cambria Math" w:cs="Times New Roman"/>
                                    <w:sz w:val="24"/>
                                    <w:szCs w:val="24"/>
                                    <w:lang w:val="en-CA"/>
                                  </w:rPr>
                                  <m:t>2</m:t>
                                </m:r>
                              </m:sup>
                            </m:sSubSup>
                          </m:den>
                        </m:f>
                      </m:e>
                    </m:nary>
                  </m:e>
                </m:nary>
              </m:e>
            </m:nary>
          </m:e>
        </m:nary>
      </m:oMath>
      <w:r w:rsidR="00DE6F83">
        <w:rPr>
          <w:rFonts w:ascii="Times New Roman" w:eastAsiaTheme="minorEastAsia" w:hAnsi="Times New Roman" w:cs="Times New Roman"/>
          <w:sz w:val="24"/>
          <w:szCs w:val="24"/>
          <w:lang w:val="en-CA"/>
        </w:rPr>
        <w:t xml:space="preserve"> </w:t>
      </w:r>
      <w:r w:rsidR="00DE6F83">
        <w:rPr>
          <w:rFonts w:ascii="Times New Roman" w:eastAsiaTheme="minorEastAsia" w:hAnsi="Times New Roman" w:cs="Times New Roman"/>
          <w:sz w:val="24"/>
          <w:szCs w:val="24"/>
          <w:lang w:val="en-CA"/>
        </w:rPr>
        <w:tab/>
      </w:r>
      <w:r w:rsidR="00DE6F83">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DE6F83">
        <w:rPr>
          <w:rFonts w:ascii="Times New Roman" w:eastAsiaTheme="minorEastAsia" w:hAnsi="Times New Roman" w:cs="Times New Roman"/>
          <w:sz w:val="24"/>
          <w:szCs w:val="24"/>
          <w:lang w:val="en-CA"/>
        </w:rPr>
        <w:t>8</w:t>
      </w:r>
      <w:r w:rsidR="00CA792F">
        <w:rPr>
          <w:rFonts w:ascii="Times New Roman" w:eastAsiaTheme="minorEastAsia" w:hAnsi="Times New Roman" w:cs="Times New Roman"/>
          <w:sz w:val="24"/>
          <w:szCs w:val="24"/>
          <w:lang w:val="en-CA"/>
        </w:rPr>
        <w:t>.</w:t>
      </w:r>
      <w:r w:rsidR="00C41ECA">
        <w:rPr>
          <w:rFonts w:ascii="Times New Roman" w:eastAsiaTheme="minorEastAsia" w:hAnsi="Times New Roman" w:cs="Times New Roman"/>
          <w:sz w:val="24"/>
          <w:szCs w:val="24"/>
          <w:lang w:val="en-CA"/>
        </w:rPr>
        <w:t>8</w:t>
      </w:r>
      <w:r w:rsidR="00CA792F">
        <w:rPr>
          <w:rFonts w:ascii="Times New Roman" w:eastAsiaTheme="minorEastAsia" w:hAnsi="Times New Roman" w:cs="Times New Roman"/>
          <w:sz w:val="24"/>
          <w:szCs w:val="24"/>
          <w:lang w:val="en-CA"/>
        </w:rPr>
        <w:t>)</w:t>
      </w:r>
    </w:p>
    <w:p w14:paraId="48D3D24A" w14:textId="77777777" w:rsidR="007E218D" w:rsidRDefault="007E218D" w:rsidP="009E2EE0">
      <w:pPr>
        <w:jc w:val="both"/>
        <w:rPr>
          <w:rFonts w:ascii="Times New Roman" w:eastAsiaTheme="minorEastAsia" w:hAnsi="Times New Roman" w:cs="Times New Roman"/>
          <w:sz w:val="24"/>
          <w:szCs w:val="24"/>
          <w:lang w:val="en-CA"/>
        </w:rPr>
      </w:pPr>
    </w:p>
    <w:p w14:paraId="01373DB9"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Similarly the </w:t>
      </w:r>
      <w:r w:rsidR="0003012F">
        <w:rPr>
          <w:rFonts w:ascii="Times New Roman" w:eastAsiaTheme="minorEastAsia" w:hAnsi="Times New Roman" w:cs="Times New Roman"/>
          <w:sz w:val="24"/>
          <w:szCs w:val="24"/>
          <w:lang w:val="en-CA"/>
        </w:rPr>
        <w:t xml:space="preserve">negative </w:t>
      </w:r>
      <w:r w:rsidRPr="00987C9A">
        <w:rPr>
          <w:rFonts w:ascii="Times New Roman" w:eastAsiaTheme="minorEastAsia" w:hAnsi="Times New Roman" w:cs="Times New Roman"/>
          <w:sz w:val="24"/>
          <w:szCs w:val="24"/>
          <w:lang w:val="en-CA"/>
        </w:rPr>
        <w:t>log-likelihood component</w:t>
      </w:r>
      <w:r w:rsidR="004A385F">
        <w:rPr>
          <w:rFonts w:ascii="Times New Roman" w:eastAsiaTheme="minorEastAsia" w:hAnsi="Times New Roman" w:cs="Times New Roman"/>
          <w:sz w:val="24"/>
          <w:szCs w:val="24"/>
          <w:lang w:val="en-CA"/>
        </w:rPr>
        <w:t>s</w:t>
      </w:r>
      <w:r w:rsidRPr="00987C9A">
        <w:rPr>
          <w:rFonts w:ascii="Times New Roman" w:eastAsiaTheme="minorEastAsia" w:hAnsi="Times New Roman" w:cs="Times New Roman"/>
          <w:sz w:val="24"/>
          <w:szCs w:val="24"/>
          <w:lang w:val="en-CA"/>
        </w:rPr>
        <w:t xml:space="preserve"> for indices of </w:t>
      </w:r>
      <w:r w:rsidR="00392739">
        <w:rPr>
          <w:rFonts w:ascii="Times New Roman" w:eastAsiaTheme="minorEastAsia" w:hAnsi="Times New Roman" w:cs="Times New Roman"/>
          <w:sz w:val="24"/>
          <w:szCs w:val="24"/>
          <w:lang w:val="en-CA"/>
        </w:rPr>
        <w:t>exploitable</w:t>
      </w:r>
      <w:r w:rsidRPr="00987C9A">
        <w:rPr>
          <w:rFonts w:ascii="Times New Roman" w:eastAsiaTheme="minorEastAsia" w:hAnsi="Times New Roman" w:cs="Times New Roman"/>
          <w:sz w:val="24"/>
          <w:szCs w:val="24"/>
          <w:lang w:val="en-CA"/>
        </w:rPr>
        <w:t xml:space="preserve"> biomass and spawning stock biomass </w:t>
      </w:r>
      <w:r w:rsidR="0003012F">
        <w:rPr>
          <w:rFonts w:ascii="Times New Roman" w:eastAsiaTheme="minorEastAsia" w:hAnsi="Times New Roman" w:cs="Times New Roman"/>
          <w:sz w:val="24"/>
          <w:szCs w:val="24"/>
          <w:lang w:val="en-CA"/>
        </w:rPr>
        <w:t>a</w:t>
      </w:r>
      <w:r w:rsidRPr="00987C9A">
        <w:rPr>
          <w:rFonts w:ascii="Times New Roman" w:eastAsiaTheme="minorEastAsia" w:hAnsi="Times New Roman" w:cs="Times New Roman"/>
          <w:sz w:val="24"/>
          <w:szCs w:val="24"/>
          <w:lang w:val="en-CA"/>
        </w:rPr>
        <w:t>re calculated</w:t>
      </w:r>
      <w:r w:rsidR="0003012F">
        <w:rPr>
          <w:rFonts w:ascii="Times New Roman" w:eastAsiaTheme="minorEastAsia" w:hAnsi="Times New Roman" w:cs="Times New Roman"/>
          <w:sz w:val="24"/>
          <w:szCs w:val="24"/>
          <w:lang w:val="en-CA"/>
        </w:rPr>
        <w:t xml:space="preserve"> as</w:t>
      </w:r>
      <w:r w:rsidRPr="00987C9A">
        <w:rPr>
          <w:rFonts w:ascii="Times New Roman" w:eastAsiaTheme="minorEastAsia" w:hAnsi="Times New Roman" w:cs="Times New Roman"/>
          <w:sz w:val="24"/>
          <w:szCs w:val="24"/>
          <w:lang w:val="en-CA"/>
        </w:rPr>
        <w:t xml:space="preserve">: </w:t>
      </w:r>
    </w:p>
    <w:p w14:paraId="3F4797B5" w14:textId="77777777" w:rsidR="007E218D" w:rsidRDefault="007E218D" w:rsidP="009E2EE0">
      <w:pPr>
        <w:jc w:val="both"/>
        <w:rPr>
          <w:rFonts w:ascii="Times New Roman" w:eastAsiaTheme="minorEastAsia" w:hAnsi="Times New Roman" w:cs="Times New Roman"/>
          <w:sz w:val="24"/>
          <w:szCs w:val="24"/>
          <w:lang w:val="en-CA"/>
        </w:rPr>
      </w:pPr>
    </w:p>
    <w:p w14:paraId="3893C8C2" w14:textId="77777777" w:rsidR="007E218D" w:rsidRDefault="008D31F4" w:rsidP="009E2EE0">
      <w:pPr>
        <w:spacing w:after="200"/>
        <w:jc w:val="both"/>
        <w:rPr>
          <w:rFonts w:ascii="Times New Roman" w:eastAsiaTheme="minorEastAsia" w:hAnsi="Times New Roman" w:cs="Times New Roman"/>
          <w:bCs/>
          <w:sz w:val="24"/>
          <w:szCs w:val="24"/>
          <w:lang w:val="en-CA"/>
        </w:rPr>
      </w:pPr>
      <m:oMath>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i</m:t>
            </m:r>
          </m:sub>
        </m:sSub>
        <m: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bCs/>
                <w:i/>
                <w:sz w:val="24"/>
                <w:szCs w:val="24"/>
                <w:lang w:val="en-CA"/>
              </w:rPr>
            </m:ctrlPr>
          </m:naryPr>
          <m:sub>
            <m:r>
              <w:rPr>
                <w:rFonts w:ascii="Cambria Math" w:eastAsiaTheme="minorEastAsia" w:hAnsi="Cambria Math" w:cs="Times New Roman"/>
                <w:sz w:val="24"/>
                <w:szCs w:val="24"/>
                <w:lang w:val="en-CA"/>
              </w:rPr>
              <m:t>y</m:t>
            </m:r>
          </m:sub>
          <m:sup/>
          <m:e>
            <m:nary>
              <m:naryPr>
                <m:chr m:val="∑"/>
                <m:limLoc m:val="subSup"/>
                <m:supHide m:val="1"/>
                <m:ctrlPr>
                  <w:rPr>
                    <w:rFonts w:ascii="Cambria Math" w:eastAsiaTheme="minorEastAsia" w:hAnsi="Cambria Math" w:cs="Times New Roman"/>
                    <w:bCs/>
                    <w:i/>
                    <w:sz w:val="24"/>
                    <w:szCs w:val="24"/>
                    <w:lang w:val="en-CA"/>
                  </w:rPr>
                </m:ctrlPr>
              </m:naryPr>
              <m:sub>
                <m:r>
                  <w:rPr>
                    <w:rFonts w:ascii="Cambria Math" w:eastAsiaTheme="minorEastAsia" w:hAnsi="Cambria Math" w:cs="Times New Roman"/>
                    <w:sz w:val="24"/>
                    <w:szCs w:val="24"/>
                    <w:lang w:val="en-CA"/>
                  </w:rPr>
                  <m:t>m</m:t>
                </m:r>
              </m:sub>
              <m:sup/>
              <m:e>
                <m:nary>
                  <m:naryPr>
                    <m:chr m:val="∑"/>
                    <m:limLoc m:val="subSup"/>
                    <m:supHide m:val="1"/>
                    <m:ctrlPr>
                      <w:rPr>
                        <w:rFonts w:ascii="Cambria Math" w:eastAsiaTheme="minorEastAsia" w:hAnsi="Cambria Math" w:cs="Times New Roman"/>
                        <w:bCs/>
                        <w:i/>
                        <w:sz w:val="24"/>
                        <w:szCs w:val="24"/>
                        <w:lang w:val="en-CA"/>
                      </w:rPr>
                    </m:ctrlPr>
                  </m:naryPr>
                  <m:sub>
                    <m:r>
                      <w:rPr>
                        <w:rFonts w:ascii="Cambria Math" w:eastAsiaTheme="minorEastAsia" w:hAnsi="Cambria Math" w:cs="Times New Roman"/>
                        <w:sz w:val="24"/>
                        <w:szCs w:val="24"/>
                        <w:lang w:val="en-CA"/>
                      </w:rPr>
                      <m:t>r</m:t>
                    </m:r>
                  </m:sub>
                  <m:sup/>
                  <m:e>
                    <m:nary>
                      <m:naryPr>
                        <m:chr m:val="∑"/>
                        <m:limLoc m:val="subSup"/>
                        <m:supHide m:val="1"/>
                        <m:ctrlPr>
                          <w:rPr>
                            <w:rFonts w:ascii="Cambria Math" w:eastAsiaTheme="minorEastAsia" w:hAnsi="Cambria Math" w:cs="Times New Roman"/>
                            <w:bCs/>
                            <w:i/>
                            <w:sz w:val="24"/>
                            <w:szCs w:val="24"/>
                            <w:lang w:val="en-CA"/>
                          </w:rPr>
                        </m:ctrlPr>
                      </m:naryPr>
                      <m:sub>
                        <m:r>
                          <w:rPr>
                            <w:rFonts w:ascii="Cambria Math" w:eastAsiaTheme="minorEastAsia" w:hAnsi="Cambria Math" w:cs="Times New Roman"/>
                            <w:sz w:val="24"/>
                            <w:szCs w:val="24"/>
                            <w:lang w:val="en-CA"/>
                          </w:rPr>
                          <m:t>f</m:t>
                        </m:r>
                      </m:sub>
                      <m:sup/>
                      <m:e>
                        <m:r>
                          <w:rPr>
                            <w:rFonts w:ascii="Cambria Math" w:eastAsiaTheme="minorEastAsia" w:hAnsi="Cambria Math" w:cs="Times New Roman"/>
                            <w:sz w:val="24"/>
                            <w:szCs w:val="24"/>
                            <w:lang w:val="en-CA"/>
                          </w:rPr>
                          <m:t>ln</m:t>
                        </m:r>
                        <m:d>
                          <m:dPr>
                            <m:ctrlPr>
                              <w:rPr>
                                <w:rFonts w:ascii="Cambria Math" w:eastAsiaTheme="minorEastAsia" w:hAnsi="Cambria Math" w:cs="Times New Roman"/>
                                <w:bCs/>
                                <w:i/>
                                <w:sz w:val="24"/>
                                <w:szCs w:val="24"/>
                                <w:lang w:val="en-CA"/>
                              </w:rPr>
                            </m:ctrlPr>
                          </m:dPr>
                          <m:e>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σ</m:t>
                                </m:r>
                              </m:e>
                              <m:sub>
                                <m:r>
                                  <w:rPr>
                                    <w:rFonts w:ascii="Cambria Math" w:eastAsiaTheme="minorEastAsia" w:hAnsi="Cambria Math" w:cs="Times New Roman"/>
                                    <w:sz w:val="24"/>
                                    <w:szCs w:val="24"/>
                                    <w:lang w:val="en-CA"/>
                                  </w:rPr>
                                  <m:t>index</m:t>
                                </m:r>
                              </m:sub>
                            </m:sSub>
                          </m:e>
                        </m:d>
                        <m:r>
                          <w:rPr>
                            <w:rFonts w:ascii="Cambria Math" w:eastAsiaTheme="minorEastAsia" w:hAnsi="Cambria Math" w:cs="Times New Roman"/>
                            <w:sz w:val="24"/>
                            <w:szCs w:val="24"/>
                            <w:lang w:val="en-CA"/>
                          </w:rPr>
                          <m:t>+</m:t>
                        </m:r>
                        <m:f>
                          <m:fPr>
                            <m:ctrlPr>
                              <w:rPr>
                                <w:rFonts w:ascii="Cambria Math" w:eastAsiaTheme="minorEastAsia" w:hAnsi="Cambria Math" w:cs="Times New Roman"/>
                                <w:bCs/>
                                <w:i/>
                                <w:sz w:val="24"/>
                                <w:szCs w:val="24"/>
                                <w:lang w:val="en-CA"/>
                              </w:rPr>
                            </m:ctrlPr>
                          </m:fPr>
                          <m:num>
                            <m:sSup>
                              <m:sSupPr>
                                <m:ctrlPr>
                                  <w:rPr>
                                    <w:rFonts w:ascii="Cambria Math" w:eastAsiaTheme="minorEastAsia" w:hAnsi="Cambria Math" w:cs="Times New Roman"/>
                                    <w:bCs/>
                                    <w:i/>
                                    <w:sz w:val="24"/>
                                    <w:szCs w:val="24"/>
                                    <w:lang w:val="en-CA"/>
                                  </w:rPr>
                                </m:ctrlPr>
                              </m:sSupPr>
                              <m:e>
                                <m:d>
                                  <m:dPr>
                                    <m:ctrlPr>
                                      <w:rPr>
                                        <w:rFonts w:ascii="Cambria Math" w:eastAsiaTheme="minorEastAsia" w:hAnsi="Cambria Math" w:cs="Times New Roman"/>
                                        <w:bCs/>
                                        <w:i/>
                                        <w:sz w:val="24"/>
                                        <w:szCs w:val="24"/>
                                        <w:lang w:val="en-CA"/>
                                      </w:rPr>
                                    </m:ctrlPr>
                                  </m:dPr>
                                  <m:e>
                                    <m:r>
                                      <w:rPr>
                                        <w:rFonts w:ascii="Cambria Math" w:eastAsiaTheme="minorEastAsia" w:hAnsi="Cambria Math" w:cs="Times New Roman"/>
                                        <w:sz w:val="24"/>
                                        <w:szCs w:val="24"/>
                                        <w:lang w:val="en-CA"/>
                                      </w:rPr>
                                      <m:t>ln</m:t>
                                    </m:r>
                                    <m:d>
                                      <m:dPr>
                                        <m:ctrlPr>
                                          <w:rPr>
                                            <w:rFonts w:ascii="Cambria Math" w:eastAsiaTheme="minorEastAsia" w:hAnsi="Cambria Math" w:cs="Times New Roman"/>
                                            <w:bCs/>
                                            <w:i/>
                                            <w:sz w:val="24"/>
                                            <w:szCs w:val="24"/>
                                            <w:lang w:val="en-CA"/>
                                          </w:rPr>
                                        </m:ctrlPr>
                                      </m:dPr>
                                      <m:e>
                                        <m:sSub>
                                          <m:sSubPr>
                                            <m:ctrlPr>
                                              <w:rPr>
                                                <w:rFonts w:ascii="Cambria Math" w:eastAsiaTheme="minorEastAsia" w:hAnsi="Cambria Math" w:cs="Times New Roman"/>
                                                <w:bCs/>
                                                <w:i/>
                                                <w:sz w:val="24"/>
                                                <w:szCs w:val="24"/>
                                                <w:lang w:val="en-CA"/>
                                              </w:rPr>
                                            </m:ctrlPr>
                                          </m:sSubPr>
                                          <m:e>
                                            <m:acc>
                                              <m:accPr>
                                                <m:ctrlPr>
                                                  <w:rPr>
                                                    <w:rFonts w:ascii="Cambria Math" w:eastAsiaTheme="minorEastAsia" w:hAnsi="Cambria Math" w:cs="Times New Roman"/>
                                                    <w:bCs/>
                                                    <w:i/>
                                                    <w:sz w:val="24"/>
                                                    <w:szCs w:val="24"/>
                                                    <w:lang w:val="en-CA"/>
                                                  </w:rPr>
                                                </m:ctrlPr>
                                              </m:accPr>
                                              <m:e>
                                                <m:r>
                                                  <w:rPr>
                                                    <w:rFonts w:ascii="Cambria Math" w:eastAsiaTheme="minorEastAsia" w:hAnsi="Cambria Math" w:cs="Times New Roman"/>
                                                    <w:sz w:val="24"/>
                                                    <w:szCs w:val="24"/>
                                                    <w:lang w:val="en-CA"/>
                                                  </w:rPr>
                                                  <m:t>I</m:t>
                                                </m:r>
                                              </m:e>
                                            </m:acc>
                                          </m:e>
                                          <m:sub>
                                            <m:r>
                                              <w:rPr>
                                                <w:rFonts w:ascii="Cambria Math" w:eastAsiaTheme="minorEastAsia" w:hAnsi="Cambria Math" w:cs="Times New Roman"/>
                                                <w:sz w:val="24"/>
                                                <w:szCs w:val="24"/>
                                                <w:lang w:val="en-CA"/>
                                              </w:rPr>
                                              <m:t>y,m,r,f</m:t>
                                            </m:r>
                                          </m:sub>
                                        </m:sSub>
                                      </m:e>
                                    </m:d>
                                    <m:r>
                                      <w:rPr>
                                        <w:rFonts w:ascii="Cambria Math" w:eastAsiaTheme="minorEastAsia" w:hAnsi="Cambria Math" w:cs="Times New Roman"/>
                                        <w:sz w:val="24"/>
                                        <w:szCs w:val="24"/>
                                        <w:lang w:val="en-CA"/>
                                      </w:rPr>
                                      <m:t>-ln</m:t>
                                    </m:r>
                                    <m:d>
                                      <m:dPr>
                                        <m:ctrlPr>
                                          <w:rPr>
                                            <w:rFonts w:ascii="Cambria Math" w:eastAsiaTheme="minorEastAsia" w:hAnsi="Cambria Math" w:cs="Times New Roman"/>
                                            <w:bCs/>
                                            <w:i/>
                                            <w:sz w:val="24"/>
                                            <w:szCs w:val="24"/>
                                            <w:lang w:val="en-CA"/>
                                          </w:rPr>
                                        </m:ctrlPr>
                                      </m:dPr>
                                      <m:e>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I</m:t>
                                            </m:r>
                                          </m:e>
                                          <m:sub>
                                            <m:r>
                                              <w:rPr>
                                                <w:rFonts w:ascii="Cambria Math" w:eastAsiaTheme="minorEastAsia" w:hAnsi="Cambria Math" w:cs="Times New Roman"/>
                                                <w:sz w:val="24"/>
                                                <w:szCs w:val="24"/>
                                                <w:lang w:val="en-CA"/>
                                              </w:rPr>
                                              <m:t>y,m,r,f</m:t>
                                            </m:r>
                                          </m:sub>
                                        </m:sSub>
                                      </m:e>
                                    </m:d>
                                  </m:e>
                                </m:d>
                              </m:e>
                              <m:sup>
                                <m:r>
                                  <w:rPr>
                                    <w:rFonts w:ascii="Cambria Math" w:eastAsiaTheme="minorEastAsia" w:hAnsi="Cambria Math" w:cs="Times New Roman"/>
                                    <w:sz w:val="24"/>
                                    <w:szCs w:val="24"/>
                                    <w:lang w:val="en-CA"/>
                                  </w:rPr>
                                  <m:t>2</m:t>
                                </m:r>
                              </m:sup>
                            </m:sSup>
                          </m:num>
                          <m:den>
                            <m:r>
                              <w:rPr>
                                <w:rFonts w:ascii="Cambria Math" w:eastAsiaTheme="minorEastAsia" w:hAnsi="Cambria Math" w:cs="Times New Roman"/>
                                <w:sz w:val="24"/>
                                <w:szCs w:val="24"/>
                                <w:lang w:val="en-CA"/>
                              </w:rPr>
                              <m:t>2∙</m:t>
                            </m:r>
                            <m:sSubSup>
                              <m:sSubSupPr>
                                <m:ctrlPr>
                                  <w:rPr>
                                    <w:rFonts w:ascii="Cambria Math" w:eastAsiaTheme="minorEastAsia" w:hAnsi="Cambria Math" w:cs="Times New Roman"/>
                                    <w:bCs/>
                                    <w:i/>
                                    <w:sz w:val="24"/>
                                    <w:szCs w:val="24"/>
                                    <w:lang w:val="en-CA"/>
                                  </w:rPr>
                                </m:ctrlPr>
                              </m:sSubSupPr>
                              <m:e>
                                <m:r>
                                  <w:rPr>
                                    <w:rFonts w:ascii="Cambria Math" w:eastAsiaTheme="minorEastAsia" w:hAnsi="Cambria Math" w:cs="Times New Roman"/>
                                    <w:sz w:val="24"/>
                                    <w:szCs w:val="24"/>
                                    <w:lang w:val="en-CA"/>
                                  </w:rPr>
                                  <m:t>σ</m:t>
                                </m:r>
                              </m:e>
                              <m:sub>
                                <m:r>
                                  <w:rPr>
                                    <w:rFonts w:ascii="Cambria Math" w:eastAsiaTheme="minorEastAsia" w:hAnsi="Cambria Math" w:cs="Times New Roman"/>
                                    <w:sz w:val="24"/>
                                    <w:szCs w:val="24"/>
                                    <w:lang w:val="en-CA"/>
                                  </w:rPr>
                                  <m:t>index</m:t>
                                </m:r>
                              </m:sub>
                              <m:sup>
                                <m:r>
                                  <w:rPr>
                                    <w:rFonts w:ascii="Cambria Math" w:eastAsiaTheme="minorEastAsia" w:hAnsi="Cambria Math" w:cs="Times New Roman"/>
                                    <w:sz w:val="24"/>
                                    <w:szCs w:val="24"/>
                                    <w:lang w:val="en-CA"/>
                                  </w:rPr>
                                  <m:t>2</m:t>
                                </m:r>
                              </m:sup>
                            </m:sSubSup>
                          </m:den>
                        </m:f>
                      </m:e>
                    </m:nary>
                  </m:e>
                </m:nary>
              </m:e>
            </m:nary>
          </m:e>
        </m:nary>
      </m:oMath>
      <w:r w:rsidR="00CA792F">
        <w:rPr>
          <w:rFonts w:ascii="Times New Roman" w:eastAsiaTheme="minorEastAsia" w:hAnsi="Times New Roman" w:cs="Times New Roman"/>
          <w:bCs/>
          <w:sz w:val="24"/>
          <w:szCs w:val="24"/>
          <w:lang w:val="en-CA"/>
        </w:rPr>
        <w:t xml:space="preserve"> </w:t>
      </w:r>
      <w:r w:rsidR="00CA792F">
        <w:rPr>
          <w:rFonts w:ascii="Times New Roman" w:eastAsiaTheme="minorEastAsia" w:hAnsi="Times New Roman" w:cs="Times New Roman"/>
          <w:bCs/>
          <w:sz w:val="24"/>
          <w:szCs w:val="24"/>
          <w:lang w:val="en-CA"/>
        </w:rPr>
        <w:tab/>
      </w:r>
      <w:r w:rsidR="00CA792F">
        <w:rPr>
          <w:rFonts w:ascii="Times New Roman" w:eastAsiaTheme="minorEastAsia" w:hAnsi="Times New Roman" w:cs="Times New Roman"/>
          <w:bCs/>
          <w:sz w:val="24"/>
          <w:szCs w:val="24"/>
          <w:lang w:val="en-CA"/>
        </w:rPr>
        <w:tab/>
      </w:r>
      <w:r w:rsidR="00CA792F">
        <w:rPr>
          <w:rFonts w:ascii="Times New Roman" w:eastAsiaTheme="minorEastAsia" w:hAnsi="Times New Roman" w:cs="Times New Roman"/>
          <w:bCs/>
          <w:sz w:val="24"/>
          <w:szCs w:val="24"/>
          <w:lang w:val="en-CA"/>
        </w:rPr>
        <w:tab/>
        <w:t>(</w:t>
      </w:r>
      <w:r w:rsidR="00DE6F83">
        <w:rPr>
          <w:rFonts w:ascii="Times New Roman" w:eastAsiaTheme="minorEastAsia" w:hAnsi="Times New Roman" w:cs="Times New Roman"/>
          <w:bCs/>
          <w:sz w:val="24"/>
          <w:szCs w:val="24"/>
          <w:lang w:val="en-CA"/>
        </w:rPr>
        <w:t>8</w:t>
      </w:r>
      <w:r w:rsidR="00CA792F">
        <w:rPr>
          <w:rFonts w:ascii="Times New Roman" w:eastAsiaTheme="minorEastAsia" w:hAnsi="Times New Roman" w:cs="Times New Roman"/>
          <w:bCs/>
          <w:sz w:val="24"/>
          <w:szCs w:val="24"/>
          <w:lang w:val="en-CA"/>
        </w:rPr>
        <w:t>.</w:t>
      </w:r>
      <w:r w:rsidR="00C41ECA">
        <w:rPr>
          <w:rFonts w:ascii="Times New Roman" w:eastAsiaTheme="minorEastAsia" w:hAnsi="Times New Roman" w:cs="Times New Roman"/>
          <w:bCs/>
          <w:sz w:val="24"/>
          <w:szCs w:val="24"/>
          <w:lang w:val="en-CA"/>
        </w:rPr>
        <w:t>9</w:t>
      </w:r>
      <w:r w:rsidR="00CA792F">
        <w:rPr>
          <w:rFonts w:ascii="Times New Roman" w:eastAsiaTheme="minorEastAsia" w:hAnsi="Times New Roman" w:cs="Times New Roman"/>
          <w:bCs/>
          <w:sz w:val="24"/>
          <w:szCs w:val="24"/>
          <w:lang w:val="en-CA"/>
        </w:rPr>
        <w:t>)</w:t>
      </w:r>
    </w:p>
    <w:p w14:paraId="18897CCA" w14:textId="77777777" w:rsidR="007E218D" w:rsidRDefault="007E218D" w:rsidP="009E2EE0">
      <w:pPr>
        <w:jc w:val="both"/>
        <w:rPr>
          <w:rFonts w:ascii="Times New Roman" w:eastAsiaTheme="minorEastAsia" w:hAnsi="Times New Roman" w:cs="Times New Roman"/>
          <w:sz w:val="24"/>
          <w:szCs w:val="24"/>
          <w:lang w:val="en-CA"/>
        </w:rPr>
      </w:pPr>
    </w:p>
    <w:p w14:paraId="6D8521B4" w14:textId="77777777" w:rsidR="007E218D" w:rsidRDefault="008D31F4"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SSB</m:t>
            </m:r>
          </m:sub>
        </m:sSub>
        <m:r>
          <m:rPr>
            <m:sty m:val="p"/>
          </m:rP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s</m:t>
            </m:r>
          </m:sub>
          <m:sup/>
          <m:e>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y</m:t>
                </m:r>
              </m:sub>
              <m:sup/>
              <m:e>
                <m:r>
                  <w:rPr>
                    <w:rFonts w:ascii="Cambria Math" w:eastAsiaTheme="minorEastAsia" w:hAnsi="Cambria Math" w:cs="Times New Roman"/>
                    <w:sz w:val="24"/>
                    <w:szCs w:val="24"/>
                    <w:lang w:val="en-CA"/>
                  </w:rPr>
                  <m:t>ln</m:t>
                </m:r>
                <m:d>
                  <m:dPr>
                    <m:ctrlPr>
                      <w:rPr>
                        <w:rFonts w:ascii="Cambria Math" w:eastAsiaTheme="minorEastAsia" w:hAnsi="Cambria Math" w:cs="Times New Roman"/>
                        <w:sz w:val="24"/>
                        <w:szCs w:val="24"/>
                        <w:lang w:val="en-CA"/>
                      </w:rPr>
                    </m:ctrlPr>
                  </m:dPr>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σ</m:t>
                        </m:r>
                      </m:e>
                      <m:sub>
                        <m:r>
                          <w:rPr>
                            <w:rFonts w:ascii="Cambria Math" w:eastAsiaTheme="minorEastAsia" w:hAnsi="Cambria Math" w:cs="Times New Roman"/>
                            <w:sz w:val="24"/>
                            <w:szCs w:val="24"/>
                            <w:lang w:val="en-CA"/>
                          </w:rPr>
                          <m:t>SSB</m:t>
                        </m:r>
                      </m:sub>
                    </m:sSub>
                  </m:e>
                </m:d>
                <m:r>
                  <w:rPr>
                    <w:rFonts w:ascii="Cambria Math" w:eastAsiaTheme="minorEastAsia" w:hAnsi="Cambria Math" w:cs="Times New Roman"/>
                    <w:sz w:val="24"/>
                    <w:szCs w:val="24"/>
                    <w:lang w:val="en-CA"/>
                  </w:rPr>
                  <m:t>+</m:t>
                </m:r>
                <m:f>
                  <m:fPr>
                    <m:ctrlPr>
                      <w:rPr>
                        <w:rFonts w:ascii="Cambria Math" w:eastAsiaTheme="minorEastAsia" w:hAnsi="Cambria Math" w:cs="Times New Roman"/>
                        <w:sz w:val="24"/>
                        <w:szCs w:val="24"/>
                        <w:lang w:val="en-CA"/>
                      </w:rPr>
                    </m:ctrlPr>
                  </m:fPr>
                  <m:num>
                    <m:sSup>
                      <m:sSupPr>
                        <m:ctrlPr>
                          <w:rPr>
                            <w:rFonts w:ascii="Cambria Math" w:eastAsiaTheme="minorEastAsia" w:hAnsi="Cambria Math" w:cs="Times New Roman"/>
                            <w:sz w:val="24"/>
                            <w:szCs w:val="24"/>
                            <w:lang w:val="en-CA"/>
                          </w:rPr>
                        </m:ctrlPr>
                      </m:sSupPr>
                      <m:e>
                        <m:d>
                          <m:dPr>
                            <m:ctrlPr>
                              <w:rPr>
                                <w:rFonts w:ascii="Cambria Math" w:eastAsiaTheme="minorEastAsia" w:hAnsi="Cambria Math" w:cs="Times New Roman"/>
                                <w:sz w:val="24"/>
                                <w:szCs w:val="24"/>
                                <w:lang w:val="en-CA"/>
                              </w:rPr>
                            </m:ctrlPr>
                          </m:dPr>
                          <m:e>
                            <m:r>
                              <w:rPr>
                                <w:rFonts w:ascii="Cambria Math" w:eastAsiaTheme="minorEastAsia" w:hAnsi="Cambria Math" w:cs="Times New Roman"/>
                                <w:sz w:val="24"/>
                                <w:szCs w:val="24"/>
                                <w:lang w:val="en-CA"/>
                              </w:rPr>
                              <m:t>ln</m:t>
                            </m:r>
                            <m:d>
                              <m:dPr>
                                <m:ctrlPr>
                                  <w:rPr>
                                    <w:rFonts w:ascii="Cambria Math" w:eastAsiaTheme="minorEastAsia" w:hAnsi="Cambria Math" w:cs="Times New Roman"/>
                                    <w:bCs/>
                                    <w:i/>
                                    <w:sz w:val="24"/>
                                    <w:szCs w:val="24"/>
                                    <w:lang w:val="en-CA"/>
                                  </w:rPr>
                                </m:ctrlPr>
                              </m:dPr>
                              <m:e>
                                <m:sSub>
                                  <m:sSubPr>
                                    <m:ctrlPr>
                                      <w:rPr>
                                        <w:rFonts w:ascii="Cambria Math" w:eastAsiaTheme="minorEastAsia" w:hAnsi="Cambria Math" w:cs="Times New Roman"/>
                                        <w:sz w:val="24"/>
                                        <w:szCs w:val="24"/>
                                        <w:lang w:val="en-CA"/>
                                      </w:rPr>
                                    </m:ctrlPr>
                                  </m:sSubPr>
                                  <m:e>
                                    <m:acc>
                                      <m:accPr>
                                        <m:ctrlPr>
                                          <w:rPr>
                                            <w:rFonts w:ascii="Cambria Math" w:eastAsiaTheme="minorEastAsia" w:hAnsi="Cambria Math" w:cs="Times New Roman"/>
                                            <w:sz w:val="24"/>
                                            <w:szCs w:val="24"/>
                                            <w:lang w:val="en-CA"/>
                                          </w:rPr>
                                        </m:ctrlPr>
                                      </m:accPr>
                                      <m:e>
                                        <m:r>
                                          <w:rPr>
                                            <w:rFonts w:ascii="Cambria Math" w:eastAsiaTheme="minorEastAsia" w:hAnsi="Cambria Math" w:cs="Times New Roman"/>
                                            <w:sz w:val="24"/>
                                            <w:szCs w:val="24"/>
                                            <w:lang w:val="en-CA"/>
                                          </w:rPr>
                                          <m:t>Issb</m:t>
                                        </m:r>
                                      </m:e>
                                    </m:acc>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sub>
                                </m:sSub>
                              </m:e>
                            </m:d>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ln</m:t>
                            </m:r>
                            <m:d>
                              <m:dPr>
                                <m:ctrlPr>
                                  <w:rPr>
                                    <w:rFonts w:ascii="Cambria Math" w:eastAsiaTheme="minorEastAsia" w:hAnsi="Cambria Math" w:cs="Times New Roman"/>
                                    <w:bCs/>
                                    <w:i/>
                                    <w:sz w:val="24"/>
                                    <w:szCs w:val="24"/>
                                    <w:lang w:val="en-CA"/>
                                  </w:rPr>
                                </m:ctrlPr>
                              </m:dPr>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Issb</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sub>
                                </m:sSub>
                              </m:e>
                            </m:d>
                          </m:e>
                        </m:d>
                      </m:e>
                      <m:sup>
                        <m:r>
                          <m:rPr>
                            <m:sty m:val="p"/>
                          </m:rPr>
                          <w:rPr>
                            <w:rFonts w:ascii="Cambria Math" w:eastAsiaTheme="minorEastAsia" w:hAnsi="Cambria Math" w:cs="Times New Roman"/>
                            <w:sz w:val="24"/>
                            <w:szCs w:val="24"/>
                            <w:lang w:val="en-CA"/>
                          </w:rPr>
                          <m:t>2</m:t>
                        </m:r>
                      </m:sup>
                    </m:sSup>
                  </m:num>
                  <m:den>
                    <m:r>
                      <m:rPr>
                        <m:sty m:val="p"/>
                      </m:rPr>
                      <w:rPr>
                        <w:rFonts w:ascii="Cambria Math" w:eastAsiaTheme="minorEastAsia" w:hAnsi="Cambria Math" w:cs="Times New Roman"/>
                        <w:sz w:val="24"/>
                        <w:szCs w:val="24"/>
                        <w:lang w:val="en-CA"/>
                      </w:rPr>
                      <m:t>2∙</m:t>
                    </m:r>
                    <m:sSubSup>
                      <m:sSubSupPr>
                        <m:ctrlPr>
                          <w:rPr>
                            <w:rFonts w:ascii="Cambria Math" w:eastAsiaTheme="minorEastAsia" w:hAnsi="Cambria Math" w:cs="Times New Roman"/>
                            <w:sz w:val="24"/>
                            <w:szCs w:val="24"/>
                            <w:lang w:val="en-CA"/>
                          </w:rPr>
                        </m:ctrlPr>
                      </m:sSubSupPr>
                      <m:e>
                        <m:r>
                          <w:rPr>
                            <w:rFonts w:ascii="Cambria Math" w:eastAsiaTheme="minorEastAsia" w:hAnsi="Cambria Math" w:cs="Times New Roman"/>
                            <w:sz w:val="24"/>
                            <w:szCs w:val="24"/>
                            <w:lang w:val="en-CA"/>
                          </w:rPr>
                          <m:t>σ</m:t>
                        </m:r>
                      </m:e>
                      <m:sub>
                        <m:r>
                          <w:rPr>
                            <w:rFonts w:ascii="Cambria Math" w:eastAsiaTheme="minorEastAsia" w:hAnsi="Cambria Math" w:cs="Times New Roman"/>
                            <w:sz w:val="24"/>
                            <w:szCs w:val="24"/>
                            <w:lang w:val="en-CA"/>
                          </w:rPr>
                          <m:t>SSB</m:t>
                        </m:r>
                      </m:sub>
                      <m:sup>
                        <m:r>
                          <m:rPr>
                            <m:sty m:val="p"/>
                          </m:rPr>
                          <w:rPr>
                            <w:rFonts w:ascii="Cambria Math" w:eastAsiaTheme="minorEastAsia" w:hAnsi="Cambria Math" w:cs="Times New Roman"/>
                            <w:sz w:val="24"/>
                            <w:szCs w:val="24"/>
                            <w:lang w:val="en-CA"/>
                          </w:rPr>
                          <m:t>2</m:t>
                        </m:r>
                      </m:sup>
                    </m:sSubSup>
                  </m:den>
                </m:f>
              </m:e>
            </m:nary>
          </m:e>
        </m:nary>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t>(</w:t>
      </w:r>
      <w:r w:rsidR="00DE6F83">
        <w:rPr>
          <w:rFonts w:ascii="Times New Roman" w:eastAsiaTheme="minorEastAsia" w:hAnsi="Times New Roman" w:cs="Times New Roman"/>
          <w:sz w:val="24"/>
          <w:szCs w:val="24"/>
          <w:lang w:val="en-CA"/>
        </w:rPr>
        <w:t>8</w:t>
      </w:r>
      <w:r w:rsidR="00CA792F">
        <w:rPr>
          <w:rFonts w:ascii="Times New Roman" w:eastAsiaTheme="minorEastAsia" w:hAnsi="Times New Roman" w:cs="Times New Roman"/>
          <w:sz w:val="24"/>
          <w:szCs w:val="24"/>
          <w:lang w:val="en-CA"/>
        </w:rPr>
        <w:t>.1</w:t>
      </w:r>
      <w:r w:rsidR="00C41ECA">
        <w:rPr>
          <w:rFonts w:ascii="Times New Roman" w:eastAsiaTheme="minorEastAsia" w:hAnsi="Times New Roman" w:cs="Times New Roman"/>
          <w:sz w:val="24"/>
          <w:szCs w:val="24"/>
          <w:lang w:val="en-CA"/>
        </w:rPr>
        <w:t>0</w:t>
      </w:r>
      <w:r w:rsidR="00CA792F">
        <w:rPr>
          <w:rFonts w:ascii="Times New Roman" w:eastAsiaTheme="minorEastAsia" w:hAnsi="Times New Roman" w:cs="Times New Roman"/>
          <w:sz w:val="24"/>
          <w:szCs w:val="24"/>
          <w:lang w:val="en-CA"/>
        </w:rPr>
        <w:t>)</w:t>
      </w:r>
    </w:p>
    <w:p w14:paraId="276AEBCE" w14:textId="77777777" w:rsidR="007E218D" w:rsidRDefault="007E218D" w:rsidP="009E2EE0">
      <w:pPr>
        <w:jc w:val="both"/>
        <w:rPr>
          <w:rFonts w:ascii="Times New Roman" w:eastAsiaTheme="minorEastAsia" w:hAnsi="Times New Roman" w:cs="Times New Roman"/>
          <w:sz w:val="24"/>
          <w:szCs w:val="24"/>
          <w:lang w:val="en-CA"/>
        </w:rPr>
      </w:pPr>
    </w:p>
    <w:p w14:paraId="4BE50997"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lastRenderedPageBreak/>
        <w:t xml:space="preserve">The length composition data are assumed to be distributed multinomially. In traditional stock assessment settings catch composition data may often dominate the likelihood function due to the large number of observations. This is exacerbated by a failure to account for non-independence in size composition samples. There are two possible solutions: (1) manually specify the effective sample size (ESS) of length-composition samples or (2) use a multinomial likelihood function that includes the conditional maximum likelihood estimate of the ESS (perhaps even a freely estimated ESS, S. Martell personal communication). In this version of the code, ESS is user-specified. </w:t>
      </w:r>
    </w:p>
    <w:p w14:paraId="2CADB1D6" w14:textId="77777777" w:rsidR="007E218D" w:rsidRDefault="007E218D" w:rsidP="009E2EE0">
      <w:pPr>
        <w:jc w:val="both"/>
        <w:rPr>
          <w:rFonts w:ascii="Times New Roman" w:eastAsiaTheme="minorEastAsia" w:hAnsi="Times New Roman" w:cs="Times New Roman"/>
          <w:sz w:val="24"/>
          <w:szCs w:val="24"/>
          <w:lang w:val="en-CA"/>
        </w:rPr>
      </w:pPr>
    </w:p>
    <w:p w14:paraId="1E8C1943"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w:t>
      </w:r>
      <w:r w:rsidR="0003012F">
        <w:rPr>
          <w:rFonts w:ascii="Times New Roman" w:eastAsiaTheme="minorEastAsia" w:hAnsi="Times New Roman" w:cs="Times New Roman"/>
          <w:sz w:val="24"/>
          <w:szCs w:val="24"/>
          <w:lang w:val="en-CA"/>
        </w:rPr>
        <w:t xml:space="preserve">negative </w:t>
      </w:r>
      <w:r w:rsidRPr="00987C9A">
        <w:rPr>
          <w:rFonts w:ascii="Times New Roman" w:eastAsiaTheme="minorEastAsia" w:hAnsi="Times New Roman" w:cs="Times New Roman"/>
          <w:sz w:val="24"/>
          <w:szCs w:val="24"/>
          <w:lang w:val="en-CA"/>
        </w:rPr>
        <w:t>log-likelihood component for length composition data is calculated</w:t>
      </w:r>
      <w:r w:rsidR="0003012F">
        <w:rPr>
          <w:rFonts w:ascii="Times New Roman" w:eastAsiaTheme="minorEastAsia" w:hAnsi="Times New Roman" w:cs="Times New Roman"/>
          <w:sz w:val="24"/>
          <w:szCs w:val="24"/>
          <w:lang w:val="en-CA"/>
        </w:rPr>
        <w:t xml:space="preserve"> as</w:t>
      </w:r>
      <w:r w:rsidRPr="00987C9A">
        <w:rPr>
          <w:rFonts w:ascii="Times New Roman" w:eastAsiaTheme="minorEastAsia" w:hAnsi="Times New Roman" w:cs="Times New Roman"/>
          <w:sz w:val="24"/>
          <w:szCs w:val="24"/>
          <w:lang w:val="en-CA"/>
        </w:rPr>
        <w:t>:</w:t>
      </w:r>
    </w:p>
    <w:p w14:paraId="7FB1F3DB" w14:textId="77777777" w:rsidR="007E218D" w:rsidRDefault="007E218D" w:rsidP="009E2EE0">
      <w:pPr>
        <w:jc w:val="both"/>
        <w:rPr>
          <w:rFonts w:ascii="Times New Roman" w:eastAsiaTheme="minorEastAsia" w:hAnsi="Times New Roman" w:cs="Times New Roman"/>
          <w:sz w:val="24"/>
          <w:szCs w:val="24"/>
          <w:lang w:val="en-CA"/>
        </w:rPr>
      </w:pPr>
    </w:p>
    <w:p w14:paraId="68E51490" w14:textId="77777777" w:rsidR="007E218D" w:rsidRDefault="008D31F4"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CAL</m:t>
            </m:r>
          </m:sub>
        </m:sSub>
        <m:r>
          <w:rPr>
            <w:rFonts w:ascii="Cambria Math" w:eastAsiaTheme="minorEastAsia" w:hAnsi="Cambria Math" w:cs="Times New Roman"/>
            <w:sz w:val="24"/>
            <w:szCs w:val="24"/>
            <w:lang w:val="en-CA"/>
          </w:rPr>
          <m:t>= -</m:t>
        </m:r>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y</m:t>
            </m:r>
          </m:sub>
          <m:sup/>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m</m:t>
                </m:r>
              </m:sub>
              <m:sup/>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l</m:t>
                    </m:r>
                  </m:sub>
                  <m:sup/>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r</m:t>
                        </m:r>
                      </m:sub>
                      <m:sup/>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f</m:t>
                            </m:r>
                          </m:sub>
                          <m:sup/>
                          <m:e>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CAL</m:t>
                                </m:r>
                              </m:e>
                              <m:sub>
                                <m:r>
                                  <w:rPr>
                                    <w:rFonts w:ascii="Cambria Math" w:eastAsiaTheme="minorEastAsia" w:hAnsi="Cambria Math" w:cs="Times New Roman"/>
                                    <w:sz w:val="24"/>
                                    <w:szCs w:val="24"/>
                                    <w:lang w:val="en-CA"/>
                                  </w:rPr>
                                  <m:t>y,m,l,r,f</m:t>
                                </m:r>
                              </m:sub>
                            </m:sSub>
                            <m:r>
                              <w:rPr>
                                <w:rFonts w:ascii="Cambria Math" w:eastAsiaTheme="minorEastAsia" w:hAnsi="Cambria Math" w:cs="Times New Roman"/>
                                <w:sz w:val="24"/>
                                <w:szCs w:val="24"/>
                                <w:lang w:val="en-CA"/>
                              </w:rPr>
                              <m:t>∙ln</m:t>
                            </m:r>
                            <m:d>
                              <m:dPr>
                                <m:ctrlPr>
                                  <w:rPr>
                                    <w:rFonts w:ascii="Cambria Math" w:eastAsiaTheme="minorEastAsia" w:hAnsi="Cambria Math" w:cs="Times New Roman"/>
                                    <w:i/>
                                    <w:sz w:val="24"/>
                                    <w:szCs w:val="24"/>
                                    <w:lang w:val="en-CA"/>
                                  </w:rPr>
                                </m:ctrlPr>
                              </m:dPr>
                              <m:e>
                                <m:sSub>
                                  <m:sSubPr>
                                    <m:ctrlPr>
                                      <w:rPr>
                                        <w:rFonts w:ascii="Cambria Math" w:eastAsiaTheme="minorEastAsia" w:hAnsi="Cambria Math" w:cs="Times New Roman"/>
                                        <w:i/>
                                        <w:sz w:val="24"/>
                                        <w:szCs w:val="24"/>
                                        <w:lang w:val="en-CA"/>
                                      </w:rPr>
                                    </m:ctrlPr>
                                  </m:sSubPr>
                                  <m:e>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p</m:t>
                                        </m:r>
                                      </m:e>
                                    </m:acc>
                                  </m:e>
                                  <m:sub>
                                    <m:r>
                                      <w:rPr>
                                        <w:rFonts w:ascii="Cambria Math" w:eastAsiaTheme="minorEastAsia" w:hAnsi="Cambria Math" w:cs="Times New Roman"/>
                                        <w:sz w:val="24"/>
                                        <w:szCs w:val="24"/>
                                        <w:lang w:val="en-CA"/>
                                      </w:rPr>
                                      <m:t>y,m,l,r,f</m:t>
                                    </m:r>
                                  </m:sub>
                                </m:sSub>
                              </m:e>
                            </m:d>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ESS</m:t>
                                </m:r>
                              </m:e>
                              <m:sub>
                                <m:r>
                                  <w:rPr>
                                    <w:rFonts w:ascii="Cambria Math" w:eastAsiaTheme="minorEastAsia" w:hAnsi="Cambria Math" w:cs="Times New Roman"/>
                                    <w:sz w:val="24"/>
                                    <w:szCs w:val="24"/>
                                    <w:lang w:val="en-CA"/>
                                  </w:rPr>
                                  <m:t>f</m:t>
                                </m:r>
                              </m:sub>
                            </m:sSub>
                          </m:e>
                        </m:nary>
                      </m:e>
                    </m:nary>
                  </m:e>
                </m:nary>
              </m:e>
            </m:nary>
          </m:e>
        </m:nary>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DE6F83">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A792F">
        <w:rPr>
          <w:rFonts w:ascii="Times New Roman" w:eastAsiaTheme="minorEastAsia" w:hAnsi="Times New Roman" w:cs="Times New Roman"/>
          <w:sz w:val="24"/>
          <w:szCs w:val="24"/>
          <w:lang w:val="en-CA"/>
        </w:rPr>
        <w:t>1</w:t>
      </w:r>
      <w:r w:rsidR="00C41ECA">
        <w:rPr>
          <w:rFonts w:ascii="Times New Roman" w:eastAsiaTheme="minorEastAsia" w:hAnsi="Times New Roman" w:cs="Times New Roman"/>
          <w:sz w:val="24"/>
          <w:szCs w:val="24"/>
          <w:lang w:val="en-CA"/>
        </w:rPr>
        <w:t>1</w:t>
      </w:r>
      <w:r w:rsidR="00CA792F">
        <w:rPr>
          <w:rFonts w:ascii="Times New Roman" w:eastAsiaTheme="minorEastAsia" w:hAnsi="Times New Roman" w:cs="Times New Roman"/>
          <w:sz w:val="24"/>
          <w:szCs w:val="24"/>
          <w:lang w:val="en-CA"/>
        </w:rPr>
        <w:t>)</w:t>
      </w:r>
    </w:p>
    <w:p w14:paraId="3752C9D4" w14:textId="77777777" w:rsidR="007E218D" w:rsidRDefault="007E218D" w:rsidP="009E2EE0">
      <w:pPr>
        <w:jc w:val="both"/>
        <w:rPr>
          <w:rFonts w:ascii="Times New Roman" w:eastAsiaTheme="minorEastAsia" w:hAnsi="Times New Roman" w:cs="Times New Roman"/>
          <w:sz w:val="24"/>
          <w:szCs w:val="24"/>
          <w:lang w:val="en-CA"/>
        </w:rPr>
      </w:pPr>
    </w:p>
    <w:p w14:paraId="7E15AAF8" w14:textId="77777777" w:rsidR="007E218D" w:rsidRDefault="0003012F" w:rsidP="009E2EE0">
      <w:pPr>
        <w:jc w:val="both"/>
        <w:rPr>
          <w:rFonts w:ascii="Times New Roman" w:eastAsiaTheme="minorEastAsia" w:hAnsi="Times New Roman" w:cs="Times New Roman"/>
          <w:sz w:val="24"/>
          <w:szCs w:val="24"/>
          <w:lang w:val="en-CA"/>
        </w:rPr>
      </w:pPr>
      <w:proofErr w:type="gramStart"/>
      <w:r>
        <w:rPr>
          <w:rFonts w:ascii="Times New Roman" w:eastAsiaTheme="minorEastAsia" w:hAnsi="Times New Roman" w:cs="Times New Roman"/>
          <w:sz w:val="24"/>
          <w:szCs w:val="24"/>
          <w:lang w:val="en-CA"/>
        </w:rPr>
        <w:t>w</w:t>
      </w:r>
      <w:r w:rsidR="00987C9A" w:rsidRPr="00987C9A">
        <w:rPr>
          <w:rFonts w:ascii="Times New Roman" w:eastAsiaTheme="minorEastAsia" w:hAnsi="Times New Roman" w:cs="Times New Roman"/>
          <w:sz w:val="24"/>
          <w:szCs w:val="24"/>
          <w:lang w:val="en-CA"/>
        </w:rPr>
        <w:t>here</w:t>
      </w:r>
      <w:proofErr w:type="gramEnd"/>
      <w:r w:rsidR="00987C9A" w:rsidRPr="00987C9A">
        <w:rPr>
          <w:rFonts w:ascii="Times New Roman" w:eastAsiaTheme="minorEastAsia" w:hAnsi="Times New Roman" w:cs="Times New Roman"/>
          <w:sz w:val="24"/>
          <w:szCs w:val="24"/>
          <w:lang w:val="en-CA"/>
        </w:rPr>
        <w:t xml:space="preserve"> the model predicted fraction of catch numbers in each length class </w:t>
      </w:r>
      <w:r w:rsidR="00987C9A" w:rsidRPr="00987C9A">
        <w:rPr>
          <w:rFonts w:ascii="Times New Roman" w:eastAsiaTheme="minorEastAsia" w:hAnsi="Times New Roman" w:cs="Times New Roman"/>
          <w:i/>
          <w:sz w:val="24"/>
          <w:szCs w:val="24"/>
          <w:lang w:val="en-CA"/>
        </w:rPr>
        <w:t>p</w:t>
      </w:r>
      <w:r w:rsidR="00987C9A" w:rsidRPr="00987C9A">
        <w:rPr>
          <w:rFonts w:ascii="Times New Roman" w:eastAsiaTheme="minorEastAsia" w:hAnsi="Times New Roman" w:cs="Times New Roman"/>
          <w:sz w:val="24"/>
          <w:szCs w:val="24"/>
          <w:lang w:val="en-CA"/>
        </w:rPr>
        <w:t>, is calculated</w:t>
      </w:r>
      <w:r w:rsidR="004A385F">
        <w:rPr>
          <w:rFonts w:ascii="Times New Roman" w:eastAsiaTheme="minorEastAsia" w:hAnsi="Times New Roman" w:cs="Times New Roman"/>
          <w:sz w:val="24"/>
          <w:szCs w:val="24"/>
          <w:lang w:val="en-CA"/>
        </w:rPr>
        <w:t xml:space="preserve"> as</w:t>
      </w:r>
      <w:r w:rsidR="00987C9A" w:rsidRPr="00987C9A">
        <w:rPr>
          <w:rFonts w:ascii="Times New Roman" w:eastAsiaTheme="minorEastAsia" w:hAnsi="Times New Roman" w:cs="Times New Roman"/>
          <w:sz w:val="24"/>
          <w:szCs w:val="24"/>
          <w:lang w:val="en-CA"/>
        </w:rPr>
        <w:t>:</w:t>
      </w:r>
    </w:p>
    <w:p w14:paraId="204CEDF2" w14:textId="77777777" w:rsidR="007E218D" w:rsidRDefault="007E218D" w:rsidP="009E2EE0">
      <w:pPr>
        <w:jc w:val="both"/>
        <w:rPr>
          <w:rFonts w:ascii="Times New Roman" w:eastAsiaTheme="minorEastAsia" w:hAnsi="Times New Roman" w:cs="Times New Roman"/>
          <w:sz w:val="24"/>
          <w:szCs w:val="24"/>
          <w:lang w:val="en-CA"/>
        </w:rPr>
      </w:pPr>
    </w:p>
    <w:p w14:paraId="42512E83" w14:textId="77777777" w:rsidR="007E218D" w:rsidRDefault="008D31F4"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i/>
                <w:sz w:val="24"/>
                <w:szCs w:val="24"/>
                <w:lang w:val="en-CA"/>
              </w:rPr>
            </m:ctrlPr>
          </m:sSubPr>
          <m:e>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p</m:t>
                </m:r>
              </m:e>
            </m:acc>
          </m:e>
          <m:sub>
            <m:r>
              <w:rPr>
                <w:rFonts w:ascii="Cambria Math" w:eastAsiaTheme="minorEastAsia" w:hAnsi="Cambria Math" w:cs="Times New Roman"/>
                <w:sz w:val="24"/>
                <w:szCs w:val="24"/>
                <w:lang w:val="en-CA"/>
              </w:rPr>
              <m:t>y,m,l,r,f</m:t>
            </m:r>
          </m:sub>
        </m:sSub>
        <m:r>
          <w:rPr>
            <w:rFonts w:ascii="Cambria Math" w:eastAsiaTheme="minorEastAsia" w:hAnsi="Cambria Math" w:cs="Times New Roman"/>
            <w:sz w:val="24"/>
            <w:szCs w:val="24"/>
            <w:lang w:val="en-CA"/>
          </w:rPr>
          <m:t>=</m:t>
        </m:r>
        <m:f>
          <m:fPr>
            <m:type m:val="lin"/>
            <m:ctrlPr>
              <w:rPr>
                <w:rFonts w:ascii="Cambria Math" w:eastAsiaTheme="minorEastAsia" w:hAnsi="Cambria Math" w:cs="Times New Roman"/>
                <w:i/>
                <w:sz w:val="24"/>
                <w:szCs w:val="24"/>
                <w:lang w:val="en-CA"/>
              </w:rPr>
            </m:ctrlPr>
          </m:fPr>
          <m:num>
            <m:sSub>
              <m:sSubPr>
                <m:ctrlPr>
                  <w:rPr>
                    <w:rFonts w:ascii="Cambria Math" w:eastAsiaTheme="minorEastAsia" w:hAnsi="Cambria Math" w:cs="Times New Roman"/>
                    <w:i/>
                    <w:sz w:val="24"/>
                    <w:szCs w:val="24"/>
                    <w:lang w:val="en-CA"/>
                  </w:rPr>
                </m:ctrlPr>
              </m:sSubPr>
              <m:e>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CAL</m:t>
                    </m:r>
                  </m:e>
                </m:acc>
              </m:e>
              <m:sub>
                <m:r>
                  <w:rPr>
                    <w:rFonts w:ascii="Cambria Math" w:eastAsiaTheme="minorEastAsia" w:hAnsi="Cambria Math" w:cs="Times New Roman"/>
                    <w:sz w:val="24"/>
                    <w:szCs w:val="24"/>
                    <w:lang w:val="en-CA"/>
                  </w:rPr>
                  <m:t>y,m,l,r,f</m:t>
                </m:r>
              </m:sub>
            </m:sSub>
          </m:num>
          <m:den>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l</m:t>
                </m:r>
              </m:sub>
              <m:sup/>
              <m:e>
                <m:sSub>
                  <m:sSubPr>
                    <m:ctrlPr>
                      <w:rPr>
                        <w:rFonts w:ascii="Cambria Math" w:eastAsiaTheme="minorEastAsia" w:hAnsi="Cambria Math" w:cs="Times New Roman"/>
                        <w:i/>
                        <w:sz w:val="24"/>
                        <w:szCs w:val="24"/>
                        <w:lang w:val="en-CA"/>
                      </w:rPr>
                    </m:ctrlPr>
                  </m:sSubPr>
                  <m:e>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CAL</m:t>
                        </m:r>
                      </m:e>
                    </m:acc>
                  </m:e>
                  <m:sub>
                    <m:r>
                      <w:rPr>
                        <w:rFonts w:ascii="Cambria Math" w:eastAsiaTheme="minorEastAsia" w:hAnsi="Cambria Math" w:cs="Times New Roman"/>
                        <w:sz w:val="24"/>
                        <w:szCs w:val="24"/>
                        <w:lang w:val="en-CA"/>
                      </w:rPr>
                      <m:t>y,m,l,r,f</m:t>
                    </m:r>
                  </m:sub>
                </m:sSub>
              </m:e>
            </m:nary>
          </m:den>
        </m:f>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8D29D5">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41ECA">
        <w:rPr>
          <w:rFonts w:ascii="Times New Roman" w:eastAsiaTheme="minorEastAsia" w:hAnsi="Times New Roman" w:cs="Times New Roman"/>
          <w:sz w:val="24"/>
          <w:szCs w:val="24"/>
          <w:lang w:val="en-CA"/>
        </w:rPr>
        <w:t>12</w:t>
      </w:r>
      <w:r w:rsidR="00CA792F">
        <w:rPr>
          <w:rFonts w:ascii="Times New Roman" w:eastAsiaTheme="minorEastAsia" w:hAnsi="Times New Roman" w:cs="Times New Roman"/>
          <w:sz w:val="24"/>
          <w:szCs w:val="24"/>
          <w:lang w:val="en-CA"/>
        </w:rPr>
        <w:t>)</w:t>
      </w:r>
    </w:p>
    <w:p w14:paraId="3F722A03" w14:textId="77777777" w:rsidR="007E218D" w:rsidRDefault="007E218D" w:rsidP="009E2EE0">
      <w:pPr>
        <w:jc w:val="both"/>
        <w:rPr>
          <w:rFonts w:ascii="Times New Roman" w:eastAsiaTheme="minorEastAsia" w:hAnsi="Times New Roman" w:cs="Times New Roman"/>
          <w:sz w:val="24"/>
          <w:szCs w:val="24"/>
          <w:lang w:val="en-CA"/>
        </w:rPr>
      </w:pPr>
    </w:p>
    <w:p w14:paraId="19C28770"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Similarly the </w:t>
      </w:r>
      <w:r w:rsidR="0003012F">
        <w:rPr>
          <w:rFonts w:ascii="Times New Roman" w:eastAsiaTheme="minorEastAsia" w:hAnsi="Times New Roman" w:cs="Times New Roman"/>
          <w:sz w:val="24"/>
          <w:szCs w:val="24"/>
          <w:lang w:val="en-CA"/>
        </w:rPr>
        <w:t xml:space="preserve">negative </w:t>
      </w:r>
      <w:r w:rsidRPr="00987C9A">
        <w:rPr>
          <w:rFonts w:ascii="Times New Roman" w:eastAsiaTheme="minorEastAsia" w:hAnsi="Times New Roman" w:cs="Times New Roman"/>
          <w:sz w:val="24"/>
          <w:szCs w:val="24"/>
          <w:lang w:val="en-CA"/>
        </w:rPr>
        <w:t>log-likelihood component for PSAT tagging data of known stock of origin (SOO</w:t>
      </w:r>
      <w:proofErr w:type="gramStart"/>
      <w:r w:rsidRPr="00987C9A">
        <w:rPr>
          <w:rFonts w:ascii="Times New Roman" w:eastAsiaTheme="minorEastAsia" w:hAnsi="Times New Roman" w:cs="Times New Roman"/>
          <w:sz w:val="24"/>
          <w:szCs w:val="24"/>
          <w:lang w:val="en-CA"/>
        </w:rPr>
        <w:t>),</w:t>
      </w:r>
      <w:proofErr w:type="gramEnd"/>
      <w:r w:rsidRPr="00987C9A">
        <w:rPr>
          <w:rFonts w:ascii="Times New Roman" w:eastAsiaTheme="minorEastAsia" w:hAnsi="Times New Roman" w:cs="Times New Roman"/>
          <w:sz w:val="24"/>
          <w:szCs w:val="24"/>
          <w:lang w:val="en-CA"/>
        </w:rPr>
        <w:t xml:space="preserve"> released in year </w:t>
      </w:r>
      <w:r w:rsidRPr="00987C9A">
        <w:rPr>
          <w:rFonts w:ascii="Times New Roman" w:eastAsiaTheme="minorEastAsia" w:hAnsi="Times New Roman" w:cs="Times New Roman"/>
          <w:i/>
          <w:sz w:val="24"/>
          <w:szCs w:val="24"/>
          <w:lang w:val="en-CA"/>
        </w:rPr>
        <w:t>y</w:t>
      </w:r>
      <w:r w:rsidRPr="00987C9A">
        <w:rPr>
          <w:rFonts w:ascii="Times New Roman" w:eastAsiaTheme="minorEastAsia" w:hAnsi="Times New Roman" w:cs="Times New Roman"/>
          <w:sz w:val="24"/>
          <w:szCs w:val="24"/>
          <w:lang w:val="en-CA"/>
        </w:rPr>
        <w:t xml:space="preserve">, </w:t>
      </w:r>
      <w:proofErr w:type="spellStart"/>
      <w:r w:rsidRPr="00987C9A">
        <w:rPr>
          <w:rFonts w:ascii="Times New Roman" w:eastAsiaTheme="minorEastAsia" w:hAnsi="Times New Roman" w:cs="Times New Roman"/>
          <w:sz w:val="24"/>
          <w:szCs w:val="24"/>
          <w:lang w:val="en-CA"/>
        </w:rPr>
        <w:t>subyear</w:t>
      </w:r>
      <w:proofErr w:type="spellEnd"/>
      <w:r w:rsidRPr="00987C9A">
        <w:rPr>
          <w:rFonts w:ascii="Times New Roman" w:eastAsiaTheme="minorEastAsia" w:hAnsi="Times New Roman" w:cs="Times New Roman"/>
          <w:sz w:val="24"/>
          <w:szCs w:val="24"/>
          <w:lang w:val="en-CA"/>
        </w:rPr>
        <w:t xml:space="preserve"> </w:t>
      </w:r>
      <w:r w:rsidRPr="00987C9A">
        <w:rPr>
          <w:rFonts w:ascii="Times New Roman" w:eastAsiaTheme="minorEastAsia" w:hAnsi="Times New Roman" w:cs="Times New Roman"/>
          <w:i/>
          <w:sz w:val="24"/>
          <w:szCs w:val="24"/>
          <w:lang w:val="en-CA"/>
        </w:rPr>
        <w:t>m</w:t>
      </w:r>
      <w:r w:rsidRPr="00987C9A">
        <w:rPr>
          <w:rFonts w:ascii="Times New Roman" w:eastAsiaTheme="minorEastAsia" w:hAnsi="Times New Roman" w:cs="Times New Roman"/>
          <w:sz w:val="24"/>
          <w:szCs w:val="24"/>
          <w:lang w:val="en-CA"/>
        </w:rPr>
        <w:t xml:space="preserve">, area </w:t>
      </w:r>
      <w:r w:rsidRPr="00987C9A">
        <w:rPr>
          <w:rFonts w:ascii="Times New Roman" w:eastAsiaTheme="minorEastAsia" w:hAnsi="Times New Roman" w:cs="Times New Roman"/>
          <w:i/>
          <w:sz w:val="24"/>
          <w:szCs w:val="24"/>
          <w:lang w:val="en-CA"/>
        </w:rPr>
        <w:t>r</w:t>
      </w:r>
      <w:r w:rsidRPr="00987C9A">
        <w:rPr>
          <w:rFonts w:ascii="Times New Roman" w:eastAsiaTheme="minorEastAsia" w:hAnsi="Times New Roman" w:cs="Times New Roman"/>
          <w:sz w:val="24"/>
          <w:szCs w:val="24"/>
          <w:lang w:val="en-CA"/>
        </w:rPr>
        <w:t xml:space="preserve"> and recaptured in year </w:t>
      </w:r>
      <w:r w:rsidRPr="00987C9A">
        <w:rPr>
          <w:rFonts w:ascii="Times New Roman" w:eastAsiaTheme="minorEastAsia" w:hAnsi="Times New Roman" w:cs="Times New Roman"/>
          <w:i/>
          <w:sz w:val="24"/>
          <w:szCs w:val="24"/>
          <w:lang w:val="en-CA"/>
        </w:rPr>
        <w:t>y2,</w:t>
      </w:r>
      <w:r w:rsidRPr="00987C9A">
        <w:rPr>
          <w:rFonts w:ascii="Times New Roman" w:eastAsiaTheme="minorEastAsia" w:hAnsi="Times New Roman" w:cs="Times New Roman"/>
          <w:sz w:val="24"/>
          <w:szCs w:val="24"/>
          <w:lang w:val="en-CA"/>
        </w:rPr>
        <w:t xml:space="preserve"> </w:t>
      </w:r>
      <w:proofErr w:type="spellStart"/>
      <w:r w:rsidRPr="00987C9A">
        <w:rPr>
          <w:rFonts w:ascii="Times New Roman" w:eastAsiaTheme="minorEastAsia" w:hAnsi="Times New Roman" w:cs="Times New Roman"/>
          <w:sz w:val="24"/>
          <w:szCs w:val="24"/>
          <w:lang w:val="en-CA"/>
        </w:rPr>
        <w:t>subyear</w:t>
      </w:r>
      <w:proofErr w:type="spellEnd"/>
      <w:r w:rsidRPr="00987C9A">
        <w:rPr>
          <w:rFonts w:ascii="Times New Roman" w:eastAsiaTheme="minorEastAsia" w:hAnsi="Times New Roman" w:cs="Times New Roman"/>
          <w:sz w:val="24"/>
          <w:szCs w:val="24"/>
          <w:lang w:val="en-CA"/>
        </w:rPr>
        <w:t xml:space="preserve"> </w:t>
      </w:r>
      <w:r w:rsidRPr="00987C9A">
        <w:rPr>
          <w:rFonts w:ascii="Times New Roman" w:eastAsiaTheme="minorEastAsia" w:hAnsi="Times New Roman" w:cs="Times New Roman"/>
          <w:i/>
          <w:sz w:val="24"/>
          <w:szCs w:val="24"/>
          <w:lang w:val="en-CA"/>
        </w:rPr>
        <w:t>m2</w:t>
      </w:r>
      <w:r w:rsidRPr="00987C9A">
        <w:rPr>
          <w:rFonts w:ascii="Times New Roman" w:eastAsiaTheme="minorEastAsia" w:hAnsi="Times New Roman" w:cs="Times New Roman"/>
          <w:sz w:val="24"/>
          <w:szCs w:val="24"/>
          <w:lang w:val="en-CA"/>
        </w:rPr>
        <w:t xml:space="preserve">, and area </w:t>
      </w:r>
      <w:r w:rsidRPr="00987C9A">
        <w:rPr>
          <w:rFonts w:ascii="Times New Roman" w:eastAsiaTheme="minorEastAsia" w:hAnsi="Times New Roman" w:cs="Times New Roman"/>
          <w:i/>
          <w:sz w:val="24"/>
          <w:szCs w:val="24"/>
          <w:lang w:val="en-CA"/>
        </w:rPr>
        <w:t>k</w:t>
      </w:r>
      <w:r w:rsidRPr="00987C9A">
        <w:rPr>
          <w:rFonts w:ascii="Times New Roman" w:eastAsiaTheme="minorEastAsia" w:hAnsi="Times New Roman" w:cs="Times New Roman"/>
          <w:sz w:val="24"/>
          <w:szCs w:val="24"/>
          <w:lang w:val="en-CA"/>
        </w:rPr>
        <w:t xml:space="preserve"> is calculated</w:t>
      </w:r>
      <w:r w:rsidR="0003012F">
        <w:rPr>
          <w:rFonts w:ascii="Times New Roman" w:eastAsiaTheme="minorEastAsia" w:hAnsi="Times New Roman" w:cs="Times New Roman"/>
          <w:sz w:val="24"/>
          <w:szCs w:val="24"/>
          <w:lang w:val="en-CA"/>
        </w:rPr>
        <w:t xml:space="preserve"> as</w:t>
      </w:r>
      <w:r w:rsidRPr="00987C9A">
        <w:rPr>
          <w:rFonts w:ascii="Times New Roman" w:eastAsiaTheme="minorEastAsia" w:hAnsi="Times New Roman" w:cs="Times New Roman"/>
          <w:sz w:val="24"/>
          <w:szCs w:val="24"/>
          <w:lang w:val="en-CA"/>
        </w:rPr>
        <w:t>:</w:t>
      </w:r>
    </w:p>
    <w:p w14:paraId="56D29F10" w14:textId="77777777" w:rsidR="007E218D" w:rsidRDefault="007E218D" w:rsidP="009E2EE0">
      <w:pPr>
        <w:jc w:val="both"/>
        <w:rPr>
          <w:rFonts w:ascii="Times New Roman" w:eastAsiaTheme="minorEastAsia" w:hAnsi="Times New Roman" w:cs="Times New Roman"/>
          <w:sz w:val="24"/>
          <w:szCs w:val="24"/>
          <w:lang w:val="en-CA"/>
        </w:rPr>
      </w:pPr>
    </w:p>
    <w:p w14:paraId="692D1EAC" w14:textId="40342BD1"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ab/>
      </w:r>
      <m:oMath>
        <m:r>
          <w:rPr>
            <w:rFonts w:ascii="Cambria Math" w:eastAsiaTheme="minorEastAsia" w:hAnsi="Cambria Math" w:cs="Times New Roman"/>
            <w:sz w:val="24"/>
            <w:szCs w:val="24"/>
            <w:lang w:val="en-CA"/>
          </w:rPr>
          <m:t>-</m:t>
        </m:r>
        <m:sSub>
          <m:sSubPr>
            <m:ctrlPr>
              <w:rPr>
                <w:rFonts w:ascii="Cambria Math" w:eastAsiaTheme="minorEastAsia" w:hAnsi="Cambria Math" w:cs="Times New Roman"/>
                <w:i/>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lang w:val="en-CA"/>
              </w:rPr>
              <m:t>PSAT</m:t>
            </m:r>
          </m:sub>
        </m:sSub>
        <m:r>
          <w:rPr>
            <w:rFonts w:ascii="Cambria Math" w:eastAsiaTheme="minorEastAsia" w:hAnsi="Cambria Math" w:cs="Times New Roman"/>
            <w:lang w:val="en-CA"/>
          </w:rPr>
          <m:t>= -</m:t>
        </m:r>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s</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y</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m</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y2</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m2</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r</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k</m:t>
                                    </m:r>
                                  </m:sub>
                                  <m:sup/>
                                  <m:e>
                                    <m:sSub>
                                      <m:sSubPr>
                                        <m:ctrlPr>
                                          <w:rPr>
                                            <w:rFonts w:ascii="Cambria Math" w:eastAsiaTheme="minorEastAsia" w:hAnsi="Cambria Math" w:cs="Times New Roman"/>
                                            <w:i/>
                                            <w:lang w:val="en-CA"/>
                                          </w:rPr>
                                        </m:ctrlPr>
                                      </m:sSubPr>
                                      <m:e>
                                        <m:r>
                                          <w:rPr>
                                            <w:rFonts w:ascii="Cambria Math" w:eastAsiaTheme="minorEastAsia" w:hAnsi="Cambria Math" w:cs="Times New Roman"/>
                                            <w:lang w:val="en-CA"/>
                                          </w:rPr>
                                          <m:t>PSAT</m:t>
                                        </m:r>
                                      </m:e>
                                      <m:sub>
                                        <m:r>
                                          <w:rPr>
                                            <w:rFonts w:ascii="Cambria Math" w:eastAsiaTheme="minorEastAsia" w:hAnsi="Cambria Math" w:cs="Times New Roman"/>
                                            <w:lang w:val="en-CA"/>
                                          </w:rPr>
                                          <m:t>s,y,m,y2,m2,k</m:t>
                                        </m:r>
                                      </m:sub>
                                    </m:sSub>
                                    <m:r>
                                      <w:rPr>
                                        <w:rFonts w:ascii="Cambria Math" w:eastAsiaTheme="minorEastAsia" w:hAnsi="Cambria Math" w:cs="Times New Roman"/>
                                        <w:lang w:val="en-CA"/>
                                      </w:rPr>
                                      <m:t>∙ln</m:t>
                                    </m:r>
                                    <m:d>
                                      <m:dPr>
                                        <m:ctrlPr>
                                          <w:rPr>
                                            <w:rFonts w:ascii="Cambria Math" w:eastAsiaTheme="minorEastAsia" w:hAnsi="Cambria Math" w:cs="Times New Roman"/>
                                            <w:i/>
                                            <w:lang w:val="en-CA"/>
                                          </w:rPr>
                                        </m:ctrlPr>
                                      </m:dPr>
                                      <m:e>
                                        <m:sSub>
                                          <m:sSubPr>
                                            <m:ctrlPr>
                                              <w:rPr>
                                                <w:rFonts w:ascii="Cambria Math" w:eastAsiaTheme="minorEastAsia" w:hAnsi="Cambria Math" w:cs="Times New Roman"/>
                                                <w:i/>
                                                <w:lang w:val="en-CA"/>
                                              </w:rPr>
                                            </m:ctrlPr>
                                          </m:sSubPr>
                                          <m:e>
                                            <m:acc>
                                              <m:accPr>
                                                <m:ctrlPr>
                                                  <w:rPr>
                                                    <w:rFonts w:ascii="Cambria Math" w:eastAsiaTheme="minorEastAsia" w:hAnsi="Cambria Math" w:cs="Times New Roman"/>
                                                    <w:i/>
                                                    <w:lang w:val="en-CA"/>
                                                  </w:rPr>
                                                </m:ctrlPr>
                                              </m:accPr>
                                              <m:e>
                                                <m:r>
                                                  <w:rPr>
                                                    <w:rFonts w:ascii="Cambria Math" w:eastAsiaTheme="minorEastAsia" w:hAnsi="Cambria Math" w:cs="Times New Roman"/>
                                                    <w:lang w:val="en-CA"/>
                                                  </w:rPr>
                                                  <m:t>θ</m:t>
                                                </m:r>
                                              </m:e>
                                            </m:acc>
                                          </m:e>
                                          <m:sub>
                                            <m:r>
                                              <w:rPr>
                                                <w:rFonts w:ascii="Cambria Math" w:eastAsiaTheme="minorEastAsia" w:hAnsi="Cambria Math" w:cs="Times New Roman"/>
                                                <w:lang w:val="en-CA"/>
                                              </w:rPr>
                                              <m:t>s,y,m,y2,m2,r,k</m:t>
                                            </m:r>
                                          </m:sub>
                                        </m:sSub>
                                      </m:e>
                                    </m:d>
                                  </m:e>
                                </m:nary>
                              </m:e>
                            </m:nary>
                          </m:e>
                        </m:nary>
                      </m:e>
                    </m:nary>
                  </m:e>
                </m:nary>
              </m:e>
            </m:nary>
          </m:e>
        </m:nary>
      </m:oMath>
      <w:r w:rsidR="00CA792F">
        <w:rPr>
          <w:rFonts w:ascii="Times New Roman" w:eastAsiaTheme="minorEastAsia" w:hAnsi="Times New Roman" w:cs="Times New Roman"/>
          <w:sz w:val="24"/>
          <w:szCs w:val="24"/>
          <w:lang w:val="en-CA"/>
        </w:rPr>
        <w:t xml:space="preserve"> </w:t>
      </w:r>
      <w:r w:rsidR="00C51055">
        <w:rPr>
          <w:rFonts w:ascii="Times New Roman" w:eastAsiaTheme="minorEastAsia" w:hAnsi="Times New Roman" w:cs="Times New Roman"/>
          <w:sz w:val="24"/>
          <w:szCs w:val="24"/>
          <w:lang w:val="en-CA"/>
        </w:rPr>
        <w:t xml:space="preserve"> </w:t>
      </w:r>
      <w:r w:rsidR="008D29D5">
        <w:rPr>
          <w:rFonts w:ascii="Times New Roman" w:eastAsiaTheme="minorEastAsia" w:hAnsi="Times New Roman" w:cs="Times New Roman"/>
          <w:sz w:val="24"/>
          <w:szCs w:val="24"/>
          <w:lang w:val="en-CA"/>
        </w:rPr>
        <w:tab/>
        <w:t>(</w:t>
      </w:r>
      <w:r w:rsidR="00466328">
        <w:rPr>
          <w:rFonts w:ascii="Times New Roman" w:eastAsiaTheme="minorEastAsia" w:hAnsi="Times New Roman" w:cs="Times New Roman"/>
          <w:sz w:val="24"/>
          <w:szCs w:val="24"/>
          <w:lang w:val="en-CA"/>
        </w:rPr>
        <w:t>8.</w:t>
      </w:r>
      <w:r w:rsidR="00C41ECA">
        <w:rPr>
          <w:rFonts w:ascii="Times New Roman" w:eastAsiaTheme="minorEastAsia" w:hAnsi="Times New Roman" w:cs="Times New Roman"/>
          <w:sz w:val="24"/>
          <w:szCs w:val="24"/>
          <w:lang w:val="en-CA"/>
        </w:rPr>
        <w:t>13</w:t>
      </w:r>
      <w:r w:rsidR="00CA792F">
        <w:rPr>
          <w:rFonts w:ascii="Times New Roman" w:eastAsiaTheme="minorEastAsia" w:hAnsi="Times New Roman" w:cs="Times New Roman"/>
          <w:sz w:val="24"/>
          <w:szCs w:val="24"/>
          <w:lang w:val="en-CA"/>
        </w:rPr>
        <w:t>)</w:t>
      </w:r>
    </w:p>
    <w:p w14:paraId="02FEA1FA" w14:textId="77777777" w:rsidR="007E218D" w:rsidRDefault="007E218D" w:rsidP="009E2EE0">
      <w:pPr>
        <w:jc w:val="both"/>
        <w:rPr>
          <w:rFonts w:ascii="Times New Roman" w:eastAsiaTheme="minorEastAsia" w:hAnsi="Times New Roman" w:cs="Times New Roman"/>
          <w:sz w:val="24"/>
          <w:szCs w:val="24"/>
          <w:lang w:val="en-CA"/>
        </w:rPr>
      </w:pPr>
    </w:p>
    <w:p w14:paraId="7D98A019" w14:textId="77777777" w:rsidR="007E218D" w:rsidRDefault="00987C9A" w:rsidP="009E2EE0">
      <w:pPr>
        <w:jc w:val="both"/>
        <w:rPr>
          <w:rFonts w:ascii="Times New Roman" w:eastAsiaTheme="minorEastAsia" w:hAnsi="Times New Roman" w:cs="Times New Roman"/>
          <w:sz w:val="24"/>
          <w:szCs w:val="24"/>
          <w:lang w:val="en-CA"/>
        </w:rPr>
      </w:pPr>
      <w:proofErr w:type="gramStart"/>
      <w:r w:rsidRPr="00987C9A">
        <w:rPr>
          <w:rFonts w:ascii="Times New Roman" w:eastAsiaTheme="minorEastAsia" w:hAnsi="Times New Roman" w:cs="Times New Roman"/>
          <w:sz w:val="24"/>
          <w:szCs w:val="24"/>
          <w:lang w:val="en-CA"/>
        </w:rPr>
        <w:t>where</w:t>
      </w:r>
      <w:proofErr w:type="gramEnd"/>
      <w:r w:rsidRPr="00987C9A">
        <w:rPr>
          <w:rFonts w:ascii="Times New Roman" w:eastAsiaTheme="minorEastAsia" w:hAnsi="Times New Roman" w:cs="Times New Roman"/>
          <w:sz w:val="24"/>
          <w:szCs w:val="24"/>
          <w:lang w:val="en-CA"/>
        </w:rPr>
        <w:t xml:space="preserve"> recapture probabilities </w:t>
      </w:r>
      <w:r w:rsidRPr="00987C9A">
        <w:rPr>
          <w:rFonts w:ascii="Times New Roman" w:eastAsiaTheme="minorEastAsia" w:hAnsi="Times New Roman" w:cs="Times New Roman"/>
          <w:i/>
          <w:sz w:val="24"/>
          <w:szCs w:val="24"/>
          <w:lang w:val="en-CA"/>
        </w:rPr>
        <w:t>θ,</w:t>
      </w:r>
      <w:r w:rsidRPr="00987C9A">
        <w:rPr>
          <w:rFonts w:ascii="Times New Roman" w:eastAsiaTheme="minorEastAsia" w:hAnsi="Times New Roman" w:cs="Times New Roman"/>
          <w:sz w:val="24"/>
          <w:szCs w:val="24"/>
          <w:lang w:val="en-CA"/>
        </w:rPr>
        <w:t xml:space="preserve"> are calculated by repeatedly multiplying a distribution vector </w:t>
      </w:r>
      <w:r w:rsidRPr="00987C9A">
        <w:rPr>
          <w:rFonts w:ascii="Times New Roman" w:eastAsiaTheme="minorEastAsia" w:hAnsi="Times New Roman" w:cs="Times New Roman"/>
          <w:i/>
          <w:sz w:val="24"/>
          <w:szCs w:val="24"/>
          <w:lang w:val="en-CA"/>
        </w:rPr>
        <w:t>d</w:t>
      </w:r>
      <w:r w:rsidRPr="00987C9A">
        <w:rPr>
          <w:rFonts w:ascii="Times New Roman" w:eastAsiaTheme="minorEastAsia" w:hAnsi="Times New Roman" w:cs="Times New Roman"/>
          <w:sz w:val="24"/>
          <w:szCs w:val="24"/>
          <w:lang w:val="en-CA"/>
        </w:rPr>
        <w:t xml:space="preserve">, by the movement probability matrix </w:t>
      </w:r>
      <w:r w:rsidRPr="00987C9A">
        <w:rPr>
          <w:rFonts w:ascii="Times New Roman" w:eastAsiaTheme="minorEastAsia" w:hAnsi="Times New Roman" w:cs="Times New Roman"/>
          <w:i/>
          <w:sz w:val="24"/>
          <w:szCs w:val="24"/>
          <w:lang w:val="en-CA"/>
        </w:rPr>
        <w:t>mov</w:t>
      </w:r>
      <w:r w:rsidRPr="00987C9A">
        <w:rPr>
          <w:rFonts w:ascii="Times New Roman" w:eastAsiaTheme="minorEastAsia" w:hAnsi="Times New Roman" w:cs="Times New Roman"/>
          <w:sz w:val="24"/>
          <w:szCs w:val="24"/>
          <w:lang w:val="en-CA"/>
        </w:rPr>
        <w:t xml:space="preserve">. For example for a tag released on a fish of stock 1 in year 2, </w:t>
      </w:r>
      <w:proofErr w:type="spellStart"/>
      <w:r w:rsidRPr="00987C9A">
        <w:rPr>
          <w:rFonts w:ascii="Times New Roman" w:eastAsiaTheme="minorEastAsia" w:hAnsi="Times New Roman" w:cs="Times New Roman"/>
          <w:sz w:val="24"/>
          <w:szCs w:val="24"/>
          <w:lang w:val="en-CA"/>
        </w:rPr>
        <w:t>subyear</w:t>
      </w:r>
      <w:proofErr w:type="spellEnd"/>
      <w:r w:rsidRPr="00987C9A">
        <w:rPr>
          <w:rFonts w:ascii="Times New Roman" w:eastAsiaTheme="minorEastAsia" w:hAnsi="Times New Roman" w:cs="Times New Roman"/>
          <w:sz w:val="24"/>
          <w:szCs w:val="24"/>
          <w:lang w:val="en-CA"/>
        </w:rPr>
        <w:t xml:space="preserve"> 3, and area 4, the probability of detecting the tag in year 3, </w:t>
      </w:r>
      <w:proofErr w:type="spellStart"/>
      <w:r w:rsidRPr="00987C9A">
        <w:rPr>
          <w:rFonts w:ascii="Times New Roman" w:eastAsiaTheme="minorEastAsia" w:hAnsi="Times New Roman" w:cs="Times New Roman"/>
          <w:sz w:val="24"/>
          <w:szCs w:val="24"/>
          <w:lang w:val="en-CA"/>
        </w:rPr>
        <w:t>subyear</w:t>
      </w:r>
      <w:proofErr w:type="spellEnd"/>
      <w:r w:rsidRPr="00987C9A">
        <w:rPr>
          <w:rFonts w:ascii="Times New Roman" w:eastAsiaTheme="minorEastAsia" w:hAnsi="Times New Roman" w:cs="Times New Roman"/>
          <w:sz w:val="24"/>
          <w:szCs w:val="24"/>
          <w:lang w:val="en-CA"/>
        </w:rPr>
        <w:t xml:space="preserve"> 2 for the various areas is calculated</w:t>
      </w:r>
      <w:r w:rsidR="004A385F">
        <w:rPr>
          <w:rFonts w:ascii="Times New Roman" w:eastAsiaTheme="minorEastAsia" w:hAnsi="Times New Roman" w:cs="Times New Roman"/>
          <w:sz w:val="24"/>
          <w:szCs w:val="24"/>
          <w:lang w:val="en-CA"/>
        </w:rPr>
        <w:t xml:space="preserve"> as</w:t>
      </w:r>
      <w:r w:rsidRPr="00987C9A">
        <w:rPr>
          <w:rFonts w:ascii="Times New Roman" w:eastAsiaTheme="minorEastAsia" w:hAnsi="Times New Roman" w:cs="Times New Roman"/>
          <w:sz w:val="24"/>
          <w:szCs w:val="24"/>
          <w:lang w:val="en-CA"/>
        </w:rPr>
        <w:t>:</w:t>
      </w:r>
    </w:p>
    <w:p w14:paraId="6342ECB2" w14:textId="77777777" w:rsidR="007E218D" w:rsidRDefault="007E218D" w:rsidP="009E2EE0">
      <w:pPr>
        <w:jc w:val="both"/>
        <w:rPr>
          <w:rFonts w:ascii="Times New Roman" w:eastAsiaTheme="minorEastAsia" w:hAnsi="Times New Roman" w:cs="Times New Roman"/>
          <w:sz w:val="24"/>
          <w:szCs w:val="24"/>
          <w:lang w:val="en-CA"/>
        </w:rPr>
      </w:pPr>
    </w:p>
    <w:p w14:paraId="197F651F" w14:textId="108EC1ED"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ab/>
      </w:r>
      <m:oMath>
        <m:sSub>
          <m:sSubPr>
            <m:ctrlPr>
              <w:rPr>
                <w:rFonts w:ascii="Cambria Math" w:eastAsiaTheme="minorEastAsia" w:hAnsi="Cambria Math" w:cs="Times New Roman"/>
                <w:i/>
                <w:sz w:val="24"/>
                <w:szCs w:val="24"/>
                <w:lang w:val="en-CA"/>
              </w:rPr>
            </m:ctrlPr>
          </m:sSubPr>
          <m:e>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θ</m:t>
                </m:r>
              </m:e>
            </m:acc>
          </m:e>
          <m:sub>
            <m:r>
              <w:rPr>
                <w:rFonts w:ascii="Cambria Math" w:eastAsiaTheme="minorEastAsia" w:hAnsi="Cambria Math" w:cs="Times New Roman"/>
                <w:sz w:val="24"/>
                <w:szCs w:val="24"/>
                <w:lang w:val="en-CA"/>
              </w:rPr>
              <m:t>s=1,y=2,m=3,y2=3,m2=2,r=4,1:</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r</m:t>
                </m:r>
              </m:sub>
            </m:sSub>
          </m:sub>
        </m:sSub>
        <m:r>
          <w:rPr>
            <w:rFonts w:ascii="Cambria Math" w:eastAsiaTheme="minorEastAsia" w:hAnsi="Cambria Math" w:cs="Times New Roman"/>
            <w:sz w:val="24"/>
            <w:szCs w:val="24"/>
            <w:lang w:val="en-CA"/>
          </w:rPr>
          <m:t>=</m:t>
        </m:r>
        <m:d>
          <m:dPr>
            <m:ctrlPr>
              <w:rPr>
                <w:rFonts w:ascii="Cambria Math" w:eastAsiaTheme="minorEastAsia" w:hAnsi="Cambria Math" w:cs="Times New Roman"/>
                <w:i/>
                <w:sz w:val="24"/>
                <w:szCs w:val="24"/>
                <w:lang w:val="en-CA"/>
              </w:rPr>
            </m:ctrlPr>
          </m:dPr>
          <m:e>
            <m:d>
              <m:dPr>
                <m:ctrlPr>
                  <w:rPr>
                    <w:rFonts w:ascii="Cambria Math" w:eastAsiaTheme="minorEastAsia" w:hAnsi="Cambria Math" w:cs="Times New Roman"/>
                    <w:i/>
                    <w:sz w:val="24"/>
                    <w:szCs w:val="24"/>
                    <w:lang w:val="en-CA"/>
                  </w:rPr>
                </m:ctrlPr>
              </m:dPr>
              <m:e>
                <m:r>
                  <w:rPr>
                    <w:rFonts w:ascii="Cambria Math" w:eastAsiaTheme="minorEastAsia" w:hAnsi="Cambria Math" w:cs="Times New Roman"/>
                    <w:sz w:val="24"/>
                    <w:szCs w:val="24"/>
                    <w:lang w:val="en-CA"/>
                  </w:rPr>
                  <m:t>d∙</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mov</m:t>
                    </m:r>
                  </m:e>
                  <m:sub>
                    <m:r>
                      <w:rPr>
                        <w:rFonts w:ascii="Cambria Math" w:eastAsiaTheme="minorEastAsia" w:hAnsi="Cambria Math" w:cs="Times New Roman"/>
                        <w:sz w:val="24"/>
                        <w:szCs w:val="24"/>
                        <w:lang w:val="en-CA"/>
                      </w:rPr>
                      <m:t>s,m=3</m:t>
                    </m:r>
                  </m:sub>
                </m:sSub>
              </m:e>
            </m:d>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mov</m:t>
                </m:r>
              </m:e>
              <m:sub>
                <m:r>
                  <w:rPr>
                    <w:rFonts w:ascii="Cambria Math" w:eastAsiaTheme="minorEastAsia" w:hAnsi="Cambria Math" w:cs="Times New Roman"/>
                    <w:sz w:val="24"/>
                    <w:szCs w:val="24"/>
                    <w:lang w:val="en-CA"/>
                  </w:rPr>
                  <m:t>s,m=4</m:t>
                </m:r>
              </m:sub>
            </m:sSub>
          </m:e>
        </m:d>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mov</m:t>
            </m:r>
          </m:e>
          <m:sub>
            <m:r>
              <w:rPr>
                <w:rFonts w:ascii="Cambria Math" w:eastAsiaTheme="minorEastAsia" w:hAnsi="Cambria Math" w:cs="Times New Roman"/>
                <w:sz w:val="24"/>
                <w:szCs w:val="24"/>
                <w:lang w:val="en-CA"/>
              </w:rPr>
              <m:t>s,m=1</m:t>
            </m:r>
          </m:sub>
        </m:sSub>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t xml:space="preserve">  (</w:t>
      </w:r>
      <w:r w:rsidR="00466328">
        <w:rPr>
          <w:rFonts w:ascii="Times New Roman" w:eastAsiaTheme="minorEastAsia" w:hAnsi="Times New Roman" w:cs="Times New Roman"/>
          <w:sz w:val="24"/>
          <w:szCs w:val="24"/>
          <w:lang w:val="en-CA"/>
        </w:rPr>
        <w:t>8.</w:t>
      </w:r>
      <w:r w:rsidR="00C41ECA">
        <w:rPr>
          <w:rFonts w:ascii="Times New Roman" w:eastAsiaTheme="minorEastAsia" w:hAnsi="Times New Roman" w:cs="Times New Roman"/>
          <w:sz w:val="24"/>
          <w:szCs w:val="24"/>
          <w:lang w:val="en-CA"/>
        </w:rPr>
        <w:t>14</w:t>
      </w:r>
      <w:r w:rsidR="00CA792F">
        <w:rPr>
          <w:rFonts w:ascii="Times New Roman" w:eastAsiaTheme="minorEastAsia" w:hAnsi="Times New Roman" w:cs="Times New Roman"/>
          <w:sz w:val="24"/>
          <w:szCs w:val="24"/>
          <w:lang w:val="en-CA"/>
        </w:rPr>
        <w:t>)</w:t>
      </w:r>
    </w:p>
    <w:p w14:paraId="475724C9" w14:textId="77777777" w:rsidR="007E218D" w:rsidRDefault="007E218D" w:rsidP="009E2EE0">
      <w:pPr>
        <w:jc w:val="both"/>
        <w:rPr>
          <w:rFonts w:ascii="Times New Roman" w:eastAsiaTheme="minorEastAsia" w:hAnsi="Times New Roman" w:cs="Times New Roman"/>
          <w:sz w:val="24"/>
          <w:szCs w:val="24"/>
          <w:lang w:val="en-CA"/>
        </w:rPr>
      </w:pPr>
    </w:p>
    <w:p w14:paraId="752B1AA4" w14:textId="77777777" w:rsidR="007E218D" w:rsidRDefault="00987C9A" w:rsidP="009E2EE0">
      <w:pPr>
        <w:jc w:val="both"/>
        <w:rPr>
          <w:rFonts w:ascii="Times New Roman" w:eastAsiaTheme="minorEastAsia" w:hAnsi="Times New Roman" w:cs="Times New Roman"/>
          <w:sz w:val="24"/>
          <w:szCs w:val="24"/>
          <w:lang w:val="en-CA"/>
        </w:rPr>
      </w:pPr>
      <w:proofErr w:type="gramStart"/>
      <w:r w:rsidRPr="00987C9A">
        <w:rPr>
          <w:rFonts w:ascii="Times New Roman" w:eastAsiaTheme="minorEastAsia" w:hAnsi="Times New Roman" w:cs="Times New Roman"/>
          <w:sz w:val="24"/>
          <w:szCs w:val="24"/>
          <w:lang w:val="en-CA"/>
        </w:rPr>
        <w:t>where</w:t>
      </w:r>
      <w:proofErr w:type="gramEnd"/>
    </w:p>
    <w:p w14:paraId="11AA0DCD" w14:textId="77777777" w:rsidR="007E218D" w:rsidRDefault="007E218D" w:rsidP="009E2EE0">
      <w:pPr>
        <w:jc w:val="both"/>
        <w:rPr>
          <w:rFonts w:ascii="Times New Roman" w:eastAsiaTheme="minorEastAsia" w:hAnsi="Times New Roman" w:cs="Times New Roman"/>
          <w:sz w:val="24"/>
          <w:szCs w:val="24"/>
          <w:lang w:val="en-CA"/>
        </w:rPr>
      </w:pPr>
    </w:p>
    <w:p w14:paraId="43E02DA4" w14:textId="474EC31F"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ab/>
      </w:r>
      <m:oMath>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d</m:t>
            </m:r>
          </m:e>
          <m:sub>
            <m:r>
              <w:rPr>
                <w:rFonts w:ascii="Cambria Math" w:eastAsiaTheme="minorEastAsia" w:hAnsi="Cambria Math" w:cs="Times New Roman"/>
                <w:sz w:val="24"/>
                <w:szCs w:val="24"/>
                <w:lang w:val="en-CA"/>
              </w:rPr>
              <m:t>k</m:t>
            </m:r>
          </m:sub>
        </m:sSub>
        <m:r>
          <w:rPr>
            <w:rFonts w:ascii="Cambria Math" w:eastAsiaTheme="minorEastAsia" w:hAnsi="Cambria Math" w:cs="Times New Roman"/>
            <w:sz w:val="24"/>
            <w:szCs w:val="24"/>
            <w:lang w:val="en-CA"/>
          </w:rPr>
          <m:t>=</m:t>
        </m:r>
        <m:d>
          <m:dPr>
            <m:begChr m:val="{"/>
            <m:endChr m:val=""/>
            <m:ctrlPr>
              <w:rPr>
                <w:rFonts w:ascii="Cambria Math" w:eastAsiaTheme="minorEastAsia" w:hAnsi="Cambria Math" w:cs="Times New Roman"/>
                <w:i/>
                <w:sz w:val="24"/>
                <w:szCs w:val="24"/>
                <w:lang w:val="en-CA"/>
              </w:rPr>
            </m:ctrlPr>
          </m:dPr>
          <m:e>
            <m:m>
              <m:mPr>
                <m:mcs>
                  <m:mc>
                    <m:mcPr>
                      <m:count m:val="1"/>
                      <m:mcJc m:val="center"/>
                    </m:mcPr>
                  </m:mc>
                </m:mcs>
                <m:ctrlPr>
                  <w:rPr>
                    <w:rFonts w:ascii="Cambria Math" w:eastAsiaTheme="minorEastAsia" w:hAnsi="Cambria Math" w:cs="Times New Roman"/>
                    <w:i/>
                    <w:sz w:val="24"/>
                    <w:szCs w:val="24"/>
                    <w:lang w:val="en-CA"/>
                  </w:rPr>
                </m:ctrlPr>
              </m:mPr>
              <m:mr>
                <m:e>
                  <m:r>
                    <w:rPr>
                      <w:rFonts w:ascii="Cambria Math" w:eastAsiaTheme="minorEastAsia" w:hAnsi="Cambria Math" w:cs="Times New Roman"/>
                      <w:sz w:val="24"/>
                      <w:szCs w:val="24"/>
                      <w:lang w:val="en-CA"/>
                    </w:rPr>
                    <m:t>0</m:t>
                  </m:r>
                </m:e>
              </m:mr>
              <m:mr>
                <m:e>
                  <m:r>
                    <w:rPr>
                      <w:rFonts w:ascii="Cambria Math" w:eastAsiaTheme="minorEastAsia" w:hAnsi="Cambria Math" w:cs="Times New Roman"/>
                      <w:sz w:val="24"/>
                      <w:szCs w:val="24"/>
                      <w:lang w:val="en-CA"/>
                    </w:rPr>
                    <m:t>1</m:t>
                  </m:r>
                </m:e>
              </m:mr>
            </m:m>
            <m:r>
              <w:rPr>
                <w:rFonts w:ascii="Cambria Math" w:eastAsiaTheme="minorEastAsia" w:hAnsi="Cambria Math" w:cs="Times New Roman"/>
                <w:sz w:val="24"/>
                <w:szCs w:val="24"/>
                <w:lang w:val="en-CA"/>
              </w:rPr>
              <m:t xml:space="preserve">  </m:t>
            </m:r>
            <m:m>
              <m:mPr>
                <m:mcs>
                  <m:mc>
                    <m:mcPr>
                      <m:count m:val="1"/>
                      <m:mcJc m:val="center"/>
                    </m:mcPr>
                  </m:mc>
                </m:mcs>
                <m:ctrlPr>
                  <w:rPr>
                    <w:rFonts w:ascii="Cambria Math" w:eastAsiaTheme="minorEastAsia" w:hAnsi="Cambria Math" w:cs="Times New Roman"/>
                    <w:i/>
                    <w:sz w:val="24"/>
                    <w:szCs w:val="24"/>
                    <w:lang w:val="en-CA"/>
                  </w:rPr>
                </m:ctrlPr>
              </m:mPr>
              <m:mr>
                <m:e>
                  <m:r>
                    <w:rPr>
                      <w:rFonts w:ascii="Cambria Math" w:eastAsiaTheme="minorEastAsia" w:hAnsi="Cambria Math" w:cs="Times New Roman"/>
                      <w:sz w:val="24"/>
                      <w:szCs w:val="24"/>
                      <w:lang w:val="en-CA"/>
                    </w:rPr>
                    <m:t>k≠r</m:t>
                  </m:r>
                </m:e>
              </m:mr>
              <m:mr>
                <m:e>
                  <m:r>
                    <w:rPr>
                      <w:rFonts w:ascii="Cambria Math" w:eastAsiaTheme="minorEastAsia" w:hAnsi="Cambria Math" w:cs="Times New Roman"/>
                      <w:sz w:val="24"/>
                      <w:szCs w:val="24"/>
                      <w:lang w:val="en-CA"/>
                    </w:rPr>
                    <m:t>k=r</m:t>
                  </m:r>
                </m:e>
              </m:mr>
            </m:m>
          </m:e>
        </m:d>
      </m:oMath>
      <w:r w:rsidR="00DE6F83">
        <w:rPr>
          <w:rFonts w:ascii="Times New Roman" w:eastAsiaTheme="minorEastAsia" w:hAnsi="Times New Roman" w:cs="Times New Roman"/>
          <w:sz w:val="24"/>
          <w:szCs w:val="24"/>
          <w:lang w:val="en-CA"/>
        </w:rPr>
        <w:t xml:space="preserve"> </w:t>
      </w:r>
      <w:r w:rsidR="00DE6F83">
        <w:rPr>
          <w:rFonts w:ascii="Times New Roman" w:eastAsiaTheme="minorEastAsia" w:hAnsi="Times New Roman" w:cs="Times New Roman"/>
          <w:sz w:val="24"/>
          <w:szCs w:val="24"/>
          <w:lang w:val="en-CA"/>
        </w:rPr>
        <w:tab/>
      </w:r>
      <w:r w:rsidR="00DE6F83">
        <w:rPr>
          <w:rFonts w:ascii="Times New Roman" w:eastAsiaTheme="minorEastAsia" w:hAnsi="Times New Roman" w:cs="Times New Roman"/>
          <w:sz w:val="24"/>
          <w:szCs w:val="24"/>
          <w:lang w:val="en-CA"/>
        </w:rPr>
        <w:tab/>
      </w:r>
      <w:r w:rsidR="00DE6F83">
        <w:rPr>
          <w:rFonts w:ascii="Times New Roman" w:eastAsiaTheme="minorEastAsia" w:hAnsi="Times New Roman" w:cs="Times New Roman"/>
          <w:sz w:val="24"/>
          <w:szCs w:val="24"/>
          <w:lang w:val="en-CA"/>
        </w:rPr>
        <w:tab/>
      </w:r>
      <w:r w:rsidR="00DE6F83">
        <w:rPr>
          <w:rFonts w:ascii="Times New Roman" w:eastAsiaTheme="minorEastAsia" w:hAnsi="Times New Roman" w:cs="Times New Roman"/>
          <w:sz w:val="24"/>
          <w:szCs w:val="24"/>
          <w:lang w:val="en-CA"/>
        </w:rPr>
        <w:tab/>
      </w:r>
      <w:r w:rsidR="00DE6F83">
        <w:rPr>
          <w:rFonts w:ascii="Times New Roman" w:eastAsiaTheme="minorEastAsia" w:hAnsi="Times New Roman" w:cs="Times New Roman"/>
          <w:sz w:val="24"/>
          <w:szCs w:val="24"/>
          <w:lang w:val="en-CA"/>
        </w:rPr>
        <w:tab/>
      </w:r>
      <w:r w:rsidR="00DE6F83">
        <w:rPr>
          <w:rFonts w:ascii="Times New Roman" w:eastAsiaTheme="minorEastAsia" w:hAnsi="Times New Roman" w:cs="Times New Roman"/>
          <w:sz w:val="24"/>
          <w:szCs w:val="24"/>
          <w:lang w:val="en-CA"/>
        </w:rPr>
        <w:tab/>
      </w:r>
      <w:r w:rsidR="00DE6F83">
        <w:rPr>
          <w:rFonts w:ascii="Times New Roman" w:eastAsiaTheme="minorEastAsia" w:hAnsi="Times New Roman" w:cs="Times New Roman"/>
          <w:sz w:val="24"/>
          <w:szCs w:val="24"/>
          <w:lang w:val="en-CA"/>
        </w:rPr>
        <w:tab/>
      </w:r>
      <w:r w:rsidR="00DE6F83">
        <w:rPr>
          <w:rFonts w:ascii="Times New Roman" w:eastAsiaTheme="minorEastAsia" w:hAnsi="Times New Roman" w:cs="Times New Roman"/>
          <w:sz w:val="24"/>
          <w:szCs w:val="24"/>
          <w:lang w:val="en-CA"/>
        </w:rPr>
        <w:tab/>
      </w:r>
      <w:r w:rsidR="00C51055">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41ECA">
        <w:rPr>
          <w:rFonts w:ascii="Times New Roman" w:eastAsiaTheme="minorEastAsia" w:hAnsi="Times New Roman" w:cs="Times New Roman"/>
          <w:sz w:val="24"/>
          <w:szCs w:val="24"/>
          <w:lang w:val="en-CA"/>
        </w:rPr>
        <w:t>15</w:t>
      </w:r>
      <w:r w:rsidR="00CA792F">
        <w:rPr>
          <w:rFonts w:ascii="Times New Roman" w:eastAsiaTheme="minorEastAsia" w:hAnsi="Times New Roman" w:cs="Times New Roman"/>
          <w:sz w:val="24"/>
          <w:szCs w:val="24"/>
          <w:lang w:val="en-CA"/>
        </w:rPr>
        <w:t>)</w:t>
      </w:r>
    </w:p>
    <w:p w14:paraId="0A43C0F3" w14:textId="77777777" w:rsidR="007E218D" w:rsidRDefault="007E218D" w:rsidP="009E2EE0">
      <w:pPr>
        <w:jc w:val="both"/>
        <w:rPr>
          <w:rFonts w:ascii="Times New Roman" w:eastAsiaTheme="minorEastAsia" w:hAnsi="Times New Roman" w:cs="Times New Roman"/>
          <w:sz w:val="24"/>
          <w:szCs w:val="24"/>
          <w:lang w:val="en-CA"/>
        </w:rPr>
      </w:pPr>
    </w:p>
    <w:p w14:paraId="644DF1FB"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w:t>
      </w:r>
      <w:r w:rsidR="004A385F">
        <w:rPr>
          <w:rFonts w:ascii="Times New Roman" w:eastAsiaTheme="minorEastAsia" w:hAnsi="Times New Roman" w:cs="Times New Roman"/>
          <w:sz w:val="24"/>
          <w:szCs w:val="24"/>
          <w:lang w:val="en-CA"/>
        </w:rPr>
        <w:t xml:space="preserve">negative </w:t>
      </w:r>
      <w:r w:rsidRPr="00987C9A">
        <w:rPr>
          <w:rFonts w:ascii="Times New Roman" w:eastAsiaTheme="minorEastAsia" w:hAnsi="Times New Roman" w:cs="Times New Roman"/>
          <w:sz w:val="24"/>
          <w:szCs w:val="24"/>
          <w:lang w:val="en-CA"/>
        </w:rPr>
        <w:t xml:space="preserve">log-likelihood component for PSAT tagging data of unknown stock of origin </w:t>
      </w:r>
      <w:proofErr w:type="spellStart"/>
      <w:proofErr w:type="gramStart"/>
      <w:r w:rsidRPr="00987C9A">
        <w:rPr>
          <w:rFonts w:ascii="Times New Roman" w:eastAsiaTheme="minorEastAsia" w:hAnsi="Times New Roman" w:cs="Times New Roman"/>
          <w:sz w:val="24"/>
          <w:szCs w:val="24"/>
          <w:lang w:val="en-CA"/>
        </w:rPr>
        <w:t>PSATu</w:t>
      </w:r>
      <w:proofErr w:type="spellEnd"/>
      <w:r w:rsidRPr="00987C9A">
        <w:rPr>
          <w:rFonts w:ascii="Times New Roman" w:eastAsiaTheme="minorEastAsia" w:hAnsi="Times New Roman" w:cs="Times New Roman"/>
          <w:sz w:val="24"/>
          <w:szCs w:val="24"/>
          <w:lang w:val="en-CA"/>
        </w:rPr>
        <w:t>,</w:t>
      </w:r>
      <w:proofErr w:type="gramEnd"/>
      <w:r w:rsidRPr="00987C9A">
        <w:rPr>
          <w:rFonts w:ascii="Times New Roman" w:eastAsiaTheme="minorEastAsia" w:hAnsi="Times New Roman" w:cs="Times New Roman"/>
          <w:sz w:val="24"/>
          <w:szCs w:val="24"/>
          <w:lang w:val="en-CA"/>
        </w:rPr>
        <w:t xml:space="preserve"> is currently weighted according to the compound probability that a fish is of a particular stock given the track history for that tag. For example for a tag </w:t>
      </w:r>
      <w:r w:rsidRPr="00987C9A">
        <w:rPr>
          <w:rFonts w:ascii="Times New Roman" w:eastAsiaTheme="minorEastAsia" w:hAnsi="Times New Roman" w:cs="Times New Roman"/>
          <w:i/>
          <w:sz w:val="24"/>
          <w:szCs w:val="24"/>
          <w:lang w:val="en-CA"/>
        </w:rPr>
        <w:t>t</w:t>
      </w:r>
      <w:r w:rsidRPr="00987C9A">
        <w:rPr>
          <w:rFonts w:ascii="Times New Roman" w:eastAsiaTheme="minorEastAsia" w:hAnsi="Times New Roman" w:cs="Times New Roman"/>
          <w:sz w:val="24"/>
          <w:szCs w:val="24"/>
          <w:lang w:val="en-CA"/>
        </w:rPr>
        <w:t xml:space="preserve">, tracked in series of </w:t>
      </w:r>
      <w:proofErr w:type="gramStart"/>
      <w:r w:rsidRPr="00987C9A">
        <w:rPr>
          <w:rFonts w:ascii="Times New Roman" w:eastAsiaTheme="minorEastAsia" w:hAnsi="Times New Roman" w:cs="Times New Roman"/>
          <w:sz w:val="24"/>
          <w:szCs w:val="24"/>
          <w:lang w:val="en-CA"/>
        </w:rPr>
        <w:t>years</w:t>
      </w:r>
      <w:proofErr w:type="gramEnd"/>
      <w:r w:rsidRPr="00987C9A">
        <w:rPr>
          <w:rFonts w:ascii="Times New Roman" w:eastAsiaTheme="minorEastAsia" w:hAnsi="Times New Roman" w:cs="Times New Roman"/>
          <w:sz w:val="24"/>
          <w:szCs w:val="24"/>
          <w:lang w:val="en-CA"/>
        </w:rPr>
        <w:t xml:space="preserve"> </w:t>
      </w:r>
      <w:proofErr w:type="spellStart"/>
      <w:r w:rsidRPr="00987C9A">
        <w:rPr>
          <w:rFonts w:ascii="Times New Roman" w:eastAsiaTheme="minorEastAsia" w:hAnsi="Times New Roman" w:cs="Times New Roman"/>
          <w:i/>
          <w:sz w:val="24"/>
          <w:szCs w:val="24"/>
          <w:lang w:val="en-CA"/>
        </w:rPr>
        <w:t>y</w:t>
      </w:r>
      <w:r w:rsidRPr="00987C9A">
        <w:rPr>
          <w:rFonts w:ascii="Times New Roman" w:eastAsiaTheme="minorEastAsia" w:hAnsi="Times New Roman" w:cs="Times New Roman"/>
          <w:i/>
          <w:sz w:val="24"/>
          <w:szCs w:val="24"/>
          <w:vertAlign w:val="subscript"/>
          <w:lang w:val="en-CA"/>
        </w:rPr>
        <w:t>i</w:t>
      </w:r>
      <w:proofErr w:type="spellEnd"/>
      <w:r w:rsidRPr="00987C9A">
        <w:rPr>
          <w:rFonts w:ascii="Times New Roman" w:eastAsiaTheme="minorEastAsia" w:hAnsi="Times New Roman" w:cs="Times New Roman"/>
          <w:sz w:val="24"/>
          <w:szCs w:val="24"/>
          <w:lang w:val="en-CA"/>
        </w:rPr>
        <w:t xml:space="preserve">, </w:t>
      </w:r>
      <w:proofErr w:type="spellStart"/>
      <w:r w:rsidRPr="00987C9A">
        <w:rPr>
          <w:rFonts w:ascii="Times New Roman" w:eastAsiaTheme="minorEastAsia" w:hAnsi="Times New Roman" w:cs="Times New Roman"/>
          <w:sz w:val="24"/>
          <w:szCs w:val="24"/>
          <w:lang w:val="en-CA"/>
        </w:rPr>
        <w:t>subyears</w:t>
      </w:r>
      <w:proofErr w:type="spellEnd"/>
      <w:r w:rsidRPr="00987C9A">
        <w:rPr>
          <w:rFonts w:ascii="Times New Roman" w:eastAsiaTheme="minorEastAsia" w:hAnsi="Times New Roman" w:cs="Times New Roman"/>
          <w:sz w:val="24"/>
          <w:szCs w:val="24"/>
          <w:lang w:val="en-CA"/>
        </w:rPr>
        <w:t xml:space="preserve"> </w:t>
      </w:r>
      <w:r w:rsidRPr="00987C9A">
        <w:rPr>
          <w:rFonts w:ascii="Times New Roman" w:eastAsiaTheme="minorEastAsia" w:hAnsi="Times New Roman" w:cs="Times New Roman"/>
          <w:i/>
          <w:sz w:val="24"/>
          <w:szCs w:val="24"/>
          <w:lang w:val="en-CA"/>
        </w:rPr>
        <w:t>m</w:t>
      </w:r>
      <w:r w:rsidRPr="00987C9A">
        <w:rPr>
          <w:rFonts w:ascii="Times New Roman" w:eastAsiaTheme="minorEastAsia" w:hAnsi="Times New Roman" w:cs="Times New Roman"/>
          <w:i/>
          <w:sz w:val="24"/>
          <w:szCs w:val="24"/>
          <w:vertAlign w:val="subscript"/>
          <w:lang w:val="en-CA"/>
        </w:rPr>
        <w:t>i</w:t>
      </w:r>
      <w:r w:rsidRPr="00987C9A">
        <w:rPr>
          <w:rFonts w:ascii="Times New Roman" w:eastAsiaTheme="minorEastAsia" w:hAnsi="Times New Roman" w:cs="Times New Roman"/>
          <w:sz w:val="24"/>
          <w:szCs w:val="24"/>
          <w:lang w:val="en-CA"/>
        </w:rPr>
        <w:t xml:space="preserve">, and regions </w:t>
      </w:r>
      <w:proofErr w:type="spellStart"/>
      <w:r w:rsidRPr="00987C9A">
        <w:rPr>
          <w:rFonts w:ascii="Times New Roman" w:eastAsiaTheme="minorEastAsia" w:hAnsi="Times New Roman" w:cs="Times New Roman"/>
          <w:i/>
          <w:sz w:val="24"/>
          <w:szCs w:val="24"/>
          <w:lang w:val="en-CA"/>
        </w:rPr>
        <w:t>r</w:t>
      </w:r>
      <w:r w:rsidRPr="00987C9A">
        <w:rPr>
          <w:rFonts w:ascii="Times New Roman" w:eastAsiaTheme="minorEastAsia" w:hAnsi="Times New Roman" w:cs="Times New Roman"/>
          <w:i/>
          <w:sz w:val="24"/>
          <w:szCs w:val="24"/>
          <w:vertAlign w:val="subscript"/>
          <w:lang w:val="en-CA"/>
        </w:rPr>
        <w:t>i</w:t>
      </w:r>
      <w:proofErr w:type="spellEnd"/>
      <w:r w:rsidRPr="00987C9A">
        <w:rPr>
          <w:rFonts w:ascii="Times New Roman" w:eastAsiaTheme="minorEastAsia" w:hAnsi="Times New Roman" w:cs="Times New Roman"/>
          <w:sz w:val="24"/>
          <w:szCs w:val="24"/>
          <w:lang w:val="en-CA"/>
        </w:rPr>
        <w:t xml:space="preserve">, the weight </w:t>
      </w:r>
      <w:r w:rsidRPr="00987C9A">
        <w:rPr>
          <w:rFonts w:ascii="Times New Roman" w:eastAsiaTheme="minorEastAsia" w:hAnsi="Times New Roman" w:cs="Times New Roman"/>
          <w:i/>
          <w:sz w:val="24"/>
          <w:szCs w:val="24"/>
          <w:lang w:val="en-CA"/>
        </w:rPr>
        <w:t>w,</w:t>
      </w:r>
      <w:r w:rsidRPr="00987C9A">
        <w:rPr>
          <w:rFonts w:ascii="Times New Roman" w:eastAsiaTheme="minorEastAsia" w:hAnsi="Times New Roman" w:cs="Times New Roman"/>
          <w:sz w:val="24"/>
          <w:szCs w:val="24"/>
          <w:lang w:val="en-CA"/>
        </w:rPr>
        <w:t xml:space="preserve"> of that tag for a specific stock is calculated</w:t>
      </w:r>
      <w:r w:rsidR="004A385F">
        <w:rPr>
          <w:rFonts w:ascii="Times New Roman" w:eastAsiaTheme="minorEastAsia" w:hAnsi="Times New Roman" w:cs="Times New Roman"/>
          <w:sz w:val="24"/>
          <w:szCs w:val="24"/>
          <w:lang w:val="en-CA"/>
        </w:rPr>
        <w:t xml:space="preserve"> as</w:t>
      </w:r>
      <w:r w:rsidRPr="00987C9A">
        <w:rPr>
          <w:rFonts w:ascii="Times New Roman" w:eastAsiaTheme="minorEastAsia" w:hAnsi="Times New Roman" w:cs="Times New Roman"/>
          <w:sz w:val="24"/>
          <w:szCs w:val="24"/>
          <w:lang w:val="en-CA"/>
        </w:rPr>
        <w:t>:</w:t>
      </w:r>
    </w:p>
    <w:p w14:paraId="1D4923DF" w14:textId="77777777" w:rsidR="007E218D" w:rsidRDefault="007E218D" w:rsidP="009E2EE0">
      <w:pPr>
        <w:jc w:val="both"/>
        <w:rPr>
          <w:rFonts w:ascii="Times New Roman" w:eastAsiaTheme="minorEastAsia" w:hAnsi="Times New Roman" w:cs="Times New Roman"/>
          <w:sz w:val="24"/>
          <w:szCs w:val="24"/>
          <w:lang w:val="en-CA"/>
        </w:rPr>
      </w:pPr>
    </w:p>
    <w:p w14:paraId="19F1D4E4" w14:textId="77777777" w:rsidR="007E218D" w:rsidRDefault="008D31F4"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w</m:t>
            </m:r>
          </m:e>
          <m:sub>
            <m:r>
              <w:rPr>
                <w:rFonts w:ascii="Cambria Math" w:eastAsiaTheme="minorEastAsia" w:hAnsi="Cambria Math" w:cs="Times New Roman"/>
                <w:sz w:val="24"/>
                <w:szCs w:val="24"/>
                <w:lang w:val="en-CA"/>
              </w:rPr>
              <m:t>t,s</m:t>
            </m:r>
          </m:sub>
        </m:sSub>
        <m:r>
          <w:rPr>
            <w:rFonts w:ascii="Cambria Math" w:eastAsiaTheme="minorEastAsia" w:hAnsi="Cambria Math" w:cs="Times New Roman"/>
            <w:sz w:val="24"/>
            <w:szCs w:val="24"/>
            <w:lang w:val="en-CA"/>
          </w:rPr>
          <m:t>=</m:t>
        </m:r>
        <m:f>
          <m:fPr>
            <m:ctrlPr>
              <w:rPr>
                <w:rFonts w:ascii="Cambria Math" w:eastAsiaTheme="minorEastAsia" w:hAnsi="Cambria Math" w:cs="Times New Roman"/>
                <w:i/>
                <w:sz w:val="24"/>
                <w:szCs w:val="24"/>
                <w:lang w:val="en-CA"/>
              </w:rPr>
            </m:ctrlPr>
          </m:fPr>
          <m:num>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i</m:t>
                </m:r>
              </m:sub>
              <m:sup/>
              <m:e>
                <m:d>
                  <m:dPr>
                    <m:begChr m:val="["/>
                    <m:endChr m:val="]"/>
                    <m:ctrlPr>
                      <w:rPr>
                        <w:rFonts w:ascii="Cambria Math" w:eastAsiaTheme="minorEastAsia" w:hAnsi="Cambria Math" w:cs="Times New Roman"/>
                        <w:i/>
                        <w:sz w:val="24"/>
                        <w:szCs w:val="24"/>
                        <w:lang w:val="en-CA"/>
                      </w:rPr>
                    </m:ctrlPr>
                  </m:dPr>
                  <m:e>
                    <m:f>
                      <m:fPr>
                        <m:type m:val="lin"/>
                        <m:ctrlPr>
                          <w:rPr>
                            <w:rFonts w:ascii="Cambria Math" w:eastAsiaTheme="minorEastAsia" w:hAnsi="Cambria Math" w:cs="Times New Roman"/>
                            <w:b/>
                            <w:bCs/>
                            <w:i/>
                            <w:sz w:val="24"/>
                            <w:szCs w:val="24"/>
                            <w:lang w:val="en-CA"/>
                          </w:rPr>
                        </m:ctrlPr>
                      </m:fPr>
                      <m:num>
                        <m:d>
                          <m:dPr>
                            <m:ctrlPr>
                              <w:rPr>
                                <w:rFonts w:ascii="Cambria Math" w:eastAsiaTheme="minorEastAsia" w:hAnsi="Cambria Math" w:cs="Times New Roman"/>
                                <w:b/>
                                <w:bCs/>
                                <w:i/>
                                <w:sz w:val="24"/>
                                <w:szCs w:val="24"/>
                                <w:lang w:val="en-CA"/>
                              </w:rPr>
                            </m:ctrlPr>
                          </m:dPr>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a</m:t>
                                </m:r>
                              </m:sub>
                              <m:sup/>
                              <m:e>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si,yi,mi,ai,ri</m:t>
                                    </m:r>
                                  </m:sub>
                                </m:sSub>
                              </m:e>
                            </m:nary>
                          </m:e>
                        </m:d>
                      </m:num>
                      <m:den>
                        <m:d>
                          <m:dPr>
                            <m:ctrlPr>
                              <w:rPr>
                                <w:rFonts w:ascii="Cambria Math" w:eastAsiaTheme="minorEastAsia" w:hAnsi="Cambria Math" w:cs="Times New Roman"/>
                                <w:b/>
                                <w:bCs/>
                                <w:i/>
                                <w:sz w:val="24"/>
                                <w:szCs w:val="24"/>
                                <w:lang w:val="en-CA"/>
                              </w:rPr>
                            </m:ctrlPr>
                          </m:dPr>
                          <m:e>
                            <m:nary>
                              <m:naryPr>
                                <m:chr m:val="∑"/>
                                <m:limLoc m:val="subSup"/>
                                <m:supHide m:val="1"/>
                                <m:ctrlPr>
                                  <w:rPr>
                                    <w:rFonts w:ascii="Cambria Math" w:eastAsiaTheme="minorEastAsia" w:hAnsi="Cambria Math" w:cs="Times New Roman"/>
                                    <w:b/>
                                    <w:bCs/>
                                    <w:i/>
                                    <w:sz w:val="24"/>
                                    <w:szCs w:val="24"/>
                                    <w:lang w:val="en-CA"/>
                                  </w:rPr>
                                </m:ctrlPr>
                              </m:naryPr>
                              <m:sub>
                                <m:r>
                                  <m:rPr>
                                    <m:sty m:val="bi"/>
                                  </m:rPr>
                                  <w:rPr>
                                    <w:rFonts w:ascii="Cambria Math" w:eastAsiaTheme="minorEastAsia" w:hAnsi="Cambria Math" w:cs="Times New Roman"/>
                                    <w:sz w:val="24"/>
                                    <w:szCs w:val="24"/>
                                    <w:lang w:val="en-CA"/>
                                  </w:rPr>
                                  <m:t>s</m:t>
                                </m:r>
                              </m:sub>
                              <m:sup/>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a</m:t>
                                    </m:r>
                                  </m:sub>
                                  <m:sup/>
                                  <m:e>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si,yi,mi,ai,ri</m:t>
                                        </m:r>
                                      </m:sub>
                                    </m:sSub>
                                  </m:e>
                                </m:nary>
                              </m:e>
                            </m:nary>
                          </m:e>
                        </m:d>
                      </m:den>
                    </m:f>
                  </m:e>
                </m:d>
              </m:e>
            </m:nary>
          </m:num>
          <m:den>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i</m:t>
                </m:r>
              </m:sub>
              <m:sup/>
              <m:e>
                <m:d>
                  <m:dPr>
                    <m:begChr m:val="["/>
                    <m:endChr m:val="]"/>
                    <m:ctrlPr>
                      <w:rPr>
                        <w:rFonts w:ascii="Cambria Math" w:eastAsiaTheme="minorEastAsia" w:hAnsi="Cambria Math" w:cs="Times New Roman"/>
                        <w:i/>
                        <w:sz w:val="24"/>
                        <w:szCs w:val="24"/>
                        <w:lang w:val="en-CA"/>
                      </w:rPr>
                    </m:ctrlPr>
                  </m:dPr>
                  <m:e>
                    <m:r>
                      <w:rPr>
                        <w:rFonts w:ascii="Cambria Math" w:eastAsiaTheme="minorEastAsia" w:hAnsi="Cambria Math" w:cs="Times New Roman"/>
                        <w:sz w:val="24"/>
                        <w:szCs w:val="24"/>
                        <w:lang w:val="en-CA"/>
                      </w:rPr>
                      <m:t>1-</m:t>
                    </m:r>
                    <m:f>
                      <m:fPr>
                        <m:type m:val="lin"/>
                        <m:ctrlPr>
                          <w:rPr>
                            <w:rFonts w:ascii="Cambria Math" w:eastAsiaTheme="minorEastAsia" w:hAnsi="Cambria Math" w:cs="Times New Roman"/>
                            <w:b/>
                            <w:bCs/>
                            <w:i/>
                            <w:sz w:val="24"/>
                            <w:szCs w:val="24"/>
                            <w:lang w:val="en-CA"/>
                          </w:rPr>
                        </m:ctrlPr>
                      </m:fPr>
                      <m:num>
                        <m:d>
                          <m:dPr>
                            <m:ctrlPr>
                              <w:rPr>
                                <w:rFonts w:ascii="Cambria Math" w:eastAsiaTheme="minorEastAsia" w:hAnsi="Cambria Math" w:cs="Times New Roman"/>
                                <w:b/>
                                <w:bCs/>
                                <w:i/>
                                <w:sz w:val="24"/>
                                <w:szCs w:val="24"/>
                                <w:lang w:val="en-CA"/>
                              </w:rPr>
                            </m:ctrlPr>
                          </m:dPr>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a</m:t>
                                </m:r>
                              </m:sub>
                              <m:sup/>
                              <m:e>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si,yi,mi,ai,ri</m:t>
                                    </m:r>
                                  </m:sub>
                                </m:sSub>
                              </m:e>
                            </m:nary>
                          </m:e>
                        </m:d>
                      </m:num>
                      <m:den>
                        <m:d>
                          <m:dPr>
                            <m:ctrlPr>
                              <w:rPr>
                                <w:rFonts w:ascii="Cambria Math" w:eastAsiaTheme="minorEastAsia" w:hAnsi="Cambria Math" w:cs="Times New Roman"/>
                                <w:b/>
                                <w:bCs/>
                                <w:i/>
                                <w:sz w:val="24"/>
                                <w:szCs w:val="24"/>
                                <w:lang w:val="en-CA"/>
                              </w:rPr>
                            </m:ctrlPr>
                          </m:dPr>
                          <m:e>
                            <m:nary>
                              <m:naryPr>
                                <m:chr m:val="∑"/>
                                <m:limLoc m:val="subSup"/>
                                <m:supHide m:val="1"/>
                                <m:ctrlPr>
                                  <w:rPr>
                                    <w:rFonts w:ascii="Cambria Math" w:eastAsiaTheme="minorEastAsia" w:hAnsi="Cambria Math" w:cs="Times New Roman"/>
                                    <w:b/>
                                    <w:bCs/>
                                    <w:i/>
                                    <w:sz w:val="24"/>
                                    <w:szCs w:val="24"/>
                                    <w:lang w:val="en-CA"/>
                                  </w:rPr>
                                </m:ctrlPr>
                              </m:naryPr>
                              <m:sub>
                                <m:r>
                                  <m:rPr>
                                    <m:sty m:val="bi"/>
                                  </m:rPr>
                                  <w:rPr>
                                    <w:rFonts w:ascii="Cambria Math" w:eastAsiaTheme="minorEastAsia" w:hAnsi="Cambria Math" w:cs="Times New Roman"/>
                                    <w:sz w:val="24"/>
                                    <w:szCs w:val="24"/>
                                    <w:lang w:val="en-CA"/>
                                  </w:rPr>
                                  <m:t>s</m:t>
                                </m:r>
                              </m:sub>
                              <m:sup/>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a</m:t>
                                    </m:r>
                                  </m:sub>
                                  <m:sup/>
                                  <m:e>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si,yi,mi,ai,ri</m:t>
                                        </m:r>
                                      </m:sub>
                                    </m:sSub>
                                  </m:e>
                                </m:nary>
                              </m:e>
                            </m:nary>
                          </m:e>
                        </m:d>
                      </m:den>
                    </m:f>
                  </m:e>
                </m:d>
              </m:e>
            </m:nary>
          </m:den>
        </m:f>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t xml:space="preserve">  </w:t>
      </w:r>
      <w:r w:rsidR="008D29D5">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41ECA">
        <w:rPr>
          <w:rFonts w:ascii="Times New Roman" w:eastAsiaTheme="minorEastAsia" w:hAnsi="Times New Roman" w:cs="Times New Roman"/>
          <w:sz w:val="24"/>
          <w:szCs w:val="24"/>
          <w:lang w:val="en-CA"/>
        </w:rPr>
        <w:t>16</w:t>
      </w:r>
      <w:r w:rsidR="00CA792F">
        <w:rPr>
          <w:rFonts w:ascii="Times New Roman" w:eastAsiaTheme="minorEastAsia" w:hAnsi="Times New Roman" w:cs="Times New Roman"/>
          <w:sz w:val="24"/>
          <w:szCs w:val="24"/>
          <w:lang w:val="en-CA"/>
        </w:rPr>
        <w:t>)</w:t>
      </w:r>
    </w:p>
    <w:p w14:paraId="6D80EF1D" w14:textId="77777777" w:rsidR="007E218D" w:rsidRDefault="007E218D" w:rsidP="009E2EE0">
      <w:pPr>
        <w:jc w:val="both"/>
        <w:rPr>
          <w:rFonts w:ascii="Times New Roman" w:eastAsiaTheme="minorEastAsia" w:hAnsi="Times New Roman" w:cs="Times New Roman"/>
          <w:sz w:val="24"/>
          <w:szCs w:val="24"/>
          <w:lang w:val="en-CA"/>
        </w:rPr>
      </w:pPr>
    </w:p>
    <w:p w14:paraId="066225E6"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This is simply the product of fractions of that stock in those time-area strata divided by the product of the fractions of other stocks in those time-area strata. An alternative approach would be to compare the relative probabilities of the observed movements among the stocks although it is unclear whether this circularity (PSAT data are a primary source of information regarding movement) could lead to estimation problems. </w:t>
      </w:r>
    </w:p>
    <w:p w14:paraId="7E548D7E" w14:textId="77777777" w:rsidR="007E218D" w:rsidRDefault="007E218D" w:rsidP="009E2EE0">
      <w:pPr>
        <w:jc w:val="both"/>
        <w:rPr>
          <w:rFonts w:ascii="Times New Roman" w:eastAsiaTheme="minorEastAsia" w:hAnsi="Times New Roman" w:cs="Times New Roman"/>
          <w:sz w:val="24"/>
          <w:szCs w:val="24"/>
          <w:lang w:val="en-CA"/>
        </w:rPr>
      </w:pPr>
    </w:p>
    <w:p w14:paraId="0CC509AC"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weighted </w:t>
      </w:r>
      <w:r w:rsidR="0003012F">
        <w:rPr>
          <w:rFonts w:ascii="Times New Roman" w:eastAsiaTheme="minorEastAsia" w:hAnsi="Times New Roman" w:cs="Times New Roman"/>
          <w:sz w:val="24"/>
          <w:szCs w:val="24"/>
          <w:lang w:val="en-CA"/>
        </w:rPr>
        <w:t>negative log-</w:t>
      </w:r>
      <w:r w:rsidRPr="00987C9A">
        <w:rPr>
          <w:rFonts w:ascii="Times New Roman" w:eastAsiaTheme="minorEastAsia" w:hAnsi="Times New Roman" w:cs="Times New Roman"/>
          <w:sz w:val="24"/>
          <w:szCs w:val="24"/>
          <w:lang w:val="en-CA"/>
        </w:rPr>
        <w:t>likelihood function is similar to that of the stocks of known origin but includes the appropriate weighting term for each tag</w:t>
      </w:r>
      <w:r w:rsidR="004A385F">
        <w:rPr>
          <w:rFonts w:ascii="Times New Roman" w:eastAsiaTheme="minorEastAsia" w:hAnsi="Times New Roman" w:cs="Times New Roman"/>
          <w:sz w:val="24"/>
          <w:szCs w:val="24"/>
          <w:lang w:val="en-CA"/>
        </w:rPr>
        <w:t>:</w:t>
      </w:r>
    </w:p>
    <w:p w14:paraId="7E10B85D" w14:textId="77777777" w:rsidR="007E218D" w:rsidRDefault="007E218D" w:rsidP="009E2EE0">
      <w:pPr>
        <w:jc w:val="both"/>
        <w:rPr>
          <w:rFonts w:ascii="Times New Roman" w:eastAsiaTheme="minorEastAsia" w:hAnsi="Times New Roman" w:cs="Times New Roman"/>
          <w:lang w:val="en-CA"/>
        </w:rPr>
      </w:pPr>
    </w:p>
    <w:p w14:paraId="627DC06B" w14:textId="77777777" w:rsidR="007E218D" w:rsidRDefault="008D31F4" w:rsidP="009E2EE0">
      <w:pPr>
        <w:jc w:val="both"/>
        <w:rPr>
          <w:rFonts w:ascii="Times New Roman" w:eastAsiaTheme="minorEastAsia" w:hAnsi="Times New Roman" w:cs="Times New Roman"/>
          <w:lang w:val="en-CA"/>
        </w:rPr>
      </w:pPr>
      <m:oMathPara>
        <m:oMathParaPr>
          <m:jc m:val="left"/>
        </m:oMathParaPr>
        <m:oMath>
          <m:sSub>
            <m:sSubPr>
              <m:ctrlPr>
                <w:rPr>
                  <w:rFonts w:ascii="Cambria Math" w:eastAsiaTheme="minorEastAsia" w:hAnsi="Cambria Math" w:cs="Times New Roman"/>
                  <w:i/>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lang w:val="en-CA"/>
                </w:rPr>
                <m:t>PSAT</m:t>
              </m:r>
            </m:sub>
          </m:sSub>
          <m:r>
            <w:rPr>
              <w:rFonts w:ascii="Cambria Math" w:eastAsiaTheme="minorEastAsia" w:hAnsi="Cambria Math" w:cs="Times New Roman"/>
              <w:lang w:val="en-CA"/>
            </w:rPr>
            <m:t>= -</m:t>
          </m:r>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t</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s</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y</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m</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y2</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m2</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r</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k</m:t>
                                          </m:r>
                                        </m:sub>
                                        <m:sup/>
                                        <m:e>
                                          <m:sSub>
                                            <m:sSubPr>
                                              <m:ctrlPr>
                                                <w:rPr>
                                                  <w:rFonts w:ascii="Cambria Math" w:eastAsiaTheme="minorEastAsia" w:hAnsi="Cambria Math" w:cs="Times New Roman"/>
                                                  <w:i/>
                                                  <w:lang w:val="en-CA"/>
                                                </w:rPr>
                                              </m:ctrlPr>
                                            </m:sSubPr>
                                            <m:e>
                                              <m:r>
                                                <w:rPr>
                                                  <w:rFonts w:ascii="Cambria Math" w:eastAsiaTheme="minorEastAsia" w:hAnsi="Cambria Math" w:cs="Times New Roman"/>
                                                  <w:lang w:val="en-CA"/>
                                                </w:rPr>
                                                <m:t>PSATu</m:t>
                                              </m:r>
                                            </m:e>
                                            <m:sub>
                                              <m:r>
                                                <w:rPr>
                                                  <w:rFonts w:ascii="Cambria Math" w:eastAsiaTheme="minorEastAsia" w:hAnsi="Cambria Math" w:cs="Times New Roman"/>
                                                  <w:lang w:val="en-CA"/>
                                                </w:rPr>
                                                <m:t>t, s,y,m,y2,m2,k</m:t>
                                              </m:r>
                                            </m:sub>
                                          </m:sSub>
                                        </m:e>
                                      </m:nary>
                                    </m:e>
                                  </m:nary>
                                </m:e>
                              </m:nary>
                            </m:e>
                          </m:nary>
                        </m:e>
                      </m:nary>
                    </m:e>
                  </m:nary>
                </m:e>
              </m:nary>
            </m:e>
          </m:nary>
        </m:oMath>
      </m:oMathPara>
    </w:p>
    <w:p w14:paraId="0D4BB3CC" w14:textId="515D7800" w:rsidR="007E218D" w:rsidRDefault="00CA792F" w:rsidP="00C80707">
      <w:pPr>
        <w:ind w:left="5040" w:firstLine="720"/>
        <w:jc w:val="both"/>
        <w:rPr>
          <w:rFonts w:ascii="Times New Roman" w:eastAsiaTheme="minorEastAsia" w:hAnsi="Times New Roman" w:cs="Times New Roman"/>
          <w:sz w:val="24"/>
          <w:szCs w:val="24"/>
          <w:lang w:val="en-CA"/>
        </w:rPr>
      </w:pPr>
      <m:oMath>
        <m:r>
          <w:rPr>
            <w:rFonts w:ascii="Cambria Math" w:eastAsiaTheme="minorEastAsia" w:hAnsi="Cambria Math" w:cs="Times New Roman"/>
            <w:lang w:val="en-CA"/>
          </w:rPr>
          <m:t>∙ln</m:t>
        </m:r>
        <m:d>
          <m:dPr>
            <m:ctrlPr>
              <w:rPr>
                <w:rFonts w:ascii="Cambria Math" w:eastAsiaTheme="minorEastAsia" w:hAnsi="Cambria Math" w:cs="Times New Roman"/>
                <w:i/>
                <w:lang w:val="en-CA"/>
              </w:rPr>
            </m:ctrlPr>
          </m:dPr>
          <m:e>
            <m:sSub>
              <m:sSubPr>
                <m:ctrlPr>
                  <w:rPr>
                    <w:rFonts w:ascii="Cambria Math" w:eastAsiaTheme="minorEastAsia" w:hAnsi="Cambria Math" w:cs="Times New Roman"/>
                    <w:i/>
                    <w:lang w:val="en-CA"/>
                  </w:rPr>
                </m:ctrlPr>
              </m:sSubPr>
              <m:e>
                <m:acc>
                  <m:accPr>
                    <m:ctrlPr>
                      <w:rPr>
                        <w:rFonts w:ascii="Cambria Math" w:eastAsiaTheme="minorEastAsia" w:hAnsi="Cambria Math" w:cs="Times New Roman"/>
                        <w:i/>
                        <w:lang w:val="en-CA"/>
                      </w:rPr>
                    </m:ctrlPr>
                  </m:accPr>
                  <m:e>
                    <m:r>
                      <w:rPr>
                        <w:rFonts w:ascii="Cambria Math" w:eastAsiaTheme="minorEastAsia" w:hAnsi="Cambria Math" w:cs="Times New Roman"/>
                        <w:lang w:val="en-CA"/>
                      </w:rPr>
                      <m:t>θ</m:t>
                    </m:r>
                  </m:e>
                </m:acc>
              </m:e>
              <m:sub>
                <m:r>
                  <w:rPr>
                    <w:rFonts w:ascii="Cambria Math" w:eastAsiaTheme="minorEastAsia" w:hAnsi="Cambria Math" w:cs="Times New Roman"/>
                    <w:lang w:val="en-CA"/>
                  </w:rPr>
                  <m:t>s,y,m,y2,m2,r,k</m:t>
                </m:r>
              </m:sub>
            </m:sSub>
          </m:e>
        </m:d>
        <m:r>
          <w:rPr>
            <w:rFonts w:ascii="Cambria Math" w:eastAsiaTheme="minorEastAsia" w:hAnsi="Cambria Math" w:cs="Times New Roman"/>
            <w:lang w:val="en-CA"/>
          </w:rPr>
          <m:t>∙</m:t>
        </m:r>
        <m:sSub>
          <m:sSubPr>
            <m:ctrlPr>
              <w:rPr>
                <w:rFonts w:ascii="Cambria Math" w:eastAsiaTheme="minorEastAsia" w:hAnsi="Cambria Math" w:cs="Times New Roman"/>
                <w:i/>
                <w:lang w:val="en-CA"/>
              </w:rPr>
            </m:ctrlPr>
          </m:sSubPr>
          <m:e>
            <m:r>
              <w:rPr>
                <w:rFonts w:ascii="Cambria Math" w:eastAsiaTheme="minorEastAsia" w:hAnsi="Cambria Math" w:cs="Times New Roman"/>
                <w:lang w:val="en-CA"/>
              </w:rPr>
              <m:t>w</m:t>
            </m:r>
          </m:e>
          <m:sub>
            <m:r>
              <w:rPr>
                <w:rFonts w:ascii="Cambria Math" w:eastAsiaTheme="minorEastAsia" w:hAnsi="Cambria Math" w:cs="Times New Roman"/>
                <w:lang w:val="en-CA"/>
              </w:rPr>
              <m:t>t,s</m:t>
            </m:r>
          </m:sub>
        </m:sSub>
      </m:oMath>
      <w:r w:rsidRPr="00F22DC4">
        <w:rPr>
          <w:rFonts w:ascii="Times New Roman" w:eastAsiaTheme="minorEastAsia" w:hAnsi="Times New Roman" w:cs="Times New Roman"/>
          <w:lang w:val="en-CA"/>
        </w:rPr>
        <w:t xml:space="preserve"> </w:t>
      </w:r>
      <w:r w:rsidR="00F22DC4">
        <w:rPr>
          <w:rFonts w:ascii="Times New Roman" w:eastAsiaTheme="minorEastAsia" w:hAnsi="Times New Roman" w:cs="Times New Roman"/>
          <w:lang w:val="en-CA"/>
        </w:rPr>
        <w:t xml:space="preserve">  </w:t>
      </w:r>
      <w:r w:rsidRP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41ECA">
        <w:rPr>
          <w:rFonts w:ascii="Times New Roman" w:eastAsiaTheme="minorEastAsia" w:hAnsi="Times New Roman" w:cs="Times New Roman"/>
          <w:sz w:val="24"/>
          <w:szCs w:val="24"/>
          <w:lang w:val="en-CA"/>
        </w:rPr>
        <w:t>17</w:t>
      </w:r>
      <w:r w:rsidRPr="00CA792F">
        <w:rPr>
          <w:rFonts w:ascii="Times New Roman" w:eastAsiaTheme="minorEastAsia" w:hAnsi="Times New Roman" w:cs="Times New Roman"/>
          <w:sz w:val="24"/>
          <w:szCs w:val="24"/>
          <w:lang w:val="en-CA"/>
        </w:rPr>
        <w:t>)</w:t>
      </w:r>
    </w:p>
    <w:p w14:paraId="2C3D544E" w14:textId="77777777" w:rsidR="007E218D" w:rsidRDefault="007E218D" w:rsidP="009E2EE0">
      <w:pPr>
        <w:jc w:val="both"/>
        <w:rPr>
          <w:rFonts w:ascii="Times New Roman" w:eastAsiaTheme="minorEastAsia" w:hAnsi="Times New Roman" w:cs="Times New Roman"/>
          <w:sz w:val="24"/>
          <w:szCs w:val="24"/>
          <w:lang w:val="en-CA"/>
        </w:rPr>
      </w:pPr>
    </w:p>
    <w:p w14:paraId="47D7FAD8"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w:t>
      </w:r>
      <w:r w:rsidR="0003012F">
        <w:rPr>
          <w:rFonts w:ascii="Times New Roman" w:eastAsiaTheme="minorEastAsia" w:hAnsi="Times New Roman" w:cs="Times New Roman"/>
          <w:sz w:val="24"/>
          <w:szCs w:val="24"/>
          <w:lang w:val="en-CA"/>
        </w:rPr>
        <w:t xml:space="preserve">negative </w:t>
      </w:r>
      <w:r w:rsidRPr="00987C9A">
        <w:rPr>
          <w:rFonts w:ascii="Times New Roman" w:eastAsiaTheme="minorEastAsia" w:hAnsi="Times New Roman" w:cs="Times New Roman"/>
          <w:sz w:val="24"/>
          <w:szCs w:val="24"/>
          <w:lang w:val="en-CA"/>
        </w:rPr>
        <w:t xml:space="preserve">log-likelihood component for stock of origin data </w:t>
      </w:r>
      <w:r w:rsidRPr="00987C9A">
        <w:rPr>
          <w:rFonts w:ascii="Times New Roman" w:eastAsiaTheme="minorEastAsia" w:hAnsi="Times New Roman" w:cs="Times New Roman"/>
          <w:i/>
          <w:sz w:val="24"/>
          <w:szCs w:val="24"/>
          <w:lang w:val="en-CA"/>
        </w:rPr>
        <w:t>SOO</w:t>
      </w:r>
      <w:r w:rsidRPr="00987C9A">
        <w:rPr>
          <w:rFonts w:ascii="Times New Roman" w:eastAsiaTheme="minorEastAsia" w:hAnsi="Times New Roman" w:cs="Times New Roman"/>
          <w:sz w:val="24"/>
          <w:szCs w:val="24"/>
          <w:lang w:val="en-CA"/>
        </w:rPr>
        <w:t xml:space="preserve"> </w:t>
      </w:r>
      <w:r w:rsidR="0003012F">
        <w:rPr>
          <w:rFonts w:ascii="Times New Roman" w:eastAsiaTheme="minorEastAsia" w:hAnsi="Times New Roman" w:cs="Times New Roman"/>
          <w:sz w:val="24"/>
          <w:szCs w:val="24"/>
          <w:lang w:val="en-CA"/>
        </w:rPr>
        <w:t>i</w:t>
      </w:r>
      <w:r w:rsidRPr="00987C9A">
        <w:rPr>
          <w:rFonts w:ascii="Times New Roman" w:eastAsiaTheme="minorEastAsia" w:hAnsi="Times New Roman" w:cs="Times New Roman"/>
          <w:sz w:val="24"/>
          <w:szCs w:val="24"/>
          <w:lang w:val="en-CA"/>
        </w:rPr>
        <w:t xml:space="preserve">s also calculated assuming a multinomial distribution: </w:t>
      </w:r>
    </w:p>
    <w:p w14:paraId="43BF0763" w14:textId="77777777" w:rsidR="007E218D" w:rsidRDefault="007E218D" w:rsidP="009E2EE0">
      <w:pPr>
        <w:jc w:val="both"/>
        <w:rPr>
          <w:rFonts w:ascii="Times New Roman" w:eastAsiaTheme="minorEastAsia" w:hAnsi="Times New Roman" w:cs="Times New Roman"/>
          <w:sz w:val="24"/>
          <w:szCs w:val="24"/>
          <w:lang w:val="en-CA"/>
        </w:rPr>
      </w:pPr>
    </w:p>
    <w:p w14:paraId="128B2F6B" w14:textId="77777777" w:rsidR="007E218D" w:rsidRDefault="008D31F4"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SOO</m:t>
            </m:r>
          </m:sub>
        </m:sSub>
        <m:r>
          <w:rPr>
            <w:rFonts w:ascii="Cambria Math" w:eastAsiaTheme="minorEastAsia" w:hAnsi="Cambria Math" w:cs="Times New Roman"/>
            <w:sz w:val="24"/>
            <w:szCs w:val="24"/>
            <w:lang w:val="en-CA"/>
          </w:rPr>
          <m:t>= -</m:t>
        </m:r>
        <m:nary>
          <m:naryPr>
            <m:chr m:val="∑"/>
            <m:limLoc m:val="subSup"/>
            <m:supHide m:val="1"/>
            <m:ctrlPr>
              <w:rPr>
                <w:rFonts w:ascii="Cambria Math" w:eastAsiaTheme="minorEastAsia" w:hAnsi="Cambria Math" w:cs="Times New Roman"/>
                <w:i/>
                <w:sz w:val="24"/>
                <w:szCs w:val="24"/>
                <w:lang w:val="en-CA"/>
              </w:rPr>
            </m:ctrlPr>
          </m:naryPr>
          <m:sub>
            <m:r>
              <m:rPr>
                <m:sty m:val="bi"/>
              </m:rPr>
              <w:rPr>
                <w:rFonts w:ascii="Cambria Math" w:eastAsiaTheme="minorEastAsia" w:hAnsi="Cambria Math" w:cs="Times New Roman"/>
                <w:sz w:val="24"/>
                <w:szCs w:val="24"/>
                <w:lang w:val="en-CA"/>
              </w:rPr>
              <m:t>s</m:t>
            </m:r>
          </m:sub>
          <m:sup/>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y</m:t>
                </m:r>
              </m:sub>
              <m:sup/>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m</m:t>
                    </m:r>
                  </m:sub>
                  <m:sup/>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r</m:t>
                        </m:r>
                      </m:sub>
                      <m:sup/>
                      <m:e>
                        <m:nary>
                          <m:naryPr>
                            <m:chr m:val="∑"/>
                            <m:limLoc m:val="subSup"/>
                            <m:supHide m:val="1"/>
                            <m:ctrlPr>
                              <w:rPr>
                                <w:rFonts w:ascii="Cambria Math" w:eastAsiaTheme="minorEastAsia" w:hAnsi="Cambria Math" w:cs="Times New Roman"/>
                                <w:i/>
                                <w:sz w:val="24"/>
                                <w:szCs w:val="24"/>
                                <w:lang w:val="en-CA"/>
                              </w:rPr>
                            </m:ctrlPr>
                          </m:naryPr>
                          <m:sub>
                            <m:r>
                              <m:rPr>
                                <m:sty m:val="bi"/>
                              </m:rPr>
                              <w:rPr>
                                <w:rFonts w:ascii="Cambria Math" w:eastAsiaTheme="minorEastAsia" w:hAnsi="Cambria Math" w:cs="Times New Roman"/>
                                <w:sz w:val="24"/>
                                <w:szCs w:val="24"/>
                                <w:lang w:val="en-CA"/>
                              </w:rPr>
                              <m:t>f</m:t>
                            </m:r>
                          </m:sub>
                          <m:sup/>
                          <m:e>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SOO</m:t>
                                </m:r>
                              </m:e>
                              <m:sub>
                                <m:r>
                                  <w:rPr>
                                    <w:rFonts w:ascii="Cambria Math" w:eastAsiaTheme="minorEastAsia" w:hAnsi="Cambria Math" w:cs="Times New Roman"/>
                                    <w:sz w:val="24"/>
                                    <w:szCs w:val="24"/>
                                    <w:lang w:val="en-CA"/>
                                  </w:rPr>
                                  <m:t>s,y,</m:t>
                                </m:r>
                                <m:r>
                                  <m:rPr>
                                    <m:sty m:val="bi"/>
                                  </m:rPr>
                                  <w:rPr>
                                    <w:rFonts w:ascii="Cambria Math" w:eastAsiaTheme="minorEastAsia" w:hAnsi="Cambria Math" w:cs="Times New Roman"/>
                                    <w:sz w:val="24"/>
                                    <w:szCs w:val="24"/>
                                    <w:lang w:val="en-CA"/>
                                  </w:rPr>
                                  <m:t>m,r,f</m:t>
                                </m:r>
                              </m:sub>
                            </m:sSub>
                            <m:r>
                              <w:rPr>
                                <w:rFonts w:ascii="Cambria Math" w:eastAsiaTheme="minorEastAsia" w:hAnsi="Cambria Math" w:cs="Times New Roman"/>
                                <w:sz w:val="24"/>
                                <w:szCs w:val="24"/>
                                <w:lang w:val="en-CA"/>
                              </w:rPr>
                              <m:t>∙ln</m:t>
                            </m:r>
                            <m:d>
                              <m:dPr>
                                <m:ctrlPr>
                                  <w:rPr>
                                    <w:rFonts w:ascii="Cambria Math" w:eastAsiaTheme="minorEastAsia" w:hAnsi="Cambria Math" w:cs="Times New Roman"/>
                                    <w:i/>
                                    <w:sz w:val="24"/>
                                    <w:szCs w:val="24"/>
                                    <w:lang w:val="en-CA"/>
                                  </w:rPr>
                                </m:ctrlPr>
                              </m:dPr>
                              <m:e>
                                <m:sSub>
                                  <m:sSubPr>
                                    <m:ctrlPr>
                                      <w:rPr>
                                        <w:rFonts w:ascii="Cambria Math" w:eastAsiaTheme="minorEastAsia" w:hAnsi="Cambria Math" w:cs="Times New Roman"/>
                                        <w:i/>
                                        <w:sz w:val="24"/>
                                        <w:szCs w:val="24"/>
                                        <w:lang w:val="en-CA"/>
                                      </w:rPr>
                                    </m:ctrlPr>
                                  </m:sSubPr>
                                  <m:e>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SOO</m:t>
                                        </m:r>
                                      </m:e>
                                    </m:acc>
                                  </m:e>
                                  <m:sub>
                                    <m:r>
                                      <w:rPr>
                                        <w:rFonts w:ascii="Cambria Math" w:eastAsiaTheme="minorEastAsia" w:hAnsi="Cambria Math" w:cs="Times New Roman"/>
                                        <w:sz w:val="24"/>
                                        <w:szCs w:val="24"/>
                                        <w:lang w:val="en-CA"/>
                                      </w:rPr>
                                      <m:t>s,y,m,r,f</m:t>
                                    </m:r>
                                  </m:sub>
                                </m:sSub>
                              </m:e>
                            </m:d>
                          </m:e>
                        </m:nary>
                      </m:e>
                    </m:nary>
                  </m:e>
                </m:nary>
              </m:e>
            </m:nary>
          </m:e>
        </m:nary>
      </m:oMath>
      <w:r w:rsidR="00F22DC4">
        <w:rPr>
          <w:rFonts w:ascii="Times New Roman" w:eastAsiaTheme="minorEastAsia" w:hAnsi="Times New Roman" w:cs="Times New Roman"/>
          <w:sz w:val="24"/>
          <w:szCs w:val="24"/>
          <w:lang w:val="en-CA"/>
        </w:rPr>
        <w:t xml:space="preserve"> </w:t>
      </w:r>
      <w:r w:rsidR="00F22DC4">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ab/>
      </w:r>
      <w:r w:rsidR="00673E2E">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41ECA">
        <w:rPr>
          <w:rFonts w:ascii="Times New Roman" w:eastAsiaTheme="minorEastAsia" w:hAnsi="Times New Roman" w:cs="Times New Roman"/>
          <w:sz w:val="24"/>
          <w:szCs w:val="24"/>
          <w:lang w:val="en-CA"/>
        </w:rPr>
        <w:t>18</w:t>
      </w:r>
      <w:r w:rsidR="00F22DC4">
        <w:rPr>
          <w:rFonts w:ascii="Times New Roman" w:eastAsiaTheme="minorEastAsia" w:hAnsi="Times New Roman" w:cs="Times New Roman"/>
          <w:sz w:val="24"/>
          <w:szCs w:val="24"/>
          <w:lang w:val="en-CA"/>
        </w:rPr>
        <w:t>)</w:t>
      </w:r>
    </w:p>
    <w:p w14:paraId="00A6D62B" w14:textId="77777777" w:rsidR="007E218D" w:rsidRDefault="007E218D" w:rsidP="009E2EE0">
      <w:pPr>
        <w:jc w:val="both"/>
        <w:rPr>
          <w:rFonts w:ascii="Times New Roman" w:eastAsiaTheme="minorEastAsia" w:hAnsi="Times New Roman" w:cs="Times New Roman"/>
          <w:b/>
          <w:i/>
          <w:sz w:val="24"/>
          <w:szCs w:val="24"/>
          <w:lang w:val="en-CA"/>
        </w:rPr>
      </w:pPr>
    </w:p>
    <w:p w14:paraId="1B72EF3D"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In addition to these likelihood functions for observed data, priors may be placed on the steepness parameter </w:t>
      </w:r>
      <w:r w:rsidRPr="00987C9A">
        <w:rPr>
          <w:rFonts w:ascii="Times New Roman" w:eastAsiaTheme="minorEastAsia" w:hAnsi="Times New Roman" w:cs="Times New Roman"/>
          <w:i/>
          <w:sz w:val="24"/>
          <w:szCs w:val="24"/>
          <w:lang w:val="en-CA"/>
        </w:rPr>
        <w:t>h</w:t>
      </w:r>
      <w:r w:rsidRPr="00987C9A">
        <w:rPr>
          <w:rFonts w:ascii="Times New Roman" w:eastAsiaTheme="minorEastAsia" w:hAnsi="Times New Roman" w:cs="Times New Roman"/>
          <w:sz w:val="24"/>
          <w:szCs w:val="24"/>
          <w:lang w:val="en-CA"/>
        </w:rPr>
        <w:t xml:space="preserve">, of the stock recruitment relationship and a factor </w:t>
      </w:r>
      <w:proofErr w:type="spellStart"/>
      <w:r w:rsidRPr="00987C9A">
        <w:rPr>
          <w:rFonts w:ascii="Times New Roman" w:eastAsiaTheme="minorEastAsia" w:hAnsi="Times New Roman" w:cs="Times New Roman"/>
          <w:i/>
          <w:sz w:val="24"/>
          <w:szCs w:val="24"/>
          <w:lang w:val="en-CA"/>
        </w:rPr>
        <w:t>Mfac</w:t>
      </w:r>
      <w:proofErr w:type="spellEnd"/>
      <w:r w:rsidRPr="00987C9A">
        <w:rPr>
          <w:rFonts w:ascii="Times New Roman" w:eastAsiaTheme="minorEastAsia" w:hAnsi="Times New Roman" w:cs="Times New Roman"/>
          <w:sz w:val="24"/>
          <w:szCs w:val="24"/>
          <w:lang w:val="en-CA"/>
        </w:rPr>
        <w:t xml:space="preserve">, multiplied by the user specified natural mortality rate-at-age schedule </w:t>
      </w:r>
      <w:proofErr w:type="spellStart"/>
      <w:r w:rsidRPr="00987C9A">
        <w:rPr>
          <w:rFonts w:ascii="Times New Roman" w:eastAsiaTheme="minorEastAsia" w:hAnsi="Times New Roman" w:cs="Times New Roman"/>
          <w:i/>
          <w:sz w:val="24"/>
          <w:szCs w:val="24"/>
          <w:lang w:val="en-CA"/>
        </w:rPr>
        <w:t>Minit</w:t>
      </w:r>
      <w:proofErr w:type="spellEnd"/>
      <w:r w:rsidR="002A7158">
        <w:rPr>
          <w:rFonts w:ascii="Times New Roman" w:eastAsiaTheme="minorEastAsia" w:hAnsi="Times New Roman" w:cs="Times New Roman"/>
          <w:sz w:val="24"/>
          <w:szCs w:val="24"/>
          <w:lang w:val="en-CA"/>
        </w:rPr>
        <w:t>:</w:t>
      </w:r>
    </w:p>
    <w:p w14:paraId="2350B2CE" w14:textId="77777777" w:rsidR="007E218D" w:rsidRDefault="007E218D" w:rsidP="009E2EE0">
      <w:pPr>
        <w:jc w:val="both"/>
        <w:rPr>
          <w:rFonts w:ascii="Times New Roman" w:eastAsiaTheme="minorEastAsia" w:hAnsi="Times New Roman" w:cs="Times New Roman"/>
          <w:sz w:val="24"/>
          <w:szCs w:val="24"/>
          <w:lang w:val="en-CA"/>
        </w:rPr>
      </w:pPr>
    </w:p>
    <w:p w14:paraId="69E85E4A" w14:textId="77777777" w:rsidR="007E218D" w:rsidRDefault="008D31F4"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M</m:t>
            </m:r>
          </m:e>
          <m:sub>
            <m:r>
              <w:rPr>
                <w:rFonts w:ascii="Cambria Math" w:eastAsiaTheme="minorEastAsia" w:hAnsi="Cambria Math" w:cs="Times New Roman"/>
                <w:sz w:val="24"/>
                <w:szCs w:val="24"/>
                <w:lang w:val="en-CA"/>
              </w:rPr>
              <m:t>s,a</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Minit</m:t>
            </m:r>
          </m:e>
          <m:sub>
            <m:r>
              <w:rPr>
                <w:rFonts w:ascii="Cambria Math" w:eastAsiaTheme="minorEastAsia" w:hAnsi="Cambria Math" w:cs="Times New Roman"/>
                <w:sz w:val="24"/>
                <w:szCs w:val="24"/>
                <w:lang w:val="en-CA"/>
              </w:rPr>
              <m:t>s,a</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Mfac</m:t>
            </m:r>
          </m:e>
          <m:sub>
            <m:r>
              <w:rPr>
                <w:rFonts w:ascii="Cambria Math" w:eastAsiaTheme="minorEastAsia" w:hAnsi="Cambria Math" w:cs="Times New Roman"/>
                <w:sz w:val="24"/>
                <w:szCs w:val="24"/>
                <w:lang w:val="en-CA"/>
              </w:rPr>
              <m:t>s</m:t>
            </m:r>
          </m:sub>
        </m:sSub>
      </m:oMath>
      <w:r w:rsidR="00F22DC4">
        <w:rPr>
          <w:rFonts w:ascii="Times New Roman" w:eastAsiaTheme="minorEastAsia" w:hAnsi="Times New Roman" w:cs="Times New Roman"/>
          <w:sz w:val="24"/>
          <w:szCs w:val="24"/>
          <w:lang w:val="en-CA"/>
        </w:rPr>
        <w:t xml:space="preserve"> </w:t>
      </w:r>
      <w:r w:rsidR="00F22DC4">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ab/>
      </w:r>
      <w:r w:rsidR="008D29D5">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41ECA">
        <w:rPr>
          <w:rFonts w:ascii="Times New Roman" w:eastAsiaTheme="minorEastAsia" w:hAnsi="Times New Roman" w:cs="Times New Roman"/>
          <w:sz w:val="24"/>
          <w:szCs w:val="24"/>
          <w:lang w:val="en-CA"/>
        </w:rPr>
        <w:t>19</w:t>
      </w:r>
      <w:r w:rsidR="00F22DC4">
        <w:rPr>
          <w:rFonts w:ascii="Times New Roman" w:eastAsiaTheme="minorEastAsia" w:hAnsi="Times New Roman" w:cs="Times New Roman"/>
          <w:sz w:val="24"/>
          <w:szCs w:val="24"/>
          <w:lang w:val="en-CA"/>
        </w:rPr>
        <w:t>)</w:t>
      </w:r>
    </w:p>
    <w:p w14:paraId="12763017" w14:textId="77777777" w:rsidR="007E218D" w:rsidRDefault="007E218D" w:rsidP="009E2EE0">
      <w:pPr>
        <w:jc w:val="both"/>
        <w:rPr>
          <w:rFonts w:ascii="Times New Roman" w:eastAsiaTheme="minorEastAsia" w:hAnsi="Times New Roman" w:cs="Times New Roman"/>
          <w:sz w:val="24"/>
          <w:szCs w:val="24"/>
          <w:lang w:val="en-CA"/>
        </w:rPr>
      </w:pPr>
    </w:p>
    <w:p w14:paraId="5B1F8D10"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factor applied to the natural mortality rate-at-age schedule is assumed to be lognormally distributed according to user specified mean and standard deviation parameters. </w:t>
      </w:r>
    </w:p>
    <w:p w14:paraId="64738D2E" w14:textId="77777777" w:rsidR="007E218D" w:rsidRDefault="007E218D" w:rsidP="009E2EE0">
      <w:pPr>
        <w:jc w:val="both"/>
        <w:rPr>
          <w:rFonts w:ascii="Times New Roman" w:eastAsiaTheme="minorEastAsia" w:hAnsi="Times New Roman" w:cs="Times New Roman"/>
          <w:sz w:val="24"/>
          <w:szCs w:val="24"/>
          <w:lang w:val="en-CA"/>
        </w:rPr>
      </w:pPr>
    </w:p>
    <w:p w14:paraId="3FFC0CE8" w14:textId="77777777" w:rsidR="007E218D" w:rsidRDefault="008D31F4"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M</m:t>
            </m:r>
          </m:sub>
        </m:sSub>
        <m: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s</m:t>
            </m:r>
          </m:sub>
          <m:sup/>
          <m:e>
            <m:r>
              <w:rPr>
                <w:rFonts w:ascii="Cambria Math" w:eastAsiaTheme="minorEastAsia" w:hAnsi="Cambria Math" w:cs="Times New Roman"/>
                <w:sz w:val="24"/>
                <w:szCs w:val="24"/>
                <w:lang w:val="en-CA"/>
              </w:rPr>
              <m:t>ln</m:t>
            </m:r>
            <m:d>
              <m:dPr>
                <m:ctrlPr>
                  <w:rPr>
                    <w:rFonts w:ascii="Cambria Math" w:eastAsiaTheme="minorEastAsia" w:hAnsi="Cambria Math" w:cs="Times New Roman"/>
                    <w:i/>
                    <w:sz w:val="24"/>
                    <w:szCs w:val="24"/>
                    <w:lang w:val="en-CA"/>
                  </w:rPr>
                </m:ctrlPr>
              </m:dPr>
              <m:e>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σM</m:t>
                    </m:r>
                  </m:e>
                  <m:sub>
                    <m:r>
                      <w:rPr>
                        <w:rFonts w:ascii="Cambria Math" w:eastAsiaTheme="minorEastAsia" w:hAnsi="Cambria Math" w:cs="Times New Roman"/>
                        <w:sz w:val="24"/>
                        <w:szCs w:val="24"/>
                        <w:lang w:val="en-CA"/>
                      </w:rPr>
                      <m:t>s</m:t>
                    </m:r>
                  </m:sub>
                </m:sSub>
              </m:e>
            </m:d>
            <m:r>
              <w:rPr>
                <w:rFonts w:ascii="Cambria Math" w:eastAsiaTheme="minorEastAsia" w:hAnsi="Cambria Math" w:cs="Times New Roman"/>
                <w:sz w:val="24"/>
                <w:szCs w:val="24"/>
                <w:lang w:val="en-CA"/>
              </w:rPr>
              <m:t>+</m:t>
            </m:r>
            <m:f>
              <m:fPr>
                <m:ctrlPr>
                  <w:rPr>
                    <w:rFonts w:ascii="Cambria Math" w:eastAsiaTheme="minorEastAsia" w:hAnsi="Cambria Math" w:cs="Times New Roman"/>
                    <w:i/>
                    <w:sz w:val="24"/>
                    <w:szCs w:val="24"/>
                    <w:lang w:val="en-CA"/>
                  </w:rPr>
                </m:ctrlPr>
              </m:fPr>
              <m:num>
                <m:sSup>
                  <m:sSupPr>
                    <m:ctrlPr>
                      <w:rPr>
                        <w:rFonts w:ascii="Cambria Math" w:eastAsiaTheme="minorEastAsia" w:hAnsi="Cambria Math" w:cs="Times New Roman"/>
                        <w:i/>
                        <w:sz w:val="24"/>
                        <w:szCs w:val="24"/>
                        <w:lang w:val="en-CA"/>
                      </w:rPr>
                    </m:ctrlPr>
                  </m:sSupPr>
                  <m:e>
                    <m:d>
                      <m:dPr>
                        <m:ctrlPr>
                          <w:rPr>
                            <w:rFonts w:ascii="Cambria Math" w:eastAsiaTheme="minorEastAsia" w:hAnsi="Cambria Math" w:cs="Times New Roman"/>
                            <w:i/>
                            <w:sz w:val="24"/>
                            <w:szCs w:val="24"/>
                            <w:lang w:val="en-CA"/>
                          </w:rPr>
                        </m:ctrlPr>
                      </m:dPr>
                      <m:e>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Mfac</m:t>
                            </m:r>
                          </m:e>
                          <m:sub>
                            <m:r>
                              <w:rPr>
                                <w:rFonts w:ascii="Cambria Math" w:eastAsiaTheme="minorEastAsia" w:hAnsi="Cambria Math" w:cs="Times New Roman"/>
                                <w:sz w:val="24"/>
                                <w:szCs w:val="24"/>
                                <w:lang w:val="en-CA"/>
                              </w:rPr>
                              <m:t>s</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μM</m:t>
                            </m:r>
                          </m:e>
                          <m:sub>
                            <m:r>
                              <w:rPr>
                                <w:rFonts w:ascii="Cambria Math" w:eastAsiaTheme="minorEastAsia" w:hAnsi="Cambria Math" w:cs="Times New Roman"/>
                                <w:sz w:val="24"/>
                                <w:szCs w:val="24"/>
                                <w:lang w:val="en-CA"/>
                              </w:rPr>
                              <m:t>s</m:t>
                            </m:r>
                          </m:sub>
                        </m:sSub>
                      </m:e>
                    </m:d>
                  </m:e>
                  <m:sup>
                    <m:r>
                      <w:rPr>
                        <w:rFonts w:ascii="Cambria Math" w:eastAsiaTheme="minorEastAsia" w:hAnsi="Cambria Math" w:cs="Times New Roman"/>
                        <w:sz w:val="24"/>
                        <w:szCs w:val="24"/>
                        <w:lang w:val="en-CA"/>
                      </w:rPr>
                      <m:t>2</m:t>
                    </m:r>
                  </m:sup>
                </m:sSup>
              </m:num>
              <m:den>
                <m:r>
                  <w:rPr>
                    <w:rFonts w:ascii="Cambria Math" w:eastAsiaTheme="minorEastAsia" w:hAnsi="Cambria Math" w:cs="Times New Roman"/>
                    <w:sz w:val="24"/>
                    <w:szCs w:val="24"/>
                    <w:lang w:val="en-CA"/>
                  </w:rPr>
                  <m:t>2∙</m:t>
                </m:r>
                <m:sSubSup>
                  <m:sSubSupPr>
                    <m:ctrlPr>
                      <w:rPr>
                        <w:rFonts w:ascii="Cambria Math" w:eastAsiaTheme="minorEastAsia" w:hAnsi="Cambria Math" w:cs="Times New Roman"/>
                        <w:i/>
                        <w:sz w:val="24"/>
                        <w:szCs w:val="24"/>
                        <w:lang w:val="en-CA"/>
                      </w:rPr>
                    </m:ctrlPr>
                  </m:sSubSupPr>
                  <m:e>
                    <m:r>
                      <w:rPr>
                        <w:rFonts w:ascii="Cambria Math" w:eastAsiaTheme="minorEastAsia" w:hAnsi="Cambria Math" w:cs="Times New Roman"/>
                        <w:sz w:val="24"/>
                        <w:szCs w:val="24"/>
                        <w:lang w:val="en-CA"/>
                      </w:rPr>
                      <m:t>σM</m:t>
                    </m:r>
                  </m:e>
                  <m:sub>
                    <m:r>
                      <w:rPr>
                        <w:rFonts w:ascii="Cambria Math" w:eastAsiaTheme="minorEastAsia" w:hAnsi="Cambria Math" w:cs="Times New Roman"/>
                        <w:sz w:val="24"/>
                        <w:szCs w:val="24"/>
                        <w:lang w:val="en-CA"/>
                      </w:rPr>
                      <m:t>s</m:t>
                    </m:r>
                  </m:sub>
                  <m:sup>
                    <m:r>
                      <w:rPr>
                        <w:rFonts w:ascii="Cambria Math" w:eastAsiaTheme="minorEastAsia" w:hAnsi="Cambria Math" w:cs="Times New Roman"/>
                        <w:sz w:val="24"/>
                        <w:szCs w:val="24"/>
                        <w:lang w:val="en-CA"/>
                      </w:rPr>
                      <m:t>2</m:t>
                    </m:r>
                  </m:sup>
                </m:sSubSup>
              </m:den>
            </m:f>
          </m:e>
        </m:nary>
      </m:oMath>
      <w:r w:rsidR="00F22DC4">
        <w:rPr>
          <w:rFonts w:ascii="Times New Roman" w:eastAsiaTheme="minorEastAsia" w:hAnsi="Times New Roman" w:cs="Times New Roman"/>
          <w:sz w:val="24"/>
          <w:szCs w:val="24"/>
          <w:lang w:val="en-CA"/>
        </w:rPr>
        <w:t xml:space="preserve"> </w:t>
      </w:r>
      <w:r w:rsidR="00F22DC4">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ab/>
      </w:r>
      <w:r w:rsidR="00634D0A">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F22DC4">
        <w:rPr>
          <w:rFonts w:ascii="Times New Roman" w:eastAsiaTheme="minorEastAsia" w:hAnsi="Times New Roman" w:cs="Times New Roman"/>
          <w:sz w:val="24"/>
          <w:szCs w:val="24"/>
          <w:lang w:val="en-CA"/>
        </w:rPr>
        <w:t>2</w:t>
      </w:r>
      <w:r w:rsidR="00C41ECA">
        <w:rPr>
          <w:rFonts w:ascii="Times New Roman" w:eastAsiaTheme="minorEastAsia" w:hAnsi="Times New Roman" w:cs="Times New Roman"/>
          <w:sz w:val="24"/>
          <w:szCs w:val="24"/>
          <w:lang w:val="en-CA"/>
        </w:rPr>
        <w:t>0</w:t>
      </w:r>
      <w:r w:rsidR="00F22DC4">
        <w:rPr>
          <w:rFonts w:ascii="Times New Roman" w:eastAsiaTheme="minorEastAsia" w:hAnsi="Times New Roman" w:cs="Times New Roman"/>
          <w:sz w:val="24"/>
          <w:szCs w:val="24"/>
          <w:lang w:val="en-CA"/>
        </w:rPr>
        <w:t>)</w:t>
      </w:r>
    </w:p>
    <w:p w14:paraId="4387E909" w14:textId="77777777" w:rsidR="007E218D" w:rsidRDefault="007E218D" w:rsidP="009E2EE0">
      <w:pPr>
        <w:jc w:val="both"/>
        <w:rPr>
          <w:rFonts w:ascii="Times New Roman" w:eastAsiaTheme="minorEastAsia" w:hAnsi="Times New Roman" w:cs="Times New Roman"/>
          <w:sz w:val="24"/>
          <w:szCs w:val="24"/>
          <w:lang w:val="en-CA"/>
        </w:rPr>
      </w:pPr>
    </w:p>
    <w:p w14:paraId="5003E66B"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Steepness is parameterized by a logit model constrained between 0.2 and 1:</w:t>
      </w:r>
    </w:p>
    <w:p w14:paraId="40AB8325" w14:textId="77777777" w:rsidR="007E218D" w:rsidRDefault="007E218D" w:rsidP="009E2EE0">
      <w:pPr>
        <w:jc w:val="both"/>
        <w:rPr>
          <w:rFonts w:ascii="Times New Roman" w:eastAsiaTheme="minorEastAsia" w:hAnsi="Times New Roman" w:cs="Times New Roman"/>
          <w:sz w:val="24"/>
          <w:szCs w:val="24"/>
          <w:lang w:val="en-CA"/>
        </w:rPr>
      </w:pPr>
    </w:p>
    <w:p w14:paraId="0ED2E7FA" w14:textId="77777777" w:rsidR="007E218D" w:rsidRDefault="008D31F4"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h</m:t>
            </m:r>
          </m:e>
          <m:sub>
            <m:r>
              <w:rPr>
                <w:rFonts w:ascii="Cambria Math" w:eastAsiaTheme="minorEastAsia" w:hAnsi="Cambria Math" w:cs="Times New Roman"/>
                <w:sz w:val="24"/>
                <w:szCs w:val="24"/>
                <w:lang w:val="en-CA"/>
              </w:rPr>
              <m:t>s</m:t>
            </m:r>
          </m:sub>
        </m:sSub>
        <m:r>
          <w:rPr>
            <w:rFonts w:ascii="Cambria Math" w:eastAsiaTheme="minorEastAsia" w:hAnsi="Cambria Math" w:cs="Times New Roman"/>
            <w:sz w:val="24"/>
            <w:szCs w:val="24"/>
            <w:lang w:val="en-CA"/>
          </w:rPr>
          <m:t>=0.2+0.8∙</m:t>
        </m:r>
        <m:f>
          <m:fPr>
            <m:type m:val="lin"/>
            <m:ctrlPr>
              <w:rPr>
                <w:rFonts w:ascii="Cambria Math" w:eastAsiaTheme="minorEastAsia" w:hAnsi="Cambria Math" w:cs="Times New Roman"/>
                <w:i/>
                <w:sz w:val="24"/>
                <w:szCs w:val="24"/>
                <w:lang w:val="en-CA"/>
              </w:rPr>
            </m:ctrlPr>
          </m:fPr>
          <m:num>
            <m:sSup>
              <m:sSupPr>
                <m:ctrlPr>
                  <w:rPr>
                    <w:rFonts w:ascii="Cambria Math" w:eastAsiaTheme="minorEastAsia" w:hAnsi="Cambria Math" w:cs="Times New Roman"/>
                    <w:i/>
                    <w:sz w:val="24"/>
                    <w:szCs w:val="24"/>
                    <w:lang w:val="en-CA"/>
                  </w:rPr>
                </m:ctrlPr>
              </m:sSupPr>
              <m:e>
                <m:r>
                  <w:rPr>
                    <w:rFonts w:ascii="Cambria Math" w:eastAsiaTheme="minorEastAsia" w:hAnsi="Cambria Math" w:cs="Times New Roman"/>
                    <w:sz w:val="24"/>
                    <w:szCs w:val="24"/>
                    <w:lang w:val="en-CA"/>
                  </w:rPr>
                  <m:t>e</m:t>
                </m:r>
              </m:e>
              <m:sup>
                <m:sSub>
                  <m:sSubPr>
                    <m:ctrlPr>
                      <w:rPr>
                        <w:rFonts w:ascii="Cambria Math" w:eastAsiaTheme="minorEastAsia" w:hAnsi="Cambria Math" w:cs="Times New Roman"/>
                        <w:i/>
                        <w:sz w:val="24"/>
                        <w:szCs w:val="24"/>
                        <w:lang w:val="en-CA"/>
                      </w:rPr>
                    </m:ctrlPr>
                  </m:sSubPr>
                  <m:e>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h</m:t>
                        </m:r>
                      </m:e>
                    </m:acc>
                  </m:e>
                  <m:sub>
                    <m:r>
                      <w:rPr>
                        <w:rFonts w:ascii="Cambria Math" w:eastAsiaTheme="minorEastAsia" w:hAnsi="Cambria Math" w:cs="Times New Roman"/>
                        <w:sz w:val="24"/>
                        <w:szCs w:val="24"/>
                        <w:lang w:val="en-CA"/>
                      </w:rPr>
                      <m:t>s</m:t>
                    </m:r>
                  </m:sub>
                </m:sSub>
              </m:sup>
            </m:sSup>
          </m:num>
          <m:den>
            <m:d>
              <m:dPr>
                <m:ctrlPr>
                  <w:rPr>
                    <w:rFonts w:ascii="Cambria Math" w:eastAsiaTheme="minorEastAsia" w:hAnsi="Cambria Math" w:cs="Times New Roman"/>
                    <w:i/>
                    <w:sz w:val="24"/>
                    <w:szCs w:val="24"/>
                    <w:lang w:val="en-CA"/>
                  </w:rPr>
                </m:ctrlPr>
              </m:dPr>
              <m:e>
                <m:r>
                  <w:rPr>
                    <w:rFonts w:ascii="Cambria Math" w:eastAsiaTheme="minorEastAsia" w:hAnsi="Cambria Math" w:cs="Times New Roman"/>
                    <w:sz w:val="24"/>
                    <w:szCs w:val="24"/>
                    <w:lang w:val="en-CA"/>
                  </w:rPr>
                  <m:t>1+</m:t>
                </m:r>
                <m:sSup>
                  <m:sSupPr>
                    <m:ctrlPr>
                      <w:rPr>
                        <w:rFonts w:ascii="Cambria Math" w:eastAsiaTheme="minorEastAsia" w:hAnsi="Cambria Math" w:cs="Times New Roman"/>
                        <w:i/>
                        <w:sz w:val="24"/>
                        <w:szCs w:val="24"/>
                        <w:lang w:val="en-CA"/>
                      </w:rPr>
                    </m:ctrlPr>
                  </m:sSupPr>
                  <m:e>
                    <m:r>
                      <w:rPr>
                        <w:rFonts w:ascii="Cambria Math" w:eastAsiaTheme="minorEastAsia" w:hAnsi="Cambria Math" w:cs="Times New Roman"/>
                        <w:sz w:val="24"/>
                        <w:szCs w:val="24"/>
                        <w:lang w:val="en-CA"/>
                      </w:rPr>
                      <m:t>e</m:t>
                    </m:r>
                  </m:e>
                  <m:sup>
                    <m:sSub>
                      <m:sSubPr>
                        <m:ctrlPr>
                          <w:rPr>
                            <w:rFonts w:ascii="Cambria Math" w:eastAsiaTheme="minorEastAsia" w:hAnsi="Cambria Math" w:cs="Times New Roman"/>
                            <w:i/>
                            <w:sz w:val="24"/>
                            <w:szCs w:val="24"/>
                            <w:lang w:val="en-CA"/>
                          </w:rPr>
                        </m:ctrlPr>
                      </m:sSubPr>
                      <m:e>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h</m:t>
                            </m:r>
                          </m:e>
                        </m:acc>
                      </m:e>
                      <m:sub>
                        <m:r>
                          <w:rPr>
                            <w:rFonts w:ascii="Cambria Math" w:eastAsiaTheme="minorEastAsia" w:hAnsi="Cambria Math" w:cs="Times New Roman"/>
                            <w:sz w:val="24"/>
                            <w:szCs w:val="24"/>
                            <w:lang w:val="en-CA"/>
                          </w:rPr>
                          <m:t>s</m:t>
                        </m:r>
                      </m:sub>
                    </m:sSub>
                  </m:sup>
                </m:sSup>
              </m:e>
            </m:d>
          </m:den>
        </m:f>
      </m:oMath>
      <w:r w:rsidR="00F22DC4">
        <w:rPr>
          <w:rFonts w:ascii="Times New Roman" w:eastAsiaTheme="minorEastAsia" w:hAnsi="Times New Roman" w:cs="Times New Roman"/>
          <w:sz w:val="24"/>
          <w:szCs w:val="24"/>
          <w:lang w:val="en-CA"/>
        </w:rPr>
        <w:t xml:space="preserve"> </w:t>
      </w:r>
      <w:r w:rsidR="00F22DC4">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ab/>
      </w:r>
      <w:r w:rsidR="008D29D5">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F22DC4">
        <w:rPr>
          <w:rFonts w:ascii="Times New Roman" w:eastAsiaTheme="minorEastAsia" w:hAnsi="Times New Roman" w:cs="Times New Roman"/>
          <w:sz w:val="24"/>
          <w:szCs w:val="24"/>
          <w:lang w:val="en-CA"/>
        </w:rPr>
        <w:t>2</w:t>
      </w:r>
      <w:r w:rsidR="00C41ECA">
        <w:rPr>
          <w:rFonts w:ascii="Times New Roman" w:eastAsiaTheme="minorEastAsia" w:hAnsi="Times New Roman" w:cs="Times New Roman"/>
          <w:sz w:val="24"/>
          <w:szCs w:val="24"/>
          <w:lang w:val="en-CA"/>
        </w:rPr>
        <w:t>1</w:t>
      </w:r>
      <w:r w:rsidR="00F22DC4">
        <w:rPr>
          <w:rFonts w:ascii="Times New Roman" w:eastAsiaTheme="minorEastAsia" w:hAnsi="Times New Roman" w:cs="Times New Roman"/>
          <w:sz w:val="24"/>
          <w:szCs w:val="24"/>
          <w:lang w:val="en-CA"/>
        </w:rPr>
        <w:t>)</w:t>
      </w:r>
    </w:p>
    <w:p w14:paraId="4C1A2AE0" w14:textId="77777777" w:rsidR="007E218D" w:rsidRDefault="007E218D" w:rsidP="009E2EE0">
      <w:pPr>
        <w:jc w:val="both"/>
        <w:rPr>
          <w:rFonts w:ascii="Times New Roman" w:eastAsiaTheme="minorEastAsia" w:hAnsi="Times New Roman" w:cs="Times New Roman"/>
          <w:sz w:val="24"/>
          <w:szCs w:val="24"/>
          <w:lang w:val="en-CA"/>
        </w:rPr>
      </w:pPr>
    </w:p>
    <w:p w14:paraId="22EBB10A"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In the logit</w:t>
      </w:r>
      <w:r w:rsidRPr="00987C9A">
        <w:rPr>
          <w:rFonts w:ascii="Times New Roman" w:eastAsiaTheme="minorEastAsia" w:hAnsi="Times New Roman" w:cs="Times New Roman"/>
          <w:sz w:val="24"/>
          <w:szCs w:val="24"/>
          <w:vertAlign w:val="superscript"/>
          <w:lang w:val="en-CA"/>
        </w:rPr>
        <w:t>-1</w:t>
      </w:r>
      <w:r w:rsidRPr="00987C9A">
        <w:rPr>
          <w:rFonts w:ascii="Times New Roman" w:eastAsiaTheme="minorEastAsia" w:hAnsi="Times New Roman" w:cs="Times New Roman"/>
          <w:sz w:val="24"/>
          <w:szCs w:val="24"/>
          <w:lang w:val="en-CA"/>
        </w:rPr>
        <w:t xml:space="preserve"> space, a normal prior is adopted for this transformed </w:t>
      </w:r>
      <w:proofErr w:type="gramStart"/>
      <w:r w:rsidRPr="00987C9A">
        <w:rPr>
          <w:rFonts w:ascii="Times New Roman" w:eastAsiaTheme="minorEastAsia" w:hAnsi="Times New Roman" w:cs="Times New Roman"/>
          <w:sz w:val="24"/>
          <w:szCs w:val="24"/>
          <w:lang w:val="en-CA"/>
        </w:rPr>
        <w:t xml:space="preserve">steepness </w:t>
      </w:r>
      <w:proofErr w:type="gramEnd"/>
      <m:oMath>
        <m:acc>
          <m:accPr>
            <m:ctrlPr>
              <w:rPr>
                <w:rFonts w:ascii="Cambria Math" w:eastAsiaTheme="minorEastAsia" w:hAnsi="Cambria Math" w:cs="Times New Roman"/>
                <w:sz w:val="24"/>
                <w:szCs w:val="24"/>
                <w:lang w:val="en-CA"/>
              </w:rPr>
            </m:ctrlPr>
          </m:accPr>
          <m:e>
            <m:r>
              <w:rPr>
                <w:rFonts w:ascii="Cambria Math" w:eastAsiaTheme="minorEastAsia" w:hAnsi="Cambria Math" w:cs="Times New Roman"/>
                <w:sz w:val="24"/>
                <w:szCs w:val="24"/>
                <w:lang w:val="en-CA"/>
              </w:rPr>
              <m:t>h</m:t>
            </m:r>
          </m:e>
        </m:acc>
      </m:oMath>
      <w:r w:rsidRPr="00987C9A">
        <w:rPr>
          <w:rFonts w:ascii="Times New Roman" w:eastAsiaTheme="minorEastAsia" w:hAnsi="Times New Roman" w:cs="Times New Roman"/>
          <w:sz w:val="24"/>
          <w:szCs w:val="24"/>
          <w:lang w:val="en-CA"/>
        </w:rPr>
        <w:t xml:space="preserve">, parameter that includes user specified mean </w:t>
      </w:r>
      <m:oMath>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μh</m:t>
            </m:r>
          </m:e>
        </m:acc>
      </m:oMath>
      <w:r w:rsidRPr="00987C9A">
        <w:rPr>
          <w:rFonts w:ascii="Times New Roman" w:eastAsiaTheme="minorEastAsia" w:hAnsi="Times New Roman" w:cs="Times New Roman"/>
          <w:sz w:val="24"/>
          <w:szCs w:val="24"/>
          <w:lang w:val="en-CA"/>
        </w:rPr>
        <w:t xml:space="preserve">, and standard deviation </w:t>
      </w:r>
      <m:oMath>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σh</m:t>
            </m:r>
          </m:e>
        </m:acc>
      </m:oMath>
      <w:r w:rsidRPr="00987C9A">
        <w:rPr>
          <w:rFonts w:ascii="Times New Roman" w:eastAsiaTheme="minorEastAsia" w:hAnsi="Times New Roman" w:cs="Times New Roman"/>
          <w:sz w:val="24"/>
          <w:szCs w:val="24"/>
          <w:lang w:val="en-CA"/>
        </w:rPr>
        <w:t xml:space="preserve">, parameters. The corresponding </w:t>
      </w:r>
      <w:r w:rsidR="0003012F">
        <w:rPr>
          <w:rFonts w:ascii="Times New Roman" w:eastAsiaTheme="minorEastAsia" w:hAnsi="Times New Roman" w:cs="Times New Roman"/>
          <w:sz w:val="24"/>
          <w:szCs w:val="24"/>
          <w:lang w:val="en-CA"/>
        </w:rPr>
        <w:t xml:space="preserve">negative </w:t>
      </w:r>
      <w:r w:rsidRPr="00987C9A">
        <w:rPr>
          <w:rFonts w:ascii="Times New Roman" w:eastAsiaTheme="minorEastAsia" w:hAnsi="Times New Roman" w:cs="Times New Roman"/>
          <w:sz w:val="24"/>
          <w:szCs w:val="24"/>
          <w:lang w:val="en-CA"/>
        </w:rPr>
        <w:t>log-likelihood component is:</w:t>
      </w:r>
    </w:p>
    <w:p w14:paraId="46F3820E" w14:textId="77777777" w:rsidR="007E218D" w:rsidRDefault="007E218D" w:rsidP="009E2EE0">
      <w:pPr>
        <w:jc w:val="both"/>
        <w:rPr>
          <w:rFonts w:ascii="Times New Roman" w:eastAsiaTheme="minorEastAsia" w:hAnsi="Times New Roman" w:cs="Times New Roman"/>
          <w:b/>
          <w:sz w:val="24"/>
          <w:szCs w:val="24"/>
          <w:lang w:val="en-CA"/>
        </w:rPr>
      </w:pPr>
    </w:p>
    <w:p w14:paraId="06D1407C" w14:textId="77777777" w:rsidR="007E218D" w:rsidRDefault="008D31F4"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h</m:t>
            </m:r>
          </m:sub>
        </m:sSub>
        <m: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s</m:t>
            </m:r>
          </m:sub>
          <m:sup/>
          <m:e>
            <m:r>
              <w:rPr>
                <w:rFonts w:ascii="Cambria Math" w:eastAsiaTheme="minorEastAsia" w:hAnsi="Cambria Math" w:cs="Times New Roman"/>
                <w:sz w:val="24"/>
                <w:szCs w:val="24"/>
                <w:lang w:val="en-CA"/>
              </w:rPr>
              <m:t>ln</m:t>
            </m:r>
            <m:d>
              <m:dPr>
                <m:ctrlPr>
                  <w:rPr>
                    <w:rFonts w:ascii="Cambria Math" w:eastAsiaTheme="minorEastAsia" w:hAnsi="Cambria Math" w:cs="Times New Roman"/>
                    <w:i/>
                    <w:sz w:val="24"/>
                    <w:szCs w:val="24"/>
                    <w:lang w:val="en-CA"/>
                  </w:rPr>
                </m:ctrlPr>
              </m:dPr>
              <m:e>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σh</m:t>
                    </m:r>
                  </m:e>
                  <m:sub>
                    <m:r>
                      <w:rPr>
                        <w:rFonts w:ascii="Cambria Math" w:eastAsiaTheme="minorEastAsia" w:hAnsi="Cambria Math" w:cs="Times New Roman"/>
                        <w:sz w:val="24"/>
                        <w:szCs w:val="24"/>
                        <w:lang w:val="en-CA"/>
                      </w:rPr>
                      <m:t>s</m:t>
                    </m:r>
                  </m:sub>
                </m:sSub>
              </m:e>
            </m:d>
            <m:r>
              <w:rPr>
                <w:rFonts w:ascii="Cambria Math" w:eastAsiaTheme="minorEastAsia" w:hAnsi="Cambria Math" w:cs="Times New Roman"/>
                <w:sz w:val="24"/>
                <w:szCs w:val="24"/>
                <w:lang w:val="en-CA"/>
              </w:rPr>
              <m:t>+</m:t>
            </m:r>
            <m:f>
              <m:fPr>
                <m:ctrlPr>
                  <w:rPr>
                    <w:rFonts w:ascii="Cambria Math" w:eastAsiaTheme="minorEastAsia" w:hAnsi="Cambria Math" w:cs="Times New Roman"/>
                    <w:i/>
                    <w:sz w:val="24"/>
                    <w:szCs w:val="24"/>
                    <w:lang w:val="en-CA"/>
                  </w:rPr>
                </m:ctrlPr>
              </m:fPr>
              <m:num>
                <m:sSup>
                  <m:sSupPr>
                    <m:ctrlPr>
                      <w:rPr>
                        <w:rFonts w:ascii="Cambria Math" w:eastAsiaTheme="minorEastAsia" w:hAnsi="Cambria Math" w:cs="Times New Roman"/>
                        <w:i/>
                        <w:sz w:val="24"/>
                        <w:szCs w:val="24"/>
                        <w:lang w:val="en-CA"/>
                      </w:rPr>
                    </m:ctrlPr>
                  </m:sSupPr>
                  <m:e>
                    <m:d>
                      <m:dPr>
                        <m:ctrlPr>
                          <w:rPr>
                            <w:rFonts w:ascii="Cambria Math" w:eastAsiaTheme="minorEastAsia" w:hAnsi="Cambria Math" w:cs="Times New Roman"/>
                            <w:i/>
                            <w:sz w:val="24"/>
                            <w:szCs w:val="24"/>
                            <w:lang w:val="en-CA"/>
                          </w:rPr>
                        </m:ctrlPr>
                      </m:dPr>
                      <m:e>
                        <m:sSub>
                          <m:sSubPr>
                            <m:ctrlPr>
                              <w:rPr>
                                <w:rFonts w:ascii="Cambria Math" w:eastAsiaTheme="minorEastAsia" w:hAnsi="Cambria Math" w:cs="Times New Roman"/>
                                <w:i/>
                                <w:sz w:val="24"/>
                                <w:szCs w:val="24"/>
                                <w:lang w:val="en-CA"/>
                              </w:rPr>
                            </m:ctrlPr>
                          </m:sSubPr>
                          <m:e>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h</m:t>
                                </m:r>
                              </m:e>
                            </m:acc>
                          </m:e>
                          <m:sub>
                            <m:r>
                              <w:rPr>
                                <w:rFonts w:ascii="Cambria Math" w:eastAsiaTheme="minorEastAsia" w:hAnsi="Cambria Math" w:cs="Times New Roman"/>
                                <w:sz w:val="24"/>
                                <w:szCs w:val="24"/>
                                <w:lang w:val="en-CA"/>
                              </w:rPr>
                              <m:t>s</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μh</m:t>
                            </m:r>
                          </m:e>
                          <m:sub>
                            <m:r>
                              <w:rPr>
                                <w:rFonts w:ascii="Cambria Math" w:eastAsiaTheme="minorEastAsia" w:hAnsi="Cambria Math" w:cs="Times New Roman"/>
                                <w:sz w:val="24"/>
                                <w:szCs w:val="24"/>
                                <w:lang w:val="en-CA"/>
                              </w:rPr>
                              <m:t>s</m:t>
                            </m:r>
                          </m:sub>
                        </m:sSub>
                      </m:e>
                    </m:d>
                  </m:e>
                  <m:sup>
                    <m:r>
                      <w:rPr>
                        <w:rFonts w:ascii="Cambria Math" w:eastAsiaTheme="minorEastAsia" w:hAnsi="Cambria Math" w:cs="Times New Roman"/>
                        <w:sz w:val="24"/>
                        <w:szCs w:val="24"/>
                        <w:lang w:val="en-CA"/>
                      </w:rPr>
                      <m:t>2</m:t>
                    </m:r>
                  </m:sup>
                </m:sSup>
              </m:num>
              <m:den>
                <m:r>
                  <w:rPr>
                    <w:rFonts w:ascii="Cambria Math" w:eastAsiaTheme="minorEastAsia" w:hAnsi="Cambria Math" w:cs="Times New Roman"/>
                    <w:sz w:val="24"/>
                    <w:szCs w:val="24"/>
                    <w:lang w:val="en-CA"/>
                  </w:rPr>
                  <m:t>2∙</m:t>
                </m:r>
                <m:sSubSup>
                  <m:sSubSupPr>
                    <m:ctrlPr>
                      <w:rPr>
                        <w:rFonts w:ascii="Cambria Math" w:eastAsiaTheme="minorEastAsia" w:hAnsi="Cambria Math" w:cs="Times New Roman"/>
                        <w:i/>
                        <w:sz w:val="24"/>
                        <w:szCs w:val="24"/>
                        <w:lang w:val="en-CA"/>
                      </w:rPr>
                    </m:ctrlPr>
                  </m:sSubSupPr>
                  <m:e>
                    <m:r>
                      <w:rPr>
                        <w:rFonts w:ascii="Cambria Math" w:eastAsiaTheme="minorEastAsia" w:hAnsi="Cambria Math" w:cs="Times New Roman"/>
                        <w:sz w:val="24"/>
                        <w:szCs w:val="24"/>
                        <w:lang w:val="en-CA"/>
                      </w:rPr>
                      <m:t>σh</m:t>
                    </m:r>
                  </m:e>
                  <m:sub>
                    <m:r>
                      <w:rPr>
                        <w:rFonts w:ascii="Cambria Math" w:eastAsiaTheme="minorEastAsia" w:hAnsi="Cambria Math" w:cs="Times New Roman"/>
                        <w:sz w:val="24"/>
                        <w:szCs w:val="24"/>
                        <w:lang w:val="en-CA"/>
                      </w:rPr>
                      <m:t>s</m:t>
                    </m:r>
                  </m:sub>
                  <m:sup>
                    <m:r>
                      <w:rPr>
                        <w:rFonts w:ascii="Cambria Math" w:eastAsiaTheme="minorEastAsia" w:hAnsi="Cambria Math" w:cs="Times New Roman"/>
                        <w:sz w:val="24"/>
                        <w:szCs w:val="24"/>
                        <w:lang w:val="en-CA"/>
                      </w:rPr>
                      <m:t>2</m:t>
                    </m:r>
                  </m:sup>
                </m:sSubSup>
              </m:den>
            </m:f>
          </m:e>
        </m:nary>
      </m:oMath>
      <w:r w:rsidR="00F22DC4">
        <w:rPr>
          <w:rFonts w:ascii="Times New Roman" w:eastAsiaTheme="minorEastAsia" w:hAnsi="Times New Roman" w:cs="Times New Roman"/>
          <w:sz w:val="24"/>
          <w:szCs w:val="24"/>
          <w:lang w:val="en-CA"/>
        </w:rPr>
        <w:t xml:space="preserve"> </w:t>
      </w:r>
      <w:r w:rsidR="00F22DC4">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ab/>
        <w:t xml:space="preserve"> </w:t>
      </w:r>
      <w:r w:rsidR="00634D0A">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41ECA">
        <w:rPr>
          <w:rFonts w:ascii="Times New Roman" w:eastAsiaTheme="minorEastAsia" w:hAnsi="Times New Roman" w:cs="Times New Roman"/>
          <w:sz w:val="24"/>
          <w:szCs w:val="24"/>
          <w:lang w:val="en-CA"/>
        </w:rPr>
        <w:t>22</w:t>
      </w:r>
      <w:r w:rsidR="00F22DC4">
        <w:rPr>
          <w:rFonts w:ascii="Times New Roman" w:eastAsiaTheme="minorEastAsia" w:hAnsi="Times New Roman" w:cs="Times New Roman"/>
          <w:sz w:val="24"/>
          <w:szCs w:val="24"/>
          <w:lang w:val="en-CA"/>
        </w:rPr>
        <w:t>)</w:t>
      </w:r>
    </w:p>
    <w:p w14:paraId="24A39004" w14:textId="77777777" w:rsidR="007E218D" w:rsidRDefault="007E218D" w:rsidP="009E2EE0">
      <w:pPr>
        <w:jc w:val="both"/>
        <w:rPr>
          <w:rFonts w:ascii="Times New Roman" w:eastAsiaTheme="minorEastAsia" w:hAnsi="Times New Roman" w:cs="Times New Roman"/>
          <w:sz w:val="24"/>
          <w:szCs w:val="24"/>
          <w:lang w:val="en-CA"/>
        </w:rPr>
      </w:pPr>
    </w:p>
    <w:p w14:paraId="31D8C16C"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global </w:t>
      </w:r>
      <w:r w:rsidR="002A7158">
        <w:rPr>
          <w:rFonts w:ascii="Times New Roman" w:eastAsiaTheme="minorEastAsia" w:hAnsi="Times New Roman" w:cs="Times New Roman"/>
          <w:sz w:val="24"/>
          <w:szCs w:val="24"/>
          <w:lang w:val="en-CA"/>
        </w:rPr>
        <w:t>penalised negative log-likelihood</w:t>
      </w:r>
      <w:r w:rsidRPr="00987C9A">
        <w:rPr>
          <w:rFonts w:ascii="Times New Roman" w:eastAsiaTheme="minorEastAsia" w:hAnsi="Times New Roman" w:cs="Times New Roman"/>
          <w:sz w:val="24"/>
          <w:szCs w:val="24"/>
          <w:lang w:val="en-CA"/>
        </w:rPr>
        <w:t xml:space="preserve"> </w:t>
      </w:r>
      <w:r w:rsidR="00386C74">
        <w:rPr>
          <w:rFonts w:ascii="Times New Roman" w:eastAsiaTheme="minorEastAsia" w:hAnsi="Times New Roman" w:cs="Times New Roman"/>
          <w:sz w:val="24"/>
          <w:szCs w:val="24"/>
          <w:lang w:val="en-CA"/>
        </w:rPr>
        <w:t>-</w:t>
      </w:r>
      <w:proofErr w:type="spellStart"/>
      <w:r w:rsidR="00EC7199">
        <w:rPr>
          <w:rFonts w:ascii="Times New Roman" w:eastAsiaTheme="minorEastAsia" w:hAnsi="Times New Roman" w:cs="Times New Roman"/>
          <w:i/>
          <w:sz w:val="24"/>
          <w:szCs w:val="24"/>
          <w:lang w:val="en-CA"/>
        </w:rPr>
        <w:t>lnL</w:t>
      </w:r>
      <w:r w:rsidR="00EC7199" w:rsidRPr="00987C9A">
        <w:rPr>
          <w:rFonts w:ascii="Times New Roman" w:eastAsiaTheme="minorEastAsia" w:hAnsi="Times New Roman" w:cs="Times New Roman"/>
          <w:i/>
          <w:sz w:val="24"/>
          <w:szCs w:val="24"/>
          <w:vertAlign w:val="subscript"/>
          <w:lang w:val="en-CA"/>
        </w:rPr>
        <w:t>T</w:t>
      </w:r>
      <w:proofErr w:type="spellEnd"/>
      <w:r w:rsidRPr="00987C9A">
        <w:rPr>
          <w:rFonts w:ascii="Times New Roman" w:eastAsiaTheme="minorEastAsia" w:hAnsi="Times New Roman" w:cs="Times New Roman"/>
          <w:sz w:val="24"/>
          <w:szCs w:val="24"/>
          <w:lang w:val="en-CA"/>
        </w:rPr>
        <w:t xml:space="preserve">, to be minimized is the summation of the </w:t>
      </w:r>
      <w:proofErr w:type="gramStart"/>
      <w:r w:rsidRPr="00987C9A">
        <w:rPr>
          <w:rFonts w:ascii="Times New Roman" w:eastAsiaTheme="minorEastAsia" w:hAnsi="Times New Roman" w:cs="Times New Roman"/>
          <w:sz w:val="24"/>
          <w:szCs w:val="24"/>
          <w:lang w:val="en-CA"/>
        </w:rPr>
        <w:t xml:space="preserve">weighted  </w:t>
      </w:r>
      <w:r w:rsidR="004A385F">
        <w:rPr>
          <w:rFonts w:ascii="Times New Roman" w:eastAsiaTheme="minorEastAsia" w:hAnsi="Times New Roman" w:cs="Times New Roman"/>
          <w:sz w:val="24"/>
          <w:szCs w:val="24"/>
          <w:lang w:val="en-CA"/>
        </w:rPr>
        <w:t>negative</w:t>
      </w:r>
      <w:proofErr w:type="gramEnd"/>
      <w:r w:rsidR="004A385F">
        <w:rPr>
          <w:rFonts w:ascii="Times New Roman" w:eastAsiaTheme="minorEastAsia" w:hAnsi="Times New Roman" w:cs="Times New Roman"/>
          <w:sz w:val="24"/>
          <w:szCs w:val="24"/>
          <w:lang w:val="en-CA"/>
        </w:rPr>
        <w:t xml:space="preserve"> log-</w:t>
      </w:r>
      <w:r w:rsidRPr="00987C9A">
        <w:rPr>
          <w:rFonts w:ascii="Times New Roman" w:eastAsiaTheme="minorEastAsia" w:hAnsi="Times New Roman" w:cs="Times New Roman"/>
          <w:sz w:val="24"/>
          <w:szCs w:val="24"/>
          <w:lang w:val="en-CA"/>
        </w:rPr>
        <w:t>likelihood components:</w:t>
      </w:r>
    </w:p>
    <w:p w14:paraId="63810926" w14:textId="77777777" w:rsidR="007E218D" w:rsidRDefault="007E218D" w:rsidP="009E2EE0">
      <w:pPr>
        <w:jc w:val="both"/>
        <w:rPr>
          <w:rFonts w:ascii="Times New Roman" w:eastAsiaTheme="minorEastAsia" w:hAnsi="Times New Roman" w:cs="Times New Roman"/>
          <w:sz w:val="24"/>
          <w:szCs w:val="24"/>
          <w:lang w:val="en-CA"/>
        </w:rPr>
      </w:pPr>
    </w:p>
    <w:p w14:paraId="6848EA7E" w14:textId="77777777" w:rsidR="007E218D" w:rsidRDefault="008D31F4" w:rsidP="009E2EE0">
      <w:pPr>
        <w:jc w:val="both"/>
        <w:rPr>
          <w:rFonts w:ascii="Times New Roman" w:eastAsiaTheme="minorEastAsia" w:hAnsi="Times New Roman" w:cs="Times New Roman"/>
          <w:sz w:val="24"/>
          <w:szCs w:val="24"/>
          <w:lang w:val="en-CA"/>
        </w:rPr>
      </w:pPr>
      <m:oMathPara>
        <m:oMathParaPr>
          <m:jc m:val="left"/>
        </m:oMathParaPr>
        <m:oMath>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T</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ω</m:t>
              </m:r>
            </m:e>
            <m:sub>
              <m:r>
                <w:rPr>
                  <w:rFonts w:ascii="Cambria Math" w:eastAsiaTheme="minorEastAsia" w:hAnsi="Cambria Math" w:cs="Times New Roman"/>
                  <w:sz w:val="24"/>
                  <w:szCs w:val="24"/>
                  <w:lang w:val="en-CA"/>
                </w:rPr>
                <m:t>c</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c</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ω</m:t>
              </m:r>
            </m:e>
            <m:sub>
              <m:r>
                <w:rPr>
                  <w:rFonts w:ascii="Cambria Math" w:eastAsiaTheme="minorEastAsia" w:hAnsi="Cambria Math" w:cs="Times New Roman"/>
                  <w:sz w:val="24"/>
                  <w:szCs w:val="24"/>
                  <w:lang w:val="en-CA"/>
                </w:rPr>
                <m:t>i</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i</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ω</m:t>
              </m:r>
            </m:e>
            <m:sub>
              <m:r>
                <w:rPr>
                  <w:rFonts w:ascii="Cambria Math" w:eastAsiaTheme="minorEastAsia" w:hAnsi="Cambria Math" w:cs="Times New Roman"/>
                  <w:sz w:val="24"/>
                  <w:szCs w:val="24"/>
                  <w:lang w:val="en-CA"/>
                </w:rPr>
                <m:t>SSB</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SSB</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ω</m:t>
              </m:r>
            </m:e>
            <m:sub>
              <m:r>
                <w:rPr>
                  <w:rFonts w:ascii="Cambria Math" w:eastAsiaTheme="minorEastAsia" w:hAnsi="Cambria Math" w:cs="Times New Roman"/>
                  <w:sz w:val="24"/>
                  <w:szCs w:val="24"/>
                  <w:lang w:val="en-CA"/>
                </w:rPr>
                <m:t>CAL</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CAL</m:t>
              </m:r>
            </m:sub>
          </m:sSub>
          <m:r>
            <w:rPr>
              <w:rFonts w:ascii="Cambria Math" w:eastAsiaTheme="minorEastAsia" w:hAnsi="Cambria Math" w:cs="Times New Roman"/>
              <w:sz w:val="24"/>
              <w:szCs w:val="24"/>
              <w:lang w:val="en-CA"/>
            </w:rPr>
            <m:t>+</m:t>
          </m:r>
        </m:oMath>
      </m:oMathPara>
    </w:p>
    <w:p w14:paraId="5058CEFF" w14:textId="77777777" w:rsidR="007E218D" w:rsidRDefault="008D31F4"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ω</m:t>
            </m:r>
          </m:e>
          <m:sub>
            <m:r>
              <w:rPr>
                <w:rFonts w:ascii="Cambria Math" w:eastAsiaTheme="minorEastAsia" w:hAnsi="Cambria Math" w:cs="Times New Roman"/>
                <w:sz w:val="24"/>
                <w:szCs w:val="24"/>
                <w:lang w:val="en-CA"/>
              </w:rPr>
              <m:t>PSAT</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PSAT</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ω</m:t>
            </m:r>
          </m:e>
          <m:sub>
            <m:r>
              <w:rPr>
                <w:rFonts w:ascii="Cambria Math" w:eastAsiaTheme="minorEastAsia" w:hAnsi="Cambria Math" w:cs="Times New Roman"/>
                <w:sz w:val="24"/>
                <w:szCs w:val="24"/>
                <w:lang w:val="en-CA"/>
              </w:rPr>
              <m:t>PSATu</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PSATu</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ω</m:t>
            </m:r>
          </m:e>
          <m:sub>
            <m:r>
              <w:rPr>
                <w:rFonts w:ascii="Cambria Math" w:eastAsiaTheme="minorEastAsia" w:hAnsi="Cambria Math" w:cs="Times New Roman"/>
                <w:sz w:val="24"/>
                <w:szCs w:val="24"/>
                <w:lang w:val="en-CA"/>
              </w:rPr>
              <m:t>M</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M</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ω</m:t>
            </m:r>
          </m:e>
          <m:sub>
            <m:r>
              <w:rPr>
                <w:rFonts w:ascii="Cambria Math" w:eastAsiaTheme="minorEastAsia" w:hAnsi="Cambria Math" w:cs="Times New Roman"/>
                <w:sz w:val="24"/>
                <w:szCs w:val="24"/>
                <w:lang w:val="en-CA"/>
              </w:rPr>
              <m:t>h</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h</m:t>
            </m:r>
          </m:sub>
        </m:sSub>
      </m:oMath>
      <w:r w:rsidR="00386C74">
        <w:rPr>
          <w:rFonts w:ascii="Times New Roman" w:eastAsiaTheme="minorEastAsia" w:hAnsi="Times New Roman" w:cs="Times New Roman"/>
          <w:sz w:val="24"/>
          <w:szCs w:val="24"/>
          <w:lang w:val="en-CA"/>
        </w:rPr>
        <w:t>]</w:t>
      </w:r>
      <w:r w:rsidR="00F22DC4">
        <w:rPr>
          <w:rFonts w:ascii="Times New Roman" w:eastAsiaTheme="minorEastAsia" w:hAnsi="Times New Roman" w:cs="Times New Roman"/>
          <w:sz w:val="24"/>
          <w:szCs w:val="24"/>
          <w:lang w:val="en-CA"/>
        </w:rPr>
        <w:t xml:space="preserve"> </w:t>
      </w:r>
      <w:r w:rsidR="00F22DC4">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ab/>
      </w:r>
      <w:r w:rsidR="008D29D5">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41ECA">
        <w:rPr>
          <w:rFonts w:ascii="Times New Roman" w:eastAsiaTheme="minorEastAsia" w:hAnsi="Times New Roman" w:cs="Times New Roman"/>
          <w:sz w:val="24"/>
          <w:szCs w:val="24"/>
          <w:lang w:val="en-CA"/>
        </w:rPr>
        <w:t>23</w:t>
      </w:r>
      <w:r w:rsidR="00F22DC4">
        <w:rPr>
          <w:rFonts w:ascii="Times New Roman" w:eastAsiaTheme="minorEastAsia" w:hAnsi="Times New Roman" w:cs="Times New Roman"/>
          <w:sz w:val="24"/>
          <w:szCs w:val="24"/>
          <w:lang w:val="en-CA"/>
        </w:rPr>
        <w:t>)</w:t>
      </w:r>
    </w:p>
    <w:p w14:paraId="7A09E3B3" w14:textId="77777777" w:rsidR="007E218D" w:rsidRDefault="007E218D" w:rsidP="009E2EE0">
      <w:pPr>
        <w:jc w:val="both"/>
        <w:rPr>
          <w:rFonts w:ascii="Times New Roman" w:eastAsiaTheme="minorEastAsia" w:hAnsi="Times New Roman" w:cs="Times New Roman"/>
          <w:sz w:val="24"/>
          <w:szCs w:val="24"/>
          <w:lang w:val="en-CA"/>
        </w:rPr>
      </w:pPr>
    </w:p>
    <w:p w14:paraId="68714CC6" w14:textId="77777777" w:rsidR="007E218D" w:rsidRDefault="007E218D" w:rsidP="00406114">
      <w:pPr>
        <w:keepNext/>
        <w:keepLines/>
        <w:rPr>
          <w:rFonts w:ascii="Times New Roman" w:eastAsiaTheme="minorEastAsia" w:hAnsi="Times New Roman" w:cs="Times New Roman"/>
          <w:sz w:val="24"/>
          <w:szCs w:val="24"/>
          <w:lang w:val="en-CA"/>
        </w:rPr>
      </w:pPr>
    </w:p>
    <w:p w14:paraId="5D9B46C8" w14:textId="77777777" w:rsidR="007E218D" w:rsidRDefault="00987C9A" w:rsidP="00406114">
      <w:pPr>
        <w:keepNext/>
        <w:keepLines/>
        <w:rPr>
          <w:rFonts w:ascii="Times New Roman" w:eastAsiaTheme="minorEastAsia" w:hAnsi="Times New Roman" w:cs="Times New Roman"/>
          <w:sz w:val="24"/>
          <w:szCs w:val="24"/>
          <w:lang w:val="en-CA"/>
        </w:rPr>
      </w:pPr>
      <w:proofErr w:type="gramStart"/>
      <w:r w:rsidRPr="00987C9A">
        <w:rPr>
          <w:rFonts w:ascii="Times New Roman" w:eastAsiaTheme="minorEastAsia" w:hAnsi="Times New Roman" w:cs="Times New Roman"/>
          <w:sz w:val="24"/>
          <w:szCs w:val="24"/>
          <w:lang w:val="en-CA"/>
        </w:rPr>
        <w:t xml:space="preserve">Table </w:t>
      </w:r>
      <w:r w:rsidR="00466328">
        <w:rPr>
          <w:rFonts w:ascii="Times New Roman" w:eastAsiaTheme="minorEastAsia" w:hAnsi="Times New Roman" w:cs="Times New Roman"/>
          <w:sz w:val="24"/>
          <w:szCs w:val="24"/>
          <w:lang w:val="en-CA"/>
        </w:rPr>
        <w:t>8.4</w:t>
      </w:r>
      <w:r w:rsidRPr="00987C9A">
        <w:rPr>
          <w:rFonts w:ascii="Times New Roman" w:eastAsiaTheme="minorEastAsia" w:hAnsi="Times New Roman" w:cs="Times New Roman"/>
          <w:sz w:val="24"/>
          <w:szCs w:val="24"/>
          <w:lang w:val="en-CA"/>
        </w:rPr>
        <w:t>.</w:t>
      </w:r>
      <w:proofErr w:type="gramEnd"/>
      <w:r w:rsidRPr="00987C9A">
        <w:rPr>
          <w:rFonts w:ascii="Times New Roman" w:eastAsiaTheme="minorEastAsia" w:hAnsi="Times New Roman" w:cs="Times New Roman"/>
          <w:sz w:val="24"/>
          <w:szCs w:val="24"/>
          <w:lang w:val="en-CA"/>
        </w:rPr>
        <w:t xml:space="preserve"> Summary of the </w:t>
      </w:r>
      <w:r w:rsidR="004A385F">
        <w:rPr>
          <w:rFonts w:ascii="Times New Roman" w:eastAsiaTheme="minorEastAsia" w:hAnsi="Times New Roman" w:cs="Times New Roman"/>
          <w:sz w:val="24"/>
          <w:szCs w:val="24"/>
          <w:lang w:val="en-CA"/>
        </w:rPr>
        <w:t>negative log-</w:t>
      </w:r>
      <w:r w:rsidRPr="00987C9A">
        <w:rPr>
          <w:rFonts w:ascii="Times New Roman" w:eastAsiaTheme="minorEastAsia" w:hAnsi="Times New Roman" w:cs="Times New Roman"/>
          <w:sz w:val="24"/>
          <w:szCs w:val="24"/>
          <w:lang w:val="en-CA"/>
        </w:rPr>
        <w:t xml:space="preserve">likelihood function </w:t>
      </w:r>
      <w:r w:rsidR="004A385F">
        <w:rPr>
          <w:rFonts w:ascii="Times New Roman" w:eastAsiaTheme="minorEastAsia" w:hAnsi="Times New Roman" w:cs="Times New Roman"/>
          <w:sz w:val="24"/>
          <w:szCs w:val="24"/>
          <w:lang w:val="en-CA"/>
        </w:rPr>
        <w:t>contributions from</w:t>
      </w:r>
      <w:r w:rsidRPr="00987C9A">
        <w:rPr>
          <w:rFonts w:ascii="Times New Roman" w:eastAsiaTheme="minorEastAsia" w:hAnsi="Times New Roman" w:cs="Times New Roman"/>
          <w:sz w:val="24"/>
          <w:szCs w:val="24"/>
          <w:lang w:val="en-CA"/>
        </w:rPr>
        <w:t xml:space="preserve"> various data</w:t>
      </w:r>
    </w:p>
    <w:tbl>
      <w:tblPr>
        <w:tblStyle w:val="TableGrid11"/>
        <w:tblW w:w="8931"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3"/>
        <w:gridCol w:w="2835"/>
        <w:gridCol w:w="1843"/>
      </w:tblGrid>
      <w:tr w:rsidR="00987C9A" w:rsidRPr="00987C9A" w14:paraId="5410BBD0" w14:textId="77777777" w:rsidTr="002C3A1A">
        <w:tc>
          <w:tcPr>
            <w:tcW w:w="4253" w:type="dxa"/>
            <w:tcBorders>
              <w:top w:val="single" w:sz="8" w:space="0" w:color="auto"/>
              <w:bottom w:val="single" w:sz="8" w:space="0" w:color="auto"/>
            </w:tcBorders>
          </w:tcPr>
          <w:p w14:paraId="28F7545A" w14:textId="77777777" w:rsidR="00987C9A" w:rsidRPr="002C3A1A" w:rsidRDefault="00987C9A" w:rsidP="001B61C4">
            <w:pPr>
              <w:keepNext/>
              <w:keepLines/>
              <w:rPr>
                <w:rFonts w:ascii="Times New Roman" w:hAnsi="Times New Roman" w:cs="Times New Roman"/>
                <w:b/>
                <w:sz w:val="18"/>
                <w:szCs w:val="18"/>
              </w:rPr>
            </w:pPr>
            <w:r w:rsidRPr="002C3A1A">
              <w:rPr>
                <w:rFonts w:ascii="Times New Roman" w:hAnsi="Times New Roman" w:cs="Times New Roman"/>
                <w:b/>
                <w:sz w:val="18"/>
                <w:szCs w:val="18"/>
              </w:rPr>
              <w:t>Type of data</w:t>
            </w:r>
          </w:p>
        </w:tc>
        <w:tc>
          <w:tcPr>
            <w:tcW w:w="2835" w:type="dxa"/>
            <w:tcBorders>
              <w:top w:val="single" w:sz="8" w:space="0" w:color="auto"/>
              <w:bottom w:val="single" w:sz="8" w:space="0" w:color="auto"/>
            </w:tcBorders>
          </w:tcPr>
          <w:p w14:paraId="336BD78A" w14:textId="77777777" w:rsidR="00987C9A" w:rsidRPr="002C3A1A" w:rsidRDefault="00987C9A" w:rsidP="001B61C4">
            <w:pPr>
              <w:keepNext/>
              <w:keepLines/>
              <w:rPr>
                <w:rFonts w:ascii="Times New Roman" w:hAnsi="Times New Roman" w:cs="Times New Roman"/>
                <w:b/>
                <w:sz w:val="18"/>
                <w:szCs w:val="18"/>
              </w:rPr>
            </w:pPr>
            <w:r w:rsidRPr="002C3A1A">
              <w:rPr>
                <w:rFonts w:ascii="Times New Roman" w:hAnsi="Times New Roman" w:cs="Times New Roman"/>
                <w:b/>
                <w:sz w:val="18"/>
                <w:szCs w:val="18"/>
              </w:rPr>
              <w:t>Disaggregation</w:t>
            </w:r>
          </w:p>
        </w:tc>
        <w:tc>
          <w:tcPr>
            <w:tcW w:w="1843" w:type="dxa"/>
            <w:tcBorders>
              <w:top w:val="single" w:sz="8" w:space="0" w:color="auto"/>
              <w:bottom w:val="single" w:sz="8" w:space="0" w:color="auto"/>
            </w:tcBorders>
          </w:tcPr>
          <w:p w14:paraId="4B38909D" w14:textId="77777777" w:rsidR="00987C9A" w:rsidRPr="002C3A1A" w:rsidRDefault="00987C9A" w:rsidP="001B61C4">
            <w:pPr>
              <w:keepNext/>
              <w:keepLines/>
              <w:rPr>
                <w:rFonts w:ascii="Times New Roman" w:hAnsi="Times New Roman" w:cs="Times New Roman"/>
                <w:b/>
                <w:sz w:val="18"/>
                <w:szCs w:val="18"/>
              </w:rPr>
            </w:pPr>
            <w:r w:rsidRPr="002C3A1A">
              <w:rPr>
                <w:rFonts w:ascii="Times New Roman" w:hAnsi="Times New Roman" w:cs="Times New Roman"/>
                <w:b/>
                <w:sz w:val="18"/>
                <w:szCs w:val="18"/>
              </w:rPr>
              <w:t>Likelihood function</w:t>
            </w:r>
          </w:p>
        </w:tc>
      </w:tr>
      <w:tr w:rsidR="00987C9A" w:rsidRPr="00987C9A" w14:paraId="4CD9A972" w14:textId="77777777" w:rsidTr="002C3A1A">
        <w:tc>
          <w:tcPr>
            <w:tcW w:w="4253" w:type="dxa"/>
            <w:tcBorders>
              <w:top w:val="single" w:sz="8" w:space="0" w:color="auto"/>
            </w:tcBorders>
          </w:tcPr>
          <w:p w14:paraId="2102002B" w14:textId="7777777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 xml:space="preserve">Total catches (weight) </w:t>
            </w:r>
          </w:p>
        </w:tc>
        <w:tc>
          <w:tcPr>
            <w:tcW w:w="2835" w:type="dxa"/>
            <w:tcBorders>
              <w:top w:val="single" w:sz="8" w:space="0" w:color="auto"/>
            </w:tcBorders>
          </w:tcPr>
          <w:p w14:paraId="64CD30C9" w14:textId="7777777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 xml:space="preserve">year, </w:t>
            </w:r>
            <w:proofErr w:type="spellStart"/>
            <w:r w:rsidRPr="002C3A1A">
              <w:rPr>
                <w:rFonts w:ascii="Times New Roman" w:hAnsi="Times New Roman" w:cs="Times New Roman"/>
                <w:sz w:val="18"/>
                <w:szCs w:val="18"/>
              </w:rPr>
              <w:t>subyear</w:t>
            </w:r>
            <w:proofErr w:type="spellEnd"/>
            <w:r w:rsidRPr="002C3A1A">
              <w:rPr>
                <w:rFonts w:ascii="Times New Roman" w:hAnsi="Times New Roman" w:cs="Times New Roman"/>
                <w:sz w:val="18"/>
                <w:szCs w:val="18"/>
              </w:rPr>
              <w:t>, area, fleet</w:t>
            </w:r>
          </w:p>
        </w:tc>
        <w:tc>
          <w:tcPr>
            <w:tcW w:w="1843" w:type="dxa"/>
            <w:tcBorders>
              <w:top w:val="single" w:sz="8" w:space="0" w:color="auto"/>
            </w:tcBorders>
          </w:tcPr>
          <w:p w14:paraId="2ED56D95" w14:textId="7777777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Log-normal</w:t>
            </w:r>
          </w:p>
        </w:tc>
      </w:tr>
      <w:tr w:rsidR="00987C9A" w:rsidRPr="00987C9A" w14:paraId="64A20FC8" w14:textId="77777777" w:rsidTr="002C3A1A">
        <w:tc>
          <w:tcPr>
            <w:tcW w:w="4253" w:type="dxa"/>
          </w:tcPr>
          <w:p w14:paraId="55465CB8" w14:textId="7777777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 xml:space="preserve">Index of </w:t>
            </w:r>
            <w:r w:rsidR="0003012F" w:rsidRPr="002C3A1A">
              <w:rPr>
                <w:rFonts w:ascii="Times New Roman" w:hAnsi="Times New Roman" w:cs="Times New Roman"/>
                <w:sz w:val="18"/>
                <w:szCs w:val="18"/>
              </w:rPr>
              <w:t>exploitable</w:t>
            </w:r>
            <w:r w:rsidRPr="002C3A1A">
              <w:rPr>
                <w:rFonts w:ascii="Times New Roman" w:hAnsi="Times New Roman" w:cs="Times New Roman"/>
                <w:sz w:val="18"/>
                <w:szCs w:val="18"/>
              </w:rPr>
              <w:t xml:space="preserve"> biomass (e.g. a CPUE index)</w:t>
            </w:r>
          </w:p>
        </w:tc>
        <w:tc>
          <w:tcPr>
            <w:tcW w:w="2835" w:type="dxa"/>
          </w:tcPr>
          <w:p w14:paraId="075FE4AD" w14:textId="7777777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 xml:space="preserve">year, </w:t>
            </w:r>
            <w:proofErr w:type="spellStart"/>
            <w:r w:rsidRPr="002C3A1A">
              <w:rPr>
                <w:rFonts w:ascii="Times New Roman" w:hAnsi="Times New Roman" w:cs="Times New Roman"/>
                <w:sz w:val="18"/>
                <w:szCs w:val="18"/>
              </w:rPr>
              <w:t>subyear</w:t>
            </w:r>
            <w:proofErr w:type="spellEnd"/>
            <w:r w:rsidRPr="002C3A1A">
              <w:rPr>
                <w:rFonts w:ascii="Times New Roman" w:hAnsi="Times New Roman" w:cs="Times New Roman"/>
                <w:sz w:val="18"/>
                <w:szCs w:val="18"/>
              </w:rPr>
              <w:t>, area, fleet</w:t>
            </w:r>
          </w:p>
        </w:tc>
        <w:tc>
          <w:tcPr>
            <w:tcW w:w="1843" w:type="dxa"/>
          </w:tcPr>
          <w:p w14:paraId="04D46E8F" w14:textId="7777777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Log-normal</w:t>
            </w:r>
          </w:p>
        </w:tc>
      </w:tr>
      <w:tr w:rsidR="00987C9A" w:rsidRPr="00987C9A" w14:paraId="38207A0D" w14:textId="77777777" w:rsidTr="002C3A1A">
        <w:tc>
          <w:tcPr>
            <w:tcW w:w="4253" w:type="dxa"/>
          </w:tcPr>
          <w:p w14:paraId="38444F76" w14:textId="7777777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Index of spawning stock biomass (e.g. a larval survey)</w:t>
            </w:r>
          </w:p>
        </w:tc>
        <w:tc>
          <w:tcPr>
            <w:tcW w:w="2835" w:type="dxa"/>
          </w:tcPr>
          <w:p w14:paraId="2FA9399C" w14:textId="7777777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year, stock</w:t>
            </w:r>
          </w:p>
        </w:tc>
        <w:tc>
          <w:tcPr>
            <w:tcW w:w="1843" w:type="dxa"/>
          </w:tcPr>
          <w:p w14:paraId="0A13E40D" w14:textId="7777777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Log-normal</w:t>
            </w:r>
          </w:p>
        </w:tc>
      </w:tr>
      <w:tr w:rsidR="00987C9A" w:rsidRPr="00987C9A" w14:paraId="1EA0E899" w14:textId="77777777" w:rsidTr="002C3A1A">
        <w:tc>
          <w:tcPr>
            <w:tcW w:w="4253" w:type="dxa"/>
          </w:tcPr>
          <w:p w14:paraId="50F70875" w14:textId="7777777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Length composition</w:t>
            </w:r>
          </w:p>
        </w:tc>
        <w:tc>
          <w:tcPr>
            <w:tcW w:w="2835" w:type="dxa"/>
          </w:tcPr>
          <w:p w14:paraId="300C5223" w14:textId="7777777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 xml:space="preserve">year, </w:t>
            </w:r>
            <w:proofErr w:type="spellStart"/>
            <w:r w:rsidRPr="002C3A1A">
              <w:rPr>
                <w:rFonts w:ascii="Times New Roman" w:hAnsi="Times New Roman" w:cs="Times New Roman"/>
                <w:sz w:val="18"/>
                <w:szCs w:val="18"/>
              </w:rPr>
              <w:t>subyear</w:t>
            </w:r>
            <w:proofErr w:type="spellEnd"/>
            <w:r w:rsidRPr="002C3A1A">
              <w:rPr>
                <w:rFonts w:ascii="Times New Roman" w:hAnsi="Times New Roman" w:cs="Times New Roman"/>
                <w:sz w:val="18"/>
                <w:szCs w:val="18"/>
              </w:rPr>
              <w:t>, area</w:t>
            </w:r>
          </w:p>
        </w:tc>
        <w:tc>
          <w:tcPr>
            <w:tcW w:w="1843" w:type="dxa"/>
          </w:tcPr>
          <w:p w14:paraId="63B7D630" w14:textId="7777777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Multinomial</w:t>
            </w:r>
          </w:p>
        </w:tc>
      </w:tr>
      <w:tr w:rsidR="00987C9A" w:rsidRPr="00987C9A" w14:paraId="1993DAE8" w14:textId="77777777" w:rsidTr="002C3A1A">
        <w:tc>
          <w:tcPr>
            <w:tcW w:w="4253" w:type="dxa"/>
          </w:tcPr>
          <w:p w14:paraId="1E080469" w14:textId="7777777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PSAT tag (known stock of origin)</w:t>
            </w:r>
          </w:p>
        </w:tc>
        <w:tc>
          <w:tcPr>
            <w:tcW w:w="2835" w:type="dxa"/>
          </w:tcPr>
          <w:p w14:paraId="349DE6EB" w14:textId="2898C51A"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 xml:space="preserve">stock, year, </w:t>
            </w:r>
            <w:proofErr w:type="spellStart"/>
            <w:r w:rsidRPr="002C3A1A">
              <w:rPr>
                <w:rFonts w:ascii="Times New Roman" w:hAnsi="Times New Roman" w:cs="Times New Roman"/>
                <w:sz w:val="18"/>
                <w:szCs w:val="18"/>
              </w:rPr>
              <w:t>subyear</w:t>
            </w:r>
            <w:proofErr w:type="spellEnd"/>
            <w:r w:rsidRPr="002C3A1A">
              <w:rPr>
                <w:rFonts w:ascii="Times New Roman" w:hAnsi="Times New Roman" w:cs="Times New Roman"/>
                <w:sz w:val="18"/>
                <w:szCs w:val="18"/>
              </w:rPr>
              <w:t>, area</w:t>
            </w:r>
            <w:r w:rsidR="00D31F40" w:rsidRPr="002C3A1A">
              <w:rPr>
                <w:rFonts w:ascii="Times New Roman" w:hAnsi="Times New Roman" w:cs="Times New Roman"/>
                <w:sz w:val="18"/>
                <w:szCs w:val="18"/>
              </w:rPr>
              <w:t>, age class</w:t>
            </w:r>
          </w:p>
        </w:tc>
        <w:tc>
          <w:tcPr>
            <w:tcW w:w="1843" w:type="dxa"/>
          </w:tcPr>
          <w:p w14:paraId="28B096BF" w14:textId="7777777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Multinomial</w:t>
            </w:r>
          </w:p>
        </w:tc>
      </w:tr>
      <w:tr w:rsidR="00987C9A" w:rsidRPr="00987C9A" w14:paraId="355B79B8" w14:textId="77777777" w:rsidTr="002C3A1A">
        <w:tc>
          <w:tcPr>
            <w:tcW w:w="4253" w:type="dxa"/>
          </w:tcPr>
          <w:p w14:paraId="5841AEA0" w14:textId="7777777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PSAT tag (unknown stock of origin)</w:t>
            </w:r>
          </w:p>
        </w:tc>
        <w:tc>
          <w:tcPr>
            <w:tcW w:w="2835" w:type="dxa"/>
          </w:tcPr>
          <w:p w14:paraId="6AD520BD" w14:textId="3F162115"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 xml:space="preserve">year, </w:t>
            </w:r>
            <w:proofErr w:type="spellStart"/>
            <w:r w:rsidRPr="002C3A1A">
              <w:rPr>
                <w:rFonts w:ascii="Times New Roman" w:hAnsi="Times New Roman" w:cs="Times New Roman"/>
                <w:sz w:val="18"/>
                <w:szCs w:val="18"/>
              </w:rPr>
              <w:t>subyear</w:t>
            </w:r>
            <w:proofErr w:type="spellEnd"/>
            <w:r w:rsidRPr="002C3A1A">
              <w:rPr>
                <w:rFonts w:ascii="Times New Roman" w:hAnsi="Times New Roman" w:cs="Times New Roman"/>
                <w:sz w:val="18"/>
                <w:szCs w:val="18"/>
              </w:rPr>
              <w:t>, area</w:t>
            </w:r>
            <w:r w:rsidR="00D31F40" w:rsidRPr="002C3A1A">
              <w:rPr>
                <w:rFonts w:ascii="Times New Roman" w:hAnsi="Times New Roman" w:cs="Times New Roman"/>
                <w:sz w:val="18"/>
                <w:szCs w:val="18"/>
              </w:rPr>
              <w:t>, age class</w:t>
            </w:r>
          </w:p>
        </w:tc>
        <w:tc>
          <w:tcPr>
            <w:tcW w:w="1843" w:type="dxa"/>
          </w:tcPr>
          <w:p w14:paraId="0D55F317" w14:textId="7777777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Multinomial</w:t>
            </w:r>
          </w:p>
        </w:tc>
      </w:tr>
      <w:tr w:rsidR="00987C9A" w:rsidRPr="00987C9A" w14:paraId="69F28F0F" w14:textId="77777777" w:rsidTr="002C3A1A">
        <w:tc>
          <w:tcPr>
            <w:tcW w:w="4253" w:type="dxa"/>
          </w:tcPr>
          <w:p w14:paraId="115962CF" w14:textId="7777777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Stock of origin</w:t>
            </w:r>
          </w:p>
        </w:tc>
        <w:tc>
          <w:tcPr>
            <w:tcW w:w="2835" w:type="dxa"/>
          </w:tcPr>
          <w:p w14:paraId="2D30664F" w14:textId="0DD9D42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 xml:space="preserve">Year, </w:t>
            </w:r>
            <w:proofErr w:type="spellStart"/>
            <w:r w:rsidRPr="002C3A1A">
              <w:rPr>
                <w:rFonts w:ascii="Times New Roman" w:hAnsi="Times New Roman" w:cs="Times New Roman"/>
                <w:sz w:val="18"/>
                <w:szCs w:val="18"/>
              </w:rPr>
              <w:t>subyear</w:t>
            </w:r>
            <w:proofErr w:type="spellEnd"/>
            <w:r w:rsidRPr="002C3A1A">
              <w:rPr>
                <w:rFonts w:ascii="Times New Roman" w:hAnsi="Times New Roman" w:cs="Times New Roman"/>
                <w:sz w:val="18"/>
                <w:szCs w:val="18"/>
              </w:rPr>
              <w:t>, area</w:t>
            </w:r>
            <w:r w:rsidR="00D31F40" w:rsidRPr="002C3A1A">
              <w:rPr>
                <w:rFonts w:ascii="Times New Roman" w:hAnsi="Times New Roman" w:cs="Times New Roman"/>
                <w:sz w:val="18"/>
                <w:szCs w:val="18"/>
              </w:rPr>
              <w:t>, age class</w:t>
            </w:r>
          </w:p>
        </w:tc>
        <w:tc>
          <w:tcPr>
            <w:tcW w:w="1843" w:type="dxa"/>
          </w:tcPr>
          <w:p w14:paraId="34D1A6A3" w14:textId="7777777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Multinomial</w:t>
            </w:r>
          </w:p>
        </w:tc>
      </w:tr>
      <w:tr w:rsidR="00987C9A" w:rsidRPr="00987C9A" w14:paraId="1FD5539C" w14:textId="77777777" w:rsidTr="002C3A1A">
        <w:trPr>
          <w:cantSplit/>
          <w:trHeight w:hRule="exact" w:val="113"/>
        </w:trPr>
        <w:tc>
          <w:tcPr>
            <w:tcW w:w="4253" w:type="dxa"/>
            <w:tcBorders>
              <w:bottom w:val="single" w:sz="8" w:space="0" w:color="auto"/>
            </w:tcBorders>
          </w:tcPr>
          <w:p w14:paraId="1967161B" w14:textId="77777777" w:rsidR="00987C9A" w:rsidRPr="00987C9A" w:rsidRDefault="00987C9A" w:rsidP="001B61C4">
            <w:pPr>
              <w:keepNext/>
              <w:keepLines/>
              <w:rPr>
                <w:rFonts w:ascii="Times New Roman" w:hAnsi="Times New Roman" w:cs="Times New Roman"/>
                <w:sz w:val="19"/>
                <w:szCs w:val="19"/>
              </w:rPr>
            </w:pPr>
          </w:p>
        </w:tc>
        <w:tc>
          <w:tcPr>
            <w:tcW w:w="2835" w:type="dxa"/>
            <w:tcBorders>
              <w:bottom w:val="single" w:sz="8" w:space="0" w:color="auto"/>
            </w:tcBorders>
          </w:tcPr>
          <w:p w14:paraId="22C7D39D" w14:textId="77777777" w:rsidR="00987C9A" w:rsidRPr="00987C9A" w:rsidRDefault="00987C9A" w:rsidP="001B61C4">
            <w:pPr>
              <w:keepNext/>
              <w:keepLines/>
              <w:rPr>
                <w:rFonts w:ascii="Times New Roman" w:hAnsi="Times New Roman" w:cs="Times New Roman"/>
                <w:sz w:val="19"/>
                <w:szCs w:val="19"/>
              </w:rPr>
            </w:pPr>
          </w:p>
        </w:tc>
        <w:tc>
          <w:tcPr>
            <w:tcW w:w="1843" w:type="dxa"/>
            <w:tcBorders>
              <w:bottom w:val="single" w:sz="8" w:space="0" w:color="auto"/>
            </w:tcBorders>
          </w:tcPr>
          <w:p w14:paraId="670E04A6" w14:textId="77777777" w:rsidR="00987C9A" w:rsidRPr="00987C9A" w:rsidRDefault="00987C9A" w:rsidP="001B61C4">
            <w:pPr>
              <w:keepNext/>
              <w:keepLines/>
              <w:rPr>
                <w:rFonts w:ascii="Times New Roman" w:hAnsi="Times New Roman" w:cs="Times New Roman"/>
                <w:sz w:val="19"/>
                <w:szCs w:val="19"/>
              </w:rPr>
            </w:pPr>
          </w:p>
        </w:tc>
      </w:tr>
    </w:tbl>
    <w:p w14:paraId="55F55273" w14:textId="77777777" w:rsidR="00987C9A" w:rsidRPr="00987C9A" w:rsidRDefault="00987C9A" w:rsidP="001B61C4">
      <w:pPr>
        <w:rPr>
          <w:rFonts w:ascii="Times New Roman" w:eastAsiaTheme="minorEastAsia" w:hAnsi="Times New Roman" w:cs="Times New Roman"/>
          <w:sz w:val="19"/>
          <w:szCs w:val="19"/>
          <w:lang w:val="en-CA"/>
        </w:rPr>
      </w:pPr>
    </w:p>
    <w:p w14:paraId="3F68EA42" w14:textId="77777777" w:rsidR="007E218D" w:rsidRDefault="007E218D" w:rsidP="00406114">
      <w:pPr>
        <w:contextualSpacing/>
        <w:jc w:val="both"/>
        <w:rPr>
          <w:rFonts w:ascii="Times New Roman" w:hAnsi="Times New Roman" w:cs="Times New Roman"/>
          <w:sz w:val="24"/>
          <w:szCs w:val="24"/>
        </w:rPr>
      </w:pPr>
    </w:p>
    <w:p w14:paraId="36EFAFB5" w14:textId="77777777" w:rsidR="007E218D" w:rsidRDefault="00987C9A" w:rsidP="00406114">
      <w:pPr>
        <w:pStyle w:val="Heading3"/>
        <w:ind w:left="130" w:hanging="130"/>
      </w:pPr>
      <w:bookmarkStart w:id="114" w:name="_Toc465365336"/>
      <w:r w:rsidRPr="00987C9A">
        <w:t>Characterising unc</w:t>
      </w:r>
      <w:r w:rsidR="005F1D09" w:rsidRPr="00440453">
        <w:t>e</w:t>
      </w:r>
      <w:r w:rsidRPr="00987C9A">
        <w:t>rtainty</w:t>
      </w:r>
      <w:bookmarkEnd w:id="114"/>
    </w:p>
    <w:p w14:paraId="24348268" w14:textId="77777777" w:rsidR="007E218D" w:rsidRDefault="007E218D" w:rsidP="00406114">
      <w:pPr>
        <w:jc w:val="both"/>
        <w:rPr>
          <w:rFonts w:ascii="Times New Roman" w:hAnsi="Times New Roman" w:cs="Times New Roman"/>
          <w:sz w:val="24"/>
          <w:szCs w:val="24"/>
        </w:rPr>
      </w:pPr>
    </w:p>
    <w:p w14:paraId="0D7B867B" w14:textId="77777777" w:rsidR="007E218D" w:rsidRDefault="00A1002C" w:rsidP="00406114">
      <w:pPr>
        <w:pStyle w:val="Heading4"/>
        <w:ind w:left="0"/>
      </w:pPr>
      <w:bookmarkStart w:id="115" w:name="_Toc465365337"/>
      <w:r w:rsidRPr="00E462C0">
        <w:t>Baseline</w:t>
      </w:r>
      <w:bookmarkEnd w:id="115"/>
    </w:p>
    <w:p w14:paraId="56E2E716" w14:textId="77777777" w:rsidR="007E218D" w:rsidRDefault="007E218D" w:rsidP="00406114">
      <w:pPr>
        <w:jc w:val="both"/>
        <w:rPr>
          <w:rFonts w:ascii="Times New Roman" w:hAnsi="Times New Roman" w:cs="Times New Roman"/>
          <w:sz w:val="24"/>
          <w:szCs w:val="24"/>
        </w:rPr>
      </w:pPr>
    </w:p>
    <w:p w14:paraId="59C81EFE" w14:textId="77777777" w:rsidR="007E218D" w:rsidRDefault="00A1002C" w:rsidP="00406114">
      <w:pPr>
        <w:jc w:val="both"/>
        <w:rPr>
          <w:rFonts w:ascii="Times New Roman" w:hAnsi="Times New Roman" w:cs="Times New Roman"/>
          <w:sz w:val="24"/>
          <w:szCs w:val="24"/>
        </w:rPr>
      </w:pPr>
      <w:r>
        <w:rPr>
          <w:rFonts w:ascii="Times New Roman" w:hAnsi="Times New Roman" w:cs="Times New Roman"/>
          <w:sz w:val="24"/>
          <w:szCs w:val="24"/>
        </w:rPr>
        <w:t xml:space="preserve">Concentrate on among-model uncertainty using the maximum posterior density estimates of model parameters and a prior model weight based on expert judgement. </w:t>
      </w:r>
      <w:r w:rsidR="000826AE">
        <w:rPr>
          <w:rFonts w:ascii="Times New Roman" w:hAnsi="Times New Roman" w:cs="Times New Roman"/>
          <w:sz w:val="24"/>
          <w:szCs w:val="24"/>
        </w:rPr>
        <w:t xml:space="preserve">Uniform weights will be used to start, possibly updated later </w:t>
      </w:r>
      <w:r w:rsidR="00836930">
        <w:rPr>
          <w:rFonts w:ascii="Times New Roman" w:hAnsi="Times New Roman" w:cs="Times New Roman"/>
          <w:sz w:val="24"/>
          <w:szCs w:val="24"/>
        </w:rPr>
        <w:t>using a Delphi-type approach.</w:t>
      </w:r>
      <w:r w:rsidR="000826AE">
        <w:rPr>
          <w:rFonts w:ascii="Times New Roman" w:hAnsi="Times New Roman" w:cs="Times New Roman"/>
          <w:sz w:val="24"/>
          <w:szCs w:val="24"/>
        </w:rPr>
        <w:t xml:space="preserve"> </w:t>
      </w:r>
    </w:p>
    <w:p w14:paraId="6D59D49B" w14:textId="77777777" w:rsidR="007E218D" w:rsidRDefault="007E218D" w:rsidP="00406114">
      <w:pPr>
        <w:jc w:val="both"/>
        <w:rPr>
          <w:rFonts w:ascii="Times New Roman" w:hAnsi="Times New Roman" w:cs="Times New Roman"/>
          <w:sz w:val="24"/>
          <w:szCs w:val="24"/>
        </w:rPr>
      </w:pPr>
    </w:p>
    <w:p w14:paraId="2A3E3273" w14:textId="77777777" w:rsidR="007E218D" w:rsidRDefault="00A1002C" w:rsidP="00406114">
      <w:pPr>
        <w:pStyle w:val="Heading4"/>
        <w:ind w:left="0"/>
      </w:pPr>
      <w:bookmarkStart w:id="116" w:name="_Toc465365338"/>
      <w:r w:rsidRPr="00E462C0">
        <w:t>Alternative options</w:t>
      </w:r>
      <w:bookmarkEnd w:id="116"/>
    </w:p>
    <w:p w14:paraId="2F222E3C" w14:textId="77777777" w:rsidR="007E218D" w:rsidRDefault="007E218D" w:rsidP="00406114">
      <w:pPr>
        <w:jc w:val="both"/>
        <w:rPr>
          <w:rFonts w:ascii="Times New Roman" w:hAnsi="Times New Roman" w:cs="Times New Roman"/>
          <w:sz w:val="24"/>
          <w:szCs w:val="24"/>
        </w:rPr>
      </w:pPr>
    </w:p>
    <w:p w14:paraId="4D548013" w14:textId="77777777" w:rsidR="007E218D" w:rsidRDefault="00A1002C" w:rsidP="00406114">
      <w:pPr>
        <w:jc w:val="both"/>
        <w:rPr>
          <w:rFonts w:ascii="Times New Roman" w:hAnsi="Times New Roman" w:cs="Times New Roman"/>
          <w:sz w:val="24"/>
          <w:szCs w:val="24"/>
        </w:rPr>
      </w:pPr>
      <w:r>
        <w:rPr>
          <w:rFonts w:ascii="Times New Roman" w:hAnsi="Times New Roman" w:cs="Times New Roman"/>
          <w:sz w:val="24"/>
          <w:szCs w:val="24"/>
        </w:rPr>
        <w:t>Include within-model uncertainty (parameter uncertainty) via Monte Carlo sampling from the inverse Hessian matrix of model parameters.</w:t>
      </w:r>
    </w:p>
    <w:p w14:paraId="3DC22F4C" w14:textId="77777777" w:rsidR="007E218D" w:rsidRDefault="007E218D" w:rsidP="00406114">
      <w:pPr>
        <w:jc w:val="both"/>
        <w:rPr>
          <w:rFonts w:ascii="Times New Roman" w:hAnsi="Times New Roman" w:cs="Times New Roman"/>
          <w:sz w:val="24"/>
          <w:szCs w:val="24"/>
        </w:rPr>
      </w:pPr>
    </w:p>
    <w:p w14:paraId="5D9D3AA5" w14:textId="77777777" w:rsidR="007E218D" w:rsidRDefault="00A1002C" w:rsidP="00406114">
      <w:pPr>
        <w:jc w:val="both"/>
        <w:rPr>
          <w:rFonts w:ascii="Times New Roman" w:hAnsi="Times New Roman" w:cs="Times New Roman"/>
          <w:sz w:val="24"/>
          <w:szCs w:val="24"/>
        </w:rPr>
      </w:pPr>
      <w:r>
        <w:rPr>
          <w:rFonts w:ascii="Times New Roman" w:hAnsi="Times New Roman" w:cs="Times New Roman"/>
          <w:sz w:val="24"/>
          <w:szCs w:val="24"/>
        </w:rPr>
        <w:t xml:space="preserve">Include within-model uncertainty via MCMC sampling of posteriors for model parameters. </w:t>
      </w:r>
    </w:p>
    <w:p w14:paraId="73DFA315" w14:textId="77777777" w:rsidR="007E218D" w:rsidRDefault="007E218D" w:rsidP="00406114">
      <w:pPr>
        <w:jc w:val="both"/>
        <w:rPr>
          <w:rFonts w:ascii="Times New Roman" w:hAnsi="Times New Roman" w:cs="Times New Roman"/>
          <w:sz w:val="24"/>
          <w:szCs w:val="24"/>
        </w:rPr>
      </w:pPr>
    </w:p>
    <w:p w14:paraId="65803FFB" w14:textId="77777777" w:rsidR="008D29D5" w:rsidRDefault="008D29D5" w:rsidP="00406114">
      <w:pPr>
        <w:jc w:val="both"/>
        <w:rPr>
          <w:rFonts w:ascii="Times New Roman" w:hAnsi="Times New Roman" w:cs="Times New Roman"/>
          <w:sz w:val="24"/>
          <w:szCs w:val="24"/>
        </w:rPr>
      </w:pPr>
    </w:p>
    <w:p w14:paraId="04237AFF" w14:textId="77777777" w:rsidR="00DE6F83" w:rsidRDefault="00DE6F83">
      <w:pPr>
        <w:rPr>
          <w:rFonts w:ascii="Times New Roman" w:hAnsi="Times New Roman" w:cs="Times New Roman"/>
          <w:sz w:val="24"/>
          <w:szCs w:val="24"/>
        </w:rPr>
      </w:pPr>
      <w:r>
        <w:rPr>
          <w:rFonts w:cs="Times New Roman"/>
          <w:b/>
          <w:bCs/>
          <w:szCs w:val="24"/>
        </w:rPr>
        <w:br w:type="page"/>
      </w:r>
    </w:p>
    <w:p w14:paraId="603230F2" w14:textId="77777777" w:rsidR="007E218D" w:rsidRDefault="00B56829" w:rsidP="00406114">
      <w:pPr>
        <w:pStyle w:val="Heading1"/>
        <w:ind w:left="0"/>
      </w:pPr>
      <w:bookmarkStart w:id="117" w:name="_Toc465365339"/>
      <w:r w:rsidRPr="00B56829">
        <w:lastRenderedPageBreak/>
        <w:t>TRIAL SPECIFICATIONS</w:t>
      </w:r>
      <w:bookmarkEnd w:id="117"/>
    </w:p>
    <w:p w14:paraId="008CA97B" w14:textId="77777777" w:rsidR="00DB7946" w:rsidRDefault="00DB7946" w:rsidP="001B61C4">
      <w:pPr>
        <w:jc w:val="both"/>
        <w:rPr>
          <w:rFonts w:ascii="Times New Roman" w:hAnsi="Times New Roman" w:cs="Times New Roman"/>
          <w:b/>
          <w:sz w:val="24"/>
          <w:szCs w:val="24"/>
        </w:rPr>
      </w:pPr>
    </w:p>
    <w:p w14:paraId="2F4E86F0" w14:textId="77777777" w:rsidR="007E218D" w:rsidRDefault="00DB7946" w:rsidP="00406114">
      <w:pPr>
        <w:pStyle w:val="Heading2"/>
        <w:ind w:left="0"/>
        <w:rPr>
          <w:rFonts w:eastAsia="Times New Roman"/>
        </w:rPr>
      </w:pPr>
      <w:bookmarkStart w:id="118" w:name="_Toc465365340"/>
      <w:r w:rsidRPr="00B3146A">
        <w:rPr>
          <w:rFonts w:eastAsia="Times New Roman"/>
        </w:rPr>
        <w:t>Reference set</w:t>
      </w:r>
      <w:bookmarkEnd w:id="118"/>
    </w:p>
    <w:p w14:paraId="729B61F4" w14:textId="77777777" w:rsidR="00DB7946" w:rsidRPr="00B3146A" w:rsidRDefault="00DB7946" w:rsidP="001B61C4">
      <w:pPr>
        <w:shd w:val="clear" w:color="auto" w:fill="FFFFFF"/>
        <w:rPr>
          <w:rFonts w:ascii="Times New Roman" w:eastAsia="Times New Roman" w:hAnsi="Times New Roman" w:cs="Times New Roman"/>
          <w:sz w:val="24"/>
          <w:szCs w:val="24"/>
          <w:lang w:val="en-US"/>
        </w:rPr>
      </w:pPr>
      <w:r w:rsidRPr="00B3146A">
        <w:rPr>
          <w:rFonts w:ascii="Times New Roman" w:eastAsia="Times New Roman" w:hAnsi="Times New Roman" w:cs="Times New Roman"/>
          <w:i/>
          <w:iCs/>
          <w:sz w:val="24"/>
          <w:szCs w:val="24"/>
          <w:lang w:val="en-US"/>
        </w:rPr>
        <w:t> </w:t>
      </w:r>
    </w:p>
    <w:p w14:paraId="4E09BEE5" w14:textId="2118CD88" w:rsidR="007E218D" w:rsidRDefault="00DB7946" w:rsidP="00406114">
      <w:pPr>
        <w:shd w:val="clear" w:color="auto" w:fill="FFFFFF"/>
        <w:jc w:val="both"/>
        <w:rPr>
          <w:rFonts w:ascii="Times New Roman" w:eastAsia="Times New Roman" w:hAnsi="Times New Roman" w:cs="Times New Roman"/>
          <w:color w:val="222222"/>
          <w:sz w:val="24"/>
          <w:szCs w:val="24"/>
          <w:lang w:val="en-US"/>
        </w:rPr>
      </w:pPr>
      <w:r w:rsidRPr="00B3146A">
        <w:rPr>
          <w:rFonts w:ascii="Times New Roman" w:eastAsia="Times New Roman" w:hAnsi="Times New Roman" w:cs="Times New Roman"/>
          <w:sz w:val="24"/>
          <w:szCs w:val="24"/>
          <w:lang w:val="en-US"/>
        </w:rPr>
        <w:t xml:space="preserve">Three major uncertainty axes: future recruitment; current </w:t>
      </w:r>
      <w:r w:rsidR="002C3A1A">
        <w:rPr>
          <w:rFonts w:ascii="Times New Roman" w:eastAsia="Times New Roman" w:hAnsi="Times New Roman" w:cs="Times New Roman"/>
          <w:sz w:val="24"/>
          <w:szCs w:val="24"/>
          <w:lang w:val="en-US"/>
        </w:rPr>
        <w:t>abundance</w:t>
      </w:r>
      <w:r w:rsidRPr="00B3146A">
        <w:rPr>
          <w:rFonts w:ascii="Times New Roman" w:eastAsia="Times New Roman" w:hAnsi="Times New Roman" w:cs="Times New Roman"/>
          <w:sz w:val="24"/>
          <w:szCs w:val="24"/>
          <w:lang w:val="en-US"/>
        </w:rPr>
        <w:t>; and natural mortality/maturity</w:t>
      </w:r>
      <w:r w:rsidRPr="00DB7946">
        <w:rPr>
          <w:rFonts w:ascii="Times New Roman" w:eastAsia="Times New Roman" w:hAnsi="Times New Roman" w:cs="Times New Roman"/>
          <w:color w:val="222222"/>
          <w:sz w:val="24"/>
          <w:szCs w:val="24"/>
          <w:lang w:val="en-US"/>
        </w:rPr>
        <w:t xml:space="preserve"> (in combination)</w:t>
      </w:r>
    </w:p>
    <w:p w14:paraId="66ED32FA" w14:textId="77777777" w:rsidR="007E218D" w:rsidRDefault="007E218D" w:rsidP="00406114">
      <w:pPr>
        <w:shd w:val="clear" w:color="auto" w:fill="FFFFFF"/>
        <w:jc w:val="both"/>
        <w:rPr>
          <w:rFonts w:ascii="Times New Roman" w:eastAsia="Times New Roman" w:hAnsi="Times New Roman" w:cs="Times New Roman"/>
          <w:color w:val="222222"/>
          <w:sz w:val="24"/>
          <w:szCs w:val="24"/>
          <w:lang w:val="en-US"/>
        </w:rPr>
      </w:pPr>
    </w:p>
    <w:tbl>
      <w:tblPr>
        <w:tblW w:w="6680" w:type="dxa"/>
        <w:tblInd w:w="762" w:type="dxa"/>
        <w:tblLook w:val="04A0" w:firstRow="1" w:lastRow="0" w:firstColumn="1" w:lastColumn="0" w:noHBand="0" w:noVBand="1"/>
      </w:tblPr>
      <w:tblGrid>
        <w:gridCol w:w="600"/>
        <w:gridCol w:w="3040"/>
        <w:gridCol w:w="3040"/>
      </w:tblGrid>
      <w:tr w:rsidR="00DB7946" w:rsidRPr="00DB7946" w14:paraId="28096DD3" w14:textId="77777777" w:rsidTr="00DB7946">
        <w:trPr>
          <w:trHeight w:val="312"/>
        </w:trPr>
        <w:tc>
          <w:tcPr>
            <w:tcW w:w="600" w:type="dxa"/>
            <w:tcBorders>
              <w:top w:val="single" w:sz="4" w:space="0" w:color="auto"/>
              <w:left w:val="nil"/>
              <w:bottom w:val="single" w:sz="4" w:space="0" w:color="auto"/>
              <w:right w:val="nil"/>
            </w:tcBorders>
            <w:shd w:val="clear" w:color="auto" w:fill="auto"/>
            <w:vAlign w:val="center"/>
            <w:hideMark/>
          </w:tcPr>
          <w:p w14:paraId="34C98E37"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 </w:t>
            </w:r>
          </w:p>
        </w:tc>
        <w:tc>
          <w:tcPr>
            <w:tcW w:w="3040" w:type="dxa"/>
            <w:tcBorders>
              <w:top w:val="single" w:sz="4" w:space="0" w:color="auto"/>
              <w:left w:val="nil"/>
              <w:bottom w:val="single" w:sz="4" w:space="0" w:color="auto"/>
              <w:right w:val="nil"/>
            </w:tcBorders>
            <w:shd w:val="clear" w:color="auto" w:fill="auto"/>
            <w:vAlign w:val="center"/>
            <w:hideMark/>
          </w:tcPr>
          <w:p w14:paraId="3361B550" w14:textId="77777777" w:rsidR="00DB7946" w:rsidRPr="00DB7946" w:rsidRDefault="00DB7946" w:rsidP="001B61C4">
            <w:pPr>
              <w:jc w:val="cente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West</w:t>
            </w:r>
          </w:p>
        </w:tc>
        <w:tc>
          <w:tcPr>
            <w:tcW w:w="3040" w:type="dxa"/>
            <w:tcBorders>
              <w:top w:val="single" w:sz="4" w:space="0" w:color="auto"/>
              <w:left w:val="nil"/>
              <w:bottom w:val="single" w:sz="4" w:space="0" w:color="auto"/>
              <w:right w:val="nil"/>
            </w:tcBorders>
            <w:shd w:val="clear" w:color="auto" w:fill="auto"/>
            <w:vAlign w:val="center"/>
            <w:hideMark/>
          </w:tcPr>
          <w:p w14:paraId="46759607" w14:textId="77777777" w:rsidR="00DB7946" w:rsidRPr="00DB7946" w:rsidRDefault="00DB7946" w:rsidP="001B61C4">
            <w:pPr>
              <w:jc w:val="cente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East</w:t>
            </w:r>
          </w:p>
        </w:tc>
      </w:tr>
      <w:tr w:rsidR="00DB7946" w:rsidRPr="00DB7946" w14:paraId="691E3B10" w14:textId="77777777" w:rsidTr="00DB7946">
        <w:trPr>
          <w:trHeight w:val="444"/>
        </w:trPr>
        <w:tc>
          <w:tcPr>
            <w:tcW w:w="3640" w:type="dxa"/>
            <w:gridSpan w:val="2"/>
            <w:tcBorders>
              <w:top w:val="single" w:sz="4" w:space="0" w:color="auto"/>
              <w:left w:val="nil"/>
              <w:bottom w:val="nil"/>
              <w:right w:val="nil"/>
            </w:tcBorders>
            <w:shd w:val="clear" w:color="auto" w:fill="auto"/>
            <w:noWrap/>
            <w:vAlign w:val="bottom"/>
            <w:hideMark/>
          </w:tcPr>
          <w:p w14:paraId="0CC704FB" w14:textId="77777777" w:rsidR="00DB7946" w:rsidRPr="00DB7946" w:rsidRDefault="00DB7946" w:rsidP="001B61C4">
            <w:pPr>
              <w:rPr>
                <w:rFonts w:ascii="Times New Roman" w:eastAsia="Times New Roman" w:hAnsi="Times New Roman" w:cs="Times New Roman"/>
                <w:color w:val="222222"/>
                <w:sz w:val="24"/>
                <w:szCs w:val="24"/>
                <w:u w:val="single"/>
                <w:lang w:val="en-US"/>
              </w:rPr>
            </w:pPr>
            <w:r w:rsidRPr="00DB7946">
              <w:rPr>
                <w:rFonts w:ascii="Times New Roman" w:eastAsia="Times New Roman" w:hAnsi="Times New Roman" w:cs="Times New Roman"/>
                <w:color w:val="222222"/>
                <w:sz w:val="24"/>
                <w:szCs w:val="24"/>
                <w:u w:val="single"/>
                <w:lang w:val="en-US"/>
              </w:rPr>
              <w:t>Future recruitment</w:t>
            </w:r>
          </w:p>
        </w:tc>
        <w:tc>
          <w:tcPr>
            <w:tcW w:w="3040" w:type="dxa"/>
            <w:tcBorders>
              <w:top w:val="nil"/>
              <w:left w:val="nil"/>
              <w:bottom w:val="nil"/>
              <w:right w:val="nil"/>
            </w:tcBorders>
            <w:shd w:val="clear" w:color="auto" w:fill="auto"/>
            <w:noWrap/>
            <w:vAlign w:val="bottom"/>
            <w:hideMark/>
          </w:tcPr>
          <w:p w14:paraId="4A16D60B"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 </w:t>
            </w:r>
          </w:p>
        </w:tc>
      </w:tr>
      <w:tr w:rsidR="00DB7946" w:rsidRPr="00DB7946" w14:paraId="5D66C3C1" w14:textId="77777777" w:rsidTr="00DB7946">
        <w:trPr>
          <w:trHeight w:val="312"/>
        </w:trPr>
        <w:tc>
          <w:tcPr>
            <w:tcW w:w="600" w:type="dxa"/>
            <w:tcBorders>
              <w:top w:val="nil"/>
              <w:left w:val="nil"/>
              <w:bottom w:val="nil"/>
              <w:right w:val="nil"/>
            </w:tcBorders>
            <w:shd w:val="clear" w:color="auto" w:fill="auto"/>
            <w:vAlign w:val="center"/>
            <w:hideMark/>
          </w:tcPr>
          <w:p w14:paraId="47CCB133"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1</w:t>
            </w:r>
          </w:p>
        </w:tc>
        <w:tc>
          <w:tcPr>
            <w:tcW w:w="3040" w:type="dxa"/>
            <w:tcBorders>
              <w:top w:val="nil"/>
              <w:left w:val="nil"/>
              <w:bottom w:val="nil"/>
              <w:right w:val="nil"/>
            </w:tcBorders>
            <w:shd w:val="clear" w:color="auto" w:fill="auto"/>
            <w:vAlign w:val="center"/>
            <w:hideMark/>
          </w:tcPr>
          <w:p w14:paraId="12B6C9F2"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Hockey-stick</w:t>
            </w:r>
          </w:p>
        </w:tc>
        <w:tc>
          <w:tcPr>
            <w:tcW w:w="3040" w:type="dxa"/>
            <w:tcBorders>
              <w:top w:val="nil"/>
              <w:left w:val="nil"/>
              <w:bottom w:val="nil"/>
              <w:right w:val="nil"/>
            </w:tcBorders>
            <w:shd w:val="clear" w:color="auto" w:fill="auto"/>
            <w:vAlign w:val="center"/>
            <w:hideMark/>
          </w:tcPr>
          <w:p w14:paraId="096E0948"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 xml:space="preserve">83+ B-H with </w:t>
            </w:r>
            <w:r w:rsidRPr="00B3146A">
              <w:rPr>
                <w:rFonts w:ascii="Times New Roman" w:eastAsia="Times New Roman" w:hAnsi="Times New Roman" w:cs="Times New Roman"/>
                <w:i/>
                <w:color w:val="000000"/>
                <w:sz w:val="24"/>
                <w:szCs w:val="24"/>
                <w:lang w:val="en-US"/>
              </w:rPr>
              <w:t>h</w:t>
            </w:r>
            <w:r w:rsidRPr="00DB7946">
              <w:rPr>
                <w:rFonts w:ascii="Times New Roman" w:eastAsia="Times New Roman" w:hAnsi="Times New Roman" w:cs="Times New Roman"/>
                <w:color w:val="000000"/>
                <w:sz w:val="24"/>
                <w:szCs w:val="24"/>
                <w:lang w:val="en-US"/>
              </w:rPr>
              <w:t>=0.98</w:t>
            </w:r>
          </w:p>
        </w:tc>
      </w:tr>
      <w:tr w:rsidR="00DB7946" w:rsidRPr="00DB7946" w14:paraId="7235017D" w14:textId="77777777" w:rsidTr="00DB7946">
        <w:trPr>
          <w:trHeight w:val="312"/>
        </w:trPr>
        <w:tc>
          <w:tcPr>
            <w:tcW w:w="600" w:type="dxa"/>
            <w:tcBorders>
              <w:top w:val="nil"/>
              <w:left w:val="nil"/>
              <w:bottom w:val="nil"/>
              <w:right w:val="nil"/>
            </w:tcBorders>
            <w:shd w:val="clear" w:color="auto" w:fill="auto"/>
            <w:vAlign w:val="center"/>
            <w:hideMark/>
          </w:tcPr>
          <w:p w14:paraId="4A70B095"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2</w:t>
            </w:r>
          </w:p>
        </w:tc>
        <w:tc>
          <w:tcPr>
            <w:tcW w:w="3040" w:type="dxa"/>
            <w:tcBorders>
              <w:top w:val="nil"/>
              <w:left w:val="nil"/>
              <w:bottom w:val="nil"/>
              <w:right w:val="nil"/>
            </w:tcBorders>
            <w:shd w:val="clear" w:color="auto" w:fill="auto"/>
            <w:vAlign w:val="center"/>
            <w:hideMark/>
          </w:tcPr>
          <w:p w14:paraId="60332C6D"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 xml:space="preserve">B-H with </w:t>
            </w:r>
            <w:r w:rsidRPr="00B3146A">
              <w:rPr>
                <w:rFonts w:ascii="Times New Roman" w:eastAsia="Times New Roman" w:hAnsi="Times New Roman" w:cs="Times New Roman"/>
                <w:i/>
                <w:color w:val="000000"/>
                <w:sz w:val="24"/>
                <w:szCs w:val="24"/>
                <w:lang w:val="en-US"/>
              </w:rPr>
              <w:t>h</w:t>
            </w:r>
            <w:r w:rsidRPr="00DB7946">
              <w:rPr>
                <w:rFonts w:ascii="Times New Roman" w:eastAsia="Times New Roman" w:hAnsi="Times New Roman" w:cs="Times New Roman"/>
                <w:color w:val="000000"/>
                <w:sz w:val="24"/>
                <w:szCs w:val="24"/>
                <w:lang w:val="en-US"/>
              </w:rPr>
              <w:t xml:space="preserve"> estimated</w:t>
            </w:r>
          </w:p>
        </w:tc>
        <w:tc>
          <w:tcPr>
            <w:tcW w:w="3040" w:type="dxa"/>
            <w:tcBorders>
              <w:top w:val="nil"/>
              <w:left w:val="nil"/>
              <w:bottom w:val="nil"/>
              <w:right w:val="nil"/>
            </w:tcBorders>
            <w:shd w:val="clear" w:color="auto" w:fill="auto"/>
            <w:vAlign w:val="center"/>
            <w:hideMark/>
          </w:tcPr>
          <w:p w14:paraId="263C4BCF"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 xml:space="preserve">83+ B-H with </w:t>
            </w:r>
            <w:r w:rsidRPr="00B3146A">
              <w:rPr>
                <w:rFonts w:ascii="Times New Roman" w:eastAsia="Times New Roman" w:hAnsi="Times New Roman" w:cs="Times New Roman"/>
                <w:i/>
                <w:color w:val="000000"/>
                <w:sz w:val="24"/>
                <w:szCs w:val="24"/>
                <w:lang w:val="en-US"/>
              </w:rPr>
              <w:t>h</w:t>
            </w:r>
            <w:r w:rsidRPr="00DB7946">
              <w:rPr>
                <w:rFonts w:ascii="Times New Roman" w:eastAsia="Times New Roman" w:hAnsi="Times New Roman" w:cs="Times New Roman"/>
                <w:color w:val="000000"/>
                <w:sz w:val="24"/>
                <w:szCs w:val="24"/>
                <w:lang w:val="en-US"/>
              </w:rPr>
              <w:t>=0.70</w:t>
            </w:r>
          </w:p>
        </w:tc>
      </w:tr>
      <w:tr w:rsidR="00DB7946" w:rsidRPr="00DB7946" w14:paraId="40C54301" w14:textId="77777777" w:rsidTr="00DB7946">
        <w:trPr>
          <w:trHeight w:val="936"/>
        </w:trPr>
        <w:tc>
          <w:tcPr>
            <w:tcW w:w="600" w:type="dxa"/>
            <w:tcBorders>
              <w:top w:val="nil"/>
              <w:left w:val="nil"/>
              <w:bottom w:val="single" w:sz="4" w:space="0" w:color="auto"/>
              <w:right w:val="nil"/>
            </w:tcBorders>
            <w:shd w:val="clear" w:color="auto" w:fill="auto"/>
            <w:vAlign w:val="center"/>
            <w:hideMark/>
          </w:tcPr>
          <w:p w14:paraId="76870893"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3</w:t>
            </w:r>
          </w:p>
        </w:tc>
        <w:tc>
          <w:tcPr>
            <w:tcW w:w="3040" w:type="dxa"/>
            <w:tcBorders>
              <w:top w:val="nil"/>
              <w:left w:val="nil"/>
              <w:bottom w:val="single" w:sz="4" w:space="0" w:color="auto"/>
              <w:right w:val="nil"/>
            </w:tcBorders>
            <w:shd w:val="clear" w:color="auto" w:fill="auto"/>
            <w:vAlign w:val="center"/>
            <w:hideMark/>
          </w:tcPr>
          <w:p w14:paraId="3560EC75" w14:textId="77777777" w:rsidR="00B3146A"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 xml:space="preserve">Hockey-stick changes to </w:t>
            </w:r>
          </w:p>
          <w:p w14:paraId="625C247C"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B-H after 10 years</w:t>
            </w:r>
          </w:p>
        </w:tc>
        <w:tc>
          <w:tcPr>
            <w:tcW w:w="3040" w:type="dxa"/>
            <w:tcBorders>
              <w:top w:val="nil"/>
              <w:left w:val="nil"/>
              <w:bottom w:val="single" w:sz="4" w:space="0" w:color="auto"/>
              <w:right w:val="nil"/>
            </w:tcBorders>
            <w:shd w:val="clear" w:color="auto" w:fill="auto"/>
            <w:vAlign w:val="center"/>
            <w:hideMark/>
          </w:tcPr>
          <w:p w14:paraId="03F09D0A"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 xml:space="preserve">83+ B-H with </w:t>
            </w:r>
            <w:r w:rsidRPr="00B3146A">
              <w:rPr>
                <w:rFonts w:ascii="Times New Roman" w:eastAsia="Times New Roman" w:hAnsi="Times New Roman" w:cs="Times New Roman"/>
                <w:i/>
                <w:color w:val="000000"/>
                <w:sz w:val="24"/>
                <w:szCs w:val="24"/>
                <w:lang w:val="en-US"/>
              </w:rPr>
              <w:t>h</w:t>
            </w:r>
            <w:r w:rsidRPr="00DB7946">
              <w:rPr>
                <w:rFonts w:ascii="Times New Roman" w:eastAsia="Times New Roman" w:hAnsi="Times New Roman" w:cs="Times New Roman"/>
                <w:color w:val="000000"/>
                <w:sz w:val="24"/>
                <w:szCs w:val="24"/>
                <w:lang w:val="en-US"/>
              </w:rPr>
              <w:t xml:space="preserve">=0.98 changes to 50-82 B-H with </w:t>
            </w:r>
            <w:r w:rsidRPr="00B3146A">
              <w:rPr>
                <w:rFonts w:ascii="Times New Roman" w:eastAsia="Times New Roman" w:hAnsi="Times New Roman" w:cs="Times New Roman"/>
                <w:i/>
                <w:color w:val="000000"/>
                <w:sz w:val="24"/>
                <w:szCs w:val="24"/>
                <w:lang w:val="en-US"/>
              </w:rPr>
              <w:t>h</w:t>
            </w:r>
            <w:r w:rsidRPr="00DB7946">
              <w:rPr>
                <w:rFonts w:ascii="Times New Roman" w:eastAsia="Times New Roman" w:hAnsi="Times New Roman" w:cs="Times New Roman"/>
                <w:color w:val="000000"/>
                <w:sz w:val="24"/>
                <w:szCs w:val="24"/>
                <w:lang w:val="en-US"/>
              </w:rPr>
              <w:t>=0.98 after 10 years</w:t>
            </w:r>
          </w:p>
        </w:tc>
      </w:tr>
      <w:tr w:rsidR="00DB7946" w:rsidRPr="00DB7946" w14:paraId="3B7E1ACD" w14:textId="77777777" w:rsidTr="00DB7946">
        <w:trPr>
          <w:trHeight w:val="444"/>
        </w:trPr>
        <w:tc>
          <w:tcPr>
            <w:tcW w:w="3640" w:type="dxa"/>
            <w:gridSpan w:val="2"/>
            <w:tcBorders>
              <w:top w:val="single" w:sz="4" w:space="0" w:color="auto"/>
              <w:left w:val="nil"/>
              <w:bottom w:val="nil"/>
              <w:right w:val="nil"/>
            </w:tcBorders>
            <w:shd w:val="clear" w:color="auto" w:fill="auto"/>
            <w:noWrap/>
            <w:vAlign w:val="bottom"/>
            <w:hideMark/>
          </w:tcPr>
          <w:p w14:paraId="6AA843F2" w14:textId="4F91990C" w:rsidR="00DB7946" w:rsidRPr="00DB7946" w:rsidRDefault="00DB7946" w:rsidP="00E63E19">
            <w:pPr>
              <w:rPr>
                <w:rFonts w:ascii="Times New Roman" w:eastAsia="Times New Roman" w:hAnsi="Times New Roman" w:cs="Times New Roman"/>
                <w:color w:val="000000"/>
                <w:sz w:val="24"/>
                <w:szCs w:val="24"/>
                <w:u w:val="single"/>
                <w:lang w:val="en-US"/>
              </w:rPr>
            </w:pPr>
            <w:r w:rsidRPr="00DB7946">
              <w:rPr>
                <w:rFonts w:ascii="Times New Roman" w:eastAsia="Times New Roman" w:hAnsi="Times New Roman" w:cs="Times New Roman"/>
                <w:color w:val="000000"/>
                <w:sz w:val="24"/>
                <w:szCs w:val="24"/>
                <w:u w:val="single"/>
                <w:lang w:val="en-US"/>
              </w:rPr>
              <w:t>Current abundance</w:t>
            </w:r>
          </w:p>
        </w:tc>
        <w:tc>
          <w:tcPr>
            <w:tcW w:w="3040" w:type="dxa"/>
            <w:tcBorders>
              <w:top w:val="nil"/>
              <w:left w:val="nil"/>
              <w:bottom w:val="nil"/>
              <w:right w:val="nil"/>
            </w:tcBorders>
            <w:shd w:val="clear" w:color="auto" w:fill="auto"/>
            <w:noWrap/>
            <w:vAlign w:val="bottom"/>
            <w:hideMark/>
          </w:tcPr>
          <w:p w14:paraId="544378CC"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 </w:t>
            </w:r>
          </w:p>
        </w:tc>
      </w:tr>
      <w:tr w:rsidR="00DB7946" w:rsidRPr="00DB7946" w14:paraId="0B52A460" w14:textId="77777777" w:rsidTr="00DB7946">
        <w:trPr>
          <w:trHeight w:val="312"/>
        </w:trPr>
        <w:tc>
          <w:tcPr>
            <w:tcW w:w="600" w:type="dxa"/>
            <w:tcBorders>
              <w:top w:val="nil"/>
              <w:left w:val="nil"/>
              <w:bottom w:val="nil"/>
              <w:right w:val="nil"/>
            </w:tcBorders>
            <w:shd w:val="clear" w:color="auto" w:fill="auto"/>
            <w:vAlign w:val="center"/>
            <w:hideMark/>
          </w:tcPr>
          <w:p w14:paraId="6FD70B81"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A</w:t>
            </w:r>
          </w:p>
        </w:tc>
        <w:tc>
          <w:tcPr>
            <w:tcW w:w="3040" w:type="dxa"/>
            <w:tcBorders>
              <w:top w:val="nil"/>
              <w:left w:val="nil"/>
              <w:bottom w:val="nil"/>
              <w:right w:val="nil"/>
            </w:tcBorders>
            <w:shd w:val="clear" w:color="auto" w:fill="auto"/>
            <w:vAlign w:val="center"/>
            <w:hideMark/>
          </w:tcPr>
          <w:p w14:paraId="27E13652"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Best estimate</w:t>
            </w:r>
          </w:p>
        </w:tc>
        <w:tc>
          <w:tcPr>
            <w:tcW w:w="3040" w:type="dxa"/>
            <w:tcBorders>
              <w:top w:val="nil"/>
              <w:left w:val="nil"/>
              <w:bottom w:val="nil"/>
              <w:right w:val="nil"/>
            </w:tcBorders>
            <w:shd w:val="clear" w:color="auto" w:fill="auto"/>
            <w:vAlign w:val="center"/>
            <w:hideMark/>
          </w:tcPr>
          <w:p w14:paraId="05EDB558"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Best estimate</w:t>
            </w:r>
          </w:p>
        </w:tc>
      </w:tr>
      <w:tr w:rsidR="00DB7946" w:rsidRPr="00DB7946" w14:paraId="0F959667" w14:textId="77777777" w:rsidTr="00DB7946">
        <w:trPr>
          <w:trHeight w:val="312"/>
        </w:trPr>
        <w:tc>
          <w:tcPr>
            <w:tcW w:w="600" w:type="dxa"/>
            <w:tcBorders>
              <w:top w:val="nil"/>
              <w:left w:val="nil"/>
              <w:bottom w:val="single" w:sz="4" w:space="0" w:color="auto"/>
              <w:right w:val="nil"/>
            </w:tcBorders>
            <w:shd w:val="clear" w:color="auto" w:fill="auto"/>
            <w:vAlign w:val="center"/>
            <w:hideMark/>
          </w:tcPr>
          <w:p w14:paraId="7C789B36"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B</w:t>
            </w:r>
          </w:p>
        </w:tc>
        <w:tc>
          <w:tcPr>
            <w:tcW w:w="3040" w:type="dxa"/>
            <w:tcBorders>
              <w:top w:val="nil"/>
              <w:left w:val="nil"/>
              <w:bottom w:val="single" w:sz="4" w:space="0" w:color="auto"/>
              <w:right w:val="nil"/>
            </w:tcBorders>
            <w:shd w:val="clear" w:color="auto" w:fill="auto"/>
            <w:vAlign w:val="center"/>
            <w:hideMark/>
          </w:tcPr>
          <w:p w14:paraId="39E76A7E" w14:textId="77777777" w:rsidR="00DB7946" w:rsidRPr="00DB7946" w:rsidRDefault="007C21F2" w:rsidP="001B61C4">
            <w:pP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Three quarters</w:t>
            </w:r>
            <w:r w:rsidR="00DB7946" w:rsidRPr="00DB7946">
              <w:rPr>
                <w:rFonts w:ascii="Times New Roman" w:eastAsia="Times New Roman" w:hAnsi="Times New Roman" w:cs="Times New Roman"/>
                <w:color w:val="000000"/>
                <w:sz w:val="24"/>
                <w:szCs w:val="24"/>
                <w:lang w:val="en-US"/>
              </w:rPr>
              <w:t xml:space="preserve"> best estimate</w:t>
            </w:r>
          </w:p>
        </w:tc>
        <w:tc>
          <w:tcPr>
            <w:tcW w:w="3040" w:type="dxa"/>
            <w:tcBorders>
              <w:top w:val="nil"/>
              <w:left w:val="nil"/>
              <w:bottom w:val="single" w:sz="4" w:space="0" w:color="auto"/>
              <w:right w:val="nil"/>
            </w:tcBorders>
            <w:shd w:val="clear" w:color="auto" w:fill="auto"/>
            <w:vAlign w:val="center"/>
            <w:hideMark/>
          </w:tcPr>
          <w:p w14:paraId="7DED319F"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Half best estimate</w:t>
            </w:r>
          </w:p>
        </w:tc>
      </w:tr>
      <w:tr w:rsidR="00DB7946" w:rsidRPr="00DB7946" w14:paraId="54F3FFC4" w14:textId="77777777" w:rsidTr="00DB7946">
        <w:trPr>
          <w:trHeight w:val="444"/>
        </w:trPr>
        <w:tc>
          <w:tcPr>
            <w:tcW w:w="3640" w:type="dxa"/>
            <w:gridSpan w:val="2"/>
            <w:tcBorders>
              <w:top w:val="nil"/>
              <w:left w:val="nil"/>
              <w:bottom w:val="nil"/>
              <w:right w:val="nil"/>
            </w:tcBorders>
            <w:shd w:val="clear" w:color="auto" w:fill="auto"/>
            <w:noWrap/>
            <w:vAlign w:val="bottom"/>
            <w:hideMark/>
          </w:tcPr>
          <w:p w14:paraId="78B7A7C9" w14:textId="77777777" w:rsidR="00DB7946" w:rsidRPr="00DB7946" w:rsidRDefault="00DB7946" w:rsidP="001B61C4">
            <w:pPr>
              <w:rPr>
                <w:rFonts w:ascii="Times New Roman" w:eastAsia="Times New Roman" w:hAnsi="Times New Roman" w:cs="Times New Roman"/>
                <w:color w:val="000000"/>
                <w:sz w:val="24"/>
                <w:szCs w:val="24"/>
                <w:u w:val="single"/>
                <w:lang w:val="en-US"/>
              </w:rPr>
            </w:pPr>
            <w:r w:rsidRPr="00DB7946">
              <w:rPr>
                <w:rFonts w:ascii="Times New Roman" w:eastAsia="Times New Roman" w:hAnsi="Times New Roman" w:cs="Times New Roman"/>
                <w:color w:val="000000"/>
                <w:sz w:val="24"/>
                <w:szCs w:val="24"/>
                <w:u w:val="single"/>
                <w:lang w:val="en-US"/>
              </w:rPr>
              <w:t>Natural mortality/</w:t>
            </w:r>
            <w:commentRangeStart w:id="119"/>
            <w:r w:rsidRPr="00DB7946">
              <w:rPr>
                <w:rFonts w:ascii="Times New Roman" w:eastAsia="Times New Roman" w:hAnsi="Times New Roman" w:cs="Times New Roman"/>
                <w:color w:val="000000"/>
                <w:sz w:val="24"/>
                <w:szCs w:val="24"/>
                <w:u w:val="single"/>
                <w:lang w:val="en-US"/>
              </w:rPr>
              <w:t>Maturity</w:t>
            </w:r>
            <w:commentRangeEnd w:id="119"/>
            <w:r w:rsidR="00F011FD">
              <w:rPr>
                <w:rStyle w:val="CommentReference"/>
              </w:rPr>
              <w:commentReference w:id="119"/>
            </w:r>
          </w:p>
        </w:tc>
        <w:tc>
          <w:tcPr>
            <w:tcW w:w="3040" w:type="dxa"/>
            <w:tcBorders>
              <w:top w:val="nil"/>
              <w:left w:val="nil"/>
              <w:bottom w:val="nil"/>
              <w:right w:val="nil"/>
            </w:tcBorders>
            <w:shd w:val="clear" w:color="auto" w:fill="auto"/>
            <w:noWrap/>
            <w:vAlign w:val="bottom"/>
            <w:hideMark/>
          </w:tcPr>
          <w:p w14:paraId="38ACB6F7" w14:textId="77777777" w:rsidR="00DB7946" w:rsidRPr="00DB7946" w:rsidRDefault="00DB7946" w:rsidP="001B61C4">
            <w:pPr>
              <w:rPr>
                <w:rFonts w:ascii="Times New Roman" w:eastAsia="Times New Roman" w:hAnsi="Times New Roman" w:cs="Times New Roman"/>
                <w:color w:val="000000"/>
                <w:sz w:val="24"/>
                <w:szCs w:val="24"/>
                <w:lang w:val="en-US"/>
              </w:rPr>
            </w:pPr>
          </w:p>
        </w:tc>
      </w:tr>
      <w:tr w:rsidR="00DB7946" w:rsidRPr="00DB7946" w14:paraId="042B8B90" w14:textId="77777777" w:rsidTr="00DB7946">
        <w:trPr>
          <w:trHeight w:val="312"/>
        </w:trPr>
        <w:tc>
          <w:tcPr>
            <w:tcW w:w="600" w:type="dxa"/>
            <w:tcBorders>
              <w:top w:val="nil"/>
              <w:left w:val="nil"/>
              <w:bottom w:val="nil"/>
              <w:right w:val="nil"/>
            </w:tcBorders>
            <w:shd w:val="clear" w:color="auto" w:fill="auto"/>
            <w:vAlign w:val="center"/>
            <w:hideMark/>
          </w:tcPr>
          <w:p w14:paraId="2FA7DA78"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I</w:t>
            </w:r>
          </w:p>
        </w:tc>
        <w:tc>
          <w:tcPr>
            <w:tcW w:w="3040" w:type="dxa"/>
            <w:tcBorders>
              <w:top w:val="nil"/>
              <w:left w:val="nil"/>
              <w:bottom w:val="nil"/>
              <w:right w:val="nil"/>
            </w:tcBorders>
            <w:shd w:val="clear" w:color="auto" w:fill="auto"/>
            <w:vAlign w:val="center"/>
            <w:hideMark/>
          </w:tcPr>
          <w:p w14:paraId="55750662" w14:textId="002EF673" w:rsidR="00DB7946" w:rsidRPr="00DB7946" w:rsidRDefault="00DB7946" w:rsidP="001B61C4">
            <w:pPr>
              <w:rPr>
                <w:rFonts w:ascii="Times New Roman" w:eastAsia="Times New Roman" w:hAnsi="Times New Roman" w:cs="Times New Roman"/>
                <w:color w:val="000000"/>
                <w:sz w:val="24"/>
                <w:szCs w:val="24"/>
                <w:lang w:val="en-US"/>
              </w:rPr>
            </w:pPr>
            <w:r w:rsidRPr="00B3146A">
              <w:rPr>
                <w:rFonts w:ascii="Times New Roman" w:eastAsia="Times New Roman" w:hAnsi="Times New Roman" w:cs="Times New Roman"/>
                <w:i/>
                <w:color w:val="000000"/>
                <w:sz w:val="24"/>
                <w:szCs w:val="24"/>
                <w:lang w:val="en-US"/>
              </w:rPr>
              <w:t>M</w:t>
            </w:r>
            <w:r w:rsidRPr="00DB7946">
              <w:rPr>
                <w:rFonts w:ascii="Times New Roman" w:eastAsia="Times New Roman" w:hAnsi="Times New Roman" w:cs="Times New Roman"/>
                <w:color w:val="000000"/>
                <w:sz w:val="24"/>
                <w:szCs w:val="24"/>
                <w:lang w:val="en-US"/>
              </w:rPr>
              <w:t xml:space="preserve"> </w:t>
            </w:r>
            <w:r w:rsidR="005E5159">
              <w:rPr>
                <w:rFonts w:ascii="Times New Roman" w:eastAsia="Times New Roman" w:hAnsi="Times New Roman" w:cs="Times New Roman"/>
                <w:color w:val="000000"/>
                <w:sz w:val="24"/>
                <w:szCs w:val="24"/>
                <w:lang w:val="en-US"/>
              </w:rPr>
              <w:t>age-dep</w:t>
            </w:r>
            <w:r w:rsidRPr="00DB7946">
              <w:rPr>
                <w:rFonts w:ascii="Times New Roman" w:eastAsia="Times New Roman" w:hAnsi="Times New Roman" w:cs="Times New Roman"/>
                <w:color w:val="000000"/>
                <w:sz w:val="24"/>
                <w:szCs w:val="24"/>
                <w:lang w:val="en-US"/>
              </w:rPr>
              <w:t>/High age mat</w:t>
            </w:r>
          </w:p>
        </w:tc>
        <w:tc>
          <w:tcPr>
            <w:tcW w:w="3040" w:type="dxa"/>
            <w:tcBorders>
              <w:top w:val="nil"/>
              <w:left w:val="nil"/>
              <w:bottom w:val="nil"/>
              <w:right w:val="nil"/>
            </w:tcBorders>
            <w:shd w:val="clear" w:color="auto" w:fill="auto"/>
            <w:vAlign w:val="center"/>
            <w:hideMark/>
          </w:tcPr>
          <w:p w14:paraId="0582C0CF" w14:textId="77777777" w:rsidR="00DB7946" w:rsidRPr="00DB7946" w:rsidRDefault="00DB7946" w:rsidP="001B61C4">
            <w:pPr>
              <w:rPr>
                <w:rFonts w:ascii="Times New Roman" w:eastAsia="Times New Roman" w:hAnsi="Times New Roman" w:cs="Times New Roman"/>
                <w:color w:val="000000"/>
                <w:sz w:val="24"/>
                <w:szCs w:val="24"/>
                <w:lang w:val="en-US"/>
              </w:rPr>
            </w:pPr>
            <w:r w:rsidRPr="00B3146A">
              <w:rPr>
                <w:rFonts w:ascii="Times New Roman" w:eastAsia="Times New Roman" w:hAnsi="Times New Roman" w:cs="Times New Roman"/>
                <w:i/>
                <w:color w:val="000000"/>
                <w:sz w:val="24"/>
                <w:szCs w:val="24"/>
                <w:lang w:val="en-US"/>
              </w:rPr>
              <w:t>M</w:t>
            </w:r>
            <w:r w:rsidRPr="00DB7946">
              <w:rPr>
                <w:rFonts w:ascii="Times New Roman" w:eastAsia="Times New Roman" w:hAnsi="Times New Roman" w:cs="Times New Roman"/>
                <w:color w:val="000000"/>
                <w:sz w:val="24"/>
                <w:szCs w:val="24"/>
                <w:lang w:val="en-US"/>
              </w:rPr>
              <w:t xml:space="preserve"> age-dep/Low age mat</w:t>
            </w:r>
          </w:p>
        </w:tc>
      </w:tr>
      <w:tr w:rsidR="00DB7946" w:rsidRPr="00DB7946" w14:paraId="2FD36FED" w14:textId="77777777" w:rsidTr="00DB7946">
        <w:trPr>
          <w:trHeight w:val="312"/>
        </w:trPr>
        <w:tc>
          <w:tcPr>
            <w:tcW w:w="600" w:type="dxa"/>
            <w:tcBorders>
              <w:top w:val="nil"/>
              <w:left w:val="nil"/>
              <w:bottom w:val="nil"/>
              <w:right w:val="nil"/>
            </w:tcBorders>
            <w:shd w:val="clear" w:color="auto" w:fill="auto"/>
            <w:vAlign w:val="center"/>
            <w:hideMark/>
          </w:tcPr>
          <w:p w14:paraId="1595B5EF"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II</w:t>
            </w:r>
          </w:p>
        </w:tc>
        <w:tc>
          <w:tcPr>
            <w:tcW w:w="3040" w:type="dxa"/>
            <w:tcBorders>
              <w:top w:val="nil"/>
              <w:left w:val="nil"/>
              <w:bottom w:val="nil"/>
              <w:right w:val="nil"/>
            </w:tcBorders>
            <w:shd w:val="clear" w:color="auto" w:fill="auto"/>
            <w:vAlign w:val="center"/>
            <w:hideMark/>
          </w:tcPr>
          <w:p w14:paraId="2B714228" w14:textId="24B15D11" w:rsidR="00DB7946" w:rsidRPr="00DB7946" w:rsidRDefault="00DB7946" w:rsidP="001B61C4">
            <w:pPr>
              <w:rPr>
                <w:rFonts w:ascii="Times New Roman" w:eastAsia="Times New Roman" w:hAnsi="Times New Roman" w:cs="Times New Roman"/>
                <w:color w:val="000000"/>
                <w:sz w:val="24"/>
                <w:szCs w:val="24"/>
                <w:lang w:val="en-US"/>
              </w:rPr>
            </w:pPr>
            <w:r w:rsidRPr="00B3146A">
              <w:rPr>
                <w:rFonts w:ascii="Times New Roman" w:eastAsia="Times New Roman" w:hAnsi="Times New Roman" w:cs="Times New Roman"/>
                <w:i/>
                <w:color w:val="000000"/>
                <w:sz w:val="24"/>
                <w:szCs w:val="24"/>
                <w:lang w:val="en-US"/>
              </w:rPr>
              <w:t>M</w:t>
            </w:r>
            <w:r w:rsidRPr="00DB7946">
              <w:rPr>
                <w:rFonts w:ascii="Times New Roman" w:eastAsia="Times New Roman" w:hAnsi="Times New Roman" w:cs="Times New Roman"/>
                <w:color w:val="000000"/>
                <w:sz w:val="24"/>
                <w:szCs w:val="24"/>
                <w:lang w:val="en-US"/>
              </w:rPr>
              <w:t xml:space="preserve"> </w:t>
            </w:r>
            <w:r w:rsidR="005E5159">
              <w:rPr>
                <w:rFonts w:ascii="Times New Roman" w:eastAsia="Times New Roman" w:hAnsi="Times New Roman" w:cs="Times New Roman"/>
                <w:color w:val="000000"/>
                <w:sz w:val="24"/>
                <w:szCs w:val="24"/>
                <w:lang w:val="en-US"/>
              </w:rPr>
              <w:t>age-dep</w:t>
            </w:r>
            <w:r w:rsidRPr="00DB7946">
              <w:rPr>
                <w:rFonts w:ascii="Times New Roman" w:eastAsia="Times New Roman" w:hAnsi="Times New Roman" w:cs="Times New Roman"/>
                <w:color w:val="000000"/>
                <w:sz w:val="24"/>
                <w:szCs w:val="24"/>
                <w:lang w:val="en-US"/>
              </w:rPr>
              <w:t>/High age mat</w:t>
            </w:r>
          </w:p>
        </w:tc>
        <w:tc>
          <w:tcPr>
            <w:tcW w:w="3040" w:type="dxa"/>
            <w:tcBorders>
              <w:top w:val="nil"/>
              <w:left w:val="nil"/>
              <w:bottom w:val="nil"/>
              <w:right w:val="nil"/>
            </w:tcBorders>
            <w:shd w:val="clear" w:color="auto" w:fill="auto"/>
            <w:vAlign w:val="center"/>
            <w:hideMark/>
          </w:tcPr>
          <w:p w14:paraId="3303B214" w14:textId="77777777" w:rsidR="00DB7946" w:rsidRPr="00DB7946" w:rsidRDefault="00DB7946" w:rsidP="001B61C4">
            <w:pPr>
              <w:rPr>
                <w:rFonts w:ascii="Times New Roman" w:eastAsia="Times New Roman" w:hAnsi="Times New Roman" w:cs="Times New Roman"/>
                <w:color w:val="000000"/>
                <w:sz w:val="24"/>
                <w:szCs w:val="24"/>
                <w:lang w:val="en-US"/>
              </w:rPr>
            </w:pPr>
            <w:r w:rsidRPr="00B3146A">
              <w:rPr>
                <w:rFonts w:ascii="Times New Roman" w:eastAsia="Times New Roman" w:hAnsi="Times New Roman" w:cs="Times New Roman"/>
                <w:i/>
                <w:color w:val="000000"/>
                <w:sz w:val="24"/>
                <w:szCs w:val="24"/>
                <w:lang w:val="en-US"/>
              </w:rPr>
              <w:t>M</w:t>
            </w:r>
            <w:r w:rsidRPr="00DB7946">
              <w:rPr>
                <w:rFonts w:ascii="Times New Roman" w:eastAsia="Times New Roman" w:hAnsi="Times New Roman" w:cs="Times New Roman"/>
                <w:color w:val="000000"/>
                <w:sz w:val="24"/>
                <w:szCs w:val="24"/>
                <w:lang w:val="en-US"/>
              </w:rPr>
              <w:t xml:space="preserve"> </w:t>
            </w:r>
            <w:proofErr w:type="spellStart"/>
            <w:r w:rsidRPr="00DB7946">
              <w:rPr>
                <w:rFonts w:ascii="Times New Roman" w:eastAsia="Times New Roman" w:hAnsi="Times New Roman" w:cs="Times New Roman"/>
                <w:color w:val="000000"/>
                <w:sz w:val="24"/>
                <w:szCs w:val="24"/>
                <w:lang w:val="en-US"/>
              </w:rPr>
              <w:t>const</w:t>
            </w:r>
            <w:proofErr w:type="spellEnd"/>
            <w:r w:rsidRPr="00DB7946">
              <w:rPr>
                <w:rFonts w:ascii="Times New Roman" w:eastAsia="Times New Roman" w:hAnsi="Times New Roman" w:cs="Times New Roman"/>
                <w:color w:val="000000"/>
                <w:sz w:val="24"/>
                <w:szCs w:val="24"/>
                <w:lang w:val="en-US"/>
              </w:rPr>
              <w:t>/High age mat</w:t>
            </w:r>
          </w:p>
        </w:tc>
      </w:tr>
      <w:tr w:rsidR="00DB7946" w:rsidRPr="00DB7946" w14:paraId="1DCAD648" w14:textId="77777777" w:rsidTr="00DB7946">
        <w:trPr>
          <w:trHeight w:val="312"/>
        </w:trPr>
        <w:tc>
          <w:tcPr>
            <w:tcW w:w="600" w:type="dxa"/>
            <w:tcBorders>
              <w:top w:val="nil"/>
              <w:left w:val="nil"/>
              <w:bottom w:val="single" w:sz="4" w:space="0" w:color="auto"/>
              <w:right w:val="nil"/>
            </w:tcBorders>
            <w:shd w:val="clear" w:color="auto" w:fill="auto"/>
            <w:vAlign w:val="center"/>
            <w:hideMark/>
          </w:tcPr>
          <w:p w14:paraId="5D799596"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III</w:t>
            </w:r>
          </w:p>
        </w:tc>
        <w:tc>
          <w:tcPr>
            <w:tcW w:w="3040" w:type="dxa"/>
            <w:tcBorders>
              <w:top w:val="nil"/>
              <w:left w:val="nil"/>
              <w:bottom w:val="single" w:sz="4" w:space="0" w:color="auto"/>
              <w:right w:val="nil"/>
            </w:tcBorders>
            <w:shd w:val="clear" w:color="auto" w:fill="auto"/>
            <w:vAlign w:val="center"/>
            <w:hideMark/>
          </w:tcPr>
          <w:p w14:paraId="1C6C8811" w14:textId="77777777" w:rsidR="00DB7946" w:rsidRPr="00DB7946" w:rsidRDefault="00DB7946" w:rsidP="001B61C4">
            <w:pPr>
              <w:rPr>
                <w:rFonts w:ascii="Times New Roman" w:eastAsia="Times New Roman" w:hAnsi="Times New Roman" w:cs="Times New Roman"/>
                <w:color w:val="000000"/>
                <w:sz w:val="24"/>
                <w:szCs w:val="24"/>
                <w:lang w:val="en-US"/>
              </w:rPr>
            </w:pPr>
            <w:r w:rsidRPr="00B3146A">
              <w:rPr>
                <w:rFonts w:ascii="Times New Roman" w:eastAsia="Times New Roman" w:hAnsi="Times New Roman" w:cs="Times New Roman"/>
                <w:i/>
                <w:color w:val="000000"/>
                <w:sz w:val="24"/>
                <w:szCs w:val="24"/>
                <w:lang w:val="en-US"/>
              </w:rPr>
              <w:t>M</w:t>
            </w:r>
            <w:r w:rsidRPr="00DB7946">
              <w:rPr>
                <w:rFonts w:ascii="Times New Roman" w:eastAsia="Times New Roman" w:hAnsi="Times New Roman" w:cs="Times New Roman"/>
                <w:color w:val="000000"/>
                <w:sz w:val="24"/>
                <w:szCs w:val="24"/>
                <w:lang w:val="en-US"/>
              </w:rPr>
              <w:t xml:space="preserve"> age-dep/Low age mat</w:t>
            </w:r>
          </w:p>
        </w:tc>
        <w:tc>
          <w:tcPr>
            <w:tcW w:w="3040" w:type="dxa"/>
            <w:tcBorders>
              <w:top w:val="nil"/>
              <w:left w:val="nil"/>
              <w:bottom w:val="single" w:sz="4" w:space="0" w:color="auto"/>
              <w:right w:val="nil"/>
            </w:tcBorders>
            <w:shd w:val="clear" w:color="auto" w:fill="auto"/>
            <w:vAlign w:val="center"/>
            <w:hideMark/>
          </w:tcPr>
          <w:p w14:paraId="0AACAF39" w14:textId="77777777" w:rsidR="00DB7946" w:rsidRPr="00DB7946" w:rsidRDefault="00DB7946" w:rsidP="001B61C4">
            <w:pPr>
              <w:rPr>
                <w:rFonts w:ascii="Times New Roman" w:eastAsia="Times New Roman" w:hAnsi="Times New Roman" w:cs="Times New Roman"/>
                <w:color w:val="000000"/>
                <w:sz w:val="24"/>
                <w:szCs w:val="24"/>
                <w:lang w:val="en-US"/>
              </w:rPr>
            </w:pPr>
            <w:r w:rsidRPr="00B3146A">
              <w:rPr>
                <w:rFonts w:ascii="Times New Roman" w:eastAsia="Times New Roman" w:hAnsi="Times New Roman" w:cs="Times New Roman"/>
                <w:i/>
                <w:color w:val="000000"/>
                <w:sz w:val="24"/>
                <w:szCs w:val="24"/>
                <w:lang w:val="en-US"/>
              </w:rPr>
              <w:t>M</w:t>
            </w:r>
            <w:r w:rsidRPr="00DB7946">
              <w:rPr>
                <w:rFonts w:ascii="Times New Roman" w:eastAsia="Times New Roman" w:hAnsi="Times New Roman" w:cs="Times New Roman"/>
                <w:color w:val="000000"/>
                <w:sz w:val="24"/>
                <w:szCs w:val="24"/>
                <w:lang w:val="en-US"/>
              </w:rPr>
              <w:t xml:space="preserve"> age-dep/Low age mat</w:t>
            </w:r>
          </w:p>
        </w:tc>
      </w:tr>
    </w:tbl>
    <w:p w14:paraId="098B40F5" w14:textId="77777777" w:rsidR="007E218D" w:rsidRDefault="007E218D" w:rsidP="00406114">
      <w:pPr>
        <w:shd w:val="clear" w:color="auto" w:fill="FFFFFF"/>
        <w:jc w:val="both"/>
        <w:rPr>
          <w:rFonts w:ascii="Times New Roman" w:eastAsia="Times New Roman" w:hAnsi="Times New Roman" w:cs="Times New Roman"/>
          <w:color w:val="222222"/>
          <w:sz w:val="24"/>
          <w:szCs w:val="24"/>
          <w:lang w:val="en-US"/>
        </w:rPr>
      </w:pPr>
    </w:p>
    <w:p w14:paraId="3E479E57" w14:textId="772A75A0" w:rsidR="007E218D" w:rsidRDefault="007C21F2" w:rsidP="00406114">
      <w:pPr>
        <w:shd w:val="clear" w:color="auto" w:fill="FFFFFF"/>
        <w:jc w:val="both"/>
        <w:rPr>
          <w:rFonts w:ascii="Times New Roman" w:eastAsia="Times New Roman" w:hAnsi="Times New Roman" w:cs="Times New Roman"/>
          <w:color w:val="222222"/>
          <w:sz w:val="24"/>
          <w:szCs w:val="24"/>
          <w:lang w:val="en-US"/>
        </w:rPr>
      </w:pPr>
      <w:r>
        <w:rPr>
          <w:rFonts w:ascii="Times New Roman" w:eastAsia="Times New Roman" w:hAnsi="Times New Roman" w:cs="Times New Roman"/>
          <w:color w:val="222222"/>
          <w:sz w:val="24"/>
          <w:szCs w:val="24"/>
          <w:lang w:val="en-US"/>
        </w:rPr>
        <w:t xml:space="preserve">Note that Option I reflects the current conventional assumptions for separate West and </w:t>
      </w:r>
      <w:proofErr w:type="spellStart"/>
      <w:r>
        <w:rPr>
          <w:rFonts w:ascii="Times New Roman" w:eastAsia="Times New Roman" w:hAnsi="Times New Roman" w:cs="Times New Roman"/>
          <w:color w:val="222222"/>
          <w:sz w:val="24"/>
          <w:szCs w:val="24"/>
          <w:lang w:val="en-US"/>
        </w:rPr>
        <w:t>East+Med</w:t>
      </w:r>
      <w:proofErr w:type="spellEnd"/>
      <w:r>
        <w:rPr>
          <w:rFonts w:ascii="Times New Roman" w:eastAsia="Times New Roman" w:hAnsi="Times New Roman" w:cs="Times New Roman"/>
          <w:color w:val="222222"/>
          <w:sz w:val="24"/>
          <w:szCs w:val="24"/>
          <w:lang w:val="en-US"/>
        </w:rPr>
        <w:t xml:space="preserve"> assessments. Further </w:t>
      </w:r>
      <w:r w:rsidR="00FA4442">
        <w:rPr>
          <w:rFonts w:ascii="Times New Roman" w:eastAsia="Times New Roman" w:hAnsi="Times New Roman" w:cs="Times New Roman"/>
          <w:color w:val="222222"/>
          <w:sz w:val="24"/>
          <w:szCs w:val="24"/>
          <w:lang w:val="en-US"/>
        </w:rPr>
        <w:t xml:space="preserve">the current </w:t>
      </w:r>
      <w:r w:rsidR="002C3A1A">
        <w:rPr>
          <w:rFonts w:ascii="Times New Roman" w:eastAsia="Times New Roman" w:hAnsi="Times New Roman" w:cs="Times New Roman"/>
          <w:color w:val="222222"/>
          <w:sz w:val="24"/>
          <w:szCs w:val="24"/>
          <w:lang w:val="en-US"/>
        </w:rPr>
        <w:t xml:space="preserve">abundance </w:t>
      </w:r>
      <w:r w:rsidR="00FA4442">
        <w:rPr>
          <w:rFonts w:ascii="Times New Roman" w:eastAsia="Times New Roman" w:hAnsi="Times New Roman" w:cs="Times New Roman"/>
          <w:color w:val="222222"/>
          <w:sz w:val="24"/>
          <w:szCs w:val="24"/>
          <w:lang w:val="en-US"/>
        </w:rPr>
        <w:t>estimates for Options A and B will be dependent on which of Options I, II or III applies for the scenario concerned.</w:t>
      </w:r>
      <w:r w:rsidR="00E63E19">
        <w:rPr>
          <w:rFonts w:ascii="Times New Roman" w:eastAsia="Times New Roman" w:hAnsi="Times New Roman" w:cs="Times New Roman"/>
          <w:color w:val="222222"/>
          <w:sz w:val="24"/>
          <w:szCs w:val="24"/>
          <w:lang w:val="en-US"/>
        </w:rPr>
        <w:t xml:space="preserve"> When modifying </w:t>
      </w:r>
      <w:r w:rsidR="002C3A1A">
        <w:rPr>
          <w:rFonts w:ascii="Times New Roman" w:eastAsia="Times New Roman" w:hAnsi="Times New Roman" w:cs="Times New Roman"/>
          <w:color w:val="222222"/>
          <w:sz w:val="24"/>
          <w:szCs w:val="24"/>
          <w:lang w:val="en-US"/>
        </w:rPr>
        <w:t xml:space="preserve">current abundance </w:t>
      </w:r>
      <w:r w:rsidR="00E63E19">
        <w:rPr>
          <w:rFonts w:ascii="Times New Roman" w:eastAsia="Times New Roman" w:hAnsi="Times New Roman" w:cs="Times New Roman"/>
          <w:color w:val="222222"/>
          <w:sz w:val="24"/>
          <w:szCs w:val="24"/>
          <w:lang w:val="en-US"/>
        </w:rPr>
        <w:t>a</w:t>
      </w:r>
      <w:r w:rsidR="009B4F22">
        <w:rPr>
          <w:rFonts w:ascii="Times New Roman" w:eastAsia="Times New Roman" w:hAnsi="Times New Roman" w:cs="Times New Roman"/>
          <w:color w:val="222222"/>
          <w:sz w:val="24"/>
          <w:szCs w:val="24"/>
          <w:lang w:val="en-US"/>
        </w:rPr>
        <w:t xml:space="preserve"> highly</w:t>
      </w:r>
      <w:r w:rsidR="00E63E19">
        <w:rPr>
          <w:rFonts w:ascii="Times New Roman" w:eastAsia="Times New Roman" w:hAnsi="Times New Roman" w:cs="Times New Roman"/>
          <w:color w:val="222222"/>
          <w:sz w:val="24"/>
          <w:szCs w:val="24"/>
          <w:lang w:val="en-US"/>
        </w:rPr>
        <w:t xml:space="preserve"> informative prior will be placed on </w:t>
      </w:r>
      <w:r w:rsidR="002C3A1A">
        <w:rPr>
          <w:rFonts w:ascii="Times New Roman" w:eastAsia="Times New Roman" w:hAnsi="Times New Roman" w:cs="Times New Roman"/>
          <w:color w:val="222222"/>
          <w:sz w:val="24"/>
          <w:szCs w:val="24"/>
          <w:lang w:val="en-US"/>
        </w:rPr>
        <w:t xml:space="preserve">abundance </w:t>
      </w:r>
      <w:r w:rsidR="00E63E19">
        <w:rPr>
          <w:rFonts w:ascii="Times New Roman" w:eastAsia="Times New Roman" w:hAnsi="Times New Roman" w:cs="Times New Roman"/>
          <w:color w:val="222222"/>
          <w:sz w:val="24"/>
          <w:szCs w:val="24"/>
          <w:lang w:val="en-US"/>
        </w:rPr>
        <w:t xml:space="preserve">that is a fraction (e.g. three quarters or half) of the best estimate. </w:t>
      </w:r>
    </w:p>
    <w:p w14:paraId="5C92574E" w14:textId="77777777" w:rsidR="00DB7946" w:rsidRPr="00B3146A" w:rsidRDefault="00DB7946" w:rsidP="001B61C4">
      <w:pPr>
        <w:shd w:val="clear" w:color="auto" w:fill="FFFFFF"/>
        <w:rPr>
          <w:rFonts w:ascii="Times New Roman" w:eastAsia="Times New Roman" w:hAnsi="Times New Roman" w:cs="Times New Roman"/>
          <w:sz w:val="24"/>
          <w:szCs w:val="24"/>
          <w:lang w:val="en-US"/>
        </w:rPr>
      </w:pPr>
      <w:r w:rsidRPr="00DB7946">
        <w:rPr>
          <w:rFonts w:ascii="Times New Roman" w:eastAsia="Times New Roman" w:hAnsi="Times New Roman" w:cs="Times New Roman"/>
          <w:color w:val="222222"/>
          <w:sz w:val="24"/>
          <w:szCs w:val="24"/>
          <w:lang w:val="en-US"/>
        </w:rPr>
        <w:t> </w:t>
      </w:r>
    </w:p>
    <w:p w14:paraId="752C3428" w14:textId="77777777" w:rsidR="007E218D" w:rsidRDefault="00DB7946" w:rsidP="00406114">
      <w:pPr>
        <w:shd w:val="clear" w:color="auto" w:fill="FFFFFF"/>
        <w:rPr>
          <w:rFonts w:ascii="Times New Roman" w:eastAsia="Times New Roman" w:hAnsi="Times New Roman" w:cs="Times New Roman"/>
          <w:sz w:val="24"/>
          <w:szCs w:val="24"/>
          <w:lang w:val="en-US"/>
        </w:rPr>
      </w:pPr>
      <w:r w:rsidRPr="00B3146A">
        <w:rPr>
          <w:rFonts w:ascii="Times New Roman" w:eastAsia="Times New Roman" w:hAnsi="Times New Roman" w:cs="Times New Roman"/>
          <w:sz w:val="24"/>
          <w:szCs w:val="24"/>
          <w:u w:val="single"/>
          <w:lang w:val="en-US"/>
        </w:rPr>
        <w:t>Combinations for Reference Set</w:t>
      </w:r>
    </w:p>
    <w:p w14:paraId="3BD9E728" w14:textId="77777777" w:rsidR="00DB7946" w:rsidRPr="00B3146A" w:rsidRDefault="00DB7946" w:rsidP="001B61C4">
      <w:pPr>
        <w:shd w:val="clear" w:color="auto" w:fill="FFFFFF"/>
        <w:rPr>
          <w:rFonts w:ascii="Times New Roman" w:eastAsia="Times New Roman" w:hAnsi="Times New Roman" w:cs="Times New Roman"/>
          <w:sz w:val="24"/>
          <w:szCs w:val="24"/>
          <w:lang w:val="en-US"/>
        </w:rPr>
      </w:pPr>
      <w:r w:rsidRPr="00B3146A">
        <w:rPr>
          <w:rFonts w:ascii="Times New Roman" w:eastAsia="Times New Roman" w:hAnsi="Times New Roman" w:cs="Times New Roman"/>
          <w:sz w:val="24"/>
          <w:szCs w:val="24"/>
          <w:lang w:val="en-US"/>
        </w:rPr>
        <w:t> </w:t>
      </w:r>
    </w:p>
    <w:p w14:paraId="3185B07D" w14:textId="484B8854" w:rsidR="007E218D" w:rsidRDefault="00DB7946" w:rsidP="00406114">
      <w:pPr>
        <w:shd w:val="clear" w:color="auto" w:fill="FFFFFF"/>
        <w:rPr>
          <w:rFonts w:ascii="Times New Roman" w:eastAsia="Times New Roman" w:hAnsi="Times New Roman" w:cs="Times New Roman"/>
          <w:sz w:val="24"/>
          <w:szCs w:val="24"/>
          <w:lang w:val="en-US"/>
        </w:rPr>
      </w:pPr>
      <w:proofErr w:type="gramStart"/>
      <w:r w:rsidRPr="00B3146A">
        <w:rPr>
          <w:rFonts w:ascii="Times New Roman" w:eastAsia="Times New Roman" w:hAnsi="Times New Roman" w:cs="Times New Roman"/>
          <w:sz w:val="24"/>
          <w:szCs w:val="24"/>
          <w:lang w:val="en-US"/>
        </w:rPr>
        <w:t>A full cross of (1, 2, 3) x (A, B) x (I, II, III), i.e. 18 scenarios in all</w:t>
      </w:r>
      <w:r w:rsidR="00FA4442">
        <w:rPr>
          <w:rFonts w:ascii="Times New Roman" w:eastAsia="Times New Roman" w:hAnsi="Times New Roman" w:cs="Times New Roman"/>
          <w:sz w:val="24"/>
          <w:szCs w:val="24"/>
          <w:lang w:val="en-US"/>
        </w:rPr>
        <w:t>.</w:t>
      </w:r>
      <w:proofErr w:type="gramEnd"/>
    </w:p>
    <w:p w14:paraId="70D085C5" w14:textId="77777777" w:rsidR="007E218D" w:rsidRDefault="007E218D" w:rsidP="00406114">
      <w:pPr>
        <w:shd w:val="clear" w:color="auto" w:fill="FFFFFF"/>
        <w:rPr>
          <w:rFonts w:ascii="Times New Roman" w:eastAsia="Times New Roman" w:hAnsi="Times New Roman" w:cs="Times New Roman"/>
          <w:sz w:val="24"/>
          <w:szCs w:val="24"/>
          <w:lang w:val="en-US"/>
        </w:rPr>
      </w:pPr>
    </w:p>
    <w:p w14:paraId="0AA8D905" w14:textId="77777777" w:rsidR="007E218D" w:rsidRDefault="00FA4442" w:rsidP="00406114">
      <w:pPr>
        <w:shd w:val="clear" w:color="auto" w:fill="FFFFFF"/>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Discussion will be required regarding whether, in addition to considering results for each of these scenarios individually, they should also be considered for all scenarios in combination, and if so how the scenarios should be weighted (if at all) in such a combination.</w:t>
      </w:r>
    </w:p>
    <w:p w14:paraId="0A9A5170" w14:textId="14B9E612" w:rsidR="00DB7946" w:rsidRPr="00B3146A" w:rsidRDefault="00DB7946" w:rsidP="001B61C4">
      <w:pPr>
        <w:shd w:val="clear" w:color="auto" w:fill="FFFFFF"/>
        <w:rPr>
          <w:rFonts w:ascii="Times New Roman" w:eastAsia="Times New Roman" w:hAnsi="Times New Roman" w:cs="Times New Roman"/>
          <w:sz w:val="24"/>
          <w:szCs w:val="24"/>
          <w:lang w:val="en-US"/>
        </w:rPr>
      </w:pPr>
    </w:p>
    <w:p w14:paraId="5D32E724" w14:textId="77777777" w:rsidR="00DB7946" w:rsidRPr="00B3146A" w:rsidRDefault="00DB7946" w:rsidP="001B61C4">
      <w:pPr>
        <w:shd w:val="clear" w:color="auto" w:fill="FFFFFF"/>
        <w:rPr>
          <w:rFonts w:ascii="Times New Roman" w:eastAsia="Times New Roman" w:hAnsi="Times New Roman" w:cs="Times New Roman"/>
          <w:sz w:val="24"/>
          <w:szCs w:val="24"/>
          <w:lang w:val="en-US"/>
        </w:rPr>
      </w:pPr>
      <w:r w:rsidRPr="00B3146A">
        <w:rPr>
          <w:rFonts w:ascii="Times New Roman" w:eastAsia="Times New Roman" w:hAnsi="Times New Roman" w:cs="Times New Roman"/>
          <w:sz w:val="24"/>
          <w:szCs w:val="24"/>
          <w:lang w:val="en-US"/>
        </w:rPr>
        <w:t> </w:t>
      </w:r>
    </w:p>
    <w:p w14:paraId="04DA256D" w14:textId="77777777" w:rsidR="007E218D" w:rsidRDefault="00DB7946" w:rsidP="00406114">
      <w:pPr>
        <w:pStyle w:val="Heading2"/>
        <w:ind w:left="0"/>
        <w:rPr>
          <w:rFonts w:eastAsia="Times New Roman"/>
        </w:rPr>
      </w:pPr>
      <w:bookmarkStart w:id="120" w:name="_Toc465365341"/>
      <w:r w:rsidRPr="00B3146A">
        <w:rPr>
          <w:rFonts w:eastAsia="Times New Roman"/>
        </w:rPr>
        <w:t>Robustness trials</w:t>
      </w:r>
      <w:bookmarkStart w:id="121" w:name="_GoBack"/>
      <w:bookmarkEnd w:id="120"/>
      <w:bookmarkEnd w:id="121"/>
    </w:p>
    <w:p w14:paraId="3FDA75CE" w14:textId="77777777" w:rsidR="00DB7946" w:rsidRPr="00B3146A" w:rsidRDefault="00DB7946" w:rsidP="001B61C4">
      <w:pPr>
        <w:shd w:val="clear" w:color="auto" w:fill="FFFFFF"/>
        <w:rPr>
          <w:rFonts w:ascii="Times New Roman" w:eastAsia="Times New Roman" w:hAnsi="Times New Roman" w:cs="Times New Roman"/>
          <w:sz w:val="24"/>
          <w:szCs w:val="24"/>
          <w:lang w:val="en-US"/>
        </w:rPr>
      </w:pPr>
      <w:r w:rsidRPr="00B3146A">
        <w:rPr>
          <w:rFonts w:ascii="Times New Roman" w:eastAsia="Times New Roman" w:hAnsi="Times New Roman" w:cs="Times New Roman"/>
          <w:i/>
          <w:iCs/>
          <w:sz w:val="24"/>
          <w:szCs w:val="24"/>
          <w:lang w:val="en-US"/>
        </w:rPr>
        <w:t> </w:t>
      </w:r>
    </w:p>
    <w:p w14:paraId="3AE623F2" w14:textId="77777777" w:rsidR="007E218D" w:rsidRDefault="00DB7946" w:rsidP="00406114">
      <w:pPr>
        <w:shd w:val="clear" w:color="auto" w:fill="FFFFFF"/>
        <w:rPr>
          <w:rFonts w:ascii="Times New Roman" w:eastAsia="Times New Roman" w:hAnsi="Times New Roman" w:cs="Times New Roman"/>
          <w:sz w:val="24"/>
          <w:szCs w:val="24"/>
          <w:lang w:val="en-US"/>
        </w:rPr>
      </w:pPr>
      <w:r w:rsidRPr="00B3146A">
        <w:rPr>
          <w:rFonts w:ascii="Times New Roman" w:eastAsia="Times New Roman" w:hAnsi="Times New Roman" w:cs="Times New Roman"/>
          <w:sz w:val="24"/>
          <w:szCs w:val="24"/>
          <w:lang w:val="en-US"/>
        </w:rPr>
        <w:t>Each of these is a single factor variant on each of two scenarios from the </w:t>
      </w:r>
      <w:r w:rsidRPr="00B3146A">
        <w:rPr>
          <w:rFonts w:ascii="Times New Roman" w:eastAsia="Times New Roman" w:hAnsi="Times New Roman" w:cs="Times New Roman"/>
          <w:i/>
          <w:iCs/>
          <w:sz w:val="24"/>
          <w:szCs w:val="24"/>
          <w:lang w:val="en-US"/>
        </w:rPr>
        <w:t>Reference Set</w:t>
      </w:r>
      <w:r w:rsidRPr="00B3146A">
        <w:rPr>
          <w:rFonts w:ascii="Times New Roman" w:eastAsia="Times New Roman" w:hAnsi="Times New Roman" w:cs="Times New Roman"/>
          <w:sz w:val="24"/>
          <w:szCs w:val="24"/>
          <w:lang w:val="en-US"/>
        </w:rPr>
        <w:t>: [1</w:t>
      </w:r>
      <w:proofErr w:type="gramStart"/>
      <w:r w:rsidRPr="00B3146A">
        <w:rPr>
          <w:rFonts w:ascii="Times New Roman" w:eastAsia="Times New Roman" w:hAnsi="Times New Roman" w:cs="Times New Roman"/>
          <w:sz w:val="24"/>
          <w:szCs w:val="24"/>
          <w:lang w:val="en-US"/>
        </w:rPr>
        <w:t>,A</w:t>
      </w:r>
      <w:proofErr w:type="gramEnd"/>
      <w:r w:rsidRPr="00B3146A">
        <w:rPr>
          <w:rFonts w:ascii="Times New Roman" w:eastAsia="Times New Roman" w:hAnsi="Times New Roman" w:cs="Times New Roman"/>
          <w:sz w:val="24"/>
          <w:szCs w:val="24"/>
          <w:lang w:val="en-US"/>
        </w:rPr>
        <w:t>, I] and [2, A, I]</w:t>
      </w:r>
    </w:p>
    <w:p w14:paraId="29FDD907" w14:textId="77777777" w:rsidR="007E218D" w:rsidRDefault="007E218D" w:rsidP="00406114">
      <w:pPr>
        <w:shd w:val="clear" w:color="auto" w:fill="FFFFFF"/>
        <w:rPr>
          <w:rFonts w:ascii="Times New Roman" w:eastAsia="Times New Roman" w:hAnsi="Times New Roman" w:cs="Times New Roman"/>
          <w:sz w:val="24"/>
          <w:szCs w:val="24"/>
          <w:lang w:val="en-US"/>
        </w:rPr>
      </w:pPr>
    </w:p>
    <w:p w14:paraId="0A7B9A6B" w14:textId="77777777" w:rsidR="007E218D" w:rsidRDefault="00B3146A" w:rsidP="00406114">
      <w:pPr>
        <w:pStyle w:val="ListParagraph"/>
        <w:numPr>
          <w:ilvl w:val="0"/>
          <w:numId w:val="50"/>
        </w:numPr>
        <w:shd w:val="clear" w:color="auto" w:fill="FFFFFF"/>
        <w:ind w:left="714" w:hanging="357"/>
        <w:rPr>
          <w:rFonts w:ascii="Times New Roman" w:eastAsia="Times New Roman" w:hAnsi="Times New Roman" w:cs="Times New Roman"/>
          <w:sz w:val="24"/>
          <w:szCs w:val="24"/>
          <w:lang w:val="en-US"/>
        </w:rPr>
      </w:pPr>
      <w:r w:rsidRPr="00B3146A">
        <w:rPr>
          <w:rFonts w:ascii="Times New Roman" w:eastAsia="Times New Roman" w:hAnsi="Times New Roman" w:cs="Times New Roman"/>
          <w:sz w:val="24"/>
          <w:szCs w:val="24"/>
          <w:lang w:val="en-US"/>
        </w:rPr>
        <w:t xml:space="preserve">Future recruitment change as in 3), but with </w:t>
      </w:r>
      <w:proofErr w:type="spellStart"/>
      <w:r w:rsidRPr="00B3146A">
        <w:rPr>
          <w:rFonts w:ascii="Times New Roman" w:eastAsia="Times New Roman" w:hAnsi="Times New Roman" w:cs="Times New Roman"/>
          <w:sz w:val="24"/>
          <w:szCs w:val="24"/>
          <w:lang w:val="en-US"/>
        </w:rPr>
        <w:t>prob</w:t>
      </w:r>
      <w:proofErr w:type="spellEnd"/>
      <w:r w:rsidRPr="00B3146A">
        <w:rPr>
          <w:rFonts w:ascii="Times New Roman" w:eastAsia="Times New Roman" w:hAnsi="Times New Roman" w:cs="Times New Roman"/>
          <w:sz w:val="24"/>
          <w:szCs w:val="24"/>
          <w:lang w:val="en-US"/>
        </w:rPr>
        <w:t xml:space="preserve"> of 0.05 for each of the first 20 years of projectio</w:t>
      </w:r>
      <w:r>
        <w:rPr>
          <w:rFonts w:ascii="Times New Roman" w:eastAsia="Times New Roman" w:hAnsi="Times New Roman" w:cs="Times New Roman"/>
          <w:sz w:val="24"/>
          <w:szCs w:val="24"/>
          <w:lang w:val="en-US"/>
        </w:rPr>
        <w:t>n</w:t>
      </w:r>
    </w:p>
    <w:p w14:paraId="42DFA92D" w14:textId="77777777" w:rsidR="007E218D" w:rsidRDefault="00B3146A" w:rsidP="00406114">
      <w:pPr>
        <w:pStyle w:val="ListParagraph"/>
        <w:numPr>
          <w:ilvl w:val="0"/>
          <w:numId w:val="50"/>
        </w:numPr>
        <w:shd w:val="clear" w:color="auto" w:fill="FFFFFF"/>
        <w:ind w:left="714" w:hanging="357"/>
        <w:rPr>
          <w:rFonts w:ascii="Times New Roman" w:eastAsia="Times New Roman" w:hAnsi="Times New Roman" w:cs="Times New Roman"/>
          <w:sz w:val="24"/>
          <w:szCs w:val="24"/>
          <w:lang w:val="en-US"/>
        </w:rPr>
      </w:pPr>
      <w:proofErr w:type="spellStart"/>
      <w:r w:rsidRPr="00B3146A">
        <w:rPr>
          <w:rFonts w:ascii="Times New Roman" w:eastAsia="Times New Roman" w:hAnsi="Times New Roman" w:cs="Times New Roman"/>
          <w:sz w:val="24"/>
          <w:szCs w:val="24"/>
          <w:lang w:val="en-US"/>
        </w:rPr>
        <w:lastRenderedPageBreak/>
        <w:t>Unrealised</w:t>
      </w:r>
      <w:proofErr w:type="spellEnd"/>
      <w:r>
        <w:rPr>
          <w:rFonts w:ascii="Times New Roman" w:eastAsia="Times New Roman" w:hAnsi="Times New Roman" w:cs="Times New Roman"/>
          <w:sz w:val="24"/>
          <w:szCs w:val="24"/>
          <w:lang w:val="en-US"/>
        </w:rPr>
        <w:t xml:space="preserve"> </w:t>
      </w:r>
      <w:proofErr w:type="spellStart"/>
      <w:r w:rsidRPr="00B3146A">
        <w:rPr>
          <w:rFonts w:ascii="Times New Roman" w:eastAsia="Times New Roman" w:hAnsi="Times New Roman" w:cs="Times New Roman"/>
          <w:sz w:val="24"/>
          <w:szCs w:val="24"/>
          <w:lang w:val="en-US"/>
        </w:rPr>
        <w:t>overcatches</w:t>
      </w:r>
      <w:proofErr w:type="spellEnd"/>
      <w:r w:rsidRPr="00B3146A">
        <w:rPr>
          <w:rFonts w:ascii="Times New Roman" w:eastAsia="Times New Roman" w:hAnsi="Times New Roman" w:cs="Times New Roman"/>
          <w:sz w:val="24"/>
          <w:szCs w:val="24"/>
          <w:lang w:val="en-US"/>
        </w:rPr>
        <w:t xml:space="preserve"> each year </w:t>
      </w:r>
      <w:r w:rsidRPr="00F011FD">
        <w:rPr>
          <w:rFonts w:ascii="Times New Roman" w:eastAsia="Times New Roman" w:hAnsi="Times New Roman" w:cs="Times New Roman"/>
          <w:sz w:val="24"/>
          <w:szCs w:val="24"/>
          <w:highlight w:val="yellow"/>
          <w:lang w:val="en-US"/>
        </w:rPr>
        <w:t>of [X] tons</w:t>
      </w:r>
      <w:r w:rsidRPr="00B3146A">
        <w:rPr>
          <w:rFonts w:ascii="Times New Roman" w:eastAsia="Times New Roman" w:hAnsi="Times New Roman" w:cs="Times New Roman"/>
          <w:sz w:val="24"/>
          <w:szCs w:val="24"/>
          <w:lang w:val="en-US"/>
        </w:rPr>
        <w:t xml:space="preserve"> in the West </w:t>
      </w:r>
      <w:r w:rsidRPr="00F011FD">
        <w:rPr>
          <w:rFonts w:ascii="Times New Roman" w:eastAsia="Times New Roman" w:hAnsi="Times New Roman" w:cs="Times New Roman"/>
          <w:sz w:val="24"/>
          <w:szCs w:val="24"/>
          <w:highlight w:val="yellow"/>
          <w:lang w:val="en-US"/>
        </w:rPr>
        <w:t>and [Y] tons</w:t>
      </w:r>
      <w:r w:rsidRPr="00B3146A">
        <w:rPr>
          <w:rFonts w:ascii="Times New Roman" w:eastAsia="Times New Roman" w:hAnsi="Times New Roman" w:cs="Times New Roman"/>
          <w:sz w:val="24"/>
          <w:szCs w:val="24"/>
          <w:lang w:val="en-US"/>
        </w:rPr>
        <w:t xml:space="preserve"> in the </w:t>
      </w:r>
      <w:proofErr w:type="spellStart"/>
      <w:r w:rsidRPr="00B3146A">
        <w:rPr>
          <w:rFonts w:ascii="Times New Roman" w:eastAsia="Times New Roman" w:hAnsi="Times New Roman" w:cs="Times New Roman"/>
          <w:sz w:val="24"/>
          <w:szCs w:val="24"/>
          <w:lang w:val="en-US"/>
        </w:rPr>
        <w:t>East+</w:t>
      </w:r>
      <w:r>
        <w:rPr>
          <w:rFonts w:ascii="Times New Roman" w:eastAsia="Times New Roman" w:hAnsi="Times New Roman" w:cs="Times New Roman"/>
          <w:sz w:val="24"/>
          <w:szCs w:val="24"/>
          <w:lang w:val="en-US"/>
        </w:rPr>
        <w:t>Med</w:t>
      </w:r>
      <w:proofErr w:type="spellEnd"/>
    </w:p>
    <w:p w14:paraId="196A06EE" w14:textId="77777777" w:rsidR="007E218D" w:rsidRDefault="00B3146A" w:rsidP="00406114">
      <w:pPr>
        <w:pStyle w:val="ListParagraph"/>
        <w:numPr>
          <w:ilvl w:val="0"/>
          <w:numId w:val="50"/>
        </w:numPr>
        <w:shd w:val="clear" w:color="auto" w:fill="FFFFFF"/>
        <w:ind w:left="714" w:hanging="357"/>
        <w:rPr>
          <w:rFonts w:ascii="Times New Roman" w:eastAsia="Times New Roman" w:hAnsi="Times New Roman" w:cs="Times New Roman"/>
          <w:sz w:val="24"/>
          <w:szCs w:val="24"/>
          <w:lang w:val="en-US"/>
        </w:rPr>
      </w:pPr>
      <w:r w:rsidRPr="00B3146A">
        <w:rPr>
          <w:rFonts w:ascii="Times New Roman" w:eastAsia="Times New Roman" w:hAnsi="Times New Roman" w:cs="Times New Roman"/>
          <w:sz w:val="24"/>
          <w:szCs w:val="24"/>
          <w:lang w:val="en-US"/>
        </w:rPr>
        <w:t>Use of</w:t>
      </w:r>
      <w:r>
        <w:rPr>
          <w:rFonts w:ascii="Times New Roman" w:eastAsia="Times New Roman" w:hAnsi="Times New Roman" w:cs="Times New Roman"/>
          <w:sz w:val="24"/>
          <w:szCs w:val="24"/>
          <w:lang w:val="en-US"/>
        </w:rPr>
        <w:t xml:space="preserve"> </w:t>
      </w:r>
      <w:r w:rsidRPr="00B3146A">
        <w:rPr>
          <w:rFonts w:ascii="Times New Roman" w:eastAsia="Times New Roman" w:hAnsi="Times New Roman" w:cs="Times New Roman"/>
          <w:sz w:val="24"/>
          <w:szCs w:val="24"/>
          <w:lang w:val="en-US"/>
        </w:rPr>
        <w:t xml:space="preserve">alternative </w:t>
      </w:r>
      <w:r w:rsidRPr="00F011FD">
        <w:rPr>
          <w:rFonts w:ascii="Times New Roman" w:eastAsia="Times New Roman" w:hAnsi="Times New Roman" w:cs="Times New Roman"/>
          <w:sz w:val="24"/>
          <w:szCs w:val="24"/>
          <w:highlight w:val="yellow"/>
          <w:lang w:val="en-US"/>
        </w:rPr>
        <w:t>indices [to be specified]</w:t>
      </w:r>
      <w:r w:rsidRPr="00B3146A">
        <w:rPr>
          <w:rFonts w:ascii="Times New Roman" w:eastAsia="Times New Roman" w:hAnsi="Times New Roman" w:cs="Times New Roman"/>
          <w:sz w:val="24"/>
          <w:szCs w:val="24"/>
          <w:lang w:val="en-US"/>
        </w:rPr>
        <w:t xml:space="preserve"> in the</w:t>
      </w:r>
      <w:r>
        <w:rPr>
          <w:rFonts w:ascii="Times New Roman" w:eastAsia="Times New Roman" w:hAnsi="Times New Roman" w:cs="Times New Roman"/>
          <w:sz w:val="24"/>
          <w:szCs w:val="24"/>
          <w:lang w:val="en-US"/>
        </w:rPr>
        <w:t xml:space="preserve"> MP</w:t>
      </w:r>
    </w:p>
    <w:p w14:paraId="13989B4D" w14:textId="77777777" w:rsidR="007E218D" w:rsidRDefault="00FA4442" w:rsidP="00406114">
      <w:pPr>
        <w:pStyle w:val="ListParagraph"/>
        <w:numPr>
          <w:ilvl w:val="0"/>
          <w:numId w:val="50"/>
        </w:numPr>
        <w:shd w:val="clear" w:color="auto" w:fill="FFFFFF"/>
        <w:ind w:left="714" w:hanging="357"/>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Alternative combinations of fleets in evaluating selectivities for</w:t>
      </w:r>
      <w:r w:rsidR="00600A4C">
        <w:rPr>
          <w:rFonts w:ascii="Times New Roman" w:eastAsia="Times New Roman" w:hAnsi="Times New Roman" w:cs="Times New Roman"/>
          <w:sz w:val="24"/>
          <w:szCs w:val="24"/>
          <w:lang w:val="en-US"/>
        </w:rPr>
        <w:t xml:space="preserve"> the operating models</w:t>
      </w:r>
    </w:p>
    <w:p w14:paraId="608A8D59" w14:textId="77777777" w:rsidR="007E218D" w:rsidRDefault="00FA4442" w:rsidP="00406114">
      <w:pPr>
        <w:pStyle w:val="ListParagraph"/>
        <w:numPr>
          <w:ilvl w:val="0"/>
          <w:numId w:val="50"/>
        </w:numPr>
        <w:shd w:val="clear" w:color="auto" w:fill="FFFFFF"/>
        <w:ind w:left="714" w:hanging="357"/>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An undetected increase in catchability for CPUE-based ab</w:t>
      </w:r>
      <w:r w:rsidR="00600A4C">
        <w:rPr>
          <w:rFonts w:ascii="Times New Roman" w:eastAsia="Times New Roman" w:hAnsi="Times New Roman" w:cs="Times New Roman"/>
          <w:sz w:val="24"/>
          <w:szCs w:val="24"/>
          <w:lang w:val="en-US"/>
        </w:rPr>
        <w:t>undance indices of 1% per annum</w:t>
      </w:r>
    </w:p>
    <w:p w14:paraId="3E5D67E6" w14:textId="77777777" w:rsidR="007E218D" w:rsidRDefault="00600A4C" w:rsidP="00406114">
      <w:pPr>
        <w:pStyle w:val="ListParagraph"/>
        <w:numPr>
          <w:ilvl w:val="0"/>
          <w:numId w:val="50"/>
        </w:numPr>
        <w:shd w:val="clear" w:color="auto" w:fill="FFFFFF"/>
        <w:ind w:left="714" w:hanging="357"/>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Alternative assignments to stock of origin of historical catches from the South Atlantic</w:t>
      </w:r>
    </w:p>
    <w:p w14:paraId="2067B0DB" w14:textId="77777777" w:rsidR="007E218D" w:rsidRDefault="007E218D" w:rsidP="00406114">
      <w:pPr>
        <w:shd w:val="clear" w:color="auto" w:fill="FFFFFF"/>
        <w:rPr>
          <w:rFonts w:ascii="Times New Roman" w:eastAsia="Times New Roman" w:hAnsi="Times New Roman" w:cs="Times New Roman"/>
          <w:sz w:val="24"/>
          <w:szCs w:val="24"/>
          <w:lang w:val="en-US"/>
        </w:rPr>
      </w:pPr>
    </w:p>
    <w:p w14:paraId="44F89448" w14:textId="77777777" w:rsidR="007E218D" w:rsidRPr="00406114" w:rsidRDefault="00EC0C87" w:rsidP="00406114">
      <w:pPr>
        <w:shd w:val="clear" w:color="auto" w:fill="FFFFFF"/>
        <w:ind w:firstLine="720"/>
        <w:rPr>
          <w:rFonts w:ascii="Times New Roman" w:eastAsia="Times New Roman" w:hAnsi="Times New Roman" w:cs="Times New Roman"/>
          <w:i/>
          <w:sz w:val="24"/>
          <w:szCs w:val="24"/>
          <w:lang w:val="en-US"/>
        </w:rPr>
      </w:pPr>
      <w:r w:rsidRPr="00406114">
        <w:rPr>
          <w:rFonts w:ascii="Times New Roman" w:eastAsia="Times New Roman" w:hAnsi="Times New Roman" w:cs="Times New Roman"/>
          <w:i/>
          <w:sz w:val="24"/>
          <w:szCs w:val="24"/>
          <w:lang w:val="en-US"/>
        </w:rPr>
        <w:t>“Second round” issues</w:t>
      </w:r>
    </w:p>
    <w:p w14:paraId="0F5D5604" w14:textId="77777777" w:rsidR="00DB7946" w:rsidRDefault="00DB7946" w:rsidP="001B61C4">
      <w:pPr>
        <w:jc w:val="both"/>
        <w:rPr>
          <w:rFonts w:ascii="Times New Roman" w:hAnsi="Times New Roman" w:cs="Times New Roman"/>
          <w:b/>
          <w:sz w:val="24"/>
          <w:szCs w:val="24"/>
          <w:lang w:val="en-US"/>
        </w:rPr>
      </w:pPr>
    </w:p>
    <w:p w14:paraId="0AB9925A" w14:textId="77777777" w:rsidR="00CC223C" w:rsidRPr="00C80707" w:rsidRDefault="004405F9" w:rsidP="005A2074">
      <w:pPr>
        <w:ind w:left="357"/>
        <w:jc w:val="both"/>
        <w:rPr>
          <w:rFonts w:ascii="Times New Roman" w:hAnsi="Times New Roman" w:cs="Times New Roman"/>
          <w:sz w:val="24"/>
          <w:szCs w:val="24"/>
          <w:lang w:val="en-US"/>
        </w:rPr>
      </w:pPr>
      <w:r w:rsidRPr="00C80707">
        <w:rPr>
          <w:rFonts w:ascii="Times New Roman" w:hAnsi="Times New Roman" w:cs="Times New Roman"/>
          <w:sz w:val="24"/>
          <w:szCs w:val="24"/>
          <w:lang w:val="en-US"/>
        </w:rPr>
        <w:t xml:space="preserve">The following </w:t>
      </w:r>
      <w:r w:rsidR="002F5BED" w:rsidRPr="00C80707">
        <w:rPr>
          <w:rFonts w:ascii="Times New Roman" w:hAnsi="Times New Roman" w:cs="Times New Roman"/>
          <w:sz w:val="24"/>
          <w:szCs w:val="24"/>
          <w:lang w:val="en-US"/>
        </w:rPr>
        <w:t>aspects of uncertainty are suggested to be postponed at this time for consideration rather in a “second round”:</w:t>
      </w:r>
    </w:p>
    <w:p w14:paraId="0C303155" w14:textId="77777777" w:rsidR="00CC223C" w:rsidRPr="00C80707" w:rsidRDefault="00CC223C" w:rsidP="001B61C4">
      <w:pPr>
        <w:jc w:val="both"/>
        <w:rPr>
          <w:rFonts w:ascii="Times New Roman" w:hAnsi="Times New Roman" w:cs="Times New Roman"/>
          <w:sz w:val="24"/>
          <w:szCs w:val="24"/>
          <w:lang w:val="en-US"/>
        </w:rPr>
      </w:pPr>
    </w:p>
    <w:p w14:paraId="2FE14AEB" w14:textId="77777777" w:rsidR="007E218D" w:rsidRPr="00C80707" w:rsidRDefault="002F5BED" w:rsidP="00406114">
      <w:pPr>
        <w:pStyle w:val="ListParagraph"/>
        <w:numPr>
          <w:ilvl w:val="0"/>
          <w:numId w:val="51"/>
        </w:numPr>
        <w:ind w:left="714" w:hanging="357"/>
        <w:rPr>
          <w:rFonts w:ascii="Times New Roman" w:hAnsi="Times New Roman" w:cs="Times New Roman"/>
          <w:sz w:val="24"/>
          <w:szCs w:val="24"/>
          <w:lang w:val="en-US"/>
        </w:rPr>
      </w:pPr>
      <w:r w:rsidRPr="00C80707">
        <w:rPr>
          <w:rFonts w:ascii="Times New Roman" w:hAnsi="Times New Roman" w:cs="Times New Roman"/>
          <w:sz w:val="24"/>
          <w:szCs w:val="24"/>
          <w:lang w:val="en-US"/>
        </w:rPr>
        <w:t>More than two stocks</w:t>
      </w:r>
    </w:p>
    <w:p w14:paraId="7103E652" w14:textId="77777777" w:rsidR="007E218D" w:rsidRPr="00C80707" w:rsidRDefault="002F5BED" w:rsidP="00406114">
      <w:pPr>
        <w:pStyle w:val="ListParagraph"/>
        <w:numPr>
          <w:ilvl w:val="0"/>
          <w:numId w:val="51"/>
        </w:numPr>
        <w:ind w:left="714" w:hanging="357"/>
        <w:rPr>
          <w:rFonts w:ascii="Times New Roman" w:hAnsi="Times New Roman" w:cs="Times New Roman"/>
          <w:sz w:val="24"/>
          <w:szCs w:val="24"/>
          <w:lang w:val="en-US"/>
        </w:rPr>
      </w:pPr>
      <w:r w:rsidRPr="00C80707">
        <w:rPr>
          <w:rFonts w:ascii="Times New Roman" w:hAnsi="Times New Roman" w:cs="Times New Roman"/>
          <w:sz w:val="24"/>
          <w:szCs w:val="24"/>
          <w:lang w:val="en-US"/>
        </w:rPr>
        <w:t>More than two indices of abundance used as input to a MP</w:t>
      </w:r>
    </w:p>
    <w:p w14:paraId="3DA7C689" w14:textId="77777777" w:rsidR="007E218D" w:rsidRPr="00C80707" w:rsidRDefault="002F5BED" w:rsidP="00406114">
      <w:pPr>
        <w:pStyle w:val="ListParagraph"/>
        <w:numPr>
          <w:ilvl w:val="0"/>
          <w:numId w:val="51"/>
        </w:numPr>
        <w:ind w:left="714" w:hanging="357"/>
        <w:rPr>
          <w:rFonts w:ascii="Times New Roman" w:hAnsi="Times New Roman" w:cs="Times New Roman"/>
          <w:sz w:val="24"/>
          <w:szCs w:val="24"/>
          <w:lang w:val="en-US"/>
        </w:rPr>
      </w:pPr>
      <w:r w:rsidRPr="00C80707">
        <w:rPr>
          <w:rFonts w:ascii="Times New Roman" w:hAnsi="Times New Roman" w:cs="Times New Roman"/>
          <w:sz w:val="24"/>
          <w:szCs w:val="24"/>
          <w:lang w:val="en-US"/>
        </w:rPr>
        <w:t>Use of CAL data in an MP</w:t>
      </w:r>
    </w:p>
    <w:p w14:paraId="68783B3A" w14:textId="77777777" w:rsidR="007E218D" w:rsidRPr="00C80707" w:rsidRDefault="002F5BED" w:rsidP="00406114">
      <w:pPr>
        <w:pStyle w:val="ListParagraph"/>
        <w:numPr>
          <w:ilvl w:val="0"/>
          <w:numId w:val="51"/>
        </w:numPr>
        <w:ind w:left="714" w:hanging="357"/>
        <w:rPr>
          <w:rFonts w:ascii="Times New Roman" w:hAnsi="Times New Roman" w:cs="Times New Roman"/>
          <w:sz w:val="24"/>
          <w:szCs w:val="24"/>
          <w:lang w:val="en-US"/>
        </w:rPr>
      </w:pPr>
      <w:r w:rsidRPr="00C80707">
        <w:rPr>
          <w:rFonts w:ascii="Times New Roman" w:hAnsi="Times New Roman" w:cs="Times New Roman"/>
          <w:sz w:val="24"/>
          <w:szCs w:val="24"/>
          <w:lang w:val="en-US"/>
        </w:rPr>
        <w:t xml:space="preserve">TACs allocated on a spatially more complex basis than the traditional west and </w:t>
      </w:r>
      <w:proofErr w:type="spellStart"/>
      <w:r w:rsidRPr="00C80707">
        <w:rPr>
          <w:rFonts w:ascii="Times New Roman" w:hAnsi="Times New Roman" w:cs="Times New Roman"/>
          <w:sz w:val="24"/>
          <w:szCs w:val="24"/>
          <w:lang w:val="en-US"/>
        </w:rPr>
        <w:t>East+Med</w:t>
      </w:r>
      <w:proofErr w:type="spellEnd"/>
    </w:p>
    <w:p w14:paraId="67850885" w14:textId="77777777" w:rsidR="007E218D" w:rsidRPr="00C80707" w:rsidRDefault="002F5BED" w:rsidP="00406114">
      <w:pPr>
        <w:pStyle w:val="ListParagraph"/>
        <w:numPr>
          <w:ilvl w:val="0"/>
          <w:numId w:val="51"/>
        </w:numPr>
        <w:ind w:left="714" w:hanging="357"/>
        <w:rPr>
          <w:rFonts w:ascii="Times New Roman" w:hAnsi="Times New Roman" w:cs="Times New Roman"/>
          <w:sz w:val="24"/>
          <w:szCs w:val="24"/>
          <w:lang w:val="en-US"/>
        </w:rPr>
      </w:pPr>
      <w:r w:rsidRPr="00C80707">
        <w:rPr>
          <w:rFonts w:ascii="Times New Roman" w:hAnsi="Times New Roman" w:cs="Times New Roman"/>
          <w:sz w:val="24"/>
          <w:szCs w:val="24"/>
          <w:lang w:val="en-US"/>
        </w:rPr>
        <w:t>Changes in technical measures affecting selectivity</w:t>
      </w:r>
    </w:p>
    <w:p w14:paraId="75A4B818" w14:textId="77777777" w:rsidR="007E218D" w:rsidRPr="00C80707" w:rsidRDefault="002F5BED" w:rsidP="00406114">
      <w:pPr>
        <w:pStyle w:val="ListParagraph"/>
        <w:numPr>
          <w:ilvl w:val="0"/>
          <w:numId w:val="51"/>
        </w:numPr>
        <w:ind w:left="714" w:hanging="357"/>
        <w:rPr>
          <w:rFonts w:ascii="Times New Roman" w:hAnsi="Times New Roman" w:cs="Times New Roman"/>
          <w:sz w:val="24"/>
          <w:szCs w:val="24"/>
          <w:lang w:val="en-US"/>
        </w:rPr>
      </w:pPr>
      <w:r w:rsidRPr="00C80707">
        <w:rPr>
          <w:rFonts w:ascii="Times New Roman" w:hAnsi="Times New Roman" w:cs="Times New Roman"/>
          <w:sz w:val="24"/>
          <w:szCs w:val="24"/>
          <w:lang w:val="en-US"/>
        </w:rPr>
        <w:t>Changes in stock distributions in the future</w:t>
      </w:r>
    </w:p>
    <w:p w14:paraId="4B37727F" w14:textId="77777777" w:rsidR="007E218D" w:rsidRPr="00C80707" w:rsidRDefault="002F5BED" w:rsidP="00406114">
      <w:pPr>
        <w:pStyle w:val="ListParagraph"/>
        <w:numPr>
          <w:ilvl w:val="0"/>
          <w:numId w:val="51"/>
        </w:numPr>
        <w:ind w:left="714" w:hanging="357"/>
        <w:rPr>
          <w:rFonts w:ascii="Times New Roman" w:hAnsi="Times New Roman" w:cs="Times New Roman"/>
          <w:sz w:val="24"/>
          <w:szCs w:val="24"/>
          <w:lang w:val="en-US"/>
        </w:rPr>
      </w:pPr>
      <w:r w:rsidRPr="00C80707">
        <w:rPr>
          <w:rFonts w:ascii="Times New Roman" w:hAnsi="Times New Roman" w:cs="Times New Roman"/>
          <w:sz w:val="24"/>
          <w:szCs w:val="24"/>
          <w:lang w:val="en-US"/>
        </w:rPr>
        <w:t>Future changes in proportional allocation of TACs amongst fleets</w:t>
      </w:r>
    </w:p>
    <w:p w14:paraId="29303CB1" w14:textId="77777777" w:rsidR="007E218D" w:rsidRPr="00406114" w:rsidRDefault="007E218D" w:rsidP="00406114">
      <w:pPr>
        <w:pStyle w:val="ListParagraph"/>
        <w:ind w:left="0"/>
        <w:jc w:val="both"/>
        <w:rPr>
          <w:rFonts w:ascii="Times New Roman" w:hAnsi="Times New Roman" w:cs="Times New Roman"/>
          <w:b/>
          <w:sz w:val="24"/>
          <w:szCs w:val="24"/>
          <w:lang w:val="en-US"/>
        </w:rPr>
      </w:pPr>
    </w:p>
    <w:p w14:paraId="3A9521E0" w14:textId="77777777" w:rsidR="007E218D" w:rsidRDefault="007E218D">
      <w:pPr>
        <w:jc w:val="both"/>
        <w:rPr>
          <w:rFonts w:ascii="Times New Roman" w:hAnsi="Times New Roman" w:cs="Times New Roman"/>
          <w:sz w:val="24"/>
          <w:szCs w:val="24"/>
        </w:rPr>
      </w:pPr>
    </w:p>
    <w:p w14:paraId="06416479" w14:textId="77777777" w:rsidR="007E218D" w:rsidRDefault="007E218D">
      <w:pPr>
        <w:jc w:val="both"/>
        <w:rPr>
          <w:rFonts w:ascii="Times New Roman" w:hAnsi="Times New Roman" w:cs="Times New Roman"/>
          <w:sz w:val="24"/>
          <w:szCs w:val="24"/>
        </w:rPr>
      </w:pPr>
    </w:p>
    <w:p w14:paraId="15B81E1F" w14:textId="77777777" w:rsidR="007E218D" w:rsidRDefault="00B56829" w:rsidP="00406114">
      <w:pPr>
        <w:pStyle w:val="Heading1"/>
        <w:ind w:left="0"/>
      </w:pPr>
      <w:bookmarkStart w:id="122" w:name="_Toc465365342"/>
      <w:r w:rsidRPr="00B56829">
        <w:t xml:space="preserve">PERFORMANCE </w:t>
      </w:r>
      <w:r w:rsidR="00F243AE">
        <w:t>MEASURES/</w:t>
      </w:r>
      <w:r w:rsidRPr="00B56829">
        <w:t>STATISTICS</w:t>
      </w:r>
      <w:bookmarkEnd w:id="122"/>
    </w:p>
    <w:p w14:paraId="53684C86" w14:textId="77777777" w:rsidR="007E218D" w:rsidRDefault="007E218D" w:rsidP="00406114">
      <w:pPr>
        <w:pStyle w:val="ListParagraph"/>
        <w:ind w:left="0"/>
        <w:jc w:val="both"/>
        <w:rPr>
          <w:rFonts w:ascii="Times New Roman" w:hAnsi="Times New Roman" w:cs="Times New Roman"/>
          <w:sz w:val="24"/>
          <w:szCs w:val="24"/>
        </w:rPr>
      </w:pPr>
    </w:p>
    <w:p w14:paraId="634C9289" w14:textId="384AC679" w:rsidR="007E218D" w:rsidRDefault="0038078A"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Projections under candidates MPs will be for </w:t>
      </w:r>
      <w:r w:rsidR="001E6947">
        <w:rPr>
          <w:rFonts w:ascii="Times New Roman" w:hAnsi="Times New Roman" w:cs="Times New Roman"/>
          <w:sz w:val="24"/>
          <w:szCs w:val="24"/>
        </w:rPr>
        <w:t xml:space="preserve">100 </w:t>
      </w:r>
      <w:r>
        <w:rPr>
          <w:rFonts w:ascii="Times New Roman" w:hAnsi="Times New Roman" w:cs="Times New Roman"/>
          <w:sz w:val="24"/>
          <w:szCs w:val="24"/>
        </w:rPr>
        <w:t xml:space="preserve">years </w:t>
      </w:r>
      <w:r w:rsidR="00836930">
        <w:rPr>
          <w:rFonts w:ascii="Times New Roman" w:hAnsi="Times New Roman" w:cs="Times New Roman"/>
          <w:sz w:val="24"/>
          <w:szCs w:val="24"/>
        </w:rPr>
        <w:t xml:space="preserve">(unless this leads to computational difficulties) </w:t>
      </w:r>
      <w:r>
        <w:rPr>
          <w:rFonts w:ascii="Times New Roman" w:hAnsi="Times New Roman" w:cs="Times New Roman"/>
          <w:sz w:val="24"/>
          <w:szCs w:val="24"/>
        </w:rPr>
        <w:t xml:space="preserve">commencing in 2017. Prior to that, for </w:t>
      </w:r>
      <w:r w:rsidR="00B30484">
        <w:rPr>
          <w:rFonts w:ascii="Times New Roman" w:hAnsi="Times New Roman" w:cs="Times New Roman"/>
          <w:sz w:val="24"/>
          <w:szCs w:val="24"/>
        </w:rPr>
        <w:t xml:space="preserve">projecting for </w:t>
      </w:r>
      <w:r>
        <w:rPr>
          <w:rFonts w:ascii="Times New Roman" w:hAnsi="Times New Roman" w:cs="Times New Roman"/>
          <w:sz w:val="24"/>
          <w:szCs w:val="24"/>
        </w:rPr>
        <w:t xml:space="preserve">years between the last year of the condition and 2017, the catches will be set equal to the TACs </w:t>
      </w:r>
      <w:r w:rsidR="00B30484">
        <w:rPr>
          <w:rFonts w:ascii="Times New Roman" w:hAnsi="Times New Roman" w:cs="Times New Roman"/>
          <w:sz w:val="24"/>
          <w:szCs w:val="24"/>
        </w:rPr>
        <w:t xml:space="preserve">already set, with abundance index data (and any further monitoring data such as catch-at-length) not yet available for those years being generated as specified under item 7. Note that considering a period as lengthy as </w:t>
      </w:r>
      <w:r w:rsidR="004B5430">
        <w:rPr>
          <w:rFonts w:ascii="Times New Roman" w:hAnsi="Times New Roman" w:cs="Times New Roman"/>
          <w:sz w:val="24"/>
          <w:szCs w:val="24"/>
        </w:rPr>
        <w:t>10</w:t>
      </w:r>
      <w:r w:rsidR="00B30484">
        <w:rPr>
          <w:rFonts w:ascii="Times New Roman" w:hAnsi="Times New Roman" w:cs="Times New Roman"/>
          <w:sz w:val="24"/>
          <w:szCs w:val="24"/>
        </w:rPr>
        <w:t xml:space="preserve">0 years is not to imply high reliability for projections for such a long time, but to </w:t>
      </w:r>
      <w:r w:rsidR="00883998">
        <w:rPr>
          <w:rFonts w:ascii="Times New Roman" w:hAnsi="Times New Roman" w:cs="Times New Roman"/>
          <w:sz w:val="24"/>
          <w:szCs w:val="24"/>
        </w:rPr>
        <w:t>be able take account of</w:t>
      </w:r>
      <w:r w:rsidR="00B30484">
        <w:rPr>
          <w:rFonts w:ascii="Times New Roman" w:hAnsi="Times New Roman" w:cs="Times New Roman"/>
          <w:sz w:val="24"/>
          <w:szCs w:val="24"/>
        </w:rPr>
        <w:t xml:space="preserve"> t</w:t>
      </w:r>
      <w:r w:rsidR="00883998">
        <w:rPr>
          <w:rFonts w:ascii="Times New Roman" w:hAnsi="Times New Roman" w:cs="Times New Roman"/>
          <w:sz w:val="24"/>
          <w:szCs w:val="24"/>
        </w:rPr>
        <w:t>ransient effects that persist for some time for a long-lived species.</w:t>
      </w:r>
    </w:p>
    <w:p w14:paraId="0B9E7427" w14:textId="77777777" w:rsidR="001E6947" w:rsidRDefault="001E6947" w:rsidP="00406114">
      <w:pPr>
        <w:pStyle w:val="ListParagraph"/>
        <w:ind w:left="0"/>
        <w:jc w:val="both"/>
        <w:rPr>
          <w:rFonts w:ascii="Times New Roman" w:hAnsi="Times New Roman" w:cs="Times New Roman"/>
          <w:sz w:val="24"/>
          <w:szCs w:val="24"/>
        </w:rPr>
      </w:pPr>
    </w:p>
    <w:p w14:paraId="58DAC299" w14:textId="77777777" w:rsidR="007E218D" w:rsidRDefault="007E218D" w:rsidP="00406114">
      <w:pPr>
        <w:pStyle w:val="ListParagraph"/>
        <w:ind w:left="0"/>
        <w:jc w:val="both"/>
        <w:rPr>
          <w:rFonts w:ascii="Times New Roman" w:hAnsi="Times New Roman" w:cs="Times New Roman"/>
          <w:sz w:val="24"/>
          <w:szCs w:val="24"/>
        </w:rPr>
      </w:pPr>
    </w:p>
    <w:p w14:paraId="5B685DE4" w14:textId="77777777" w:rsidR="007E218D" w:rsidRDefault="00883998" w:rsidP="00406114">
      <w:pPr>
        <w:pStyle w:val="Heading3"/>
        <w:ind w:left="0"/>
      </w:pPr>
      <w:bookmarkStart w:id="123" w:name="_Toc465365343"/>
      <w:r w:rsidRPr="00883998">
        <w:t xml:space="preserve">Summary </w:t>
      </w:r>
      <w:r w:rsidR="00FF4BF8">
        <w:t>measures/</w:t>
      </w:r>
      <w:r w:rsidRPr="00883998">
        <w:t>statistics</w:t>
      </w:r>
      <w:bookmarkEnd w:id="123"/>
    </w:p>
    <w:p w14:paraId="4DE6ECC3" w14:textId="77777777" w:rsidR="007E218D" w:rsidRDefault="007E218D" w:rsidP="00406114">
      <w:pPr>
        <w:pStyle w:val="ListParagraph"/>
        <w:ind w:left="0"/>
        <w:jc w:val="both"/>
        <w:rPr>
          <w:rFonts w:ascii="Times New Roman" w:hAnsi="Times New Roman" w:cs="Times New Roman"/>
          <w:sz w:val="24"/>
          <w:szCs w:val="24"/>
        </w:rPr>
      </w:pPr>
    </w:p>
    <w:p w14:paraId="2F15D520" w14:textId="77777777" w:rsidR="007E218D" w:rsidRDefault="00883998" w:rsidP="00406114">
      <w:pPr>
        <w:pStyle w:val="ListParagraph"/>
        <w:numPr>
          <w:ilvl w:val="0"/>
          <w:numId w:val="26"/>
        </w:numPr>
        <w:ind w:left="357" w:hanging="357"/>
        <w:jc w:val="both"/>
        <w:rPr>
          <w:rFonts w:ascii="Times New Roman" w:hAnsi="Times New Roman" w:cs="Times New Roman"/>
          <w:sz w:val="24"/>
          <w:szCs w:val="24"/>
        </w:rPr>
      </w:pPr>
      <w:r>
        <w:rPr>
          <w:rFonts w:ascii="Times New Roman" w:hAnsi="Times New Roman" w:cs="Times New Roman"/>
          <w:sz w:val="24"/>
          <w:szCs w:val="24"/>
        </w:rPr>
        <w:t>Annual average catch for the first, second and third 10-year period of MP application.</w:t>
      </w:r>
    </w:p>
    <w:p w14:paraId="739DEFC2" w14:textId="77777777" w:rsidR="007E218D" w:rsidRDefault="00883998" w:rsidP="00406114">
      <w:pPr>
        <w:pStyle w:val="ListParagraph"/>
        <w:numPr>
          <w:ilvl w:val="0"/>
          <w:numId w:val="26"/>
        </w:numPr>
        <w:ind w:left="357" w:hanging="357"/>
        <w:jc w:val="both"/>
        <w:rPr>
          <w:rFonts w:ascii="Times New Roman" w:hAnsi="Times New Roman" w:cs="Times New Roman"/>
          <w:sz w:val="24"/>
          <w:szCs w:val="24"/>
        </w:rPr>
      </w:pPr>
      <w:r>
        <w:rPr>
          <w:rFonts w:ascii="Times New Roman" w:hAnsi="Times New Roman" w:cs="Times New Roman"/>
          <w:sz w:val="24"/>
          <w:szCs w:val="24"/>
        </w:rPr>
        <w:t xml:space="preserve">Spawning biomass depletion calculated relative to </w:t>
      </w:r>
      <w:r w:rsidR="00420D5E">
        <w:rPr>
          <w:rFonts w:ascii="Times New Roman" w:hAnsi="Times New Roman" w:cs="Times New Roman"/>
          <w:sz w:val="24"/>
          <w:szCs w:val="24"/>
        </w:rPr>
        <w:t xml:space="preserve">the </w:t>
      </w:r>
      <w:r>
        <w:rPr>
          <w:rFonts w:ascii="Times New Roman" w:hAnsi="Times New Roman" w:cs="Times New Roman"/>
          <w:sz w:val="24"/>
          <w:szCs w:val="24"/>
        </w:rPr>
        <w:t xml:space="preserve">deterministic equilibrium in the absence of catches </w:t>
      </w:r>
      <w:r w:rsidR="008A4882">
        <w:rPr>
          <w:rFonts w:ascii="Times New Roman" w:hAnsi="Times New Roman" w:cs="Times New Roman"/>
          <w:sz w:val="24"/>
          <w:szCs w:val="24"/>
        </w:rPr>
        <w:t>for the</w:t>
      </w:r>
      <w:r>
        <w:rPr>
          <w:rFonts w:ascii="Times New Roman" w:hAnsi="Times New Roman" w:cs="Times New Roman"/>
          <w:sz w:val="24"/>
          <w:szCs w:val="24"/>
        </w:rPr>
        <w:t xml:space="preserve"> recruitment </w:t>
      </w:r>
      <w:r w:rsidR="008A4882">
        <w:rPr>
          <w:rFonts w:ascii="Times New Roman" w:hAnsi="Times New Roman" w:cs="Times New Roman"/>
          <w:sz w:val="24"/>
          <w:szCs w:val="24"/>
        </w:rPr>
        <w:t>function that applies after 10, 20 and 30 years of MP application.</w:t>
      </w:r>
    </w:p>
    <w:p w14:paraId="0D03DC17" w14:textId="77777777" w:rsidR="007E218D" w:rsidRDefault="008A4882" w:rsidP="00406114">
      <w:pPr>
        <w:pStyle w:val="ListParagraph"/>
        <w:numPr>
          <w:ilvl w:val="0"/>
          <w:numId w:val="26"/>
        </w:numPr>
        <w:ind w:left="357" w:hanging="357"/>
        <w:jc w:val="both"/>
        <w:rPr>
          <w:rFonts w:ascii="Times New Roman" w:hAnsi="Times New Roman" w:cs="Times New Roman"/>
          <w:sz w:val="24"/>
          <w:szCs w:val="24"/>
        </w:rPr>
      </w:pPr>
      <w:r>
        <w:rPr>
          <w:rFonts w:ascii="Times New Roman" w:hAnsi="Times New Roman" w:cs="Times New Roman"/>
          <w:sz w:val="24"/>
          <w:szCs w:val="24"/>
        </w:rPr>
        <w:t>The lowest spawning biomass depletion over the 30 years for which the MP is applied</w:t>
      </w:r>
      <w:r w:rsidR="00420D5E">
        <w:rPr>
          <w:rFonts w:ascii="Times New Roman" w:hAnsi="Times New Roman" w:cs="Times New Roman"/>
          <w:sz w:val="24"/>
          <w:szCs w:val="24"/>
        </w:rPr>
        <w:t xml:space="preserve"> calculated relative to the deterministic equilibrium in the absence of catches for the recruitment function that applies after 30 years</w:t>
      </w:r>
      <w:r>
        <w:rPr>
          <w:rFonts w:ascii="Times New Roman" w:hAnsi="Times New Roman" w:cs="Times New Roman"/>
          <w:sz w:val="24"/>
          <w:szCs w:val="24"/>
        </w:rPr>
        <w:t>.</w:t>
      </w:r>
    </w:p>
    <w:p w14:paraId="681F2682" w14:textId="77777777" w:rsidR="007E218D" w:rsidRDefault="008A4882" w:rsidP="00406114">
      <w:pPr>
        <w:pStyle w:val="ListParagraph"/>
        <w:numPr>
          <w:ilvl w:val="0"/>
          <w:numId w:val="26"/>
        </w:numPr>
        <w:ind w:left="357" w:hanging="357"/>
        <w:jc w:val="both"/>
        <w:rPr>
          <w:rFonts w:ascii="Times New Roman" w:hAnsi="Times New Roman" w:cs="Times New Roman"/>
          <w:sz w:val="24"/>
          <w:szCs w:val="24"/>
        </w:rPr>
      </w:pPr>
      <w:r>
        <w:rPr>
          <w:rFonts w:ascii="Times New Roman" w:hAnsi="Times New Roman" w:cs="Times New Roman"/>
          <w:sz w:val="24"/>
          <w:szCs w:val="24"/>
        </w:rPr>
        <w:t xml:space="preserve">Spawning biomass depletion after 30 years, but calculated relative to the trajectory that would have occurred had no catches been taken over the full period for which MP application is being </w:t>
      </w:r>
      <w:proofErr w:type="gramStart"/>
      <w:r>
        <w:rPr>
          <w:rFonts w:ascii="Times New Roman" w:hAnsi="Times New Roman" w:cs="Times New Roman"/>
          <w:sz w:val="24"/>
          <w:szCs w:val="24"/>
        </w:rPr>
        <w:t>considered.</w:t>
      </w:r>
      <w:proofErr w:type="gramEnd"/>
    </w:p>
    <w:p w14:paraId="0E15465C" w14:textId="77777777" w:rsidR="007E218D" w:rsidRDefault="008A4882" w:rsidP="00406114">
      <w:pPr>
        <w:pStyle w:val="ListParagraph"/>
        <w:numPr>
          <w:ilvl w:val="0"/>
          <w:numId w:val="26"/>
        </w:numPr>
        <w:ind w:left="357" w:hanging="357"/>
        <w:jc w:val="both"/>
        <w:rPr>
          <w:rFonts w:ascii="Times New Roman" w:hAnsi="Times New Roman" w:cs="Times New Roman"/>
          <w:sz w:val="24"/>
          <w:szCs w:val="24"/>
        </w:rPr>
      </w:pPr>
      <w:r>
        <w:rPr>
          <w:rFonts w:ascii="Times New Roman" w:hAnsi="Times New Roman" w:cs="Times New Roman"/>
          <w:sz w:val="24"/>
          <w:szCs w:val="24"/>
        </w:rPr>
        <w:lastRenderedPageBreak/>
        <w:t>The lowest spawning biomass depletion</w:t>
      </w:r>
      <w:r w:rsidR="00420D5E">
        <w:rPr>
          <w:rFonts w:ascii="Times New Roman" w:hAnsi="Times New Roman" w:cs="Times New Roman"/>
          <w:sz w:val="24"/>
          <w:szCs w:val="24"/>
        </w:rPr>
        <w:t xml:space="preserve"> over the 30 years for which the MP is applied, but calculated relative to the zero catch </w:t>
      </w:r>
      <w:proofErr w:type="gramStart"/>
      <w:r w:rsidR="00420D5E">
        <w:rPr>
          <w:rFonts w:ascii="Times New Roman" w:hAnsi="Times New Roman" w:cs="Times New Roman"/>
          <w:sz w:val="24"/>
          <w:szCs w:val="24"/>
        </w:rPr>
        <w:t>trajectory</w:t>
      </w:r>
      <w:proofErr w:type="gramEnd"/>
      <w:r w:rsidR="00420D5E">
        <w:rPr>
          <w:rFonts w:ascii="Times New Roman" w:hAnsi="Times New Roman" w:cs="Times New Roman"/>
          <w:sz w:val="24"/>
          <w:szCs w:val="24"/>
        </w:rPr>
        <w:t xml:space="preserve"> specified in d).</w:t>
      </w:r>
    </w:p>
    <w:p w14:paraId="6138F7EF" w14:textId="27ACE6BA" w:rsidR="001E6947" w:rsidRDefault="001E6947" w:rsidP="001E6947">
      <w:pPr>
        <w:pStyle w:val="ListParagraph"/>
        <w:numPr>
          <w:ilvl w:val="0"/>
          <w:numId w:val="26"/>
        </w:numPr>
        <w:ind w:left="357" w:hanging="357"/>
        <w:jc w:val="both"/>
        <w:rPr>
          <w:rFonts w:ascii="Times New Roman" w:hAnsi="Times New Roman" w:cs="Times New Roman"/>
          <w:sz w:val="24"/>
          <w:szCs w:val="24"/>
        </w:rPr>
      </w:pPr>
      <w:r>
        <w:rPr>
          <w:rFonts w:ascii="Times New Roman" w:hAnsi="Times New Roman" w:cs="Times New Roman"/>
          <w:sz w:val="24"/>
          <w:szCs w:val="24"/>
        </w:rPr>
        <w:t xml:space="preserve">Kobe or alternative Kobe indicators (catch/biomass instead of </w:t>
      </w:r>
      <w:proofErr w:type="spellStart"/>
      <w:r>
        <w:rPr>
          <w:rFonts w:ascii="Times New Roman" w:hAnsi="Times New Roman" w:cs="Times New Roman"/>
          <w:sz w:val="24"/>
          <w:szCs w:val="24"/>
        </w:rPr>
        <w:t>Fmsy</w:t>
      </w:r>
      <w:proofErr w:type="spellEnd"/>
      <w:r>
        <w:rPr>
          <w:rFonts w:ascii="Times New Roman" w:hAnsi="Times New Roman" w:cs="Times New Roman"/>
          <w:sz w:val="24"/>
          <w:szCs w:val="24"/>
        </w:rPr>
        <w:t xml:space="preserve"> and biomass/biomass at a </w:t>
      </w:r>
      <w:r w:rsidR="00836930">
        <w:rPr>
          <w:rFonts w:ascii="Times New Roman" w:hAnsi="Times New Roman" w:cs="Times New Roman"/>
          <w:sz w:val="24"/>
          <w:szCs w:val="24"/>
        </w:rPr>
        <w:t xml:space="preserve">theoretical maximum </w:t>
      </w:r>
      <w:r>
        <w:rPr>
          <w:rFonts w:ascii="Times New Roman" w:hAnsi="Times New Roman" w:cs="Times New Roman"/>
          <w:sz w:val="24"/>
          <w:szCs w:val="24"/>
        </w:rPr>
        <w:t>MSY)</w:t>
      </w:r>
    </w:p>
    <w:p w14:paraId="6466C26F" w14:textId="77777777" w:rsidR="007E218D" w:rsidRDefault="00420D5E" w:rsidP="00406114">
      <w:pPr>
        <w:pStyle w:val="ListParagraph"/>
        <w:numPr>
          <w:ilvl w:val="0"/>
          <w:numId w:val="26"/>
        </w:numPr>
        <w:ind w:left="357" w:hanging="357"/>
        <w:jc w:val="both"/>
        <w:rPr>
          <w:rFonts w:ascii="Times New Roman" w:hAnsi="Times New Roman" w:cs="Times New Roman"/>
          <w:sz w:val="24"/>
          <w:szCs w:val="24"/>
        </w:rPr>
      </w:pPr>
      <w:r>
        <w:rPr>
          <w:rFonts w:ascii="Times New Roman" w:hAnsi="Times New Roman" w:cs="Times New Roman"/>
          <w:sz w:val="24"/>
          <w:szCs w:val="24"/>
        </w:rPr>
        <w:t>Average annual variation defined by:</w:t>
      </w:r>
    </w:p>
    <w:p w14:paraId="553E055F" w14:textId="77777777" w:rsidR="007E218D" w:rsidRDefault="007E218D" w:rsidP="00406114">
      <w:pPr>
        <w:pStyle w:val="ListParagraph"/>
        <w:ind w:left="0"/>
        <w:jc w:val="both"/>
        <w:rPr>
          <w:rFonts w:ascii="Times New Roman" w:hAnsi="Times New Roman" w:cs="Times New Roman"/>
          <w:sz w:val="24"/>
          <w:szCs w:val="24"/>
        </w:rPr>
      </w:pPr>
    </w:p>
    <w:p w14:paraId="476100AD" w14:textId="77777777" w:rsidR="007E218D" w:rsidRPr="00897A55" w:rsidRDefault="00AC3132" w:rsidP="00406114">
      <w:pPr>
        <w:jc w:val="both"/>
        <w:rPr>
          <w:rFonts w:ascii="Times New Roman" w:hAnsi="Times New Roman" w:cs="Times New Roman"/>
          <w:sz w:val="24"/>
          <w:szCs w:val="24"/>
        </w:rPr>
      </w:pPr>
      <w:r w:rsidRPr="00D25557">
        <w:rPr>
          <w:position w:val="-28"/>
        </w:rPr>
        <w:object w:dxaOrig="2580" w:dyaOrig="639" w14:anchorId="6C1828F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1.55pt;height:30.1pt" o:ole="" fillcolor="window">
            <v:imagedata r:id="rId22" o:title=""/>
          </v:shape>
          <o:OLEObject Type="Embed" ProgID="Equation.3" ShapeID="_x0000_i1025" DrawAspect="Content" ObjectID="_1544874793" r:id="rId23"/>
        </w:object>
      </w:r>
      <w:r w:rsidR="00F22DC4" w:rsidRPr="00F22DC4">
        <w:rPr>
          <w:rFonts w:ascii="Times New Roman" w:hAnsi="Times New Roman" w:cs="Times New Roman"/>
          <w:sz w:val="20"/>
          <w:szCs w:val="20"/>
        </w:rPr>
        <w:tab/>
      </w:r>
      <w:r w:rsidR="00F22DC4" w:rsidRPr="00F22DC4">
        <w:rPr>
          <w:rFonts w:ascii="Times New Roman" w:hAnsi="Times New Roman" w:cs="Times New Roman"/>
          <w:sz w:val="20"/>
          <w:szCs w:val="20"/>
        </w:rPr>
        <w:tab/>
      </w:r>
      <w:r w:rsidR="00F22DC4" w:rsidRPr="00F22DC4">
        <w:rPr>
          <w:rFonts w:ascii="Times New Roman" w:hAnsi="Times New Roman" w:cs="Times New Roman"/>
          <w:sz w:val="20"/>
          <w:szCs w:val="20"/>
        </w:rPr>
        <w:tab/>
      </w:r>
      <w:r w:rsidR="00F22DC4" w:rsidRPr="00F22DC4">
        <w:rPr>
          <w:rFonts w:ascii="Times New Roman" w:hAnsi="Times New Roman" w:cs="Times New Roman"/>
          <w:sz w:val="20"/>
          <w:szCs w:val="20"/>
        </w:rPr>
        <w:tab/>
      </w:r>
      <w:r w:rsidR="00F22DC4" w:rsidRPr="00F22DC4">
        <w:rPr>
          <w:rFonts w:ascii="Times New Roman" w:hAnsi="Times New Roman" w:cs="Times New Roman"/>
          <w:sz w:val="20"/>
          <w:szCs w:val="20"/>
        </w:rPr>
        <w:tab/>
      </w:r>
      <w:r w:rsidR="00F22DC4" w:rsidRPr="00406114">
        <w:rPr>
          <w:rFonts w:ascii="Times New Roman" w:hAnsi="Times New Roman" w:cs="Times New Roman"/>
          <w:sz w:val="24"/>
          <w:szCs w:val="24"/>
        </w:rPr>
        <w:tab/>
      </w:r>
      <w:r w:rsidR="00897A55">
        <w:rPr>
          <w:rFonts w:ascii="Times New Roman" w:hAnsi="Times New Roman" w:cs="Times New Roman"/>
          <w:sz w:val="24"/>
          <w:szCs w:val="24"/>
        </w:rPr>
        <w:tab/>
      </w:r>
      <w:r w:rsidR="00897A55">
        <w:rPr>
          <w:rFonts w:ascii="Times New Roman" w:hAnsi="Times New Roman" w:cs="Times New Roman"/>
          <w:sz w:val="24"/>
          <w:szCs w:val="24"/>
        </w:rPr>
        <w:tab/>
      </w:r>
      <w:r w:rsidR="00F22DC4" w:rsidRPr="00406114">
        <w:rPr>
          <w:rFonts w:ascii="Times New Roman" w:hAnsi="Times New Roman" w:cs="Times New Roman"/>
          <w:sz w:val="24"/>
          <w:szCs w:val="24"/>
        </w:rPr>
        <w:t>(</w:t>
      </w:r>
      <w:r w:rsidR="00897A55" w:rsidRPr="00406114">
        <w:rPr>
          <w:rFonts w:ascii="Times New Roman" w:hAnsi="Times New Roman" w:cs="Times New Roman"/>
          <w:sz w:val="24"/>
          <w:szCs w:val="24"/>
        </w:rPr>
        <w:t>13</w:t>
      </w:r>
      <w:r w:rsidR="00F22DC4" w:rsidRPr="00406114">
        <w:rPr>
          <w:rFonts w:ascii="Times New Roman" w:hAnsi="Times New Roman" w:cs="Times New Roman"/>
          <w:sz w:val="24"/>
          <w:szCs w:val="24"/>
        </w:rPr>
        <w:t>.1)</w:t>
      </w:r>
    </w:p>
    <w:p w14:paraId="6F63CDA7" w14:textId="77777777" w:rsidR="007E218D" w:rsidRDefault="007E218D" w:rsidP="00406114">
      <w:pPr>
        <w:jc w:val="both"/>
        <w:rPr>
          <w:rFonts w:ascii="Times New Roman" w:hAnsi="Times New Roman" w:cs="Times New Roman"/>
          <w:sz w:val="24"/>
          <w:szCs w:val="24"/>
        </w:rPr>
      </w:pPr>
    </w:p>
    <w:p w14:paraId="62D57395" w14:textId="2F1C2E16" w:rsidR="007E218D" w:rsidRDefault="00892BFD" w:rsidP="00C162D0">
      <w:pPr>
        <w:jc w:val="both"/>
        <w:rPr>
          <w:rFonts w:ascii="Times New Roman" w:hAnsi="Times New Roman" w:cs="Times New Roman"/>
          <w:sz w:val="24"/>
          <w:szCs w:val="24"/>
        </w:rPr>
      </w:pPr>
      <w:r>
        <w:rPr>
          <w:rFonts w:ascii="Times New Roman" w:hAnsi="Times New Roman" w:cs="Times New Roman"/>
          <w:sz w:val="24"/>
          <w:szCs w:val="24"/>
        </w:rPr>
        <w:t>For each of these distributions, 5%-, 50%- and 95%iles are to be reported from 200 replicates.</w:t>
      </w:r>
      <w:r w:rsidR="00FF4BF8">
        <w:rPr>
          <w:rFonts w:ascii="Times New Roman" w:hAnsi="Times New Roman" w:cs="Times New Roman"/>
          <w:sz w:val="24"/>
          <w:szCs w:val="24"/>
        </w:rPr>
        <w:t xml:space="preserve"> Note the reason for measures/statistics c) and e) is to compensate for regime changes.</w:t>
      </w:r>
      <w:r w:rsidR="00A7186C">
        <w:rPr>
          <w:rFonts w:ascii="Times New Roman" w:hAnsi="Times New Roman" w:cs="Times New Roman"/>
          <w:sz w:val="24"/>
          <w:szCs w:val="24"/>
        </w:rPr>
        <w:t xml:space="preserve"> The choice of these percentiles may need further exploration with stakeholders.</w:t>
      </w:r>
    </w:p>
    <w:p w14:paraId="31BFF4F8" w14:textId="3D727572" w:rsidR="001E6947" w:rsidRDefault="00836930" w:rsidP="00C162D0">
      <w:pPr>
        <w:jc w:val="both"/>
        <w:rPr>
          <w:rFonts w:ascii="Times New Roman" w:hAnsi="Times New Roman" w:cs="Times New Roman"/>
          <w:sz w:val="24"/>
          <w:szCs w:val="24"/>
        </w:rPr>
      </w:pPr>
      <w:r>
        <w:rPr>
          <w:rFonts w:ascii="Times New Roman" w:hAnsi="Times New Roman" w:cs="Times New Roman"/>
          <w:sz w:val="24"/>
          <w:szCs w:val="24"/>
        </w:rPr>
        <w:t xml:space="preserve">Further </w:t>
      </w:r>
      <w:r w:rsidR="001E6947">
        <w:rPr>
          <w:rFonts w:ascii="Times New Roman" w:hAnsi="Times New Roman" w:cs="Times New Roman"/>
          <w:sz w:val="24"/>
          <w:szCs w:val="24"/>
        </w:rPr>
        <w:t>stakeholder orientated measure</w:t>
      </w:r>
      <w:r>
        <w:rPr>
          <w:rFonts w:ascii="Times New Roman" w:hAnsi="Times New Roman" w:cs="Times New Roman"/>
          <w:sz w:val="24"/>
          <w:szCs w:val="24"/>
        </w:rPr>
        <w:t xml:space="preserve">s may need to be included. These must be </w:t>
      </w:r>
      <w:r w:rsidR="001E6947">
        <w:rPr>
          <w:rFonts w:ascii="Times New Roman" w:hAnsi="Times New Roman" w:cs="Times New Roman"/>
          <w:sz w:val="24"/>
          <w:szCs w:val="24"/>
        </w:rPr>
        <w:t>scientifically based</w:t>
      </w:r>
      <w:r w:rsidR="00D256FC">
        <w:rPr>
          <w:rFonts w:ascii="Times New Roman" w:hAnsi="Times New Roman" w:cs="Times New Roman"/>
          <w:sz w:val="24"/>
          <w:szCs w:val="24"/>
        </w:rPr>
        <w:t xml:space="preserve">, easily understood by stakeholders and </w:t>
      </w:r>
      <w:r>
        <w:rPr>
          <w:rFonts w:ascii="Times New Roman" w:hAnsi="Times New Roman" w:cs="Times New Roman"/>
          <w:sz w:val="24"/>
          <w:szCs w:val="24"/>
        </w:rPr>
        <w:t>such that</w:t>
      </w:r>
      <w:r w:rsidR="00D256FC">
        <w:rPr>
          <w:rFonts w:ascii="Times New Roman" w:hAnsi="Times New Roman" w:cs="Times New Roman"/>
          <w:sz w:val="24"/>
          <w:szCs w:val="24"/>
        </w:rPr>
        <w:t xml:space="preserve"> managers </w:t>
      </w:r>
      <w:r>
        <w:rPr>
          <w:rFonts w:ascii="Times New Roman" w:hAnsi="Times New Roman" w:cs="Times New Roman"/>
          <w:sz w:val="24"/>
          <w:szCs w:val="24"/>
        </w:rPr>
        <w:t xml:space="preserve">may readily </w:t>
      </w:r>
      <w:r w:rsidR="00A7186C">
        <w:rPr>
          <w:rFonts w:ascii="Times New Roman" w:hAnsi="Times New Roman" w:cs="Times New Roman"/>
          <w:sz w:val="24"/>
          <w:szCs w:val="24"/>
        </w:rPr>
        <w:t xml:space="preserve">request the evaluation of any </w:t>
      </w:r>
      <w:r w:rsidR="00D256FC">
        <w:rPr>
          <w:rFonts w:ascii="Times New Roman" w:hAnsi="Times New Roman" w:cs="Times New Roman"/>
          <w:sz w:val="24"/>
          <w:szCs w:val="24"/>
        </w:rPr>
        <w:t>changes in options.</w:t>
      </w:r>
    </w:p>
    <w:p w14:paraId="2C259FC4" w14:textId="77777777" w:rsidR="00892BFD" w:rsidRDefault="00892BFD" w:rsidP="001B61C4">
      <w:pPr>
        <w:jc w:val="both"/>
        <w:rPr>
          <w:rFonts w:ascii="Times New Roman" w:hAnsi="Times New Roman" w:cs="Times New Roman"/>
          <w:sz w:val="24"/>
          <w:szCs w:val="24"/>
        </w:rPr>
      </w:pPr>
    </w:p>
    <w:p w14:paraId="3A6EFB98" w14:textId="77777777" w:rsidR="007E218D" w:rsidRDefault="00892BFD" w:rsidP="00406114">
      <w:pPr>
        <w:pStyle w:val="Heading3"/>
        <w:ind w:left="0"/>
      </w:pPr>
      <w:bookmarkStart w:id="124" w:name="_Toc465365344"/>
      <w:r w:rsidRPr="00892BFD">
        <w:t>Summary plots</w:t>
      </w:r>
      <w:bookmarkEnd w:id="124"/>
    </w:p>
    <w:p w14:paraId="4EB6C471" w14:textId="77777777" w:rsidR="007E218D" w:rsidRDefault="00892BFD" w:rsidP="00406114">
      <w:pPr>
        <w:jc w:val="both"/>
        <w:rPr>
          <w:rFonts w:ascii="Times New Roman" w:hAnsi="Times New Roman" w:cs="Times New Roman"/>
          <w:sz w:val="24"/>
          <w:szCs w:val="24"/>
        </w:rPr>
      </w:pPr>
      <w:r>
        <w:rPr>
          <w:rFonts w:ascii="Times New Roman" w:hAnsi="Times New Roman" w:cs="Times New Roman"/>
          <w:sz w:val="24"/>
          <w:szCs w:val="24"/>
        </w:rPr>
        <w:t>Catch and spawning biomass trajectories plotted as:</w:t>
      </w:r>
    </w:p>
    <w:p w14:paraId="549B152A" w14:textId="77777777" w:rsidR="007E218D" w:rsidRDefault="007E218D" w:rsidP="00406114">
      <w:pPr>
        <w:jc w:val="both"/>
        <w:rPr>
          <w:rFonts w:ascii="Times New Roman" w:hAnsi="Times New Roman" w:cs="Times New Roman"/>
          <w:sz w:val="24"/>
          <w:szCs w:val="24"/>
        </w:rPr>
      </w:pPr>
    </w:p>
    <w:p w14:paraId="5C87DE99" w14:textId="77777777" w:rsidR="007E218D" w:rsidRDefault="00892BFD" w:rsidP="00406114">
      <w:pPr>
        <w:pStyle w:val="ListParagraph"/>
        <w:numPr>
          <w:ilvl w:val="0"/>
          <w:numId w:val="27"/>
        </w:numPr>
        <w:ind w:left="357" w:hanging="357"/>
        <w:jc w:val="both"/>
        <w:rPr>
          <w:rFonts w:ascii="Times New Roman" w:hAnsi="Times New Roman" w:cs="Times New Roman"/>
          <w:sz w:val="24"/>
          <w:szCs w:val="24"/>
        </w:rPr>
      </w:pPr>
      <w:r>
        <w:rPr>
          <w:rFonts w:ascii="Times New Roman" w:hAnsi="Times New Roman" w:cs="Times New Roman"/>
          <w:sz w:val="24"/>
          <w:szCs w:val="24"/>
        </w:rPr>
        <w:t>Annual medians with 5%- and 95%-ile envelopes</w:t>
      </w:r>
    </w:p>
    <w:p w14:paraId="63737476" w14:textId="77777777" w:rsidR="00892BFD" w:rsidRDefault="00892BFD" w:rsidP="001B61C4">
      <w:pPr>
        <w:pStyle w:val="ListParagraph"/>
        <w:numPr>
          <w:ilvl w:val="0"/>
          <w:numId w:val="27"/>
        </w:numPr>
        <w:ind w:left="357" w:hanging="357"/>
        <w:jc w:val="both"/>
        <w:rPr>
          <w:rFonts w:ascii="Times New Roman" w:hAnsi="Times New Roman" w:cs="Times New Roman"/>
          <w:sz w:val="24"/>
          <w:szCs w:val="24"/>
        </w:rPr>
      </w:pPr>
      <w:r w:rsidRPr="001E6947">
        <w:rPr>
          <w:rFonts w:ascii="Times New Roman" w:hAnsi="Times New Roman" w:cs="Times New Roman"/>
          <w:sz w:val="24"/>
          <w:szCs w:val="24"/>
        </w:rPr>
        <w:t>10 worm plots of individual realisations</w:t>
      </w:r>
    </w:p>
    <w:p w14:paraId="5F47CDBF" w14:textId="77777777" w:rsidR="00A7186C" w:rsidRDefault="00A7186C" w:rsidP="00E63E19">
      <w:pPr>
        <w:jc w:val="both"/>
        <w:rPr>
          <w:rFonts w:ascii="Times New Roman" w:hAnsi="Times New Roman" w:cs="Times New Roman"/>
          <w:sz w:val="24"/>
          <w:szCs w:val="24"/>
        </w:rPr>
      </w:pPr>
    </w:p>
    <w:p w14:paraId="60AD1464" w14:textId="77777777" w:rsidR="00D256FC" w:rsidRPr="00A7186C" w:rsidRDefault="00A7186C" w:rsidP="00A7186C">
      <w:pPr>
        <w:jc w:val="both"/>
        <w:rPr>
          <w:rFonts w:ascii="Times New Roman" w:hAnsi="Times New Roman" w:cs="Times New Roman"/>
          <w:sz w:val="24"/>
          <w:szCs w:val="24"/>
        </w:rPr>
      </w:pPr>
      <w:r>
        <w:rPr>
          <w:rFonts w:ascii="Times New Roman" w:hAnsi="Times New Roman" w:cs="Times New Roman"/>
          <w:sz w:val="24"/>
          <w:szCs w:val="24"/>
        </w:rPr>
        <w:t xml:space="preserve">Note that repetitions for different options for selectivity may be needed. </w:t>
      </w:r>
    </w:p>
    <w:p w14:paraId="6AF431C4" w14:textId="77777777" w:rsidR="00892BFD" w:rsidRPr="001E6947" w:rsidRDefault="00892BFD" w:rsidP="001B61C4">
      <w:pPr>
        <w:jc w:val="both"/>
        <w:rPr>
          <w:rFonts w:ascii="Times New Roman" w:hAnsi="Times New Roman" w:cs="Times New Roman"/>
          <w:sz w:val="24"/>
          <w:szCs w:val="24"/>
        </w:rPr>
      </w:pPr>
    </w:p>
    <w:p w14:paraId="35262C8E" w14:textId="77777777" w:rsidR="007E218D" w:rsidRPr="00571D99" w:rsidRDefault="00892BFD" w:rsidP="00406114">
      <w:pPr>
        <w:pStyle w:val="Heading3"/>
        <w:ind w:left="0"/>
        <w:rPr>
          <w:rFonts w:cs="Times New Roman"/>
          <w:szCs w:val="24"/>
        </w:rPr>
      </w:pPr>
      <w:bookmarkStart w:id="125" w:name="_Toc465365345"/>
      <w:r w:rsidRPr="00C97833">
        <w:rPr>
          <w:rFonts w:cs="Times New Roman"/>
          <w:szCs w:val="24"/>
        </w:rPr>
        <w:t>Level of reporting</w:t>
      </w:r>
      <w:bookmarkEnd w:id="125"/>
    </w:p>
    <w:p w14:paraId="14882346" w14:textId="77777777" w:rsidR="007E218D" w:rsidRPr="001E6947" w:rsidRDefault="007E218D" w:rsidP="00406114">
      <w:pPr>
        <w:jc w:val="both"/>
        <w:rPr>
          <w:rFonts w:ascii="Times New Roman" w:hAnsi="Times New Roman" w:cs="Times New Roman"/>
          <w:sz w:val="24"/>
          <w:szCs w:val="24"/>
        </w:rPr>
      </w:pPr>
    </w:p>
    <w:p w14:paraId="45BDE62F" w14:textId="77777777" w:rsidR="007E218D" w:rsidRPr="00571D99" w:rsidRDefault="00FF4BF8" w:rsidP="00406114">
      <w:pPr>
        <w:pStyle w:val="Heading4"/>
        <w:ind w:left="0"/>
        <w:rPr>
          <w:rFonts w:cs="Times New Roman"/>
          <w:szCs w:val="24"/>
        </w:rPr>
      </w:pPr>
      <w:bookmarkStart w:id="126" w:name="_Toc465365346"/>
      <w:r w:rsidRPr="00C97833">
        <w:rPr>
          <w:rFonts w:cs="Times New Roman"/>
          <w:szCs w:val="24"/>
        </w:rPr>
        <w:t>Baseline</w:t>
      </w:r>
      <w:bookmarkEnd w:id="126"/>
    </w:p>
    <w:p w14:paraId="213463EE" w14:textId="77777777" w:rsidR="008A4882" w:rsidRPr="001E6947" w:rsidRDefault="008A4882" w:rsidP="001B61C4">
      <w:pPr>
        <w:jc w:val="both"/>
        <w:rPr>
          <w:rFonts w:ascii="Times New Roman" w:hAnsi="Times New Roman" w:cs="Times New Roman"/>
          <w:sz w:val="24"/>
          <w:szCs w:val="24"/>
        </w:rPr>
      </w:pPr>
    </w:p>
    <w:p w14:paraId="71EA668B" w14:textId="77777777" w:rsidR="007E218D" w:rsidRDefault="00FF4BF8" w:rsidP="00406114">
      <w:pPr>
        <w:pStyle w:val="ListParagraph"/>
        <w:numPr>
          <w:ilvl w:val="0"/>
          <w:numId w:val="28"/>
        </w:numPr>
        <w:ind w:left="357" w:hanging="357"/>
        <w:jc w:val="both"/>
        <w:rPr>
          <w:rFonts w:ascii="Times New Roman" w:hAnsi="Times New Roman" w:cs="Times New Roman"/>
          <w:sz w:val="24"/>
          <w:szCs w:val="24"/>
        </w:rPr>
      </w:pPr>
      <w:r w:rsidRPr="001E6947">
        <w:rPr>
          <w:rFonts w:ascii="Times New Roman" w:hAnsi="Times New Roman" w:cs="Times New Roman"/>
          <w:sz w:val="24"/>
          <w:szCs w:val="24"/>
        </w:rPr>
        <w:t>Catch-rel</w:t>
      </w:r>
      <w:r>
        <w:rPr>
          <w:rFonts w:ascii="Times New Roman" w:hAnsi="Times New Roman" w:cs="Times New Roman"/>
          <w:sz w:val="24"/>
          <w:szCs w:val="24"/>
        </w:rPr>
        <w:t>ated measures/statistics</w:t>
      </w:r>
      <w:r w:rsidRPr="00FF4BF8">
        <w:rPr>
          <w:rFonts w:ascii="Times New Roman" w:hAnsi="Times New Roman" w:cs="Times New Roman"/>
          <w:sz w:val="24"/>
          <w:szCs w:val="24"/>
        </w:rPr>
        <w:t xml:space="preserve"> by traditional West and East+Med regions.</w:t>
      </w:r>
    </w:p>
    <w:p w14:paraId="486CCE78" w14:textId="77777777" w:rsidR="007E218D" w:rsidRDefault="00FF4BF8" w:rsidP="00406114">
      <w:pPr>
        <w:pStyle w:val="ListParagraph"/>
        <w:numPr>
          <w:ilvl w:val="0"/>
          <w:numId w:val="28"/>
        </w:numPr>
        <w:ind w:left="357" w:hanging="357"/>
        <w:jc w:val="both"/>
        <w:rPr>
          <w:rFonts w:ascii="Times New Roman" w:hAnsi="Times New Roman" w:cs="Times New Roman"/>
          <w:sz w:val="24"/>
          <w:szCs w:val="24"/>
        </w:rPr>
      </w:pPr>
      <w:r>
        <w:rPr>
          <w:rFonts w:ascii="Times New Roman" w:hAnsi="Times New Roman" w:cs="Times New Roman"/>
          <w:sz w:val="24"/>
          <w:szCs w:val="24"/>
        </w:rPr>
        <w:t xml:space="preserve">Spawning biomass depletions measures/statistics by </w:t>
      </w:r>
      <w:r w:rsidR="005249EC">
        <w:rPr>
          <w:rFonts w:ascii="Times New Roman" w:hAnsi="Times New Roman" w:cs="Times New Roman"/>
          <w:sz w:val="24"/>
          <w:szCs w:val="24"/>
        </w:rPr>
        <w:t>separate stocks</w:t>
      </w:r>
    </w:p>
    <w:p w14:paraId="1139A1B2" w14:textId="77777777" w:rsidR="007E218D" w:rsidRDefault="007E218D" w:rsidP="00406114">
      <w:pPr>
        <w:ind w:left="357" w:hanging="357"/>
        <w:contextualSpacing/>
        <w:jc w:val="both"/>
        <w:rPr>
          <w:rFonts w:ascii="Times New Roman" w:hAnsi="Times New Roman" w:cs="Times New Roman"/>
          <w:sz w:val="24"/>
          <w:szCs w:val="24"/>
        </w:rPr>
      </w:pPr>
    </w:p>
    <w:p w14:paraId="6AFCE3CE" w14:textId="77777777" w:rsidR="007E218D" w:rsidRDefault="005249EC" w:rsidP="00406114">
      <w:pPr>
        <w:pStyle w:val="Heading4"/>
        <w:ind w:left="0"/>
      </w:pPr>
      <w:bookmarkStart w:id="127" w:name="_Toc465365347"/>
      <w:r w:rsidRPr="005249EC">
        <w:t>Alternative options</w:t>
      </w:r>
      <w:bookmarkEnd w:id="127"/>
    </w:p>
    <w:p w14:paraId="02BC543E" w14:textId="77777777" w:rsidR="00FF4BF8" w:rsidRDefault="00FF4BF8" w:rsidP="001B61C4">
      <w:pPr>
        <w:jc w:val="both"/>
        <w:rPr>
          <w:rFonts w:ascii="Times New Roman" w:hAnsi="Times New Roman" w:cs="Times New Roman"/>
          <w:sz w:val="24"/>
          <w:szCs w:val="24"/>
        </w:rPr>
      </w:pPr>
    </w:p>
    <w:p w14:paraId="0DF8927D" w14:textId="77777777" w:rsidR="009070AD" w:rsidRDefault="005249EC" w:rsidP="00C162D0">
      <w:pPr>
        <w:jc w:val="both"/>
        <w:rPr>
          <w:rFonts w:ascii="Times New Roman" w:hAnsi="Times New Roman" w:cs="Times New Roman"/>
          <w:sz w:val="24"/>
          <w:szCs w:val="24"/>
        </w:rPr>
      </w:pPr>
      <w:r>
        <w:rPr>
          <w:rFonts w:ascii="Times New Roman" w:hAnsi="Times New Roman" w:cs="Times New Roman"/>
          <w:sz w:val="24"/>
          <w:szCs w:val="24"/>
        </w:rPr>
        <w:t>Many can be conceived, likely related primarily to catch and depletion by some combination of stock and/or spatial stratum. However these might be left for a “second round”, as they would become more pertinent in the face of greater model complexities possibly introduced at that time, such as changing spatial distributions of stocks and/or catches (resulting from changed proportional a</w:t>
      </w:r>
      <w:r w:rsidR="00C162D0">
        <w:rPr>
          <w:rFonts w:ascii="Times New Roman" w:hAnsi="Times New Roman" w:cs="Times New Roman"/>
          <w:sz w:val="24"/>
          <w:szCs w:val="24"/>
        </w:rPr>
        <w:t>llocations to different fleets).</w:t>
      </w:r>
    </w:p>
    <w:p w14:paraId="14186F3A" w14:textId="77777777" w:rsidR="007E218D" w:rsidRPr="00406114" w:rsidRDefault="007E218D" w:rsidP="009070AD">
      <w:pPr>
        <w:pStyle w:val="Heading1"/>
        <w:numPr>
          <w:ilvl w:val="0"/>
          <w:numId w:val="0"/>
        </w:numPr>
      </w:pPr>
    </w:p>
    <w:sectPr w:rsidR="007E218D" w:rsidRPr="00406114" w:rsidSect="00C162D0">
      <w:footerReference w:type="default" r:id="rId24"/>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 w:author="Doug Butterworth" w:date="2016-12-29T22:40:00Z" w:initials="DB">
    <w:p w14:paraId="48AAA4C9" w14:textId="008EC717" w:rsidR="008D31F4" w:rsidRDefault="008D31F4">
      <w:pPr>
        <w:pStyle w:val="CommentText"/>
      </w:pPr>
      <w:r>
        <w:rPr>
          <w:rStyle w:val="CommentReference"/>
        </w:rPr>
        <w:annotationRef/>
      </w:r>
      <w:r>
        <w:t>Did we agree to drop this?</w:t>
      </w:r>
    </w:p>
    <w:p w14:paraId="41F8CAF4" w14:textId="77777777" w:rsidR="008D31F4" w:rsidRDefault="008D31F4">
      <w:pPr>
        <w:pStyle w:val="CommentText"/>
      </w:pPr>
    </w:p>
    <w:p w14:paraId="007865AC" w14:textId="5DCC6FC3" w:rsidR="008D31F4" w:rsidRDefault="008D31F4">
      <w:pPr>
        <w:pStyle w:val="CommentText"/>
      </w:pPr>
      <w:r>
        <w:t>Await David’s text.</w:t>
      </w:r>
    </w:p>
  </w:comment>
  <w:comment w:id="15" w:author="Doug Butterworth" w:date="2016-12-29T22:43:00Z" w:initials="DB">
    <w:p w14:paraId="339FF1D3" w14:textId="006A8685" w:rsidR="008D31F4" w:rsidRDefault="008D31F4">
      <w:pPr>
        <w:pStyle w:val="CommentText"/>
      </w:pPr>
      <w:r>
        <w:rPr>
          <w:rStyle w:val="CommentReference"/>
        </w:rPr>
        <w:annotationRef/>
      </w:r>
      <w:r>
        <w:t>What do we do about this?</w:t>
      </w:r>
    </w:p>
    <w:p w14:paraId="406BA056" w14:textId="77777777" w:rsidR="008D31F4" w:rsidRDefault="008D31F4">
      <w:pPr>
        <w:pStyle w:val="CommentText"/>
      </w:pPr>
    </w:p>
    <w:p w14:paraId="7BF2DD3A" w14:textId="3AEFEE95" w:rsidR="008D31F4" w:rsidRDefault="008D31F4">
      <w:pPr>
        <w:pStyle w:val="CommentText"/>
      </w:pPr>
      <w:r>
        <w:t xml:space="preserve">Do we add something explicit that for the moment we have no </w:t>
      </w:r>
      <w:proofErr w:type="spellStart"/>
      <w:r>
        <w:t>GoM</w:t>
      </w:r>
      <w:proofErr w:type="spellEnd"/>
      <w:r>
        <w:t xml:space="preserve"> or Med structure, but refinement along the lines indicated could be considered later?</w:t>
      </w:r>
    </w:p>
  </w:comment>
  <w:comment w:id="22" w:author="Doug Butterworth" w:date="2016-12-29T22:48:00Z" w:initials="DB">
    <w:p w14:paraId="4480D529" w14:textId="12D42B96" w:rsidR="008D31F4" w:rsidRDefault="008D31F4">
      <w:pPr>
        <w:pStyle w:val="CommentText"/>
      </w:pPr>
      <w:r>
        <w:rPr>
          <w:rStyle w:val="CommentReference"/>
        </w:rPr>
        <w:annotationRef/>
      </w:r>
      <w:r>
        <w:t xml:space="preserve">To reduce bureaucratic work load I think we need references listed only for documents that aren’t ICCAT SCRS ones – where the latter, as </w:t>
      </w:r>
      <w:proofErr w:type="spellStart"/>
      <w:r>
        <w:t>eg</w:t>
      </w:r>
      <w:proofErr w:type="spellEnd"/>
      <w:r>
        <w:t xml:space="preserve"> in the line below, the SCRS doc number is sufficient.</w:t>
      </w:r>
    </w:p>
  </w:comment>
  <w:comment w:id="24" w:author="Doug Butterworth" w:date="2016-12-29T22:49:00Z" w:initials="DB">
    <w:p w14:paraId="214C65E6" w14:textId="009F4ADF" w:rsidR="008D31F4" w:rsidRDefault="008D31F4">
      <w:pPr>
        <w:pStyle w:val="CommentText"/>
      </w:pPr>
      <w:r>
        <w:rPr>
          <w:rStyle w:val="CommentReference"/>
        </w:rPr>
        <w:annotationRef/>
      </w:r>
      <w:r>
        <w:t>Tom – did you reduce to only one master index?</w:t>
      </w:r>
    </w:p>
  </w:comment>
  <w:comment w:id="68" w:author="Doug Butterworth" w:date="2016-12-29T23:05:00Z" w:initials="DB">
    <w:p w14:paraId="475217C1" w14:textId="6E619573" w:rsidR="008D31F4" w:rsidRDefault="008D31F4">
      <w:pPr>
        <w:pStyle w:val="CommentText"/>
      </w:pPr>
      <w:r>
        <w:rPr>
          <w:rStyle w:val="CommentReference"/>
        </w:rPr>
        <w:annotationRef/>
      </w:r>
      <w:r>
        <w:t>Hopefully David has noted where we ended on this</w:t>
      </w:r>
    </w:p>
  </w:comment>
  <w:comment w:id="86" w:author="Doug Butterworth" w:date="2016-12-29T23:07:00Z" w:initials="DB">
    <w:p w14:paraId="664493A0" w14:textId="08B8C21B" w:rsidR="008D31F4" w:rsidRDefault="008D31F4">
      <w:pPr>
        <w:pStyle w:val="CommentText"/>
      </w:pPr>
      <w:r>
        <w:rPr>
          <w:rStyle w:val="CommentReference"/>
        </w:rPr>
        <w:annotationRef/>
      </w:r>
      <w:r>
        <w:t>Some updates from David here?</w:t>
      </w:r>
    </w:p>
  </w:comment>
  <w:comment w:id="119" w:author="Doug Butterworth" w:date="2016-12-29T23:09:00Z" w:initials="DB">
    <w:p w14:paraId="32FB2967" w14:textId="2E86BB5F" w:rsidR="008D31F4" w:rsidRDefault="008D31F4">
      <w:pPr>
        <w:pStyle w:val="CommentText"/>
      </w:pPr>
      <w:r>
        <w:rPr>
          <w:rStyle w:val="CommentReference"/>
        </w:rPr>
        <w:annotationRef/>
      </w:r>
      <w:r>
        <w:t>Again more David changes here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1BD16BB" w15:done="0"/>
  <w15:commentEx w15:paraId="2E1DEF4F" w15:done="0"/>
  <w15:commentEx w15:paraId="4D726857"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97E350D" w14:textId="77777777" w:rsidR="008D31F4" w:rsidRDefault="008D31F4" w:rsidP="00B56829">
      <w:r>
        <w:separator/>
      </w:r>
    </w:p>
  </w:endnote>
  <w:endnote w:type="continuationSeparator" w:id="0">
    <w:p w14:paraId="58AADC8B" w14:textId="77777777" w:rsidR="008D31F4" w:rsidRDefault="008D31F4" w:rsidP="00B568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20002A87" w:usb1="00000000" w:usb2="00000000"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06087582"/>
      <w:docPartObj>
        <w:docPartGallery w:val="Page Numbers (Bottom of Page)"/>
        <w:docPartUnique/>
      </w:docPartObj>
    </w:sdtPr>
    <w:sdtEndPr>
      <w:rPr>
        <w:noProof/>
      </w:rPr>
    </w:sdtEndPr>
    <w:sdtContent>
      <w:p w14:paraId="04272EC5" w14:textId="77777777" w:rsidR="008D31F4" w:rsidRDefault="008D31F4">
        <w:pPr>
          <w:pStyle w:val="Footer"/>
          <w:jc w:val="right"/>
        </w:pPr>
        <w:r>
          <w:fldChar w:fldCharType="begin"/>
        </w:r>
        <w:r>
          <w:instrText xml:space="preserve"> PAGE   \* MERGEFORMAT </w:instrText>
        </w:r>
        <w:r>
          <w:fldChar w:fldCharType="separate"/>
        </w:r>
        <w:r w:rsidR="00920D5B">
          <w:rPr>
            <w:noProof/>
          </w:rPr>
          <w:t>28</w:t>
        </w:r>
        <w:r>
          <w:rPr>
            <w:noProof/>
          </w:rPr>
          <w:fldChar w:fldCharType="end"/>
        </w:r>
      </w:p>
    </w:sdtContent>
  </w:sdt>
  <w:p w14:paraId="6E39F51C" w14:textId="77777777" w:rsidR="008D31F4" w:rsidRDefault="008D31F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9E22E95" w14:textId="77777777" w:rsidR="008D31F4" w:rsidRDefault="008D31F4" w:rsidP="00B56829">
      <w:r>
        <w:separator/>
      </w:r>
    </w:p>
  </w:footnote>
  <w:footnote w:type="continuationSeparator" w:id="0">
    <w:p w14:paraId="5CF79803" w14:textId="77777777" w:rsidR="008D31F4" w:rsidRDefault="008D31F4" w:rsidP="00B5682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7E4D20"/>
    <w:multiLevelType w:val="hybridMultilevel"/>
    <w:tmpl w:val="1256B334"/>
    <w:lvl w:ilvl="0" w:tplc="65DE7B98">
      <w:start w:val="1"/>
      <w:numFmt w:val="lowerLetter"/>
      <w:lvlText w:val="%1)"/>
      <w:lvlJc w:val="left"/>
      <w:pPr>
        <w:ind w:left="1440" w:hanging="360"/>
      </w:pPr>
      <w:rPr>
        <w:rFonts w:hint="default"/>
      </w:rPr>
    </w:lvl>
    <w:lvl w:ilvl="1" w:tplc="80B0761A">
      <w:start w:val="1"/>
      <w:numFmt w:val="decimal"/>
      <w:lvlText w:val="%2)"/>
      <w:lvlJc w:val="left"/>
      <w:pPr>
        <w:ind w:left="2160" w:hanging="360"/>
      </w:pPr>
      <w:rPr>
        <w:rFonts w:hint="default"/>
      </w:rPr>
    </w:lvl>
    <w:lvl w:ilvl="2" w:tplc="1C09001B" w:tentative="1">
      <w:start w:val="1"/>
      <w:numFmt w:val="lowerRoman"/>
      <w:lvlText w:val="%3."/>
      <w:lvlJc w:val="right"/>
      <w:pPr>
        <w:ind w:left="2880" w:hanging="180"/>
      </w:pPr>
    </w:lvl>
    <w:lvl w:ilvl="3" w:tplc="1C09000F" w:tentative="1">
      <w:start w:val="1"/>
      <w:numFmt w:val="decimal"/>
      <w:lvlText w:val="%4."/>
      <w:lvlJc w:val="left"/>
      <w:pPr>
        <w:ind w:left="3600" w:hanging="360"/>
      </w:pPr>
    </w:lvl>
    <w:lvl w:ilvl="4" w:tplc="1C090019" w:tentative="1">
      <w:start w:val="1"/>
      <w:numFmt w:val="lowerLetter"/>
      <w:lvlText w:val="%5."/>
      <w:lvlJc w:val="left"/>
      <w:pPr>
        <w:ind w:left="4320" w:hanging="360"/>
      </w:pPr>
    </w:lvl>
    <w:lvl w:ilvl="5" w:tplc="1C09001B" w:tentative="1">
      <w:start w:val="1"/>
      <w:numFmt w:val="lowerRoman"/>
      <w:lvlText w:val="%6."/>
      <w:lvlJc w:val="right"/>
      <w:pPr>
        <w:ind w:left="5040" w:hanging="180"/>
      </w:pPr>
    </w:lvl>
    <w:lvl w:ilvl="6" w:tplc="1C09000F" w:tentative="1">
      <w:start w:val="1"/>
      <w:numFmt w:val="decimal"/>
      <w:lvlText w:val="%7."/>
      <w:lvlJc w:val="left"/>
      <w:pPr>
        <w:ind w:left="5760" w:hanging="360"/>
      </w:pPr>
    </w:lvl>
    <w:lvl w:ilvl="7" w:tplc="1C090019" w:tentative="1">
      <w:start w:val="1"/>
      <w:numFmt w:val="lowerLetter"/>
      <w:lvlText w:val="%8."/>
      <w:lvlJc w:val="left"/>
      <w:pPr>
        <w:ind w:left="6480" w:hanging="360"/>
      </w:pPr>
    </w:lvl>
    <w:lvl w:ilvl="8" w:tplc="1C09001B" w:tentative="1">
      <w:start w:val="1"/>
      <w:numFmt w:val="lowerRoman"/>
      <w:lvlText w:val="%9."/>
      <w:lvlJc w:val="right"/>
      <w:pPr>
        <w:ind w:left="7200" w:hanging="180"/>
      </w:pPr>
    </w:lvl>
  </w:abstractNum>
  <w:abstractNum w:abstractNumId="1">
    <w:nsid w:val="02F47146"/>
    <w:multiLevelType w:val="hybridMultilevel"/>
    <w:tmpl w:val="1D22E454"/>
    <w:lvl w:ilvl="0" w:tplc="53FC51CA">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2">
    <w:nsid w:val="041D7A4A"/>
    <w:multiLevelType w:val="hybridMultilevel"/>
    <w:tmpl w:val="51DCE854"/>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09EA0D6A"/>
    <w:multiLevelType w:val="hybridMultilevel"/>
    <w:tmpl w:val="A6F45C9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0BF0392E"/>
    <w:multiLevelType w:val="hybridMultilevel"/>
    <w:tmpl w:val="4818584A"/>
    <w:lvl w:ilvl="0" w:tplc="E8FE049C">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5">
    <w:nsid w:val="0D1C152F"/>
    <w:multiLevelType w:val="hybridMultilevel"/>
    <w:tmpl w:val="0B843380"/>
    <w:lvl w:ilvl="0" w:tplc="FD763F04">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6">
    <w:nsid w:val="0FE31E18"/>
    <w:multiLevelType w:val="hybridMultilevel"/>
    <w:tmpl w:val="97B6D14A"/>
    <w:lvl w:ilvl="0" w:tplc="440E4640">
      <w:start w:val="1"/>
      <w:numFmt w:val="upp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7">
    <w:nsid w:val="128D5674"/>
    <w:multiLevelType w:val="hybridMultilevel"/>
    <w:tmpl w:val="2FAC69B4"/>
    <w:lvl w:ilvl="0" w:tplc="696CC4B8">
      <w:start w:val="1"/>
      <w:numFmt w:val="upperLetter"/>
      <w:lvlText w:val="%1."/>
      <w:lvlJc w:val="left"/>
      <w:pPr>
        <w:ind w:left="1080" w:hanging="360"/>
      </w:pPr>
      <w:rPr>
        <w:rFonts w:hint="default"/>
      </w:rPr>
    </w:lvl>
    <w:lvl w:ilvl="1" w:tplc="8C0E9532">
      <w:start w:val="1"/>
      <w:numFmt w:val="lowerRoman"/>
      <w:lvlText w:val="%2)"/>
      <w:lvlJc w:val="left"/>
      <w:pPr>
        <w:ind w:left="2772" w:hanging="1332"/>
      </w:pPr>
      <w:rPr>
        <w:rFonts w:hint="default"/>
      </w:r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8">
    <w:nsid w:val="163C3149"/>
    <w:multiLevelType w:val="hybridMultilevel"/>
    <w:tmpl w:val="0F52040E"/>
    <w:lvl w:ilvl="0" w:tplc="92AC6716">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9">
    <w:nsid w:val="1BC349CD"/>
    <w:multiLevelType w:val="hybridMultilevel"/>
    <w:tmpl w:val="F63E2CE2"/>
    <w:lvl w:ilvl="0" w:tplc="F9F2760A">
      <w:start w:val="1"/>
      <w:numFmt w:val="upperRoman"/>
      <w:lvlText w:val="%1)"/>
      <w:lvlJc w:val="left"/>
      <w:pPr>
        <w:ind w:left="1440" w:hanging="72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0">
    <w:nsid w:val="1BC75A91"/>
    <w:multiLevelType w:val="hybridMultilevel"/>
    <w:tmpl w:val="6ACA3DFE"/>
    <w:lvl w:ilvl="0" w:tplc="C06A403A">
      <w:start w:val="1"/>
      <w:numFmt w:val="upperRoman"/>
      <w:lvlText w:val="%1)"/>
      <w:lvlJc w:val="left"/>
      <w:pPr>
        <w:ind w:left="1430" w:hanging="72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1">
    <w:nsid w:val="1BEF65C0"/>
    <w:multiLevelType w:val="hybridMultilevel"/>
    <w:tmpl w:val="79623D2A"/>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C9832E2"/>
    <w:multiLevelType w:val="hybridMultilevel"/>
    <w:tmpl w:val="19DEA9C8"/>
    <w:lvl w:ilvl="0" w:tplc="874A892E">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13">
    <w:nsid w:val="1F9A0E82"/>
    <w:multiLevelType w:val="hybridMultilevel"/>
    <w:tmpl w:val="D766EB84"/>
    <w:lvl w:ilvl="0" w:tplc="3AF2AEEA">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nsid w:val="28A16EE6"/>
    <w:multiLevelType w:val="hybridMultilevel"/>
    <w:tmpl w:val="949C8C4E"/>
    <w:lvl w:ilvl="0" w:tplc="38F810E6">
      <w:start w:val="1"/>
      <w:numFmt w:val="lowerLetter"/>
      <w:lvlText w:val="%1)"/>
      <w:lvlJc w:val="left"/>
      <w:pPr>
        <w:ind w:left="1800" w:hanging="360"/>
      </w:pPr>
      <w:rPr>
        <w:rFonts w:hint="default"/>
      </w:rPr>
    </w:lvl>
    <w:lvl w:ilvl="1" w:tplc="1C090019" w:tentative="1">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abstractNum w:abstractNumId="15">
    <w:nsid w:val="2ACD2892"/>
    <w:multiLevelType w:val="hybridMultilevel"/>
    <w:tmpl w:val="1C2AEF3C"/>
    <w:lvl w:ilvl="0" w:tplc="75D26142">
      <w:start w:val="1"/>
      <w:numFmt w:val="decimal"/>
      <w:lvlText w:val="%1)"/>
      <w:lvlJc w:val="left"/>
      <w:pPr>
        <w:ind w:left="1440" w:hanging="720"/>
      </w:pPr>
      <w:rPr>
        <w:rFonts w:ascii="Times New Roman" w:eastAsiaTheme="minorHAnsi" w:hAnsi="Times New Roman" w:cs="Times New Roman"/>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16">
    <w:nsid w:val="30432C36"/>
    <w:multiLevelType w:val="hybridMultilevel"/>
    <w:tmpl w:val="F7447FE4"/>
    <w:lvl w:ilvl="0" w:tplc="D4A44232">
      <w:start w:val="1"/>
      <w:numFmt w:val="upperRoman"/>
      <w:lvlText w:val="%1)"/>
      <w:lvlJc w:val="left"/>
      <w:pPr>
        <w:ind w:left="1440" w:hanging="72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7">
    <w:nsid w:val="323E4248"/>
    <w:multiLevelType w:val="hybridMultilevel"/>
    <w:tmpl w:val="C8CCD844"/>
    <w:lvl w:ilvl="0" w:tplc="2B2CA058">
      <w:start w:val="1"/>
      <w:numFmt w:val="lowerLetter"/>
      <w:lvlText w:val="%1)"/>
      <w:lvlJc w:val="left"/>
      <w:pPr>
        <w:ind w:left="1440" w:hanging="360"/>
      </w:pPr>
      <w:rPr>
        <w:rFonts w:hint="default"/>
      </w:rPr>
    </w:lvl>
    <w:lvl w:ilvl="1" w:tplc="1C090019" w:tentative="1">
      <w:start w:val="1"/>
      <w:numFmt w:val="lowerLetter"/>
      <w:lvlText w:val="%2."/>
      <w:lvlJc w:val="left"/>
      <w:pPr>
        <w:ind w:left="2160" w:hanging="360"/>
      </w:pPr>
    </w:lvl>
    <w:lvl w:ilvl="2" w:tplc="1C09001B" w:tentative="1">
      <w:start w:val="1"/>
      <w:numFmt w:val="lowerRoman"/>
      <w:lvlText w:val="%3."/>
      <w:lvlJc w:val="right"/>
      <w:pPr>
        <w:ind w:left="2880" w:hanging="180"/>
      </w:pPr>
    </w:lvl>
    <w:lvl w:ilvl="3" w:tplc="1C09000F" w:tentative="1">
      <w:start w:val="1"/>
      <w:numFmt w:val="decimal"/>
      <w:lvlText w:val="%4."/>
      <w:lvlJc w:val="left"/>
      <w:pPr>
        <w:ind w:left="3600" w:hanging="360"/>
      </w:pPr>
    </w:lvl>
    <w:lvl w:ilvl="4" w:tplc="1C090019" w:tentative="1">
      <w:start w:val="1"/>
      <w:numFmt w:val="lowerLetter"/>
      <w:lvlText w:val="%5."/>
      <w:lvlJc w:val="left"/>
      <w:pPr>
        <w:ind w:left="4320" w:hanging="360"/>
      </w:pPr>
    </w:lvl>
    <w:lvl w:ilvl="5" w:tplc="1C09001B" w:tentative="1">
      <w:start w:val="1"/>
      <w:numFmt w:val="lowerRoman"/>
      <w:lvlText w:val="%6."/>
      <w:lvlJc w:val="right"/>
      <w:pPr>
        <w:ind w:left="5040" w:hanging="180"/>
      </w:pPr>
    </w:lvl>
    <w:lvl w:ilvl="6" w:tplc="1C09000F" w:tentative="1">
      <w:start w:val="1"/>
      <w:numFmt w:val="decimal"/>
      <w:lvlText w:val="%7."/>
      <w:lvlJc w:val="left"/>
      <w:pPr>
        <w:ind w:left="5760" w:hanging="360"/>
      </w:pPr>
    </w:lvl>
    <w:lvl w:ilvl="7" w:tplc="1C090019" w:tentative="1">
      <w:start w:val="1"/>
      <w:numFmt w:val="lowerLetter"/>
      <w:lvlText w:val="%8."/>
      <w:lvlJc w:val="left"/>
      <w:pPr>
        <w:ind w:left="6480" w:hanging="360"/>
      </w:pPr>
    </w:lvl>
    <w:lvl w:ilvl="8" w:tplc="1C09001B" w:tentative="1">
      <w:start w:val="1"/>
      <w:numFmt w:val="lowerRoman"/>
      <w:lvlText w:val="%9."/>
      <w:lvlJc w:val="right"/>
      <w:pPr>
        <w:ind w:left="7200" w:hanging="180"/>
      </w:pPr>
    </w:lvl>
  </w:abstractNum>
  <w:abstractNum w:abstractNumId="18">
    <w:nsid w:val="32581FD8"/>
    <w:multiLevelType w:val="hybridMultilevel"/>
    <w:tmpl w:val="15DCF746"/>
    <w:lvl w:ilvl="0" w:tplc="748A612C">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2BB7191"/>
    <w:multiLevelType w:val="hybridMultilevel"/>
    <w:tmpl w:val="225697D4"/>
    <w:lvl w:ilvl="0" w:tplc="89723D2C">
      <w:start w:val="1"/>
      <w:numFmt w:val="upp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0">
    <w:nsid w:val="367F553A"/>
    <w:multiLevelType w:val="hybridMultilevel"/>
    <w:tmpl w:val="4D68E35C"/>
    <w:lvl w:ilvl="0" w:tplc="6262B9E6">
      <w:start w:val="1"/>
      <w:numFmt w:val="lowerLetter"/>
      <w:lvlText w:val="%1)"/>
      <w:lvlJc w:val="left"/>
      <w:pPr>
        <w:ind w:left="2514" w:hanging="360"/>
      </w:pPr>
      <w:rPr>
        <w:rFonts w:hint="default"/>
      </w:rPr>
    </w:lvl>
    <w:lvl w:ilvl="1" w:tplc="1C090019" w:tentative="1">
      <w:start w:val="1"/>
      <w:numFmt w:val="lowerLetter"/>
      <w:lvlText w:val="%2."/>
      <w:lvlJc w:val="left"/>
      <w:pPr>
        <w:ind w:left="3234" w:hanging="360"/>
      </w:pPr>
    </w:lvl>
    <w:lvl w:ilvl="2" w:tplc="1C09001B" w:tentative="1">
      <w:start w:val="1"/>
      <w:numFmt w:val="lowerRoman"/>
      <w:lvlText w:val="%3."/>
      <w:lvlJc w:val="right"/>
      <w:pPr>
        <w:ind w:left="3954" w:hanging="180"/>
      </w:pPr>
    </w:lvl>
    <w:lvl w:ilvl="3" w:tplc="1C09000F" w:tentative="1">
      <w:start w:val="1"/>
      <w:numFmt w:val="decimal"/>
      <w:lvlText w:val="%4."/>
      <w:lvlJc w:val="left"/>
      <w:pPr>
        <w:ind w:left="4674" w:hanging="360"/>
      </w:pPr>
    </w:lvl>
    <w:lvl w:ilvl="4" w:tplc="1C090019" w:tentative="1">
      <w:start w:val="1"/>
      <w:numFmt w:val="lowerLetter"/>
      <w:lvlText w:val="%5."/>
      <w:lvlJc w:val="left"/>
      <w:pPr>
        <w:ind w:left="5394" w:hanging="360"/>
      </w:pPr>
    </w:lvl>
    <w:lvl w:ilvl="5" w:tplc="1C09001B" w:tentative="1">
      <w:start w:val="1"/>
      <w:numFmt w:val="lowerRoman"/>
      <w:lvlText w:val="%6."/>
      <w:lvlJc w:val="right"/>
      <w:pPr>
        <w:ind w:left="6114" w:hanging="180"/>
      </w:pPr>
    </w:lvl>
    <w:lvl w:ilvl="6" w:tplc="1C09000F" w:tentative="1">
      <w:start w:val="1"/>
      <w:numFmt w:val="decimal"/>
      <w:lvlText w:val="%7."/>
      <w:lvlJc w:val="left"/>
      <w:pPr>
        <w:ind w:left="6834" w:hanging="360"/>
      </w:pPr>
    </w:lvl>
    <w:lvl w:ilvl="7" w:tplc="1C090019" w:tentative="1">
      <w:start w:val="1"/>
      <w:numFmt w:val="lowerLetter"/>
      <w:lvlText w:val="%8."/>
      <w:lvlJc w:val="left"/>
      <w:pPr>
        <w:ind w:left="7554" w:hanging="360"/>
      </w:pPr>
    </w:lvl>
    <w:lvl w:ilvl="8" w:tplc="1C09001B" w:tentative="1">
      <w:start w:val="1"/>
      <w:numFmt w:val="lowerRoman"/>
      <w:lvlText w:val="%9."/>
      <w:lvlJc w:val="right"/>
      <w:pPr>
        <w:ind w:left="8274" w:hanging="180"/>
      </w:pPr>
    </w:lvl>
  </w:abstractNum>
  <w:abstractNum w:abstractNumId="21">
    <w:nsid w:val="3E592A1B"/>
    <w:multiLevelType w:val="hybridMultilevel"/>
    <w:tmpl w:val="BEAC5068"/>
    <w:lvl w:ilvl="0" w:tplc="8BEA1B0A">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22">
    <w:nsid w:val="40096C03"/>
    <w:multiLevelType w:val="hybridMultilevel"/>
    <w:tmpl w:val="5088E924"/>
    <w:lvl w:ilvl="0" w:tplc="53A66814">
      <w:start w:val="1"/>
      <w:numFmt w:val="upp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3">
    <w:nsid w:val="42824975"/>
    <w:multiLevelType w:val="hybridMultilevel"/>
    <w:tmpl w:val="20A6E1A4"/>
    <w:lvl w:ilvl="0" w:tplc="50A8D288">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24">
    <w:nsid w:val="474A364B"/>
    <w:multiLevelType w:val="hybridMultilevel"/>
    <w:tmpl w:val="04327388"/>
    <w:lvl w:ilvl="0" w:tplc="7B0CFD40">
      <w:start w:val="1"/>
      <w:numFmt w:val="lowerLetter"/>
      <w:lvlText w:val="%1)"/>
      <w:lvlJc w:val="left"/>
      <w:pPr>
        <w:ind w:left="1800" w:hanging="360"/>
      </w:pPr>
      <w:rPr>
        <w:rFonts w:hint="default"/>
      </w:rPr>
    </w:lvl>
    <w:lvl w:ilvl="1" w:tplc="1C090019" w:tentative="1">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abstractNum w:abstractNumId="25">
    <w:nsid w:val="478631E4"/>
    <w:multiLevelType w:val="hybridMultilevel"/>
    <w:tmpl w:val="F2986AFA"/>
    <w:lvl w:ilvl="0" w:tplc="0840DFFE">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A0F7566"/>
    <w:multiLevelType w:val="hybridMultilevel"/>
    <w:tmpl w:val="FBA803B0"/>
    <w:lvl w:ilvl="0" w:tplc="4CA254FE">
      <w:start w:val="1"/>
      <w:numFmt w:val="upperRoman"/>
      <w:lvlText w:val="%1)"/>
      <w:lvlJc w:val="left"/>
      <w:pPr>
        <w:ind w:left="1440" w:hanging="72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7">
    <w:nsid w:val="4BBE6A05"/>
    <w:multiLevelType w:val="hybridMultilevel"/>
    <w:tmpl w:val="E8C6A40C"/>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8">
    <w:nsid w:val="4F5F4211"/>
    <w:multiLevelType w:val="hybridMultilevel"/>
    <w:tmpl w:val="65EC90C4"/>
    <w:lvl w:ilvl="0" w:tplc="B0C29EA4">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9">
    <w:nsid w:val="50016D8B"/>
    <w:multiLevelType w:val="hybridMultilevel"/>
    <w:tmpl w:val="BCC20408"/>
    <w:lvl w:ilvl="0" w:tplc="FAD2045C">
      <w:start w:val="1"/>
      <w:numFmt w:val="lowerLetter"/>
      <w:lvlText w:val="%1)"/>
      <w:lvlJc w:val="left"/>
      <w:pPr>
        <w:ind w:left="1800" w:hanging="360"/>
      </w:pPr>
      <w:rPr>
        <w:rFonts w:hint="default"/>
      </w:rPr>
    </w:lvl>
    <w:lvl w:ilvl="1" w:tplc="1C090019" w:tentative="1">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abstractNum w:abstractNumId="30">
    <w:nsid w:val="5183457D"/>
    <w:multiLevelType w:val="multilevel"/>
    <w:tmpl w:val="12F6A41C"/>
    <w:lvl w:ilvl="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1">
    <w:nsid w:val="555E39E7"/>
    <w:multiLevelType w:val="hybridMultilevel"/>
    <w:tmpl w:val="9C2CDEA4"/>
    <w:lvl w:ilvl="0" w:tplc="B23C1F22">
      <w:start w:val="1"/>
      <w:numFmt w:val="upperRoman"/>
      <w:lvlText w:val="%1)"/>
      <w:lvlJc w:val="left"/>
      <w:pPr>
        <w:ind w:left="1440" w:hanging="72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32">
    <w:nsid w:val="590305F2"/>
    <w:multiLevelType w:val="hybridMultilevel"/>
    <w:tmpl w:val="F51CC48E"/>
    <w:lvl w:ilvl="0" w:tplc="AD1693A6">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33">
    <w:nsid w:val="5A175DD8"/>
    <w:multiLevelType w:val="hybridMultilevel"/>
    <w:tmpl w:val="C68EBCE2"/>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34">
    <w:nsid w:val="5A2509D4"/>
    <w:multiLevelType w:val="hybridMultilevel"/>
    <w:tmpl w:val="B56C7DD0"/>
    <w:lvl w:ilvl="0" w:tplc="EA6CDF50">
      <w:start w:val="1"/>
      <w:numFmt w:val="upperRoman"/>
      <w:lvlText w:val="%1)"/>
      <w:lvlJc w:val="left"/>
      <w:pPr>
        <w:ind w:left="1440" w:hanging="72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35">
    <w:nsid w:val="5AD612BF"/>
    <w:multiLevelType w:val="hybridMultilevel"/>
    <w:tmpl w:val="0B6A46C2"/>
    <w:lvl w:ilvl="0" w:tplc="F32CA0BE">
      <w:start w:val="1"/>
      <w:numFmt w:val="lowerRoman"/>
      <w:lvlText w:val="%1)"/>
      <w:lvlJc w:val="left"/>
      <w:pPr>
        <w:ind w:left="2160" w:hanging="720"/>
      </w:pPr>
      <w:rPr>
        <w:rFonts w:hint="default"/>
      </w:rPr>
    </w:lvl>
    <w:lvl w:ilvl="1" w:tplc="1C090019" w:tentative="1">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abstractNum w:abstractNumId="36">
    <w:nsid w:val="5BED5AF0"/>
    <w:multiLevelType w:val="hybridMultilevel"/>
    <w:tmpl w:val="4D68E35C"/>
    <w:lvl w:ilvl="0" w:tplc="6262B9E6">
      <w:start w:val="1"/>
      <w:numFmt w:val="lowerLetter"/>
      <w:lvlText w:val="%1)"/>
      <w:lvlJc w:val="left"/>
      <w:pPr>
        <w:ind w:left="2514" w:hanging="360"/>
      </w:pPr>
      <w:rPr>
        <w:rFonts w:hint="default"/>
      </w:rPr>
    </w:lvl>
    <w:lvl w:ilvl="1" w:tplc="1C090019" w:tentative="1">
      <w:start w:val="1"/>
      <w:numFmt w:val="lowerLetter"/>
      <w:lvlText w:val="%2."/>
      <w:lvlJc w:val="left"/>
      <w:pPr>
        <w:ind w:left="3234" w:hanging="360"/>
      </w:pPr>
    </w:lvl>
    <w:lvl w:ilvl="2" w:tplc="1C09001B" w:tentative="1">
      <w:start w:val="1"/>
      <w:numFmt w:val="lowerRoman"/>
      <w:lvlText w:val="%3."/>
      <w:lvlJc w:val="right"/>
      <w:pPr>
        <w:ind w:left="3954" w:hanging="180"/>
      </w:pPr>
    </w:lvl>
    <w:lvl w:ilvl="3" w:tplc="1C09000F" w:tentative="1">
      <w:start w:val="1"/>
      <w:numFmt w:val="decimal"/>
      <w:lvlText w:val="%4."/>
      <w:lvlJc w:val="left"/>
      <w:pPr>
        <w:ind w:left="4674" w:hanging="360"/>
      </w:pPr>
    </w:lvl>
    <w:lvl w:ilvl="4" w:tplc="1C090019" w:tentative="1">
      <w:start w:val="1"/>
      <w:numFmt w:val="lowerLetter"/>
      <w:lvlText w:val="%5."/>
      <w:lvlJc w:val="left"/>
      <w:pPr>
        <w:ind w:left="5394" w:hanging="360"/>
      </w:pPr>
    </w:lvl>
    <w:lvl w:ilvl="5" w:tplc="1C09001B" w:tentative="1">
      <w:start w:val="1"/>
      <w:numFmt w:val="lowerRoman"/>
      <w:lvlText w:val="%6."/>
      <w:lvlJc w:val="right"/>
      <w:pPr>
        <w:ind w:left="6114" w:hanging="180"/>
      </w:pPr>
    </w:lvl>
    <w:lvl w:ilvl="6" w:tplc="1C09000F" w:tentative="1">
      <w:start w:val="1"/>
      <w:numFmt w:val="decimal"/>
      <w:lvlText w:val="%7."/>
      <w:lvlJc w:val="left"/>
      <w:pPr>
        <w:ind w:left="6834" w:hanging="360"/>
      </w:pPr>
    </w:lvl>
    <w:lvl w:ilvl="7" w:tplc="1C090019" w:tentative="1">
      <w:start w:val="1"/>
      <w:numFmt w:val="lowerLetter"/>
      <w:lvlText w:val="%8."/>
      <w:lvlJc w:val="left"/>
      <w:pPr>
        <w:ind w:left="7554" w:hanging="360"/>
      </w:pPr>
    </w:lvl>
    <w:lvl w:ilvl="8" w:tplc="1C09001B" w:tentative="1">
      <w:start w:val="1"/>
      <w:numFmt w:val="lowerRoman"/>
      <w:lvlText w:val="%9."/>
      <w:lvlJc w:val="right"/>
      <w:pPr>
        <w:ind w:left="8274" w:hanging="180"/>
      </w:pPr>
    </w:lvl>
  </w:abstractNum>
  <w:abstractNum w:abstractNumId="37">
    <w:nsid w:val="5D9266AE"/>
    <w:multiLevelType w:val="hybridMultilevel"/>
    <w:tmpl w:val="125CBEAE"/>
    <w:lvl w:ilvl="0" w:tplc="8DBE2586">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38">
    <w:nsid w:val="5DEA320A"/>
    <w:multiLevelType w:val="hybridMultilevel"/>
    <w:tmpl w:val="F34C6E04"/>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5DFD6BA5"/>
    <w:multiLevelType w:val="hybridMultilevel"/>
    <w:tmpl w:val="77FA3030"/>
    <w:lvl w:ilvl="0" w:tplc="F3B02778">
      <w:start w:val="1"/>
      <w:numFmt w:val="lowerLetter"/>
      <w:lvlText w:val="%1)"/>
      <w:lvlJc w:val="left"/>
      <w:pPr>
        <w:ind w:left="1800" w:hanging="360"/>
      </w:pPr>
      <w:rPr>
        <w:rFonts w:hint="default"/>
      </w:rPr>
    </w:lvl>
    <w:lvl w:ilvl="1" w:tplc="1C090019" w:tentative="1">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abstractNum w:abstractNumId="40">
    <w:nsid w:val="5E150440"/>
    <w:multiLevelType w:val="hybridMultilevel"/>
    <w:tmpl w:val="E43C8EFA"/>
    <w:lvl w:ilvl="0" w:tplc="BCFA6A28">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41">
    <w:nsid w:val="608216C0"/>
    <w:multiLevelType w:val="multilevel"/>
    <w:tmpl w:val="EBA6E8B2"/>
    <w:lvl w:ilvl="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2">
    <w:nsid w:val="60F314AC"/>
    <w:multiLevelType w:val="hybridMultilevel"/>
    <w:tmpl w:val="B7A4C6AE"/>
    <w:lvl w:ilvl="0" w:tplc="CB865CE8">
      <w:start w:val="1"/>
      <w:numFmt w:val="upperRoman"/>
      <w:lvlText w:val="%1)"/>
      <w:lvlJc w:val="left"/>
      <w:pPr>
        <w:ind w:left="2160" w:hanging="720"/>
      </w:pPr>
      <w:rPr>
        <w:rFonts w:hint="default"/>
      </w:rPr>
    </w:lvl>
    <w:lvl w:ilvl="1" w:tplc="10090019" w:tentative="1">
      <w:start w:val="1"/>
      <w:numFmt w:val="lowerLetter"/>
      <w:lvlText w:val="%2."/>
      <w:lvlJc w:val="left"/>
      <w:pPr>
        <w:ind w:left="2520" w:hanging="360"/>
      </w:pPr>
    </w:lvl>
    <w:lvl w:ilvl="2" w:tplc="1009001B" w:tentative="1">
      <w:start w:val="1"/>
      <w:numFmt w:val="lowerRoman"/>
      <w:lvlText w:val="%3."/>
      <w:lvlJc w:val="right"/>
      <w:pPr>
        <w:ind w:left="3240" w:hanging="180"/>
      </w:pPr>
    </w:lvl>
    <w:lvl w:ilvl="3" w:tplc="1009000F" w:tentative="1">
      <w:start w:val="1"/>
      <w:numFmt w:val="decimal"/>
      <w:lvlText w:val="%4."/>
      <w:lvlJc w:val="left"/>
      <w:pPr>
        <w:ind w:left="3960" w:hanging="360"/>
      </w:pPr>
    </w:lvl>
    <w:lvl w:ilvl="4" w:tplc="10090019" w:tentative="1">
      <w:start w:val="1"/>
      <w:numFmt w:val="lowerLetter"/>
      <w:lvlText w:val="%5."/>
      <w:lvlJc w:val="left"/>
      <w:pPr>
        <w:ind w:left="4680" w:hanging="360"/>
      </w:pPr>
    </w:lvl>
    <w:lvl w:ilvl="5" w:tplc="1009001B" w:tentative="1">
      <w:start w:val="1"/>
      <w:numFmt w:val="lowerRoman"/>
      <w:lvlText w:val="%6."/>
      <w:lvlJc w:val="right"/>
      <w:pPr>
        <w:ind w:left="5400" w:hanging="180"/>
      </w:pPr>
    </w:lvl>
    <w:lvl w:ilvl="6" w:tplc="1009000F" w:tentative="1">
      <w:start w:val="1"/>
      <w:numFmt w:val="decimal"/>
      <w:lvlText w:val="%7."/>
      <w:lvlJc w:val="left"/>
      <w:pPr>
        <w:ind w:left="6120" w:hanging="360"/>
      </w:pPr>
    </w:lvl>
    <w:lvl w:ilvl="7" w:tplc="10090019" w:tentative="1">
      <w:start w:val="1"/>
      <w:numFmt w:val="lowerLetter"/>
      <w:lvlText w:val="%8."/>
      <w:lvlJc w:val="left"/>
      <w:pPr>
        <w:ind w:left="6840" w:hanging="360"/>
      </w:pPr>
    </w:lvl>
    <w:lvl w:ilvl="8" w:tplc="1009001B" w:tentative="1">
      <w:start w:val="1"/>
      <w:numFmt w:val="lowerRoman"/>
      <w:lvlText w:val="%9."/>
      <w:lvlJc w:val="right"/>
      <w:pPr>
        <w:ind w:left="7560" w:hanging="180"/>
      </w:pPr>
    </w:lvl>
  </w:abstractNum>
  <w:abstractNum w:abstractNumId="43">
    <w:nsid w:val="627F7FD6"/>
    <w:multiLevelType w:val="hybridMultilevel"/>
    <w:tmpl w:val="C8CCD844"/>
    <w:lvl w:ilvl="0" w:tplc="2B2CA058">
      <w:start w:val="1"/>
      <w:numFmt w:val="lowerLetter"/>
      <w:lvlText w:val="%1)"/>
      <w:lvlJc w:val="left"/>
      <w:pPr>
        <w:ind w:left="1440" w:hanging="360"/>
      </w:pPr>
      <w:rPr>
        <w:rFonts w:hint="default"/>
      </w:rPr>
    </w:lvl>
    <w:lvl w:ilvl="1" w:tplc="1C090019" w:tentative="1">
      <w:start w:val="1"/>
      <w:numFmt w:val="lowerLetter"/>
      <w:lvlText w:val="%2."/>
      <w:lvlJc w:val="left"/>
      <w:pPr>
        <w:ind w:left="2160" w:hanging="360"/>
      </w:pPr>
    </w:lvl>
    <w:lvl w:ilvl="2" w:tplc="1C09001B" w:tentative="1">
      <w:start w:val="1"/>
      <w:numFmt w:val="lowerRoman"/>
      <w:lvlText w:val="%3."/>
      <w:lvlJc w:val="right"/>
      <w:pPr>
        <w:ind w:left="2880" w:hanging="180"/>
      </w:pPr>
    </w:lvl>
    <w:lvl w:ilvl="3" w:tplc="1C09000F" w:tentative="1">
      <w:start w:val="1"/>
      <w:numFmt w:val="decimal"/>
      <w:lvlText w:val="%4."/>
      <w:lvlJc w:val="left"/>
      <w:pPr>
        <w:ind w:left="3600" w:hanging="360"/>
      </w:pPr>
    </w:lvl>
    <w:lvl w:ilvl="4" w:tplc="1C090019" w:tentative="1">
      <w:start w:val="1"/>
      <w:numFmt w:val="lowerLetter"/>
      <w:lvlText w:val="%5."/>
      <w:lvlJc w:val="left"/>
      <w:pPr>
        <w:ind w:left="4320" w:hanging="360"/>
      </w:pPr>
    </w:lvl>
    <w:lvl w:ilvl="5" w:tplc="1C09001B" w:tentative="1">
      <w:start w:val="1"/>
      <w:numFmt w:val="lowerRoman"/>
      <w:lvlText w:val="%6."/>
      <w:lvlJc w:val="right"/>
      <w:pPr>
        <w:ind w:left="5040" w:hanging="180"/>
      </w:pPr>
    </w:lvl>
    <w:lvl w:ilvl="6" w:tplc="1C09000F" w:tentative="1">
      <w:start w:val="1"/>
      <w:numFmt w:val="decimal"/>
      <w:lvlText w:val="%7."/>
      <w:lvlJc w:val="left"/>
      <w:pPr>
        <w:ind w:left="5760" w:hanging="360"/>
      </w:pPr>
    </w:lvl>
    <w:lvl w:ilvl="7" w:tplc="1C090019" w:tentative="1">
      <w:start w:val="1"/>
      <w:numFmt w:val="lowerLetter"/>
      <w:lvlText w:val="%8."/>
      <w:lvlJc w:val="left"/>
      <w:pPr>
        <w:ind w:left="6480" w:hanging="360"/>
      </w:pPr>
    </w:lvl>
    <w:lvl w:ilvl="8" w:tplc="1C09001B" w:tentative="1">
      <w:start w:val="1"/>
      <w:numFmt w:val="lowerRoman"/>
      <w:lvlText w:val="%9."/>
      <w:lvlJc w:val="right"/>
      <w:pPr>
        <w:ind w:left="7200" w:hanging="180"/>
      </w:pPr>
    </w:lvl>
  </w:abstractNum>
  <w:abstractNum w:abstractNumId="44">
    <w:nsid w:val="648E5734"/>
    <w:multiLevelType w:val="hybridMultilevel"/>
    <w:tmpl w:val="EDA8FB96"/>
    <w:lvl w:ilvl="0" w:tplc="93688B28">
      <w:start w:val="1"/>
      <w:numFmt w:val="upperRoman"/>
      <w:lvlText w:val="%1)"/>
      <w:lvlJc w:val="left"/>
      <w:pPr>
        <w:ind w:left="1440" w:hanging="72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45">
    <w:nsid w:val="66FD4DF8"/>
    <w:multiLevelType w:val="hybridMultilevel"/>
    <w:tmpl w:val="8D80F69E"/>
    <w:lvl w:ilvl="0" w:tplc="CA3AA3AC">
      <w:start w:val="1"/>
      <w:numFmt w:val="upperRoman"/>
      <w:lvlText w:val="%1)"/>
      <w:lvlJc w:val="left"/>
      <w:pPr>
        <w:ind w:left="1440" w:hanging="72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46">
    <w:nsid w:val="680D7C83"/>
    <w:multiLevelType w:val="hybridMultilevel"/>
    <w:tmpl w:val="4F0E1A9C"/>
    <w:lvl w:ilvl="0" w:tplc="BF083BC4">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47">
    <w:nsid w:val="6D8E3719"/>
    <w:multiLevelType w:val="hybridMultilevel"/>
    <w:tmpl w:val="03C4EEDC"/>
    <w:lvl w:ilvl="0" w:tplc="0748A02A">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8">
    <w:nsid w:val="6EB42D32"/>
    <w:multiLevelType w:val="multilevel"/>
    <w:tmpl w:val="49F4A570"/>
    <w:lvl w:ilvl="0">
      <w:start w:val="1"/>
      <w:numFmt w:val="decimal"/>
      <w:pStyle w:val="Heading1"/>
      <w:lvlText w:val="%1."/>
      <w:lvlJc w:val="left"/>
      <w:pPr>
        <w:ind w:left="851" w:hanging="131"/>
      </w:pPr>
      <w:rPr>
        <w:rFonts w:ascii="Times" w:hAnsi="Times" w:hint="default"/>
        <w:b/>
        <w:i w:val="0"/>
        <w:sz w:val="24"/>
      </w:rPr>
    </w:lvl>
    <w:lvl w:ilvl="1">
      <w:start w:val="1"/>
      <w:numFmt w:val="upperLetter"/>
      <w:pStyle w:val="Heading2"/>
      <w:lvlText w:val="%2."/>
      <w:lvlJc w:val="left"/>
      <w:pPr>
        <w:ind w:left="851" w:hanging="131"/>
      </w:pPr>
      <w:rPr>
        <w:rFonts w:ascii="Times New Roman" w:hAnsi="Times New Roman" w:hint="default"/>
        <w:b/>
        <w:i w:val="0"/>
        <w:sz w:val="24"/>
      </w:rPr>
    </w:lvl>
    <w:lvl w:ilvl="2">
      <w:start w:val="1"/>
      <w:numFmt w:val="upperRoman"/>
      <w:pStyle w:val="Heading3"/>
      <w:suff w:val="space"/>
      <w:lvlText w:val="%3)"/>
      <w:lvlJc w:val="left"/>
      <w:pPr>
        <w:ind w:left="415" w:hanging="131"/>
      </w:pPr>
      <w:rPr>
        <w:rFonts w:ascii="Times" w:hAnsi="Times" w:hint="default"/>
        <w:b w:val="0"/>
        <w:i/>
        <w:sz w:val="24"/>
        <w:u w:val="none"/>
      </w:rPr>
    </w:lvl>
    <w:lvl w:ilvl="3">
      <w:start w:val="1"/>
      <w:numFmt w:val="none"/>
      <w:pStyle w:val="Heading4"/>
      <w:lvlText w:val="%4"/>
      <w:lvlJc w:val="left"/>
      <w:pPr>
        <w:ind w:left="851" w:hanging="851"/>
      </w:pPr>
      <w:rPr>
        <w:rFonts w:ascii="Times New Roman" w:hAnsi="Times New Roman" w:hint="default"/>
        <w:b w:val="0"/>
        <w:i w:val="0"/>
        <w:sz w:val="24"/>
        <w:u w:val="single"/>
      </w:rPr>
    </w:lvl>
    <w:lvl w:ilvl="4">
      <w:start w:val="1"/>
      <w:numFmt w:val="none"/>
      <w:pStyle w:val="Heading5"/>
      <w:lvlText w:val="%5"/>
      <w:lvlJc w:val="left"/>
      <w:pPr>
        <w:ind w:left="851" w:hanging="851"/>
      </w:pPr>
      <w:rPr>
        <w:rFonts w:hint="default"/>
      </w:rPr>
    </w:lvl>
    <w:lvl w:ilvl="5">
      <w:start w:val="1"/>
      <w:numFmt w:val="lowerRoman"/>
      <w:lvlText w:val="%6."/>
      <w:lvlJc w:val="right"/>
      <w:pPr>
        <w:ind w:left="851" w:hanging="131"/>
      </w:pPr>
      <w:rPr>
        <w:rFonts w:hint="default"/>
      </w:rPr>
    </w:lvl>
    <w:lvl w:ilvl="6">
      <w:start w:val="1"/>
      <w:numFmt w:val="decimal"/>
      <w:lvlText w:val="%7."/>
      <w:lvlJc w:val="left"/>
      <w:pPr>
        <w:ind w:left="851" w:hanging="131"/>
      </w:pPr>
      <w:rPr>
        <w:rFonts w:hint="default"/>
      </w:rPr>
    </w:lvl>
    <w:lvl w:ilvl="7">
      <w:start w:val="1"/>
      <w:numFmt w:val="lowerLetter"/>
      <w:lvlText w:val="%8."/>
      <w:lvlJc w:val="left"/>
      <w:pPr>
        <w:ind w:left="851" w:hanging="131"/>
      </w:pPr>
      <w:rPr>
        <w:rFonts w:hint="default"/>
      </w:rPr>
    </w:lvl>
    <w:lvl w:ilvl="8">
      <w:start w:val="1"/>
      <w:numFmt w:val="lowerRoman"/>
      <w:lvlText w:val="%9."/>
      <w:lvlJc w:val="right"/>
      <w:pPr>
        <w:ind w:left="851" w:hanging="131"/>
      </w:pPr>
      <w:rPr>
        <w:rFonts w:hint="default"/>
      </w:rPr>
    </w:lvl>
  </w:abstractNum>
  <w:abstractNum w:abstractNumId="49">
    <w:nsid w:val="730A0E7E"/>
    <w:multiLevelType w:val="hybridMultilevel"/>
    <w:tmpl w:val="774C03CC"/>
    <w:lvl w:ilvl="0" w:tplc="84729C8E">
      <w:start w:val="1"/>
      <w:numFmt w:val="upp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50">
    <w:nsid w:val="75877DE3"/>
    <w:multiLevelType w:val="hybridMultilevel"/>
    <w:tmpl w:val="5FC80BE8"/>
    <w:lvl w:ilvl="0" w:tplc="D77AF1C2">
      <w:start w:val="1"/>
      <w:numFmt w:val="upperRoman"/>
      <w:lvlText w:val="%1)"/>
      <w:lvlJc w:val="left"/>
      <w:pPr>
        <w:ind w:left="1440" w:hanging="72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51">
    <w:nsid w:val="76171678"/>
    <w:multiLevelType w:val="hybridMultilevel"/>
    <w:tmpl w:val="6272252A"/>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784429A5"/>
    <w:multiLevelType w:val="multilevel"/>
    <w:tmpl w:val="B9380CA0"/>
    <w:lvl w:ilvl="0">
      <w:numFmt w:val="decimal"/>
      <w:lvlText w:val="%1"/>
      <w:lvlJc w:val="left"/>
      <w:pPr>
        <w:ind w:left="456" w:hanging="456"/>
      </w:pPr>
      <w:rPr>
        <w:rFonts w:hint="default"/>
      </w:rPr>
    </w:lvl>
    <w:lvl w:ilvl="1">
      <w:start w:val="1"/>
      <w:numFmt w:val="decimalZero"/>
      <w:lvlText w:val="%1.%2"/>
      <w:lvlJc w:val="left"/>
      <w:pPr>
        <w:ind w:left="1356" w:hanging="456"/>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420" w:hanging="720"/>
      </w:pPr>
      <w:rPr>
        <w:rFonts w:hint="default"/>
      </w:rPr>
    </w:lvl>
    <w:lvl w:ilvl="4">
      <w:start w:val="1"/>
      <w:numFmt w:val="decimal"/>
      <w:lvlText w:val="%1.%2.%3.%4.%5"/>
      <w:lvlJc w:val="left"/>
      <w:pPr>
        <w:ind w:left="4320" w:hanging="720"/>
      </w:pPr>
      <w:rPr>
        <w:rFonts w:hint="default"/>
      </w:rPr>
    </w:lvl>
    <w:lvl w:ilvl="5">
      <w:start w:val="1"/>
      <w:numFmt w:val="decimal"/>
      <w:lvlText w:val="%1.%2.%3.%4.%5.%6"/>
      <w:lvlJc w:val="left"/>
      <w:pPr>
        <w:ind w:left="5580" w:hanging="1080"/>
      </w:pPr>
      <w:rPr>
        <w:rFonts w:hint="default"/>
      </w:rPr>
    </w:lvl>
    <w:lvl w:ilvl="6">
      <w:start w:val="1"/>
      <w:numFmt w:val="decimal"/>
      <w:lvlText w:val="%1.%2.%3.%4.%5.%6.%7"/>
      <w:lvlJc w:val="left"/>
      <w:pPr>
        <w:ind w:left="6480" w:hanging="1080"/>
      </w:pPr>
      <w:rPr>
        <w:rFonts w:hint="default"/>
      </w:rPr>
    </w:lvl>
    <w:lvl w:ilvl="7">
      <w:start w:val="1"/>
      <w:numFmt w:val="decimal"/>
      <w:lvlText w:val="%1.%2.%3.%4.%5.%6.%7.%8"/>
      <w:lvlJc w:val="left"/>
      <w:pPr>
        <w:ind w:left="7740" w:hanging="1440"/>
      </w:pPr>
      <w:rPr>
        <w:rFonts w:hint="default"/>
      </w:rPr>
    </w:lvl>
    <w:lvl w:ilvl="8">
      <w:start w:val="1"/>
      <w:numFmt w:val="decimal"/>
      <w:lvlText w:val="%1.%2.%3.%4.%5.%6.%7.%8.%9"/>
      <w:lvlJc w:val="left"/>
      <w:pPr>
        <w:ind w:left="8640" w:hanging="1440"/>
      </w:pPr>
      <w:rPr>
        <w:rFonts w:hint="default"/>
      </w:rPr>
    </w:lvl>
  </w:abstractNum>
  <w:abstractNum w:abstractNumId="53">
    <w:nsid w:val="788B37FA"/>
    <w:multiLevelType w:val="hybridMultilevel"/>
    <w:tmpl w:val="DF2296AC"/>
    <w:lvl w:ilvl="0" w:tplc="7D8492A2">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4">
    <w:nsid w:val="78CD25D5"/>
    <w:multiLevelType w:val="hybridMultilevel"/>
    <w:tmpl w:val="903E0882"/>
    <w:lvl w:ilvl="0" w:tplc="85BC0D96">
      <w:start w:val="1"/>
      <w:numFmt w:val="lowerLetter"/>
      <w:lvlText w:val="%1)"/>
      <w:lvlJc w:val="left"/>
      <w:pPr>
        <w:ind w:left="1800" w:hanging="360"/>
      </w:pPr>
      <w:rPr>
        <w:rFonts w:hint="default"/>
      </w:rPr>
    </w:lvl>
    <w:lvl w:ilvl="1" w:tplc="1C090019" w:tentative="1">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abstractNum w:abstractNumId="55">
    <w:nsid w:val="78F404C1"/>
    <w:multiLevelType w:val="hybridMultilevel"/>
    <w:tmpl w:val="BB9018A6"/>
    <w:lvl w:ilvl="0" w:tplc="2034B52A">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56">
    <w:nsid w:val="79CC66B5"/>
    <w:multiLevelType w:val="hybridMultilevel"/>
    <w:tmpl w:val="79A678F8"/>
    <w:lvl w:ilvl="0" w:tplc="94E8F1B0">
      <w:start w:val="1"/>
      <w:numFmt w:val="lowerLetter"/>
      <w:lvlText w:val="%1)"/>
      <w:lvlJc w:val="left"/>
      <w:pPr>
        <w:ind w:left="1800" w:hanging="360"/>
      </w:pPr>
      <w:rPr>
        <w:rFonts w:hint="default"/>
      </w:rPr>
    </w:lvl>
    <w:lvl w:ilvl="1" w:tplc="1C090019" w:tentative="1">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abstractNum w:abstractNumId="57">
    <w:nsid w:val="7E196A7D"/>
    <w:multiLevelType w:val="multilevel"/>
    <w:tmpl w:val="10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8">
    <w:nsid w:val="7E927E00"/>
    <w:multiLevelType w:val="hybridMultilevel"/>
    <w:tmpl w:val="23FCCEF0"/>
    <w:lvl w:ilvl="0" w:tplc="1C090017">
      <w:start w:val="1"/>
      <w:numFmt w:val="lowerLetter"/>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59">
    <w:nsid w:val="7F8F592B"/>
    <w:multiLevelType w:val="hybridMultilevel"/>
    <w:tmpl w:val="1EAE84A0"/>
    <w:lvl w:ilvl="0" w:tplc="875A12A8">
      <w:start w:val="1"/>
      <w:numFmt w:val="lowerRoman"/>
      <w:lvlText w:val="%1)"/>
      <w:lvlJc w:val="left"/>
      <w:pPr>
        <w:ind w:left="2160" w:hanging="720"/>
      </w:pPr>
      <w:rPr>
        <w:rFonts w:hint="default"/>
      </w:rPr>
    </w:lvl>
    <w:lvl w:ilvl="1" w:tplc="1C090019" w:tentative="1">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num w:numId="1">
    <w:abstractNumId w:val="27"/>
  </w:num>
  <w:num w:numId="2">
    <w:abstractNumId w:val="23"/>
  </w:num>
  <w:num w:numId="3">
    <w:abstractNumId w:val="21"/>
  </w:num>
  <w:num w:numId="4">
    <w:abstractNumId w:val="12"/>
  </w:num>
  <w:num w:numId="5">
    <w:abstractNumId w:val="40"/>
  </w:num>
  <w:num w:numId="6">
    <w:abstractNumId w:val="5"/>
  </w:num>
  <w:num w:numId="7">
    <w:abstractNumId w:val="46"/>
  </w:num>
  <w:num w:numId="8">
    <w:abstractNumId w:val="1"/>
  </w:num>
  <w:num w:numId="9">
    <w:abstractNumId w:val="59"/>
  </w:num>
  <w:num w:numId="10">
    <w:abstractNumId w:val="44"/>
  </w:num>
  <w:num w:numId="11">
    <w:abstractNumId w:val="55"/>
  </w:num>
  <w:num w:numId="12">
    <w:abstractNumId w:val="54"/>
  </w:num>
  <w:num w:numId="13">
    <w:abstractNumId w:val="45"/>
  </w:num>
  <w:num w:numId="14">
    <w:abstractNumId w:val="56"/>
  </w:num>
  <w:num w:numId="15">
    <w:abstractNumId w:val="24"/>
  </w:num>
  <w:num w:numId="16">
    <w:abstractNumId w:val="39"/>
  </w:num>
  <w:num w:numId="17">
    <w:abstractNumId w:val="29"/>
  </w:num>
  <w:num w:numId="18">
    <w:abstractNumId w:val="36"/>
  </w:num>
  <w:num w:numId="19">
    <w:abstractNumId w:val="37"/>
  </w:num>
  <w:num w:numId="20">
    <w:abstractNumId w:val="31"/>
  </w:num>
  <w:num w:numId="21">
    <w:abstractNumId w:val="43"/>
  </w:num>
  <w:num w:numId="22">
    <w:abstractNumId w:val="17"/>
  </w:num>
  <w:num w:numId="23">
    <w:abstractNumId w:val="0"/>
  </w:num>
  <w:num w:numId="24">
    <w:abstractNumId w:val="14"/>
  </w:num>
  <w:num w:numId="25">
    <w:abstractNumId w:val="34"/>
  </w:num>
  <w:num w:numId="26">
    <w:abstractNumId w:val="4"/>
  </w:num>
  <w:num w:numId="27">
    <w:abstractNumId w:val="32"/>
  </w:num>
  <w:num w:numId="28">
    <w:abstractNumId w:val="8"/>
  </w:num>
  <w:num w:numId="29">
    <w:abstractNumId w:val="3"/>
  </w:num>
  <w:num w:numId="30">
    <w:abstractNumId w:val="42"/>
  </w:num>
  <w:num w:numId="31">
    <w:abstractNumId w:val="10"/>
  </w:num>
  <w:num w:numId="32">
    <w:abstractNumId w:val="22"/>
  </w:num>
  <w:num w:numId="33">
    <w:abstractNumId w:val="50"/>
  </w:num>
  <w:num w:numId="34">
    <w:abstractNumId w:val="26"/>
  </w:num>
  <w:num w:numId="35">
    <w:abstractNumId w:val="28"/>
  </w:num>
  <w:num w:numId="36">
    <w:abstractNumId w:val="9"/>
  </w:num>
  <w:num w:numId="37">
    <w:abstractNumId w:val="16"/>
  </w:num>
  <w:num w:numId="38">
    <w:abstractNumId w:val="57"/>
  </w:num>
  <w:num w:numId="39">
    <w:abstractNumId w:val="30"/>
  </w:num>
  <w:num w:numId="40">
    <w:abstractNumId w:val="41"/>
  </w:num>
  <w:num w:numId="41">
    <w:abstractNumId w:val="53"/>
  </w:num>
  <w:num w:numId="42">
    <w:abstractNumId w:val="49"/>
  </w:num>
  <w:num w:numId="43">
    <w:abstractNumId w:val="6"/>
  </w:num>
  <w:num w:numId="44">
    <w:abstractNumId w:val="7"/>
  </w:num>
  <w:num w:numId="45">
    <w:abstractNumId w:val="33"/>
  </w:num>
  <w:num w:numId="46">
    <w:abstractNumId w:val="19"/>
  </w:num>
  <w:num w:numId="47">
    <w:abstractNumId w:val="51"/>
  </w:num>
  <w:num w:numId="48">
    <w:abstractNumId w:val="11"/>
  </w:num>
  <w:num w:numId="49">
    <w:abstractNumId w:val="38"/>
  </w:num>
  <w:num w:numId="50">
    <w:abstractNumId w:val="2"/>
  </w:num>
  <w:num w:numId="51">
    <w:abstractNumId w:val="15"/>
  </w:num>
  <w:num w:numId="52">
    <w:abstractNumId w:val="58"/>
  </w:num>
  <w:num w:numId="53">
    <w:abstractNumId w:val="35"/>
  </w:num>
  <w:num w:numId="54">
    <w:abstractNumId w:val="48"/>
  </w:num>
  <w:num w:numId="55">
    <w:abstractNumId w:val="18"/>
  </w:num>
  <w:num w:numId="56">
    <w:abstractNumId w:val="48"/>
    <w:lvlOverride w:ilvl="0">
      <w:lvl w:ilvl="0">
        <w:start w:val="1"/>
        <w:numFmt w:val="decimal"/>
        <w:pStyle w:val="Heading1"/>
        <w:lvlText w:val="%1."/>
        <w:lvlJc w:val="left"/>
        <w:pPr>
          <w:ind w:left="851" w:hanging="131"/>
        </w:pPr>
        <w:rPr>
          <w:rFonts w:ascii="Times" w:hAnsi="Times" w:hint="default"/>
          <w:b/>
          <w:i w:val="0"/>
          <w:sz w:val="24"/>
        </w:rPr>
      </w:lvl>
    </w:lvlOverride>
    <w:lvlOverride w:ilvl="1">
      <w:lvl w:ilvl="1">
        <w:start w:val="1"/>
        <w:numFmt w:val="upperLetter"/>
        <w:pStyle w:val="Heading2"/>
        <w:lvlText w:val="%2."/>
        <w:lvlJc w:val="left"/>
        <w:pPr>
          <w:ind w:left="851" w:hanging="131"/>
        </w:pPr>
        <w:rPr>
          <w:rFonts w:ascii="Times New Roman" w:hAnsi="Times New Roman" w:hint="default"/>
          <w:b/>
          <w:i w:val="0"/>
          <w:sz w:val="24"/>
        </w:rPr>
      </w:lvl>
    </w:lvlOverride>
    <w:lvlOverride w:ilvl="2">
      <w:lvl w:ilvl="2">
        <w:start w:val="1"/>
        <w:numFmt w:val="upperRoman"/>
        <w:pStyle w:val="Heading3"/>
        <w:lvlText w:val="%3)"/>
        <w:lvlJc w:val="right"/>
        <w:pPr>
          <w:ind w:left="851" w:hanging="131"/>
        </w:pPr>
        <w:rPr>
          <w:rFonts w:ascii="Times New Roman" w:hAnsi="Times New Roman" w:hint="default"/>
          <w:b w:val="0"/>
          <w:i/>
          <w:sz w:val="24"/>
          <w:u w:val="none"/>
        </w:rPr>
      </w:lvl>
    </w:lvlOverride>
    <w:lvlOverride w:ilvl="3">
      <w:lvl w:ilvl="3">
        <w:start w:val="1"/>
        <w:numFmt w:val="none"/>
        <w:pStyle w:val="Heading4"/>
        <w:lvlText w:val="%4"/>
        <w:lvlJc w:val="left"/>
        <w:pPr>
          <w:ind w:left="720" w:hanging="720"/>
        </w:pPr>
        <w:rPr>
          <w:rFonts w:ascii="Times New Roman" w:hAnsi="Times New Roman" w:hint="default"/>
          <w:sz w:val="24"/>
          <w:u w:val="single"/>
        </w:rPr>
      </w:lvl>
    </w:lvlOverride>
    <w:lvlOverride w:ilvl="4">
      <w:lvl w:ilvl="4">
        <w:start w:val="1"/>
        <w:numFmt w:val="lowerLetter"/>
        <w:pStyle w:val="Heading5"/>
        <w:lvlText w:val="%5."/>
        <w:lvlJc w:val="left"/>
        <w:pPr>
          <w:ind w:left="3600" w:hanging="360"/>
        </w:pPr>
        <w:rPr>
          <w:rFonts w:hint="default"/>
        </w:rPr>
      </w:lvl>
    </w:lvlOverride>
    <w:lvlOverride w:ilvl="5">
      <w:lvl w:ilvl="5">
        <w:start w:val="1"/>
        <w:numFmt w:val="lowerRoman"/>
        <w:lvlText w:val="%6."/>
        <w:lvlJc w:val="right"/>
        <w:pPr>
          <w:ind w:left="4320" w:hanging="180"/>
        </w:pPr>
        <w:rPr>
          <w:rFonts w:hint="default"/>
        </w:rPr>
      </w:lvl>
    </w:lvlOverride>
    <w:lvlOverride w:ilvl="6">
      <w:lvl w:ilvl="6">
        <w:start w:val="1"/>
        <w:numFmt w:val="decimal"/>
        <w:lvlText w:val="%7."/>
        <w:lvlJc w:val="left"/>
        <w:pPr>
          <w:ind w:left="5040" w:hanging="360"/>
        </w:pPr>
        <w:rPr>
          <w:rFonts w:hint="default"/>
        </w:rPr>
      </w:lvl>
    </w:lvlOverride>
    <w:lvlOverride w:ilvl="7">
      <w:lvl w:ilvl="7">
        <w:start w:val="1"/>
        <w:numFmt w:val="lowerLetter"/>
        <w:lvlText w:val="%8."/>
        <w:lvlJc w:val="left"/>
        <w:pPr>
          <w:ind w:left="5760" w:hanging="360"/>
        </w:pPr>
        <w:rPr>
          <w:rFonts w:hint="default"/>
        </w:rPr>
      </w:lvl>
    </w:lvlOverride>
    <w:lvlOverride w:ilvl="8">
      <w:lvl w:ilvl="8">
        <w:start w:val="1"/>
        <w:numFmt w:val="lowerRoman"/>
        <w:lvlText w:val="%9."/>
        <w:lvlJc w:val="right"/>
        <w:pPr>
          <w:ind w:left="6480" w:hanging="180"/>
        </w:pPr>
        <w:rPr>
          <w:rFonts w:hint="default"/>
        </w:rPr>
      </w:lvl>
    </w:lvlOverride>
  </w:num>
  <w:num w:numId="57">
    <w:abstractNumId w:val="47"/>
  </w:num>
  <w:num w:numId="58">
    <w:abstractNumId w:val="25"/>
  </w:num>
  <w:num w:numId="59">
    <w:abstractNumId w:val="20"/>
  </w:num>
  <w:num w:numId="60">
    <w:abstractNumId w:val="48"/>
    <w:lvlOverride w:ilvl="0">
      <w:startOverride w:val="2"/>
    </w:lvlOverride>
    <w:lvlOverride w:ilvl="1">
      <w:startOverride w:val="1"/>
    </w:lvlOverride>
    <w:lvlOverride w:ilvl="2">
      <w:startOverride w:val="2"/>
    </w:lvlOverride>
    <w:lvlOverride w:ilvl="3">
      <w:startOverride w:val="2"/>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48"/>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52"/>
  </w:num>
  <w:num w:numId="63">
    <w:abstractNumId w:val="13"/>
  </w:num>
  <w:numIdMacAtCleanup w:val="53"/>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homas">
    <w15:presenceInfo w15:providerId="Windows Live" w15:userId="ef571e4d31671f2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2"/>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35FA4"/>
    <w:rsid w:val="0000477A"/>
    <w:rsid w:val="00006C2C"/>
    <w:rsid w:val="0001558B"/>
    <w:rsid w:val="000172AC"/>
    <w:rsid w:val="000214C7"/>
    <w:rsid w:val="00022CDB"/>
    <w:rsid w:val="00026E3D"/>
    <w:rsid w:val="0003012F"/>
    <w:rsid w:val="00034901"/>
    <w:rsid w:val="00051D39"/>
    <w:rsid w:val="000621A1"/>
    <w:rsid w:val="00063C9D"/>
    <w:rsid w:val="000708BD"/>
    <w:rsid w:val="00071A74"/>
    <w:rsid w:val="00074D32"/>
    <w:rsid w:val="00077D22"/>
    <w:rsid w:val="000826AE"/>
    <w:rsid w:val="000844BB"/>
    <w:rsid w:val="00093196"/>
    <w:rsid w:val="000A1F39"/>
    <w:rsid w:val="000A5249"/>
    <w:rsid w:val="000B2E29"/>
    <w:rsid w:val="000C6C27"/>
    <w:rsid w:val="000E35A9"/>
    <w:rsid w:val="000F09F1"/>
    <w:rsid w:val="000F2F84"/>
    <w:rsid w:val="00101698"/>
    <w:rsid w:val="00112525"/>
    <w:rsid w:val="00116B94"/>
    <w:rsid w:val="00131D4A"/>
    <w:rsid w:val="001428DC"/>
    <w:rsid w:val="001458D7"/>
    <w:rsid w:val="00161309"/>
    <w:rsid w:val="00162824"/>
    <w:rsid w:val="00185804"/>
    <w:rsid w:val="00191B7C"/>
    <w:rsid w:val="001A4A0E"/>
    <w:rsid w:val="001B1C38"/>
    <w:rsid w:val="001B2B5E"/>
    <w:rsid w:val="001B61C4"/>
    <w:rsid w:val="001B7006"/>
    <w:rsid w:val="001C0F8B"/>
    <w:rsid w:val="001C17F6"/>
    <w:rsid w:val="001D16B6"/>
    <w:rsid w:val="001D1844"/>
    <w:rsid w:val="001E6947"/>
    <w:rsid w:val="001F2259"/>
    <w:rsid w:val="001F3F86"/>
    <w:rsid w:val="001F565C"/>
    <w:rsid w:val="00201356"/>
    <w:rsid w:val="0021783C"/>
    <w:rsid w:val="00220465"/>
    <w:rsid w:val="00220B72"/>
    <w:rsid w:val="00221D62"/>
    <w:rsid w:val="00224D79"/>
    <w:rsid w:val="00231B39"/>
    <w:rsid w:val="00231DF3"/>
    <w:rsid w:val="00232974"/>
    <w:rsid w:val="002337BA"/>
    <w:rsid w:val="00233C05"/>
    <w:rsid w:val="00234FDF"/>
    <w:rsid w:val="002448BE"/>
    <w:rsid w:val="002503B5"/>
    <w:rsid w:val="00271515"/>
    <w:rsid w:val="0029590E"/>
    <w:rsid w:val="00296D59"/>
    <w:rsid w:val="00297782"/>
    <w:rsid w:val="002A3FD0"/>
    <w:rsid w:val="002A7158"/>
    <w:rsid w:val="002B12C3"/>
    <w:rsid w:val="002C1CAD"/>
    <w:rsid w:val="002C3A1A"/>
    <w:rsid w:val="002C3A5D"/>
    <w:rsid w:val="002C4ADF"/>
    <w:rsid w:val="002D3512"/>
    <w:rsid w:val="002D5AFB"/>
    <w:rsid w:val="002D7A43"/>
    <w:rsid w:val="002E1924"/>
    <w:rsid w:val="002F4FE3"/>
    <w:rsid w:val="002F5BED"/>
    <w:rsid w:val="00303ADC"/>
    <w:rsid w:val="00313AC4"/>
    <w:rsid w:val="00322AF7"/>
    <w:rsid w:val="00327C44"/>
    <w:rsid w:val="00340E8C"/>
    <w:rsid w:val="00344395"/>
    <w:rsid w:val="00344FCF"/>
    <w:rsid w:val="00355A2F"/>
    <w:rsid w:val="0038078A"/>
    <w:rsid w:val="00386C74"/>
    <w:rsid w:val="00392739"/>
    <w:rsid w:val="003A2B66"/>
    <w:rsid w:val="003C5411"/>
    <w:rsid w:val="003C7104"/>
    <w:rsid w:val="003D1ABB"/>
    <w:rsid w:val="003D7B06"/>
    <w:rsid w:val="003F13F3"/>
    <w:rsid w:val="003F4338"/>
    <w:rsid w:val="00406114"/>
    <w:rsid w:val="00417016"/>
    <w:rsid w:val="00420D5E"/>
    <w:rsid w:val="00421A3C"/>
    <w:rsid w:val="004239D2"/>
    <w:rsid w:val="00431E20"/>
    <w:rsid w:val="00440453"/>
    <w:rsid w:val="004405F9"/>
    <w:rsid w:val="00441597"/>
    <w:rsid w:val="00465C7D"/>
    <w:rsid w:val="00466328"/>
    <w:rsid w:val="004666A2"/>
    <w:rsid w:val="004711A3"/>
    <w:rsid w:val="00484776"/>
    <w:rsid w:val="00491501"/>
    <w:rsid w:val="00494278"/>
    <w:rsid w:val="004A1C62"/>
    <w:rsid w:val="004A385F"/>
    <w:rsid w:val="004A409F"/>
    <w:rsid w:val="004B5430"/>
    <w:rsid w:val="004C55E4"/>
    <w:rsid w:val="004E4237"/>
    <w:rsid w:val="004F117A"/>
    <w:rsid w:val="004F3442"/>
    <w:rsid w:val="004F70B1"/>
    <w:rsid w:val="005021D4"/>
    <w:rsid w:val="00506C17"/>
    <w:rsid w:val="005249EC"/>
    <w:rsid w:val="00525D7B"/>
    <w:rsid w:val="0053166B"/>
    <w:rsid w:val="00537841"/>
    <w:rsid w:val="005403C2"/>
    <w:rsid w:val="00556723"/>
    <w:rsid w:val="00560824"/>
    <w:rsid w:val="00561EF8"/>
    <w:rsid w:val="0056225B"/>
    <w:rsid w:val="005634D5"/>
    <w:rsid w:val="00571D99"/>
    <w:rsid w:val="00574565"/>
    <w:rsid w:val="00580726"/>
    <w:rsid w:val="00590F90"/>
    <w:rsid w:val="0059552F"/>
    <w:rsid w:val="005A046E"/>
    <w:rsid w:val="005A146A"/>
    <w:rsid w:val="005A2074"/>
    <w:rsid w:val="005A3ABF"/>
    <w:rsid w:val="005B5C28"/>
    <w:rsid w:val="005B6255"/>
    <w:rsid w:val="005B69E7"/>
    <w:rsid w:val="005C3384"/>
    <w:rsid w:val="005D05ED"/>
    <w:rsid w:val="005D3C3E"/>
    <w:rsid w:val="005D5E2C"/>
    <w:rsid w:val="005D71F7"/>
    <w:rsid w:val="005E5159"/>
    <w:rsid w:val="005F1D09"/>
    <w:rsid w:val="005F3B76"/>
    <w:rsid w:val="005F52F1"/>
    <w:rsid w:val="00600A4C"/>
    <w:rsid w:val="0060134C"/>
    <w:rsid w:val="0060252B"/>
    <w:rsid w:val="00605EE1"/>
    <w:rsid w:val="006247E3"/>
    <w:rsid w:val="00625458"/>
    <w:rsid w:val="00634D0A"/>
    <w:rsid w:val="006523A2"/>
    <w:rsid w:val="0065577D"/>
    <w:rsid w:val="0066185E"/>
    <w:rsid w:val="006621FF"/>
    <w:rsid w:val="006709DE"/>
    <w:rsid w:val="00671F5F"/>
    <w:rsid w:val="00673E2E"/>
    <w:rsid w:val="006838DA"/>
    <w:rsid w:val="006908E5"/>
    <w:rsid w:val="006A2669"/>
    <w:rsid w:val="006A2A03"/>
    <w:rsid w:val="006A3A79"/>
    <w:rsid w:val="006A6F6C"/>
    <w:rsid w:val="006C5970"/>
    <w:rsid w:val="006E03B2"/>
    <w:rsid w:val="006E12A7"/>
    <w:rsid w:val="006E3394"/>
    <w:rsid w:val="006E6827"/>
    <w:rsid w:val="006E7033"/>
    <w:rsid w:val="006F2CFB"/>
    <w:rsid w:val="006F6A38"/>
    <w:rsid w:val="00706A1F"/>
    <w:rsid w:val="00707C11"/>
    <w:rsid w:val="00714DAE"/>
    <w:rsid w:val="00715CB3"/>
    <w:rsid w:val="00721128"/>
    <w:rsid w:val="00722735"/>
    <w:rsid w:val="0073482B"/>
    <w:rsid w:val="00735238"/>
    <w:rsid w:val="00742988"/>
    <w:rsid w:val="007439B8"/>
    <w:rsid w:val="00745630"/>
    <w:rsid w:val="00765087"/>
    <w:rsid w:val="00770DAD"/>
    <w:rsid w:val="00773BE1"/>
    <w:rsid w:val="00781C53"/>
    <w:rsid w:val="00781F69"/>
    <w:rsid w:val="00793C48"/>
    <w:rsid w:val="007A25EF"/>
    <w:rsid w:val="007A35AD"/>
    <w:rsid w:val="007A53A5"/>
    <w:rsid w:val="007B3F64"/>
    <w:rsid w:val="007C21F2"/>
    <w:rsid w:val="007C4056"/>
    <w:rsid w:val="007D0156"/>
    <w:rsid w:val="007D255E"/>
    <w:rsid w:val="007D2E3B"/>
    <w:rsid w:val="007E218D"/>
    <w:rsid w:val="007E35E6"/>
    <w:rsid w:val="007E79E4"/>
    <w:rsid w:val="008042E1"/>
    <w:rsid w:val="00811E6F"/>
    <w:rsid w:val="00815AF5"/>
    <w:rsid w:val="00816E3E"/>
    <w:rsid w:val="00817587"/>
    <w:rsid w:val="00820B53"/>
    <w:rsid w:val="00836930"/>
    <w:rsid w:val="008379B2"/>
    <w:rsid w:val="0084055A"/>
    <w:rsid w:val="008474C5"/>
    <w:rsid w:val="008512F7"/>
    <w:rsid w:val="008630DD"/>
    <w:rsid w:val="00874854"/>
    <w:rsid w:val="008757CC"/>
    <w:rsid w:val="008815FC"/>
    <w:rsid w:val="00883998"/>
    <w:rsid w:val="0089132A"/>
    <w:rsid w:val="00892BFD"/>
    <w:rsid w:val="00897A55"/>
    <w:rsid w:val="008A1205"/>
    <w:rsid w:val="008A4882"/>
    <w:rsid w:val="008A7941"/>
    <w:rsid w:val="008D1537"/>
    <w:rsid w:val="008D29D5"/>
    <w:rsid w:val="008D31F4"/>
    <w:rsid w:val="008E2295"/>
    <w:rsid w:val="008E2327"/>
    <w:rsid w:val="008E43D5"/>
    <w:rsid w:val="008E4CEA"/>
    <w:rsid w:val="008E73D3"/>
    <w:rsid w:val="008F33F7"/>
    <w:rsid w:val="00904E39"/>
    <w:rsid w:val="009070AD"/>
    <w:rsid w:val="00913887"/>
    <w:rsid w:val="00920D5B"/>
    <w:rsid w:val="00931FE4"/>
    <w:rsid w:val="00935FA4"/>
    <w:rsid w:val="00936DEB"/>
    <w:rsid w:val="00943256"/>
    <w:rsid w:val="00944842"/>
    <w:rsid w:val="009521A2"/>
    <w:rsid w:val="0095645D"/>
    <w:rsid w:val="00956B68"/>
    <w:rsid w:val="00964829"/>
    <w:rsid w:val="00965CDE"/>
    <w:rsid w:val="00970C3B"/>
    <w:rsid w:val="00976AE8"/>
    <w:rsid w:val="00987C9A"/>
    <w:rsid w:val="009A272C"/>
    <w:rsid w:val="009A3206"/>
    <w:rsid w:val="009B1E5B"/>
    <w:rsid w:val="009B49D0"/>
    <w:rsid w:val="009B4F22"/>
    <w:rsid w:val="009B55FB"/>
    <w:rsid w:val="009C7DA6"/>
    <w:rsid w:val="009D082B"/>
    <w:rsid w:val="009D089A"/>
    <w:rsid w:val="009D1390"/>
    <w:rsid w:val="009D6A5A"/>
    <w:rsid w:val="009D7428"/>
    <w:rsid w:val="009E2EE0"/>
    <w:rsid w:val="009E4A74"/>
    <w:rsid w:val="009F3A87"/>
    <w:rsid w:val="009F4647"/>
    <w:rsid w:val="00A02A88"/>
    <w:rsid w:val="00A1002C"/>
    <w:rsid w:val="00A152D8"/>
    <w:rsid w:val="00A1797C"/>
    <w:rsid w:val="00A23DD4"/>
    <w:rsid w:val="00A24A56"/>
    <w:rsid w:val="00A300D9"/>
    <w:rsid w:val="00A3262D"/>
    <w:rsid w:val="00A47FB5"/>
    <w:rsid w:val="00A54383"/>
    <w:rsid w:val="00A62F20"/>
    <w:rsid w:val="00A64A3F"/>
    <w:rsid w:val="00A7186C"/>
    <w:rsid w:val="00A77A42"/>
    <w:rsid w:val="00A81115"/>
    <w:rsid w:val="00A82DC0"/>
    <w:rsid w:val="00A86DCC"/>
    <w:rsid w:val="00A93B41"/>
    <w:rsid w:val="00AA0061"/>
    <w:rsid w:val="00AB1FCC"/>
    <w:rsid w:val="00AB2F3E"/>
    <w:rsid w:val="00AB45C0"/>
    <w:rsid w:val="00AB5F07"/>
    <w:rsid w:val="00AC3132"/>
    <w:rsid w:val="00AD5C7C"/>
    <w:rsid w:val="00AD5F13"/>
    <w:rsid w:val="00AE09E9"/>
    <w:rsid w:val="00AE3B1B"/>
    <w:rsid w:val="00AE4EC5"/>
    <w:rsid w:val="00AF1E0E"/>
    <w:rsid w:val="00AF49F8"/>
    <w:rsid w:val="00AF7796"/>
    <w:rsid w:val="00B048C7"/>
    <w:rsid w:val="00B059B7"/>
    <w:rsid w:val="00B16E84"/>
    <w:rsid w:val="00B20954"/>
    <w:rsid w:val="00B24664"/>
    <w:rsid w:val="00B30484"/>
    <w:rsid w:val="00B3146A"/>
    <w:rsid w:val="00B40458"/>
    <w:rsid w:val="00B56829"/>
    <w:rsid w:val="00B60444"/>
    <w:rsid w:val="00B70518"/>
    <w:rsid w:val="00B761CD"/>
    <w:rsid w:val="00B950D5"/>
    <w:rsid w:val="00BA1D2C"/>
    <w:rsid w:val="00BB059A"/>
    <w:rsid w:val="00BB5341"/>
    <w:rsid w:val="00BC513F"/>
    <w:rsid w:val="00BD0C59"/>
    <w:rsid w:val="00BD250A"/>
    <w:rsid w:val="00BE5737"/>
    <w:rsid w:val="00BF0EC6"/>
    <w:rsid w:val="00C162D0"/>
    <w:rsid w:val="00C26F39"/>
    <w:rsid w:val="00C30EEE"/>
    <w:rsid w:val="00C31889"/>
    <w:rsid w:val="00C41ECA"/>
    <w:rsid w:val="00C45830"/>
    <w:rsid w:val="00C47DC5"/>
    <w:rsid w:val="00C51055"/>
    <w:rsid w:val="00C57815"/>
    <w:rsid w:val="00C66643"/>
    <w:rsid w:val="00C80707"/>
    <w:rsid w:val="00C81141"/>
    <w:rsid w:val="00C837B1"/>
    <w:rsid w:val="00C97833"/>
    <w:rsid w:val="00CA13BC"/>
    <w:rsid w:val="00CA786C"/>
    <w:rsid w:val="00CA792F"/>
    <w:rsid w:val="00CC223C"/>
    <w:rsid w:val="00CD054C"/>
    <w:rsid w:val="00CD4EC9"/>
    <w:rsid w:val="00CD6D17"/>
    <w:rsid w:val="00CD76DD"/>
    <w:rsid w:val="00CF1ABB"/>
    <w:rsid w:val="00CF20FB"/>
    <w:rsid w:val="00D03681"/>
    <w:rsid w:val="00D14CDE"/>
    <w:rsid w:val="00D16417"/>
    <w:rsid w:val="00D17E2D"/>
    <w:rsid w:val="00D2389D"/>
    <w:rsid w:val="00D24B08"/>
    <w:rsid w:val="00D25557"/>
    <w:rsid w:val="00D256FC"/>
    <w:rsid w:val="00D31F40"/>
    <w:rsid w:val="00D520A0"/>
    <w:rsid w:val="00D53C88"/>
    <w:rsid w:val="00D63323"/>
    <w:rsid w:val="00D63EA0"/>
    <w:rsid w:val="00D82AA4"/>
    <w:rsid w:val="00D8566B"/>
    <w:rsid w:val="00D91EB6"/>
    <w:rsid w:val="00D937B0"/>
    <w:rsid w:val="00DB087E"/>
    <w:rsid w:val="00DB7946"/>
    <w:rsid w:val="00DC4880"/>
    <w:rsid w:val="00DD6760"/>
    <w:rsid w:val="00DE432C"/>
    <w:rsid w:val="00DE6E3F"/>
    <w:rsid w:val="00DE6F83"/>
    <w:rsid w:val="00DF0CE1"/>
    <w:rsid w:val="00DF4471"/>
    <w:rsid w:val="00E016A0"/>
    <w:rsid w:val="00E0243B"/>
    <w:rsid w:val="00E03601"/>
    <w:rsid w:val="00E14D46"/>
    <w:rsid w:val="00E33C63"/>
    <w:rsid w:val="00E37C32"/>
    <w:rsid w:val="00E45DB7"/>
    <w:rsid w:val="00E462C0"/>
    <w:rsid w:val="00E4660E"/>
    <w:rsid w:val="00E56F35"/>
    <w:rsid w:val="00E63E19"/>
    <w:rsid w:val="00E70848"/>
    <w:rsid w:val="00E75498"/>
    <w:rsid w:val="00E76CB5"/>
    <w:rsid w:val="00E9607B"/>
    <w:rsid w:val="00EB4092"/>
    <w:rsid w:val="00EB5CEE"/>
    <w:rsid w:val="00EC0C87"/>
    <w:rsid w:val="00EC7199"/>
    <w:rsid w:val="00ED0B46"/>
    <w:rsid w:val="00ED211D"/>
    <w:rsid w:val="00EE3AF8"/>
    <w:rsid w:val="00EE5859"/>
    <w:rsid w:val="00EF2968"/>
    <w:rsid w:val="00EF2F55"/>
    <w:rsid w:val="00EF6CCC"/>
    <w:rsid w:val="00F011FD"/>
    <w:rsid w:val="00F05C28"/>
    <w:rsid w:val="00F10884"/>
    <w:rsid w:val="00F22DC4"/>
    <w:rsid w:val="00F243AE"/>
    <w:rsid w:val="00F43FD9"/>
    <w:rsid w:val="00F608EA"/>
    <w:rsid w:val="00F60DF8"/>
    <w:rsid w:val="00F731CF"/>
    <w:rsid w:val="00F77AE0"/>
    <w:rsid w:val="00FA4442"/>
    <w:rsid w:val="00FB29FE"/>
    <w:rsid w:val="00FB35CF"/>
    <w:rsid w:val="00FC03D4"/>
    <w:rsid w:val="00FC54D2"/>
    <w:rsid w:val="00FD0E84"/>
    <w:rsid w:val="00FD755D"/>
    <w:rsid w:val="00FE5130"/>
    <w:rsid w:val="00FE67E8"/>
    <w:rsid w:val="00FF004E"/>
    <w:rsid w:val="00FF0BC0"/>
    <w:rsid w:val="00FF4BF8"/>
    <w:rsid w:val="00FF52D6"/>
    <w:rsid w:val="00FF74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484AFB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ZA"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24D79"/>
  </w:style>
  <w:style w:type="paragraph" w:styleId="Heading1">
    <w:name w:val="heading 1"/>
    <w:basedOn w:val="Normal"/>
    <w:next w:val="Normal"/>
    <w:link w:val="Heading1Char"/>
    <w:uiPriority w:val="9"/>
    <w:qFormat/>
    <w:rsid w:val="00FB35CF"/>
    <w:pPr>
      <w:keepNext/>
      <w:keepLines/>
      <w:numPr>
        <w:numId w:val="54"/>
      </w:numPr>
      <w:outlineLvl w:val="0"/>
    </w:pPr>
    <w:rPr>
      <w:rFonts w:ascii="Times New Roman" w:eastAsiaTheme="majorEastAsia" w:hAnsi="Times New Roman" w:cstheme="majorBidi"/>
      <w:b/>
      <w:bCs/>
      <w:sz w:val="24"/>
      <w:szCs w:val="28"/>
      <w:lang w:val="en-CA"/>
    </w:rPr>
  </w:style>
  <w:style w:type="paragraph" w:styleId="Heading2">
    <w:name w:val="heading 2"/>
    <w:basedOn w:val="Normal"/>
    <w:next w:val="Normal"/>
    <w:link w:val="Heading2Char"/>
    <w:uiPriority w:val="9"/>
    <w:unhideWhenUsed/>
    <w:qFormat/>
    <w:rsid w:val="00FB29FE"/>
    <w:pPr>
      <w:keepNext/>
      <w:keepLines/>
      <w:numPr>
        <w:ilvl w:val="1"/>
        <w:numId w:val="54"/>
      </w:numPr>
      <w:spacing w:before="200"/>
      <w:outlineLvl w:val="1"/>
    </w:pPr>
    <w:rPr>
      <w:rFonts w:ascii="Times New Roman" w:eastAsiaTheme="majorEastAsia" w:hAnsi="Times New Roman" w:cstheme="majorBidi"/>
      <w:b/>
      <w:bCs/>
      <w:sz w:val="24"/>
      <w:szCs w:val="26"/>
      <w:lang w:val="en-CA"/>
    </w:rPr>
  </w:style>
  <w:style w:type="paragraph" w:styleId="Heading3">
    <w:name w:val="heading 3"/>
    <w:basedOn w:val="Normal"/>
    <w:next w:val="Normal"/>
    <w:link w:val="Heading3Char"/>
    <w:uiPriority w:val="9"/>
    <w:unhideWhenUsed/>
    <w:qFormat/>
    <w:rsid w:val="001B61C4"/>
    <w:pPr>
      <w:keepNext/>
      <w:keepLines/>
      <w:numPr>
        <w:ilvl w:val="2"/>
        <w:numId w:val="54"/>
      </w:numPr>
      <w:spacing w:before="200"/>
      <w:ind w:left="851"/>
      <w:outlineLvl w:val="2"/>
    </w:pPr>
    <w:rPr>
      <w:rFonts w:ascii="Times New Roman" w:eastAsiaTheme="majorEastAsia" w:hAnsi="Times New Roman" w:cstheme="majorBidi"/>
      <w:bCs/>
      <w:i/>
      <w:color w:val="000000" w:themeColor="text1"/>
      <w:sz w:val="24"/>
      <w:lang w:val="en-CA"/>
    </w:rPr>
  </w:style>
  <w:style w:type="paragraph" w:styleId="Heading4">
    <w:name w:val="heading 4"/>
    <w:basedOn w:val="Normal"/>
    <w:next w:val="Normal"/>
    <w:link w:val="Heading4Char"/>
    <w:uiPriority w:val="9"/>
    <w:unhideWhenUsed/>
    <w:qFormat/>
    <w:rsid w:val="00FB29FE"/>
    <w:pPr>
      <w:keepNext/>
      <w:keepLines/>
      <w:numPr>
        <w:ilvl w:val="3"/>
        <w:numId w:val="54"/>
      </w:numPr>
      <w:spacing w:before="200" w:line="276" w:lineRule="auto"/>
      <w:outlineLvl w:val="3"/>
    </w:pPr>
    <w:rPr>
      <w:rFonts w:ascii="Times New Roman" w:eastAsiaTheme="majorEastAsia" w:hAnsi="Times New Roman" w:cstheme="majorBidi"/>
      <w:bCs/>
      <w:iCs/>
      <w:color w:val="000000" w:themeColor="text1"/>
      <w:sz w:val="24"/>
      <w:u w:val="single"/>
      <w:lang w:eastAsia="en-ZA"/>
    </w:rPr>
  </w:style>
  <w:style w:type="paragraph" w:styleId="Heading5">
    <w:name w:val="heading 5"/>
    <w:basedOn w:val="Normal"/>
    <w:next w:val="Normal"/>
    <w:link w:val="Heading5Char"/>
    <w:uiPriority w:val="9"/>
    <w:unhideWhenUsed/>
    <w:qFormat/>
    <w:rsid w:val="004F70B1"/>
    <w:pPr>
      <w:keepNext/>
      <w:keepLines/>
      <w:numPr>
        <w:ilvl w:val="4"/>
        <w:numId w:val="54"/>
      </w:numPr>
      <w:spacing w:before="200"/>
      <w:ind w:left="0" w:firstLine="0"/>
      <w:outlineLvl w:val="4"/>
    </w:pPr>
    <w:rPr>
      <w:rFonts w:ascii="Times New Roman" w:eastAsiaTheme="majorEastAsia" w:hAnsi="Times New Roman" w:cstheme="majorBidi"/>
      <w:i/>
      <w:color w:val="000000" w:themeColor="text1"/>
      <w:sz w:val="24"/>
      <w:lang w:val="en-CA"/>
    </w:rPr>
  </w:style>
  <w:style w:type="paragraph" w:styleId="Heading6">
    <w:name w:val="heading 6"/>
    <w:basedOn w:val="Normal"/>
    <w:next w:val="Normal"/>
    <w:link w:val="Heading6Char"/>
    <w:uiPriority w:val="9"/>
    <w:semiHidden/>
    <w:unhideWhenUsed/>
    <w:qFormat/>
    <w:rsid w:val="00987C9A"/>
    <w:pPr>
      <w:keepNext/>
      <w:keepLines/>
      <w:spacing w:before="200"/>
      <w:ind w:left="1152" w:hanging="1152"/>
      <w:outlineLvl w:val="5"/>
    </w:pPr>
    <w:rPr>
      <w:rFonts w:asciiTheme="majorHAnsi" w:eastAsiaTheme="majorEastAsia" w:hAnsiTheme="majorHAnsi" w:cstheme="majorBidi"/>
      <w:i/>
      <w:iCs/>
      <w:color w:val="243F60" w:themeColor="accent1" w:themeShade="7F"/>
      <w:sz w:val="20"/>
      <w:lang w:val="en-CA"/>
    </w:rPr>
  </w:style>
  <w:style w:type="paragraph" w:styleId="Heading7">
    <w:name w:val="heading 7"/>
    <w:basedOn w:val="Normal"/>
    <w:next w:val="Normal"/>
    <w:link w:val="Heading7Char"/>
    <w:uiPriority w:val="9"/>
    <w:semiHidden/>
    <w:unhideWhenUsed/>
    <w:qFormat/>
    <w:rsid w:val="00987C9A"/>
    <w:pPr>
      <w:keepNext/>
      <w:keepLines/>
      <w:spacing w:before="200"/>
      <w:ind w:left="1296" w:hanging="1296"/>
      <w:outlineLvl w:val="6"/>
    </w:pPr>
    <w:rPr>
      <w:rFonts w:asciiTheme="majorHAnsi" w:eastAsiaTheme="majorEastAsia" w:hAnsiTheme="majorHAnsi" w:cstheme="majorBidi"/>
      <w:i/>
      <w:iCs/>
      <w:color w:val="404040" w:themeColor="text1" w:themeTint="BF"/>
      <w:sz w:val="20"/>
      <w:lang w:val="en-CA"/>
    </w:rPr>
  </w:style>
  <w:style w:type="paragraph" w:styleId="Heading8">
    <w:name w:val="heading 8"/>
    <w:basedOn w:val="Normal"/>
    <w:next w:val="Normal"/>
    <w:link w:val="Heading8Char"/>
    <w:uiPriority w:val="9"/>
    <w:semiHidden/>
    <w:unhideWhenUsed/>
    <w:qFormat/>
    <w:rsid w:val="00987C9A"/>
    <w:pPr>
      <w:keepNext/>
      <w:keepLines/>
      <w:spacing w:before="200"/>
      <w:ind w:left="1440" w:hanging="1440"/>
      <w:outlineLvl w:val="7"/>
    </w:pPr>
    <w:rPr>
      <w:rFonts w:asciiTheme="majorHAnsi" w:eastAsiaTheme="majorEastAsia" w:hAnsiTheme="majorHAnsi" w:cstheme="majorBidi"/>
      <w:color w:val="404040" w:themeColor="text1" w:themeTint="BF"/>
      <w:sz w:val="20"/>
      <w:szCs w:val="20"/>
      <w:lang w:val="en-CA"/>
    </w:rPr>
  </w:style>
  <w:style w:type="paragraph" w:styleId="Heading9">
    <w:name w:val="heading 9"/>
    <w:basedOn w:val="Normal"/>
    <w:next w:val="Normal"/>
    <w:link w:val="Heading9Char"/>
    <w:uiPriority w:val="9"/>
    <w:semiHidden/>
    <w:unhideWhenUsed/>
    <w:qFormat/>
    <w:rsid w:val="00987C9A"/>
    <w:pPr>
      <w:keepNext/>
      <w:keepLines/>
      <w:spacing w:before="200"/>
      <w:ind w:left="1584" w:hanging="1584"/>
      <w:outlineLvl w:val="8"/>
    </w:pPr>
    <w:rPr>
      <w:rFonts w:asciiTheme="majorHAnsi" w:eastAsiaTheme="majorEastAsia" w:hAnsiTheme="majorHAnsi" w:cstheme="majorBidi"/>
      <w:i/>
      <w:iCs/>
      <w:color w:val="404040" w:themeColor="text1" w:themeTint="BF"/>
      <w:sz w:val="20"/>
      <w:szCs w:val="20"/>
      <w:lang w:val="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35FA4"/>
    <w:pPr>
      <w:ind w:left="720"/>
      <w:contextualSpacing/>
    </w:pPr>
  </w:style>
  <w:style w:type="paragraph" w:styleId="Header">
    <w:name w:val="header"/>
    <w:basedOn w:val="Normal"/>
    <w:link w:val="HeaderChar"/>
    <w:uiPriority w:val="99"/>
    <w:unhideWhenUsed/>
    <w:rsid w:val="00B56829"/>
    <w:pPr>
      <w:tabs>
        <w:tab w:val="center" w:pos="4513"/>
        <w:tab w:val="right" w:pos="9026"/>
      </w:tabs>
    </w:pPr>
  </w:style>
  <w:style w:type="character" w:customStyle="1" w:styleId="HeaderChar">
    <w:name w:val="Header Char"/>
    <w:basedOn w:val="DefaultParagraphFont"/>
    <w:link w:val="Header"/>
    <w:uiPriority w:val="99"/>
    <w:rsid w:val="00B56829"/>
  </w:style>
  <w:style w:type="paragraph" w:styleId="Footer">
    <w:name w:val="footer"/>
    <w:basedOn w:val="Normal"/>
    <w:link w:val="FooterChar"/>
    <w:uiPriority w:val="99"/>
    <w:unhideWhenUsed/>
    <w:rsid w:val="00B56829"/>
    <w:pPr>
      <w:tabs>
        <w:tab w:val="center" w:pos="4513"/>
        <w:tab w:val="right" w:pos="9026"/>
      </w:tabs>
    </w:pPr>
  </w:style>
  <w:style w:type="character" w:customStyle="1" w:styleId="FooterChar">
    <w:name w:val="Footer Char"/>
    <w:basedOn w:val="DefaultParagraphFont"/>
    <w:link w:val="Footer"/>
    <w:uiPriority w:val="99"/>
    <w:rsid w:val="00B56829"/>
  </w:style>
  <w:style w:type="paragraph" w:styleId="BalloonText">
    <w:name w:val="Balloon Text"/>
    <w:basedOn w:val="Normal"/>
    <w:link w:val="BalloonTextChar"/>
    <w:uiPriority w:val="99"/>
    <w:semiHidden/>
    <w:unhideWhenUsed/>
    <w:rsid w:val="00D25557"/>
    <w:rPr>
      <w:rFonts w:ascii="Tahoma" w:hAnsi="Tahoma" w:cs="Tahoma"/>
      <w:sz w:val="16"/>
      <w:szCs w:val="16"/>
    </w:rPr>
  </w:style>
  <w:style w:type="character" w:customStyle="1" w:styleId="BalloonTextChar">
    <w:name w:val="Balloon Text Char"/>
    <w:basedOn w:val="DefaultParagraphFont"/>
    <w:link w:val="BalloonText"/>
    <w:uiPriority w:val="99"/>
    <w:semiHidden/>
    <w:rsid w:val="00D25557"/>
    <w:rPr>
      <w:rFonts w:ascii="Tahoma" w:hAnsi="Tahoma" w:cs="Tahoma"/>
      <w:sz w:val="16"/>
      <w:szCs w:val="16"/>
    </w:rPr>
  </w:style>
  <w:style w:type="paragraph" w:styleId="BodyText">
    <w:name w:val="Body Text"/>
    <w:basedOn w:val="Normal"/>
    <w:link w:val="BodyTextChar"/>
    <w:rsid w:val="00465C7D"/>
    <w:pPr>
      <w:tabs>
        <w:tab w:val="left" w:pos="720"/>
        <w:tab w:val="right" w:pos="8460"/>
      </w:tabs>
      <w:spacing w:before="120" w:line="480" w:lineRule="auto"/>
      <w:jc w:val="both"/>
    </w:pPr>
    <w:rPr>
      <w:rFonts w:ascii="Times New Roman" w:eastAsia="Times New Roman" w:hAnsi="Times New Roman" w:cs="Times New Roman"/>
      <w:sz w:val="20"/>
      <w:szCs w:val="20"/>
      <w:lang w:val="en-US" w:eastAsia="en-ZA"/>
    </w:rPr>
  </w:style>
  <w:style w:type="character" w:customStyle="1" w:styleId="BodyTextChar">
    <w:name w:val="Body Text Char"/>
    <w:basedOn w:val="DefaultParagraphFont"/>
    <w:link w:val="BodyText"/>
    <w:rsid w:val="00465C7D"/>
    <w:rPr>
      <w:rFonts w:ascii="Times New Roman" w:eastAsia="Times New Roman" w:hAnsi="Times New Roman" w:cs="Times New Roman"/>
      <w:sz w:val="20"/>
      <w:szCs w:val="20"/>
      <w:lang w:val="en-US" w:eastAsia="en-ZA"/>
    </w:rPr>
  </w:style>
  <w:style w:type="character" w:customStyle="1" w:styleId="Heading4Char">
    <w:name w:val="Heading 4 Char"/>
    <w:basedOn w:val="DefaultParagraphFont"/>
    <w:link w:val="Heading4"/>
    <w:uiPriority w:val="9"/>
    <w:rsid w:val="00FB29FE"/>
    <w:rPr>
      <w:rFonts w:ascii="Times New Roman" w:eastAsiaTheme="majorEastAsia" w:hAnsi="Times New Roman" w:cstheme="majorBidi"/>
      <w:bCs/>
      <w:iCs/>
      <w:color w:val="000000" w:themeColor="text1"/>
      <w:sz w:val="24"/>
      <w:u w:val="single"/>
      <w:lang w:eastAsia="en-ZA"/>
    </w:rPr>
  </w:style>
  <w:style w:type="table" w:styleId="TableGrid">
    <w:name w:val="Table Grid"/>
    <w:basedOn w:val="TableNormal"/>
    <w:uiPriority w:val="59"/>
    <w:rsid w:val="00987C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987C9A"/>
    <w:rPr>
      <w:sz w:val="16"/>
      <w:szCs w:val="16"/>
    </w:rPr>
  </w:style>
  <w:style w:type="paragraph" w:styleId="CommentText">
    <w:name w:val="annotation text"/>
    <w:basedOn w:val="Normal"/>
    <w:link w:val="CommentTextChar"/>
    <w:uiPriority w:val="99"/>
    <w:unhideWhenUsed/>
    <w:rsid w:val="00987C9A"/>
    <w:rPr>
      <w:sz w:val="20"/>
      <w:szCs w:val="20"/>
    </w:rPr>
  </w:style>
  <w:style w:type="character" w:customStyle="1" w:styleId="CommentTextChar">
    <w:name w:val="Comment Text Char"/>
    <w:basedOn w:val="DefaultParagraphFont"/>
    <w:link w:val="CommentText"/>
    <w:uiPriority w:val="99"/>
    <w:rsid w:val="00987C9A"/>
    <w:rPr>
      <w:sz w:val="20"/>
      <w:szCs w:val="20"/>
    </w:rPr>
  </w:style>
  <w:style w:type="character" w:customStyle="1" w:styleId="Heading1Char">
    <w:name w:val="Heading 1 Char"/>
    <w:basedOn w:val="DefaultParagraphFont"/>
    <w:link w:val="Heading1"/>
    <w:uiPriority w:val="9"/>
    <w:rsid w:val="00FB35CF"/>
    <w:rPr>
      <w:rFonts w:ascii="Times New Roman" w:eastAsiaTheme="majorEastAsia" w:hAnsi="Times New Roman" w:cstheme="majorBidi"/>
      <w:b/>
      <w:bCs/>
      <w:sz w:val="24"/>
      <w:szCs w:val="28"/>
      <w:lang w:val="en-CA"/>
    </w:rPr>
  </w:style>
  <w:style w:type="character" w:customStyle="1" w:styleId="Heading2Char">
    <w:name w:val="Heading 2 Char"/>
    <w:basedOn w:val="DefaultParagraphFont"/>
    <w:link w:val="Heading2"/>
    <w:uiPriority w:val="9"/>
    <w:rsid w:val="00FB29FE"/>
    <w:rPr>
      <w:rFonts w:ascii="Times New Roman" w:eastAsiaTheme="majorEastAsia" w:hAnsi="Times New Roman" w:cstheme="majorBidi"/>
      <w:b/>
      <w:bCs/>
      <w:sz w:val="24"/>
      <w:szCs w:val="26"/>
      <w:lang w:val="en-CA"/>
    </w:rPr>
  </w:style>
  <w:style w:type="character" w:customStyle="1" w:styleId="Heading3Char">
    <w:name w:val="Heading 3 Char"/>
    <w:basedOn w:val="DefaultParagraphFont"/>
    <w:link w:val="Heading3"/>
    <w:uiPriority w:val="9"/>
    <w:rsid w:val="001B61C4"/>
    <w:rPr>
      <w:rFonts w:ascii="Times New Roman" w:eastAsiaTheme="majorEastAsia" w:hAnsi="Times New Roman" w:cstheme="majorBidi"/>
      <w:bCs/>
      <w:i/>
      <w:color w:val="000000" w:themeColor="text1"/>
      <w:sz w:val="24"/>
      <w:lang w:val="en-CA"/>
    </w:rPr>
  </w:style>
  <w:style w:type="character" w:customStyle="1" w:styleId="Heading5Char">
    <w:name w:val="Heading 5 Char"/>
    <w:basedOn w:val="DefaultParagraphFont"/>
    <w:link w:val="Heading5"/>
    <w:uiPriority w:val="9"/>
    <w:rsid w:val="004F70B1"/>
    <w:rPr>
      <w:rFonts w:ascii="Times New Roman" w:eastAsiaTheme="majorEastAsia" w:hAnsi="Times New Roman" w:cstheme="majorBidi"/>
      <w:i/>
      <w:color w:val="000000" w:themeColor="text1"/>
      <w:sz w:val="24"/>
      <w:lang w:val="en-CA"/>
    </w:rPr>
  </w:style>
  <w:style w:type="character" w:customStyle="1" w:styleId="Heading6Char">
    <w:name w:val="Heading 6 Char"/>
    <w:basedOn w:val="DefaultParagraphFont"/>
    <w:link w:val="Heading6"/>
    <w:uiPriority w:val="9"/>
    <w:semiHidden/>
    <w:rsid w:val="00987C9A"/>
    <w:rPr>
      <w:rFonts w:asciiTheme="majorHAnsi" w:eastAsiaTheme="majorEastAsia" w:hAnsiTheme="majorHAnsi" w:cstheme="majorBidi"/>
      <w:i/>
      <w:iCs/>
      <w:color w:val="243F60" w:themeColor="accent1" w:themeShade="7F"/>
      <w:sz w:val="20"/>
      <w:lang w:val="en-CA"/>
    </w:rPr>
  </w:style>
  <w:style w:type="character" w:customStyle="1" w:styleId="Heading7Char">
    <w:name w:val="Heading 7 Char"/>
    <w:basedOn w:val="DefaultParagraphFont"/>
    <w:link w:val="Heading7"/>
    <w:uiPriority w:val="9"/>
    <w:semiHidden/>
    <w:rsid w:val="00987C9A"/>
    <w:rPr>
      <w:rFonts w:asciiTheme="majorHAnsi" w:eastAsiaTheme="majorEastAsia" w:hAnsiTheme="majorHAnsi" w:cstheme="majorBidi"/>
      <w:i/>
      <w:iCs/>
      <w:color w:val="404040" w:themeColor="text1" w:themeTint="BF"/>
      <w:sz w:val="20"/>
      <w:lang w:val="en-CA"/>
    </w:rPr>
  </w:style>
  <w:style w:type="character" w:customStyle="1" w:styleId="Heading8Char">
    <w:name w:val="Heading 8 Char"/>
    <w:basedOn w:val="DefaultParagraphFont"/>
    <w:link w:val="Heading8"/>
    <w:uiPriority w:val="9"/>
    <w:semiHidden/>
    <w:rsid w:val="00987C9A"/>
    <w:rPr>
      <w:rFonts w:asciiTheme="majorHAnsi" w:eastAsiaTheme="majorEastAsia" w:hAnsiTheme="majorHAnsi" w:cstheme="majorBidi"/>
      <w:color w:val="404040" w:themeColor="text1" w:themeTint="BF"/>
      <w:sz w:val="20"/>
      <w:szCs w:val="20"/>
      <w:lang w:val="en-CA"/>
    </w:rPr>
  </w:style>
  <w:style w:type="character" w:customStyle="1" w:styleId="Heading9Char">
    <w:name w:val="Heading 9 Char"/>
    <w:basedOn w:val="DefaultParagraphFont"/>
    <w:link w:val="Heading9"/>
    <w:uiPriority w:val="9"/>
    <w:semiHidden/>
    <w:rsid w:val="00987C9A"/>
    <w:rPr>
      <w:rFonts w:asciiTheme="majorHAnsi" w:eastAsiaTheme="majorEastAsia" w:hAnsiTheme="majorHAnsi" w:cstheme="majorBidi"/>
      <w:i/>
      <w:iCs/>
      <w:color w:val="404040" w:themeColor="text1" w:themeTint="BF"/>
      <w:sz w:val="20"/>
      <w:szCs w:val="20"/>
      <w:lang w:val="en-CA"/>
    </w:rPr>
  </w:style>
  <w:style w:type="numbering" w:customStyle="1" w:styleId="NoList1">
    <w:name w:val="No List1"/>
    <w:next w:val="NoList"/>
    <w:uiPriority w:val="99"/>
    <w:semiHidden/>
    <w:unhideWhenUsed/>
    <w:rsid w:val="00987C9A"/>
  </w:style>
  <w:style w:type="table" w:customStyle="1" w:styleId="TableGrid1">
    <w:name w:val="Table Grid1"/>
    <w:basedOn w:val="TableNormal"/>
    <w:next w:val="TableGrid"/>
    <w:uiPriority w:val="59"/>
    <w:rsid w:val="00987C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987C9A"/>
    <w:rPr>
      <w:b/>
      <w:bCs/>
    </w:rPr>
  </w:style>
  <w:style w:type="character" w:customStyle="1" w:styleId="CommentSubjectChar">
    <w:name w:val="Comment Subject Char"/>
    <w:basedOn w:val="CommentTextChar"/>
    <w:link w:val="CommentSubject"/>
    <w:uiPriority w:val="99"/>
    <w:semiHidden/>
    <w:rsid w:val="00987C9A"/>
    <w:rPr>
      <w:b/>
      <w:bCs/>
      <w:sz w:val="20"/>
      <w:szCs w:val="20"/>
    </w:rPr>
  </w:style>
  <w:style w:type="character" w:styleId="PlaceholderText">
    <w:name w:val="Placeholder Text"/>
    <w:basedOn w:val="DefaultParagraphFont"/>
    <w:uiPriority w:val="99"/>
    <w:semiHidden/>
    <w:rsid w:val="00987C9A"/>
    <w:rPr>
      <w:color w:val="808080"/>
    </w:rPr>
  </w:style>
  <w:style w:type="table" w:customStyle="1" w:styleId="TableGrid11">
    <w:name w:val="Table Grid11"/>
    <w:basedOn w:val="TableNormal"/>
    <w:next w:val="TableGrid"/>
    <w:uiPriority w:val="59"/>
    <w:rsid w:val="00987C9A"/>
    <w:rPr>
      <w:rFonts w:eastAsiaTheme="minorEastAsia"/>
      <w:lang w:val="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
    <w:name w:val="No List11"/>
    <w:next w:val="NoList"/>
    <w:uiPriority w:val="99"/>
    <w:semiHidden/>
    <w:unhideWhenUsed/>
    <w:rsid w:val="00987C9A"/>
  </w:style>
  <w:style w:type="paragraph" w:styleId="FootnoteText">
    <w:name w:val="footnote text"/>
    <w:basedOn w:val="Normal"/>
    <w:link w:val="FootnoteTextChar"/>
    <w:uiPriority w:val="99"/>
    <w:semiHidden/>
    <w:unhideWhenUsed/>
    <w:rsid w:val="00987C9A"/>
    <w:rPr>
      <w:rFonts w:ascii="Times New Roman" w:eastAsiaTheme="minorEastAsia" w:hAnsi="Times New Roman"/>
      <w:sz w:val="20"/>
      <w:szCs w:val="20"/>
      <w:lang w:val="en-CA"/>
    </w:rPr>
  </w:style>
  <w:style w:type="character" w:customStyle="1" w:styleId="FootnoteTextChar">
    <w:name w:val="Footnote Text Char"/>
    <w:basedOn w:val="DefaultParagraphFont"/>
    <w:link w:val="FootnoteText"/>
    <w:uiPriority w:val="99"/>
    <w:semiHidden/>
    <w:rsid w:val="00987C9A"/>
    <w:rPr>
      <w:rFonts w:ascii="Times New Roman" w:eastAsiaTheme="minorEastAsia" w:hAnsi="Times New Roman"/>
      <w:sz w:val="20"/>
      <w:szCs w:val="20"/>
      <w:lang w:val="en-CA"/>
    </w:rPr>
  </w:style>
  <w:style w:type="character" w:styleId="FootnoteReference">
    <w:name w:val="footnote reference"/>
    <w:basedOn w:val="DefaultParagraphFont"/>
    <w:uiPriority w:val="99"/>
    <w:semiHidden/>
    <w:unhideWhenUsed/>
    <w:rsid w:val="00987C9A"/>
    <w:rPr>
      <w:vertAlign w:val="superscript"/>
    </w:rPr>
  </w:style>
  <w:style w:type="paragraph" w:styleId="EndnoteText">
    <w:name w:val="endnote text"/>
    <w:basedOn w:val="Normal"/>
    <w:link w:val="EndnoteTextChar"/>
    <w:uiPriority w:val="99"/>
    <w:semiHidden/>
    <w:unhideWhenUsed/>
    <w:rsid w:val="00987C9A"/>
    <w:rPr>
      <w:rFonts w:ascii="Times New Roman" w:eastAsiaTheme="minorEastAsia" w:hAnsi="Times New Roman"/>
      <w:sz w:val="20"/>
      <w:szCs w:val="20"/>
      <w:lang w:val="en-CA"/>
    </w:rPr>
  </w:style>
  <w:style w:type="character" w:customStyle="1" w:styleId="EndnoteTextChar">
    <w:name w:val="Endnote Text Char"/>
    <w:basedOn w:val="DefaultParagraphFont"/>
    <w:link w:val="EndnoteText"/>
    <w:uiPriority w:val="99"/>
    <w:semiHidden/>
    <w:rsid w:val="00987C9A"/>
    <w:rPr>
      <w:rFonts w:ascii="Times New Roman" w:eastAsiaTheme="minorEastAsia" w:hAnsi="Times New Roman"/>
      <w:sz w:val="20"/>
      <w:szCs w:val="20"/>
      <w:lang w:val="en-CA"/>
    </w:rPr>
  </w:style>
  <w:style w:type="character" w:styleId="EndnoteReference">
    <w:name w:val="endnote reference"/>
    <w:basedOn w:val="DefaultParagraphFont"/>
    <w:uiPriority w:val="99"/>
    <w:semiHidden/>
    <w:unhideWhenUsed/>
    <w:rsid w:val="00987C9A"/>
    <w:rPr>
      <w:vertAlign w:val="superscript"/>
    </w:rPr>
  </w:style>
  <w:style w:type="paragraph" w:styleId="NoSpacing">
    <w:name w:val="No Spacing"/>
    <w:uiPriority w:val="1"/>
    <w:qFormat/>
    <w:rsid w:val="00987C9A"/>
    <w:rPr>
      <w:rFonts w:ascii="Times New Roman" w:eastAsiaTheme="minorEastAsia" w:hAnsi="Times New Roman"/>
      <w:sz w:val="20"/>
      <w:lang w:val="en-CA"/>
    </w:rPr>
  </w:style>
  <w:style w:type="table" w:customStyle="1" w:styleId="TableGrid2">
    <w:name w:val="Table Grid2"/>
    <w:basedOn w:val="TableNormal"/>
    <w:next w:val="TableGrid"/>
    <w:uiPriority w:val="59"/>
    <w:rsid w:val="00987C9A"/>
    <w:rPr>
      <w:rFonts w:eastAsiaTheme="minorEastAsia"/>
      <w:lang w:val="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87C9A"/>
    <w:rPr>
      <w:color w:val="0000FF" w:themeColor="hyperlink"/>
      <w:u w:val="single"/>
    </w:rPr>
  </w:style>
  <w:style w:type="paragraph" w:styleId="Caption">
    <w:name w:val="caption"/>
    <w:basedOn w:val="Normal"/>
    <w:next w:val="Normal"/>
    <w:uiPriority w:val="35"/>
    <w:unhideWhenUsed/>
    <w:qFormat/>
    <w:rsid w:val="00987C9A"/>
    <w:pPr>
      <w:spacing w:after="200"/>
    </w:pPr>
    <w:rPr>
      <w:rFonts w:ascii="Times New Roman" w:eastAsiaTheme="minorEastAsia" w:hAnsi="Times New Roman"/>
      <w:bCs/>
      <w:sz w:val="20"/>
      <w:szCs w:val="18"/>
      <w:lang w:val="en-CA"/>
    </w:rPr>
  </w:style>
  <w:style w:type="character" w:styleId="FollowedHyperlink">
    <w:name w:val="FollowedHyperlink"/>
    <w:basedOn w:val="DefaultParagraphFont"/>
    <w:uiPriority w:val="99"/>
    <w:semiHidden/>
    <w:unhideWhenUsed/>
    <w:rsid w:val="00987C9A"/>
    <w:rPr>
      <w:color w:val="800080" w:themeColor="followedHyperlink"/>
      <w:u w:val="single"/>
    </w:rPr>
  </w:style>
  <w:style w:type="character" w:styleId="Emphasis">
    <w:name w:val="Emphasis"/>
    <w:basedOn w:val="DefaultParagraphFont"/>
    <w:uiPriority w:val="20"/>
    <w:qFormat/>
    <w:rsid w:val="00987C9A"/>
    <w:rPr>
      <w:i/>
      <w:iCs/>
    </w:rPr>
  </w:style>
  <w:style w:type="paragraph" w:styleId="Revision">
    <w:name w:val="Revision"/>
    <w:hidden/>
    <w:uiPriority w:val="99"/>
    <w:semiHidden/>
    <w:rsid w:val="00E33C63"/>
  </w:style>
  <w:style w:type="character" w:customStyle="1" w:styleId="apple-converted-space">
    <w:name w:val="apple-converted-space"/>
    <w:basedOn w:val="DefaultParagraphFont"/>
    <w:rsid w:val="00DB7946"/>
  </w:style>
  <w:style w:type="paragraph" w:styleId="NormalWeb">
    <w:name w:val="Normal (Web)"/>
    <w:basedOn w:val="Normal"/>
    <w:uiPriority w:val="99"/>
    <w:semiHidden/>
    <w:unhideWhenUsed/>
    <w:rsid w:val="00DB7946"/>
    <w:pPr>
      <w:spacing w:before="100" w:beforeAutospacing="1" w:after="100" w:afterAutospacing="1"/>
    </w:pPr>
    <w:rPr>
      <w:rFonts w:ascii="Times New Roman" w:eastAsia="Times New Roman" w:hAnsi="Times New Roman" w:cs="Times New Roman"/>
      <w:sz w:val="24"/>
      <w:szCs w:val="24"/>
      <w:lang w:val="en-US"/>
    </w:rPr>
  </w:style>
  <w:style w:type="paragraph" w:styleId="TOCHeading">
    <w:name w:val="TOC Heading"/>
    <w:basedOn w:val="Heading1"/>
    <w:next w:val="Normal"/>
    <w:uiPriority w:val="39"/>
    <w:unhideWhenUsed/>
    <w:qFormat/>
    <w:rsid w:val="008757CC"/>
    <w:pPr>
      <w:spacing w:before="480" w:line="276" w:lineRule="auto"/>
      <w:ind w:left="0" w:firstLine="0"/>
      <w:outlineLvl w:val="9"/>
    </w:pPr>
    <w:rPr>
      <w:rFonts w:asciiTheme="majorHAnsi" w:hAnsiTheme="majorHAnsi"/>
      <w:color w:val="365F91" w:themeColor="accent1" w:themeShade="BF"/>
      <w:sz w:val="28"/>
      <w:lang w:val="en-US"/>
    </w:rPr>
  </w:style>
  <w:style w:type="paragraph" w:styleId="TOC1">
    <w:name w:val="toc 1"/>
    <w:basedOn w:val="Normal"/>
    <w:next w:val="Normal"/>
    <w:autoRedefine/>
    <w:uiPriority w:val="39"/>
    <w:unhideWhenUsed/>
    <w:rsid w:val="005A3ABF"/>
    <w:pPr>
      <w:ind w:left="720" w:hanging="720"/>
    </w:pPr>
    <w:rPr>
      <w:rFonts w:ascii="Times New Roman" w:hAnsi="Times New Roman"/>
      <w:sz w:val="24"/>
    </w:rPr>
  </w:style>
  <w:style w:type="paragraph" w:styleId="TOC2">
    <w:name w:val="toc 2"/>
    <w:basedOn w:val="Normal"/>
    <w:next w:val="Normal"/>
    <w:autoRedefine/>
    <w:uiPriority w:val="39"/>
    <w:unhideWhenUsed/>
    <w:rsid w:val="005A3ABF"/>
    <w:pPr>
      <w:ind w:left="221"/>
    </w:pPr>
    <w:rPr>
      <w:rFonts w:ascii="Times New Roman" w:hAnsi="Times New Roman"/>
    </w:rPr>
  </w:style>
  <w:style w:type="paragraph" w:styleId="TOC3">
    <w:name w:val="toc 3"/>
    <w:basedOn w:val="Normal"/>
    <w:next w:val="Normal"/>
    <w:autoRedefine/>
    <w:uiPriority w:val="39"/>
    <w:unhideWhenUsed/>
    <w:rsid w:val="005A3ABF"/>
    <w:pPr>
      <w:ind w:left="442"/>
    </w:pPr>
    <w:rPr>
      <w:rFonts w:ascii="Times New Roman" w:hAnsi="Times New Roman"/>
      <w:sz w:val="20"/>
    </w:rPr>
  </w:style>
  <w:style w:type="paragraph" w:styleId="TOC4">
    <w:name w:val="toc 4"/>
    <w:basedOn w:val="Normal"/>
    <w:next w:val="Normal"/>
    <w:autoRedefine/>
    <w:uiPriority w:val="39"/>
    <w:unhideWhenUsed/>
    <w:rsid w:val="005A3ABF"/>
    <w:pPr>
      <w:ind w:left="658"/>
    </w:pPr>
    <w:rPr>
      <w:rFonts w:ascii="Times New Roman" w:hAnsi="Times New Roman"/>
      <w:sz w:val="20"/>
    </w:rPr>
  </w:style>
  <w:style w:type="paragraph" w:styleId="TOC5">
    <w:name w:val="toc 5"/>
    <w:basedOn w:val="Normal"/>
    <w:next w:val="Normal"/>
    <w:autoRedefine/>
    <w:uiPriority w:val="39"/>
    <w:unhideWhenUsed/>
    <w:rsid w:val="005A3ABF"/>
    <w:pPr>
      <w:ind w:left="879"/>
    </w:pPr>
    <w:rPr>
      <w:rFonts w:ascii="Times New Roman" w:hAnsi="Times New Roman"/>
      <w:sz w:val="20"/>
    </w:rPr>
  </w:style>
  <w:style w:type="paragraph" w:styleId="BodyText2">
    <w:name w:val="Body Text 2"/>
    <w:basedOn w:val="Normal"/>
    <w:link w:val="BodyText2Char"/>
    <w:uiPriority w:val="99"/>
    <w:semiHidden/>
    <w:unhideWhenUsed/>
    <w:rsid w:val="008D29D5"/>
    <w:pPr>
      <w:spacing w:after="120" w:line="480" w:lineRule="auto"/>
    </w:pPr>
  </w:style>
  <w:style w:type="character" w:customStyle="1" w:styleId="BodyText2Char">
    <w:name w:val="Body Text 2 Char"/>
    <w:basedOn w:val="DefaultParagraphFont"/>
    <w:link w:val="BodyText2"/>
    <w:uiPriority w:val="99"/>
    <w:semiHidden/>
    <w:rsid w:val="008D29D5"/>
  </w:style>
  <w:style w:type="paragraph" w:styleId="HTMLPreformatted">
    <w:name w:val="HTML Preformatted"/>
    <w:basedOn w:val="Normal"/>
    <w:link w:val="HTMLPreformattedChar"/>
    <w:uiPriority w:val="99"/>
    <w:semiHidden/>
    <w:unhideWhenUsed/>
    <w:rsid w:val="00355A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CA" w:eastAsia="en-CA"/>
    </w:rPr>
  </w:style>
  <w:style w:type="character" w:customStyle="1" w:styleId="HTMLPreformattedChar">
    <w:name w:val="HTML Preformatted Char"/>
    <w:basedOn w:val="DefaultParagraphFont"/>
    <w:link w:val="HTMLPreformatted"/>
    <w:uiPriority w:val="99"/>
    <w:semiHidden/>
    <w:rsid w:val="00355A2F"/>
    <w:rPr>
      <w:rFonts w:ascii="Courier New" w:eastAsia="Times New Roman" w:hAnsi="Courier New" w:cs="Courier New"/>
      <w:sz w:val="20"/>
      <w:szCs w:val="20"/>
      <w:lang w:val="en-CA" w:eastAsia="en-C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ZA"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24D79"/>
  </w:style>
  <w:style w:type="paragraph" w:styleId="Heading1">
    <w:name w:val="heading 1"/>
    <w:basedOn w:val="Normal"/>
    <w:next w:val="Normal"/>
    <w:link w:val="Heading1Char"/>
    <w:uiPriority w:val="9"/>
    <w:qFormat/>
    <w:rsid w:val="00FB35CF"/>
    <w:pPr>
      <w:keepNext/>
      <w:keepLines/>
      <w:numPr>
        <w:numId w:val="54"/>
      </w:numPr>
      <w:outlineLvl w:val="0"/>
    </w:pPr>
    <w:rPr>
      <w:rFonts w:ascii="Times New Roman" w:eastAsiaTheme="majorEastAsia" w:hAnsi="Times New Roman" w:cstheme="majorBidi"/>
      <w:b/>
      <w:bCs/>
      <w:sz w:val="24"/>
      <w:szCs w:val="28"/>
      <w:lang w:val="en-CA"/>
    </w:rPr>
  </w:style>
  <w:style w:type="paragraph" w:styleId="Heading2">
    <w:name w:val="heading 2"/>
    <w:basedOn w:val="Normal"/>
    <w:next w:val="Normal"/>
    <w:link w:val="Heading2Char"/>
    <w:uiPriority w:val="9"/>
    <w:unhideWhenUsed/>
    <w:qFormat/>
    <w:rsid w:val="00FB29FE"/>
    <w:pPr>
      <w:keepNext/>
      <w:keepLines/>
      <w:numPr>
        <w:ilvl w:val="1"/>
        <w:numId w:val="54"/>
      </w:numPr>
      <w:spacing w:before="200"/>
      <w:outlineLvl w:val="1"/>
    </w:pPr>
    <w:rPr>
      <w:rFonts w:ascii="Times New Roman" w:eastAsiaTheme="majorEastAsia" w:hAnsi="Times New Roman" w:cstheme="majorBidi"/>
      <w:b/>
      <w:bCs/>
      <w:sz w:val="24"/>
      <w:szCs w:val="26"/>
      <w:lang w:val="en-CA"/>
    </w:rPr>
  </w:style>
  <w:style w:type="paragraph" w:styleId="Heading3">
    <w:name w:val="heading 3"/>
    <w:basedOn w:val="Normal"/>
    <w:next w:val="Normal"/>
    <w:link w:val="Heading3Char"/>
    <w:uiPriority w:val="9"/>
    <w:unhideWhenUsed/>
    <w:qFormat/>
    <w:rsid w:val="001B61C4"/>
    <w:pPr>
      <w:keepNext/>
      <w:keepLines/>
      <w:numPr>
        <w:ilvl w:val="2"/>
        <w:numId w:val="54"/>
      </w:numPr>
      <w:spacing w:before="200"/>
      <w:ind w:left="851"/>
      <w:outlineLvl w:val="2"/>
    </w:pPr>
    <w:rPr>
      <w:rFonts w:ascii="Times New Roman" w:eastAsiaTheme="majorEastAsia" w:hAnsi="Times New Roman" w:cstheme="majorBidi"/>
      <w:bCs/>
      <w:i/>
      <w:color w:val="000000" w:themeColor="text1"/>
      <w:sz w:val="24"/>
      <w:lang w:val="en-CA"/>
    </w:rPr>
  </w:style>
  <w:style w:type="paragraph" w:styleId="Heading4">
    <w:name w:val="heading 4"/>
    <w:basedOn w:val="Normal"/>
    <w:next w:val="Normal"/>
    <w:link w:val="Heading4Char"/>
    <w:uiPriority w:val="9"/>
    <w:unhideWhenUsed/>
    <w:qFormat/>
    <w:rsid w:val="00FB29FE"/>
    <w:pPr>
      <w:keepNext/>
      <w:keepLines/>
      <w:numPr>
        <w:ilvl w:val="3"/>
        <w:numId w:val="54"/>
      </w:numPr>
      <w:spacing w:before="200" w:line="276" w:lineRule="auto"/>
      <w:outlineLvl w:val="3"/>
    </w:pPr>
    <w:rPr>
      <w:rFonts w:ascii="Times New Roman" w:eastAsiaTheme="majorEastAsia" w:hAnsi="Times New Roman" w:cstheme="majorBidi"/>
      <w:bCs/>
      <w:iCs/>
      <w:color w:val="000000" w:themeColor="text1"/>
      <w:sz w:val="24"/>
      <w:u w:val="single"/>
      <w:lang w:eastAsia="en-ZA"/>
    </w:rPr>
  </w:style>
  <w:style w:type="paragraph" w:styleId="Heading5">
    <w:name w:val="heading 5"/>
    <w:basedOn w:val="Normal"/>
    <w:next w:val="Normal"/>
    <w:link w:val="Heading5Char"/>
    <w:uiPriority w:val="9"/>
    <w:unhideWhenUsed/>
    <w:qFormat/>
    <w:rsid w:val="004F70B1"/>
    <w:pPr>
      <w:keepNext/>
      <w:keepLines/>
      <w:numPr>
        <w:ilvl w:val="4"/>
        <w:numId w:val="54"/>
      </w:numPr>
      <w:spacing w:before="200"/>
      <w:ind w:left="0" w:firstLine="0"/>
      <w:outlineLvl w:val="4"/>
    </w:pPr>
    <w:rPr>
      <w:rFonts w:ascii="Times New Roman" w:eastAsiaTheme="majorEastAsia" w:hAnsi="Times New Roman" w:cstheme="majorBidi"/>
      <w:i/>
      <w:color w:val="000000" w:themeColor="text1"/>
      <w:sz w:val="24"/>
      <w:lang w:val="en-CA"/>
    </w:rPr>
  </w:style>
  <w:style w:type="paragraph" w:styleId="Heading6">
    <w:name w:val="heading 6"/>
    <w:basedOn w:val="Normal"/>
    <w:next w:val="Normal"/>
    <w:link w:val="Heading6Char"/>
    <w:uiPriority w:val="9"/>
    <w:semiHidden/>
    <w:unhideWhenUsed/>
    <w:qFormat/>
    <w:rsid w:val="00987C9A"/>
    <w:pPr>
      <w:keepNext/>
      <w:keepLines/>
      <w:spacing w:before="200"/>
      <w:ind w:left="1152" w:hanging="1152"/>
      <w:outlineLvl w:val="5"/>
    </w:pPr>
    <w:rPr>
      <w:rFonts w:asciiTheme="majorHAnsi" w:eastAsiaTheme="majorEastAsia" w:hAnsiTheme="majorHAnsi" w:cstheme="majorBidi"/>
      <w:i/>
      <w:iCs/>
      <w:color w:val="243F60" w:themeColor="accent1" w:themeShade="7F"/>
      <w:sz w:val="20"/>
      <w:lang w:val="en-CA"/>
    </w:rPr>
  </w:style>
  <w:style w:type="paragraph" w:styleId="Heading7">
    <w:name w:val="heading 7"/>
    <w:basedOn w:val="Normal"/>
    <w:next w:val="Normal"/>
    <w:link w:val="Heading7Char"/>
    <w:uiPriority w:val="9"/>
    <w:semiHidden/>
    <w:unhideWhenUsed/>
    <w:qFormat/>
    <w:rsid w:val="00987C9A"/>
    <w:pPr>
      <w:keepNext/>
      <w:keepLines/>
      <w:spacing w:before="200"/>
      <w:ind w:left="1296" w:hanging="1296"/>
      <w:outlineLvl w:val="6"/>
    </w:pPr>
    <w:rPr>
      <w:rFonts w:asciiTheme="majorHAnsi" w:eastAsiaTheme="majorEastAsia" w:hAnsiTheme="majorHAnsi" w:cstheme="majorBidi"/>
      <w:i/>
      <w:iCs/>
      <w:color w:val="404040" w:themeColor="text1" w:themeTint="BF"/>
      <w:sz w:val="20"/>
      <w:lang w:val="en-CA"/>
    </w:rPr>
  </w:style>
  <w:style w:type="paragraph" w:styleId="Heading8">
    <w:name w:val="heading 8"/>
    <w:basedOn w:val="Normal"/>
    <w:next w:val="Normal"/>
    <w:link w:val="Heading8Char"/>
    <w:uiPriority w:val="9"/>
    <w:semiHidden/>
    <w:unhideWhenUsed/>
    <w:qFormat/>
    <w:rsid w:val="00987C9A"/>
    <w:pPr>
      <w:keepNext/>
      <w:keepLines/>
      <w:spacing w:before="200"/>
      <w:ind w:left="1440" w:hanging="1440"/>
      <w:outlineLvl w:val="7"/>
    </w:pPr>
    <w:rPr>
      <w:rFonts w:asciiTheme="majorHAnsi" w:eastAsiaTheme="majorEastAsia" w:hAnsiTheme="majorHAnsi" w:cstheme="majorBidi"/>
      <w:color w:val="404040" w:themeColor="text1" w:themeTint="BF"/>
      <w:sz w:val="20"/>
      <w:szCs w:val="20"/>
      <w:lang w:val="en-CA"/>
    </w:rPr>
  </w:style>
  <w:style w:type="paragraph" w:styleId="Heading9">
    <w:name w:val="heading 9"/>
    <w:basedOn w:val="Normal"/>
    <w:next w:val="Normal"/>
    <w:link w:val="Heading9Char"/>
    <w:uiPriority w:val="9"/>
    <w:semiHidden/>
    <w:unhideWhenUsed/>
    <w:qFormat/>
    <w:rsid w:val="00987C9A"/>
    <w:pPr>
      <w:keepNext/>
      <w:keepLines/>
      <w:spacing w:before="200"/>
      <w:ind w:left="1584" w:hanging="1584"/>
      <w:outlineLvl w:val="8"/>
    </w:pPr>
    <w:rPr>
      <w:rFonts w:asciiTheme="majorHAnsi" w:eastAsiaTheme="majorEastAsia" w:hAnsiTheme="majorHAnsi" w:cstheme="majorBidi"/>
      <w:i/>
      <w:iCs/>
      <w:color w:val="404040" w:themeColor="text1" w:themeTint="BF"/>
      <w:sz w:val="20"/>
      <w:szCs w:val="20"/>
      <w:lang w:val="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35FA4"/>
    <w:pPr>
      <w:ind w:left="720"/>
      <w:contextualSpacing/>
    </w:pPr>
  </w:style>
  <w:style w:type="paragraph" w:styleId="Header">
    <w:name w:val="header"/>
    <w:basedOn w:val="Normal"/>
    <w:link w:val="HeaderChar"/>
    <w:uiPriority w:val="99"/>
    <w:unhideWhenUsed/>
    <w:rsid w:val="00B56829"/>
    <w:pPr>
      <w:tabs>
        <w:tab w:val="center" w:pos="4513"/>
        <w:tab w:val="right" w:pos="9026"/>
      </w:tabs>
    </w:pPr>
  </w:style>
  <w:style w:type="character" w:customStyle="1" w:styleId="HeaderChar">
    <w:name w:val="Header Char"/>
    <w:basedOn w:val="DefaultParagraphFont"/>
    <w:link w:val="Header"/>
    <w:uiPriority w:val="99"/>
    <w:rsid w:val="00B56829"/>
  </w:style>
  <w:style w:type="paragraph" w:styleId="Footer">
    <w:name w:val="footer"/>
    <w:basedOn w:val="Normal"/>
    <w:link w:val="FooterChar"/>
    <w:uiPriority w:val="99"/>
    <w:unhideWhenUsed/>
    <w:rsid w:val="00B56829"/>
    <w:pPr>
      <w:tabs>
        <w:tab w:val="center" w:pos="4513"/>
        <w:tab w:val="right" w:pos="9026"/>
      </w:tabs>
    </w:pPr>
  </w:style>
  <w:style w:type="character" w:customStyle="1" w:styleId="FooterChar">
    <w:name w:val="Footer Char"/>
    <w:basedOn w:val="DefaultParagraphFont"/>
    <w:link w:val="Footer"/>
    <w:uiPriority w:val="99"/>
    <w:rsid w:val="00B56829"/>
  </w:style>
  <w:style w:type="paragraph" w:styleId="BalloonText">
    <w:name w:val="Balloon Text"/>
    <w:basedOn w:val="Normal"/>
    <w:link w:val="BalloonTextChar"/>
    <w:uiPriority w:val="99"/>
    <w:semiHidden/>
    <w:unhideWhenUsed/>
    <w:rsid w:val="00D25557"/>
    <w:rPr>
      <w:rFonts w:ascii="Tahoma" w:hAnsi="Tahoma" w:cs="Tahoma"/>
      <w:sz w:val="16"/>
      <w:szCs w:val="16"/>
    </w:rPr>
  </w:style>
  <w:style w:type="character" w:customStyle="1" w:styleId="BalloonTextChar">
    <w:name w:val="Balloon Text Char"/>
    <w:basedOn w:val="DefaultParagraphFont"/>
    <w:link w:val="BalloonText"/>
    <w:uiPriority w:val="99"/>
    <w:semiHidden/>
    <w:rsid w:val="00D25557"/>
    <w:rPr>
      <w:rFonts w:ascii="Tahoma" w:hAnsi="Tahoma" w:cs="Tahoma"/>
      <w:sz w:val="16"/>
      <w:szCs w:val="16"/>
    </w:rPr>
  </w:style>
  <w:style w:type="paragraph" w:styleId="BodyText">
    <w:name w:val="Body Text"/>
    <w:basedOn w:val="Normal"/>
    <w:link w:val="BodyTextChar"/>
    <w:rsid w:val="00465C7D"/>
    <w:pPr>
      <w:tabs>
        <w:tab w:val="left" w:pos="720"/>
        <w:tab w:val="right" w:pos="8460"/>
      </w:tabs>
      <w:spacing w:before="120" w:line="480" w:lineRule="auto"/>
      <w:jc w:val="both"/>
    </w:pPr>
    <w:rPr>
      <w:rFonts w:ascii="Times New Roman" w:eastAsia="Times New Roman" w:hAnsi="Times New Roman" w:cs="Times New Roman"/>
      <w:sz w:val="20"/>
      <w:szCs w:val="20"/>
      <w:lang w:val="en-US" w:eastAsia="en-ZA"/>
    </w:rPr>
  </w:style>
  <w:style w:type="character" w:customStyle="1" w:styleId="BodyTextChar">
    <w:name w:val="Body Text Char"/>
    <w:basedOn w:val="DefaultParagraphFont"/>
    <w:link w:val="BodyText"/>
    <w:rsid w:val="00465C7D"/>
    <w:rPr>
      <w:rFonts w:ascii="Times New Roman" w:eastAsia="Times New Roman" w:hAnsi="Times New Roman" w:cs="Times New Roman"/>
      <w:sz w:val="20"/>
      <w:szCs w:val="20"/>
      <w:lang w:val="en-US" w:eastAsia="en-ZA"/>
    </w:rPr>
  </w:style>
  <w:style w:type="character" w:customStyle="1" w:styleId="Heading4Char">
    <w:name w:val="Heading 4 Char"/>
    <w:basedOn w:val="DefaultParagraphFont"/>
    <w:link w:val="Heading4"/>
    <w:uiPriority w:val="9"/>
    <w:rsid w:val="00FB29FE"/>
    <w:rPr>
      <w:rFonts w:ascii="Times New Roman" w:eastAsiaTheme="majorEastAsia" w:hAnsi="Times New Roman" w:cstheme="majorBidi"/>
      <w:bCs/>
      <w:iCs/>
      <w:color w:val="000000" w:themeColor="text1"/>
      <w:sz w:val="24"/>
      <w:u w:val="single"/>
      <w:lang w:eastAsia="en-ZA"/>
    </w:rPr>
  </w:style>
  <w:style w:type="table" w:styleId="TableGrid">
    <w:name w:val="Table Grid"/>
    <w:basedOn w:val="TableNormal"/>
    <w:uiPriority w:val="59"/>
    <w:rsid w:val="00987C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987C9A"/>
    <w:rPr>
      <w:sz w:val="16"/>
      <w:szCs w:val="16"/>
    </w:rPr>
  </w:style>
  <w:style w:type="paragraph" w:styleId="CommentText">
    <w:name w:val="annotation text"/>
    <w:basedOn w:val="Normal"/>
    <w:link w:val="CommentTextChar"/>
    <w:uiPriority w:val="99"/>
    <w:unhideWhenUsed/>
    <w:rsid w:val="00987C9A"/>
    <w:rPr>
      <w:sz w:val="20"/>
      <w:szCs w:val="20"/>
    </w:rPr>
  </w:style>
  <w:style w:type="character" w:customStyle="1" w:styleId="CommentTextChar">
    <w:name w:val="Comment Text Char"/>
    <w:basedOn w:val="DefaultParagraphFont"/>
    <w:link w:val="CommentText"/>
    <w:uiPriority w:val="99"/>
    <w:rsid w:val="00987C9A"/>
    <w:rPr>
      <w:sz w:val="20"/>
      <w:szCs w:val="20"/>
    </w:rPr>
  </w:style>
  <w:style w:type="character" w:customStyle="1" w:styleId="Heading1Char">
    <w:name w:val="Heading 1 Char"/>
    <w:basedOn w:val="DefaultParagraphFont"/>
    <w:link w:val="Heading1"/>
    <w:uiPriority w:val="9"/>
    <w:rsid w:val="00FB35CF"/>
    <w:rPr>
      <w:rFonts w:ascii="Times New Roman" w:eastAsiaTheme="majorEastAsia" w:hAnsi="Times New Roman" w:cstheme="majorBidi"/>
      <w:b/>
      <w:bCs/>
      <w:sz w:val="24"/>
      <w:szCs w:val="28"/>
      <w:lang w:val="en-CA"/>
    </w:rPr>
  </w:style>
  <w:style w:type="character" w:customStyle="1" w:styleId="Heading2Char">
    <w:name w:val="Heading 2 Char"/>
    <w:basedOn w:val="DefaultParagraphFont"/>
    <w:link w:val="Heading2"/>
    <w:uiPriority w:val="9"/>
    <w:rsid w:val="00FB29FE"/>
    <w:rPr>
      <w:rFonts w:ascii="Times New Roman" w:eastAsiaTheme="majorEastAsia" w:hAnsi="Times New Roman" w:cstheme="majorBidi"/>
      <w:b/>
      <w:bCs/>
      <w:sz w:val="24"/>
      <w:szCs w:val="26"/>
      <w:lang w:val="en-CA"/>
    </w:rPr>
  </w:style>
  <w:style w:type="character" w:customStyle="1" w:styleId="Heading3Char">
    <w:name w:val="Heading 3 Char"/>
    <w:basedOn w:val="DefaultParagraphFont"/>
    <w:link w:val="Heading3"/>
    <w:uiPriority w:val="9"/>
    <w:rsid w:val="001B61C4"/>
    <w:rPr>
      <w:rFonts w:ascii="Times New Roman" w:eastAsiaTheme="majorEastAsia" w:hAnsi="Times New Roman" w:cstheme="majorBidi"/>
      <w:bCs/>
      <w:i/>
      <w:color w:val="000000" w:themeColor="text1"/>
      <w:sz w:val="24"/>
      <w:lang w:val="en-CA"/>
    </w:rPr>
  </w:style>
  <w:style w:type="character" w:customStyle="1" w:styleId="Heading5Char">
    <w:name w:val="Heading 5 Char"/>
    <w:basedOn w:val="DefaultParagraphFont"/>
    <w:link w:val="Heading5"/>
    <w:uiPriority w:val="9"/>
    <w:rsid w:val="004F70B1"/>
    <w:rPr>
      <w:rFonts w:ascii="Times New Roman" w:eastAsiaTheme="majorEastAsia" w:hAnsi="Times New Roman" w:cstheme="majorBidi"/>
      <w:i/>
      <w:color w:val="000000" w:themeColor="text1"/>
      <w:sz w:val="24"/>
      <w:lang w:val="en-CA"/>
    </w:rPr>
  </w:style>
  <w:style w:type="character" w:customStyle="1" w:styleId="Heading6Char">
    <w:name w:val="Heading 6 Char"/>
    <w:basedOn w:val="DefaultParagraphFont"/>
    <w:link w:val="Heading6"/>
    <w:uiPriority w:val="9"/>
    <w:semiHidden/>
    <w:rsid w:val="00987C9A"/>
    <w:rPr>
      <w:rFonts w:asciiTheme="majorHAnsi" w:eastAsiaTheme="majorEastAsia" w:hAnsiTheme="majorHAnsi" w:cstheme="majorBidi"/>
      <w:i/>
      <w:iCs/>
      <w:color w:val="243F60" w:themeColor="accent1" w:themeShade="7F"/>
      <w:sz w:val="20"/>
      <w:lang w:val="en-CA"/>
    </w:rPr>
  </w:style>
  <w:style w:type="character" w:customStyle="1" w:styleId="Heading7Char">
    <w:name w:val="Heading 7 Char"/>
    <w:basedOn w:val="DefaultParagraphFont"/>
    <w:link w:val="Heading7"/>
    <w:uiPriority w:val="9"/>
    <w:semiHidden/>
    <w:rsid w:val="00987C9A"/>
    <w:rPr>
      <w:rFonts w:asciiTheme="majorHAnsi" w:eastAsiaTheme="majorEastAsia" w:hAnsiTheme="majorHAnsi" w:cstheme="majorBidi"/>
      <w:i/>
      <w:iCs/>
      <w:color w:val="404040" w:themeColor="text1" w:themeTint="BF"/>
      <w:sz w:val="20"/>
      <w:lang w:val="en-CA"/>
    </w:rPr>
  </w:style>
  <w:style w:type="character" w:customStyle="1" w:styleId="Heading8Char">
    <w:name w:val="Heading 8 Char"/>
    <w:basedOn w:val="DefaultParagraphFont"/>
    <w:link w:val="Heading8"/>
    <w:uiPriority w:val="9"/>
    <w:semiHidden/>
    <w:rsid w:val="00987C9A"/>
    <w:rPr>
      <w:rFonts w:asciiTheme="majorHAnsi" w:eastAsiaTheme="majorEastAsia" w:hAnsiTheme="majorHAnsi" w:cstheme="majorBidi"/>
      <w:color w:val="404040" w:themeColor="text1" w:themeTint="BF"/>
      <w:sz w:val="20"/>
      <w:szCs w:val="20"/>
      <w:lang w:val="en-CA"/>
    </w:rPr>
  </w:style>
  <w:style w:type="character" w:customStyle="1" w:styleId="Heading9Char">
    <w:name w:val="Heading 9 Char"/>
    <w:basedOn w:val="DefaultParagraphFont"/>
    <w:link w:val="Heading9"/>
    <w:uiPriority w:val="9"/>
    <w:semiHidden/>
    <w:rsid w:val="00987C9A"/>
    <w:rPr>
      <w:rFonts w:asciiTheme="majorHAnsi" w:eastAsiaTheme="majorEastAsia" w:hAnsiTheme="majorHAnsi" w:cstheme="majorBidi"/>
      <w:i/>
      <w:iCs/>
      <w:color w:val="404040" w:themeColor="text1" w:themeTint="BF"/>
      <w:sz w:val="20"/>
      <w:szCs w:val="20"/>
      <w:lang w:val="en-CA"/>
    </w:rPr>
  </w:style>
  <w:style w:type="numbering" w:customStyle="1" w:styleId="NoList1">
    <w:name w:val="No List1"/>
    <w:next w:val="NoList"/>
    <w:uiPriority w:val="99"/>
    <w:semiHidden/>
    <w:unhideWhenUsed/>
    <w:rsid w:val="00987C9A"/>
  </w:style>
  <w:style w:type="table" w:customStyle="1" w:styleId="TableGrid1">
    <w:name w:val="Table Grid1"/>
    <w:basedOn w:val="TableNormal"/>
    <w:next w:val="TableGrid"/>
    <w:uiPriority w:val="59"/>
    <w:rsid w:val="00987C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987C9A"/>
    <w:rPr>
      <w:b/>
      <w:bCs/>
    </w:rPr>
  </w:style>
  <w:style w:type="character" w:customStyle="1" w:styleId="CommentSubjectChar">
    <w:name w:val="Comment Subject Char"/>
    <w:basedOn w:val="CommentTextChar"/>
    <w:link w:val="CommentSubject"/>
    <w:uiPriority w:val="99"/>
    <w:semiHidden/>
    <w:rsid w:val="00987C9A"/>
    <w:rPr>
      <w:b/>
      <w:bCs/>
      <w:sz w:val="20"/>
      <w:szCs w:val="20"/>
    </w:rPr>
  </w:style>
  <w:style w:type="character" w:styleId="PlaceholderText">
    <w:name w:val="Placeholder Text"/>
    <w:basedOn w:val="DefaultParagraphFont"/>
    <w:uiPriority w:val="99"/>
    <w:semiHidden/>
    <w:rsid w:val="00987C9A"/>
    <w:rPr>
      <w:color w:val="808080"/>
    </w:rPr>
  </w:style>
  <w:style w:type="table" w:customStyle="1" w:styleId="TableGrid11">
    <w:name w:val="Table Grid11"/>
    <w:basedOn w:val="TableNormal"/>
    <w:next w:val="TableGrid"/>
    <w:uiPriority w:val="59"/>
    <w:rsid w:val="00987C9A"/>
    <w:rPr>
      <w:rFonts w:eastAsiaTheme="minorEastAsia"/>
      <w:lang w:val="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
    <w:name w:val="No List11"/>
    <w:next w:val="NoList"/>
    <w:uiPriority w:val="99"/>
    <w:semiHidden/>
    <w:unhideWhenUsed/>
    <w:rsid w:val="00987C9A"/>
  </w:style>
  <w:style w:type="paragraph" w:styleId="FootnoteText">
    <w:name w:val="footnote text"/>
    <w:basedOn w:val="Normal"/>
    <w:link w:val="FootnoteTextChar"/>
    <w:uiPriority w:val="99"/>
    <w:semiHidden/>
    <w:unhideWhenUsed/>
    <w:rsid w:val="00987C9A"/>
    <w:rPr>
      <w:rFonts w:ascii="Times New Roman" w:eastAsiaTheme="minorEastAsia" w:hAnsi="Times New Roman"/>
      <w:sz w:val="20"/>
      <w:szCs w:val="20"/>
      <w:lang w:val="en-CA"/>
    </w:rPr>
  </w:style>
  <w:style w:type="character" w:customStyle="1" w:styleId="FootnoteTextChar">
    <w:name w:val="Footnote Text Char"/>
    <w:basedOn w:val="DefaultParagraphFont"/>
    <w:link w:val="FootnoteText"/>
    <w:uiPriority w:val="99"/>
    <w:semiHidden/>
    <w:rsid w:val="00987C9A"/>
    <w:rPr>
      <w:rFonts w:ascii="Times New Roman" w:eastAsiaTheme="minorEastAsia" w:hAnsi="Times New Roman"/>
      <w:sz w:val="20"/>
      <w:szCs w:val="20"/>
      <w:lang w:val="en-CA"/>
    </w:rPr>
  </w:style>
  <w:style w:type="character" w:styleId="FootnoteReference">
    <w:name w:val="footnote reference"/>
    <w:basedOn w:val="DefaultParagraphFont"/>
    <w:uiPriority w:val="99"/>
    <w:semiHidden/>
    <w:unhideWhenUsed/>
    <w:rsid w:val="00987C9A"/>
    <w:rPr>
      <w:vertAlign w:val="superscript"/>
    </w:rPr>
  </w:style>
  <w:style w:type="paragraph" w:styleId="EndnoteText">
    <w:name w:val="endnote text"/>
    <w:basedOn w:val="Normal"/>
    <w:link w:val="EndnoteTextChar"/>
    <w:uiPriority w:val="99"/>
    <w:semiHidden/>
    <w:unhideWhenUsed/>
    <w:rsid w:val="00987C9A"/>
    <w:rPr>
      <w:rFonts w:ascii="Times New Roman" w:eastAsiaTheme="minorEastAsia" w:hAnsi="Times New Roman"/>
      <w:sz w:val="20"/>
      <w:szCs w:val="20"/>
      <w:lang w:val="en-CA"/>
    </w:rPr>
  </w:style>
  <w:style w:type="character" w:customStyle="1" w:styleId="EndnoteTextChar">
    <w:name w:val="Endnote Text Char"/>
    <w:basedOn w:val="DefaultParagraphFont"/>
    <w:link w:val="EndnoteText"/>
    <w:uiPriority w:val="99"/>
    <w:semiHidden/>
    <w:rsid w:val="00987C9A"/>
    <w:rPr>
      <w:rFonts w:ascii="Times New Roman" w:eastAsiaTheme="minorEastAsia" w:hAnsi="Times New Roman"/>
      <w:sz w:val="20"/>
      <w:szCs w:val="20"/>
      <w:lang w:val="en-CA"/>
    </w:rPr>
  </w:style>
  <w:style w:type="character" w:styleId="EndnoteReference">
    <w:name w:val="endnote reference"/>
    <w:basedOn w:val="DefaultParagraphFont"/>
    <w:uiPriority w:val="99"/>
    <w:semiHidden/>
    <w:unhideWhenUsed/>
    <w:rsid w:val="00987C9A"/>
    <w:rPr>
      <w:vertAlign w:val="superscript"/>
    </w:rPr>
  </w:style>
  <w:style w:type="paragraph" w:styleId="NoSpacing">
    <w:name w:val="No Spacing"/>
    <w:uiPriority w:val="1"/>
    <w:qFormat/>
    <w:rsid w:val="00987C9A"/>
    <w:rPr>
      <w:rFonts w:ascii="Times New Roman" w:eastAsiaTheme="minorEastAsia" w:hAnsi="Times New Roman"/>
      <w:sz w:val="20"/>
      <w:lang w:val="en-CA"/>
    </w:rPr>
  </w:style>
  <w:style w:type="table" w:customStyle="1" w:styleId="TableGrid2">
    <w:name w:val="Table Grid2"/>
    <w:basedOn w:val="TableNormal"/>
    <w:next w:val="TableGrid"/>
    <w:uiPriority w:val="59"/>
    <w:rsid w:val="00987C9A"/>
    <w:rPr>
      <w:rFonts w:eastAsiaTheme="minorEastAsia"/>
      <w:lang w:val="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87C9A"/>
    <w:rPr>
      <w:color w:val="0000FF" w:themeColor="hyperlink"/>
      <w:u w:val="single"/>
    </w:rPr>
  </w:style>
  <w:style w:type="paragraph" w:styleId="Caption">
    <w:name w:val="caption"/>
    <w:basedOn w:val="Normal"/>
    <w:next w:val="Normal"/>
    <w:uiPriority w:val="35"/>
    <w:unhideWhenUsed/>
    <w:qFormat/>
    <w:rsid w:val="00987C9A"/>
    <w:pPr>
      <w:spacing w:after="200"/>
    </w:pPr>
    <w:rPr>
      <w:rFonts w:ascii="Times New Roman" w:eastAsiaTheme="minorEastAsia" w:hAnsi="Times New Roman"/>
      <w:bCs/>
      <w:sz w:val="20"/>
      <w:szCs w:val="18"/>
      <w:lang w:val="en-CA"/>
    </w:rPr>
  </w:style>
  <w:style w:type="character" w:styleId="FollowedHyperlink">
    <w:name w:val="FollowedHyperlink"/>
    <w:basedOn w:val="DefaultParagraphFont"/>
    <w:uiPriority w:val="99"/>
    <w:semiHidden/>
    <w:unhideWhenUsed/>
    <w:rsid w:val="00987C9A"/>
    <w:rPr>
      <w:color w:val="800080" w:themeColor="followedHyperlink"/>
      <w:u w:val="single"/>
    </w:rPr>
  </w:style>
  <w:style w:type="character" w:styleId="Emphasis">
    <w:name w:val="Emphasis"/>
    <w:basedOn w:val="DefaultParagraphFont"/>
    <w:uiPriority w:val="20"/>
    <w:qFormat/>
    <w:rsid w:val="00987C9A"/>
    <w:rPr>
      <w:i/>
      <w:iCs/>
    </w:rPr>
  </w:style>
  <w:style w:type="paragraph" w:styleId="Revision">
    <w:name w:val="Revision"/>
    <w:hidden/>
    <w:uiPriority w:val="99"/>
    <w:semiHidden/>
    <w:rsid w:val="00E33C63"/>
  </w:style>
  <w:style w:type="character" w:customStyle="1" w:styleId="apple-converted-space">
    <w:name w:val="apple-converted-space"/>
    <w:basedOn w:val="DefaultParagraphFont"/>
    <w:rsid w:val="00DB7946"/>
  </w:style>
  <w:style w:type="paragraph" w:styleId="NormalWeb">
    <w:name w:val="Normal (Web)"/>
    <w:basedOn w:val="Normal"/>
    <w:uiPriority w:val="99"/>
    <w:semiHidden/>
    <w:unhideWhenUsed/>
    <w:rsid w:val="00DB7946"/>
    <w:pPr>
      <w:spacing w:before="100" w:beforeAutospacing="1" w:after="100" w:afterAutospacing="1"/>
    </w:pPr>
    <w:rPr>
      <w:rFonts w:ascii="Times New Roman" w:eastAsia="Times New Roman" w:hAnsi="Times New Roman" w:cs="Times New Roman"/>
      <w:sz w:val="24"/>
      <w:szCs w:val="24"/>
      <w:lang w:val="en-US"/>
    </w:rPr>
  </w:style>
  <w:style w:type="paragraph" w:styleId="TOCHeading">
    <w:name w:val="TOC Heading"/>
    <w:basedOn w:val="Heading1"/>
    <w:next w:val="Normal"/>
    <w:uiPriority w:val="39"/>
    <w:unhideWhenUsed/>
    <w:qFormat/>
    <w:rsid w:val="008757CC"/>
    <w:pPr>
      <w:spacing w:before="480" w:line="276" w:lineRule="auto"/>
      <w:ind w:left="0" w:firstLine="0"/>
      <w:outlineLvl w:val="9"/>
    </w:pPr>
    <w:rPr>
      <w:rFonts w:asciiTheme="majorHAnsi" w:hAnsiTheme="majorHAnsi"/>
      <w:color w:val="365F91" w:themeColor="accent1" w:themeShade="BF"/>
      <w:sz w:val="28"/>
      <w:lang w:val="en-US"/>
    </w:rPr>
  </w:style>
  <w:style w:type="paragraph" w:styleId="TOC1">
    <w:name w:val="toc 1"/>
    <w:basedOn w:val="Normal"/>
    <w:next w:val="Normal"/>
    <w:autoRedefine/>
    <w:uiPriority w:val="39"/>
    <w:unhideWhenUsed/>
    <w:rsid w:val="005A3ABF"/>
    <w:pPr>
      <w:ind w:left="720" w:hanging="720"/>
    </w:pPr>
    <w:rPr>
      <w:rFonts w:ascii="Times New Roman" w:hAnsi="Times New Roman"/>
      <w:sz w:val="24"/>
    </w:rPr>
  </w:style>
  <w:style w:type="paragraph" w:styleId="TOC2">
    <w:name w:val="toc 2"/>
    <w:basedOn w:val="Normal"/>
    <w:next w:val="Normal"/>
    <w:autoRedefine/>
    <w:uiPriority w:val="39"/>
    <w:unhideWhenUsed/>
    <w:rsid w:val="005A3ABF"/>
    <w:pPr>
      <w:ind w:left="221"/>
    </w:pPr>
    <w:rPr>
      <w:rFonts w:ascii="Times New Roman" w:hAnsi="Times New Roman"/>
    </w:rPr>
  </w:style>
  <w:style w:type="paragraph" w:styleId="TOC3">
    <w:name w:val="toc 3"/>
    <w:basedOn w:val="Normal"/>
    <w:next w:val="Normal"/>
    <w:autoRedefine/>
    <w:uiPriority w:val="39"/>
    <w:unhideWhenUsed/>
    <w:rsid w:val="005A3ABF"/>
    <w:pPr>
      <w:ind w:left="442"/>
    </w:pPr>
    <w:rPr>
      <w:rFonts w:ascii="Times New Roman" w:hAnsi="Times New Roman"/>
      <w:sz w:val="20"/>
    </w:rPr>
  </w:style>
  <w:style w:type="paragraph" w:styleId="TOC4">
    <w:name w:val="toc 4"/>
    <w:basedOn w:val="Normal"/>
    <w:next w:val="Normal"/>
    <w:autoRedefine/>
    <w:uiPriority w:val="39"/>
    <w:unhideWhenUsed/>
    <w:rsid w:val="005A3ABF"/>
    <w:pPr>
      <w:ind w:left="658"/>
    </w:pPr>
    <w:rPr>
      <w:rFonts w:ascii="Times New Roman" w:hAnsi="Times New Roman"/>
      <w:sz w:val="20"/>
    </w:rPr>
  </w:style>
  <w:style w:type="paragraph" w:styleId="TOC5">
    <w:name w:val="toc 5"/>
    <w:basedOn w:val="Normal"/>
    <w:next w:val="Normal"/>
    <w:autoRedefine/>
    <w:uiPriority w:val="39"/>
    <w:unhideWhenUsed/>
    <w:rsid w:val="005A3ABF"/>
    <w:pPr>
      <w:ind w:left="879"/>
    </w:pPr>
    <w:rPr>
      <w:rFonts w:ascii="Times New Roman" w:hAnsi="Times New Roman"/>
      <w:sz w:val="20"/>
    </w:rPr>
  </w:style>
  <w:style w:type="paragraph" w:styleId="BodyText2">
    <w:name w:val="Body Text 2"/>
    <w:basedOn w:val="Normal"/>
    <w:link w:val="BodyText2Char"/>
    <w:uiPriority w:val="99"/>
    <w:semiHidden/>
    <w:unhideWhenUsed/>
    <w:rsid w:val="008D29D5"/>
    <w:pPr>
      <w:spacing w:after="120" w:line="480" w:lineRule="auto"/>
    </w:pPr>
  </w:style>
  <w:style w:type="character" w:customStyle="1" w:styleId="BodyText2Char">
    <w:name w:val="Body Text 2 Char"/>
    <w:basedOn w:val="DefaultParagraphFont"/>
    <w:link w:val="BodyText2"/>
    <w:uiPriority w:val="99"/>
    <w:semiHidden/>
    <w:rsid w:val="008D29D5"/>
  </w:style>
  <w:style w:type="paragraph" w:styleId="HTMLPreformatted">
    <w:name w:val="HTML Preformatted"/>
    <w:basedOn w:val="Normal"/>
    <w:link w:val="HTMLPreformattedChar"/>
    <w:uiPriority w:val="99"/>
    <w:semiHidden/>
    <w:unhideWhenUsed/>
    <w:rsid w:val="00355A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CA" w:eastAsia="en-CA"/>
    </w:rPr>
  </w:style>
  <w:style w:type="character" w:customStyle="1" w:styleId="HTMLPreformattedChar">
    <w:name w:val="HTML Preformatted Char"/>
    <w:basedOn w:val="DefaultParagraphFont"/>
    <w:link w:val="HTMLPreformatted"/>
    <w:uiPriority w:val="99"/>
    <w:semiHidden/>
    <w:rsid w:val="00355A2F"/>
    <w:rPr>
      <w:rFonts w:ascii="Courier New" w:eastAsia="Times New Roman" w:hAnsi="Courier New" w:cs="Courier New"/>
      <w:sz w:val="20"/>
      <w:szCs w:val="20"/>
      <w:lang w:val="en-CA"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7629600">
      <w:bodyDiv w:val="1"/>
      <w:marLeft w:val="0"/>
      <w:marRight w:val="0"/>
      <w:marTop w:val="0"/>
      <w:marBottom w:val="0"/>
      <w:divBdr>
        <w:top w:val="none" w:sz="0" w:space="0" w:color="auto"/>
        <w:left w:val="none" w:sz="0" w:space="0" w:color="auto"/>
        <w:bottom w:val="none" w:sz="0" w:space="0" w:color="auto"/>
        <w:right w:val="none" w:sz="0" w:space="0" w:color="auto"/>
      </w:divBdr>
    </w:div>
    <w:div w:id="285352029">
      <w:bodyDiv w:val="1"/>
      <w:marLeft w:val="0"/>
      <w:marRight w:val="0"/>
      <w:marTop w:val="0"/>
      <w:marBottom w:val="0"/>
      <w:divBdr>
        <w:top w:val="none" w:sz="0" w:space="0" w:color="auto"/>
        <w:left w:val="none" w:sz="0" w:space="0" w:color="auto"/>
        <w:bottom w:val="none" w:sz="0" w:space="0" w:color="auto"/>
        <w:right w:val="none" w:sz="0" w:space="0" w:color="auto"/>
      </w:divBdr>
    </w:div>
    <w:div w:id="885143332">
      <w:bodyDiv w:val="1"/>
      <w:marLeft w:val="0"/>
      <w:marRight w:val="0"/>
      <w:marTop w:val="0"/>
      <w:marBottom w:val="0"/>
      <w:divBdr>
        <w:top w:val="none" w:sz="0" w:space="0" w:color="auto"/>
        <w:left w:val="none" w:sz="0" w:space="0" w:color="auto"/>
        <w:bottom w:val="none" w:sz="0" w:space="0" w:color="auto"/>
        <w:right w:val="none" w:sz="0" w:space="0" w:color="auto"/>
      </w:divBdr>
    </w:div>
    <w:div w:id="1294628473">
      <w:bodyDiv w:val="1"/>
      <w:marLeft w:val="0"/>
      <w:marRight w:val="0"/>
      <w:marTop w:val="0"/>
      <w:marBottom w:val="0"/>
      <w:divBdr>
        <w:top w:val="none" w:sz="0" w:space="0" w:color="auto"/>
        <w:left w:val="none" w:sz="0" w:space="0" w:color="auto"/>
        <w:bottom w:val="none" w:sz="0" w:space="0" w:color="auto"/>
        <w:right w:val="none" w:sz="0" w:space="0" w:color="auto"/>
      </w:divBdr>
    </w:div>
    <w:div w:id="1451388990">
      <w:bodyDiv w:val="1"/>
      <w:marLeft w:val="0"/>
      <w:marRight w:val="0"/>
      <w:marTop w:val="0"/>
      <w:marBottom w:val="0"/>
      <w:divBdr>
        <w:top w:val="none" w:sz="0" w:space="0" w:color="auto"/>
        <w:left w:val="none" w:sz="0" w:space="0" w:color="auto"/>
        <w:bottom w:val="none" w:sz="0" w:space="0" w:color="auto"/>
        <w:right w:val="none" w:sz="0" w:space="0" w:color="auto"/>
      </w:divBdr>
    </w:div>
    <w:div w:id="19772249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emf"/><Relationship Id="rId18" Type="http://schemas.openxmlformats.org/officeDocument/2006/relationships/image" Target="media/image8.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emf"/><Relationship Id="rId7" Type="http://schemas.openxmlformats.org/officeDocument/2006/relationships/footnotes" Target="footnotes.xml"/><Relationship Id="rId12" Type="http://schemas.openxmlformats.org/officeDocument/2006/relationships/image" Target="media/image3.emf"/><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oleObject" Target="embeddings/oleObject1.bin"/><Relationship Id="rId28" Type="http://schemas.microsoft.com/office/2011/relationships/commentsExtended" Target="commentsExtended.xml"/><Relationship Id="rId10" Type="http://schemas.openxmlformats.org/officeDocument/2006/relationships/comments" Target="comments.xml"/><Relationship Id="rId19" Type="http://schemas.openxmlformats.org/officeDocument/2006/relationships/image" Target="media/image9.emf"/><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docs.google.com/spreadsheets/d/13pFaM3BTnzQ1B%20NQGoYn4O2n1IeD18V3VTbN9Hv7139U/edit" TargetMode="External"/><Relationship Id="rId22" Type="http://schemas.openxmlformats.org/officeDocument/2006/relationships/image" Target="media/image12.wmf"/><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DCB0E89-17B8-42D1-A649-45EA6DE88D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TotalTime>
  <Pages>29</Pages>
  <Words>7665</Words>
  <Characters>43693</Characters>
  <Application>Microsoft Office Word</Application>
  <DocSecurity>0</DocSecurity>
  <Lines>364</Lines>
  <Paragraphs>102</Paragraphs>
  <ScaleCrop>false</ScaleCrop>
  <HeadingPairs>
    <vt:vector size="2" baseType="variant">
      <vt:variant>
        <vt:lpstr>Title</vt:lpstr>
      </vt:variant>
      <vt:variant>
        <vt:i4>1</vt:i4>
      </vt:variant>
    </vt:vector>
  </HeadingPairs>
  <TitlesOfParts>
    <vt:vector size="1" baseType="lpstr">
      <vt:lpstr/>
    </vt:vector>
  </TitlesOfParts>
  <Company>University of Cape Town</Company>
  <LinksUpToDate>false</LinksUpToDate>
  <CharactersWithSpaces>51256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Doug Butterworth</dc:creator>
  <cp:lastModifiedBy>Tom Carruthers</cp:lastModifiedBy>
  <cp:revision>6</cp:revision>
  <cp:lastPrinted>2016-01-11T22:12:00Z</cp:lastPrinted>
  <dcterms:created xsi:type="dcterms:W3CDTF">2016-12-29T20:37:00Z</dcterms:created>
  <dcterms:modified xsi:type="dcterms:W3CDTF">2017-01-02T23:07:00Z</dcterms:modified>
</cp:coreProperties>
</file>