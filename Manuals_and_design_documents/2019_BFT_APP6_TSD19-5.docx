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D8D23" w14:textId="583D2872" w:rsidR="008E73D3" w:rsidRPr="00256DE4" w:rsidRDefault="00131D4A" w:rsidP="00935FA4">
      <w:pPr>
        <w:jc w:val="center"/>
        <w:rPr>
          <w:rFonts w:ascii="Times New Roman" w:hAnsi="Times New Roman" w:cs="Times New Roman"/>
          <w:b/>
          <w:sz w:val="24"/>
          <w:szCs w:val="24"/>
          <w:u w:val="single"/>
        </w:rPr>
      </w:pPr>
      <w:bookmarkStart w:id="0" w:name="_Hlk14467729"/>
      <w:r w:rsidRPr="00256DE4">
        <w:rPr>
          <w:rFonts w:ascii="Times New Roman" w:hAnsi="Times New Roman" w:cs="Times New Roman"/>
          <w:b/>
          <w:sz w:val="24"/>
          <w:szCs w:val="24"/>
        </w:rPr>
        <w:t>DRAFT</w:t>
      </w:r>
      <w:r w:rsidR="00E76CB5" w:rsidRPr="00256DE4">
        <w:rPr>
          <w:rFonts w:ascii="Times New Roman" w:hAnsi="Times New Roman" w:cs="Times New Roman"/>
          <w:b/>
          <w:sz w:val="24"/>
          <w:szCs w:val="24"/>
        </w:rPr>
        <w:t xml:space="preserve"> ANNEX</w:t>
      </w:r>
    </w:p>
    <w:p w14:paraId="3D458843" w14:textId="71CB9320" w:rsidR="00415869" w:rsidRPr="00256DE4" w:rsidRDefault="00415869" w:rsidP="00276221">
      <w:pPr>
        <w:jc w:val="center"/>
        <w:rPr>
          <w:rFonts w:ascii="Times New Roman" w:hAnsi="Times New Roman" w:cs="Times New Roman"/>
          <w:b/>
          <w:sz w:val="24"/>
          <w:szCs w:val="24"/>
        </w:rPr>
      </w:pPr>
      <w:r w:rsidRPr="00256DE4">
        <w:rPr>
          <w:rFonts w:ascii="Times New Roman" w:hAnsi="Times New Roman" w:cs="Times New Roman"/>
          <w:b/>
          <w:sz w:val="24"/>
          <w:szCs w:val="24"/>
          <w:u w:val="single"/>
        </w:rPr>
        <w:t>Version</w:t>
      </w:r>
      <w:r w:rsidR="006B5370" w:rsidRPr="00256DE4">
        <w:rPr>
          <w:rFonts w:ascii="Times New Roman" w:hAnsi="Times New Roman" w:cs="Times New Roman"/>
          <w:b/>
          <w:sz w:val="24"/>
          <w:szCs w:val="24"/>
          <w:u w:val="single"/>
        </w:rPr>
        <w:t xml:space="preserve"> 19-</w:t>
      </w:r>
      <w:del w:id="1" w:author="Nicholas Duprey" w:date="2019-07-30T08:51:00Z">
        <w:r w:rsidR="008F0080" w:rsidDel="00EC1EC3">
          <w:rPr>
            <w:rFonts w:ascii="Times New Roman" w:hAnsi="Times New Roman" w:cs="Times New Roman"/>
            <w:b/>
            <w:sz w:val="24"/>
            <w:szCs w:val="24"/>
            <w:u w:val="single"/>
          </w:rPr>
          <w:delText>4a</w:delText>
        </w:r>
      </w:del>
      <w:ins w:id="2" w:author="Nicholas Duprey" w:date="2019-07-30T08:51:00Z">
        <w:r w:rsidR="00EC1EC3">
          <w:rPr>
            <w:rFonts w:ascii="Times New Roman" w:hAnsi="Times New Roman" w:cs="Times New Roman"/>
            <w:b/>
            <w:sz w:val="24"/>
            <w:szCs w:val="24"/>
            <w:u w:val="single"/>
          </w:rPr>
          <w:t>5</w:t>
        </w:r>
      </w:ins>
      <w:r w:rsidRPr="00256DE4">
        <w:rPr>
          <w:rFonts w:ascii="Times New Roman" w:hAnsi="Times New Roman" w:cs="Times New Roman"/>
          <w:b/>
          <w:sz w:val="24"/>
          <w:szCs w:val="24"/>
          <w:u w:val="single"/>
        </w:rPr>
        <w:t xml:space="preserve">: </w:t>
      </w:r>
      <w:r w:rsidR="001339FE">
        <w:rPr>
          <w:rFonts w:ascii="Times New Roman" w:hAnsi="Times New Roman" w:cs="Times New Roman"/>
          <w:b/>
          <w:sz w:val="24"/>
          <w:szCs w:val="24"/>
          <w:u w:val="single"/>
        </w:rPr>
        <w:t xml:space="preserve">July </w:t>
      </w:r>
      <w:del w:id="3" w:author="Nicholas Duprey" w:date="2019-07-30T08:51:00Z">
        <w:r w:rsidR="00604DA1" w:rsidDel="00EC1EC3">
          <w:rPr>
            <w:rFonts w:ascii="Times New Roman" w:hAnsi="Times New Roman" w:cs="Times New Roman"/>
            <w:b/>
            <w:sz w:val="24"/>
            <w:szCs w:val="24"/>
            <w:u w:val="single"/>
          </w:rPr>
          <w:delText>7</w:delText>
        </w:r>
      </w:del>
      <w:ins w:id="4" w:author="Nicholas Duprey" w:date="2019-07-30T08:51:00Z">
        <w:r w:rsidR="00EC1EC3">
          <w:rPr>
            <w:rFonts w:ascii="Times New Roman" w:hAnsi="Times New Roman" w:cs="Times New Roman"/>
            <w:b/>
            <w:sz w:val="24"/>
            <w:szCs w:val="24"/>
            <w:u w:val="single"/>
          </w:rPr>
          <w:t>30</w:t>
        </w:r>
      </w:ins>
      <w:r w:rsidR="00604DA1" w:rsidRPr="00256DE4">
        <w:rPr>
          <w:rFonts w:ascii="Times New Roman" w:hAnsi="Times New Roman" w:cs="Times New Roman"/>
          <w:b/>
          <w:sz w:val="24"/>
          <w:szCs w:val="24"/>
          <w:u w:val="single"/>
        </w:rPr>
        <w:t xml:space="preserve"> </w:t>
      </w:r>
      <w:commentRangeStart w:id="5"/>
      <w:r w:rsidRPr="00256DE4">
        <w:rPr>
          <w:rFonts w:ascii="Times New Roman" w:hAnsi="Times New Roman" w:cs="Times New Roman"/>
          <w:b/>
          <w:sz w:val="24"/>
          <w:szCs w:val="24"/>
          <w:u w:val="single"/>
        </w:rPr>
        <w:t>2019</w:t>
      </w:r>
      <w:commentRangeEnd w:id="5"/>
      <w:r w:rsidR="00B01364">
        <w:rPr>
          <w:rStyle w:val="CommentReference"/>
        </w:rPr>
        <w:commentReference w:id="5"/>
      </w:r>
    </w:p>
    <w:p w14:paraId="614C28CB" w14:textId="77777777" w:rsidR="00935FA4" w:rsidRPr="00256DE4" w:rsidRDefault="00935FA4">
      <w:pPr>
        <w:rPr>
          <w:rFonts w:ascii="Times New Roman" w:hAnsi="Times New Roman" w:cs="Times New Roman"/>
          <w:sz w:val="24"/>
          <w:szCs w:val="24"/>
        </w:rPr>
      </w:pPr>
    </w:p>
    <w:p w14:paraId="41C5CC9C" w14:textId="77777777" w:rsidR="00935FA4" w:rsidRPr="00256DE4" w:rsidRDefault="00935FA4">
      <w:pPr>
        <w:rPr>
          <w:rFonts w:ascii="Times New Roman" w:hAnsi="Times New Roman" w:cs="Times New Roman"/>
          <w:sz w:val="24"/>
          <w:szCs w:val="24"/>
        </w:rPr>
      </w:pPr>
    </w:p>
    <w:p w14:paraId="5C4766D8" w14:textId="77777777" w:rsidR="005F3B76" w:rsidRPr="00256DE4" w:rsidRDefault="00935FA4" w:rsidP="00E76CB5">
      <w:pPr>
        <w:jc w:val="center"/>
        <w:rPr>
          <w:rFonts w:ascii="Times New Roman" w:hAnsi="Times New Roman" w:cs="Times New Roman"/>
          <w:b/>
          <w:sz w:val="24"/>
          <w:szCs w:val="24"/>
        </w:rPr>
      </w:pPr>
      <w:r w:rsidRPr="00256DE4">
        <w:rPr>
          <w:rFonts w:ascii="Times New Roman" w:hAnsi="Times New Roman" w:cs="Times New Roman"/>
          <w:b/>
          <w:sz w:val="24"/>
          <w:szCs w:val="24"/>
        </w:rPr>
        <w:t>SPECIFICATIONS FOR MSE TRIAL</w:t>
      </w:r>
      <w:r w:rsidR="00FE67E8" w:rsidRPr="00256DE4">
        <w:rPr>
          <w:rFonts w:ascii="Times New Roman" w:hAnsi="Times New Roman" w:cs="Times New Roman"/>
          <w:b/>
          <w:sz w:val="24"/>
          <w:szCs w:val="24"/>
        </w:rPr>
        <w:t>S</w:t>
      </w:r>
      <w:r w:rsidRPr="00256DE4">
        <w:rPr>
          <w:rFonts w:ascii="Times New Roman" w:hAnsi="Times New Roman" w:cs="Times New Roman"/>
          <w:b/>
          <w:sz w:val="24"/>
          <w:szCs w:val="24"/>
        </w:rPr>
        <w:t xml:space="preserve"> FOR BLUEFIN TUNA</w:t>
      </w:r>
      <w:r w:rsidR="004C55E4" w:rsidRPr="00256DE4">
        <w:rPr>
          <w:rFonts w:ascii="Times New Roman" w:hAnsi="Times New Roman" w:cs="Times New Roman"/>
          <w:b/>
          <w:sz w:val="24"/>
          <w:szCs w:val="24"/>
        </w:rPr>
        <w:t xml:space="preserve"> IN THE NORTH ATLANTIC</w:t>
      </w:r>
    </w:p>
    <w:p w14:paraId="3A415512" w14:textId="1F27E546" w:rsidR="005A3ABF" w:rsidRPr="00256DE4" w:rsidRDefault="005A3ABF" w:rsidP="009E01A7">
      <w:pPr>
        <w:pStyle w:val="TOC1"/>
        <w:rPr>
          <w:rFonts w:cs="Times New Roman"/>
          <w:szCs w:val="24"/>
        </w:rPr>
      </w:pPr>
      <w:r w:rsidRPr="00256DE4">
        <w:rPr>
          <w:rFonts w:cs="Times New Roman"/>
          <w:szCs w:val="24"/>
        </w:rPr>
        <w:t>CONTENTS</w:t>
      </w:r>
    </w:p>
    <w:p w14:paraId="58935E88" w14:textId="289E78C6" w:rsidR="004C1F26" w:rsidRPr="00256DE4" w:rsidRDefault="004C1F26" w:rsidP="004C1F26">
      <w:pPr>
        <w:rPr>
          <w:rFonts w:ascii="Times New Roman" w:hAnsi="Times New Roman" w:cs="Times New Roman"/>
          <w:sz w:val="24"/>
          <w:szCs w:val="24"/>
        </w:rPr>
      </w:pPr>
    </w:p>
    <w:p w14:paraId="02CCDFC7" w14:textId="2C2F5F80" w:rsidR="001E38A8" w:rsidRDefault="00B761CD">
      <w:pPr>
        <w:pStyle w:val="TOC1"/>
        <w:rPr>
          <w:rFonts w:asciiTheme="minorHAnsi" w:hAnsiTheme="minorHAnsi"/>
          <w:noProof/>
          <w:sz w:val="22"/>
          <w:lang w:val="en-US"/>
        </w:rPr>
      </w:pPr>
      <w:r w:rsidRPr="00256DE4">
        <w:rPr>
          <w:rFonts w:cs="Times New Roman"/>
          <w:b/>
          <w:szCs w:val="24"/>
        </w:rPr>
        <w:fldChar w:fldCharType="begin"/>
      </w:r>
      <w:r w:rsidR="005A3ABF" w:rsidRPr="00256DE4">
        <w:rPr>
          <w:rFonts w:cs="Times New Roman"/>
          <w:b/>
          <w:szCs w:val="24"/>
        </w:rPr>
        <w:instrText xml:space="preserve"> TOC \o \h \z \u </w:instrText>
      </w:r>
      <w:r w:rsidRPr="00256DE4">
        <w:rPr>
          <w:rFonts w:cs="Times New Roman"/>
          <w:b/>
          <w:szCs w:val="24"/>
        </w:rPr>
        <w:fldChar w:fldCharType="separate"/>
      </w:r>
      <w:hyperlink w:anchor="_Toc14467607" w:history="1">
        <w:r w:rsidR="001E38A8" w:rsidRPr="00C13E95">
          <w:rPr>
            <w:rStyle w:val="Hyperlink"/>
            <w:rFonts w:ascii="Times" w:hAnsi="Times" w:cs="Times New Roman"/>
            <w:noProof/>
          </w:rPr>
          <w:t>1.</w:t>
        </w:r>
        <w:r w:rsidR="001E38A8">
          <w:rPr>
            <w:rFonts w:asciiTheme="minorHAnsi" w:hAnsiTheme="minorHAnsi"/>
            <w:noProof/>
            <w:sz w:val="22"/>
            <w:lang w:val="en-US"/>
          </w:rPr>
          <w:tab/>
        </w:r>
        <w:r w:rsidR="001E38A8" w:rsidRPr="00C13E95">
          <w:rPr>
            <w:rStyle w:val="Hyperlink"/>
            <w:rFonts w:cs="Times New Roman"/>
            <w:noProof/>
          </w:rPr>
          <w:t>BASIC CONCEPTS AND STOCK STRUCTURE</w:t>
        </w:r>
        <w:r w:rsidR="001E38A8">
          <w:rPr>
            <w:noProof/>
            <w:webHidden/>
          </w:rPr>
          <w:tab/>
        </w:r>
        <w:r w:rsidR="001E38A8">
          <w:rPr>
            <w:noProof/>
            <w:webHidden/>
          </w:rPr>
          <w:fldChar w:fldCharType="begin"/>
        </w:r>
        <w:r w:rsidR="001E38A8">
          <w:rPr>
            <w:noProof/>
            <w:webHidden/>
          </w:rPr>
          <w:instrText xml:space="preserve"> PAGEREF _Toc14467607 \h </w:instrText>
        </w:r>
        <w:r w:rsidR="001E38A8">
          <w:rPr>
            <w:noProof/>
            <w:webHidden/>
          </w:rPr>
        </w:r>
        <w:r w:rsidR="001E38A8">
          <w:rPr>
            <w:noProof/>
            <w:webHidden/>
          </w:rPr>
          <w:fldChar w:fldCharType="separate"/>
        </w:r>
        <w:r w:rsidR="001E38A8">
          <w:rPr>
            <w:noProof/>
            <w:webHidden/>
          </w:rPr>
          <w:t>3</w:t>
        </w:r>
        <w:r w:rsidR="001E38A8">
          <w:rPr>
            <w:noProof/>
            <w:webHidden/>
          </w:rPr>
          <w:fldChar w:fldCharType="end"/>
        </w:r>
      </w:hyperlink>
    </w:p>
    <w:p w14:paraId="08B19775" w14:textId="0C88BAFF" w:rsidR="001E38A8" w:rsidRDefault="006E5632">
      <w:pPr>
        <w:pStyle w:val="TOC3"/>
        <w:tabs>
          <w:tab w:val="right" w:leader="dot" w:pos="9288"/>
        </w:tabs>
        <w:rPr>
          <w:rFonts w:asciiTheme="minorHAnsi" w:hAnsiTheme="minorHAnsi"/>
          <w:noProof/>
          <w:sz w:val="22"/>
          <w:lang w:val="en-US"/>
        </w:rPr>
      </w:pPr>
      <w:hyperlink w:anchor="_Toc14467608" w:history="1">
        <w:r w:rsidR="001E38A8" w:rsidRPr="00C13E95">
          <w:rPr>
            <w:rStyle w:val="Hyperlink"/>
            <w:rFonts w:ascii="Times" w:hAnsi="Times" w:cs="Times New Roman"/>
            <w:noProof/>
          </w:rPr>
          <w:t>I)</w:t>
        </w:r>
        <w:r w:rsidR="001E38A8" w:rsidRPr="00C13E95">
          <w:rPr>
            <w:rStyle w:val="Hyperlink"/>
            <w:rFonts w:cs="Times New Roman"/>
            <w:noProof/>
          </w:rPr>
          <w:t xml:space="preserve"> Spatial definitions</w:t>
        </w:r>
        <w:r w:rsidR="001E38A8">
          <w:rPr>
            <w:noProof/>
            <w:webHidden/>
          </w:rPr>
          <w:tab/>
        </w:r>
        <w:r w:rsidR="001E38A8">
          <w:rPr>
            <w:noProof/>
            <w:webHidden/>
          </w:rPr>
          <w:fldChar w:fldCharType="begin"/>
        </w:r>
        <w:r w:rsidR="001E38A8">
          <w:rPr>
            <w:noProof/>
            <w:webHidden/>
          </w:rPr>
          <w:instrText xml:space="preserve"> PAGEREF _Toc14467608 \h </w:instrText>
        </w:r>
        <w:r w:rsidR="001E38A8">
          <w:rPr>
            <w:noProof/>
            <w:webHidden/>
          </w:rPr>
        </w:r>
        <w:r w:rsidR="001E38A8">
          <w:rPr>
            <w:noProof/>
            <w:webHidden/>
          </w:rPr>
          <w:fldChar w:fldCharType="separate"/>
        </w:r>
        <w:r w:rsidR="001E38A8">
          <w:rPr>
            <w:noProof/>
            <w:webHidden/>
          </w:rPr>
          <w:t>3</w:t>
        </w:r>
        <w:r w:rsidR="001E38A8">
          <w:rPr>
            <w:noProof/>
            <w:webHidden/>
          </w:rPr>
          <w:fldChar w:fldCharType="end"/>
        </w:r>
      </w:hyperlink>
    </w:p>
    <w:p w14:paraId="200C25E5" w14:textId="6AC9E06F" w:rsidR="001E38A8" w:rsidRDefault="006E5632">
      <w:pPr>
        <w:pStyle w:val="TOC4"/>
        <w:tabs>
          <w:tab w:val="right" w:leader="dot" w:pos="9288"/>
        </w:tabs>
        <w:rPr>
          <w:rFonts w:asciiTheme="minorHAnsi" w:hAnsiTheme="minorHAnsi"/>
          <w:noProof/>
          <w:sz w:val="22"/>
          <w:lang w:val="en-US"/>
        </w:rPr>
      </w:pPr>
      <w:hyperlink w:anchor="_Toc14467609" w:history="1">
        <w:r w:rsidR="001E38A8" w:rsidRPr="00C13E95">
          <w:rPr>
            <w:rStyle w:val="Hyperlink"/>
            <w:rFonts w:cs="Times New Roman"/>
            <w:noProof/>
          </w:rPr>
          <w:t>Baseline</w:t>
        </w:r>
        <w:r w:rsidR="001E38A8">
          <w:rPr>
            <w:noProof/>
            <w:webHidden/>
          </w:rPr>
          <w:tab/>
        </w:r>
        <w:r w:rsidR="001E38A8">
          <w:rPr>
            <w:noProof/>
            <w:webHidden/>
          </w:rPr>
          <w:fldChar w:fldCharType="begin"/>
        </w:r>
        <w:r w:rsidR="001E38A8">
          <w:rPr>
            <w:noProof/>
            <w:webHidden/>
          </w:rPr>
          <w:instrText xml:space="preserve"> PAGEREF _Toc14467609 \h </w:instrText>
        </w:r>
        <w:r w:rsidR="001E38A8">
          <w:rPr>
            <w:noProof/>
            <w:webHidden/>
          </w:rPr>
        </w:r>
        <w:r w:rsidR="001E38A8">
          <w:rPr>
            <w:noProof/>
            <w:webHidden/>
          </w:rPr>
          <w:fldChar w:fldCharType="separate"/>
        </w:r>
        <w:r w:rsidR="001E38A8">
          <w:rPr>
            <w:noProof/>
            <w:webHidden/>
          </w:rPr>
          <w:t>3</w:t>
        </w:r>
        <w:r w:rsidR="001E38A8">
          <w:rPr>
            <w:noProof/>
            <w:webHidden/>
          </w:rPr>
          <w:fldChar w:fldCharType="end"/>
        </w:r>
      </w:hyperlink>
    </w:p>
    <w:p w14:paraId="0D168A1E" w14:textId="5B6DCB7E" w:rsidR="001E38A8" w:rsidRDefault="006E5632">
      <w:pPr>
        <w:pStyle w:val="TOC4"/>
        <w:tabs>
          <w:tab w:val="right" w:leader="dot" w:pos="9288"/>
        </w:tabs>
        <w:rPr>
          <w:rFonts w:asciiTheme="minorHAnsi" w:hAnsiTheme="minorHAnsi"/>
          <w:noProof/>
          <w:sz w:val="22"/>
          <w:lang w:val="en-US"/>
        </w:rPr>
      </w:pPr>
      <w:hyperlink w:anchor="_Toc14467610" w:history="1">
        <w:r w:rsidR="001E38A8" w:rsidRPr="00C13E95">
          <w:rPr>
            <w:rStyle w:val="Hyperlink"/>
            <w:rFonts w:cs="Times New Roman"/>
            <w:noProof/>
          </w:rPr>
          <w:t>Alternative low priority future options</w:t>
        </w:r>
        <w:r w:rsidR="001E38A8">
          <w:rPr>
            <w:noProof/>
            <w:webHidden/>
          </w:rPr>
          <w:tab/>
        </w:r>
        <w:r w:rsidR="001E38A8">
          <w:rPr>
            <w:noProof/>
            <w:webHidden/>
          </w:rPr>
          <w:fldChar w:fldCharType="begin"/>
        </w:r>
        <w:r w:rsidR="001E38A8">
          <w:rPr>
            <w:noProof/>
            <w:webHidden/>
          </w:rPr>
          <w:instrText xml:space="preserve"> PAGEREF _Toc14467610 \h </w:instrText>
        </w:r>
        <w:r w:rsidR="001E38A8">
          <w:rPr>
            <w:noProof/>
            <w:webHidden/>
          </w:rPr>
        </w:r>
        <w:r w:rsidR="001E38A8">
          <w:rPr>
            <w:noProof/>
            <w:webHidden/>
          </w:rPr>
          <w:fldChar w:fldCharType="separate"/>
        </w:r>
        <w:r w:rsidR="001E38A8">
          <w:rPr>
            <w:noProof/>
            <w:webHidden/>
          </w:rPr>
          <w:t>4</w:t>
        </w:r>
        <w:r w:rsidR="001E38A8">
          <w:rPr>
            <w:noProof/>
            <w:webHidden/>
          </w:rPr>
          <w:fldChar w:fldCharType="end"/>
        </w:r>
      </w:hyperlink>
    </w:p>
    <w:p w14:paraId="34BD5383" w14:textId="20164467" w:rsidR="001E38A8" w:rsidRDefault="006E5632">
      <w:pPr>
        <w:pStyle w:val="TOC3"/>
        <w:tabs>
          <w:tab w:val="right" w:leader="dot" w:pos="9288"/>
        </w:tabs>
        <w:rPr>
          <w:rFonts w:asciiTheme="minorHAnsi" w:hAnsiTheme="minorHAnsi"/>
          <w:noProof/>
          <w:sz w:val="22"/>
          <w:lang w:val="en-US"/>
        </w:rPr>
      </w:pPr>
      <w:hyperlink w:anchor="_Toc14467611" w:history="1">
        <w:r w:rsidR="001E38A8" w:rsidRPr="00C13E95">
          <w:rPr>
            <w:rStyle w:val="Hyperlink"/>
            <w:rFonts w:ascii="Times" w:hAnsi="Times" w:cs="Times New Roman"/>
            <w:noProof/>
          </w:rPr>
          <w:t>II)</w:t>
        </w:r>
        <w:r w:rsidR="001E38A8" w:rsidRPr="00C13E95">
          <w:rPr>
            <w:rStyle w:val="Hyperlink"/>
            <w:rFonts w:cs="Times New Roman"/>
            <w:noProof/>
          </w:rPr>
          <w:t xml:space="preserve"> Stock mixing</w:t>
        </w:r>
        <w:r w:rsidR="001E38A8">
          <w:rPr>
            <w:noProof/>
            <w:webHidden/>
          </w:rPr>
          <w:tab/>
        </w:r>
        <w:r w:rsidR="001E38A8">
          <w:rPr>
            <w:noProof/>
            <w:webHidden/>
          </w:rPr>
          <w:fldChar w:fldCharType="begin"/>
        </w:r>
        <w:r w:rsidR="001E38A8">
          <w:rPr>
            <w:noProof/>
            <w:webHidden/>
          </w:rPr>
          <w:instrText xml:space="preserve"> PAGEREF _Toc14467611 \h </w:instrText>
        </w:r>
        <w:r w:rsidR="001E38A8">
          <w:rPr>
            <w:noProof/>
            <w:webHidden/>
          </w:rPr>
        </w:r>
        <w:r w:rsidR="001E38A8">
          <w:rPr>
            <w:noProof/>
            <w:webHidden/>
          </w:rPr>
          <w:fldChar w:fldCharType="separate"/>
        </w:r>
        <w:r w:rsidR="001E38A8">
          <w:rPr>
            <w:noProof/>
            <w:webHidden/>
          </w:rPr>
          <w:t>4</w:t>
        </w:r>
        <w:r w:rsidR="001E38A8">
          <w:rPr>
            <w:noProof/>
            <w:webHidden/>
          </w:rPr>
          <w:fldChar w:fldCharType="end"/>
        </w:r>
      </w:hyperlink>
    </w:p>
    <w:p w14:paraId="5E39AA08" w14:textId="52ED7580" w:rsidR="001E38A8" w:rsidRDefault="006E5632">
      <w:pPr>
        <w:pStyle w:val="TOC4"/>
        <w:tabs>
          <w:tab w:val="right" w:leader="dot" w:pos="9288"/>
        </w:tabs>
        <w:rPr>
          <w:rFonts w:asciiTheme="minorHAnsi" w:hAnsiTheme="minorHAnsi"/>
          <w:noProof/>
          <w:sz w:val="22"/>
          <w:lang w:val="en-US"/>
        </w:rPr>
      </w:pPr>
      <w:hyperlink w:anchor="_Toc14467612" w:history="1">
        <w:r w:rsidR="001E38A8" w:rsidRPr="00C13E95">
          <w:rPr>
            <w:rStyle w:val="Hyperlink"/>
            <w:rFonts w:cs="Times New Roman"/>
            <w:noProof/>
          </w:rPr>
          <w:t>Baseline</w:t>
        </w:r>
        <w:r w:rsidR="001E38A8">
          <w:rPr>
            <w:noProof/>
            <w:webHidden/>
          </w:rPr>
          <w:tab/>
        </w:r>
        <w:r w:rsidR="001E38A8">
          <w:rPr>
            <w:noProof/>
            <w:webHidden/>
          </w:rPr>
          <w:fldChar w:fldCharType="begin"/>
        </w:r>
        <w:r w:rsidR="001E38A8">
          <w:rPr>
            <w:noProof/>
            <w:webHidden/>
          </w:rPr>
          <w:instrText xml:space="preserve"> PAGEREF _Toc14467612 \h </w:instrText>
        </w:r>
        <w:r w:rsidR="001E38A8">
          <w:rPr>
            <w:noProof/>
            <w:webHidden/>
          </w:rPr>
        </w:r>
        <w:r w:rsidR="001E38A8">
          <w:rPr>
            <w:noProof/>
            <w:webHidden/>
          </w:rPr>
          <w:fldChar w:fldCharType="separate"/>
        </w:r>
        <w:r w:rsidR="001E38A8">
          <w:rPr>
            <w:noProof/>
            <w:webHidden/>
          </w:rPr>
          <w:t>4</w:t>
        </w:r>
        <w:r w:rsidR="001E38A8">
          <w:rPr>
            <w:noProof/>
            <w:webHidden/>
          </w:rPr>
          <w:fldChar w:fldCharType="end"/>
        </w:r>
      </w:hyperlink>
    </w:p>
    <w:p w14:paraId="653CEA81" w14:textId="606E9863" w:rsidR="001E38A8" w:rsidRDefault="006E5632">
      <w:pPr>
        <w:pStyle w:val="TOC1"/>
        <w:rPr>
          <w:rFonts w:asciiTheme="minorHAnsi" w:hAnsiTheme="minorHAnsi"/>
          <w:noProof/>
          <w:sz w:val="22"/>
          <w:lang w:val="en-US"/>
        </w:rPr>
      </w:pPr>
      <w:hyperlink w:anchor="_Toc14467613" w:history="1">
        <w:r w:rsidR="001E38A8" w:rsidRPr="00C13E95">
          <w:rPr>
            <w:rStyle w:val="Hyperlink"/>
            <w:rFonts w:ascii="Times" w:hAnsi="Times" w:cs="Times New Roman"/>
            <w:noProof/>
          </w:rPr>
          <w:t>2.</w:t>
        </w:r>
        <w:r w:rsidR="001E38A8">
          <w:rPr>
            <w:rFonts w:asciiTheme="minorHAnsi" w:hAnsiTheme="minorHAnsi"/>
            <w:noProof/>
            <w:sz w:val="22"/>
            <w:lang w:val="en-US"/>
          </w:rPr>
          <w:tab/>
        </w:r>
        <w:r w:rsidR="001E38A8" w:rsidRPr="00C13E95">
          <w:rPr>
            <w:rStyle w:val="Hyperlink"/>
            <w:rFonts w:cs="Times New Roman"/>
            <w:noProof/>
          </w:rPr>
          <w:t>PAST DATA AVAILABLE</w:t>
        </w:r>
        <w:r w:rsidR="001E38A8">
          <w:rPr>
            <w:noProof/>
            <w:webHidden/>
          </w:rPr>
          <w:tab/>
        </w:r>
        <w:r w:rsidR="001E38A8">
          <w:rPr>
            <w:noProof/>
            <w:webHidden/>
          </w:rPr>
          <w:fldChar w:fldCharType="begin"/>
        </w:r>
        <w:r w:rsidR="001E38A8">
          <w:rPr>
            <w:noProof/>
            <w:webHidden/>
          </w:rPr>
          <w:instrText xml:space="preserve"> PAGEREF _Toc14467613 \h </w:instrText>
        </w:r>
        <w:r w:rsidR="001E38A8">
          <w:rPr>
            <w:noProof/>
            <w:webHidden/>
          </w:rPr>
        </w:r>
        <w:r w:rsidR="001E38A8">
          <w:rPr>
            <w:noProof/>
            <w:webHidden/>
          </w:rPr>
          <w:fldChar w:fldCharType="separate"/>
        </w:r>
        <w:r w:rsidR="001E38A8">
          <w:rPr>
            <w:noProof/>
            <w:webHidden/>
          </w:rPr>
          <w:t>4</w:t>
        </w:r>
        <w:r w:rsidR="001E38A8">
          <w:rPr>
            <w:noProof/>
            <w:webHidden/>
          </w:rPr>
          <w:fldChar w:fldCharType="end"/>
        </w:r>
      </w:hyperlink>
    </w:p>
    <w:p w14:paraId="6CFD471A" w14:textId="5586B75F" w:rsidR="001E38A8" w:rsidRDefault="006E5632">
      <w:pPr>
        <w:pStyle w:val="TOC3"/>
        <w:tabs>
          <w:tab w:val="right" w:leader="dot" w:pos="9288"/>
        </w:tabs>
        <w:rPr>
          <w:rFonts w:asciiTheme="minorHAnsi" w:hAnsiTheme="minorHAnsi"/>
          <w:noProof/>
          <w:sz w:val="22"/>
          <w:lang w:val="en-US"/>
        </w:rPr>
      </w:pPr>
      <w:hyperlink w:anchor="_Toc14467614" w:history="1">
        <w:r w:rsidR="001E38A8" w:rsidRPr="00C13E95">
          <w:rPr>
            <w:rStyle w:val="Hyperlink"/>
            <w:rFonts w:ascii="Times" w:hAnsi="Times" w:cs="Times New Roman"/>
            <w:noProof/>
          </w:rPr>
          <w:t>I)</w:t>
        </w:r>
        <w:r w:rsidR="001E38A8" w:rsidRPr="00C13E95">
          <w:rPr>
            <w:rStyle w:val="Hyperlink"/>
            <w:rFonts w:cs="Times New Roman"/>
            <w:noProof/>
          </w:rPr>
          <w:t xml:space="preserve"> Raw data</w:t>
        </w:r>
        <w:r w:rsidR="001E38A8">
          <w:rPr>
            <w:noProof/>
            <w:webHidden/>
          </w:rPr>
          <w:tab/>
        </w:r>
        <w:r w:rsidR="001E38A8">
          <w:rPr>
            <w:noProof/>
            <w:webHidden/>
          </w:rPr>
          <w:fldChar w:fldCharType="begin"/>
        </w:r>
        <w:r w:rsidR="001E38A8">
          <w:rPr>
            <w:noProof/>
            <w:webHidden/>
          </w:rPr>
          <w:instrText xml:space="preserve"> PAGEREF _Toc14467614 \h </w:instrText>
        </w:r>
        <w:r w:rsidR="001E38A8">
          <w:rPr>
            <w:noProof/>
            <w:webHidden/>
          </w:rPr>
        </w:r>
        <w:r w:rsidR="001E38A8">
          <w:rPr>
            <w:noProof/>
            <w:webHidden/>
          </w:rPr>
          <w:fldChar w:fldCharType="separate"/>
        </w:r>
        <w:r w:rsidR="001E38A8">
          <w:rPr>
            <w:noProof/>
            <w:webHidden/>
          </w:rPr>
          <w:t>4</w:t>
        </w:r>
        <w:r w:rsidR="001E38A8">
          <w:rPr>
            <w:noProof/>
            <w:webHidden/>
          </w:rPr>
          <w:fldChar w:fldCharType="end"/>
        </w:r>
      </w:hyperlink>
    </w:p>
    <w:p w14:paraId="4B9DB465" w14:textId="3834FFCD" w:rsidR="001E38A8" w:rsidRDefault="006E5632">
      <w:pPr>
        <w:pStyle w:val="TOC3"/>
        <w:tabs>
          <w:tab w:val="right" w:leader="dot" w:pos="9288"/>
        </w:tabs>
        <w:rPr>
          <w:rFonts w:asciiTheme="minorHAnsi" w:hAnsiTheme="minorHAnsi"/>
          <w:noProof/>
          <w:sz w:val="22"/>
          <w:lang w:val="en-US"/>
        </w:rPr>
      </w:pPr>
      <w:hyperlink w:anchor="_Toc14467615" w:history="1">
        <w:r w:rsidR="001E38A8" w:rsidRPr="00C13E95">
          <w:rPr>
            <w:rStyle w:val="Hyperlink"/>
            <w:rFonts w:ascii="Times" w:hAnsi="Times" w:cs="Times New Roman"/>
            <w:noProof/>
          </w:rPr>
          <w:t>II)</w:t>
        </w:r>
        <w:r w:rsidR="001E38A8" w:rsidRPr="00C13E95">
          <w:rPr>
            <w:rStyle w:val="Hyperlink"/>
            <w:rFonts w:cs="Times New Roman"/>
            <w:noProof/>
          </w:rPr>
          <w:t xml:space="preserve"> Analysed data</w:t>
        </w:r>
        <w:r w:rsidR="001E38A8">
          <w:rPr>
            <w:noProof/>
            <w:webHidden/>
          </w:rPr>
          <w:tab/>
        </w:r>
        <w:r w:rsidR="001E38A8">
          <w:rPr>
            <w:noProof/>
            <w:webHidden/>
          </w:rPr>
          <w:fldChar w:fldCharType="begin"/>
        </w:r>
        <w:r w:rsidR="001E38A8">
          <w:rPr>
            <w:noProof/>
            <w:webHidden/>
          </w:rPr>
          <w:instrText xml:space="preserve"> PAGEREF _Toc14467615 \h </w:instrText>
        </w:r>
        <w:r w:rsidR="001E38A8">
          <w:rPr>
            <w:noProof/>
            <w:webHidden/>
          </w:rPr>
        </w:r>
        <w:r w:rsidR="001E38A8">
          <w:rPr>
            <w:noProof/>
            <w:webHidden/>
          </w:rPr>
          <w:fldChar w:fldCharType="separate"/>
        </w:r>
        <w:r w:rsidR="001E38A8">
          <w:rPr>
            <w:noProof/>
            <w:webHidden/>
          </w:rPr>
          <w:t>8</w:t>
        </w:r>
        <w:r w:rsidR="001E38A8">
          <w:rPr>
            <w:noProof/>
            <w:webHidden/>
          </w:rPr>
          <w:fldChar w:fldCharType="end"/>
        </w:r>
      </w:hyperlink>
    </w:p>
    <w:p w14:paraId="7C1E5B95" w14:textId="74E83DA8" w:rsidR="001E38A8" w:rsidRDefault="006E5632">
      <w:pPr>
        <w:pStyle w:val="TOC3"/>
        <w:tabs>
          <w:tab w:val="right" w:leader="dot" w:pos="9288"/>
        </w:tabs>
        <w:rPr>
          <w:rFonts w:asciiTheme="minorHAnsi" w:hAnsiTheme="minorHAnsi"/>
          <w:noProof/>
          <w:sz w:val="22"/>
          <w:lang w:val="en-US"/>
        </w:rPr>
      </w:pPr>
      <w:hyperlink w:anchor="_Toc14467616" w:history="1">
        <w:r w:rsidR="001E38A8" w:rsidRPr="00C13E95">
          <w:rPr>
            <w:rStyle w:val="Hyperlink"/>
            <w:rFonts w:ascii="Times" w:hAnsi="Times" w:cs="Times New Roman"/>
            <w:noProof/>
          </w:rPr>
          <w:t>III)</w:t>
        </w:r>
        <w:r w:rsidR="001E38A8" w:rsidRPr="00C13E95">
          <w:rPr>
            <w:rStyle w:val="Hyperlink"/>
            <w:rFonts w:cs="Times New Roman"/>
            <w:noProof/>
          </w:rPr>
          <w:t xml:space="preserve"> Assumptions</w:t>
        </w:r>
        <w:r w:rsidR="001E38A8">
          <w:rPr>
            <w:noProof/>
            <w:webHidden/>
          </w:rPr>
          <w:tab/>
        </w:r>
        <w:r w:rsidR="001E38A8">
          <w:rPr>
            <w:noProof/>
            <w:webHidden/>
          </w:rPr>
          <w:fldChar w:fldCharType="begin"/>
        </w:r>
        <w:r w:rsidR="001E38A8">
          <w:rPr>
            <w:noProof/>
            <w:webHidden/>
          </w:rPr>
          <w:instrText xml:space="preserve"> PAGEREF _Toc14467616 \h </w:instrText>
        </w:r>
        <w:r w:rsidR="001E38A8">
          <w:rPr>
            <w:noProof/>
            <w:webHidden/>
          </w:rPr>
        </w:r>
        <w:r w:rsidR="001E38A8">
          <w:rPr>
            <w:noProof/>
            <w:webHidden/>
          </w:rPr>
          <w:fldChar w:fldCharType="separate"/>
        </w:r>
        <w:r w:rsidR="001E38A8">
          <w:rPr>
            <w:noProof/>
            <w:webHidden/>
          </w:rPr>
          <w:t>11</w:t>
        </w:r>
        <w:r w:rsidR="001E38A8">
          <w:rPr>
            <w:noProof/>
            <w:webHidden/>
          </w:rPr>
          <w:fldChar w:fldCharType="end"/>
        </w:r>
      </w:hyperlink>
    </w:p>
    <w:p w14:paraId="33AC5B9D" w14:textId="2C030019" w:rsidR="001E38A8" w:rsidRDefault="006E5632">
      <w:pPr>
        <w:pStyle w:val="TOC1"/>
        <w:rPr>
          <w:rFonts w:asciiTheme="minorHAnsi" w:hAnsiTheme="minorHAnsi"/>
          <w:noProof/>
          <w:sz w:val="22"/>
          <w:lang w:val="en-US"/>
        </w:rPr>
      </w:pPr>
      <w:hyperlink w:anchor="_Toc14467617" w:history="1">
        <w:r w:rsidR="001E38A8" w:rsidRPr="00C13E95">
          <w:rPr>
            <w:rStyle w:val="Hyperlink"/>
            <w:rFonts w:ascii="Times" w:hAnsi="Times" w:cs="Times New Roman"/>
            <w:noProof/>
          </w:rPr>
          <w:t>3.</w:t>
        </w:r>
        <w:r w:rsidR="001E38A8">
          <w:rPr>
            <w:rFonts w:asciiTheme="minorHAnsi" w:hAnsiTheme="minorHAnsi"/>
            <w:noProof/>
            <w:sz w:val="22"/>
            <w:lang w:val="en-US"/>
          </w:rPr>
          <w:tab/>
        </w:r>
        <w:r w:rsidR="001E38A8" w:rsidRPr="00C13E95">
          <w:rPr>
            <w:rStyle w:val="Hyperlink"/>
            <w:rFonts w:cs="Times New Roman"/>
            <w:noProof/>
          </w:rPr>
          <w:t>BASIC OPERATING MODEL DYNAMICS</w:t>
        </w:r>
        <w:r w:rsidR="001E38A8">
          <w:rPr>
            <w:noProof/>
            <w:webHidden/>
          </w:rPr>
          <w:tab/>
        </w:r>
        <w:r w:rsidR="001E38A8">
          <w:rPr>
            <w:noProof/>
            <w:webHidden/>
          </w:rPr>
          <w:fldChar w:fldCharType="begin"/>
        </w:r>
        <w:r w:rsidR="001E38A8">
          <w:rPr>
            <w:noProof/>
            <w:webHidden/>
          </w:rPr>
          <w:instrText xml:space="preserve"> PAGEREF _Toc14467617 \h </w:instrText>
        </w:r>
        <w:r w:rsidR="001E38A8">
          <w:rPr>
            <w:noProof/>
            <w:webHidden/>
          </w:rPr>
        </w:r>
        <w:r w:rsidR="001E38A8">
          <w:rPr>
            <w:noProof/>
            <w:webHidden/>
          </w:rPr>
          <w:fldChar w:fldCharType="separate"/>
        </w:r>
        <w:r w:rsidR="001E38A8">
          <w:rPr>
            <w:noProof/>
            <w:webHidden/>
          </w:rPr>
          <w:t>15</w:t>
        </w:r>
        <w:r w:rsidR="001E38A8">
          <w:rPr>
            <w:noProof/>
            <w:webHidden/>
          </w:rPr>
          <w:fldChar w:fldCharType="end"/>
        </w:r>
      </w:hyperlink>
    </w:p>
    <w:p w14:paraId="764372DE" w14:textId="57846B66" w:rsidR="001E38A8" w:rsidRDefault="006E5632">
      <w:pPr>
        <w:pStyle w:val="TOC3"/>
        <w:tabs>
          <w:tab w:val="right" w:leader="dot" w:pos="9288"/>
        </w:tabs>
        <w:rPr>
          <w:rFonts w:asciiTheme="minorHAnsi" w:hAnsiTheme="minorHAnsi"/>
          <w:noProof/>
          <w:sz w:val="22"/>
          <w:lang w:val="en-US"/>
        </w:rPr>
      </w:pPr>
      <w:hyperlink w:anchor="_Toc14467618" w:history="1">
        <w:r w:rsidR="001E38A8" w:rsidRPr="00C13E95">
          <w:rPr>
            <w:rStyle w:val="Hyperlink"/>
            <w:rFonts w:ascii="Times" w:hAnsi="Times" w:cs="Times New Roman"/>
            <w:noProof/>
          </w:rPr>
          <w:t>I)</w:t>
        </w:r>
        <w:r w:rsidR="001E38A8" w:rsidRPr="00C13E95">
          <w:rPr>
            <w:rStyle w:val="Hyperlink"/>
            <w:rFonts w:cs="Times New Roman"/>
            <w:noProof/>
          </w:rPr>
          <w:t xml:space="preserve"> Overview</w:t>
        </w:r>
        <w:r w:rsidR="001E38A8">
          <w:rPr>
            <w:noProof/>
            <w:webHidden/>
          </w:rPr>
          <w:tab/>
        </w:r>
        <w:r w:rsidR="001E38A8">
          <w:rPr>
            <w:noProof/>
            <w:webHidden/>
          </w:rPr>
          <w:fldChar w:fldCharType="begin"/>
        </w:r>
        <w:r w:rsidR="001E38A8">
          <w:rPr>
            <w:noProof/>
            <w:webHidden/>
          </w:rPr>
          <w:instrText xml:space="preserve"> PAGEREF _Toc14467618 \h </w:instrText>
        </w:r>
        <w:r w:rsidR="001E38A8">
          <w:rPr>
            <w:noProof/>
            <w:webHidden/>
          </w:rPr>
        </w:r>
        <w:r w:rsidR="001E38A8">
          <w:rPr>
            <w:noProof/>
            <w:webHidden/>
          </w:rPr>
          <w:fldChar w:fldCharType="separate"/>
        </w:r>
        <w:r w:rsidR="001E38A8">
          <w:rPr>
            <w:noProof/>
            <w:webHidden/>
          </w:rPr>
          <w:t>15</w:t>
        </w:r>
        <w:r w:rsidR="001E38A8">
          <w:rPr>
            <w:noProof/>
            <w:webHidden/>
          </w:rPr>
          <w:fldChar w:fldCharType="end"/>
        </w:r>
      </w:hyperlink>
    </w:p>
    <w:p w14:paraId="149AB0E0" w14:textId="1B7C7BD1" w:rsidR="001E38A8" w:rsidRDefault="006E5632">
      <w:pPr>
        <w:pStyle w:val="TOC3"/>
        <w:tabs>
          <w:tab w:val="right" w:leader="dot" w:pos="9288"/>
        </w:tabs>
        <w:rPr>
          <w:rFonts w:asciiTheme="minorHAnsi" w:hAnsiTheme="minorHAnsi"/>
          <w:noProof/>
          <w:sz w:val="22"/>
          <w:lang w:val="en-US"/>
        </w:rPr>
      </w:pPr>
      <w:hyperlink w:anchor="_Toc14467619" w:history="1">
        <w:r w:rsidR="001E38A8" w:rsidRPr="00C13E95">
          <w:rPr>
            <w:rStyle w:val="Hyperlink"/>
            <w:rFonts w:ascii="Times" w:hAnsi="Times" w:cs="Times New Roman"/>
            <w:noProof/>
          </w:rPr>
          <w:t>II)</w:t>
        </w:r>
        <w:r w:rsidR="001E38A8" w:rsidRPr="00C13E95">
          <w:rPr>
            <w:rStyle w:val="Hyperlink"/>
            <w:rFonts w:cs="Times New Roman"/>
            <w:noProof/>
          </w:rPr>
          <w:t xml:space="preserve"> Equations</w:t>
        </w:r>
        <w:r w:rsidR="001E38A8">
          <w:rPr>
            <w:noProof/>
            <w:webHidden/>
          </w:rPr>
          <w:tab/>
        </w:r>
        <w:r w:rsidR="001E38A8">
          <w:rPr>
            <w:noProof/>
            <w:webHidden/>
          </w:rPr>
          <w:fldChar w:fldCharType="begin"/>
        </w:r>
        <w:r w:rsidR="001E38A8">
          <w:rPr>
            <w:noProof/>
            <w:webHidden/>
          </w:rPr>
          <w:instrText xml:space="preserve"> PAGEREF _Toc14467619 \h </w:instrText>
        </w:r>
        <w:r w:rsidR="001E38A8">
          <w:rPr>
            <w:noProof/>
            <w:webHidden/>
          </w:rPr>
        </w:r>
        <w:r w:rsidR="001E38A8">
          <w:rPr>
            <w:noProof/>
            <w:webHidden/>
          </w:rPr>
          <w:fldChar w:fldCharType="separate"/>
        </w:r>
        <w:r w:rsidR="001E38A8">
          <w:rPr>
            <w:noProof/>
            <w:webHidden/>
          </w:rPr>
          <w:t>15</w:t>
        </w:r>
        <w:r w:rsidR="001E38A8">
          <w:rPr>
            <w:noProof/>
            <w:webHidden/>
          </w:rPr>
          <w:fldChar w:fldCharType="end"/>
        </w:r>
      </w:hyperlink>
    </w:p>
    <w:p w14:paraId="0D804F87" w14:textId="28E9A2D4" w:rsidR="001E38A8" w:rsidRDefault="006E5632">
      <w:pPr>
        <w:pStyle w:val="TOC4"/>
        <w:tabs>
          <w:tab w:val="right" w:leader="dot" w:pos="9288"/>
        </w:tabs>
        <w:rPr>
          <w:rFonts w:asciiTheme="minorHAnsi" w:hAnsiTheme="minorHAnsi"/>
          <w:noProof/>
          <w:sz w:val="22"/>
          <w:lang w:val="en-US"/>
        </w:rPr>
      </w:pPr>
      <w:hyperlink w:anchor="_Toc14467620" w:history="1">
        <w:r w:rsidR="001E38A8" w:rsidRPr="00C13E95">
          <w:rPr>
            <w:rStyle w:val="Hyperlink"/>
            <w:rFonts w:eastAsiaTheme="majorEastAsia" w:cs="Times New Roman"/>
            <w:bCs/>
            <w:iCs/>
            <w:noProof/>
            <w:lang w:eastAsia="en-ZA"/>
          </w:rPr>
          <w:t>The following selections apply for the Base Case OM:</w:t>
        </w:r>
        <w:r w:rsidR="001E38A8">
          <w:rPr>
            <w:noProof/>
            <w:webHidden/>
          </w:rPr>
          <w:tab/>
        </w:r>
        <w:r w:rsidR="001E38A8">
          <w:rPr>
            <w:noProof/>
            <w:webHidden/>
          </w:rPr>
          <w:fldChar w:fldCharType="begin"/>
        </w:r>
        <w:r w:rsidR="001E38A8">
          <w:rPr>
            <w:noProof/>
            <w:webHidden/>
          </w:rPr>
          <w:instrText xml:space="preserve"> PAGEREF _Toc14467620 \h </w:instrText>
        </w:r>
        <w:r w:rsidR="001E38A8">
          <w:rPr>
            <w:noProof/>
            <w:webHidden/>
          </w:rPr>
        </w:r>
        <w:r w:rsidR="001E38A8">
          <w:rPr>
            <w:noProof/>
            <w:webHidden/>
          </w:rPr>
          <w:fldChar w:fldCharType="separate"/>
        </w:r>
        <w:r w:rsidR="001E38A8">
          <w:rPr>
            <w:noProof/>
            <w:webHidden/>
          </w:rPr>
          <w:t>20</w:t>
        </w:r>
        <w:r w:rsidR="001E38A8">
          <w:rPr>
            <w:noProof/>
            <w:webHidden/>
          </w:rPr>
          <w:fldChar w:fldCharType="end"/>
        </w:r>
      </w:hyperlink>
    </w:p>
    <w:p w14:paraId="0E77B2D5" w14:textId="344F3668" w:rsidR="001E38A8" w:rsidRDefault="006E5632">
      <w:pPr>
        <w:pStyle w:val="TOC4"/>
        <w:tabs>
          <w:tab w:val="right" w:leader="dot" w:pos="9288"/>
        </w:tabs>
        <w:rPr>
          <w:rFonts w:asciiTheme="minorHAnsi" w:hAnsiTheme="minorHAnsi"/>
          <w:noProof/>
          <w:sz w:val="22"/>
          <w:lang w:val="en-US"/>
        </w:rPr>
      </w:pPr>
      <w:hyperlink w:anchor="_Toc14467621" w:history="1">
        <w:r w:rsidR="001E38A8" w:rsidRPr="00C13E95">
          <w:rPr>
            <w:rStyle w:val="Hyperlink"/>
            <w:rFonts w:eastAsiaTheme="majorEastAsia" w:cs="Times New Roman"/>
            <w:bCs/>
            <w:iCs/>
            <w:noProof/>
            <w:lang w:eastAsia="en-ZA"/>
          </w:rPr>
          <w:t>Alternative options</w:t>
        </w:r>
        <w:r w:rsidR="001E38A8">
          <w:rPr>
            <w:noProof/>
            <w:webHidden/>
          </w:rPr>
          <w:tab/>
        </w:r>
        <w:r w:rsidR="001E38A8">
          <w:rPr>
            <w:noProof/>
            <w:webHidden/>
          </w:rPr>
          <w:fldChar w:fldCharType="begin"/>
        </w:r>
        <w:r w:rsidR="001E38A8">
          <w:rPr>
            <w:noProof/>
            <w:webHidden/>
          </w:rPr>
          <w:instrText xml:space="preserve"> PAGEREF _Toc14467621 \h </w:instrText>
        </w:r>
        <w:r w:rsidR="001E38A8">
          <w:rPr>
            <w:noProof/>
            <w:webHidden/>
          </w:rPr>
        </w:r>
        <w:r w:rsidR="001E38A8">
          <w:rPr>
            <w:noProof/>
            <w:webHidden/>
          </w:rPr>
          <w:fldChar w:fldCharType="separate"/>
        </w:r>
        <w:r w:rsidR="001E38A8">
          <w:rPr>
            <w:noProof/>
            <w:webHidden/>
          </w:rPr>
          <w:t>21</w:t>
        </w:r>
        <w:r w:rsidR="001E38A8">
          <w:rPr>
            <w:noProof/>
            <w:webHidden/>
          </w:rPr>
          <w:fldChar w:fldCharType="end"/>
        </w:r>
      </w:hyperlink>
    </w:p>
    <w:p w14:paraId="21143F1E" w14:textId="1DFAF76D" w:rsidR="001E38A8" w:rsidRDefault="006E5632">
      <w:pPr>
        <w:pStyle w:val="TOC3"/>
        <w:tabs>
          <w:tab w:val="right" w:leader="dot" w:pos="9288"/>
        </w:tabs>
        <w:rPr>
          <w:rFonts w:asciiTheme="minorHAnsi" w:hAnsiTheme="minorHAnsi"/>
          <w:noProof/>
          <w:sz w:val="22"/>
          <w:lang w:val="en-US"/>
        </w:rPr>
      </w:pPr>
      <w:hyperlink w:anchor="_Toc14467622" w:history="1">
        <w:r w:rsidR="001E38A8" w:rsidRPr="00C13E95">
          <w:rPr>
            <w:rStyle w:val="Hyperlink"/>
            <w:rFonts w:ascii="Times" w:hAnsi="Times" w:cs="Times New Roman"/>
            <w:noProof/>
          </w:rPr>
          <w:t>III)</w:t>
        </w:r>
        <w:r w:rsidR="001E38A8" w:rsidRPr="00C13E95">
          <w:rPr>
            <w:rStyle w:val="Hyperlink"/>
            <w:rFonts w:cs="Times New Roman"/>
            <w:noProof/>
          </w:rPr>
          <w:t xml:space="preserve"> Fleet structure and exploitation history</w:t>
        </w:r>
        <w:r w:rsidR="001E38A8">
          <w:rPr>
            <w:noProof/>
            <w:webHidden/>
          </w:rPr>
          <w:tab/>
        </w:r>
        <w:r w:rsidR="001E38A8">
          <w:rPr>
            <w:noProof/>
            <w:webHidden/>
          </w:rPr>
          <w:fldChar w:fldCharType="begin"/>
        </w:r>
        <w:r w:rsidR="001E38A8">
          <w:rPr>
            <w:noProof/>
            <w:webHidden/>
          </w:rPr>
          <w:instrText xml:space="preserve"> PAGEREF _Toc14467622 \h </w:instrText>
        </w:r>
        <w:r w:rsidR="001E38A8">
          <w:rPr>
            <w:noProof/>
            <w:webHidden/>
          </w:rPr>
        </w:r>
        <w:r w:rsidR="001E38A8">
          <w:rPr>
            <w:noProof/>
            <w:webHidden/>
          </w:rPr>
          <w:fldChar w:fldCharType="separate"/>
        </w:r>
        <w:r w:rsidR="001E38A8">
          <w:rPr>
            <w:noProof/>
            <w:webHidden/>
          </w:rPr>
          <w:t>21</w:t>
        </w:r>
        <w:r w:rsidR="001E38A8">
          <w:rPr>
            <w:noProof/>
            <w:webHidden/>
          </w:rPr>
          <w:fldChar w:fldCharType="end"/>
        </w:r>
      </w:hyperlink>
    </w:p>
    <w:p w14:paraId="20C61C0C" w14:textId="04AFEADF" w:rsidR="001E38A8" w:rsidRDefault="006E5632">
      <w:pPr>
        <w:pStyle w:val="TOC4"/>
        <w:tabs>
          <w:tab w:val="right" w:leader="dot" w:pos="9288"/>
        </w:tabs>
        <w:rPr>
          <w:rFonts w:asciiTheme="minorHAnsi" w:hAnsiTheme="minorHAnsi"/>
          <w:noProof/>
          <w:sz w:val="22"/>
          <w:lang w:val="en-US"/>
        </w:rPr>
      </w:pPr>
      <w:hyperlink w:anchor="_Toc14467623" w:history="1">
        <w:r w:rsidR="001E38A8" w:rsidRPr="00C13E95">
          <w:rPr>
            <w:rStyle w:val="Hyperlink"/>
            <w:rFonts w:cs="Times New Roman"/>
            <w:noProof/>
          </w:rPr>
          <w:t>Base Case</w:t>
        </w:r>
        <w:r w:rsidR="001E38A8">
          <w:rPr>
            <w:noProof/>
            <w:webHidden/>
          </w:rPr>
          <w:tab/>
        </w:r>
        <w:r w:rsidR="001E38A8">
          <w:rPr>
            <w:noProof/>
            <w:webHidden/>
          </w:rPr>
          <w:fldChar w:fldCharType="begin"/>
        </w:r>
        <w:r w:rsidR="001E38A8">
          <w:rPr>
            <w:noProof/>
            <w:webHidden/>
          </w:rPr>
          <w:instrText xml:space="preserve"> PAGEREF _Toc14467623 \h </w:instrText>
        </w:r>
        <w:r w:rsidR="001E38A8">
          <w:rPr>
            <w:noProof/>
            <w:webHidden/>
          </w:rPr>
        </w:r>
        <w:r w:rsidR="001E38A8">
          <w:rPr>
            <w:noProof/>
            <w:webHidden/>
          </w:rPr>
          <w:fldChar w:fldCharType="separate"/>
        </w:r>
        <w:r w:rsidR="001E38A8">
          <w:rPr>
            <w:noProof/>
            <w:webHidden/>
          </w:rPr>
          <w:t>21</w:t>
        </w:r>
        <w:r w:rsidR="001E38A8">
          <w:rPr>
            <w:noProof/>
            <w:webHidden/>
          </w:rPr>
          <w:fldChar w:fldCharType="end"/>
        </w:r>
      </w:hyperlink>
    </w:p>
    <w:p w14:paraId="6B2EAA09" w14:textId="73D67DF2" w:rsidR="001E38A8" w:rsidRDefault="006E5632">
      <w:pPr>
        <w:pStyle w:val="TOC4"/>
        <w:tabs>
          <w:tab w:val="right" w:leader="dot" w:pos="9288"/>
        </w:tabs>
        <w:rPr>
          <w:rFonts w:asciiTheme="minorHAnsi" w:hAnsiTheme="minorHAnsi"/>
          <w:noProof/>
          <w:sz w:val="22"/>
          <w:lang w:val="en-US"/>
        </w:rPr>
      </w:pPr>
      <w:hyperlink w:anchor="_Toc14467624" w:history="1">
        <w:r w:rsidR="001E38A8" w:rsidRPr="00C13E95">
          <w:rPr>
            <w:rStyle w:val="Hyperlink"/>
            <w:rFonts w:cs="Times New Roman"/>
            <w:noProof/>
          </w:rPr>
          <w:t>Alternative options</w:t>
        </w:r>
        <w:r w:rsidR="001E38A8">
          <w:rPr>
            <w:noProof/>
            <w:webHidden/>
          </w:rPr>
          <w:tab/>
        </w:r>
        <w:r w:rsidR="001E38A8">
          <w:rPr>
            <w:noProof/>
            <w:webHidden/>
          </w:rPr>
          <w:fldChar w:fldCharType="begin"/>
        </w:r>
        <w:r w:rsidR="001E38A8">
          <w:rPr>
            <w:noProof/>
            <w:webHidden/>
          </w:rPr>
          <w:instrText xml:space="preserve"> PAGEREF _Toc14467624 \h </w:instrText>
        </w:r>
        <w:r w:rsidR="001E38A8">
          <w:rPr>
            <w:noProof/>
            <w:webHidden/>
          </w:rPr>
        </w:r>
        <w:r w:rsidR="001E38A8">
          <w:rPr>
            <w:noProof/>
            <w:webHidden/>
          </w:rPr>
          <w:fldChar w:fldCharType="separate"/>
        </w:r>
        <w:r w:rsidR="001E38A8">
          <w:rPr>
            <w:noProof/>
            <w:webHidden/>
          </w:rPr>
          <w:t>21</w:t>
        </w:r>
        <w:r w:rsidR="001E38A8">
          <w:rPr>
            <w:noProof/>
            <w:webHidden/>
          </w:rPr>
          <w:fldChar w:fldCharType="end"/>
        </w:r>
      </w:hyperlink>
    </w:p>
    <w:p w14:paraId="783E0584" w14:textId="502FE9BA" w:rsidR="001E38A8" w:rsidRDefault="006E5632">
      <w:pPr>
        <w:pStyle w:val="TOC1"/>
        <w:rPr>
          <w:rFonts w:asciiTheme="minorHAnsi" w:hAnsiTheme="minorHAnsi"/>
          <w:noProof/>
          <w:sz w:val="22"/>
          <w:lang w:val="en-US"/>
        </w:rPr>
      </w:pPr>
      <w:hyperlink w:anchor="_Toc14467625" w:history="1">
        <w:r w:rsidR="001E38A8" w:rsidRPr="00C13E95">
          <w:rPr>
            <w:rStyle w:val="Hyperlink"/>
            <w:rFonts w:ascii="Times" w:hAnsi="Times" w:cs="Times New Roman"/>
            <w:noProof/>
          </w:rPr>
          <w:t>4.</w:t>
        </w:r>
        <w:r w:rsidR="001E38A8">
          <w:rPr>
            <w:rFonts w:asciiTheme="minorHAnsi" w:hAnsiTheme="minorHAnsi"/>
            <w:noProof/>
            <w:sz w:val="22"/>
            <w:lang w:val="en-US"/>
          </w:rPr>
          <w:tab/>
        </w:r>
        <w:r w:rsidR="001E38A8" w:rsidRPr="00C13E95">
          <w:rPr>
            <w:rStyle w:val="Hyperlink"/>
            <w:rFonts w:cs="Times New Roman"/>
            <w:noProof/>
          </w:rPr>
          <w:t>MANAGEMENT OPTIONS</w:t>
        </w:r>
        <w:r w:rsidR="001E38A8">
          <w:rPr>
            <w:noProof/>
            <w:webHidden/>
          </w:rPr>
          <w:tab/>
        </w:r>
        <w:r w:rsidR="001E38A8">
          <w:rPr>
            <w:noProof/>
            <w:webHidden/>
          </w:rPr>
          <w:fldChar w:fldCharType="begin"/>
        </w:r>
        <w:r w:rsidR="001E38A8">
          <w:rPr>
            <w:noProof/>
            <w:webHidden/>
          </w:rPr>
          <w:instrText xml:space="preserve"> PAGEREF _Toc14467625 \h </w:instrText>
        </w:r>
        <w:r w:rsidR="001E38A8">
          <w:rPr>
            <w:noProof/>
            <w:webHidden/>
          </w:rPr>
        </w:r>
        <w:r w:rsidR="001E38A8">
          <w:rPr>
            <w:noProof/>
            <w:webHidden/>
          </w:rPr>
          <w:fldChar w:fldCharType="separate"/>
        </w:r>
        <w:r w:rsidR="001E38A8">
          <w:rPr>
            <w:noProof/>
            <w:webHidden/>
          </w:rPr>
          <w:t>21</w:t>
        </w:r>
        <w:r w:rsidR="001E38A8">
          <w:rPr>
            <w:noProof/>
            <w:webHidden/>
          </w:rPr>
          <w:fldChar w:fldCharType="end"/>
        </w:r>
      </w:hyperlink>
    </w:p>
    <w:p w14:paraId="7E6688AB" w14:textId="7B50D77F" w:rsidR="001E38A8" w:rsidRDefault="006E5632">
      <w:pPr>
        <w:pStyle w:val="TOC3"/>
        <w:tabs>
          <w:tab w:val="right" w:leader="dot" w:pos="9288"/>
        </w:tabs>
        <w:rPr>
          <w:rFonts w:asciiTheme="minorHAnsi" w:hAnsiTheme="minorHAnsi"/>
          <w:noProof/>
          <w:sz w:val="22"/>
          <w:lang w:val="en-US"/>
        </w:rPr>
      </w:pPr>
      <w:hyperlink w:anchor="_Toc14467626" w:history="1">
        <w:r w:rsidR="001E38A8" w:rsidRPr="00C13E95">
          <w:rPr>
            <w:rStyle w:val="Hyperlink"/>
            <w:rFonts w:ascii="Times" w:hAnsi="Times" w:cs="Times New Roman"/>
            <w:noProof/>
          </w:rPr>
          <w:t>I)</w:t>
        </w:r>
        <w:r w:rsidR="001E38A8" w:rsidRPr="00C13E95">
          <w:rPr>
            <w:rStyle w:val="Hyperlink"/>
            <w:rFonts w:cs="Times New Roman"/>
            <w:noProof/>
          </w:rPr>
          <w:t xml:space="preserve"> Spatial strata for which TACs are set</w:t>
        </w:r>
        <w:r w:rsidR="001E38A8">
          <w:rPr>
            <w:noProof/>
            <w:webHidden/>
          </w:rPr>
          <w:tab/>
        </w:r>
        <w:r w:rsidR="001E38A8">
          <w:rPr>
            <w:noProof/>
            <w:webHidden/>
          </w:rPr>
          <w:fldChar w:fldCharType="begin"/>
        </w:r>
        <w:r w:rsidR="001E38A8">
          <w:rPr>
            <w:noProof/>
            <w:webHidden/>
          </w:rPr>
          <w:instrText xml:space="preserve"> PAGEREF _Toc14467626 \h </w:instrText>
        </w:r>
        <w:r w:rsidR="001E38A8">
          <w:rPr>
            <w:noProof/>
            <w:webHidden/>
          </w:rPr>
        </w:r>
        <w:r w:rsidR="001E38A8">
          <w:rPr>
            <w:noProof/>
            <w:webHidden/>
          </w:rPr>
          <w:fldChar w:fldCharType="separate"/>
        </w:r>
        <w:r w:rsidR="001E38A8">
          <w:rPr>
            <w:noProof/>
            <w:webHidden/>
          </w:rPr>
          <w:t>22</w:t>
        </w:r>
        <w:r w:rsidR="001E38A8">
          <w:rPr>
            <w:noProof/>
            <w:webHidden/>
          </w:rPr>
          <w:fldChar w:fldCharType="end"/>
        </w:r>
      </w:hyperlink>
    </w:p>
    <w:p w14:paraId="3E9601BB" w14:textId="1583FE7C" w:rsidR="001E38A8" w:rsidRDefault="006E5632">
      <w:pPr>
        <w:pStyle w:val="TOC4"/>
        <w:tabs>
          <w:tab w:val="right" w:leader="dot" w:pos="9288"/>
        </w:tabs>
        <w:rPr>
          <w:rFonts w:asciiTheme="minorHAnsi" w:hAnsiTheme="minorHAnsi"/>
          <w:noProof/>
          <w:sz w:val="22"/>
          <w:lang w:val="en-US"/>
        </w:rPr>
      </w:pPr>
      <w:hyperlink w:anchor="_Toc14467627" w:history="1">
        <w:r w:rsidR="001E38A8" w:rsidRPr="00C13E95">
          <w:rPr>
            <w:rStyle w:val="Hyperlink"/>
            <w:rFonts w:cs="Times New Roman"/>
            <w:noProof/>
          </w:rPr>
          <w:t>Base Case</w:t>
        </w:r>
        <w:r w:rsidR="001E38A8">
          <w:rPr>
            <w:noProof/>
            <w:webHidden/>
          </w:rPr>
          <w:tab/>
        </w:r>
        <w:r w:rsidR="001E38A8">
          <w:rPr>
            <w:noProof/>
            <w:webHidden/>
          </w:rPr>
          <w:fldChar w:fldCharType="begin"/>
        </w:r>
        <w:r w:rsidR="001E38A8">
          <w:rPr>
            <w:noProof/>
            <w:webHidden/>
          </w:rPr>
          <w:instrText xml:space="preserve"> PAGEREF _Toc14467627 \h </w:instrText>
        </w:r>
        <w:r w:rsidR="001E38A8">
          <w:rPr>
            <w:noProof/>
            <w:webHidden/>
          </w:rPr>
        </w:r>
        <w:r w:rsidR="001E38A8">
          <w:rPr>
            <w:noProof/>
            <w:webHidden/>
          </w:rPr>
          <w:fldChar w:fldCharType="separate"/>
        </w:r>
        <w:r w:rsidR="001E38A8">
          <w:rPr>
            <w:noProof/>
            <w:webHidden/>
          </w:rPr>
          <w:t>22</w:t>
        </w:r>
        <w:r w:rsidR="001E38A8">
          <w:rPr>
            <w:noProof/>
            <w:webHidden/>
          </w:rPr>
          <w:fldChar w:fldCharType="end"/>
        </w:r>
      </w:hyperlink>
    </w:p>
    <w:p w14:paraId="1BCD3548" w14:textId="23C9441A" w:rsidR="001E38A8" w:rsidRDefault="006E5632">
      <w:pPr>
        <w:pStyle w:val="TOC4"/>
        <w:tabs>
          <w:tab w:val="right" w:leader="dot" w:pos="9288"/>
        </w:tabs>
        <w:rPr>
          <w:rFonts w:asciiTheme="minorHAnsi" w:hAnsiTheme="minorHAnsi"/>
          <w:noProof/>
          <w:sz w:val="22"/>
          <w:lang w:val="en-US"/>
        </w:rPr>
      </w:pPr>
      <w:hyperlink w:anchor="_Toc14467628" w:history="1">
        <w:r w:rsidR="001E38A8" w:rsidRPr="00C13E95">
          <w:rPr>
            <w:rStyle w:val="Hyperlink"/>
            <w:rFonts w:cs="Times New Roman"/>
            <w:noProof/>
          </w:rPr>
          <w:t>Alternative options</w:t>
        </w:r>
        <w:r w:rsidR="001E38A8">
          <w:rPr>
            <w:noProof/>
            <w:webHidden/>
          </w:rPr>
          <w:tab/>
        </w:r>
        <w:r w:rsidR="001E38A8">
          <w:rPr>
            <w:noProof/>
            <w:webHidden/>
          </w:rPr>
          <w:fldChar w:fldCharType="begin"/>
        </w:r>
        <w:r w:rsidR="001E38A8">
          <w:rPr>
            <w:noProof/>
            <w:webHidden/>
          </w:rPr>
          <w:instrText xml:space="preserve"> PAGEREF _Toc14467628 \h </w:instrText>
        </w:r>
        <w:r w:rsidR="001E38A8">
          <w:rPr>
            <w:noProof/>
            <w:webHidden/>
          </w:rPr>
        </w:r>
        <w:r w:rsidR="001E38A8">
          <w:rPr>
            <w:noProof/>
            <w:webHidden/>
          </w:rPr>
          <w:fldChar w:fldCharType="separate"/>
        </w:r>
        <w:r w:rsidR="001E38A8">
          <w:rPr>
            <w:noProof/>
            <w:webHidden/>
          </w:rPr>
          <w:t>22</w:t>
        </w:r>
        <w:r w:rsidR="001E38A8">
          <w:rPr>
            <w:noProof/>
            <w:webHidden/>
          </w:rPr>
          <w:fldChar w:fldCharType="end"/>
        </w:r>
      </w:hyperlink>
    </w:p>
    <w:p w14:paraId="2A81D689" w14:textId="0C572C70" w:rsidR="001E38A8" w:rsidRDefault="006E5632">
      <w:pPr>
        <w:pStyle w:val="TOC3"/>
        <w:tabs>
          <w:tab w:val="right" w:leader="dot" w:pos="9288"/>
        </w:tabs>
        <w:rPr>
          <w:rFonts w:asciiTheme="minorHAnsi" w:hAnsiTheme="minorHAnsi"/>
          <w:noProof/>
          <w:sz w:val="22"/>
          <w:lang w:val="en-US"/>
        </w:rPr>
      </w:pPr>
      <w:hyperlink w:anchor="_Toc14467629" w:history="1">
        <w:r w:rsidR="001E38A8" w:rsidRPr="00C13E95">
          <w:rPr>
            <w:rStyle w:val="Hyperlink"/>
            <w:rFonts w:ascii="Times" w:hAnsi="Times" w:cs="Times New Roman"/>
            <w:noProof/>
          </w:rPr>
          <w:t>II)</w:t>
        </w:r>
        <w:r w:rsidR="001E38A8" w:rsidRPr="00C13E95">
          <w:rPr>
            <w:rStyle w:val="Hyperlink"/>
            <w:rFonts w:cs="Times New Roman"/>
            <w:noProof/>
          </w:rPr>
          <w:t xml:space="preserve"> Management period length for the setting of TACs</w:t>
        </w:r>
        <w:r w:rsidR="001E38A8">
          <w:rPr>
            <w:noProof/>
            <w:webHidden/>
          </w:rPr>
          <w:tab/>
        </w:r>
        <w:r w:rsidR="001E38A8">
          <w:rPr>
            <w:noProof/>
            <w:webHidden/>
          </w:rPr>
          <w:fldChar w:fldCharType="begin"/>
        </w:r>
        <w:r w:rsidR="001E38A8">
          <w:rPr>
            <w:noProof/>
            <w:webHidden/>
          </w:rPr>
          <w:instrText xml:space="preserve"> PAGEREF _Toc14467629 \h </w:instrText>
        </w:r>
        <w:r w:rsidR="001E38A8">
          <w:rPr>
            <w:noProof/>
            <w:webHidden/>
          </w:rPr>
        </w:r>
        <w:r w:rsidR="001E38A8">
          <w:rPr>
            <w:noProof/>
            <w:webHidden/>
          </w:rPr>
          <w:fldChar w:fldCharType="separate"/>
        </w:r>
        <w:r w:rsidR="001E38A8">
          <w:rPr>
            <w:noProof/>
            <w:webHidden/>
          </w:rPr>
          <w:t>22</w:t>
        </w:r>
        <w:r w:rsidR="001E38A8">
          <w:rPr>
            <w:noProof/>
            <w:webHidden/>
          </w:rPr>
          <w:fldChar w:fldCharType="end"/>
        </w:r>
      </w:hyperlink>
    </w:p>
    <w:p w14:paraId="52101545" w14:textId="494A1EDF" w:rsidR="001E38A8" w:rsidRDefault="006E5632">
      <w:pPr>
        <w:pStyle w:val="TOC4"/>
        <w:tabs>
          <w:tab w:val="right" w:leader="dot" w:pos="9288"/>
        </w:tabs>
        <w:rPr>
          <w:rFonts w:asciiTheme="minorHAnsi" w:hAnsiTheme="minorHAnsi"/>
          <w:noProof/>
          <w:sz w:val="22"/>
          <w:lang w:val="en-US"/>
        </w:rPr>
      </w:pPr>
      <w:hyperlink w:anchor="_Toc14467630" w:history="1">
        <w:r w:rsidR="001E38A8" w:rsidRPr="00C13E95">
          <w:rPr>
            <w:rStyle w:val="Hyperlink"/>
            <w:rFonts w:cs="Times New Roman"/>
            <w:noProof/>
          </w:rPr>
          <w:t>Base Case</w:t>
        </w:r>
        <w:r w:rsidR="001E38A8">
          <w:rPr>
            <w:noProof/>
            <w:webHidden/>
          </w:rPr>
          <w:tab/>
        </w:r>
        <w:r w:rsidR="001E38A8">
          <w:rPr>
            <w:noProof/>
            <w:webHidden/>
          </w:rPr>
          <w:fldChar w:fldCharType="begin"/>
        </w:r>
        <w:r w:rsidR="001E38A8">
          <w:rPr>
            <w:noProof/>
            <w:webHidden/>
          </w:rPr>
          <w:instrText xml:space="preserve"> PAGEREF _Toc14467630 \h </w:instrText>
        </w:r>
        <w:r w:rsidR="001E38A8">
          <w:rPr>
            <w:noProof/>
            <w:webHidden/>
          </w:rPr>
        </w:r>
        <w:r w:rsidR="001E38A8">
          <w:rPr>
            <w:noProof/>
            <w:webHidden/>
          </w:rPr>
          <w:fldChar w:fldCharType="separate"/>
        </w:r>
        <w:r w:rsidR="001E38A8">
          <w:rPr>
            <w:noProof/>
            <w:webHidden/>
          </w:rPr>
          <w:t>22</w:t>
        </w:r>
        <w:r w:rsidR="001E38A8">
          <w:rPr>
            <w:noProof/>
            <w:webHidden/>
          </w:rPr>
          <w:fldChar w:fldCharType="end"/>
        </w:r>
      </w:hyperlink>
    </w:p>
    <w:p w14:paraId="4E0CC731" w14:textId="47BD9B92" w:rsidR="001E38A8" w:rsidRDefault="006E5632">
      <w:pPr>
        <w:pStyle w:val="TOC4"/>
        <w:tabs>
          <w:tab w:val="right" w:leader="dot" w:pos="9288"/>
        </w:tabs>
        <w:rPr>
          <w:rFonts w:asciiTheme="minorHAnsi" w:hAnsiTheme="minorHAnsi"/>
          <w:noProof/>
          <w:sz w:val="22"/>
          <w:lang w:val="en-US"/>
        </w:rPr>
      </w:pPr>
      <w:hyperlink w:anchor="_Toc14467631" w:history="1">
        <w:r w:rsidR="001E38A8" w:rsidRPr="00C13E95">
          <w:rPr>
            <w:rStyle w:val="Hyperlink"/>
            <w:rFonts w:cs="Times New Roman"/>
            <w:noProof/>
          </w:rPr>
          <w:t>Alternative options</w:t>
        </w:r>
        <w:r w:rsidR="001E38A8">
          <w:rPr>
            <w:noProof/>
            <w:webHidden/>
          </w:rPr>
          <w:tab/>
        </w:r>
        <w:r w:rsidR="001E38A8">
          <w:rPr>
            <w:noProof/>
            <w:webHidden/>
          </w:rPr>
          <w:fldChar w:fldCharType="begin"/>
        </w:r>
        <w:r w:rsidR="001E38A8">
          <w:rPr>
            <w:noProof/>
            <w:webHidden/>
          </w:rPr>
          <w:instrText xml:space="preserve"> PAGEREF _Toc14467631 \h </w:instrText>
        </w:r>
        <w:r w:rsidR="001E38A8">
          <w:rPr>
            <w:noProof/>
            <w:webHidden/>
          </w:rPr>
        </w:r>
        <w:r w:rsidR="001E38A8">
          <w:rPr>
            <w:noProof/>
            <w:webHidden/>
          </w:rPr>
          <w:fldChar w:fldCharType="separate"/>
        </w:r>
        <w:r w:rsidR="001E38A8">
          <w:rPr>
            <w:noProof/>
            <w:webHidden/>
          </w:rPr>
          <w:t>22</w:t>
        </w:r>
        <w:r w:rsidR="001E38A8">
          <w:rPr>
            <w:noProof/>
            <w:webHidden/>
          </w:rPr>
          <w:fldChar w:fldCharType="end"/>
        </w:r>
      </w:hyperlink>
    </w:p>
    <w:p w14:paraId="5B427572" w14:textId="324FEF5B" w:rsidR="001E38A8" w:rsidRDefault="006E5632">
      <w:pPr>
        <w:pStyle w:val="TOC3"/>
        <w:tabs>
          <w:tab w:val="right" w:leader="dot" w:pos="9288"/>
        </w:tabs>
        <w:rPr>
          <w:rFonts w:asciiTheme="minorHAnsi" w:hAnsiTheme="minorHAnsi"/>
          <w:noProof/>
          <w:sz w:val="22"/>
          <w:lang w:val="en-US"/>
        </w:rPr>
      </w:pPr>
      <w:hyperlink w:anchor="_Toc14467632" w:history="1">
        <w:r w:rsidR="001E38A8" w:rsidRPr="00C13E95">
          <w:rPr>
            <w:rStyle w:val="Hyperlink"/>
            <w:rFonts w:ascii="Times" w:hAnsi="Times" w:cs="Times New Roman"/>
            <w:noProof/>
          </w:rPr>
          <w:t>III)</w:t>
        </w:r>
        <w:r w:rsidR="001E38A8" w:rsidRPr="00C13E95">
          <w:rPr>
            <w:rStyle w:val="Hyperlink"/>
            <w:rFonts w:cs="Times New Roman"/>
            <w:noProof/>
          </w:rPr>
          <w:t xml:space="preserve"> Upper limits on TACs</w:t>
        </w:r>
        <w:r w:rsidR="001E38A8">
          <w:rPr>
            <w:noProof/>
            <w:webHidden/>
          </w:rPr>
          <w:tab/>
        </w:r>
        <w:r w:rsidR="001E38A8">
          <w:rPr>
            <w:noProof/>
            <w:webHidden/>
          </w:rPr>
          <w:fldChar w:fldCharType="begin"/>
        </w:r>
        <w:r w:rsidR="001E38A8">
          <w:rPr>
            <w:noProof/>
            <w:webHidden/>
          </w:rPr>
          <w:instrText xml:space="preserve"> PAGEREF _Toc14467632 \h </w:instrText>
        </w:r>
        <w:r w:rsidR="001E38A8">
          <w:rPr>
            <w:noProof/>
            <w:webHidden/>
          </w:rPr>
        </w:r>
        <w:r w:rsidR="001E38A8">
          <w:rPr>
            <w:noProof/>
            <w:webHidden/>
          </w:rPr>
          <w:fldChar w:fldCharType="separate"/>
        </w:r>
        <w:r w:rsidR="001E38A8">
          <w:rPr>
            <w:noProof/>
            <w:webHidden/>
          </w:rPr>
          <w:t>22</w:t>
        </w:r>
        <w:r w:rsidR="001E38A8">
          <w:rPr>
            <w:noProof/>
            <w:webHidden/>
          </w:rPr>
          <w:fldChar w:fldCharType="end"/>
        </w:r>
      </w:hyperlink>
    </w:p>
    <w:p w14:paraId="1FA07DAB" w14:textId="3F16AD47" w:rsidR="001E38A8" w:rsidRDefault="006E5632">
      <w:pPr>
        <w:pStyle w:val="TOC3"/>
        <w:tabs>
          <w:tab w:val="right" w:leader="dot" w:pos="9288"/>
        </w:tabs>
        <w:rPr>
          <w:rFonts w:asciiTheme="minorHAnsi" w:hAnsiTheme="minorHAnsi"/>
          <w:noProof/>
          <w:sz w:val="22"/>
          <w:lang w:val="en-US"/>
        </w:rPr>
      </w:pPr>
      <w:hyperlink w:anchor="_Toc14467633" w:history="1">
        <w:r w:rsidR="001E38A8" w:rsidRPr="00C13E95">
          <w:rPr>
            <w:rStyle w:val="Hyperlink"/>
            <w:rFonts w:ascii="Times" w:hAnsi="Times" w:cs="Times New Roman"/>
            <w:noProof/>
          </w:rPr>
          <w:t>IV)</w:t>
        </w:r>
        <w:r w:rsidR="001E38A8" w:rsidRPr="00C13E95">
          <w:rPr>
            <w:rStyle w:val="Hyperlink"/>
            <w:rFonts w:cs="Times New Roman"/>
            <w:noProof/>
          </w:rPr>
          <w:t xml:space="preserve"> Minimum extent of TAC change</w:t>
        </w:r>
        <w:r w:rsidR="001E38A8">
          <w:rPr>
            <w:noProof/>
            <w:webHidden/>
          </w:rPr>
          <w:tab/>
        </w:r>
        <w:r w:rsidR="001E38A8">
          <w:rPr>
            <w:noProof/>
            <w:webHidden/>
          </w:rPr>
          <w:fldChar w:fldCharType="begin"/>
        </w:r>
        <w:r w:rsidR="001E38A8">
          <w:rPr>
            <w:noProof/>
            <w:webHidden/>
          </w:rPr>
          <w:instrText xml:space="preserve"> PAGEREF _Toc14467633 \h </w:instrText>
        </w:r>
        <w:r w:rsidR="001E38A8">
          <w:rPr>
            <w:noProof/>
            <w:webHidden/>
          </w:rPr>
        </w:r>
        <w:r w:rsidR="001E38A8">
          <w:rPr>
            <w:noProof/>
            <w:webHidden/>
          </w:rPr>
          <w:fldChar w:fldCharType="separate"/>
        </w:r>
        <w:r w:rsidR="001E38A8">
          <w:rPr>
            <w:noProof/>
            <w:webHidden/>
          </w:rPr>
          <w:t>23</w:t>
        </w:r>
        <w:r w:rsidR="001E38A8">
          <w:rPr>
            <w:noProof/>
            <w:webHidden/>
          </w:rPr>
          <w:fldChar w:fldCharType="end"/>
        </w:r>
      </w:hyperlink>
    </w:p>
    <w:p w14:paraId="6B01C822" w14:textId="4F823773" w:rsidR="001E38A8" w:rsidRDefault="006E5632">
      <w:pPr>
        <w:pStyle w:val="TOC4"/>
        <w:tabs>
          <w:tab w:val="right" w:leader="dot" w:pos="9288"/>
        </w:tabs>
        <w:rPr>
          <w:rFonts w:asciiTheme="minorHAnsi" w:hAnsiTheme="minorHAnsi"/>
          <w:noProof/>
          <w:sz w:val="22"/>
          <w:lang w:val="en-US"/>
        </w:rPr>
      </w:pPr>
      <w:hyperlink w:anchor="_Toc14467634" w:history="1">
        <w:r w:rsidR="001E38A8" w:rsidRPr="00C13E95">
          <w:rPr>
            <w:rStyle w:val="Hyperlink"/>
            <w:rFonts w:cs="Times New Roman"/>
            <w:noProof/>
          </w:rPr>
          <w:t>Base Case</w:t>
        </w:r>
        <w:r w:rsidR="001E38A8">
          <w:rPr>
            <w:noProof/>
            <w:webHidden/>
          </w:rPr>
          <w:tab/>
        </w:r>
        <w:r w:rsidR="001E38A8">
          <w:rPr>
            <w:noProof/>
            <w:webHidden/>
          </w:rPr>
          <w:fldChar w:fldCharType="begin"/>
        </w:r>
        <w:r w:rsidR="001E38A8">
          <w:rPr>
            <w:noProof/>
            <w:webHidden/>
          </w:rPr>
          <w:instrText xml:space="preserve"> PAGEREF _Toc14467634 \h </w:instrText>
        </w:r>
        <w:r w:rsidR="001E38A8">
          <w:rPr>
            <w:noProof/>
            <w:webHidden/>
          </w:rPr>
        </w:r>
        <w:r w:rsidR="001E38A8">
          <w:rPr>
            <w:noProof/>
            <w:webHidden/>
          </w:rPr>
          <w:fldChar w:fldCharType="separate"/>
        </w:r>
        <w:r w:rsidR="001E38A8">
          <w:rPr>
            <w:noProof/>
            <w:webHidden/>
          </w:rPr>
          <w:t>23</w:t>
        </w:r>
        <w:r w:rsidR="001E38A8">
          <w:rPr>
            <w:noProof/>
            <w:webHidden/>
          </w:rPr>
          <w:fldChar w:fldCharType="end"/>
        </w:r>
      </w:hyperlink>
    </w:p>
    <w:p w14:paraId="3E67B757" w14:textId="515775C1" w:rsidR="001E38A8" w:rsidRDefault="006E5632">
      <w:pPr>
        <w:pStyle w:val="TOC4"/>
        <w:tabs>
          <w:tab w:val="right" w:leader="dot" w:pos="9288"/>
        </w:tabs>
        <w:rPr>
          <w:rFonts w:asciiTheme="minorHAnsi" w:hAnsiTheme="minorHAnsi"/>
          <w:noProof/>
          <w:sz w:val="22"/>
          <w:lang w:val="en-US"/>
        </w:rPr>
      </w:pPr>
      <w:hyperlink w:anchor="_Toc14467635" w:history="1">
        <w:r w:rsidR="001E38A8" w:rsidRPr="00C13E95">
          <w:rPr>
            <w:rStyle w:val="Hyperlink"/>
            <w:rFonts w:cs="Times New Roman"/>
            <w:noProof/>
          </w:rPr>
          <w:t>Alternative options</w:t>
        </w:r>
        <w:r w:rsidR="001E38A8">
          <w:rPr>
            <w:noProof/>
            <w:webHidden/>
          </w:rPr>
          <w:tab/>
        </w:r>
        <w:r w:rsidR="001E38A8">
          <w:rPr>
            <w:noProof/>
            <w:webHidden/>
          </w:rPr>
          <w:fldChar w:fldCharType="begin"/>
        </w:r>
        <w:r w:rsidR="001E38A8">
          <w:rPr>
            <w:noProof/>
            <w:webHidden/>
          </w:rPr>
          <w:instrText xml:space="preserve"> PAGEREF _Toc14467635 \h </w:instrText>
        </w:r>
        <w:r w:rsidR="001E38A8">
          <w:rPr>
            <w:noProof/>
            <w:webHidden/>
          </w:rPr>
        </w:r>
        <w:r w:rsidR="001E38A8">
          <w:rPr>
            <w:noProof/>
            <w:webHidden/>
          </w:rPr>
          <w:fldChar w:fldCharType="separate"/>
        </w:r>
        <w:r w:rsidR="001E38A8">
          <w:rPr>
            <w:noProof/>
            <w:webHidden/>
          </w:rPr>
          <w:t>23</w:t>
        </w:r>
        <w:r w:rsidR="001E38A8">
          <w:rPr>
            <w:noProof/>
            <w:webHidden/>
          </w:rPr>
          <w:fldChar w:fldCharType="end"/>
        </w:r>
      </w:hyperlink>
    </w:p>
    <w:p w14:paraId="2BF1492B" w14:textId="18A257B3" w:rsidR="001E38A8" w:rsidRDefault="006E5632">
      <w:pPr>
        <w:pStyle w:val="TOC3"/>
        <w:tabs>
          <w:tab w:val="right" w:leader="dot" w:pos="9288"/>
        </w:tabs>
        <w:rPr>
          <w:rFonts w:asciiTheme="minorHAnsi" w:hAnsiTheme="minorHAnsi"/>
          <w:noProof/>
          <w:sz w:val="22"/>
          <w:lang w:val="en-US"/>
        </w:rPr>
      </w:pPr>
      <w:hyperlink w:anchor="_Toc14467636" w:history="1">
        <w:r w:rsidR="001E38A8" w:rsidRPr="00C13E95">
          <w:rPr>
            <w:rStyle w:val="Hyperlink"/>
            <w:rFonts w:ascii="Times" w:hAnsi="Times" w:cs="Times New Roman"/>
            <w:noProof/>
          </w:rPr>
          <w:t>V)</w:t>
        </w:r>
        <w:r w:rsidR="001E38A8" w:rsidRPr="00C13E95">
          <w:rPr>
            <w:rStyle w:val="Hyperlink"/>
            <w:rFonts w:cs="Times New Roman"/>
            <w:noProof/>
          </w:rPr>
          <w:t xml:space="preserve"> Maximum extent of TAC change</w:t>
        </w:r>
        <w:r w:rsidR="001E38A8">
          <w:rPr>
            <w:noProof/>
            <w:webHidden/>
          </w:rPr>
          <w:tab/>
        </w:r>
        <w:r w:rsidR="001E38A8">
          <w:rPr>
            <w:noProof/>
            <w:webHidden/>
          </w:rPr>
          <w:fldChar w:fldCharType="begin"/>
        </w:r>
        <w:r w:rsidR="001E38A8">
          <w:rPr>
            <w:noProof/>
            <w:webHidden/>
          </w:rPr>
          <w:instrText xml:space="preserve"> PAGEREF _Toc14467636 \h </w:instrText>
        </w:r>
        <w:r w:rsidR="001E38A8">
          <w:rPr>
            <w:noProof/>
            <w:webHidden/>
          </w:rPr>
        </w:r>
        <w:r w:rsidR="001E38A8">
          <w:rPr>
            <w:noProof/>
            <w:webHidden/>
          </w:rPr>
          <w:fldChar w:fldCharType="separate"/>
        </w:r>
        <w:r w:rsidR="001E38A8">
          <w:rPr>
            <w:noProof/>
            <w:webHidden/>
          </w:rPr>
          <w:t>23</w:t>
        </w:r>
        <w:r w:rsidR="001E38A8">
          <w:rPr>
            <w:noProof/>
            <w:webHidden/>
          </w:rPr>
          <w:fldChar w:fldCharType="end"/>
        </w:r>
      </w:hyperlink>
    </w:p>
    <w:p w14:paraId="6290B1D0" w14:textId="36A31BF1" w:rsidR="001E38A8" w:rsidRDefault="006E5632">
      <w:pPr>
        <w:pStyle w:val="TOC4"/>
        <w:tabs>
          <w:tab w:val="right" w:leader="dot" w:pos="9288"/>
        </w:tabs>
        <w:rPr>
          <w:rFonts w:asciiTheme="minorHAnsi" w:hAnsiTheme="minorHAnsi"/>
          <w:noProof/>
          <w:sz w:val="22"/>
          <w:lang w:val="en-US"/>
        </w:rPr>
      </w:pPr>
      <w:hyperlink w:anchor="_Toc14467637" w:history="1">
        <w:r w:rsidR="001E38A8" w:rsidRPr="00C13E95">
          <w:rPr>
            <w:rStyle w:val="Hyperlink"/>
            <w:rFonts w:cs="Times New Roman"/>
            <w:noProof/>
          </w:rPr>
          <w:t>Base Case</w:t>
        </w:r>
        <w:r w:rsidR="001E38A8">
          <w:rPr>
            <w:noProof/>
            <w:webHidden/>
          </w:rPr>
          <w:tab/>
        </w:r>
        <w:r w:rsidR="001E38A8">
          <w:rPr>
            <w:noProof/>
            <w:webHidden/>
          </w:rPr>
          <w:fldChar w:fldCharType="begin"/>
        </w:r>
        <w:r w:rsidR="001E38A8">
          <w:rPr>
            <w:noProof/>
            <w:webHidden/>
          </w:rPr>
          <w:instrText xml:space="preserve"> PAGEREF _Toc14467637 \h </w:instrText>
        </w:r>
        <w:r w:rsidR="001E38A8">
          <w:rPr>
            <w:noProof/>
            <w:webHidden/>
          </w:rPr>
        </w:r>
        <w:r w:rsidR="001E38A8">
          <w:rPr>
            <w:noProof/>
            <w:webHidden/>
          </w:rPr>
          <w:fldChar w:fldCharType="separate"/>
        </w:r>
        <w:r w:rsidR="001E38A8">
          <w:rPr>
            <w:noProof/>
            <w:webHidden/>
          </w:rPr>
          <w:t>23</w:t>
        </w:r>
        <w:r w:rsidR="001E38A8">
          <w:rPr>
            <w:noProof/>
            <w:webHidden/>
          </w:rPr>
          <w:fldChar w:fldCharType="end"/>
        </w:r>
      </w:hyperlink>
    </w:p>
    <w:p w14:paraId="6402656E" w14:textId="78B4AB89" w:rsidR="001E38A8" w:rsidRDefault="006E5632">
      <w:pPr>
        <w:pStyle w:val="TOC4"/>
        <w:tabs>
          <w:tab w:val="right" w:leader="dot" w:pos="9288"/>
        </w:tabs>
        <w:rPr>
          <w:rFonts w:asciiTheme="minorHAnsi" w:hAnsiTheme="minorHAnsi"/>
          <w:noProof/>
          <w:sz w:val="22"/>
          <w:lang w:val="en-US"/>
        </w:rPr>
      </w:pPr>
      <w:hyperlink w:anchor="_Toc14467638" w:history="1">
        <w:r w:rsidR="001E38A8" w:rsidRPr="00C13E95">
          <w:rPr>
            <w:rStyle w:val="Hyperlink"/>
            <w:rFonts w:cs="Times New Roman"/>
            <w:noProof/>
          </w:rPr>
          <w:t>Alternative options</w:t>
        </w:r>
        <w:r w:rsidR="001E38A8">
          <w:rPr>
            <w:noProof/>
            <w:webHidden/>
          </w:rPr>
          <w:tab/>
        </w:r>
        <w:r w:rsidR="001E38A8">
          <w:rPr>
            <w:noProof/>
            <w:webHidden/>
          </w:rPr>
          <w:fldChar w:fldCharType="begin"/>
        </w:r>
        <w:r w:rsidR="001E38A8">
          <w:rPr>
            <w:noProof/>
            <w:webHidden/>
          </w:rPr>
          <w:instrText xml:space="preserve"> PAGEREF _Toc14467638 \h </w:instrText>
        </w:r>
        <w:r w:rsidR="001E38A8">
          <w:rPr>
            <w:noProof/>
            <w:webHidden/>
          </w:rPr>
        </w:r>
        <w:r w:rsidR="001E38A8">
          <w:rPr>
            <w:noProof/>
            <w:webHidden/>
          </w:rPr>
          <w:fldChar w:fldCharType="separate"/>
        </w:r>
        <w:r w:rsidR="001E38A8">
          <w:rPr>
            <w:noProof/>
            <w:webHidden/>
          </w:rPr>
          <w:t>23</w:t>
        </w:r>
        <w:r w:rsidR="001E38A8">
          <w:rPr>
            <w:noProof/>
            <w:webHidden/>
          </w:rPr>
          <w:fldChar w:fldCharType="end"/>
        </w:r>
      </w:hyperlink>
    </w:p>
    <w:p w14:paraId="4AFA2A3E" w14:textId="1063D569" w:rsidR="001E38A8" w:rsidRDefault="006E5632">
      <w:pPr>
        <w:pStyle w:val="TOC3"/>
        <w:tabs>
          <w:tab w:val="right" w:leader="dot" w:pos="9288"/>
        </w:tabs>
        <w:rPr>
          <w:rFonts w:asciiTheme="minorHAnsi" w:hAnsiTheme="minorHAnsi"/>
          <w:noProof/>
          <w:sz w:val="22"/>
          <w:lang w:val="en-US"/>
        </w:rPr>
      </w:pPr>
      <w:hyperlink w:anchor="_Toc14467639" w:history="1">
        <w:r w:rsidR="001E38A8" w:rsidRPr="00C13E95">
          <w:rPr>
            <w:rStyle w:val="Hyperlink"/>
            <w:rFonts w:ascii="Times" w:hAnsi="Times" w:cs="Times New Roman"/>
            <w:noProof/>
          </w:rPr>
          <w:t>VI)</w:t>
        </w:r>
        <w:r w:rsidR="001E38A8" w:rsidRPr="00C13E95">
          <w:rPr>
            <w:rStyle w:val="Hyperlink"/>
            <w:rFonts w:cs="Times New Roman"/>
            <w:noProof/>
          </w:rPr>
          <w:t xml:space="preserve"> Technical measures</w:t>
        </w:r>
        <w:r w:rsidR="001E38A8">
          <w:rPr>
            <w:noProof/>
            <w:webHidden/>
          </w:rPr>
          <w:tab/>
        </w:r>
        <w:r w:rsidR="001E38A8">
          <w:rPr>
            <w:noProof/>
            <w:webHidden/>
          </w:rPr>
          <w:fldChar w:fldCharType="begin"/>
        </w:r>
        <w:r w:rsidR="001E38A8">
          <w:rPr>
            <w:noProof/>
            <w:webHidden/>
          </w:rPr>
          <w:instrText xml:space="preserve"> PAGEREF _Toc14467639 \h </w:instrText>
        </w:r>
        <w:r w:rsidR="001E38A8">
          <w:rPr>
            <w:noProof/>
            <w:webHidden/>
          </w:rPr>
        </w:r>
        <w:r w:rsidR="001E38A8">
          <w:rPr>
            <w:noProof/>
            <w:webHidden/>
          </w:rPr>
          <w:fldChar w:fldCharType="separate"/>
        </w:r>
        <w:r w:rsidR="001E38A8">
          <w:rPr>
            <w:noProof/>
            <w:webHidden/>
          </w:rPr>
          <w:t>24</w:t>
        </w:r>
        <w:r w:rsidR="001E38A8">
          <w:rPr>
            <w:noProof/>
            <w:webHidden/>
          </w:rPr>
          <w:fldChar w:fldCharType="end"/>
        </w:r>
      </w:hyperlink>
    </w:p>
    <w:p w14:paraId="7A335AF8" w14:textId="095D350B" w:rsidR="001E38A8" w:rsidRDefault="006E5632">
      <w:pPr>
        <w:pStyle w:val="TOC1"/>
        <w:rPr>
          <w:rFonts w:asciiTheme="minorHAnsi" w:hAnsiTheme="minorHAnsi"/>
          <w:noProof/>
          <w:sz w:val="22"/>
          <w:lang w:val="en-US"/>
        </w:rPr>
      </w:pPr>
      <w:hyperlink w:anchor="_Toc14467640" w:history="1">
        <w:r w:rsidR="001E38A8" w:rsidRPr="00C13E95">
          <w:rPr>
            <w:rStyle w:val="Hyperlink"/>
            <w:rFonts w:ascii="Times" w:hAnsi="Times" w:cs="Times New Roman"/>
            <w:noProof/>
          </w:rPr>
          <w:t>5.</w:t>
        </w:r>
        <w:r w:rsidR="001E38A8">
          <w:rPr>
            <w:rFonts w:asciiTheme="minorHAnsi" w:hAnsiTheme="minorHAnsi"/>
            <w:noProof/>
            <w:sz w:val="22"/>
            <w:lang w:val="en-US"/>
          </w:rPr>
          <w:tab/>
        </w:r>
        <w:r w:rsidR="001E38A8" w:rsidRPr="00C13E95">
          <w:rPr>
            <w:rStyle w:val="Hyperlink"/>
            <w:rFonts w:cs="Times New Roman"/>
            <w:noProof/>
          </w:rPr>
          <w:t>RECRUITMENT AND DISTRIBUTION SCENARIOS IN THE OPERATING MODEL</w:t>
        </w:r>
        <w:r w:rsidR="001E38A8">
          <w:rPr>
            <w:noProof/>
            <w:webHidden/>
          </w:rPr>
          <w:tab/>
        </w:r>
        <w:r w:rsidR="001E38A8">
          <w:rPr>
            <w:noProof/>
            <w:webHidden/>
          </w:rPr>
          <w:fldChar w:fldCharType="begin"/>
        </w:r>
        <w:r w:rsidR="001E38A8">
          <w:rPr>
            <w:noProof/>
            <w:webHidden/>
          </w:rPr>
          <w:instrText xml:space="preserve"> PAGEREF _Toc14467640 \h </w:instrText>
        </w:r>
        <w:r w:rsidR="001E38A8">
          <w:rPr>
            <w:noProof/>
            <w:webHidden/>
          </w:rPr>
        </w:r>
        <w:r w:rsidR="001E38A8">
          <w:rPr>
            <w:noProof/>
            <w:webHidden/>
          </w:rPr>
          <w:fldChar w:fldCharType="separate"/>
        </w:r>
        <w:r w:rsidR="001E38A8">
          <w:rPr>
            <w:noProof/>
            <w:webHidden/>
          </w:rPr>
          <w:t>24</w:t>
        </w:r>
        <w:r w:rsidR="001E38A8">
          <w:rPr>
            <w:noProof/>
            <w:webHidden/>
          </w:rPr>
          <w:fldChar w:fldCharType="end"/>
        </w:r>
      </w:hyperlink>
    </w:p>
    <w:p w14:paraId="1F35E31E" w14:textId="3B0C0A48" w:rsidR="001E38A8" w:rsidRDefault="006E5632">
      <w:pPr>
        <w:pStyle w:val="TOC3"/>
        <w:tabs>
          <w:tab w:val="right" w:leader="dot" w:pos="9288"/>
        </w:tabs>
        <w:rPr>
          <w:rFonts w:asciiTheme="minorHAnsi" w:hAnsiTheme="minorHAnsi"/>
          <w:noProof/>
          <w:sz w:val="22"/>
          <w:lang w:val="en-US"/>
        </w:rPr>
      </w:pPr>
      <w:hyperlink w:anchor="_Toc14467641" w:history="1">
        <w:r w:rsidR="001E38A8" w:rsidRPr="00C13E95">
          <w:rPr>
            <w:rStyle w:val="Hyperlink"/>
            <w:rFonts w:ascii="Times" w:hAnsi="Times" w:cs="Times New Roman"/>
            <w:noProof/>
          </w:rPr>
          <w:t>I)</w:t>
        </w:r>
        <w:r w:rsidR="001E38A8" w:rsidRPr="00C13E95">
          <w:rPr>
            <w:rStyle w:val="Hyperlink"/>
            <w:rFonts w:cs="Times New Roman"/>
            <w:noProof/>
          </w:rPr>
          <w:t xml:space="preserve"> Western stock</w:t>
        </w:r>
        <w:r w:rsidR="001E38A8">
          <w:rPr>
            <w:noProof/>
            <w:webHidden/>
          </w:rPr>
          <w:tab/>
        </w:r>
        <w:r w:rsidR="001E38A8">
          <w:rPr>
            <w:noProof/>
            <w:webHidden/>
          </w:rPr>
          <w:fldChar w:fldCharType="begin"/>
        </w:r>
        <w:r w:rsidR="001E38A8">
          <w:rPr>
            <w:noProof/>
            <w:webHidden/>
          </w:rPr>
          <w:instrText xml:space="preserve"> PAGEREF _Toc14467641 \h </w:instrText>
        </w:r>
        <w:r w:rsidR="001E38A8">
          <w:rPr>
            <w:noProof/>
            <w:webHidden/>
          </w:rPr>
        </w:r>
        <w:r w:rsidR="001E38A8">
          <w:rPr>
            <w:noProof/>
            <w:webHidden/>
          </w:rPr>
          <w:fldChar w:fldCharType="separate"/>
        </w:r>
        <w:r w:rsidR="001E38A8">
          <w:rPr>
            <w:noProof/>
            <w:webHidden/>
          </w:rPr>
          <w:t>24</w:t>
        </w:r>
        <w:r w:rsidR="001E38A8">
          <w:rPr>
            <w:noProof/>
            <w:webHidden/>
          </w:rPr>
          <w:fldChar w:fldCharType="end"/>
        </w:r>
      </w:hyperlink>
    </w:p>
    <w:p w14:paraId="7156B5A9" w14:textId="67E5FBF0" w:rsidR="001E38A8" w:rsidRDefault="006E5632">
      <w:pPr>
        <w:pStyle w:val="TOC3"/>
        <w:tabs>
          <w:tab w:val="right" w:leader="dot" w:pos="9288"/>
        </w:tabs>
        <w:rPr>
          <w:rFonts w:asciiTheme="minorHAnsi" w:hAnsiTheme="minorHAnsi"/>
          <w:noProof/>
          <w:sz w:val="22"/>
          <w:lang w:val="en-US"/>
        </w:rPr>
      </w:pPr>
      <w:hyperlink w:anchor="_Toc14467642" w:history="1">
        <w:r w:rsidR="001E38A8" w:rsidRPr="00C13E95">
          <w:rPr>
            <w:rStyle w:val="Hyperlink"/>
            <w:rFonts w:ascii="Times" w:hAnsi="Times" w:cs="Times New Roman"/>
            <w:noProof/>
          </w:rPr>
          <w:t>II)</w:t>
        </w:r>
        <w:r w:rsidR="001E38A8" w:rsidRPr="00C13E95">
          <w:rPr>
            <w:rStyle w:val="Hyperlink"/>
            <w:rFonts w:cs="Times New Roman"/>
            <w:noProof/>
          </w:rPr>
          <w:t xml:space="preserve"> Eastern stock</w:t>
        </w:r>
        <w:r w:rsidR="001E38A8">
          <w:rPr>
            <w:noProof/>
            <w:webHidden/>
          </w:rPr>
          <w:tab/>
        </w:r>
        <w:r w:rsidR="001E38A8">
          <w:rPr>
            <w:noProof/>
            <w:webHidden/>
          </w:rPr>
          <w:fldChar w:fldCharType="begin"/>
        </w:r>
        <w:r w:rsidR="001E38A8">
          <w:rPr>
            <w:noProof/>
            <w:webHidden/>
          </w:rPr>
          <w:instrText xml:space="preserve"> PAGEREF _Toc14467642 \h </w:instrText>
        </w:r>
        <w:r w:rsidR="001E38A8">
          <w:rPr>
            <w:noProof/>
            <w:webHidden/>
          </w:rPr>
        </w:r>
        <w:r w:rsidR="001E38A8">
          <w:rPr>
            <w:noProof/>
            <w:webHidden/>
          </w:rPr>
          <w:fldChar w:fldCharType="separate"/>
        </w:r>
        <w:r w:rsidR="001E38A8">
          <w:rPr>
            <w:noProof/>
            <w:webHidden/>
          </w:rPr>
          <w:t>24</w:t>
        </w:r>
        <w:r w:rsidR="001E38A8">
          <w:rPr>
            <w:noProof/>
            <w:webHidden/>
          </w:rPr>
          <w:fldChar w:fldCharType="end"/>
        </w:r>
      </w:hyperlink>
    </w:p>
    <w:p w14:paraId="26840457" w14:textId="15BD01AB" w:rsidR="001E38A8" w:rsidRDefault="006E5632">
      <w:pPr>
        <w:pStyle w:val="TOC3"/>
        <w:tabs>
          <w:tab w:val="right" w:leader="dot" w:pos="9288"/>
        </w:tabs>
        <w:rPr>
          <w:rFonts w:asciiTheme="minorHAnsi" w:hAnsiTheme="minorHAnsi"/>
          <w:noProof/>
          <w:sz w:val="22"/>
          <w:lang w:val="en-US"/>
        </w:rPr>
      </w:pPr>
      <w:hyperlink w:anchor="_Toc14467643" w:history="1">
        <w:r w:rsidR="001E38A8" w:rsidRPr="00C13E95">
          <w:rPr>
            <w:rStyle w:val="Hyperlink"/>
            <w:rFonts w:ascii="Times" w:hAnsi="Times" w:cs="Times New Roman"/>
            <w:noProof/>
          </w:rPr>
          <w:t>III)</w:t>
        </w:r>
        <w:r w:rsidR="001E38A8" w:rsidRPr="00C13E95">
          <w:rPr>
            <w:rStyle w:val="Hyperlink"/>
            <w:rFonts w:cs="Times New Roman"/>
            <w:noProof/>
          </w:rPr>
          <w:t xml:space="preserve"> Future regime shifts</w:t>
        </w:r>
        <w:r w:rsidR="001E38A8">
          <w:rPr>
            <w:noProof/>
            <w:webHidden/>
          </w:rPr>
          <w:tab/>
        </w:r>
        <w:r w:rsidR="001E38A8">
          <w:rPr>
            <w:noProof/>
            <w:webHidden/>
          </w:rPr>
          <w:fldChar w:fldCharType="begin"/>
        </w:r>
        <w:r w:rsidR="001E38A8">
          <w:rPr>
            <w:noProof/>
            <w:webHidden/>
          </w:rPr>
          <w:instrText xml:space="preserve"> PAGEREF _Toc14467643 \h </w:instrText>
        </w:r>
        <w:r w:rsidR="001E38A8">
          <w:rPr>
            <w:noProof/>
            <w:webHidden/>
          </w:rPr>
        </w:r>
        <w:r w:rsidR="001E38A8">
          <w:rPr>
            <w:noProof/>
            <w:webHidden/>
          </w:rPr>
          <w:fldChar w:fldCharType="separate"/>
        </w:r>
        <w:r w:rsidR="001E38A8">
          <w:rPr>
            <w:noProof/>
            <w:webHidden/>
          </w:rPr>
          <w:t>25</w:t>
        </w:r>
        <w:r w:rsidR="001E38A8">
          <w:rPr>
            <w:noProof/>
            <w:webHidden/>
          </w:rPr>
          <w:fldChar w:fldCharType="end"/>
        </w:r>
      </w:hyperlink>
    </w:p>
    <w:p w14:paraId="31A73F78" w14:textId="2380FB26" w:rsidR="001E38A8" w:rsidRDefault="006E5632">
      <w:pPr>
        <w:pStyle w:val="TOC4"/>
        <w:tabs>
          <w:tab w:val="right" w:leader="dot" w:pos="9288"/>
        </w:tabs>
        <w:rPr>
          <w:rFonts w:asciiTheme="minorHAnsi" w:hAnsiTheme="minorHAnsi"/>
          <w:noProof/>
          <w:sz w:val="22"/>
          <w:lang w:val="en-US"/>
        </w:rPr>
      </w:pPr>
      <w:hyperlink w:anchor="_Toc14467644" w:history="1">
        <w:r w:rsidR="001E38A8" w:rsidRPr="00C13E95">
          <w:rPr>
            <w:rStyle w:val="Hyperlink"/>
            <w:rFonts w:cs="Times New Roman"/>
            <w:noProof/>
          </w:rPr>
          <w:t>Western stock</w:t>
        </w:r>
        <w:r w:rsidR="001E38A8">
          <w:rPr>
            <w:noProof/>
            <w:webHidden/>
          </w:rPr>
          <w:tab/>
        </w:r>
        <w:r w:rsidR="001E38A8">
          <w:rPr>
            <w:noProof/>
            <w:webHidden/>
          </w:rPr>
          <w:fldChar w:fldCharType="begin"/>
        </w:r>
        <w:r w:rsidR="001E38A8">
          <w:rPr>
            <w:noProof/>
            <w:webHidden/>
          </w:rPr>
          <w:instrText xml:space="preserve"> PAGEREF _Toc14467644 \h </w:instrText>
        </w:r>
        <w:r w:rsidR="001E38A8">
          <w:rPr>
            <w:noProof/>
            <w:webHidden/>
          </w:rPr>
        </w:r>
        <w:r w:rsidR="001E38A8">
          <w:rPr>
            <w:noProof/>
            <w:webHidden/>
          </w:rPr>
          <w:fldChar w:fldCharType="separate"/>
        </w:r>
        <w:r w:rsidR="001E38A8">
          <w:rPr>
            <w:noProof/>
            <w:webHidden/>
          </w:rPr>
          <w:t>25</w:t>
        </w:r>
        <w:r w:rsidR="001E38A8">
          <w:rPr>
            <w:noProof/>
            <w:webHidden/>
          </w:rPr>
          <w:fldChar w:fldCharType="end"/>
        </w:r>
      </w:hyperlink>
    </w:p>
    <w:p w14:paraId="783AAB78" w14:textId="42B2BF7E" w:rsidR="001E38A8" w:rsidRDefault="006E5632">
      <w:pPr>
        <w:pStyle w:val="TOC4"/>
        <w:tabs>
          <w:tab w:val="right" w:leader="dot" w:pos="9288"/>
        </w:tabs>
        <w:rPr>
          <w:rFonts w:asciiTheme="minorHAnsi" w:hAnsiTheme="minorHAnsi"/>
          <w:noProof/>
          <w:sz w:val="22"/>
          <w:lang w:val="en-US"/>
        </w:rPr>
      </w:pPr>
      <w:hyperlink w:anchor="_Toc14467645" w:history="1">
        <w:r w:rsidR="001E38A8" w:rsidRPr="00C13E95">
          <w:rPr>
            <w:rStyle w:val="Hyperlink"/>
            <w:rFonts w:cs="Times New Roman"/>
            <w:noProof/>
          </w:rPr>
          <w:t>Eastern stock</w:t>
        </w:r>
        <w:r w:rsidR="001E38A8">
          <w:rPr>
            <w:noProof/>
            <w:webHidden/>
          </w:rPr>
          <w:tab/>
        </w:r>
        <w:r w:rsidR="001E38A8">
          <w:rPr>
            <w:noProof/>
            <w:webHidden/>
          </w:rPr>
          <w:fldChar w:fldCharType="begin"/>
        </w:r>
        <w:r w:rsidR="001E38A8">
          <w:rPr>
            <w:noProof/>
            <w:webHidden/>
          </w:rPr>
          <w:instrText xml:space="preserve"> PAGEREF _Toc14467645 \h </w:instrText>
        </w:r>
        <w:r w:rsidR="001E38A8">
          <w:rPr>
            <w:noProof/>
            <w:webHidden/>
          </w:rPr>
        </w:r>
        <w:r w:rsidR="001E38A8">
          <w:rPr>
            <w:noProof/>
            <w:webHidden/>
          </w:rPr>
          <w:fldChar w:fldCharType="separate"/>
        </w:r>
        <w:r w:rsidR="001E38A8">
          <w:rPr>
            <w:noProof/>
            <w:webHidden/>
          </w:rPr>
          <w:t>25</w:t>
        </w:r>
        <w:r w:rsidR="001E38A8">
          <w:rPr>
            <w:noProof/>
            <w:webHidden/>
          </w:rPr>
          <w:fldChar w:fldCharType="end"/>
        </w:r>
      </w:hyperlink>
    </w:p>
    <w:p w14:paraId="7DD1025E" w14:textId="3295CD30" w:rsidR="001E38A8" w:rsidRDefault="006E5632">
      <w:pPr>
        <w:pStyle w:val="TOC4"/>
        <w:tabs>
          <w:tab w:val="right" w:leader="dot" w:pos="9288"/>
        </w:tabs>
        <w:rPr>
          <w:rFonts w:asciiTheme="minorHAnsi" w:hAnsiTheme="minorHAnsi"/>
          <w:noProof/>
          <w:sz w:val="22"/>
          <w:lang w:val="en-US"/>
        </w:rPr>
      </w:pPr>
      <w:hyperlink w:anchor="_Toc14467646" w:history="1">
        <w:r w:rsidR="001E38A8" w:rsidRPr="00C13E95">
          <w:rPr>
            <w:rStyle w:val="Hyperlink"/>
            <w:rFonts w:cs="Times New Roman"/>
            <w:noProof/>
          </w:rPr>
          <w:t>Base Case</w:t>
        </w:r>
        <w:r w:rsidR="001E38A8">
          <w:rPr>
            <w:noProof/>
            <w:webHidden/>
          </w:rPr>
          <w:tab/>
        </w:r>
        <w:r w:rsidR="001E38A8">
          <w:rPr>
            <w:noProof/>
            <w:webHidden/>
          </w:rPr>
          <w:fldChar w:fldCharType="begin"/>
        </w:r>
        <w:r w:rsidR="001E38A8">
          <w:rPr>
            <w:noProof/>
            <w:webHidden/>
          </w:rPr>
          <w:instrText xml:space="preserve"> PAGEREF _Toc14467646 \h </w:instrText>
        </w:r>
        <w:r w:rsidR="001E38A8">
          <w:rPr>
            <w:noProof/>
            <w:webHidden/>
          </w:rPr>
        </w:r>
        <w:r w:rsidR="001E38A8">
          <w:rPr>
            <w:noProof/>
            <w:webHidden/>
          </w:rPr>
          <w:fldChar w:fldCharType="separate"/>
        </w:r>
        <w:r w:rsidR="001E38A8">
          <w:rPr>
            <w:noProof/>
            <w:webHidden/>
          </w:rPr>
          <w:t>25</w:t>
        </w:r>
        <w:r w:rsidR="001E38A8">
          <w:rPr>
            <w:noProof/>
            <w:webHidden/>
          </w:rPr>
          <w:fldChar w:fldCharType="end"/>
        </w:r>
      </w:hyperlink>
    </w:p>
    <w:p w14:paraId="5654C004" w14:textId="036C0D0B" w:rsidR="001E38A8" w:rsidRDefault="006E5632">
      <w:pPr>
        <w:pStyle w:val="TOC3"/>
        <w:tabs>
          <w:tab w:val="right" w:leader="dot" w:pos="9288"/>
        </w:tabs>
        <w:rPr>
          <w:rFonts w:asciiTheme="minorHAnsi" w:hAnsiTheme="minorHAnsi"/>
          <w:noProof/>
          <w:sz w:val="22"/>
          <w:lang w:val="en-US"/>
        </w:rPr>
      </w:pPr>
      <w:hyperlink w:anchor="_Toc14467653" w:history="1">
        <w:r w:rsidR="001E38A8" w:rsidRPr="00C13E95">
          <w:rPr>
            <w:rStyle w:val="Hyperlink"/>
            <w:rFonts w:ascii="Times" w:hAnsi="Times" w:cs="Times New Roman"/>
            <w:noProof/>
          </w:rPr>
          <w:t>IV)</w:t>
        </w:r>
        <w:r w:rsidR="001E38A8" w:rsidRPr="00C13E95">
          <w:rPr>
            <w:rStyle w:val="Hyperlink"/>
            <w:rFonts w:cs="Times New Roman"/>
            <w:noProof/>
          </w:rPr>
          <w:t xml:space="preserve"> Possible future spatial distributional changes (movement)</w:t>
        </w:r>
        <w:r w:rsidR="001E38A8">
          <w:rPr>
            <w:noProof/>
            <w:webHidden/>
          </w:rPr>
          <w:tab/>
        </w:r>
        <w:r w:rsidR="001E38A8">
          <w:rPr>
            <w:noProof/>
            <w:webHidden/>
          </w:rPr>
          <w:fldChar w:fldCharType="begin"/>
        </w:r>
        <w:r w:rsidR="001E38A8">
          <w:rPr>
            <w:noProof/>
            <w:webHidden/>
          </w:rPr>
          <w:instrText xml:space="preserve"> PAGEREF _Toc14467653 \h </w:instrText>
        </w:r>
        <w:r w:rsidR="001E38A8">
          <w:rPr>
            <w:noProof/>
            <w:webHidden/>
          </w:rPr>
        </w:r>
        <w:r w:rsidR="001E38A8">
          <w:rPr>
            <w:noProof/>
            <w:webHidden/>
          </w:rPr>
          <w:fldChar w:fldCharType="separate"/>
        </w:r>
        <w:r w:rsidR="001E38A8">
          <w:rPr>
            <w:noProof/>
            <w:webHidden/>
          </w:rPr>
          <w:t>25</w:t>
        </w:r>
        <w:r w:rsidR="001E38A8">
          <w:rPr>
            <w:noProof/>
            <w:webHidden/>
          </w:rPr>
          <w:fldChar w:fldCharType="end"/>
        </w:r>
      </w:hyperlink>
    </w:p>
    <w:p w14:paraId="0C573AA3" w14:textId="20FE5320" w:rsidR="001E38A8" w:rsidRDefault="006E5632">
      <w:pPr>
        <w:pStyle w:val="TOC1"/>
        <w:rPr>
          <w:rFonts w:asciiTheme="minorHAnsi" w:hAnsiTheme="minorHAnsi"/>
          <w:noProof/>
          <w:sz w:val="22"/>
          <w:lang w:val="en-US"/>
        </w:rPr>
      </w:pPr>
      <w:hyperlink w:anchor="_Toc14467654" w:history="1">
        <w:r w:rsidR="001E38A8" w:rsidRPr="00C13E95">
          <w:rPr>
            <w:rStyle w:val="Hyperlink"/>
            <w:rFonts w:ascii="Times" w:hAnsi="Times" w:cs="Times New Roman"/>
            <w:noProof/>
          </w:rPr>
          <w:t>6.</w:t>
        </w:r>
        <w:r w:rsidR="001E38A8">
          <w:rPr>
            <w:rFonts w:asciiTheme="minorHAnsi" w:hAnsiTheme="minorHAnsi"/>
            <w:noProof/>
            <w:sz w:val="22"/>
            <w:lang w:val="en-US"/>
          </w:rPr>
          <w:tab/>
        </w:r>
        <w:r w:rsidR="001E38A8" w:rsidRPr="00C13E95">
          <w:rPr>
            <w:rStyle w:val="Hyperlink"/>
            <w:rFonts w:cs="Times New Roman"/>
            <w:noProof/>
          </w:rPr>
          <w:t>FUTURE CATCHES</w:t>
        </w:r>
        <w:r w:rsidR="001E38A8">
          <w:rPr>
            <w:noProof/>
            <w:webHidden/>
          </w:rPr>
          <w:tab/>
        </w:r>
        <w:r w:rsidR="001E38A8">
          <w:rPr>
            <w:noProof/>
            <w:webHidden/>
          </w:rPr>
          <w:fldChar w:fldCharType="begin"/>
        </w:r>
        <w:r w:rsidR="001E38A8">
          <w:rPr>
            <w:noProof/>
            <w:webHidden/>
          </w:rPr>
          <w:instrText xml:space="preserve"> PAGEREF _Toc14467654 \h </w:instrText>
        </w:r>
        <w:r w:rsidR="001E38A8">
          <w:rPr>
            <w:noProof/>
            <w:webHidden/>
          </w:rPr>
        </w:r>
        <w:r w:rsidR="001E38A8">
          <w:rPr>
            <w:noProof/>
            <w:webHidden/>
          </w:rPr>
          <w:fldChar w:fldCharType="separate"/>
        </w:r>
        <w:r w:rsidR="001E38A8">
          <w:rPr>
            <w:noProof/>
            <w:webHidden/>
          </w:rPr>
          <w:t>25</w:t>
        </w:r>
        <w:r w:rsidR="001E38A8">
          <w:rPr>
            <w:noProof/>
            <w:webHidden/>
          </w:rPr>
          <w:fldChar w:fldCharType="end"/>
        </w:r>
      </w:hyperlink>
    </w:p>
    <w:p w14:paraId="0971493F" w14:textId="298499FE" w:rsidR="001E38A8" w:rsidRDefault="006E5632">
      <w:pPr>
        <w:pStyle w:val="TOC4"/>
        <w:tabs>
          <w:tab w:val="right" w:leader="dot" w:pos="9288"/>
        </w:tabs>
        <w:rPr>
          <w:rFonts w:asciiTheme="minorHAnsi" w:hAnsiTheme="minorHAnsi"/>
          <w:noProof/>
          <w:sz w:val="22"/>
          <w:lang w:val="en-US"/>
        </w:rPr>
      </w:pPr>
      <w:hyperlink w:anchor="_Toc14467655" w:history="1">
        <w:r w:rsidR="001E38A8" w:rsidRPr="00C13E95">
          <w:rPr>
            <w:rStyle w:val="Hyperlink"/>
            <w:rFonts w:cs="Times New Roman"/>
            <w:noProof/>
          </w:rPr>
          <w:t>Base Case</w:t>
        </w:r>
        <w:r w:rsidR="001E38A8">
          <w:rPr>
            <w:noProof/>
            <w:webHidden/>
          </w:rPr>
          <w:tab/>
        </w:r>
        <w:r w:rsidR="001E38A8">
          <w:rPr>
            <w:noProof/>
            <w:webHidden/>
          </w:rPr>
          <w:fldChar w:fldCharType="begin"/>
        </w:r>
        <w:r w:rsidR="001E38A8">
          <w:rPr>
            <w:noProof/>
            <w:webHidden/>
          </w:rPr>
          <w:instrText xml:space="preserve"> PAGEREF _Toc14467655 \h </w:instrText>
        </w:r>
        <w:r w:rsidR="001E38A8">
          <w:rPr>
            <w:noProof/>
            <w:webHidden/>
          </w:rPr>
        </w:r>
        <w:r w:rsidR="001E38A8">
          <w:rPr>
            <w:noProof/>
            <w:webHidden/>
          </w:rPr>
          <w:fldChar w:fldCharType="separate"/>
        </w:r>
        <w:r w:rsidR="001E38A8">
          <w:rPr>
            <w:noProof/>
            <w:webHidden/>
          </w:rPr>
          <w:t>25</w:t>
        </w:r>
        <w:r w:rsidR="001E38A8">
          <w:rPr>
            <w:noProof/>
            <w:webHidden/>
          </w:rPr>
          <w:fldChar w:fldCharType="end"/>
        </w:r>
      </w:hyperlink>
    </w:p>
    <w:p w14:paraId="5A13BB0B" w14:textId="3F474A78" w:rsidR="001E38A8" w:rsidRDefault="006E5632">
      <w:pPr>
        <w:pStyle w:val="TOC4"/>
        <w:tabs>
          <w:tab w:val="right" w:leader="dot" w:pos="9288"/>
        </w:tabs>
        <w:rPr>
          <w:rFonts w:asciiTheme="minorHAnsi" w:hAnsiTheme="minorHAnsi"/>
          <w:noProof/>
          <w:sz w:val="22"/>
          <w:lang w:val="en-US"/>
        </w:rPr>
      </w:pPr>
      <w:hyperlink w:anchor="_Toc14467656" w:history="1">
        <w:r w:rsidR="001E38A8" w:rsidRPr="00C13E95">
          <w:rPr>
            <w:rStyle w:val="Hyperlink"/>
            <w:rFonts w:cs="Times New Roman"/>
            <w:noProof/>
          </w:rPr>
          <w:t>Alternative options</w:t>
        </w:r>
        <w:r w:rsidR="001E38A8">
          <w:rPr>
            <w:noProof/>
            <w:webHidden/>
          </w:rPr>
          <w:tab/>
        </w:r>
        <w:r w:rsidR="001E38A8">
          <w:rPr>
            <w:noProof/>
            <w:webHidden/>
          </w:rPr>
          <w:fldChar w:fldCharType="begin"/>
        </w:r>
        <w:r w:rsidR="001E38A8">
          <w:rPr>
            <w:noProof/>
            <w:webHidden/>
          </w:rPr>
          <w:instrText xml:space="preserve"> PAGEREF _Toc14467656 \h </w:instrText>
        </w:r>
        <w:r w:rsidR="001E38A8">
          <w:rPr>
            <w:noProof/>
            <w:webHidden/>
          </w:rPr>
        </w:r>
        <w:r w:rsidR="001E38A8">
          <w:rPr>
            <w:noProof/>
            <w:webHidden/>
          </w:rPr>
          <w:fldChar w:fldCharType="separate"/>
        </w:r>
        <w:r w:rsidR="001E38A8">
          <w:rPr>
            <w:noProof/>
            <w:webHidden/>
          </w:rPr>
          <w:t>26</w:t>
        </w:r>
        <w:r w:rsidR="001E38A8">
          <w:rPr>
            <w:noProof/>
            <w:webHidden/>
          </w:rPr>
          <w:fldChar w:fldCharType="end"/>
        </w:r>
      </w:hyperlink>
    </w:p>
    <w:p w14:paraId="41FB87F0" w14:textId="49DBD64E" w:rsidR="001E38A8" w:rsidRDefault="006E5632">
      <w:pPr>
        <w:pStyle w:val="TOC1"/>
        <w:rPr>
          <w:rFonts w:asciiTheme="minorHAnsi" w:hAnsiTheme="minorHAnsi"/>
          <w:noProof/>
          <w:sz w:val="22"/>
          <w:lang w:val="en-US"/>
        </w:rPr>
      </w:pPr>
      <w:hyperlink w:anchor="_Toc14467657" w:history="1">
        <w:r w:rsidR="001E38A8" w:rsidRPr="00C13E95">
          <w:rPr>
            <w:rStyle w:val="Hyperlink"/>
            <w:rFonts w:ascii="Times" w:hAnsi="Times" w:cs="Times New Roman"/>
            <w:noProof/>
          </w:rPr>
          <w:t>7.</w:t>
        </w:r>
        <w:r w:rsidR="001E38A8">
          <w:rPr>
            <w:rFonts w:asciiTheme="minorHAnsi" w:hAnsiTheme="minorHAnsi"/>
            <w:noProof/>
            <w:sz w:val="22"/>
            <w:lang w:val="en-US"/>
          </w:rPr>
          <w:tab/>
        </w:r>
        <w:r w:rsidR="001E38A8" w:rsidRPr="00C13E95">
          <w:rPr>
            <w:rStyle w:val="Hyperlink"/>
            <w:rFonts w:cs="Times New Roman"/>
            <w:noProof/>
          </w:rPr>
          <w:t>GENERATION OF FUTURE DATA FOR INPUT TO CANDIDATE MANAGEMENT PROCEDURES</w:t>
        </w:r>
        <w:r w:rsidR="001E38A8">
          <w:rPr>
            <w:noProof/>
            <w:webHidden/>
          </w:rPr>
          <w:tab/>
        </w:r>
        <w:r w:rsidR="001E38A8">
          <w:rPr>
            <w:noProof/>
            <w:webHidden/>
          </w:rPr>
          <w:fldChar w:fldCharType="begin"/>
        </w:r>
        <w:r w:rsidR="001E38A8">
          <w:rPr>
            <w:noProof/>
            <w:webHidden/>
          </w:rPr>
          <w:instrText xml:space="preserve"> PAGEREF _Toc14467657 \h </w:instrText>
        </w:r>
        <w:r w:rsidR="001E38A8">
          <w:rPr>
            <w:noProof/>
            <w:webHidden/>
          </w:rPr>
        </w:r>
        <w:r w:rsidR="001E38A8">
          <w:rPr>
            <w:noProof/>
            <w:webHidden/>
          </w:rPr>
          <w:fldChar w:fldCharType="separate"/>
        </w:r>
        <w:r w:rsidR="001E38A8">
          <w:rPr>
            <w:noProof/>
            <w:webHidden/>
          </w:rPr>
          <w:t>26</w:t>
        </w:r>
        <w:r w:rsidR="001E38A8">
          <w:rPr>
            <w:noProof/>
            <w:webHidden/>
          </w:rPr>
          <w:fldChar w:fldCharType="end"/>
        </w:r>
      </w:hyperlink>
    </w:p>
    <w:p w14:paraId="699ACE16" w14:textId="33F91D5B" w:rsidR="001E38A8" w:rsidRDefault="006E5632">
      <w:pPr>
        <w:pStyle w:val="TOC3"/>
        <w:tabs>
          <w:tab w:val="right" w:leader="dot" w:pos="9288"/>
        </w:tabs>
        <w:rPr>
          <w:rFonts w:asciiTheme="minorHAnsi" w:hAnsiTheme="minorHAnsi"/>
          <w:noProof/>
          <w:sz w:val="22"/>
          <w:lang w:val="en-US"/>
        </w:rPr>
      </w:pPr>
      <w:hyperlink w:anchor="_Toc14467658" w:history="1">
        <w:r w:rsidR="001E38A8" w:rsidRPr="00C13E95">
          <w:rPr>
            <w:rStyle w:val="Hyperlink"/>
            <w:rFonts w:ascii="Times" w:hAnsi="Times" w:cs="Times New Roman"/>
            <w:noProof/>
          </w:rPr>
          <w:t>I)</w:t>
        </w:r>
        <w:r w:rsidR="001E38A8" w:rsidRPr="00C13E95">
          <w:rPr>
            <w:rStyle w:val="Hyperlink"/>
            <w:rFonts w:cs="Times New Roman"/>
            <w:noProof/>
          </w:rPr>
          <w:t xml:space="preserve"> Base Case suggestions</w:t>
        </w:r>
        <w:r w:rsidR="001E38A8">
          <w:rPr>
            <w:noProof/>
            <w:webHidden/>
          </w:rPr>
          <w:tab/>
        </w:r>
        <w:r w:rsidR="001E38A8">
          <w:rPr>
            <w:noProof/>
            <w:webHidden/>
          </w:rPr>
          <w:fldChar w:fldCharType="begin"/>
        </w:r>
        <w:r w:rsidR="001E38A8">
          <w:rPr>
            <w:noProof/>
            <w:webHidden/>
          </w:rPr>
          <w:instrText xml:space="preserve"> PAGEREF _Toc14467658 \h </w:instrText>
        </w:r>
        <w:r w:rsidR="001E38A8">
          <w:rPr>
            <w:noProof/>
            <w:webHidden/>
          </w:rPr>
        </w:r>
        <w:r w:rsidR="001E38A8">
          <w:rPr>
            <w:noProof/>
            <w:webHidden/>
          </w:rPr>
          <w:fldChar w:fldCharType="separate"/>
        </w:r>
        <w:r w:rsidR="001E38A8">
          <w:rPr>
            <w:noProof/>
            <w:webHidden/>
          </w:rPr>
          <w:t>27</w:t>
        </w:r>
        <w:r w:rsidR="001E38A8">
          <w:rPr>
            <w:noProof/>
            <w:webHidden/>
          </w:rPr>
          <w:fldChar w:fldCharType="end"/>
        </w:r>
      </w:hyperlink>
    </w:p>
    <w:p w14:paraId="72E12244" w14:textId="3C0E275B" w:rsidR="001E38A8" w:rsidRDefault="006E5632">
      <w:pPr>
        <w:pStyle w:val="TOC4"/>
        <w:tabs>
          <w:tab w:val="right" w:leader="dot" w:pos="9288"/>
        </w:tabs>
        <w:rPr>
          <w:rFonts w:asciiTheme="minorHAnsi" w:hAnsiTheme="minorHAnsi"/>
          <w:noProof/>
          <w:sz w:val="22"/>
          <w:lang w:val="en-US"/>
        </w:rPr>
      </w:pPr>
      <w:hyperlink w:anchor="_Toc14467659" w:history="1">
        <w:r w:rsidR="001E38A8" w:rsidRPr="00C13E95">
          <w:rPr>
            <w:rStyle w:val="Hyperlink"/>
            <w:rFonts w:cs="Times New Roman"/>
            <w:noProof/>
          </w:rPr>
          <w:t>West</w:t>
        </w:r>
        <w:r w:rsidR="001E38A8">
          <w:rPr>
            <w:noProof/>
            <w:webHidden/>
          </w:rPr>
          <w:tab/>
        </w:r>
        <w:r w:rsidR="001E38A8">
          <w:rPr>
            <w:noProof/>
            <w:webHidden/>
          </w:rPr>
          <w:fldChar w:fldCharType="begin"/>
        </w:r>
        <w:r w:rsidR="001E38A8">
          <w:rPr>
            <w:noProof/>
            <w:webHidden/>
          </w:rPr>
          <w:instrText xml:space="preserve"> PAGEREF _Toc14467659 \h </w:instrText>
        </w:r>
        <w:r w:rsidR="001E38A8">
          <w:rPr>
            <w:noProof/>
            <w:webHidden/>
          </w:rPr>
        </w:r>
        <w:r w:rsidR="001E38A8">
          <w:rPr>
            <w:noProof/>
            <w:webHidden/>
          </w:rPr>
          <w:fldChar w:fldCharType="separate"/>
        </w:r>
        <w:r w:rsidR="001E38A8">
          <w:rPr>
            <w:noProof/>
            <w:webHidden/>
          </w:rPr>
          <w:t>27</w:t>
        </w:r>
        <w:r w:rsidR="001E38A8">
          <w:rPr>
            <w:noProof/>
            <w:webHidden/>
          </w:rPr>
          <w:fldChar w:fldCharType="end"/>
        </w:r>
      </w:hyperlink>
    </w:p>
    <w:p w14:paraId="41EC89B5" w14:textId="4F683385" w:rsidR="001E38A8" w:rsidRDefault="006E5632">
      <w:pPr>
        <w:pStyle w:val="TOC4"/>
        <w:tabs>
          <w:tab w:val="right" w:leader="dot" w:pos="9288"/>
        </w:tabs>
        <w:rPr>
          <w:rFonts w:asciiTheme="minorHAnsi" w:hAnsiTheme="minorHAnsi"/>
          <w:noProof/>
          <w:sz w:val="22"/>
          <w:lang w:val="en-US"/>
        </w:rPr>
      </w:pPr>
      <w:hyperlink w:anchor="_Toc14467660" w:history="1">
        <w:r w:rsidR="001E38A8" w:rsidRPr="00C13E95">
          <w:rPr>
            <w:rStyle w:val="Hyperlink"/>
            <w:rFonts w:cs="Times New Roman"/>
            <w:noProof/>
          </w:rPr>
          <w:t>East+Med</w:t>
        </w:r>
        <w:r w:rsidR="001E38A8">
          <w:rPr>
            <w:noProof/>
            <w:webHidden/>
          </w:rPr>
          <w:tab/>
        </w:r>
        <w:r w:rsidR="001E38A8">
          <w:rPr>
            <w:noProof/>
            <w:webHidden/>
          </w:rPr>
          <w:fldChar w:fldCharType="begin"/>
        </w:r>
        <w:r w:rsidR="001E38A8">
          <w:rPr>
            <w:noProof/>
            <w:webHidden/>
          </w:rPr>
          <w:instrText xml:space="preserve"> PAGEREF _Toc14467660 \h </w:instrText>
        </w:r>
        <w:r w:rsidR="001E38A8">
          <w:rPr>
            <w:noProof/>
            <w:webHidden/>
          </w:rPr>
        </w:r>
        <w:r w:rsidR="001E38A8">
          <w:rPr>
            <w:noProof/>
            <w:webHidden/>
          </w:rPr>
          <w:fldChar w:fldCharType="separate"/>
        </w:r>
        <w:r w:rsidR="001E38A8">
          <w:rPr>
            <w:noProof/>
            <w:webHidden/>
          </w:rPr>
          <w:t>27</w:t>
        </w:r>
        <w:r w:rsidR="001E38A8">
          <w:rPr>
            <w:noProof/>
            <w:webHidden/>
          </w:rPr>
          <w:fldChar w:fldCharType="end"/>
        </w:r>
      </w:hyperlink>
    </w:p>
    <w:p w14:paraId="2A6BBA19" w14:textId="656BDB45" w:rsidR="001E38A8" w:rsidRDefault="006E5632">
      <w:pPr>
        <w:pStyle w:val="TOC3"/>
        <w:tabs>
          <w:tab w:val="right" w:leader="dot" w:pos="9288"/>
        </w:tabs>
        <w:rPr>
          <w:rFonts w:asciiTheme="minorHAnsi" w:hAnsiTheme="minorHAnsi"/>
          <w:noProof/>
          <w:sz w:val="22"/>
          <w:lang w:val="en-US"/>
        </w:rPr>
      </w:pPr>
      <w:hyperlink w:anchor="_Toc14467661" w:history="1">
        <w:r w:rsidR="001E38A8" w:rsidRPr="00C13E95">
          <w:rPr>
            <w:rStyle w:val="Hyperlink"/>
            <w:rFonts w:ascii="Times" w:hAnsi="Times" w:cs="Times New Roman"/>
            <w:noProof/>
          </w:rPr>
          <w:t>II)</w:t>
        </w:r>
        <w:r w:rsidR="001E38A8" w:rsidRPr="00C13E95">
          <w:rPr>
            <w:rStyle w:val="Hyperlink"/>
            <w:rFonts w:cs="Times New Roman"/>
            <w:noProof/>
          </w:rPr>
          <w:t xml:space="preserve"> Alternative options</w:t>
        </w:r>
        <w:r w:rsidR="001E38A8">
          <w:rPr>
            <w:noProof/>
            <w:webHidden/>
          </w:rPr>
          <w:tab/>
        </w:r>
        <w:r w:rsidR="001E38A8">
          <w:rPr>
            <w:noProof/>
            <w:webHidden/>
          </w:rPr>
          <w:fldChar w:fldCharType="begin"/>
        </w:r>
        <w:r w:rsidR="001E38A8">
          <w:rPr>
            <w:noProof/>
            <w:webHidden/>
          </w:rPr>
          <w:instrText xml:space="preserve"> PAGEREF _Toc14467661 \h </w:instrText>
        </w:r>
        <w:r w:rsidR="001E38A8">
          <w:rPr>
            <w:noProof/>
            <w:webHidden/>
          </w:rPr>
        </w:r>
        <w:r w:rsidR="001E38A8">
          <w:rPr>
            <w:noProof/>
            <w:webHidden/>
          </w:rPr>
          <w:fldChar w:fldCharType="separate"/>
        </w:r>
        <w:r w:rsidR="001E38A8">
          <w:rPr>
            <w:noProof/>
            <w:webHidden/>
          </w:rPr>
          <w:t>27</w:t>
        </w:r>
        <w:r w:rsidR="001E38A8">
          <w:rPr>
            <w:noProof/>
            <w:webHidden/>
          </w:rPr>
          <w:fldChar w:fldCharType="end"/>
        </w:r>
      </w:hyperlink>
    </w:p>
    <w:p w14:paraId="01CF26A7" w14:textId="27654C90" w:rsidR="001E38A8" w:rsidRDefault="006E5632">
      <w:pPr>
        <w:pStyle w:val="TOC3"/>
        <w:tabs>
          <w:tab w:val="right" w:leader="dot" w:pos="9288"/>
        </w:tabs>
        <w:rPr>
          <w:rFonts w:asciiTheme="minorHAnsi" w:hAnsiTheme="minorHAnsi"/>
          <w:noProof/>
          <w:sz w:val="22"/>
          <w:lang w:val="en-US"/>
        </w:rPr>
      </w:pPr>
      <w:hyperlink w:anchor="_Toc14467662" w:history="1">
        <w:r w:rsidR="001E38A8" w:rsidRPr="00C13E95">
          <w:rPr>
            <w:rStyle w:val="Hyperlink"/>
            <w:rFonts w:ascii="Times" w:hAnsi="Times" w:cs="Times New Roman"/>
            <w:noProof/>
          </w:rPr>
          <w:t>III)</w:t>
        </w:r>
        <w:r w:rsidR="001E38A8" w:rsidRPr="00C13E95">
          <w:rPr>
            <w:rStyle w:val="Hyperlink"/>
            <w:rFonts w:cs="Times New Roman"/>
            <w:noProof/>
          </w:rPr>
          <w:t xml:space="preserve"> Relationships with abundance</w:t>
        </w:r>
        <w:r w:rsidR="001E38A8">
          <w:rPr>
            <w:noProof/>
            <w:webHidden/>
          </w:rPr>
          <w:tab/>
        </w:r>
        <w:r w:rsidR="001E38A8">
          <w:rPr>
            <w:noProof/>
            <w:webHidden/>
          </w:rPr>
          <w:fldChar w:fldCharType="begin"/>
        </w:r>
        <w:r w:rsidR="001E38A8">
          <w:rPr>
            <w:noProof/>
            <w:webHidden/>
          </w:rPr>
          <w:instrText xml:space="preserve"> PAGEREF _Toc14467662 \h </w:instrText>
        </w:r>
        <w:r w:rsidR="001E38A8">
          <w:rPr>
            <w:noProof/>
            <w:webHidden/>
          </w:rPr>
        </w:r>
        <w:r w:rsidR="001E38A8">
          <w:rPr>
            <w:noProof/>
            <w:webHidden/>
          </w:rPr>
          <w:fldChar w:fldCharType="separate"/>
        </w:r>
        <w:r w:rsidR="001E38A8">
          <w:rPr>
            <w:noProof/>
            <w:webHidden/>
          </w:rPr>
          <w:t>28</w:t>
        </w:r>
        <w:r w:rsidR="001E38A8">
          <w:rPr>
            <w:noProof/>
            <w:webHidden/>
          </w:rPr>
          <w:fldChar w:fldCharType="end"/>
        </w:r>
      </w:hyperlink>
    </w:p>
    <w:p w14:paraId="030A98C8" w14:textId="6468B6B5" w:rsidR="001E38A8" w:rsidRDefault="006E5632">
      <w:pPr>
        <w:pStyle w:val="TOC3"/>
        <w:tabs>
          <w:tab w:val="right" w:leader="dot" w:pos="9288"/>
        </w:tabs>
        <w:rPr>
          <w:rFonts w:asciiTheme="minorHAnsi" w:hAnsiTheme="minorHAnsi"/>
          <w:noProof/>
          <w:sz w:val="22"/>
          <w:lang w:val="en-US"/>
        </w:rPr>
      </w:pPr>
      <w:hyperlink w:anchor="_Toc14467663" w:history="1">
        <w:r w:rsidR="001E38A8" w:rsidRPr="00C13E95">
          <w:rPr>
            <w:rStyle w:val="Hyperlink"/>
            <w:rFonts w:ascii="Times" w:hAnsi="Times" w:cs="Times New Roman"/>
            <w:noProof/>
          </w:rPr>
          <w:t>IV)</w:t>
        </w:r>
        <w:r w:rsidR="001E38A8" w:rsidRPr="00C13E95">
          <w:rPr>
            <w:rStyle w:val="Hyperlink"/>
            <w:rFonts w:cs="Times New Roman"/>
            <w:noProof/>
          </w:rPr>
          <w:t xml:space="preserve"> Statistical properties</w:t>
        </w:r>
        <w:r w:rsidR="001E38A8">
          <w:rPr>
            <w:noProof/>
            <w:webHidden/>
          </w:rPr>
          <w:tab/>
        </w:r>
        <w:r w:rsidR="001E38A8">
          <w:rPr>
            <w:noProof/>
            <w:webHidden/>
          </w:rPr>
          <w:fldChar w:fldCharType="begin"/>
        </w:r>
        <w:r w:rsidR="001E38A8">
          <w:rPr>
            <w:noProof/>
            <w:webHidden/>
          </w:rPr>
          <w:instrText xml:space="preserve"> PAGEREF _Toc14467663 \h </w:instrText>
        </w:r>
        <w:r w:rsidR="001E38A8">
          <w:rPr>
            <w:noProof/>
            <w:webHidden/>
          </w:rPr>
        </w:r>
        <w:r w:rsidR="001E38A8">
          <w:rPr>
            <w:noProof/>
            <w:webHidden/>
          </w:rPr>
          <w:fldChar w:fldCharType="separate"/>
        </w:r>
        <w:r w:rsidR="001E38A8">
          <w:rPr>
            <w:noProof/>
            <w:webHidden/>
          </w:rPr>
          <w:t>28</w:t>
        </w:r>
        <w:r w:rsidR="001E38A8">
          <w:rPr>
            <w:noProof/>
            <w:webHidden/>
          </w:rPr>
          <w:fldChar w:fldCharType="end"/>
        </w:r>
      </w:hyperlink>
    </w:p>
    <w:p w14:paraId="4893E868" w14:textId="0316A59A" w:rsidR="001E38A8" w:rsidRDefault="006E5632">
      <w:pPr>
        <w:pStyle w:val="TOC4"/>
        <w:tabs>
          <w:tab w:val="right" w:leader="dot" w:pos="9288"/>
        </w:tabs>
        <w:rPr>
          <w:rFonts w:asciiTheme="minorHAnsi" w:hAnsiTheme="minorHAnsi"/>
          <w:noProof/>
          <w:sz w:val="22"/>
          <w:lang w:val="en-US"/>
        </w:rPr>
      </w:pPr>
      <w:hyperlink w:anchor="_Toc14467664" w:history="1">
        <w:r w:rsidR="001E38A8" w:rsidRPr="00C13E95">
          <w:rPr>
            <w:rStyle w:val="Hyperlink"/>
            <w:rFonts w:cs="Times New Roman"/>
            <w:noProof/>
          </w:rPr>
          <w:t>Base Case</w:t>
        </w:r>
        <w:r w:rsidR="001E38A8">
          <w:rPr>
            <w:noProof/>
            <w:webHidden/>
          </w:rPr>
          <w:tab/>
        </w:r>
        <w:r w:rsidR="001E38A8">
          <w:rPr>
            <w:noProof/>
            <w:webHidden/>
          </w:rPr>
          <w:fldChar w:fldCharType="begin"/>
        </w:r>
        <w:r w:rsidR="001E38A8">
          <w:rPr>
            <w:noProof/>
            <w:webHidden/>
          </w:rPr>
          <w:instrText xml:space="preserve"> PAGEREF _Toc14467664 \h </w:instrText>
        </w:r>
        <w:r w:rsidR="001E38A8">
          <w:rPr>
            <w:noProof/>
            <w:webHidden/>
          </w:rPr>
        </w:r>
        <w:r w:rsidR="001E38A8">
          <w:rPr>
            <w:noProof/>
            <w:webHidden/>
          </w:rPr>
          <w:fldChar w:fldCharType="separate"/>
        </w:r>
        <w:r w:rsidR="001E38A8">
          <w:rPr>
            <w:noProof/>
            <w:webHidden/>
          </w:rPr>
          <w:t>28</w:t>
        </w:r>
        <w:r w:rsidR="001E38A8">
          <w:rPr>
            <w:noProof/>
            <w:webHidden/>
          </w:rPr>
          <w:fldChar w:fldCharType="end"/>
        </w:r>
      </w:hyperlink>
    </w:p>
    <w:p w14:paraId="6D47ADA6" w14:textId="4DFCA58A" w:rsidR="001E38A8" w:rsidRDefault="006E5632">
      <w:pPr>
        <w:pStyle w:val="TOC4"/>
        <w:tabs>
          <w:tab w:val="right" w:leader="dot" w:pos="9288"/>
        </w:tabs>
        <w:rPr>
          <w:rFonts w:asciiTheme="minorHAnsi" w:hAnsiTheme="minorHAnsi"/>
          <w:noProof/>
          <w:sz w:val="22"/>
          <w:lang w:val="en-US"/>
        </w:rPr>
      </w:pPr>
      <w:hyperlink w:anchor="_Toc14467665" w:history="1">
        <w:r w:rsidR="001E38A8" w:rsidRPr="00C13E95">
          <w:rPr>
            <w:rStyle w:val="Hyperlink"/>
            <w:rFonts w:cs="Times New Roman"/>
            <w:noProof/>
          </w:rPr>
          <w:t>Alternative options</w:t>
        </w:r>
        <w:r w:rsidR="001E38A8">
          <w:rPr>
            <w:noProof/>
            <w:webHidden/>
          </w:rPr>
          <w:tab/>
        </w:r>
        <w:r w:rsidR="001E38A8">
          <w:rPr>
            <w:noProof/>
            <w:webHidden/>
          </w:rPr>
          <w:fldChar w:fldCharType="begin"/>
        </w:r>
        <w:r w:rsidR="001E38A8">
          <w:rPr>
            <w:noProof/>
            <w:webHidden/>
          </w:rPr>
          <w:instrText xml:space="preserve"> PAGEREF _Toc14467665 \h </w:instrText>
        </w:r>
        <w:r w:rsidR="001E38A8">
          <w:rPr>
            <w:noProof/>
            <w:webHidden/>
          </w:rPr>
        </w:r>
        <w:r w:rsidR="001E38A8">
          <w:rPr>
            <w:noProof/>
            <w:webHidden/>
          </w:rPr>
          <w:fldChar w:fldCharType="separate"/>
        </w:r>
        <w:r w:rsidR="001E38A8">
          <w:rPr>
            <w:noProof/>
            <w:webHidden/>
          </w:rPr>
          <w:t>28</w:t>
        </w:r>
        <w:r w:rsidR="001E38A8">
          <w:rPr>
            <w:noProof/>
            <w:webHidden/>
          </w:rPr>
          <w:fldChar w:fldCharType="end"/>
        </w:r>
      </w:hyperlink>
    </w:p>
    <w:p w14:paraId="71DDA3A0" w14:textId="7C4E39FD" w:rsidR="001E38A8" w:rsidRDefault="006E5632">
      <w:pPr>
        <w:pStyle w:val="TOC5"/>
        <w:tabs>
          <w:tab w:val="right" w:leader="dot" w:pos="9288"/>
        </w:tabs>
        <w:rPr>
          <w:rFonts w:asciiTheme="minorHAnsi" w:hAnsiTheme="minorHAnsi"/>
          <w:noProof/>
          <w:sz w:val="22"/>
          <w:lang w:val="en-US"/>
        </w:rPr>
      </w:pPr>
      <w:hyperlink w:anchor="_Toc14467666" w:history="1">
        <w:r w:rsidR="001E38A8" w:rsidRPr="00C13E95">
          <w:rPr>
            <w:rStyle w:val="Hyperlink"/>
            <w:rFonts w:cs="Times New Roman"/>
            <w:noProof/>
          </w:rPr>
          <w:t>Other aspects</w:t>
        </w:r>
        <w:r w:rsidR="001E38A8">
          <w:rPr>
            <w:noProof/>
            <w:webHidden/>
          </w:rPr>
          <w:tab/>
        </w:r>
        <w:r w:rsidR="001E38A8">
          <w:rPr>
            <w:noProof/>
            <w:webHidden/>
          </w:rPr>
          <w:fldChar w:fldCharType="begin"/>
        </w:r>
        <w:r w:rsidR="001E38A8">
          <w:rPr>
            <w:noProof/>
            <w:webHidden/>
          </w:rPr>
          <w:instrText xml:space="preserve"> PAGEREF _Toc14467666 \h </w:instrText>
        </w:r>
        <w:r w:rsidR="001E38A8">
          <w:rPr>
            <w:noProof/>
            <w:webHidden/>
          </w:rPr>
        </w:r>
        <w:r w:rsidR="001E38A8">
          <w:rPr>
            <w:noProof/>
            <w:webHidden/>
          </w:rPr>
          <w:fldChar w:fldCharType="separate"/>
        </w:r>
        <w:r w:rsidR="001E38A8">
          <w:rPr>
            <w:noProof/>
            <w:webHidden/>
          </w:rPr>
          <w:t>28</w:t>
        </w:r>
        <w:r w:rsidR="001E38A8">
          <w:rPr>
            <w:noProof/>
            <w:webHidden/>
          </w:rPr>
          <w:fldChar w:fldCharType="end"/>
        </w:r>
      </w:hyperlink>
    </w:p>
    <w:p w14:paraId="5EDB27BC" w14:textId="07D607B4" w:rsidR="001E38A8" w:rsidRDefault="006E5632">
      <w:pPr>
        <w:pStyle w:val="TOC1"/>
        <w:rPr>
          <w:rFonts w:asciiTheme="minorHAnsi" w:hAnsiTheme="minorHAnsi"/>
          <w:noProof/>
          <w:sz w:val="22"/>
          <w:lang w:val="en-US"/>
        </w:rPr>
      </w:pPr>
      <w:hyperlink w:anchor="_Toc14467667" w:history="1">
        <w:r w:rsidR="001E38A8" w:rsidRPr="00C13E95">
          <w:rPr>
            <w:rStyle w:val="Hyperlink"/>
            <w:rFonts w:ascii="Times" w:hAnsi="Times" w:cs="Times New Roman"/>
            <w:noProof/>
          </w:rPr>
          <w:t>8.</w:t>
        </w:r>
        <w:r w:rsidR="001E38A8">
          <w:rPr>
            <w:rFonts w:asciiTheme="minorHAnsi" w:hAnsiTheme="minorHAnsi"/>
            <w:noProof/>
            <w:sz w:val="22"/>
            <w:lang w:val="en-US"/>
          </w:rPr>
          <w:tab/>
        </w:r>
        <w:r w:rsidR="001E38A8" w:rsidRPr="00C13E95">
          <w:rPr>
            <w:rStyle w:val="Hyperlink"/>
            <w:rFonts w:cs="Times New Roman"/>
            <w:noProof/>
          </w:rPr>
          <w:t>PARAMETERS AND CONDITIONING OF OPERATING MODELS</w:t>
        </w:r>
        <w:r w:rsidR="001E38A8">
          <w:rPr>
            <w:noProof/>
            <w:webHidden/>
          </w:rPr>
          <w:tab/>
        </w:r>
        <w:r w:rsidR="001E38A8">
          <w:rPr>
            <w:noProof/>
            <w:webHidden/>
          </w:rPr>
          <w:fldChar w:fldCharType="begin"/>
        </w:r>
        <w:r w:rsidR="001E38A8">
          <w:rPr>
            <w:noProof/>
            <w:webHidden/>
          </w:rPr>
          <w:instrText xml:space="preserve"> PAGEREF _Toc14467667 \h </w:instrText>
        </w:r>
        <w:r w:rsidR="001E38A8">
          <w:rPr>
            <w:noProof/>
            <w:webHidden/>
          </w:rPr>
        </w:r>
        <w:r w:rsidR="001E38A8">
          <w:rPr>
            <w:noProof/>
            <w:webHidden/>
          </w:rPr>
          <w:fldChar w:fldCharType="separate"/>
        </w:r>
        <w:r w:rsidR="001E38A8">
          <w:rPr>
            <w:noProof/>
            <w:webHidden/>
          </w:rPr>
          <w:t>29</w:t>
        </w:r>
        <w:r w:rsidR="001E38A8">
          <w:rPr>
            <w:noProof/>
            <w:webHidden/>
          </w:rPr>
          <w:fldChar w:fldCharType="end"/>
        </w:r>
      </w:hyperlink>
    </w:p>
    <w:p w14:paraId="189045D2" w14:textId="484C9E28" w:rsidR="001E38A8" w:rsidRDefault="006E5632">
      <w:pPr>
        <w:pStyle w:val="TOC3"/>
        <w:tabs>
          <w:tab w:val="right" w:leader="dot" w:pos="9288"/>
        </w:tabs>
        <w:rPr>
          <w:rFonts w:asciiTheme="minorHAnsi" w:hAnsiTheme="minorHAnsi"/>
          <w:noProof/>
          <w:sz w:val="22"/>
          <w:lang w:val="en-US"/>
        </w:rPr>
      </w:pPr>
      <w:hyperlink w:anchor="_Toc14467673" w:history="1">
        <w:r w:rsidR="001E38A8" w:rsidRPr="00C13E95">
          <w:rPr>
            <w:rStyle w:val="Hyperlink"/>
            <w:rFonts w:ascii="Times" w:hAnsi="Times" w:cs="Times New Roman"/>
            <w:noProof/>
          </w:rPr>
          <w:t>I)</w:t>
        </w:r>
        <w:r w:rsidR="001E38A8" w:rsidRPr="00C13E95">
          <w:rPr>
            <w:rStyle w:val="Hyperlink"/>
            <w:rFonts w:cs="Times New Roman"/>
            <w:noProof/>
          </w:rPr>
          <w:t xml:space="preserve"> Fixed parameters</w:t>
        </w:r>
        <w:r w:rsidR="001E38A8">
          <w:rPr>
            <w:noProof/>
            <w:webHidden/>
          </w:rPr>
          <w:tab/>
        </w:r>
        <w:r w:rsidR="001E38A8">
          <w:rPr>
            <w:noProof/>
            <w:webHidden/>
          </w:rPr>
          <w:fldChar w:fldCharType="begin"/>
        </w:r>
        <w:r w:rsidR="001E38A8">
          <w:rPr>
            <w:noProof/>
            <w:webHidden/>
          </w:rPr>
          <w:instrText xml:space="preserve"> PAGEREF _Toc14467673 \h </w:instrText>
        </w:r>
        <w:r w:rsidR="001E38A8">
          <w:rPr>
            <w:noProof/>
            <w:webHidden/>
          </w:rPr>
        </w:r>
        <w:r w:rsidR="001E38A8">
          <w:rPr>
            <w:noProof/>
            <w:webHidden/>
          </w:rPr>
          <w:fldChar w:fldCharType="separate"/>
        </w:r>
        <w:r w:rsidR="001E38A8">
          <w:rPr>
            <w:noProof/>
            <w:webHidden/>
          </w:rPr>
          <w:t>29</w:t>
        </w:r>
        <w:r w:rsidR="001E38A8">
          <w:rPr>
            <w:noProof/>
            <w:webHidden/>
          </w:rPr>
          <w:fldChar w:fldCharType="end"/>
        </w:r>
      </w:hyperlink>
    </w:p>
    <w:p w14:paraId="71D339B1" w14:textId="1BA6DEBC" w:rsidR="001E38A8" w:rsidRDefault="006E5632">
      <w:pPr>
        <w:pStyle w:val="TOC3"/>
        <w:tabs>
          <w:tab w:val="right" w:leader="dot" w:pos="9288"/>
        </w:tabs>
        <w:rPr>
          <w:rFonts w:asciiTheme="minorHAnsi" w:hAnsiTheme="minorHAnsi"/>
          <w:noProof/>
          <w:sz w:val="22"/>
          <w:lang w:val="en-US"/>
        </w:rPr>
      </w:pPr>
      <w:hyperlink w:anchor="_Toc14467674" w:history="1">
        <w:r w:rsidR="001E38A8" w:rsidRPr="00C13E95">
          <w:rPr>
            <w:rStyle w:val="Hyperlink"/>
            <w:rFonts w:ascii="Times" w:hAnsi="Times" w:cs="Times New Roman"/>
            <w:noProof/>
          </w:rPr>
          <w:t>II)</w:t>
        </w:r>
        <w:r w:rsidR="001E38A8" w:rsidRPr="00C13E95">
          <w:rPr>
            <w:rStyle w:val="Hyperlink"/>
            <w:rFonts w:cs="Times New Roman"/>
            <w:noProof/>
          </w:rPr>
          <w:t xml:space="preserve"> Estimated parameters</w:t>
        </w:r>
        <w:r w:rsidR="001E38A8">
          <w:rPr>
            <w:noProof/>
            <w:webHidden/>
          </w:rPr>
          <w:tab/>
        </w:r>
        <w:r w:rsidR="001E38A8">
          <w:rPr>
            <w:noProof/>
            <w:webHidden/>
          </w:rPr>
          <w:fldChar w:fldCharType="begin"/>
        </w:r>
        <w:r w:rsidR="001E38A8">
          <w:rPr>
            <w:noProof/>
            <w:webHidden/>
          </w:rPr>
          <w:instrText xml:space="preserve"> PAGEREF _Toc14467674 \h </w:instrText>
        </w:r>
        <w:r w:rsidR="001E38A8">
          <w:rPr>
            <w:noProof/>
            <w:webHidden/>
          </w:rPr>
        </w:r>
        <w:r w:rsidR="001E38A8">
          <w:rPr>
            <w:noProof/>
            <w:webHidden/>
          </w:rPr>
          <w:fldChar w:fldCharType="separate"/>
        </w:r>
        <w:r w:rsidR="001E38A8">
          <w:rPr>
            <w:noProof/>
            <w:webHidden/>
          </w:rPr>
          <w:t>29</w:t>
        </w:r>
        <w:r w:rsidR="001E38A8">
          <w:rPr>
            <w:noProof/>
            <w:webHidden/>
          </w:rPr>
          <w:fldChar w:fldCharType="end"/>
        </w:r>
      </w:hyperlink>
    </w:p>
    <w:p w14:paraId="4F59222D" w14:textId="1FE341AE" w:rsidR="001E38A8" w:rsidRDefault="006E5632">
      <w:pPr>
        <w:pStyle w:val="TOC3"/>
        <w:tabs>
          <w:tab w:val="right" w:leader="dot" w:pos="9288"/>
        </w:tabs>
        <w:rPr>
          <w:rFonts w:asciiTheme="minorHAnsi" w:hAnsiTheme="minorHAnsi"/>
          <w:noProof/>
          <w:sz w:val="22"/>
          <w:lang w:val="en-US"/>
        </w:rPr>
      </w:pPr>
      <w:hyperlink w:anchor="_Toc14467675" w:history="1">
        <w:r w:rsidR="001E38A8" w:rsidRPr="00C13E95">
          <w:rPr>
            <w:rStyle w:val="Hyperlink"/>
            <w:rFonts w:ascii="Times" w:hAnsi="Times" w:cs="Times New Roman"/>
            <w:noProof/>
          </w:rPr>
          <w:t>III)</w:t>
        </w:r>
        <w:r w:rsidR="001E38A8" w:rsidRPr="00C13E95">
          <w:rPr>
            <w:rStyle w:val="Hyperlink"/>
            <w:rFonts w:cs="Times New Roman"/>
            <w:noProof/>
          </w:rPr>
          <w:t xml:space="preserve"> Characterising uncertainty</w:t>
        </w:r>
        <w:r w:rsidR="001E38A8">
          <w:rPr>
            <w:noProof/>
            <w:webHidden/>
          </w:rPr>
          <w:tab/>
        </w:r>
        <w:r w:rsidR="001E38A8">
          <w:rPr>
            <w:noProof/>
            <w:webHidden/>
          </w:rPr>
          <w:fldChar w:fldCharType="begin"/>
        </w:r>
        <w:r w:rsidR="001E38A8">
          <w:rPr>
            <w:noProof/>
            <w:webHidden/>
          </w:rPr>
          <w:instrText xml:space="preserve"> PAGEREF _Toc14467675 \h </w:instrText>
        </w:r>
        <w:r w:rsidR="001E38A8">
          <w:rPr>
            <w:noProof/>
            <w:webHidden/>
          </w:rPr>
        </w:r>
        <w:r w:rsidR="001E38A8">
          <w:rPr>
            <w:noProof/>
            <w:webHidden/>
          </w:rPr>
          <w:fldChar w:fldCharType="separate"/>
        </w:r>
        <w:r w:rsidR="001E38A8">
          <w:rPr>
            <w:noProof/>
            <w:webHidden/>
          </w:rPr>
          <w:t>34</w:t>
        </w:r>
        <w:r w:rsidR="001E38A8">
          <w:rPr>
            <w:noProof/>
            <w:webHidden/>
          </w:rPr>
          <w:fldChar w:fldCharType="end"/>
        </w:r>
      </w:hyperlink>
    </w:p>
    <w:p w14:paraId="29810153" w14:textId="74D1DC0F" w:rsidR="001E38A8" w:rsidRDefault="006E5632">
      <w:pPr>
        <w:pStyle w:val="TOC4"/>
        <w:tabs>
          <w:tab w:val="right" w:leader="dot" w:pos="9288"/>
        </w:tabs>
        <w:rPr>
          <w:rFonts w:asciiTheme="minorHAnsi" w:hAnsiTheme="minorHAnsi"/>
          <w:noProof/>
          <w:sz w:val="22"/>
          <w:lang w:val="en-US"/>
        </w:rPr>
      </w:pPr>
      <w:hyperlink w:anchor="_Toc14467676" w:history="1">
        <w:r w:rsidR="001E38A8" w:rsidRPr="00C13E95">
          <w:rPr>
            <w:rStyle w:val="Hyperlink"/>
            <w:rFonts w:cs="Times New Roman"/>
            <w:noProof/>
          </w:rPr>
          <w:t>Base Case</w:t>
        </w:r>
        <w:r w:rsidR="001E38A8">
          <w:rPr>
            <w:noProof/>
            <w:webHidden/>
          </w:rPr>
          <w:tab/>
        </w:r>
        <w:r w:rsidR="001E38A8">
          <w:rPr>
            <w:noProof/>
            <w:webHidden/>
          </w:rPr>
          <w:fldChar w:fldCharType="begin"/>
        </w:r>
        <w:r w:rsidR="001E38A8">
          <w:rPr>
            <w:noProof/>
            <w:webHidden/>
          </w:rPr>
          <w:instrText xml:space="preserve"> PAGEREF _Toc14467676 \h </w:instrText>
        </w:r>
        <w:r w:rsidR="001E38A8">
          <w:rPr>
            <w:noProof/>
            <w:webHidden/>
          </w:rPr>
        </w:r>
        <w:r w:rsidR="001E38A8">
          <w:rPr>
            <w:noProof/>
            <w:webHidden/>
          </w:rPr>
          <w:fldChar w:fldCharType="separate"/>
        </w:r>
        <w:r w:rsidR="001E38A8">
          <w:rPr>
            <w:noProof/>
            <w:webHidden/>
          </w:rPr>
          <w:t>34</w:t>
        </w:r>
        <w:r w:rsidR="001E38A8">
          <w:rPr>
            <w:noProof/>
            <w:webHidden/>
          </w:rPr>
          <w:fldChar w:fldCharType="end"/>
        </w:r>
      </w:hyperlink>
    </w:p>
    <w:p w14:paraId="551C92FC" w14:textId="001A9857" w:rsidR="001E38A8" w:rsidRDefault="006E5632">
      <w:pPr>
        <w:pStyle w:val="TOC4"/>
        <w:tabs>
          <w:tab w:val="right" w:leader="dot" w:pos="9288"/>
        </w:tabs>
        <w:rPr>
          <w:rFonts w:asciiTheme="minorHAnsi" w:hAnsiTheme="minorHAnsi"/>
          <w:noProof/>
          <w:sz w:val="22"/>
          <w:lang w:val="en-US"/>
        </w:rPr>
      </w:pPr>
      <w:hyperlink w:anchor="_Toc14467677" w:history="1">
        <w:r w:rsidR="001E38A8" w:rsidRPr="00C13E95">
          <w:rPr>
            <w:rStyle w:val="Hyperlink"/>
            <w:rFonts w:cs="Times New Roman"/>
            <w:noProof/>
          </w:rPr>
          <w:t>Alternative options</w:t>
        </w:r>
        <w:r w:rsidR="001E38A8">
          <w:rPr>
            <w:noProof/>
            <w:webHidden/>
          </w:rPr>
          <w:tab/>
        </w:r>
        <w:r w:rsidR="001E38A8">
          <w:rPr>
            <w:noProof/>
            <w:webHidden/>
          </w:rPr>
          <w:fldChar w:fldCharType="begin"/>
        </w:r>
        <w:r w:rsidR="001E38A8">
          <w:rPr>
            <w:noProof/>
            <w:webHidden/>
          </w:rPr>
          <w:instrText xml:space="preserve"> PAGEREF _Toc14467677 \h </w:instrText>
        </w:r>
        <w:r w:rsidR="001E38A8">
          <w:rPr>
            <w:noProof/>
            <w:webHidden/>
          </w:rPr>
        </w:r>
        <w:r w:rsidR="001E38A8">
          <w:rPr>
            <w:noProof/>
            <w:webHidden/>
          </w:rPr>
          <w:fldChar w:fldCharType="separate"/>
        </w:r>
        <w:r w:rsidR="001E38A8">
          <w:rPr>
            <w:noProof/>
            <w:webHidden/>
          </w:rPr>
          <w:t>34</w:t>
        </w:r>
        <w:r w:rsidR="001E38A8">
          <w:rPr>
            <w:noProof/>
            <w:webHidden/>
          </w:rPr>
          <w:fldChar w:fldCharType="end"/>
        </w:r>
      </w:hyperlink>
    </w:p>
    <w:p w14:paraId="443FB27A" w14:textId="0620BE12" w:rsidR="001E38A8" w:rsidRDefault="006E5632">
      <w:pPr>
        <w:pStyle w:val="TOC1"/>
        <w:rPr>
          <w:rFonts w:asciiTheme="minorHAnsi" w:hAnsiTheme="minorHAnsi"/>
          <w:noProof/>
          <w:sz w:val="22"/>
          <w:lang w:val="en-US"/>
        </w:rPr>
      </w:pPr>
      <w:hyperlink w:anchor="_Toc14467678" w:history="1">
        <w:r w:rsidR="001E38A8" w:rsidRPr="00C13E95">
          <w:rPr>
            <w:rStyle w:val="Hyperlink"/>
            <w:rFonts w:ascii="Times" w:hAnsi="Times" w:cs="Times New Roman"/>
            <w:noProof/>
          </w:rPr>
          <w:t>9.</w:t>
        </w:r>
        <w:r w:rsidR="001E38A8">
          <w:rPr>
            <w:rFonts w:asciiTheme="minorHAnsi" w:hAnsiTheme="minorHAnsi"/>
            <w:noProof/>
            <w:sz w:val="22"/>
            <w:lang w:val="en-US"/>
          </w:rPr>
          <w:tab/>
        </w:r>
        <w:r w:rsidR="001E38A8" w:rsidRPr="00C13E95">
          <w:rPr>
            <w:rStyle w:val="Hyperlink"/>
            <w:rFonts w:cs="Times New Roman"/>
            <w:noProof/>
          </w:rPr>
          <w:t>TRIAL SPECIFICATIONS</w:t>
        </w:r>
        <w:r w:rsidR="001E38A8">
          <w:rPr>
            <w:noProof/>
            <w:webHidden/>
          </w:rPr>
          <w:tab/>
        </w:r>
        <w:r w:rsidR="001E38A8">
          <w:rPr>
            <w:noProof/>
            <w:webHidden/>
          </w:rPr>
          <w:fldChar w:fldCharType="begin"/>
        </w:r>
        <w:r w:rsidR="001E38A8">
          <w:rPr>
            <w:noProof/>
            <w:webHidden/>
          </w:rPr>
          <w:instrText xml:space="preserve"> PAGEREF _Toc14467678 \h </w:instrText>
        </w:r>
        <w:r w:rsidR="001E38A8">
          <w:rPr>
            <w:noProof/>
            <w:webHidden/>
          </w:rPr>
        </w:r>
        <w:r w:rsidR="001E38A8">
          <w:rPr>
            <w:noProof/>
            <w:webHidden/>
          </w:rPr>
          <w:fldChar w:fldCharType="separate"/>
        </w:r>
        <w:r w:rsidR="001E38A8">
          <w:rPr>
            <w:noProof/>
            <w:webHidden/>
          </w:rPr>
          <w:t>35</w:t>
        </w:r>
        <w:r w:rsidR="001E38A8">
          <w:rPr>
            <w:noProof/>
            <w:webHidden/>
          </w:rPr>
          <w:fldChar w:fldCharType="end"/>
        </w:r>
      </w:hyperlink>
    </w:p>
    <w:p w14:paraId="5AAEBF7F" w14:textId="38B8A911" w:rsidR="001E38A8" w:rsidRDefault="006E5632">
      <w:pPr>
        <w:pStyle w:val="TOC2"/>
        <w:rPr>
          <w:rFonts w:asciiTheme="minorHAnsi" w:hAnsiTheme="minorHAnsi"/>
          <w:noProof/>
          <w:lang w:val="en-US"/>
        </w:rPr>
      </w:pPr>
      <w:hyperlink w:anchor="_Toc14467679" w:history="1">
        <w:r w:rsidR="001E38A8" w:rsidRPr="00C13E95">
          <w:rPr>
            <w:rStyle w:val="Hyperlink"/>
            <w:rFonts w:eastAsia="Times New Roman" w:cs="Times New Roman"/>
            <w:noProof/>
          </w:rPr>
          <w:t>A.</w:t>
        </w:r>
        <w:r w:rsidR="001E38A8">
          <w:rPr>
            <w:rFonts w:asciiTheme="minorHAnsi" w:hAnsiTheme="minorHAnsi"/>
            <w:noProof/>
            <w:lang w:val="en-US"/>
          </w:rPr>
          <w:tab/>
        </w:r>
        <w:r w:rsidR="001E38A8" w:rsidRPr="00C13E95">
          <w:rPr>
            <w:rStyle w:val="Hyperlink"/>
            <w:rFonts w:eastAsia="Times New Roman" w:cs="Times New Roman"/>
            <w:noProof/>
          </w:rPr>
          <w:t>Interim Reference set</w:t>
        </w:r>
        <w:r w:rsidR="001E38A8">
          <w:rPr>
            <w:noProof/>
            <w:webHidden/>
          </w:rPr>
          <w:tab/>
        </w:r>
        <w:r w:rsidR="001E38A8">
          <w:rPr>
            <w:noProof/>
            <w:webHidden/>
          </w:rPr>
          <w:fldChar w:fldCharType="begin"/>
        </w:r>
        <w:r w:rsidR="001E38A8">
          <w:rPr>
            <w:noProof/>
            <w:webHidden/>
          </w:rPr>
          <w:instrText xml:space="preserve"> PAGEREF _Toc14467679 \h </w:instrText>
        </w:r>
        <w:r w:rsidR="001E38A8">
          <w:rPr>
            <w:noProof/>
            <w:webHidden/>
          </w:rPr>
        </w:r>
        <w:r w:rsidR="001E38A8">
          <w:rPr>
            <w:noProof/>
            <w:webHidden/>
          </w:rPr>
          <w:fldChar w:fldCharType="separate"/>
        </w:r>
        <w:r w:rsidR="001E38A8">
          <w:rPr>
            <w:noProof/>
            <w:webHidden/>
          </w:rPr>
          <w:t>35</w:t>
        </w:r>
        <w:r w:rsidR="001E38A8">
          <w:rPr>
            <w:noProof/>
            <w:webHidden/>
          </w:rPr>
          <w:fldChar w:fldCharType="end"/>
        </w:r>
      </w:hyperlink>
    </w:p>
    <w:p w14:paraId="7CF5486B" w14:textId="23246FA3" w:rsidR="001E38A8" w:rsidRDefault="006E5632">
      <w:pPr>
        <w:pStyle w:val="TOC2"/>
        <w:rPr>
          <w:rFonts w:asciiTheme="minorHAnsi" w:hAnsiTheme="minorHAnsi"/>
          <w:noProof/>
          <w:lang w:val="en-US"/>
        </w:rPr>
      </w:pPr>
      <w:hyperlink w:anchor="_Toc14467680" w:history="1">
        <w:r w:rsidR="001E38A8" w:rsidRPr="00C13E95">
          <w:rPr>
            <w:rStyle w:val="Hyperlink"/>
            <w:rFonts w:eastAsia="Times New Roman" w:cs="Times New Roman"/>
            <w:noProof/>
          </w:rPr>
          <w:t>B.</w:t>
        </w:r>
        <w:r w:rsidR="001E38A8">
          <w:rPr>
            <w:rFonts w:asciiTheme="minorHAnsi" w:hAnsiTheme="minorHAnsi"/>
            <w:noProof/>
            <w:lang w:val="en-US"/>
          </w:rPr>
          <w:tab/>
        </w:r>
        <w:r w:rsidR="001E38A8" w:rsidRPr="00C13E95">
          <w:rPr>
            <w:rStyle w:val="Hyperlink"/>
            <w:rFonts w:eastAsia="Times New Roman" w:cs="Times New Roman"/>
            <w:noProof/>
          </w:rPr>
          <w:t>Robustness trials</w:t>
        </w:r>
        <w:r w:rsidR="001E38A8">
          <w:rPr>
            <w:noProof/>
            <w:webHidden/>
          </w:rPr>
          <w:tab/>
        </w:r>
        <w:r w:rsidR="001E38A8">
          <w:rPr>
            <w:noProof/>
            <w:webHidden/>
          </w:rPr>
          <w:fldChar w:fldCharType="begin"/>
        </w:r>
        <w:r w:rsidR="001E38A8">
          <w:rPr>
            <w:noProof/>
            <w:webHidden/>
          </w:rPr>
          <w:instrText xml:space="preserve"> PAGEREF _Toc14467680 \h </w:instrText>
        </w:r>
        <w:r w:rsidR="001E38A8">
          <w:rPr>
            <w:noProof/>
            <w:webHidden/>
          </w:rPr>
        </w:r>
        <w:r w:rsidR="001E38A8">
          <w:rPr>
            <w:noProof/>
            <w:webHidden/>
          </w:rPr>
          <w:fldChar w:fldCharType="separate"/>
        </w:r>
        <w:r w:rsidR="001E38A8">
          <w:rPr>
            <w:noProof/>
            <w:webHidden/>
          </w:rPr>
          <w:t>36</w:t>
        </w:r>
        <w:r w:rsidR="001E38A8">
          <w:rPr>
            <w:noProof/>
            <w:webHidden/>
          </w:rPr>
          <w:fldChar w:fldCharType="end"/>
        </w:r>
      </w:hyperlink>
    </w:p>
    <w:p w14:paraId="68E8368A" w14:textId="0D0137C1" w:rsidR="001E38A8" w:rsidRDefault="006E5632">
      <w:pPr>
        <w:pStyle w:val="TOC1"/>
        <w:rPr>
          <w:rFonts w:asciiTheme="minorHAnsi" w:hAnsiTheme="minorHAnsi"/>
          <w:noProof/>
          <w:sz w:val="22"/>
          <w:lang w:val="en-US"/>
        </w:rPr>
      </w:pPr>
      <w:hyperlink w:anchor="_Toc14467681" w:history="1">
        <w:r w:rsidR="001E38A8" w:rsidRPr="00C13E95">
          <w:rPr>
            <w:rStyle w:val="Hyperlink"/>
            <w:rFonts w:ascii="Times" w:hAnsi="Times" w:cs="Times New Roman"/>
            <w:noProof/>
          </w:rPr>
          <w:t>10.</w:t>
        </w:r>
        <w:r w:rsidR="001E38A8">
          <w:rPr>
            <w:rFonts w:asciiTheme="minorHAnsi" w:hAnsiTheme="minorHAnsi"/>
            <w:noProof/>
            <w:sz w:val="22"/>
            <w:lang w:val="en-US"/>
          </w:rPr>
          <w:tab/>
        </w:r>
        <w:r w:rsidR="001E38A8" w:rsidRPr="00C13E95">
          <w:rPr>
            <w:rStyle w:val="Hyperlink"/>
            <w:rFonts w:cs="Times New Roman"/>
            <w:noProof/>
          </w:rPr>
          <w:t>PERFORMANCE MEASURES/STATISTICS</w:t>
        </w:r>
        <w:r w:rsidR="001E38A8">
          <w:rPr>
            <w:noProof/>
            <w:webHidden/>
          </w:rPr>
          <w:tab/>
        </w:r>
        <w:r w:rsidR="001E38A8">
          <w:rPr>
            <w:noProof/>
            <w:webHidden/>
          </w:rPr>
          <w:fldChar w:fldCharType="begin"/>
        </w:r>
        <w:r w:rsidR="001E38A8">
          <w:rPr>
            <w:noProof/>
            <w:webHidden/>
          </w:rPr>
          <w:instrText xml:space="preserve"> PAGEREF _Toc14467681 \h </w:instrText>
        </w:r>
        <w:r w:rsidR="001E38A8">
          <w:rPr>
            <w:noProof/>
            <w:webHidden/>
          </w:rPr>
        </w:r>
        <w:r w:rsidR="001E38A8">
          <w:rPr>
            <w:noProof/>
            <w:webHidden/>
          </w:rPr>
          <w:fldChar w:fldCharType="separate"/>
        </w:r>
        <w:r w:rsidR="001E38A8">
          <w:rPr>
            <w:noProof/>
            <w:webHidden/>
          </w:rPr>
          <w:t>38</w:t>
        </w:r>
        <w:r w:rsidR="001E38A8">
          <w:rPr>
            <w:noProof/>
            <w:webHidden/>
          </w:rPr>
          <w:fldChar w:fldCharType="end"/>
        </w:r>
      </w:hyperlink>
    </w:p>
    <w:p w14:paraId="2F814E22" w14:textId="6112445D" w:rsidR="001E38A8" w:rsidRDefault="006E5632">
      <w:pPr>
        <w:pStyle w:val="TOC3"/>
        <w:tabs>
          <w:tab w:val="right" w:leader="dot" w:pos="9288"/>
        </w:tabs>
        <w:rPr>
          <w:rFonts w:asciiTheme="minorHAnsi" w:hAnsiTheme="minorHAnsi"/>
          <w:noProof/>
          <w:sz w:val="22"/>
          <w:lang w:val="en-US"/>
        </w:rPr>
      </w:pPr>
      <w:hyperlink w:anchor="_Toc14467682" w:history="1">
        <w:r w:rsidR="001E38A8" w:rsidRPr="00C13E95">
          <w:rPr>
            <w:rStyle w:val="Hyperlink"/>
            <w:rFonts w:ascii="Times" w:hAnsi="Times" w:cs="Times New Roman"/>
            <w:noProof/>
          </w:rPr>
          <w:t>I)</w:t>
        </w:r>
        <w:r w:rsidR="001E38A8" w:rsidRPr="00C13E95">
          <w:rPr>
            <w:rStyle w:val="Hyperlink"/>
            <w:rFonts w:cs="Times New Roman"/>
            <w:noProof/>
          </w:rPr>
          <w:t xml:space="preserve"> Summary measures/statistics</w:t>
        </w:r>
        <w:r w:rsidR="001E38A8">
          <w:rPr>
            <w:noProof/>
            <w:webHidden/>
          </w:rPr>
          <w:tab/>
        </w:r>
        <w:r w:rsidR="001E38A8">
          <w:rPr>
            <w:noProof/>
            <w:webHidden/>
          </w:rPr>
          <w:fldChar w:fldCharType="begin"/>
        </w:r>
        <w:r w:rsidR="001E38A8">
          <w:rPr>
            <w:noProof/>
            <w:webHidden/>
          </w:rPr>
          <w:instrText xml:space="preserve"> PAGEREF _Toc14467682 \h </w:instrText>
        </w:r>
        <w:r w:rsidR="001E38A8">
          <w:rPr>
            <w:noProof/>
            <w:webHidden/>
          </w:rPr>
        </w:r>
        <w:r w:rsidR="001E38A8">
          <w:rPr>
            <w:noProof/>
            <w:webHidden/>
          </w:rPr>
          <w:fldChar w:fldCharType="separate"/>
        </w:r>
        <w:r w:rsidR="001E38A8">
          <w:rPr>
            <w:noProof/>
            <w:webHidden/>
          </w:rPr>
          <w:t>38</w:t>
        </w:r>
        <w:r w:rsidR="001E38A8">
          <w:rPr>
            <w:noProof/>
            <w:webHidden/>
          </w:rPr>
          <w:fldChar w:fldCharType="end"/>
        </w:r>
      </w:hyperlink>
    </w:p>
    <w:p w14:paraId="0E9F4DD0" w14:textId="4A779521" w:rsidR="001E38A8" w:rsidRDefault="006E5632">
      <w:pPr>
        <w:pStyle w:val="TOC3"/>
        <w:tabs>
          <w:tab w:val="right" w:leader="dot" w:pos="9288"/>
        </w:tabs>
        <w:rPr>
          <w:rFonts w:asciiTheme="minorHAnsi" w:hAnsiTheme="minorHAnsi"/>
          <w:noProof/>
          <w:sz w:val="22"/>
          <w:lang w:val="en-US"/>
        </w:rPr>
      </w:pPr>
      <w:hyperlink w:anchor="_Toc14467683" w:history="1">
        <w:r w:rsidR="001E38A8" w:rsidRPr="00C13E95">
          <w:rPr>
            <w:rStyle w:val="Hyperlink"/>
            <w:rFonts w:ascii="Times" w:hAnsi="Times" w:cs="Times New Roman"/>
            <w:noProof/>
          </w:rPr>
          <w:t>II)</w:t>
        </w:r>
        <w:r w:rsidR="001E38A8" w:rsidRPr="00C13E95">
          <w:rPr>
            <w:rStyle w:val="Hyperlink"/>
            <w:rFonts w:cs="Times New Roman"/>
            <w:noProof/>
          </w:rPr>
          <w:t xml:space="preserve"> Summary plots</w:t>
        </w:r>
        <w:r w:rsidR="001E38A8">
          <w:rPr>
            <w:noProof/>
            <w:webHidden/>
          </w:rPr>
          <w:tab/>
        </w:r>
        <w:r w:rsidR="001E38A8">
          <w:rPr>
            <w:noProof/>
            <w:webHidden/>
          </w:rPr>
          <w:fldChar w:fldCharType="begin"/>
        </w:r>
        <w:r w:rsidR="001E38A8">
          <w:rPr>
            <w:noProof/>
            <w:webHidden/>
          </w:rPr>
          <w:instrText xml:space="preserve"> PAGEREF _Toc14467683 \h </w:instrText>
        </w:r>
        <w:r w:rsidR="001E38A8">
          <w:rPr>
            <w:noProof/>
            <w:webHidden/>
          </w:rPr>
        </w:r>
        <w:r w:rsidR="001E38A8">
          <w:rPr>
            <w:noProof/>
            <w:webHidden/>
          </w:rPr>
          <w:fldChar w:fldCharType="separate"/>
        </w:r>
        <w:r w:rsidR="001E38A8">
          <w:rPr>
            <w:noProof/>
            <w:webHidden/>
          </w:rPr>
          <w:t>39</w:t>
        </w:r>
        <w:r w:rsidR="001E38A8">
          <w:rPr>
            <w:noProof/>
            <w:webHidden/>
          </w:rPr>
          <w:fldChar w:fldCharType="end"/>
        </w:r>
      </w:hyperlink>
    </w:p>
    <w:p w14:paraId="1078E7C7" w14:textId="24BE1FEF" w:rsidR="001E38A8" w:rsidRDefault="006E5632">
      <w:pPr>
        <w:pStyle w:val="TOC3"/>
        <w:tabs>
          <w:tab w:val="right" w:leader="dot" w:pos="9288"/>
        </w:tabs>
        <w:rPr>
          <w:rFonts w:asciiTheme="minorHAnsi" w:hAnsiTheme="minorHAnsi"/>
          <w:noProof/>
          <w:sz w:val="22"/>
          <w:lang w:val="en-US"/>
        </w:rPr>
      </w:pPr>
      <w:hyperlink w:anchor="_Toc14467684" w:history="1">
        <w:r w:rsidR="001E38A8" w:rsidRPr="00C13E95">
          <w:rPr>
            <w:rStyle w:val="Hyperlink"/>
            <w:rFonts w:ascii="Times" w:hAnsi="Times" w:cs="Times New Roman"/>
            <w:noProof/>
          </w:rPr>
          <w:t>III)</w:t>
        </w:r>
        <w:r w:rsidR="001E38A8" w:rsidRPr="00C13E95">
          <w:rPr>
            <w:rStyle w:val="Hyperlink"/>
            <w:rFonts w:cs="Times New Roman"/>
            <w:noProof/>
          </w:rPr>
          <w:t xml:space="preserve"> Level of reporting</w:t>
        </w:r>
        <w:r w:rsidR="001E38A8">
          <w:rPr>
            <w:noProof/>
            <w:webHidden/>
          </w:rPr>
          <w:tab/>
        </w:r>
        <w:r w:rsidR="001E38A8">
          <w:rPr>
            <w:noProof/>
            <w:webHidden/>
          </w:rPr>
          <w:fldChar w:fldCharType="begin"/>
        </w:r>
        <w:r w:rsidR="001E38A8">
          <w:rPr>
            <w:noProof/>
            <w:webHidden/>
          </w:rPr>
          <w:instrText xml:space="preserve"> PAGEREF _Toc14467684 \h </w:instrText>
        </w:r>
        <w:r w:rsidR="001E38A8">
          <w:rPr>
            <w:noProof/>
            <w:webHidden/>
          </w:rPr>
        </w:r>
        <w:r w:rsidR="001E38A8">
          <w:rPr>
            <w:noProof/>
            <w:webHidden/>
          </w:rPr>
          <w:fldChar w:fldCharType="separate"/>
        </w:r>
        <w:r w:rsidR="001E38A8">
          <w:rPr>
            <w:noProof/>
            <w:webHidden/>
          </w:rPr>
          <w:t>39</w:t>
        </w:r>
        <w:r w:rsidR="001E38A8">
          <w:rPr>
            <w:noProof/>
            <w:webHidden/>
          </w:rPr>
          <w:fldChar w:fldCharType="end"/>
        </w:r>
      </w:hyperlink>
    </w:p>
    <w:p w14:paraId="09606E26" w14:textId="6631183C" w:rsidR="001E38A8" w:rsidRDefault="006E5632">
      <w:pPr>
        <w:pStyle w:val="TOC4"/>
        <w:tabs>
          <w:tab w:val="right" w:leader="dot" w:pos="9288"/>
        </w:tabs>
        <w:rPr>
          <w:rFonts w:asciiTheme="minorHAnsi" w:hAnsiTheme="minorHAnsi"/>
          <w:noProof/>
          <w:sz w:val="22"/>
          <w:lang w:val="en-US"/>
        </w:rPr>
      </w:pPr>
      <w:hyperlink w:anchor="_Toc14467685" w:history="1">
        <w:r w:rsidR="001E38A8" w:rsidRPr="00C13E95">
          <w:rPr>
            <w:rStyle w:val="Hyperlink"/>
            <w:rFonts w:cs="Times New Roman"/>
            <w:noProof/>
          </w:rPr>
          <w:t>Base Case</w:t>
        </w:r>
        <w:r w:rsidR="001E38A8">
          <w:rPr>
            <w:noProof/>
            <w:webHidden/>
          </w:rPr>
          <w:tab/>
        </w:r>
        <w:r w:rsidR="001E38A8">
          <w:rPr>
            <w:noProof/>
            <w:webHidden/>
          </w:rPr>
          <w:fldChar w:fldCharType="begin"/>
        </w:r>
        <w:r w:rsidR="001E38A8">
          <w:rPr>
            <w:noProof/>
            <w:webHidden/>
          </w:rPr>
          <w:instrText xml:space="preserve"> PAGEREF _Toc14467685 \h </w:instrText>
        </w:r>
        <w:r w:rsidR="001E38A8">
          <w:rPr>
            <w:noProof/>
            <w:webHidden/>
          </w:rPr>
        </w:r>
        <w:r w:rsidR="001E38A8">
          <w:rPr>
            <w:noProof/>
            <w:webHidden/>
          </w:rPr>
          <w:fldChar w:fldCharType="separate"/>
        </w:r>
        <w:r w:rsidR="001E38A8">
          <w:rPr>
            <w:noProof/>
            <w:webHidden/>
          </w:rPr>
          <w:t>39</w:t>
        </w:r>
        <w:r w:rsidR="001E38A8">
          <w:rPr>
            <w:noProof/>
            <w:webHidden/>
          </w:rPr>
          <w:fldChar w:fldCharType="end"/>
        </w:r>
      </w:hyperlink>
    </w:p>
    <w:p w14:paraId="536E6BC4" w14:textId="443844EE" w:rsidR="001E38A8" w:rsidRDefault="006E5632">
      <w:pPr>
        <w:pStyle w:val="TOC4"/>
        <w:tabs>
          <w:tab w:val="right" w:leader="dot" w:pos="9288"/>
        </w:tabs>
        <w:rPr>
          <w:rFonts w:asciiTheme="minorHAnsi" w:hAnsiTheme="minorHAnsi"/>
          <w:noProof/>
          <w:sz w:val="22"/>
          <w:lang w:val="en-US"/>
        </w:rPr>
      </w:pPr>
      <w:hyperlink w:anchor="_Toc14467686" w:history="1">
        <w:r w:rsidR="001E38A8" w:rsidRPr="00C13E95">
          <w:rPr>
            <w:rStyle w:val="Hyperlink"/>
            <w:rFonts w:cs="Times New Roman"/>
            <w:noProof/>
          </w:rPr>
          <w:t>Alternative options</w:t>
        </w:r>
        <w:r w:rsidR="001E38A8">
          <w:rPr>
            <w:noProof/>
            <w:webHidden/>
          </w:rPr>
          <w:tab/>
        </w:r>
        <w:r w:rsidR="001E38A8">
          <w:rPr>
            <w:noProof/>
            <w:webHidden/>
          </w:rPr>
          <w:fldChar w:fldCharType="begin"/>
        </w:r>
        <w:r w:rsidR="001E38A8">
          <w:rPr>
            <w:noProof/>
            <w:webHidden/>
          </w:rPr>
          <w:instrText xml:space="preserve"> PAGEREF _Toc14467686 \h </w:instrText>
        </w:r>
        <w:r w:rsidR="001E38A8">
          <w:rPr>
            <w:noProof/>
            <w:webHidden/>
          </w:rPr>
        </w:r>
        <w:r w:rsidR="001E38A8">
          <w:rPr>
            <w:noProof/>
            <w:webHidden/>
          </w:rPr>
          <w:fldChar w:fldCharType="separate"/>
        </w:r>
        <w:r w:rsidR="001E38A8">
          <w:rPr>
            <w:noProof/>
            <w:webHidden/>
          </w:rPr>
          <w:t>39</w:t>
        </w:r>
        <w:r w:rsidR="001E38A8">
          <w:rPr>
            <w:noProof/>
            <w:webHidden/>
          </w:rPr>
          <w:fldChar w:fldCharType="end"/>
        </w:r>
      </w:hyperlink>
    </w:p>
    <w:p w14:paraId="4E290E60" w14:textId="6B409DCA" w:rsidR="001E38A8" w:rsidRDefault="006E5632">
      <w:pPr>
        <w:pStyle w:val="TOC5"/>
        <w:tabs>
          <w:tab w:val="right" w:leader="dot" w:pos="9288"/>
        </w:tabs>
        <w:rPr>
          <w:rFonts w:asciiTheme="minorHAnsi" w:hAnsiTheme="minorHAnsi"/>
          <w:noProof/>
          <w:sz w:val="22"/>
          <w:lang w:val="en-US"/>
        </w:rPr>
      </w:pPr>
      <w:hyperlink w:anchor="_Toc14467687" w:history="1">
        <w:r w:rsidR="001E38A8" w:rsidRPr="00C13E95">
          <w:rPr>
            <w:rStyle w:val="Hyperlink"/>
            <w:rFonts w:eastAsiaTheme="minorHAnsi" w:cs="Times New Roman"/>
            <w:noProof/>
          </w:rPr>
          <w:t>i. Spatial strata</w:t>
        </w:r>
        <w:r w:rsidR="001E38A8">
          <w:rPr>
            <w:noProof/>
            <w:webHidden/>
          </w:rPr>
          <w:tab/>
        </w:r>
        <w:r w:rsidR="001E38A8">
          <w:rPr>
            <w:noProof/>
            <w:webHidden/>
          </w:rPr>
          <w:fldChar w:fldCharType="begin"/>
        </w:r>
        <w:r w:rsidR="001E38A8">
          <w:rPr>
            <w:noProof/>
            <w:webHidden/>
          </w:rPr>
          <w:instrText xml:space="preserve"> PAGEREF _Toc14467687 \h </w:instrText>
        </w:r>
        <w:r w:rsidR="001E38A8">
          <w:rPr>
            <w:noProof/>
            <w:webHidden/>
          </w:rPr>
        </w:r>
        <w:r w:rsidR="001E38A8">
          <w:rPr>
            <w:noProof/>
            <w:webHidden/>
          </w:rPr>
          <w:fldChar w:fldCharType="separate"/>
        </w:r>
        <w:r w:rsidR="001E38A8">
          <w:rPr>
            <w:noProof/>
            <w:webHidden/>
          </w:rPr>
          <w:t>41</w:t>
        </w:r>
        <w:r w:rsidR="001E38A8">
          <w:rPr>
            <w:noProof/>
            <w:webHidden/>
          </w:rPr>
          <w:fldChar w:fldCharType="end"/>
        </w:r>
      </w:hyperlink>
    </w:p>
    <w:p w14:paraId="1819605B" w14:textId="54B57A2B" w:rsidR="001E38A8" w:rsidRDefault="006E5632">
      <w:pPr>
        <w:pStyle w:val="TOC4"/>
        <w:tabs>
          <w:tab w:val="right" w:leader="dot" w:pos="9288"/>
        </w:tabs>
        <w:rPr>
          <w:rFonts w:asciiTheme="minorHAnsi" w:hAnsiTheme="minorHAnsi"/>
          <w:noProof/>
          <w:sz w:val="22"/>
          <w:lang w:val="en-US"/>
        </w:rPr>
      </w:pPr>
      <w:hyperlink w:anchor="_Toc14467688" w:history="1">
        <w:r w:rsidR="001E38A8" w:rsidRPr="00C13E95">
          <w:rPr>
            <w:rStyle w:val="Hyperlink"/>
            <w:rFonts w:cs="Times New Roman"/>
            <w:noProof/>
          </w:rPr>
          <w:t>Alternative low priority future options</w:t>
        </w:r>
        <w:r w:rsidR="001E38A8">
          <w:rPr>
            <w:noProof/>
            <w:webHidden/>
          </w:rPr>
          <w:tab/>
        </w:r>
        <w:r w:rsidR="001E38A8">
          <w:rPr>
            <w:noProof/>
            <w:webHidden/>
          </w:rPr>
          <w:fldChar w:fldCharType="begin"/>
        </w:r>
        <w:r w:rsidR="001E38A8">
          <w:rPr>
            <w:noProof/>
            <w:webHidden/>
          </w:rPr>
          <w:instrText xml:space="preserve"> PAGEREF _Toc14467688 \h </w:instrText>
        </w:r>
        <w:r w:rsidR="001E38A8">
          <w:rPr>
            <w:noProof/>
            <w:webHidden/>
          </w:rPr>
        </w:r>
        <w:r w:rsidR="001E38A8">
          <w:rPr>
            <w:noProof/>
            <w:webHidden/>
          </w:rPr>
          <w:fldChar w:fldCharType="separate"/>
        </w:r>
        <w:r w:rsidR="001E38A8">
          <w:rPr>
            <w:noProof/>
            <w:webHidden/>
          </w:rPr>
          <w:t>41</w:t>
        </w:r>
        <w:r w:rsidR="001E38A8">
          <w:rPr>
            <w:noProof/>
            <w:webHidden/>
          </w:rPr>
          <w:fldChar w:fldCharType="end"/>
        </w:r>
      </w:hyperlink>
    </w:p>
    <w:p w14:paraId="2092309E" w14:textId="213566A3" w:rsidR="001E38A8" w:rsidRDefault="006E5632">
      <w:pPr>
        <w:pStyle w:val="TOC5"/>
        <w:tabs>
          <w:tab w:val="right" w:leader="dot" w:pos="9288"/>
        </w:tabs>
        <w:rPr>
          <w:rFonts w:asciiTheme="minorHAnsi" w:hAnsiTheme="minorHAnsi"/>
          <w:noProof/>
          <w:sz w:val="22"/>
          <w:lang w:val="en-US"/>
        </w:rPr>
      </w:pPr>
      <w:hyperlink w:anchor="_Toc14467689" w:history="1">
        <w:r w:rsidR="001E38A8" w:rsidRPr="00C13E95">
          <w:rPr>
            <w:rStyle w:val="Hyperlink"/>
            <w:rFonts w:eastAsiaTheme="minorHAnsi" w:cs="Times New Roman"/>
            <w:noProof/>
          </w:rPr>
          <w:t>ii. Stock mixing</w:t>
        </w:r>
        <w:r w:rsidR="001E38A8">
          <w:rPr>
            <w:noProof/>
            <w:webHidden/>
          </w:rPr>
          <w:tab/>
        </w:r>
        <w:r w:rsidR="001E38A8">
          <w:rPr>
            <w:noProof/>
            <w:webHidden/>
          </w:rPr>
          <w:fldChar w:fldCharType="begin"/>
        </w:r>
        <w:r w:rsidR="001E38A8">
          <w:rPr>
            <w:noProof/>
            <w:webHidden/>
          </w:rPr>
          <w:instrText xml:space="preserve"> PAGEREF _Toc14467689 \h </w:instrText>
        </w:r>
        <w:r w:rsidR="001E38A8">
          <w:rPr>
            <w:noProof/>
            <w:webHidden/>
          </w:rPr>
        </w:r>
        <w:r w:rsidR="001E38A8">
          <w:rPr>
            <w:noProof/>
            <w:webHidden/>
          </w:rPr>
          <w:fldChar w:fldCharType="separate"/>
        </w:r>
        <w:r w:rsidR="001E38A8">
          <w:rPr>
            <w:noProof/>
            <w:webHidden/>
          </w:rPr>
          <w:t>41</w:t>
        </w:r>
        <w:r w:rsidR="001E38A8">
          <w:rPr>
            <w:noProof/>
            <w:webHidden/>
          </w:rPr>
          <w:fldChar w:fldCharType="end"/>
        </w:r>
      </w:hyperlink>
    </w:p>
    <w:p w14:paraId="235FE1A9" w14:textId="7AE1BCE0" w:rsidR="001E38A8" w:rsidRDefault="006E5632">
      <w:pPr>
        <w:pStyle w:val="TOC4"/>
        <w:tabs>
          <w:tab w:val="right" w:leader="dot" w:pos="9288"/>
        </w:tabs>
        <w:rPr>
          <w:rFonts w:asciiTheme="minorHAnsi" w:hAnsiTheme="minorHAnsi"/>
          <w:noProof/>
          <w:sz w:val="22"/>
          <w:lang w:val="en-US"/>
        </w:rPr>
      </w:pPr>
      <w:hyperlink w:anchor="_Toc14467690" w:history="1">
        <w:r w:rsidR="001E38A8" w:rsidRPr="00C13E95">
          <w:rPr>
            <w:rStyle w:val="Hyperlink"/>
            <w:rFonts w:cs="Times New Roman"/>
            <w:noProof/>
          </w:rPr>
          <w:t>Possible alternative options</w:t>
        </w:r>
        <w:r w:rsidR="001E38A8">
          <w:rPr>
            <w:noProof/>
            <w:webHidden/>
          </w:rPr>
          <w:tab/>
        </w:r>
        <w:r w:rsidR="001E38A8">
          <w:rPr>
            <w:noProof/>
            <w:webHidden/>
          </w:rPr>
          <w:fldChar w:fldCharType="begin"/>
        </w:r>
        <w:r w:rsidR="001E38A8">
          <w:rPr>
            <w:noProof/>
            <w:webHidden/>
          </w:rPr>
          <w:instrText xml:space="preserve"> PAGEREF _Toc14467690 \h </w:instrText>
        </w:r>
        <w:r w:rsidR="001E38A8">
          <w:rPr>
            <w:noProof/>
            <w:webHidden/>
          </w:rPr>
        </w:r>
        <w:r w:rsidR="001E38A8">
          <w:rPr>
            <w:noProof/>
            <w:webHidden/>
          </w:rPr>
          <w:fldChar w:fldCharType="separate"/>
        </w:r>
        <w:r w:rsidR="001E38A8">
          <w:rPr>
            <w:noProof/>
            <w:webHidden/>
          </w:rPr>
          <w:t>41</w:t>
        </w:r>
        <w:r w:rsidR="001E38A8">
          <w:rPr>
            <w:noProof/>
            <w:webHidden/>
          </w:rPr>
          <w:fldChar w:fldCharType="end"/>
        </w:r>
      </w:hyperlink>
    </w:p>
    <w:p w14:paraId="5B3ABAF8" w14:textId="389BE507" w:rsidR="008757CC" w:rsidRPr="00256DE4" w:rsidRDefault="00B761CD">
      <w:pPr>
        <w:pStyle w:val="ListParagraph"/>
        <w:jc w:val="both"/>
        <w:rPr>
          <w:rFonts w:ascii="Times New Roman" w:hAnsi="Times New Roman" w:cs="Times New Roman"/>
          <w:b/>
          <w:sz w:val="24"/>
          <w:szCs w:val="24"/>
        </w:rPr>
      </w:pPr>
      <w:r w:rsidRPr="00256DE4">
        <w:rPr>
          <w:rFonts w:ascii="Times New Roman" w:hAnsi="Times New Roman" w:cs="Times New Roman"/>
          <w:b/>
          <w:sz w:val="24"/>
          <w:szCs w:val="24"/>
        </w:rPr>
        <w:fldChar w:fldCharType="end"/>
      </w:r>
    </w:p>
    <w:p w14:paraId="772399D3" w14:textId="77777777" w:rsidR="00C66643" w:rsidRPr="00256DE4" w:rsidRDefault="00C66643" w:rsidP="00935FA4">
      <w:pPr>
        <w:jc w:val="both"/>
        <w:rPr>
          <w:rFonts w:ascii="Times New Roman" w:hAnsi="Times New Roman" w:cs="Times New Roman"/>
          <w:b/>
          <w:sz w:val="24"/>
          <w:szCs w:val="24"/>
        </w:rPr>
      </w:pPr>
    </w:p>
    <w:p w14:paraId="2BD13CC6" w14:textId="77777777" w:rsidR="00E76CB5" w:rsidRPr="00256DE4" w:rsidRDefault="00E76CB5">
      <w:pPr>
        <w:rPr>
          <w:rFonts w:ascii="Times New Roman" w:hAnsi="Times New Roman" w:cs="Times New Roman"/>
          <w:b/>
          <w:sz w:val="24"/>
          <w:szCs w:val="24"/>
        </w:rPr>
      </w:pPr>
      <w:r w:rsidRPr="00256DE4">
        <w:rPr>
          <w:rFonts w:ascii="Times New Roman" w:hAnsi="Times New Roman" w:cs="Times New Roman"/>
          <w:b/>
          <w:sz w:val="24"/>
          <w:szCs w:val="24"/>
        </w:rPr>
        <w:br w:type="page"/>
      </w:r>
    </w:p>
    <w:p w14:paraId="15153AFE" w14:textId="77777777" w:rsidR="00C80707" w:rsidRPr="00256DE4" w:rsidRDefault="00C80707" w:rsidP="00935FA4">
      <w:pPr>
        <w:jc w:val="both"/>
        <w:rPr>
          <w:rFonts w:ascii="Times New Roman" w:hAnsi="Times New Roman" w:cs="Times New Roman"/>
          <w:b/>
          <w:sz w:val="24"/>
          <w:szCs w:val="24"/>
        </w:rPr>
      </w:pPr>
    </w:p>
    <w:p w14:paraId="6A84EB8D" w14:textId="77777777" w:rsidR="00CC223C" w:rsidRPr="00256DE4" w:rsidRDefault="00987C9A" w:rsidP="001B61C4">
      <w:pPr>
        <w:pStyle w:val="Heading1"/>
        <w:ind w:left="0"/>
        <w:rPr>
          <w:rFonts w:cs="Times New Roman"/>
          <w:szCs w:val="24"/>
        </w:rPr>
      </w:pPr>
      <w:bookmarkStart w:id="6" w:name="_Toc14467607"/>
      <w:r w:rsidRPr="00256DE4">
        <w:rPr>
          <w:rFonts w:cs="Times New Roman"/>
          <w:szCs w:val="24"/>
        </w:rPr>
        <w:t>BASIC CONCEPTS AND STOCK STRUCTURE</w:t>
      </w:r>
      <w:bookmarkEnd w:id="6"/>
    </w:p>
    <w:p w14:paraId="084D72CB" w14:textId="77777777" w:rsidR="00987C9A" w:rsidRPr="00256DE4" w:rsidRDefault="00987C9A" w:rsidP="001B61C4">
      <w:pPr>
        <w:pStyle w:val="ListParagraph"/>
        <w:ind w:left="0"/>
        <w:jc w:val="both"/>
        <w:rPr>
          <w:rFonts w:ascii="Times New Roman" w:hAnsi="Times New Roman" w:cs="Times New Roman"/>
          <w:sz w:val="24"/>
          <w:szCs w:val="24"/>
        </w:rPr>
      </w:pPr>
    </w:p>
    <w:p w14:paraId="1E397ECF" w14:textId="527D5CCC" w:rsidR="005F3B76" w:rsidRDefault="005F3B76" w:rsidP="001B61C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This first item intends to cover only the broadest overview issues. More detailed technical specifications are included under subsequent items.</w:t>
      </w:r>
    </w:p>
    <w:p w14:paraId="2E5DE968" w14:textId="70764A97" w:rsidR="00F76949" w:rsidRDefault="00F76949" w:rsidP="001B61C4">
      <w:pPr>
        <w:pStyle w:val="ListParagraph"/>
        <w:ind w:left="0"/>
        <w:jc w:val="both"/>
        <w:rPr>
          <w:rFonts w:ascii="Times New Roman" w:hAnsi="Times New Roman" w:cs="Times New Roman"/>
          <w:sz w:val="24"/>
          <w:szCs w:val="24"/>
        </w:rPr>
      </w:pPr>
    </w:p>
    <w:p w14:paraId="249F32E8" w14:textId="3823FB7E" w:rsidR="00B27670" w:rsidRDefault="00B27670"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In this document the term ‘Stock’ refers to fish originating from </w:t>
      </w:r>
      <w:r w:rsidR="009D4CA9">
        <w:rPr>
          <w:rFonts w:ascii="Times New Roman" w:hAnsi="Times New Roman" w:cs="Times New Roman"/>
          <w:sz w:val="24"/>
          <w:szCs w:val="24"/>
        </w:rPr>
        <w:t xml:space="preserve">a </w:t>
      </w:r>
      <w:r>
        <w:rPr>
          <w:rFonts w:ascii="Times New Roman" w:hAnsi="Times New Roman" w:cs="Times New Roman"/>
          <w:sz w:val="24"/>
          <w:szCs w:val="24"/>
        </w:rPr>
        <w:t xml:space="preserve">natal spawning </w:t>
      </w:r>
      <w:r w:rsidR="00524960">
        <w:rPr>
          <w:rFonts w:ascii="Times New Roman" w:hAnsi="Times New Roman" w:cs="Times New Roman"/>
          <w:sz w:val="24"/>
          <w:szCs w:val="24"/>
        </w:rPr>
        <w:t>region</w:t>
      </w:r>
      <w:r w:rsidR="009D4CA9">
        <w:rPr>
          <w:rFonts w:ascii="Times New Roman" w:hAnsi="Times New Roman" w:cs="Times New Roman"/>
          <w:sz w:val="24"/>
          <w:szCs w:val="24"/>
        </w:rPr>
        <w:t xml:space="preserve"> either</w:t>
      </w:r>
      <w:r>
        <w:rPr>
          <w:rFonts w:ascii="Times New Roman" w:hAnsi="Times New Roman" w:cs="Times New Roman"/>
          <w:sz w:val="24"/>
          <w:szCs w:val="24"/>
        </w:rPr>
        <w:t xml:space="preserve"> in the Mediterranean (East Stock) </w:t>
      </w:r>
      <w:r w:rsidR="009D4CA9">
        <w:rPr>
          <w:rFonts w:ascii="Times New Roman" w:hAnsi="Times New Roman" w:cs="Times New Roman"/>
          <w:sz w:val="24"/>
          <w:szCs w:val="24"/>
        </w:rPr>
        <w:t>or the</w:t>
      </w:r>
      <w:r>
        <w:rPr>
          <w:rFonts w:ascii="Times New Roman" w:hAnsi="Times New Roman" w:cs="Times New Roman"/>
          <w:sz w:val="24"/>
          <w:szCs w:val="24"/>
        </w:rPr>
        <w:t xml:space="preserve"> Gulf of Mexico / Slope Sea (West Stock). </w:t>
      </w:r>
      <w:r w:rsidR="005A2198">
        <w:rPr>
          <w:rFonts w:ascii="Times New Roman" w:hAnsi="Times New Roman" w:cs="Times New Roman"/>
          <w:sz w:val="24"/>
          <w:szCs w:val="24"/>
        </w:rPr>
        <w:t>Hence</w:t>
      </w:r>
      <w:r w:rsidR="009D4CA9">
        <w:rPr>
          <w:rFonts w:ascii="Times New Roman" w:hAnsi="Times New Roman" w:cs="Times New Roman"/>
          <w:sz w:val="24"/>
          <w:szCs w:val="24"/>
        </w:rPr>
        <w:t xml:space="preserve"> ‘Eastern’ and ‘Western’ m</w:t>
      </w:r>
      <w:r>
        <w:rPr>
          <w:rFonts w:ascii="Times New Roman" w:hAnsi="Times New Roman" w:cs="Times New Roman"/>
          <w:sz w:val="24"/>
          <w:szCs w:val="24"/>
        </w:rPr>
        <w:t xml:space="preserve">ay be used to describe fish according to their </w:t>
      </w:r>
      <w:r w:rsidR="009D4CA9">
        <w:rPr>
          <w:rFonts w:ascii="Times New Roman" w:hAnsi="Times New Roman" w:cs="Times New Roman"/>
          <w:sz w:val="24"/>
          <w:szCs w:val="24"/>
        </w:rPr>
        <w:t xml:space="preserve">stock of </w:t>
      </w:r>
      <w:r>
        <w:rPr>
          <w:rFonts w:ascii="Times New Roman" w:hAnsi="Times New Roman" w:cs="Times New Roman"/>
          <w:sz w:val="24"/>
          <w:szCs w:val="24"/>
        </w:rPr>
        <w:t>origin, for example ‘Eastern fish’ are fish that spawn in the Mediterranean.</w:t>
      </w:r>
    </w:p>
    <w:p w14:paraId="7D431B57" w14:textId="577452F4" w:rsidR="00B27670" w:rsidRDefault="00B27670"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 </w:t>
      </w:r>
    </w:p>
    <w:p w14:paraId="251470A1" w14:textId="0AAA98AA" w:rsidR="008D3487" w:rsidRDefault="00B27670"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I</w:t>
      </w:r>
      <w:r w:rsidR="00F76949">
        <w:rPr>
          <w:rFonts w:ascii="Times New Roman" w:hAnsi="Times New Roman" w:cs="Times New Roman"/>
          <w:sz w:val="24"/>
          <w:szCs w:val="24"/>
        </w:rPr>
        <w:t xml:space="preserve">n this document the term ‘area’ refers to </w:t>
      </w:r>
      <w:r w:rsidR="007A54EA">
        <w:rPr>
          <w:rFonts w:ascii="Times New Roman" w:hAnsi="Times New Roman" w:cs="Times New Roman"/>
          <w:sz w:val="24"/>
          <w:szCs w:val="24"/>
        </w:rPr>
        <w:t xml:space="preserve">the traditional </w:t>
      </w:r>
      <w:r w:rsidR="008D3487">
        <w:rPr>
          <w:rFonts w:ascii="Times New Roman" w:hAnsi="Times New Roman" w:cs="Times New Roman"/>
          <w:sz w:val="24"/>
          <w:szCs w:val="24"/>
        </w:rPr>
        <w:t>E</w:t>
      </w:r>
      <w:r w:rsidR="007A54EA">
        <w:rPr>
          <w:rFonts w:ascii="Times New Roman" w:hAnsi="Times New Roman" w:cs="Times New Roman"/>
          <w:sz w:val="24"/>
          <w:szCs w:val="24"/>
        </w:rPr>
        <w:t xml:space="preserve">ast and </w:t>
      </w:r>
      <w:r w:rsidR="008D3487">
        <w:rPr>
          <w:rFonts w:ascii="Times New Roman" w:hAnsi="Times New Roman" w:cs="Times New Roman"/>
          <w:sz w:val="24"/>
          <w:szCs w:val="24"/>
        </w:rPr>
        <w:t>W</w:t>
      </w:r>
      <w:r w:rsidR="007A54EA">
        <w:rPr>
          <w:rFonts w:ascii="Times New Roman" w:hAnsi="Times New Roman" w:cs="Times New Roman"/>
          <w:sz w:val="24"/>
          <w:szCs w:val="24"/>
        </w:rPr>
        <w:t>est management areas (</w:t>
      </w:r>
      <w:r w:rsidR="00F76949">
        <w:rPr>
          <w:rFonts w:ascii="Times New Roman" w:hAnsi="Times New Roman" w:cs="Times New Roman"/>
          <w:sz w:val="24"/>
          <w:szCs w:val="24"/>
        </w:rPr>
        <w:t>‘East Area’ and ‘West Area’</w:t>
      </w:r>
      <w:r w:rsidR="007A54EA">
        <w:rPr>
          <w:rFonts w:ascii="Times New Roman" w:hAnsi="Times New Roman" w:cs="Times New Roman"/>
          <w:sz w:val="24"/>
          <w:szCs w:val="24"/>
        </w:rPr>
        <w:t xml:space="preserve">). </w:t>
      </w:r>
    </w:p>
    <w:p w14:paraId="346977D7" w14:textId="77777777" w:rsidR="008D3487" w:rsidRDefault="008D3487" w:rsidP="001B61C4">
      <w:pPr>
        <w:pStyle w:val="ListParagraph"/>
        <w:ind w:left="0"/>
        <w:jc w:val="both"/>
        <w:rPr>
          <w:rFonts w:ascii="Times New Roman" w:hAnsi="Times New Roman" w:cs="Times New Roman"/>
          <w:sz w:val="24"/>
          <w:szCs w:val="24"/>
        </w:rPr>
      </w:pPr>
    </w:p>
    <w:p w14:paraId="773897A9" w14:textId="5773DA94" w:rsidR="008D3487" w:rsidRDefault="008D3487"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w:t>
      </w:r>
      <w:r w:rsidR="007A54EA">
        <w:rPr>
          <w:rFonts w:ascii="Times New Roman" w:hAnsi="Times New Roman" w:cs="Times New Roman"/>
          <w:sz w:val="24"/>
          <w:szCs w:val="24"/>
        </w:rPr>
        <w:t xml:space="preserve">he term ‘strata’ refers to seven smaller spatial </w:t>
      </w:r>
      <w:r>
        <w:rPr>
          <w:rFonts w:ascii="Times New Roman" w:hAnsi="Times New Roman" w:cs="Times New Roman"/>
          <w:sz w:val="24"/>
          <w:szCs w:val="24"/>
        </w:rPr>
        <w:t>definitions</w:t>
      </w:r>
      <w:r w:rsidR="007A54EA">
        <w:rPr>
          <w:rFonts w:ascii="Times New Roman" w:hAnsi="Times New Roman" w:cs="Times New Roman"/>
          <w:sz w:val="24"/>
          <w:szCs w:val="24"/>
        </w:rPr>
        <w:t xml:space="preserve"> (described in Figure 1.1). </w:t>
      </w:r>
    </w:p>
    <w:p w14:paraId="0E6027F5" w14:textId="19E9A90A" w:rsidR="008D3487" w:rsidRDefault="008D3487" w:rsidP="001B61C4">
      <w:pPr>
        <w:pStyle w:val="ListParagraph"/>
        <w:ind w:left="0"/>
        <w:jc w:val="both"/>
        <w:rPr>
          <w:rFonts w:ascii="Times New Roman" w:hAnsi="Times New Roman" w:cs="Times New Roman"/>
          <w:sz w:val="24"/>
          <w:szCs w:val="24"/>
        </w:rPr>
      </w:pPr>
    </w:p>
    <w:p w14:paraId="7D25AEE8" w14:textId="1620791B" w:rsidR="008D3487" w:rsidRDefault="008D3487" w:rsidP="008D3487">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The two management areas are delineated by 45 degrees </w:t>
      </w:r>
      <w:r w:rsidR="00524960">
        <w:rPr>
          <w:rFonts w:ascii="Times New Roman" w:hAnsi="Times New Roman" w:cs="Times New Roman"/>
          <w:sz w:val="24"/>
          <w:szCs w:val="24"/>
        </w:rPr>
        <w:t>w</w:t>
      </w:r>
      <w:r>
        <w:rPr>
          <w:rFonts w:ascii="Times New Roman" w:hAnsi="Times New Roman" w:cs="Times New Roman"/>
          <w:sz w:val="24"/>
          <w:szCs w:val="24"/>
        </w:rPr>
        <w:t xml:space="preserve">est in the North Atlantic. The West area includes strata 1-3, the East area includes strata 4-7. </w:t>
      </w:r>
    </w:p>
    <w:p w14:paraId="348212F3" w14:textId="77777777" w:rsidR="008D3487" w:rsidRDefault="008D3487" w:rsidP="001B61C4">
      <w:pPr>
        <w:pStyle w:val="ListParagraph"/>
        <w:ind w:left="0"/>
        <w:jc w:val="both"/>
        <w:rPr>
          <w:rFonts w:ascii="Times New Roman" w:hAnsi="Times New Roman" w:cs="Times New Roman"/>
          <w:sz w:val="24"/>
          <w:szCs w:val="24"/>
        </w:rPr>
      </w:pPr>
    </w:p>
    <w:p w14:paraId="1201CD1B" w14:textId="10E65A42" w:rsidR="007A54EA" w:rsidRDefault="007A54E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The model is divided in to four time-steps per year (quarters): (1) Jan-Mar, (2) Apr – Jun, (3) July – Sept, (4) Oct-Dec. The term </w:t>
      </w:r>
      <w:proofErr w:type="spellStart"/>
      <w:r>
        <w:rPr>
          <w:rFonts w:ascii="Times New Roman" w:hAnsi="Times New Roman" w:cs="Times New Roman"/>
          <w:sz w:val="24"/>
          <w:szCs w:val="24"/>
        </w:rPr>
        <w:t>spatio</w:t>
      </w:r>
      <w:proofErr w:type="spellEnd"/>
      <w:r>
        <w:rPr>
          <w:rFonts w:ascii="Times New Roman" w:hAnsi="Times New Roman" w:cs="Times New Roman"/>
          <w:sz w:val="24"/>
          <w:szCs w:val="24"/>
        </w:rPr>
        <w:t xml:space="preserve">-temporal strata </w:t>
      </w:r>
      <w:proofErr w:type="gramStart"/>
      <w:r>
        <w:rPr>
          <w:rFonts w:ascii="Times New Roman" w:hAnsi="Times New Roman" w:cs="Times New Roman"/>
          <w:sz w:val="24"/>
          <w:szCs w:val="24"/>
        </w:rPr>
        <w:t>refers</w:t>
      </w:r>
      <w:proofErr w:type="gramEnd"/>
      <w:r>
        <w:rPr>
          <w:rFonts w:ascii="Times New Roman" w:hAnsi="Times New Roman" w:cs="Times New Roman"/>
          <w:sz w:val="24"/>
          <w:szCs w:val="24"/>
        </w:rPr>
        <w:t xml:space="preserve"> to one of the seven spatial stratum in a particular year and quarter (e.g. strat</w:t>
      </w:r>
      <w:r w:rsidR="008D3487">
        <w:rPr>
          <w:rFonts w:ascii="Times New Roman" w:hAnsi="Times New Roman" w:cs="Times New Roman"/>
          <w:sz w:val="24"/>
          <w:szCs w:val="24"/>
        </w:rPr>
        <w:t>um</w:t>
      </w:r>
      <w:r>
        <w:rPr>
          <w:rFonts w:ascii="Times New Roman" w:hAnsi="Times New Roman" w:cs="Times New Roman"/>
          <w:sz w:val="24"/>
          <w:szCs w:val="24"/>
        </w:rPr>
        <w:t xml:space="preserve"> 6, quarter 3 in 1981). </w:t>
      </w:r>
    </w:p>
    <w:p w14:paraId="1175440A" w14:textId="12953663" w:rsidR="00687CCC" w:rsidRDefault="00687CCC" w:rsidP="001B61C4">
      <w:pPr>
        <w:pStyle w:val="ListParagraph"/>
        <w:ind w:left="0"/>
        <w:jc w:val="both"/>
        <w:rPr>
          <w:rFonts w:ascii="Times New Roman" w:hAnsi="Times New Roman" w:cs="Times New Roman"/>
          <w:sz w:val="24"/>
          <w:szCs w:val="24"/>
        </w:rPr>
      </w:pPr>
    </w:p>
    <w:p w14:paraId="7C59B459" w14:textId="034E2EBE" w:rsidR="00687CCC" w:rsidRPr="00256DE4" w:rsidRDefault="00687CCC" w:rsidP="00687CCC">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Eastern fish (of the East Stock) can migrate to the West Area (management area) and Western fish (of the West </w:t>
      </w:r>
      <w:ins w:id="7" w:author="Nicholas Duprey" w:date="2019-07-30T08:54:00Z">
        <w:r w:rsidR="00EC1EC3">
          <w:rPr>
            <w:rFonts w:ascii="Times New Roman" w:hAnsi="Times New Roman" w:cs="Times New Roman"/>
            <w:sz w:val="24"/>
            <w:szCs w:val="24"/>
          </w:rPr>
          <w:t>S</w:t>
        </w:r>
      </w:ins>
      <w:del w:id="8" w:author="Nicholas Duprey" w:date="2019-07-30T08:54:00Z">
        <w:r w:rsidDel="00EC1EC3">
          <w:rPr>
            <w:rFonts w:ascii="Times New Roman" w:hAnsi="Times New Roman" w:cs="Times New Roman"/>
            <w:sz w:val="24"/>
            <w:szCs w:val="24"/>
          </w:rPr>
          <w:delText>s</w:delText>
        </w:r>
      </w:del>
      <w:r>
        <w:rPr>
          <w:rFonts w:ascii="Times New Roman" w:hAnsi="Times New Roman" w:cs="Times New Roman"/>
          <w:sz w:val="24"/>
          <w:szCs w:val="24"/>
        </w:rPr>
        <w:t>tock) can migrate to the East Area (management area).</w:t>
      </w:r>
      <w:r w:rsidR="00DA4723">
        <w:rPr>
          <w:rFonts w:ascii="Times New Roman" w:hAnsi="Times New Roman" w:cs="Times New Roman"/>
          <w:sz w:val="24"/>
          <w:szCs w:val="24"/>
        </w:rPr>
        <w:t xml:space="preserve"> However, it is assumed that no Eastern fish enters the G</w:t>
      </w:r>
      <w:r w:rsidR="00C46BBF">
        <w:rPr>
          <w:rFonts w:ascii="Times New Roman" w:hAnsi="Times New Roman" w:cs="Times New Roman"/>
          <w:sz w:val="24"/>
          <w:szCs w:val="24"/>
        </w:rPr>
        <w:t>u</w:t>
      </w:r>
      <w:r w:rsidR="00DA4723">
        <w:rPr>
          <w:rFonts w:ascii="Times New Roman" w:hAnsi="Times New Roman" w:cs="Times New Roman"/>
          <w:sz w:val="24"/>
          <w:szCs w:val="24"/>
        </w:rPr>
        <w:t>lf of Mexico</w:t>
      </w:r>
      <w:r w:rsidR="00C46BBF">
        <w:rPr>
          <w:rFonts w:ascii="Times New Roman" w:hAnsi="Times New Roman" w:cs="Times New Roman"/>
          <w:sz w:val="24"/>
          <w:szCs w:val="24"/>
        </w:rPr>
        <w:t xml:space="preserve"> and no Western fish enters the Mediterranean.</w:t>
      </w:r>
      <w:r>
        <w:rPr>
          <w:rFonts w:ascii="Times New Roman" w:hAnsi="Times New Roman" w:cs="Times New Roman"/>
          <w:sz w:val="24"/>
          <w:szCs w:val="24"/>
        </w:rPr>
        <w:t xml:space="preserve"> </w:t>
      </w:r>
    </w:p>
    <w:p w14:paraId="13BE0886" w14:textId="77777777" w:rsidR="00687CCC" w:rsidRDefault="00687CCC" w:rsidP="001B61C4">
      <w:pPr>
        <w:pStyle w:val="ListParagraph"/>
        <w:ind w:left="0"/>
        <w:jc w:val="both"/>
        <w:rPr>
          <w:rFonts w:ascii="Times New Roman" w:hAnsi="Times New Roman" w:cs="Times New Roman"/>
          <w:sz w:val="24"/>
          <w:szCs w:val="24"/>
        </w:rPr>
      </w:pPr>
    </w:p>
    <w:p w14:paraId="1EC2935C" w14:textId="77777777" w:rsidR="005F3B76" w:rsidRPr="00256DE4" w:rsidRDefault="005F3B76" w:rsidP="001B61C4">
      <w:pPr>
        <w:pStyle w:val="ListParagraph"/>
        <w:ind w:left="0"/>
        <w:jc w:val="both"/>
        <w:rPr>
          <w:rFonts w:ascii="Times New Roman" w:hAnsi="Times New Roman" w:cs="Times New Roman"/>
          <w:sz w:val="24"/>
          <w:szCs w:val="24"/>
        </w:rPr>
      </w:pPr>
    </w:p>
    <w:p w14:paraId="299BE0D4" w14:textId="58648975" w:rsidR="00CC223C" w:rsidRPr="00256DE4" w:rsidRDefault="00987C9A" w:rsidP="001B61C4">
      <w:pPr>
        <w:pStyle w:val="Heading3"/>
        <w:rPr>
          <w:rFonts w:cs="Times New Roman"/>
          <w:szCs w:val="24"/>
        </w:rPr>
      </w:pPr>
      <w:bookmarkStart w:id="9" w:name="_Toc14467608"/>
      <w:r w:rsidRPr="00256DE4">
        <w:rPr>
          <w:rFonts w:cs="Times New Roman"/>
          <w:szCs w:val="24"/>
        </w:rPr>
        <w:t xml:space="preserve">Spatial </w:t>
      </w:r>
      <w:r w:rsidR="00F76949">
        <w:rPr>
          <w:rFonts w:cs="Times New Roman"/>
          <w:szCs w:val="24"/>
        </w:rPr>
        <w:t>definitions</w:t>
      </w:r>
      <w:bookmarkEnd w:id="9"/>
    </w:p>
    <w:p w14:paraId="31C699D5" w14:textId="64C80AAF" w:rsidR="006B5370" w:rsidRPr="00256DE4" w:rsidRDefault="004223E1" w:rsidP="006B5370">
      <w:pPr>
        <w:pStyle w:val="NormalWeb"/>
        <w:rPr>
          <w:u w:val="single"/>
        </w:rPr>
      </w:pPr>
      <w:r w:rsidRPr="00086803">
        <w:rPr>
          <w:noProof/>
          <w:lang w:val="en-CA" w:eastAsia="en-CA"/>
        </w:rPr>
        <w:drawing>
          <wp:inline distT="0" distB="0" distL="0" distR="0" wp14:anchorId="034D366C" wp14:editId="694EB590">
            <wp:extent cx="2699385" cy="2271395"/>
            <wp:effectExtent l="0" t="0" r="5715" b="0"/>
            <wp:docPr id="5" name="Picture 5" descr="C:\Users\dupreyn\AppData\LocalLow\Temp\Microsoft\OPC\DDT.k5ra9e2jmc9neoljo6pvjnth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preyn\AppData\LocalLow\Temp\Microsoft\OPC\DDT.k5ra9e2jmc9neoljo6pvjnth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9385" cy="2271395"/>
                    </a:xfrm>
                    <a:prstGeom prst="rect">
                      <a:avLst/>
                    </a:prstGeom>
                    <a:noFill/>
                    <a:ln>
                      <a:noFill/>
                    </a:ln>
                  </pic:spPr>
                </pic:pic>
              </a:graphicData>
            </a:graphic>
          </wp:inline>
        </w:drawing>
      </w:r>
    </w:p>
    <w:p w14:paraId="079D86C8" w14:textId="3471A361" w:rsidR="00987C9A" w:rsidRPr="00256DE4" w:rsidRDefault="00987C9A" w:rsidP="001B61C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 xml:space="preserve">Figure </w:t>
      </w:r>
      <w:r w:rsidR="007D2E3B" w:rsidRPr="00256DE4">
        <w:rPr>
          <w:rFonts w:ascii="Times New Roman" w:hAnsi="Times New Roman" w:cs="Times New Roman"/>
          <w:sz w:val="24"/>
          <w:szCs w:val="24"/>
        </w:rPr>
        <w:t>1.</w:t>
      </w:r>
      <w:r w:rsidRPr="00256DE4">
        <w:rPr>
          <w:rFonts w:ascii="Times New Roman" w:hAnsi="Times New Roman" w:cs="Times New Roman"/>
          <w:sz w:val="24"/>
          <w:szCs w:val="24"/>
        </w:rPr>
        <w:t xml:space="preserve">1. </w:t>
      </w:r>
      <w:r w:rsidR="004223E1">
        <w:rPr>
          <w:rFonts w:ascii="Times New Roman" w:hAnsi="Times New Roman" w:cs="Times New Roman"/>
          <w:sz w:val="24"/>
          <w:szCs w:val="24"/>
        </w:rPr>
        <w:t xml:space="preserve">The </w:t>
      </w:r>
      <w:r w:rsidR="002E071D" w:rsidRPr="00256DE4">
        <w:rPr>
          <w:rFonts w:ascii="Times New Roman" w:hAnsi="Times New Roman" w:cs="Times New Roman"/>
          <w:sz w:val="24"/>
          <w:szCs w:val="24"/>
        </w:rPr>
        <w:t xml:space="preserve">seven </w:t>
      </w:r>
      <w:r w:rsidR="004223E1">
        <w:rPr>
          <w:rFonts w:ascii="Times New Roman" w:hAnsi="Times New Roman" w:cs="Times New Roman"/>
          <w:sz w:val="24"/>
          <w:szCs w:val="24"/>
        </w:rPr>
        <w:t xml:space="preserve">spatial </w:t>
      </w:r>
      <w:r w:rsidR="008D3487">
        <w:rPr>
          <w:rFonts w:ascii="Times New Roman" w:hAnsi="Times New Roman" w:cs="Times New Roman"/>
          <w:sz w:val="24"/>
          <w:szCs w:val="24"/>
        </w:rPr>
        <w:t>strata</w:t>
      </w:r>
      <w:r w:rsidR="002E071D" w:rsidRPr="00256DE4">
        <w:rPr>
          <w:rFonts w:ascii="Times New Roman" w:hAnsi="Times New Roman" w:cs="Times New Roman"/>
          <w:sz w:val="24"/>
          <w:szCs w:val="24"/>
        </w:rPr>
        <w:t xml:space="preserve">. </w:t>
      </w:r>
    </w:p>
    <w:p w14:paraId="4148696B" w14:textId="77777777" w:rsidR="00987C9A" w:rsidRPr="00256DE4" w:rsidRDefault="00987C9A" w:rsidP="001B61C4">
      <w:pPr>
        <w:pStyle w:val="ListParagraph"/>
        <w:ind w:left="0"/>
        <w:jc w:val="both"/>
        <w:rPr>
          <w:rFonts w:ascii="Times New Roman" w:hAnsi="Times New Roman" w:cs="Times New Roman"/>
          <w:sz w:val="24"/>
          <w:szCs w:val="24"/>
        </w:rPr>
      </w:pPr>
    </w:p>
    <w:p w14:paraId="120101A5" w14:textId="77777777" w:rsidR="00CC223C" w:rsidRPr="00256DE4" w:rsidRDefault="00987C9A" w:rsidP="001B61C4">
      <w:pPr>
        <w:pStyle w:val="Heading4"/>
        <w:ind w:left="0"/>
        <w:rPr>
          <w:rFonts w:cs="Times New Roman"/>
          <w:szCs w:val="24"/>
        </w:rPr>
      </w:pPr>
      <w:bookmarkStart w:id="10" w:name="_Toc14467609"/>
      <w:r w:rsidRPr="00256DE4">
        <w:rPr>
          <w:rFonts w:cs="Times New Roman"/>
          <w:szCs w:val="24"/>
        </w:rPr>
        <w:t>Baseline</w:t>
      </w:r>
      <w:bookmarkEnd w:id="10"/>
    </w:p>
    <w:p w14:paraId="4BA8CD44" w14:textId="77777777" w:rsidR="00987C9A" w:rsidRPr="00256DE4" w:rsidRDefault="00987C9A" w:rsidP="001B61C4">
      <w:pPr>
        <w:pStyle w:val="ListParagraph"/>
        <w:ind w:left="0"/>
        <w:jc w:val="both"/>
        <w:rPr>
          <w:rFonts w:ascii="Times New Roman" w:hAnsi="Times New Roman" w:cs="Times New Roman"/>
          <w:sz w:val="24"/>
          <w:szCs w:val="24"/>
        </w:rPr>
      </w:pPr>
    </w:p>
    <w:p w14:paraId="25D777A1" w14:textId="08130B12" w:rsidR="00F731CF" w:rsidRPr="00256DE4" w:rsidRDefault="009352E8" w:rsidP="00F731CF">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lastRenderedPageBreak/>
        <w:t>The 7-</w:t>
      </w:r>
      <w:r w:rsidR="008D3487">
        <w:rPr>
          <w:rFonts w:ascii="Times New Roman" w:hAnsi="Times New Roman" w:cs="Times New Roman"/>
          <w:sz w:val="24"/>
          <w:szCs w:val="24"/>
        </w:rPr>
        <w:t>stratum</w:t>
      </w:r>
      <w:r w:rsidR="008D3487" w:rsidRPr="00256DE4">
        <w:rPr>
          <w:rFonts w:ascii="Times New Roman" w:hAnsi="Times New Roman" w:cs="Times New Roman"/>
          <w:sz w:val="24"/>
          <w:szCs w:val="24"/>
        </w:rPr>
        <w:t xml:space="preserve"> </w:t>
      </w:r>
      <w:r w:rsidRPr="00256DE4">
        <w:rPr>
          <w:rFonts w:ascii="Times New Roman" w:hAnsi="Times New Roman" w:cs="Times New Roman"/>
          <w:sz w:val="24"/>
          <w:szCs w:val="24"/>
        </w:rPr>
        <w:t>model of Figure 1.1 (</w:t>
      </w:r>
      <w:r w:rsidR="00F731CF" w:rsidRPr="00256DE4">
        <w:rPr>
          <w:rFonts w:ascii="Times New Roman" w:hAnsi="Times New Roman" w:cs="Times New Roman"/>
          <w:sz w:val="24"/>
          <w:szCs w:val="24"/>
        </w:rPr>
        <w:t xml:space="preserve">the reported </w:t>
      </w:r>
      <w:r w:rsidR="00576863" w:rsidRPr="00256DE4">
        <w:rPr>
          <w:rFonts w:ascii="Times New Roman" w:hAnsi="Times New Roman" w:cs="Times New Roman"/>
          <w:sz w:val="24"/>
          <w:szCs w:val="24"/>
        </w:rPr>
        <w:t>electronic</w:t>
      </w:r>
      <w:r w:rsidR="00F731CF" w:rsidRPr="00256DE4">
        <w:rPr>
          <w:rFonts w:ascii="Times New Roman" w:hAnsi="Times New Roman" w:cs="Times New Roman"/>
          <w:sz w:val="24"/>
          <w:szCs w:val="24"/>
        </w:rPr>
        <w:t xml:space="preserve"> tagging data </w:t>
      </w:r>
      <w:r w:rsidR="00944842" w:rsidRPr="00256DE4">
        <w:rPr>
          <w:rFonts w:ascii="Times New Roman" w:hAnsi="Times New Roman" w:cs="Times New Roman"/>
          <w:sz w:val="24"/>
          <w:szCs w:val="24"/>
        </w:rPr>
        <w:t xml:space="preserve">and the stock of origin data do not have sufficient resolution to divide the Mediterranean </w:t>
      </w:r>
      <w:r w:rsidR="008D3487">
        <w:rPr>
          <w:rFonts w:ascii="Times New Roman" w:hAnsi="Times New Roman" w:cs="Times New Roman"/>
          <w:sz w:val="24"/>
          <w:szCs w:val="24"/>
        </w:rPr>
        <w:t>stratum</w:t>
      </w:r>
      <w:r w:rsidRPr="00256DE4">
        <w:rPr>
          <w:rFonts w:ascii="Times New Roman" w:hAnsi="Times New Roman" w:cs="Times New Roman"/>
          <w:sz w:val="24"/>
          <w:szCs w:val="24"/>
        </w:rPr>
        <w:t>).</w:t>
      </w:r>
    </w:p>
    <w:p w14:paraId="0621AF66" w14:textId="77777777" w:rsidR="00987C9A" w:rsidRPr="00256DE4" w:rsidRDefault="00987C9A" w:rsidP="001B61C4">
      <w:pPr>
        <w:pStyle w:val="ListParagraph"/>
        <w:ind w:left="0"/>
        <w:jc w:val="both"/>
        <w:rPr>
          <w:rFonts w:ascii="Times New Roman" w:hAnsi="Times New Roman" w:cs="Times New Roman"/>
          <w:sz w:val="24"/>
          <w:szCs w:val="24"/>
          <w:u w:val="single"/>
        </w:rPr>
      </w:pPr>
    </w:p>
    <w:p w14:paraId="5C2DDC82" w14:textId="37CD4C36" w:rsidR="00987C9A" w:rsidRPr="00256DE4" w:rsidRDefault="00987C9A" w:rsidP="00A300D9">
      <w:pPr>
        <w:pStyle w:val="Heading4"/>
        <w:ind w:left="0"/>
        <w:jc w:val="both"/>
        <w:rPr>
          <w:rFonts w:cs="Times New Roman"/>
          <w:szCs w:val="24"/>
        </w:rPr>
      </w:pPr>
      <w:bookmarkStart w:id="11" w:name="_Toc14467610"/>
      <w:r w:rsidRPr="00256DE4">
        <w:rPr>
          <w:rFonts w:cs="Times New Roman"/>
          <w:bCs w:val="0"/>
          <w:iCs w:val="0"/>
          <w:szCs w:val="24"/>
        </w:rPr>
        <w:t xml:space="preserve">Alternative </w:t>
      </w:r>
      <w:r w:rsidR="00206292" w:rsidRPr="00256DE4">
        <w:rPr>
          <w:rFonts w:cs="Times New Roman"/>
          <w:bCs w:val="0"/>
          <w:iCs w:val="0"/>
          <w:szCs w:val="24"/>
        </w:rPr>
        <w:t xml:space="preserve">low priority future </w:t>
      </w:r>
      <w:r w:rsidRPr="00256DE4">
        <w:rPr>
          <w:rFonts w:cs="Times New Roman"/>
          <w:bCs w:val="0"/>
          <w:iCs w:val="0"/>
          <w:szCs w:val="24"/>
        </w:rPr>
        <w:t>options</w:t>
      </w:r>
      <w:bookmarkEnd w:id="11"/>
      <w:r w:rsidR="0029590E" w:rsidRPr="00256DE4">
        <w:rPr>
          <w:rFonts w:cs="Times New Roman"/>
          <w:bCs w:val="0"/>
          <w:iCs w:val="0"/>
          <w:szCs w:val="24"/>
        </w:rPr>
        <w:t xml:space="preserve">  </w:t>
      </w:r>
    </w:p>
    <w:p w14:paraId="5FF97608" w14:textId="77777777" w:rsidR="00987C9A" w:rsidRPr="00256DE4" w:rsidRDefault="00987C9A" w:rsidP="001B61C4">
      <w:pPr>
        <w:pStyle w:val="ListParagraph"/>
        <w:ind w:left="0"/>
        <w:jc w:val="both"/>
        <w:rPr>
          <w:rFonts w:ascii="Times New Roman" w:hAnsi="Times New Roman" w:cs="Times New Roman"/>
          <w:sz w:val="24"/>
          <w:szCs w:val="24"/>
        </w:rPr>
      </w:pPr>
    </w:p>
    <w:p w14:paraId="0ECA2D16" w14:textId="579DE9FC" w:rsidR="00CC223C" w:rsidRPr="00256DE4" w:rsidRDefault="00161309" w:rsidP="00160314">
      <w:pPr>
        <w:rPr>
          <w:rFonts w:ascii="Times New Roman" w:hAnsi="Times New Roman" w:cs="Times New Roman"/>
          <w:sz w:val="24"/>
          <w:szCs w:val="24"/>
        </w:rPr>
      </w:pPr>
      <w:r w:rsidRPr="00256DE4">
        <w:rPr>
          <w:rFonts w:ascii="Times New Roman" w:hAnsi="Times New Roman" w:cs="Times New Roman"/>
          <w:sz w:val="24"/>
          <w:szCs w:val="24"/>
        </w:rPr>
        <w:t xml:space="preserve">The </w:t>
      </w:r>
      <w:r w:rsidR="00987C9A" w:rsidRPr="00256DE4">
        <w:rPr>
          <w:rFonts w:ascii="Times New Roman" w:hAnsi="Times New Roman" w:cs="Times New Roman"/>
          <w:sz w:val="24"/>
          <w:szCs w:val="24"/>
        </w:rPr>
        <w:t xml:space="preserve">MAST model (Taylor et al. 2011) </w:t>
      </w:r>
      <w:r w:rsidR="008108ED" w:rsidRPr="00256DE4">
        <w:rPr>
          <w:rFonts w:ascii="Times New Roman" w:hAnsi="Times New Roman" w:cs="Times New Roman"/>
          <w:sz w:val="24"/>
          <w:szCs w:val="24"/>
        </w:rPr>
        <w:t xml:space="preserve">which has strata </w:t>
      </w:r>
      <w:r w:rsidR="008468AE">
        <w:rPr>
          <w:rFonts w:ascii="Times New Roman" w:hAnsi="Times New Roman" w:cs="Times New Roman"/>
          <w:sz w:val="24"/>
          <w:szCs w:val="24"/>
        </w:rPr>
        <w:t xml:space="preserve">similar to </w:t>
      </w:r>
      <w:r w:rsidR="00987C9A" w:rsidRPr="00256DE4">
        <w:rPr>
          <w:rFonts w:ascii="Times New Roman" w:hAnsi="Times New Roman" w:cs="Times New Roman"/>
          <w:sz w:val="24"/>
          <w:szCs w:val="24"/>
        </w:rPr>
        <w:t>Figure 1</w:t>
      </w:r>
      <w:r w:rsidR="007D2E3B" w:rsidRPr="00256DE4">
        <w:rPr>
          <w:rFonts w:ascii="Times New Roman" w:hAnsi="Times New Roman" w:cs="Times New Roman"/>
          <w:sz w:val="24"/>
          <w:szCs w:val="24"/>
        </w:rPr>
        <w:t>.1</w:t>
      </w:r>
      <w:r w:rsidR="008108ED" w:rsidRPr="00256DE4">
        <w:rPr>
          <w:rFonts w:ascii="Times New Roman" w:hAnsi="Times New Roman" w:cs="Times New Roman"/>
          <w:sz w:val="24"/>
          <w:szCs w:val="24"/>
        </w:rPr>
        <w:t>,</w:t>
      </w:r>
      <w:r w:rsidR="00987C9A" w:rsidRPr="00256DE4">
        <w:rPr>
          <w:rFonts w:ascii="Times New Roman" w:hAnsi="Times New Roman" w:cs="Times New Roman"/>
          <w:sz w:val="24"/>
          <w:szCs w:val="24"/>
        </w:rPr>
        <w:t xml:space="preserve"> but </w:t>
      </w:r>
      <w:r w:rsidR="008468AE">
        <w:rPr>
          <w:rFonts w:ascii="Times New Roman" w:hAnsi="Times New Roman" w:cs="Times New Roman"/>
          <w:sz w:val="24"/>
          <w:szCs w:val="24"/>
        </w:rPr>
        <w:t xml:space="preserve">where </w:t>
      </w:r>
      <w:r w:rsidR="008D3487">
        <w:rPr>
          <w:rFonts w:ascii="Times New Roman" w:hAnsi="Times New Roman" w:cs="Times New Roman"/>
          <w:sz w:val="24"/>
          <w:szCs w:val="24"/>
        </w:rPr>
        <w:t xml:space="preserve">strata 4-6 are merged into a single </w:t>
      </w:r>
      <w:r w:rsidR="00414E89">
        <w:rPr>
          <w:rFonts w:ascii="Times New Roman" w:hAnsi="Times New Roman" w:cs="Times New Roman"/>
          <w:sz w:val="24"/>
          <w:szCs w:val="24"/>
        </w:rPr>
        <w:t>East Atlantic stratum.</w:t>
      </w:r>
      <w:r w:rsidR="008D31F4" w:rsidRPr="00256DE4" w:rsidDel="008D31F4">
        <w:rPr>
          <w:rFonts w:ascii="Times New Roman" w:hAnsi="Times New Roman" w:cs="Times New Roman"/>
          <w:sz w:val="24"/>
          <w:szCs w:val="24"/>
        </w:rPr>
        <w:t xml:space="preserve"> </w:t>
      </w:r>
    </w:p>
    <w:p w14:paraId="7D304C67" w14:textId="77777777" w:rsidR="00987C9A" w:rsidRPr="00256DE4" w:rsidRDefault="00987C9A" w:rsidP="001B61C4">
      <w:pPr>
        <w:pStyle w:val="ListParagraph"/>
        <w:ind w:left="0"/>
        <w:jc w:val="both"/>
        <w:rPr>
          <w:rFonts w:ascii="Times New Roman" w:hAnsi="Times New Roman" w:cs="Times New Roman"/>
          <w:sz w:val="24"/>
          <w:szCs w:val="24"/>
        </w:rPr>
      </w:pPr>
    </w:p>
    <w:p w14:paraId="5DF42C37" w14:textId="69E3F746" w:rsidR="00881211" w:rsidRPr="00256DE4" w:rsidRDefault="00881211" w:rsidP="00881211">
      <w:pPr>
        <w:pStyle w:val="Heading3"/>
        <w:rPr>
          <w:rFonts w:cs="Times New Roman"/>
          <w:szCs w:val="24"/>
        </w:rPr>
      </w:pPr>
      <w:bookmarkStart w:id="12" w:name="_Toc14467611"/>
      <w:r w:rsidRPr="00256DE4">
        <w:rPr>
          <w:rFonts w:cs="Times New Roman"/>
          <w:szCs w:val="24"/>
        </w:rPr>
        <w:t>Stock mixing</w:t>
      </w:r>
      <w:bookmarkEnd w:id="12"/>
    </w:p>
    <w:p w14:paraId="40EFFA16" w14:textId="77777777" w:rsidR="00987C9A" w:rsidRPr="00256DE4" w:rsidRDefault="00987C9A" w:rsidP="001B61C4">
      <w:pPr>
        <w:pStyle w:val="ListParagraph"/>
        <w:ind w:left="0"/>
        <w:jc w:val="both"/>
        <w:rPr>
          <w:rFonts w:ascii="Times New Roman" w:hAnsi="Times New Roman" w:cs="Times New Roman"/>
          <w:sz w:val="24"/>
          <w:szCs w:val="24"/>
        </w:rPr>
      </w:pPr>
    </w:p>
    <w:p w14:paraId="515A02C5" w14:textId="09A67D45" w:rsidR="00987C9A" w:rsidRPr="00256DE4" w:rsidRDefault="00F731CF" w:rsidP="001B61C4">
      <w:pPr>
        <w:pStyle w:val="ListParagraph"/>
        <w:ind w:left="0"/>
        <w:jc w:val="both"/>
        <w:rPr>
          <w:rFonts w:ascii="Times New Roman" w:hAnsi="Times New Roman" w:cs="Times New Roman"/>
          <w:sz w:val="24"/>
          <w:szCs w:val="24"/>
        </w:rPr>
      </w:pPr>
      <w:r w:rsidRPr="00256DE4">
        <w:rPr>
          <w:rFonts w:ascii="Times New Roman" w:hAnsi="Times New Roman" w:cs="Times New Roman"/>
          <w:noProof/>
          <w:sz w:val="24"/>
          <w:szCs w:val="24"/>
          <w:lang w:val="en-CA" w:eastAsia="en-CA"/>
        </w:rPr>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sidRPr="00256DE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6E5632" w:rsidRPr="00A71A7A" w:rsidRDefault="006E5632"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EAE20"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" fillcolor="white [3201]" stroked="f" strokeweight=".5pt">
                <v:textbox>
                  <w:txbxContent>
                    <w:p w14:paraId="165127FD" w14:textId="77777777" w:rsidR="006E5632" w:rsidRPr="00A71A7A" w:rsidRDefault="006E5632" w:rsidP="00987C9A">
                      <w:pPr>
                        <w:jc w:val="right"/>
                        <w:rPr>
                          <w:b/>
                          <w:color w:val="0070C0"/>
                          <w:lang w:val="en-CA"/>
                        </w:rPr>
                      </w:pPr>
                      <w:r>
                        <w:rPr>
                          <w:b/>
                          <w:color w:val="0070C0"/>
                          <w:lang w:val="en-CA"/>
                        </w:rPr>
                        <w:t>B</w:t>
                      </w:r>
                    </w:p>
                  </w:txbxContent>
                </v:textbox>
              </v:shape>
            </w:pict>
          </mc:Fallback>
        </mc:AlternateContent>
      </w:r>
      <w:r w:rsidR="00B16E84" w:rsidRPr="00256DE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6E5632" w:rsidRPr="00A71A7A" w:rsidRDefault="006E5632"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AB51A"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" fillcolor="white [3201]" stroked="f" strokeweight=".5pt">
                <v:textbox>
                  <w:txbxContent>
                    <w:p w14:paraId="0AB0B439" w14:textId="77777777" w:rsidR="006E5632" w:rsidRPr="00A71A7A" w:rsidRDefault="006E5632" w:rsidP="00987C9A">
                      <w:pPr>
                        <w:jc w:val="right"/>
                        <w:rPr>
                          <w:b/>
                          <w:color w:val="0070C0"/>
                          <w:lang w:val="en-CA"/>
                        </w:rPr>
                      </w:pPr>
                      <w:r w:rsidRPr="00A71A7A">
                        <w:rPr>
                          <w:b/>
                          <w:color w:val="0070C0"/>
                          <w:lang w:val="en-CA"/>
                        </w:rPr>
                        <w:t>A</w:t>
                      </w:r>
                    </w:p>
                  </w:txbxContent>
                </v:textbox>
              </v:shape>
            </w:pict>
          </mc:Fallback>
        </mc:AlternateContent>
      </w:r>
      <w:r w:rsidR="007E218D" w:rsidRPr="00256DE4">
        <w:rPr>
          <w:rFonts w:ascii="Times New Roman" w:hAnsi="Times New Roman" w:cs="Times New Roman"/>
          <w:noProof/>
          <w:sz w:val="24"/>
          <w:szCs w:val="24"/>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Pr="00256DE4" w:rsidRDefault="00987C9A" w:rsidP="001B61C4">
      <w:pPr>
        <w:pStyle w:val="ListParagraph"/>
        <w:ind w:left="0"/>
        <w:jc w:val="both"/>
        <w:rPr>
          <w:rFonts w:ascii="Times New Roman" w:hAnsi="Times New Roman" w:cs="Times New Roman"/>
          <w:sz w:val="24"/>
          <w:szCs w:val="24"/>
        </w:rPr>
      </w:pPr>
    </w:p>
    <w:p w14:paraId="1683C827" w14:textId="51D1E9BD" w:rsidR="00987C9A" w:rsidRPr="00256DE4" w:rsidRDefault="006063F6" w:rsidP="001B61C4">
      <w:pPr>
        <w:pStyle w:val="ListParagraph"/>
        <w:ind w:left="0"/>
        <w:jc w:val="both"/>
        <w:rPr>
          <w:rFonts w:ascii="Times New Roman" w:hAnsi="Times New Roman" w:cs="Times New Roman"/>
          <w:sz w:val="24"/>
          <w:szCs w:val="24"/>
        </w:rPr>
      </w:pPr>
      <w:r w:rsidRPr="00256DE4">
        <w:rPr>
          <w:rFonts w:ascii="Times New Roman" w:hAnsi="Times New Roman" w:cs="Times New Roman"/>
          <w:noProof/>
          <w:sz w:val="24"/>
          <w:szCs w:val="24"/>
          <w:lang w:val="en-CA" w:eastAsia="en-CA"/>
        </w:rPr>
        <mc:AlternateContent>
          <mc:Choice Requires="wps">
            <w:drawing>
              <wp:anchor distT="0" distB="0" distL="114300" distR="114300" simplePos="0" relativeHeight="251659264" behindDoc="0" locked="0" layoutInCell="1" allowOverlap="1" wp14:anchorId="0F0F9EED" wp14:editId="13F9AA4C">
                <wp:simplePos x="0" y="0"/>
                <wp:positionH relativeFrom="column">
                  <wp:posOffset>3183775</wp:posOffset>
                </wp:positionH>
                <wp:positionV relativeFrom="paragraph">
                  <wp:posOffset>241358</wp:posOffset>
                </wp:positionV>
                <wp:extent cx="2277110" cy="1454727"/>
                <wp:effectExtent l="0" t="0" r="889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54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1676C20D" w:rsidR="006E5632" w:rsidRDefault="006E5632"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w:t>
                            </w:r>
                            <w:r>
                              <w:rPr>
                                <w:rFonts w:ascii="Times New Roman" w:hAnsi="Times New Roman" w:cs="Times New Roman"/>
                                <w:lang w:val="en-CA"/>
                              </w:rPr>
                              <w:t xml:space="preserve">Anon, (2014) and </w:t>
                            </w:r>
                            <w:r w:rsidRPr="00EA538E">
                              <w:rPr>
                                <w:rFonts w:ascii="Times New Roman" w:hAnsi="Times New Roman" w:cs="Times New Roman"/>
                                <w:lang w:val="en-CA"/>
                              </w:rPr>
                              <w:t xml:space="preserve">Arrizabalaga et al. </w:t>
                            </w:r>
                            <w:r>
                              <w:rPr>
                                <w:rFonts w:ascii="Times New Roman" w:hAnsi="Times New Roman" w:cs="Times New Roman"/>
                                <w:lang w:val="en-CA"/>
                              </w:rPr>
                              <w:t>(</w:t>
                            </w:r>
                            <w:r w:rsidRPr="00EA538E">
                              <w:rPr>
                                <w:rFonts w:ascii="Times New Roman" w:hAnsi="Times New Roman" w:cs="Times New Roman"/>
                                <w:lang w:val="en-CA"/>
                              </w:rPr>
                              <w:t>201</w:t>
                            </w:r>
                            <w:r>
                              <w:rPr>
                                <w:rFonts w:ascii="Times New Roman" w:hAnsi="Times New Roman" w:cs="Times New Roman"/>
                                <w:lang w:val="en-CA"/>
                              </w:rPr>
                              <w:t>9</w:t>
                            </w:r>
                            <w:r w:rsidRPr="00EA538E">
                              <w:rPr>
                                <w:rFonts w:ascii="Times New Roman" w:hAnsi="Times New Roman" w:cs="Times New Roman"/>
                                <w:lang w:val="en-CA"/>
                              </w:rPr>
                              <w:t xml:space="preserve">). </w:t>
                            </w:r>
                          </w:p>
                          <w:p w14:paraId="68F42AA8" w14:textId="072C6098" w:rsidR="006E5632" w:rsidRDefault="006E563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w:t>
                            </w:r>
                            <w:proofErr w:type="gramStart"/>
                            <w:r w:rsidRPr="00EA538E">
                              <w:rPr>
                                <w:rFonts w:ascii="Times New Roman" w:hAnsi="Times New Roman" w:cs="Times New Roman"/>
                                <w:lang w:val="en-CA"/>
                              </w:rPr>
                              <w:t xml:space="preserve">two </w:t>
                            </w:r>
                            <w:r>
                              <w:rPr>
                                <w:rFonts w:ascii="Times New Roman" w:hAnsi="Times New Roman" w:cs="Times New Roman"/>
                                <w:lang w:val="en-CA"/>
                              </w:rPr>
                              <w:t>stock</w:t>
                            </w:r>
                            <w:proofErr w:type="gramEnd"/>
                            <w:r>
                              <w:rPr>
                                <w:rFonts w:ascii="Times New Roman" w:hAnsi="Times New Roman" w:cs="Times New Roman"/>
                                <w:lang w:val="en-CA"/>
                              </w:rPr>
                              <w:t xml:space="preserve"> model with no sub-stock structure</w:t>
                            </w:r>
                            <w:r w:rsidRPr="00EA538E">
                              <w:rPr>
                                <w:rFonts w:ascii="Times New Roman" w:hAnsi="Times New Roman" w:cs="Times New Roman"/>
                                <w:lang w:val="en-CA"/>
                              </w:rPr>
                              <w:t xml:space="preserve">. </w:t>
                            </w:r>
                          </w:p>
                          <w:p w14:paraId="7A155E39" w14:textId="4C826BDA" w:rsidR="006E5632" w:rsidRDefault="006E563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w:t>
                            </w:r>
                            <w:proofErr w:type="gramStart"/>
                            <w:r w:rsidRPr="00EA538E">
                              <w:rPr>
                                <w:rFonts w:ascii="Times New Roman" w:hAnsi="Times New Roman" w:cs="Times New Roman"/>
                                <w:lang w:val="en-CA"/>
                              </w:rPr>
                              <w:t xml:space="preserve">two </w:t>
                            </w:r>
                            <w:r>
                              <w:rPr>
                                <w:rFonts w:ascii="Times New Roman" w:hAnsi="Times New Roman" w:cs="Times New Roman"/>
                                <w:lang w:val="en-CA"/>
                              </w:rPr>
                              <w:t>stock</w:t>
                            </w:r>
                            <w:proofErr w:type="gramEnd"/>
                            <w:r w:rsidRPr="00EA538E">
                              <w:rPr>
                                <w:rFonts w:ascii="Times New Roman" w:hAnsi="Times New Roman" w:cs="Times New Roman"/>
                                <w:lang w:val="en-CA"/>
                              </w:rPr>
                              <w:t xml:space="preserve"> model with sub</w:t>
                            </w:r>
                            <w:r>
                              <w:rPr>
                                <w:rFonts w:ascii="Times New Roman" w:hAnsi="Times New Roman" w:cs="Times New Roman"/>
                                <w:lang w:val="en-CA"/>
                              </w:rPr>
                              <w:t>-stock</w:t>
                            </w:r>
                            <w:r w:rsidRPr="00EA538E">
                              <w:rPr>
                                <w:rFonts w:ascii="Times New Roman" w:hAnsi="Times New Roman" w:cs="Times New Roman"/>
                                <w:lang w:val="en-CA"/>
                              </w:rPr>
                              <w:t xml:space="preserve"> structure. </w:t>
                            </w:r>
                          </w:p>
                          <w:p w14:paraId="20CC9FD4" w14:textId="77777777" w:rsidR="006E5632" w:rsidRPr="00EA538E" w:rsidRDefault="006E563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0F9EED" id="Text Box 8" o:spid="_x0000_s1028" type="#_x0000_t202" style="position:absolute;left:0;text-align:left;margin-left:250.7pt;margin-top:19pt;width:179.3pt;height:11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" fillcolor="white [3201]" stroked="f" strokeweight=".5pt">
                <v:textbox>
                  <w:txbxContent>
                    <w:p w14:paraId="286294D3" w14:textId="1676C20D" w:rsidR="006E5632" w:rsidRDefault="006E5632"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w:t>
                      </w:r>
                      <w:r>
                        <w:rPr>
                          <w:rFonts w:ascii="Times New Roman" w:hAnsi="Times New Roman" w:cs="Times New Roman"/>
                          <w:lang w:val="en-CA"/>
                        </w:rPr>
                        <w:t xml:space="preserve">Anon, (2014) and </w:t>
                      </w:r>
                      <w:r w:rsidRPr="00EA538E">
                        <w:rPr>
                          <w:rFonts w:ascii="Times New Roman" w:hAnsi="Times New Roman" w:cs="Times New Roman"/>
                          <w:lang w:val="en-CA"/>
                        </w:rPr>
                        <w:t xml:space="preserve">Arrizabalaga et al. </w:t>
                      </w:r>
                      <w:r>
                        <w:rPr>
                          <w:rFonts w:ascii="Times New Roman" w:hAnsi="Times New Roman" w:cs="Times New Roman"/>
                          <w:lang w:val="en-CA"/>
                        </w:rPr>
                        <w:t>(</w:t>
                      </w:r>
                      <w:r w:rsidRPr="00EA538E">
                        <w:rPr>
                          <w:rFonts w:ascii="Times New Roman" w:hAnsi="Times New Roman" w:cs="Times New Roman"/>
                          <w:lang w:val="en-CA"/>
                        </w:rPr>
                        <w:t>201</w:t>
                      </w:r>
                      <w:r>
                        <w:rPr>
                          <w:rFonts w:ascii="Times New Roman" w:hAnsi="Times New Roman" w:cs="Times New Roman"/>
                          <w:lang w:val="en-CA"/>
                        </w:rPr>
                        <w:t>9</w:t>
                      </w:r>
                      <w:r w:rsidRPr="00EA538E">
                        <w:rPr>
                          <w:rFonts w:ascii="Times New Roman" w:hAnsi="Times New Roman" w:cs="Times New Roman"/>
                          <w:lang w:val="en-CA"/>
                        </w:rPr>
                        <w:t xml:space="preserve">). </w:t>
                      </w:r>
                    </w:p>
                    <w:p w14:paraId="68F42AA8" w14:textId="072C6098" w:rsidR="006E5632" w:rsidRDefault="006E563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w:t>
                      </w:r>
                      <w:proofErr w:type="gramStart"/>
                      <w:r w:rsidRPr="00EA538E">
                        <w:rPr>
                          <w:rFonts w:ascii="Times New Roman" w:hAnsi="Times New Roman" w:cs="Times New Roman"/>
                          <w:lang w:val="en-CA"/>
                        </w:rPr>
                        <w:t xml:space="preserve">two </w:t>
                      </w:r>
                      <w:r>
                        <w:rPr>
                          <w:rFonts w:ascii="Times New Roman" w:hAnsi="Times New Roman" w:cs="Times New Roman"/>
                          <w:lang w:val="en-CA"/>
                        </w:rPr>
                        <w:t>stock</w:t>
                      </w:r>
                      <w:proofErr w:type="gramEnd"/>
                      <w:r>
                        <w:rPr>
                          <w:rFonts w:ascii="Times New Roman" w:hAnsi="Times New Roman" w:cs="Times New Roman"/>
                          <w:lang w:val="en-CA"/>
                        </w:rPr>
                        <w:t xml:space="preserve"> model with no sub-stock structure</w:t>
                      </w:r>
                      <w:r w:rsidRPr="00EA538E">
                        <w:rPr>
                          <w:rFonts w:ascii="Times New Roman" w:hAnsi="Times New Roman" w:cs="Times New Roman"/>
                          <w:lang w:val="en-CA"/>
                        </w:rPr>
                        <w:t xml:space="preserve">. </w:t>
                      </w:r>
                    </w:p>
                    <w:p w14:paraId="7A155E39" w14:textId="4C826BDA" w:rsidR="006E5632" w:rsidRDefault="006E563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w:t>
                      </w:r>
                      <w:proofErr w:type="gramStart"/>
                      <w:r w:rsidRPr="00EA538E">
                        <w:rPr>
                          <w:rFonts w:ascii="Times New Roman" w:hAnsi="Times New Roman" w:cs="Times New Roman"/>
                          <w:lang w:val="en-CA"/>
                        </w:rPr>
                        <w:t xml:space="preserve">two </w:t>
                      </w:r>
                      <w:r>
                        <w:rPr>
                          <w:rFonts w:ascii="Times New Roman" w:hAnsi="Times New Roman" w:cs="Times New Roman"/>
                          <w:lang w:val="en-CA"/>
                        </w:rPr>
                        <w:t>stock</w:t>
                      </w:r>
                      <w:proofErr w:type="gramEnd"/>
                      <w:r w:rsidRPr="00EA538E">
                        <w:rPr>
                          <w:rFonts w:ascii="Times New Roman" w:hAnsi="Times New Roman" w:cs="Times New Roman"/>
                          <w:lang w:val="en-CA"/>
                        </w:rPr>
                        <w:t xml:space="preserve"> model with sub</w:t>
                      </w:r>
                      <w:r>
                        <w:rPr>
                          <w:rFonts w:ascii="Times New Roman" w:hAnsi="Times New Roman" w:cs="Times New Roman"/>
                          <w:lang w:val="en-CA"/>
                        </w:rPr>
                        <w:t>-stock</w:t>
                      </w:r>
                      <w:r w:rsidRPr="00EA538E">
                        <w:rPr>
                          <w:rFonts w:ascii="Times New Roman" w:hAnsi="Times New Roman" w:cs="Times New Roman"/>
                          <w:lang w:val="en-CA"/>
                        </w:rPr>
                        <w:t xml:space="preserve"> structure. </w:t>
                      </w:r>
                    </w:p>
                    <w:p w14:paraId="20CC9FD4" w14:textId="77777777" w:rsidR="006E5632" w:rsidRPr="00EA538E" w:rsidRDefault="006E563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B16E84" w:rsidRPr="00256DE4">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7D00CCED">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6E5632" w:rsidRPr="00A71A7A" w:rsidRDefault="006E5632"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D151B" id="Text Box 13" o:spid="_x0000_s1029"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" fillcolor="white [3201]" stroked="f" strokeweight=".5pt">
                <v:textbox>
                  <w:txbxContent>
                    <w:p w14:paraId="3FDCE885" w14:textId="77777777" w:rsidR="006E5632" w:rsidRPr="00A71A7A" w:rsidRDefault="006E5632" w:rsidP="00987C9A">
                      <w:pPr>
                        <w:jc w:val="right"/>
                        <w:rPr>
                          <w:b/>
                          <w:color w:val="0070C0"/>
                          <w:lang w:val="en-CA"/>
                        </w:rPr>
                      </w:pPr>
                      <w:r>
                        <w:rPr>
                          <w:b/>
                          <w:color w:val="0070C0"/>
                          <w:lang w:val="en-CA"/>
                        </w:rPr>
                        <w:t>C</w:t>
                      </w:r>
                    </w:p>
                  </w:txbxContent>
                </v:textbox>
              </v:shape>
            </w:pict>
          </mc:Fallback>
        </mc:AlternateContent>
      </w:r>
      <w:r w:rsidR="00987C9A" w:rsidRPr="00256DE4">
        <w:rPr>
          <w:rFonts w:ascii="Times New Roman" w:hAnsi="Times New Roman" w:cs="Times New Roman"/>
          <w:noProof/>
          <w:sz w:val="24"/>
          <w:szCs w:val="24"/>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Pr="00256DE4" w:rsidRDefault="00987C9A" w:rsidP="001B61C4">
      <w:pPr>
        <w:pStyle w:val="ListParagraph"/>
        <w:ind w:left="0"/>
        <w:jc w:val="both"/>
        <w:rPr>
          <w:rFonts w:ascii="Times New Roman" w:hAnsi="Times New Roman" w:cs="Times New Roman"/>
          <w:sz w:val="24"/>
          <w:szCs w:val="24"/>
        </w:rPr>
      </w:pPr>
    </w:p>
    <w:p w14:paraId="62592A77" w14:textId="77777777" w:rsidR="00987C9A" w:rsidRPr="00256DE4" w:rsidRDefault="00987C9A" w:rsidP="001B61C4">
      <w:pPr>
        <w:pStyle w:val="ListParagraph"/>
        <w:ind w:left="0"/>
        <w:jc w:val="both"/>
        <w:rPr>
          <w:rFonts w:ascii="Times New Roman" w:hAnsi="Times New Roman" w:cs="Times New Roman"/>
          <w:sz w:val="24"/>
          <w:szCs w:val="24"/>
        </w:rPr>
      </w:pPr>
    </w:p>
    <w:p w14:paraId="11BEF98A" w14:textId="77777777" w:rsidR="00CC223C" w:rsidRPr="00256DE4" w:rsidRDefault="00987C9A" w:rsidP="001B61C4">
      <w:pPr>
        <w:pStyle w:val="Heading4"/>
        <w:ind w:left="0"/>
        <w:rPr>
          <w:rFonts w:cs="Times New Roman"/>
          <w:szCs w:val="24"/>
        </w:rPr>
      </w:pPr>
      <w:bookmarkStart w:id="13" w:name="_Toc14467612"/>
      <w:r w:rsidRPr="00256DE4">
        <w:rPr>
          <w:rFonts w:cs="Times New Roman"/>
          <w:szCs w:val="24"/>
        </w:rPr>
        <w:t>Baseline</w:t>
      </w:r>
      <w:bookmarkEnd w:id="13"/>
    </w:p>
    <w:p w14:paraId="6677E298" w14:textId="77777777" w:rsidR="00987C9A" w:rsidRPr="00256DE4" w:rsidRDefault="00987C9A" w:rsidP="001B61C4">
      <w:pPr>
        <w:pStyle w:val="ListParagraph"/>
        <w:ind w:left="0"/>
        <w:jc w:val="both"/>
        <w:rPr>
          <w:rFonts w:ascii="Times New Roman" w:hAnsi="Times New Roman" w:cs="Times New Roman"/>
          <w:sz w:val="24"/>
          <w:szCs w:val="24"/>
          <w:u w:val="single"/>
        </w:rPr>
      </w:pPr>
    </w:p>
    <w:p w14:paraId="203CDBA7" w14:textId="60265E2F" w:rsidR="00987C9A" w:rsidRPr="00256DE4" w:rsidRDefault="0071182E" w:rsidP="001B61C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A two-stock model similar to Figure 1.2A but adhering to the spatial structure of Figure 1.</w:t>
      </w:r>
      <w:r w:rsidR="00BB443A" w:rsidRPr="00256DE4">
        <w:rPr>
          <w:rFonts w:ascii="Times New Roman" w:hAnsi="Times New Roman" w:cs="Times New Roman"/>
          <w:sz w:val="24"/>
          <w:szCs w:val="24"/>
        </w:rPr>
        <w:t>1</w:t>
      </w:r>
      <w:r w:rsidRPr="00256DE4">
        <w:rPr>
          <w:rFonts w:ascii="Times New Roman" w:hAnsi="Times New Roman" w:cs="Times New Roman"/>
          <w:sz w:val="24"/>
          <w:szCs w:val="24"/>
        </w:rPr>
        <w:t>.</w:t>
      </w:r>
      <w:r w:rsidR="00F346E4" w:rsidRPr="00256DE4">
        <w:rPr>
          <w:rFonts w:ascii="Times New Roman" w:hAnsi="Times New Roman" w:cs="Times New Roman"/>
          <w:sz w:val="24"/>
          <w:szCs w:val="24"/>
        </w:rPr>
        <w:t xml:space="preserve"> The mixing proportions are determined by the stock of origin data (genetics and otolith chemistry</w:t>
      </w:r>
      <w:r w:rsidR="009744C6">
        <w:rPr>
          <w:rFonts w:ascii="Times New Roman" w:hAnsi="Times New Roman" w:cs="Times New Roman"/>
          <w:sz w:val="24"/>
          <w:szCs w:val="24"/>
        </w:rPr>
        <w:t>)</w:t>
      </w:r>
      <w:r w:rsidR="00F346E4" w:rsidRPr="00256DE4">
        <w:rPr>
          <w:rFonts w:ascii="Times New Roman" w:hAnsi="Times New Roman" w:cs="Times New Roman"/>
          <w:sz w:val="24"/>
          <w:szCs w:val="24"/>
        </w:rPr>
        <w:t>.</w:t>
      </w:r>
    </w:p>
    <w:p w14:paraId="1F68F4CE" w14:textId="77777777" w:rsidR="004A409F" w:rsidRPr="00256DE4" w:rsidRDefault="004A409F" w:rsidP="001B61C4">
      <w:pPr>
        <w:jc w:val="both"/>
        <w:rPr>
          <w:rFonts w:ascii="Times New Roman" w:hAnsi="Times New Roman" w:cs="Times New Roman"/>
          <w:b/>
          <w:sz w:val="24"/>
          <w:szCs w:val="24"/>
        </w:rPr>
      </w:pPr>
    </w:p>
    <w:p w14:paraId="18845602" w14:textId="77777777" w:rsidR="00CC223C" w:rsidRPr="00256DE4" w:rsidRDefault="00987C9A" w:rsidP="003F4443">
      <w:pPr>
        <w:pStyle w:val="Heading1"/>
        <w:numPr>
          <w:ilvl w:val="0"/>
          <w:numId w:val="20"/>
        </w:numPr>
        <w:ind w:left="130" w:hanging="130"/>
        <w:rPr>
          <w:rFonts w:cs="Times New Roman"/>
          <w:szCs w:val="24"/>
        </w:rPr>
      </w:pPr>
      <w:bookmarkStart w:id="14" w:name="_Toc14467613"/>
      <w:r w:rsidRPr="00256DE4">
        <w:rPr>
          <w:rFonts w:cs="Times New Roman"/>
          <w:szCs w:val="24"/>
        </w:rPr>
        <w:t>PAST DATA AVAILABLE</w:t>
      </w:r>
      <w:bookmarkEnd w:id="14"/>
    </w:p>
    <w:p w14:paraId="27E45608" w14:textId="77777777" w:rsidR="00987C9A" w:rsidRPr="00256DE4" w:rsidRDefault="00987C9A" w:rsidP="001B61C4">
      <w:pPr>
        <w:pStyle w:val="ListParagraph"/>
        <w:ind w:left="0"/>
        <w:jc w:val="both"/>
        <w:rPr>
          <w:rFonts w:ascii="Times New Roman" w:hAnsi="Times New Roman" w:cs="Times New Roman"/>
          <w:sz w:val="24"/>
          <w:szCs w:val="24"/>
          <w:highlight w:val="yellow"/>
        </w:rPr>
      </w:pPr>
    </w:p>
    <w:p w14:paraId="7DC5396F" w14:textId="3AF811A8" w:rsidR="00B24664" w:rsidRPr="00256DE4" w:rsidRDefault="00B24664" w:rsidP="001B61C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 xml:space="preserve">Table </w:t>
      </w:r>
      <w:r w:rsidR="007D2E3B" w:rsidRPr="00256DE4">
        <w:rPr>
          <w:rFonts w:ascii="Times New Roman" w:hAnsi="Times New Roman" w:cs="Times New Roman"/>
          <w:sz w:val="24"/>
          <w:szCs w:val="24"/>
        </w:rPr>
        <w:t>2.</w:t>
      </w:r>
      <w:r w:rsidR="00F71E66" w:rsidRPr="00256DE4">
        <w:rPr>
          <w:rFonts w:ascii="Times New Roman" w:hAnsi="Times New Roman" w:cs="Times New Roman"/>
          <w:sz w:val="24"/>
          <w:szCs w:val="24"/>
        </w:rPr>
        <w:t xml:space="preserve">5 </w:t>
      </w:r>
      <w:r w:rsidRPr="00256DE4">
        <w:rPr>
          <w:rFonts w:ascii="Times New Roman" w:hAnsi="Times New Roman" w:cs="Times New Roman"/>
          <w:sz w:val="24"/>
          <w:szCs w:val="24"/>
        </w:rPr>
        <w:t xml:space="preserve">provides an overview of the data that may be used to condition operating models for Atlantic bluefin tuna. The </w:t>
      </w:r>
      <w:r w:rsidR="009744C6">
        <w:rPr>
          <w:rFonts w:ascii="Times New Roman" w:hAnsi="Times New Roman" w:cs="Times New Roman"/>
          <w:sz w:val="24"/>
          <w:szCs w:val="24"/>
        </w:rPr>
        <w:t>t</w:t>
      </w:r>
      <w:r w:rsidRPr="00256DE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Pr="00256DE4" w:rsidRDefault="00B24664" w:rsidP="003F4443">
      <w:pPr>
        <w:pStyle w:val="Heading3"/>
        <w:numPr>
          <w:ilvl w:val="2"/>
          <w:numId w:val="21"/>
        </w:numPr>
        <w:ind w:left="130" w:hanging="130"/>
        <w:rPr>
          <w:rFonts w:cs="Times New Roman"/>
          <w:szCs w:val="24"/>
        </w:rPr>
      </w:pPr>
      <w:bookmarkStart w:id="15" w:name="_Toc14467614"/>
      <w:r w:rsidRPr="00256DE4">
        <w:rPr>
          <w:rFonts w:cs="Times New Roman"/>
          <w:szCs w:val="24"/>
        </w:rPr>
        <w:t>Raw data</w:t>
      </w:r>
      <w:bookmarkEnd w:id="15"/>
    </w:p>
    <w:p w14:paraId="41FD4149" w14:textId="77777777" w:rsidR="00B24664" w:rsidRPr="00256DE4" w:rsidRDefault="00B24664" w:rsidP="001B61C4">
      <w:pPr>
        <w:pStyle w:val="ListParagraph"/>
        <w:ind w:left="0"/>
        <w:jc w:val="both"/>
        <w:rPr>
          <w:rFonts w:ascii="Times New Roman" w:hAnsi="Times New Roman" w:cs="Times New Roman"/>
          <w:i/>
          <w:sz w:val="24"/>
          <w:szCs w:val="24"/>
        </w:rPr>
      </w:pPr>
    </w:p>
    <w:p w14:paraId="2BBE5CA6" w14:textId="04684A93" w:rsidR="00B24664" w:rsidRPr="00256DE4" w:rsidRDefault="00A65128" w:rsidP="001B61C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Operating models are </w:t>
      </w:r>
      <w:r w:rsidR="00B24664" w:rsidRPr="00256DE4">
        <w:rPr>
          <w:rFonts w:ascii="Times New Roman" w:hAnsi="Times New Roman" w:cs="Times New Roman"/>
          <w:sz w:val="24"/>
          <w:szCs w:val="24"/>
        </w:rPr>
        <w:t xml:space="preserve">fitted to the fishery, tagging and survey data that are currently available (Table </w:t>
      </w:r>
      <w:r w:rsidR="007D2E3B" w:rsidRPr="00256DE4">
        <w:rPr>
          <w:rFonts w:ascii="Times New Roman" w:hAnsi="Times New Roman" w:cs="Times New Roman"/>
          <w:sz w:val="24"/>
          <w:szCs w:val="24"/>
        </w:rPr>
        <w:t>2.</w:t>
      </w:r>
      <w:r w:rsidR="00F71E66" w:rsidRPr="00256DE4">
        <w:rPr>
          <w:rFonts w:ascii="Times New Roman" w:hAnsi="Times New Roman" w:cs="Times New Roman"/>
          <w:sz w:val="24"/>
          <w:szCs w:val="24"/>
        </w:rPr>
        <w:t>5</w:t>
      </w:r>
      <w:r w:rsidR="00B24664" w:rsidRPr="00256DE4">
        <w:rPr>
          <w:rFonts w:ascii="Times New Roman" w:hAnsi="Times New Roman" w:cs="Times New Roman"/>
          <w:sz w:val="24"/>
          <w:szCs w:val="24"/>
        </w:rPr>
        <w:t>, field ‘Used in OM’). Currently</w:t>
      </w:r>
      <w:r w:rsidR="009744C6">
        <w:rPr>
          <w:rFonts w:ascii="Times New Roman" w:hAnsi="Times New Roman" w:cs="Times New Roman"/>
          <w:sz w:val="24"/>
          <w:szCs w:val="24"/>
        </w:rPr>
        <w:t>,</w:t>
      </w:r>
      <w:r w:rsidR="00B24664" w:rsidRPr="00256DE4">
        <w:rPr>
          <w:rFonts w:ascii="Times New Roman" w:hAnsi="Times New Roman" w:cs="Times New Roman"/>
          <w:sz w:val="24"/>
          <w:szCs w:val="24"/>
        </w:rPr>
        <w:t xml:space="preserve"> the operating model is fitted to ICCAT Task II landings data </w:t>
      </w:r>
      <w:r w:rsidR="00161309" w:rsidRPr="00256DE4">
        <w:rPr>
          <w:rFonts w:ascii="Times New Roman" w:hAnsi="Times New Roman" w:cs="Times New Roman"/>
          <w:sz w:val="24"/>
          <w:szCs w:val="24"/>
        </w:rPr>
        <w:t>scaled upwards</w:t>
      </w:r>
      <w:r w:rsidR="00B24664" w:rsidRPr="00256DE4">
        <w:rPr>
          <w:rFonts w:ascii="Times New Roman" w:hAnsi="Times New Roman" w:cs="Times New Roman"/>
          <w:sz w:val="24"/>
          <w:szCs w:val="24"/>
        </w:rPr>
        <w:t xml:space="preserve"> to annual Task I landings. </w:t>
      </w:r>
    </w:p>
    <w:p w14:paraId="40F50F97" w14:textId="77777777" w:rsidR="00161309" w:rsidRPr="00256DE4" w:rsidRDefault="00161309" w:rsidP="001B61C4">
      <w:pPr>
        <w:jc w:val="both"/>
        <w:rPr>
          <w:rFonts w:ascii="Times New Roman" w:hAnsi="Times New Roman" w:cs="Times New Roman"/>
          <w:sz w:val="24"/>
          <w:szCs w:val="24"/>
        </w:rPr>
      </w:pPr>
    </w:p>
    <w:p w14:paraId="1463F20B" w14:textId="49506134" w:rsidR="00B24664" w:rsidRPr="00256DE4" w:rsidRDefault="00B24664" w:rsidP="001B61C4">
      <w:pPr>
        <w:jc w:val="both"/>
        <w:rPr>
          <w:rFonts w:ascii="Times New Roman" w:hAnsi="Times New Roman" w:cs="Times New Roman"/>
          <w:sz w:val="24"/>
          <w:szCs w:val="24"/>
        </w:rPr>
      </w:pPr>
      <w:r w:rsidRPr="00256DE4">
        <w:rPr>
          <w:rFonts w:ascii="Times New Roman" w:hAnsi="Times New Roman" w:cs="Times New Roman"/>
          <w:sz w:val="24"/>
          <w:szCs w:val="24"/>
        </w:rPr>
        <w:t>The ICCAT catch</w:t>
      </w:r>
      <w:r w:rsidR="00415869" w:rsidRPr="008B446F">
        <w:rPr>
          <w:rFonts w:ascii="Times New Roman" w:hAnsi="Times New Roman" w:cs="Times New Roman"/>
          <w:sz w:val="24"/>
          <w:szCs w:val="24"/>
        </w:rPr>
        <w:t>-</w:t>
      </w:r>
      <w:r w:rsidRPr="00256DE4">
        <w:rPr>
          <w:rFonts w:ascii="Times New Roman" w:hAnsi="Times New Roman" w:cs="Times New Roman"/>
          <w:sz w:val="24"/>
          <w:szCs w:val="24"/>
        </w:rPr>
        <w:t>at</w:t>
      </w:r>
      <w:r w:rsidR="00415869" w:rsidRPr="008B446F">
        <w:rPr>
          <w:rFonts w:ascii="Times New Roman" w:hAnsi="Times New Roman" w:cs="Times New Roman"/>
          <w:sz w:val="24"/>
          <w:szCs w:val="24"/>
        </w:rPr>
        <w:t>-</w:t>
      </w:r>
      <w:r w:rsidRPr="00256DE4">
        <w:rPr>
          <w:rFonts w:ascii="Times New Roman" w:hAnsi="Times New Roman" w:cs="Times New Roman"/>
          <w:sz w:val="24"/>
          <w:szCs w:val="24"/>
        </w:rPr>
        <w:t xml:space="preserve">size dataset was used to estimate gear selectivity for each of the baseline fleet types. </w:t>
      </w:r>
      <w:r w:rsidR="00FB1B0E">
        <w:rPr>
          <w:rFonts w:ascii="Times New Roman" w:hAnsi="Times New Roman" w:cs="Times New Roman"/>
          <w:sz w:val="24"/>
          <w:szCs w:val="24"/>
        </w:rPr>
        <w:t>The operating models incorporate 17 fishing fleets</w:t>
      </w:r>
      <w:r w:rsidR="000E12C0">
        <w:rPr>
          <w:rFonts w:ascii="Times New Roman" w:hAnsi="Times New Roman" w:cs="Times New Roman"/>
          <w:sz w:val="24"/>
          <w:szCs w:val="24"/>
        </w:rPr>
        <w:t xml:space="preserve">, </w:t>
      </w:r>
      <w:r w:rsidR="00627D30">
        <w:rPr>
          <w:rFonts w:ascii="Times New Roman" w:hAnsi="Times New Roman" w:cs="Times New Roman"/>
          <w:sz w:val="24"/>
          <w:szCs w:val="24"/>
        </w:rPr>
        <w:t xml:space="preserve">as </w:t>
      </w:r>
      <w:r w:rsidR="000E12C0">
        <w:rPr>
          <w:rFonts w:ascii="Times New Roman" w:hAnsi="Times New Roman" w:cs="Times New Roman"/>
          <w:sz w:val="24"/>
          <w:szCs w:val="24"/>
        </w:rPr>
        <w:t>described in</w:t>
      </w:r>
      <w:r w:rsidR="00FB1B0E">
        <w:rPr>
          <w:rFonts w:ascii="Times New Roman" w:hAnsi="Times New Roman" w:cs="Times New Roman"/>
          <w:sz w:val="24"/>
          <w:szCs w:val="24"/>
        </w:rPr>
        <w:t xml:space="preserve"> Table 3.1.</w:t>
      </w:r>
    </w:p>
    <w:p w14:paraId="59494FD5" w14:textId="77777777" w:rsidR="00B24664" w:rsidRPr="00256DE4" w:rsidRDefault="00B24664" w:rsidP="001B61C4">
      <w:pPr>
        <w:jc w:val="both"/>
        <w:rPr>
          <w:rFonts w:ascii="Times New Roman" w:hAnsi="Times New Roman" w:cs="Times New Roman"/>
          <w:sz w:val="24"/>
          <w:szCs w:val="24"/>
        </w:rPr>
      </w:pPr>
    </w:p>
    <w:p w14:paraId="6CF7BD9E" w14:textId="0CDF3E45" w:rsidR="009C4B1A" w:rsidRPr="00256DE4" w:rsidRDefault="00B24664" w:rsidP="009C4B1A">
      <w:pPr>
        <w:jc w:val="both"/>
        <w:rPr>
          <w:rFonts w:ascii="Times New Roman" w:hAnsi="Times New Roman" w:cs="Times New Roman"/>
          <w:sz w:val="24"/>
          <w:szCs w:val="24"/>
        </w:rPr>
      </w:pPr>
      <w:r w:rsidRPr="00256DE4">
        <w:rPr>
          <w:rFonts w:ascii="Times New Roman" w:hAnsi="Times New Roman" w:cs="Times New Roman"/>
          <w:sz w:val="24"/>
          <w:szCs w:val="24"/>
        </w:rPr>
        <w:t>The pop-off satellite</w:t>
      </w:r>
      <w:r w:rsidR="001C5908">
        <w:rPr>
          <w:rFonts w:ascii="Times New Roman" w:hAnsi="Times New Roman" w:cs="Times New Roman"/>
          <w:sz w:val="24"/>
          <w:szCs w:val="24"/>
        </w:rPr>
        <w:t xml:space="preserve"> (PSAT)</w:t>
      </w:r>
      <w:r w:rsidRPr="00256DE4">
        <w:rPr>
          <w:rFonts w:ascii="Times New Roman" w:hAnsi="Times New Roman" w:cs="Times New Roman"/>
          <w:sz w:val="24"/>
          <w:szCs w:val="24"/>
        </w:rPr>
        <w:t xml:space="preserve"> archival tag data from several sources (NOAA, DFO, WWF, AZTI, UNIMAR, IEO, UCA, FEDERCOOPESCA, COMBIOMA, GBYP</w:t>
      </w:r>
      <w:r w:rsidR="00206292" w:rsidRPr="00256DE4">
        <w:rPr>
          <w:rFonts w:ascii="Times New Roman" w:hAnsi="Times New Roman" w:cs="Times New Roman"/>
          <w:sz w:val="24"/>
          <w:szCs w:val="24"/>
        </w:rPr>
        <w:t xml:space="preserve">, </w:t>
      </w:r>
      <w:ins w:id="16" w:author="Nicholas Duprey" w:date="2019-07-27T14:04:00Z">
        <w:r w:rsidR="00166F1C">
          <w:rPr>
            <w:rFonts w:ascii="Times New Roman" w:hAnsi="Times New Roman" w:cs="Times New Roman"/>
            <w:sz w:val="24"/>
            <w:szCs w:val="24"/>
          </w:rPr>
          <w:t xml:space="preserve">IFREMER, </w:t>
        </w:r>
      </w:ins>
      <w:r w:rsidR="00206292" w:rsidRPr="00256DE4">
        <w:rPr>
          <w:rFonts w:ascii="Times New Roman" w:hAnsi="Times New Roman" w:cs="Times New Roman"/>
          <w:sz w:val="24"/>
          <w:szCs w:val="24"/>
        </w:rPr>
        <w:t>Stanford University</w:t>
      </w:r>
      <w:r w:rsidRPr="00256DE4">
        <w:rPr>
          <w:rFonts w:ascii="Times New Roman" w:hAnsi="Times New Roman" w:cs="Times New Roman"/>
          <w:sz w:val="24"/>
          <w:szCs w:val="24"/>
        </w:rPr>
        <w:t xml:space="preserve">) </w:t>
      </w:r>
      <w:r w:rsidR="00093196" w:rsidRPr="00256DE4">
        <w:rPr>
          <w:rFonts w:ascii="Times New Roman" w:hAnsi="Times New Roman" w:cs="Times New Roman"/>
          <w:sz w:val="24"/>
          <w:szCs w:val="24"/>
        </w:rPr>
        <w:t>have been</w:t>
      </w:r>
      <w:r w:rsidRPr="00256DE4">
        <w:rPr>
          <w:rFonts w:ascii="Times New Roman" w:hAnsi="Times New Roman" w:cs="Times New Roman"/>
          <w:sz w:val="24"/>
          <w:szCs w:val="24"/>
        </w:rPr>
        <w:t xml:space="preserve"> compiled by NOAA (M. Lauretta) and used to estimate movements among </w:t>
      </w:r>
      <w:r w:rsidR="00002497">
        <w:rPr>
          <w:rFonts w:ascii="Times New Roman" w:hAnsi="Times New Roman" w:cs="Times New Roman"/>
          <w:sz w:val="24"/>
          <w:szCs w:val="24"/>
        </w:rPr>
        <w:t>spatial strata</w:t>
      </w:r>
      <w:r w:rsidRPr="00256DE4">
        <w:rPr>
          <w:rFonts w:ascii="Times New Roman" w:hAnsi="Times New Roman" w:cs="Times New Roman"/>
          <w:sz w:val="24"/>
          <w:szCs w:val="24"/>
        </w:rPr>
        <w:t xml:space="preserve">. </w:t>
      </w:r>
      <w:r w:rsidR="00002497">
        <w:rPr>
          <w:rFonts w:ascii="Times New Roman" w:hAnsi="Times New Roman" w:cs="Times New Roman"/>
          <w:sz w:val="24"/>
          <w:szCs w:val="24"/>
        </w:rPr>
        <w:t>T</w:t>
      </w:r>
      <w:r w:rsidR="009C4B1A" w:rsidRPr="00256DE4">
        <w:rPr>
          <w:rFonts w:ascii="Times New Roman" w:hAnsi="Times New Roman" w:cs="Times New Roman"/>
          <w:sz w:val="24"/>
          <w:szCs w:val="24"/>
        </w:rPr>
        <w:t xml:space="preserve">ag tracks were provided by the seven </w:t>
      </w:r>
      <w:r w:rsidR="00002497">
        <w:rPr>
          <w:rFonts w:ascii="Times New Roman" w:hAnsi="Times New Roman" w:cs="Times New Roman"/>
          <w:sz w:val="24"/>
          <w:szCs w:val="24"/>
        </w:rPr>
        <w:t>spatial strata</w:t>
      </w:r>
      <w:r w:rsidR="009C4B1A" w:rsidRPr="00256DE4">
        <w:rPr>
          <w:rFonts w:ascii="Times New Roman" w:hAnsi="Times New Roman" w:cs="Times New Roman"/>
          <w:sz w:val="24"/>
          <w:szCs w:val="24"/>
        </w:rPr>
        <w:t xml:space="preserve">. These are converted to </w:t>
      </w:r>
      <w:r w:rsidR="00002497">
        <w:rPr>
          <w:rFonts w:ascii="Times New Roman" w:hAnsi="Times New Roman" w:cs="Times New Roman"/>
          <w:sz w:val="24"/>
          <w:szCs w:val="24"/>
        </w:rPr>
        <w:t>strata</w:t>
      </w:r>
      <w:r w:rsidR="009C4B1A" w:rsidRPr="00256DE4">
        <w:rPr>
          <w:rFonts w:ascii="Times New Roman" w:hAnsi="Times New Roman" w:cs="Times New Roman"/>
          <w:sz w:val="24"/>
          <w:szCs w:val="24"/>
        </w:rPr>
        <w:t>-quarter records by the following rule: for each tag</w:t>
      </w:r>
      <w:r w:rsidR="00DA4723">
        <w:rPr>
          <w:rFonts w:ascii="Times New Roman" w:hAnsi="Times New Roman" w:cs="Times New Roman"/>
          <w:sz w:val="24"/>
          <w:szCs w:val="24"/>
        </w:rPr>
        <w:t>,</w:t>
      </w:r>
      <w:r w:rsidR="009C4B1A" w:rsidRPr="00256DE4">
        <w:rPr>
          <w:rFonts w:ascii="Times New Roman" w:hAnsi="Times New Roman" w:cs="Times New Roman"/>
          <w:sz w:val="24"/>
          <w:szCs w:val="24"/>
        </w:rPr>
        <w:t xml:space="preserve"> its </w:t>
      </w:r>
      <w:r w:rsidR="00002497">
        <w:rPr>
          <w:rFonts w:ascii="Times New Roman" w:hAnsi="Times New Roman" w:cs="Times New Roman"/>
          <w:sz w:val="24"/>
          <w:szCs w:val="24"/>
        </w:rPr>
        <w:t>strata</w:t>
      </w:r>
      <w:r w:rsidR="0079679A" w:rsidRPr="00256DE4">
        <w:rPr>
          <w:rFonts w:ascii="Times New Roman" w:hAnsi="Times New Roman" w:cs="Times New Roman"/>
          <w:sz w:val="24"/>
          <w:szCs w:val="24"/>
        </w:rPr>
        <w:t xml:space="preserve"> </w:t>
      </w:r>
      <w:r w:rsidR="009C4B1A" w:rsidRPr="00256DE4">
        <w:rPr>
          <w:rFonts w:ascii="Times New Roman" w:hAnsi="Times New Roman" w:cs="Times New Roman"/>
          <w:sz w:val="24"/>
          <w:szCs w:val="24"/>
        </w:rPr>
        <w:t xml:space="preserve">position in a quarter is assigned as the </w:t>
      </w:r>
      <w:r w:rsidR="00002497">
        <w:rPr>
          <w:rFonts w:ascii="Times New Roman" w:hAnsi="Times New Roman" w:cs="Times New Roman"/>
          <w:sz w:val="24"/>
          <w:szCs w:val="24"/>
        </w:rPr>
        <w:t>strata</w:t>
      </w:r>
      <w:r w:rsidR="0079679A" w:rsidRPr="00256DE4">
        <w:rPr>
          <w:rFonts w:ascii="Times New Roman" w:hAnsi="Times New Roman" w:cs="Times New Roman"/>
          <w:sz w:val="24"/>
          <w:szCs w:val="24"/>
        </w:rPr>
        <w:t xml:space="preserve"> </w:t>
      </w:r>
      <w:r w:rsidR="00627D30">
        <w:rPr>
          <w:rFonts w:ascii="Times New Roman" w:hAnsi="Times New Roman" w:cs="Times New Roman"/>
          <w:sz w:val="24"/>
          <w:szCs w:val="24"/>
        </w:rPr>
        <w:t xml:space="preserve">in which </w:t>
      </w:r>
      <w:r w:rsidR="009C4B1A" w:rsidRPr="00256DE4">
        <w:rPr>
          <w:rFonts w:ascii="Times New Roman" w:hAnsi="Times New Roman" w:cs="Times New Roman"/>
          <w:sz w:val="24"/>
          <w:szCs w:val="24"/>
        </w:rPr>
        <w:t>the tag spent the most days during that quarter</w:t>
      </w:r>
      <w:r w:rsidR="00281430" w:rsidRPr="00256DE4">
        <w:rPr>
          <w:rFonts w:ascii="Times New Roman" w:hAnsi="Times New Roman" w:cs="Times New Roman"/>
          <w:sz w:val="24"/>
          <w:szCs w:val="24"/>
        </w:rPr>
        <w:t xml:space="preserve"> (Fig 2.1A)</w:t>
      </w:r>
      <w:r w:rsidR="009C4B1A" w:rsidRPr="00256DE4">
        <w:rPr>
          <w:rFonts w:ascii="Times New Roman" w:hAnsi="Times New Roman" w:cs="Times New Roman"/>
          <w:sz w:val="24"/>
          <w:szCs w:val="24"/>
        </w:rPr>
        <w:t xml:space="preserve">. </w:t>
      </w:r>
    </w:p>
    <w:p w14:paraId="7732473D" w14:textId="77777777" w:rsidR="009C4B1A" w:rsidRPr="00256DE4" w:rsidRDefault="009C4B1A" w:rsidP="009C4B1A">
      <w:pPr>
        <w:jc w:val="both"/>
        <w:rPr>
          <w:rFonts w:ascii="Times New Roman" w:hAnsi="Times New Roman" w:cs="Times New Roman"/>
          <w:sz w:val="24"/>
          <w:szCs w:val="24"/>
        </w:rPr>
      </w:pPr>
    </w:p>
    <w:p w14:paraId="6C2B84BD" w14:textId="5D03D767" w:rsidR="009C4B1A" w:rsidRPr="00256DE4" w:rsidRDefault="00DA4723" w:rsidP="009C4B1A">
      <w:pPr>
        <w:jc w:val="both"/>
        <w:rPr>
          <w:rFonts w:ascii="Times New Roman" w:hAnsi="Times New Roman" w:cs="Times New Roman"/>
          <w:sz w:val="24"/>
          <w:szCs w:val="24"/>
        </w:rPr>
      </w:pPr>
      <w:r>
        <w:rPr>
          <w:rFonts w:ascii="Times New Roman" w:hAnsi="Times New Roman" w:cs="Times New Roman"/>
          <w:sz w:val="24"/>
          <w:szCs w:val="24"/>
        </w:rPr>
        <w:t xml:space="preserve">In the model developed for movement, quarterly transitions between </w:t>
      </w:r>
      <w:r w:rsidR="00002497">
        <w:rPr>
          <w:rFonts w:ascii="Times New Roman" w:hAnsi="Times New Roman" w:cs="Times New Roman"/>
          <w:sz w:val="24"/>
          <w:szCs w:val="24"/>
        </w:rPr>
        <w:t>strata</w:t>
      </w:r>
      <w:r>
        <w:rPr>
          <w:rFonts w:ascii="Times New Roman" w:hAnsi="Times New Roman" w:cs="Times New Roman"/>
          <w:sz w:val="24"/>
          <w:szCs w:val="24"/>
        </w:rPr>
        <w:t xml:space="preserve"> depend on stock</w:t>
      </w:r>
      <w:r w:rsidR="00FB1B0E">
        <w:rPr>
          <w:rFonts w:ascii="Times New Roman" w:hAnsi="Times New Roman" w:cs="Times New Roman"/>
          <w:sz w:val="24"/>
          <w:szCs w:val="24"/>
        </w:rPr>
        <w:t xml:space="preserve"> (Eastern or Western)</w:t>
      </w:r>
      <w:r>
        <w:rPr>
          <w:rFonts w:ascii="Times New Roman" w:hAnsi="Times New Roman" w:cs="Times New Roman"/>
          <w:sz w:val="24"/>
          <w:szCs w:val="24"/>
        </w:rPr>
        <w:t xml:space="preserve"> and age class (</w:t>
      </w:r>
      <w:r w:rsidR="00FB1B0E">
        <w:rPr>
          <w:rFonts w:ascii="Times New Roman" w:hAnsi="Times New Roman" w:cs="Times New Roman"/>
          <w:sz w:val="24"/>
          <w:szCs w:val="24"/>
        </w:rPr>
        <w:t>ages 1-4, 5-8, and 9+</w:t>
      </w:r>
      <w:r>
        <w:rPr>
          <w:rFonts w:ascii="Times New Roman" w:hAnsi="Times New Roman" w:cs="Times New Roman"/>
          <w:sz w:val="24"/>
          <w:szCs w:val="24"/>
        </w:rPr>
        <w:t xml:space="preserve">). </w:t>
      </w:r>
      <w:r w:rsidR="009C4B1A" w:rsidRPr="00256DE4">
        <w:rPr>
          <w:rFonts w:ascii="Times New Roman" w:hAnsi="Times New Roman" w:cs="Times New Roman"/>
          <w:sz w:val="24"/>
          <w:szCs w:val="24"/>
        </w:rPr>
        <w:t xml:space="preserve">Only tags that have either corresponding weight or length data can be assigned an age class </w:t>
      </w:r>
      <w:r w:rsidR="00002497">
        <w:rPr>
          <w:rFonts w:ascii="Times New Roman" w:hAnsi="Times New Roman" w:cs="Times New Roman"/>
          <w:sz w:val="24"/>
          <w:szCs w:val="24"/>
        </w:rPr>
        <w:t xml:space="preserve">(by cohort slicing) </w:t>
      </w:r>
      <w:r w:rsidR="009C4B1A" w:rsidRPr="00256DE4">
        <w:rPr>
          <w:rFonts w:ascii="Times New Roman" w:hAnsi="Times New Roman" w:cs="Times New Roman"/>
          <w:sz w:val="24"/>
          <w:szCs w:val="24"/>
        </w:rPr>
        <w:t>and can be used by the model. Similarly</w:t>
      </w:r>
      <w:r>
        <w:rPr>
          <w:rFonts w:ascii="Times New Roman" w:hAnsi="Times New Roman" w:cs="Times New Roman"/>
          <w:sz w:val="24"/>
          <w:szCs w:val="24"/>
        </w:rPr>
        <w:t>,</w:t>
      </w:r>
      <w:r w:rsidR="009C4B1A" w:rsidRPr="00256DE4">
        <w:rPr>
          <w:rFonts w:ascii="Times New Roman" w:hAnsi="Times New Roman" w:cs="Times New Roman"/>
          <w:sz w:val="24"/>
          <w:szCs w:val="24"/>
        </w:rPr>
        <w:t xml:space="preserve"> only those tags that have entered either the Gulf of Mexico or the Mediterranean can be assigned a stock of origin. All other tags are removed and not used in the </w:t>
      </w:r>
      <w:r w:rsidR="00002497">
        <w:rPr>
          <w:rFonts w:ascii="Times New Roman" w:hAnsi="Times New Roman" w:cs="Times New Roman"/>
          <w:sz w:val="24"/>
          <w:szCs w:val="24"/>
        </w:rPr>
        <w:t>conditioning of operating models</w:t>
      </w:r>
      <w:r w:rsidR="009C4B1A" w:rsidRPr="00256DE4">
        <w:rPr>
          <w:rFonts w:ascii="Times New Roman" w:hAnsi="Times New Roman" w:cs="Times New Roman"/>
          <w:sz w:val="24"/>
          <w:szCs w:val="24"/>
        </w:rPr>
        <w:t xml:space="preserve">. The exception are tags released by AZTI in the Bay of Biscay, </w:t>
      </w:r>
      <w:r w:rsidR="00C46BBF">
        <w:rPr>
          <w:rFonts w:ascii="Times New Roman" w:hAnsi="Times New Roman" w:cs="Times New Roman"/>
          <w:sz w:val="24"/>
          <w:szCs w:val="24"/>
        </w:rPr>
        <w:t>which</w:t>
      </w:r>
      <w:r w:rsidR="00C46BBF" w:rsidRPr="00256DE4">
        <w:rPr>
          <w:rFonts w:ascii="Times New Roman" w:hAnsi="Times New Roman" w:cs="Times New Roman"/>
          <w:sz w:val="24"/>
          <w:szCs w:val="24"/>
        </w:rPr>
        <w:t xml:space="preserve"> </w:t>
      </w:r>
      <w:r w:rsidR="009C4B1A" w:rsidRPr="00256DE4">
        <w:rPr>
          <w:rFonts w:ascii="Times New Roman" w:hAnsi="Times New Roman" w:cs="Times New Roman"/>
          <w:sz w:val="24"/>
          <w:szCs w:val="24"/>
        </w:rPr>
        <w:t xml:space="preserve">are assumed to </w:t>
      </w:r>
      <w:r w:rsidR="00FB1B0E">
        <w:rPr>
          <w:rFonts w:ascii="Times New Roman" w:hAnsi="Times New Roman" w:cs="Times New Roman"/>
          <w:sz w:val="24"/>
          <w:szCs w:val="24"/>
        </w:rPr>
        <w:t>correspond to</w:t>
      </w:r>
      <w:r w:rsidR="00C46BBF">
        <w:rPr>
          <w:rFonts w:ascii="Times New Roman" w:hAnsi="Times New Roman" w:cs="Times New Roman"/>
          <w:sz w:val="24"/>
          <w:szCs w:val="24"/>
        </w:rPr>
        <w:t xml:space="preserve"> </w:t>
      </w:r>
      <w:r w:rsidR="00002497">
        <w:rPr>
          <w:rFonts w:ascii="Times New Roman" w:hAnsi="Times New Roman" w:cs="Times New Roman"/>
          <w:sz w:val="24"/>
          <w:szCs w:val="24"/>
        </w:rPr>
        <w:t>be of</w:t>
      </w:r>
      <w:r w:rsidR="009C4B1A" w:rsidRPr="00256DE4">
        <w:rPr>
          <w:rFonts w:ascii="Times New Roman" w:hAnsi="Times New Roman" w:cs="Times New Roman"/>
          <w:sz w:val="24"/>
          <w:szCs w:val="24"/>
        </w:rPr>
        <w:t xml:space="preserve"> Eastern </w:t>
      </w:r>
      <w:del w:id="17" w:author="Nicholas Duprey" w:date="2019-07-30T09:01:00Z">
        <w:r w:rsidR="009C4B1A" w:rsidRPr="00256DE4" w:rsidDel="00EC1EC3">
          <w:rPr>
            <w:rFonts w:ascii="Times New Roman" w:hAnsi="Times New Roman" w:cs="Times New Roman"/>
            <w:sz w:val="24"/>
            <w:szCs w:val="24"/>
          </w:rPr>
          <w:delText>s</w:delText>
        </w:r>
      </w:del>
      <w:ins w:id="18" w:author="Nicholas Duprey" w:date="2019-07-30T09:01:00Z">
        <w:r w:rsidR="00EC1EC3">
          <w:rPr>
            <w:rFonts w:ascii="Times New Roman" w:hAnsi="Times New Roman" w:cs="Times New Roman"/>
            <w:sz w:val="24"/>
            <w:szCs w:val="24"/>
          </w:rPr>
          <w:t>S</w:t>
        </w:r>
      </w:ins>
      <w:r w:rsidR="009C4B1A" w:rsidRPr="00256DE4">
        <w:rPr>
          <w:rFonts w:ascii="Times New Roman" w:hAnsi="Times New Roman" w:cs="Times New Roman"/>
          <w:sz w:val="24"/>
          <w:szCs w:val="24"/>
        </w:rPr>
        <w:t>tock</w:t>
      </w:r>
      <w:r w:rsidR="00002497">
        <w:rPr>
          <w:rFonts w:ascii="Times New Roman" w:hAnsi="Times New Roman" w:cs="Times New Roman"/>
          <w:sz w:val="24"/>
          <w:szCs w:val="24"/>
        </w:rPr>
        <w:t xml:space="preserve"> of origin</w:t>
      </w:r>
      <w:r w:rsidR="009C4B1A" w:rsidRPr="00256DE4">
        <w:rPr>
          <w:rFonts w:ascii="Times New Roman" w:hAnsi="Times New Roman" w:cs="Times New Roman"/>
          <w:sz w:val="24"/>
          <w:szCs w:val="24"/>
        </w:rPr>
        <w:t xml:space="preserve">. </w:t>
      </w:r>
      <w:del w:id="19" w:author="Nicholas Duprey" w:date="2019-07-30T09:11:00Z">
        <w:r w:rsidR="009C4B1A" w:rsidRPr="00256DE4" w:rsidDel="00DA4838">
          <w:rPr>
            <w:rFonts w:ascii="Times New Roman" w:hAnsi="Times New Roman" w:cs="Times New Roman"/>
            <w:sz w:val="24"/>
            <w:szCs w:val="24"/>
          </w:rPr>
          <w:delText xml:space="preserve">Of the data provided </w:delText>
        </w:r>
        <w:r w:rsidR="00002497" w:rsidDel="00DA4838">
          <w:rPr>
            <w:rFonts w:ascii="Times New Roman" w:hAnsi="Times New Roman" w:cs="Times New Roman"/>
            <w:sz w:val="24"/>
            <w:szCs w:val="24"/>
          </w:rPr>
          <w:delText>b</w:delText>
        </w:r>
      </w:del>
      <w:ins w:id="20" w:author="Nicholas Duprey" w:date="2019-07-30T09:11:00Z">
        <w:r w:rsidR="00DA4838">
          <w:rPr>
            <w:rFonts w:ascii="Times New Roman" w:hAnsi="Times New Roman" w:cs="Times New Roman"/>
            <w:sz w:val="24"/>
            <w:szCs w:val="24"/>
          </w:rPr>
          <w:t>B</w:t>
        </w:r>
      </w:ins>
      <w:r w:rsidR="00002497">
        <w:rPr>
          <w:rFonts w:ascii="Times New Roman" w:hAnsi="Times New Roman" w:cs="Times New Roman"/>
          <w:sz w:val="24"/>
          <w:szCs w:val="24"/>
        </w:rPr>
        <w:t>y</w:t>
      </w:r>
      <w:r w:rsidR="00002497" w:rsidRPr="00256DE4">
        <w:rPr>
          <w:rFonts w:ascii="Times New Roman" w:hAnsi="Times New Roman" w:cs="Times New Roman"/>
          <w:sz w:val="24"/>
          <w:szCs w:val="24"/>
        </w:rPr>
        <w:t xml:space="preserve"> </w:t>
      </w:r>
      <w:r w:rsidR="009C4B1A" w:rsidRPr="00256DE4">
        <w:rPr>
          <w:rFonts w:ascii="Times New Roman" w:hAnsi="Times New Roman" w:cs="Times New Roman"/>
          <w:sz w:val="24"/>
          <w:szCs w:val="24"/>
        </w:rPr>
        <w:t xml:space="preserve">November </w:t>
      </w:r>
      <w:proofErr w:type="gramStart"/>
      <w:r w:rsidR="009C4B1A" w:rsidRPr="00256DE4">
        <w:rPr>
          <w:rFonts w:ascii="Times New Roman" w:hAnsi="Times New Roman" w:cs="Times New Roman"/>
          <w:sz w:val="24"/>
          <w:szCs w:val="24"/>
        </w:rPr>
        <w:t xml:space="preserve">2018 </w:t>
      </w:r>
      <w:ins w:id="21" w:author="Nicholas Duprey" w:date="2019-07-30T09:11:00Z">
        <w:r w:rsidR="008652CE">
          <w:rPr>
            <w:rFonts w:ascii="Times New Roman" w:hAnsi="Times New Roman" w:cs="Times New Roman"/>
            <w:sz w:val="24"/>
            <w:szCs w:val="24"/>
          </w:rPr>
          <w:t xml:space="preserve"> </w:t>
        </w:r>
      </w:ins>
      <w:ins w:id="22" w:author="Nicholas Duprey" w:date="2019-07-30T09:16:00Z">
        <w:r w:rsidR="008652CE">
          <w:rPr>
            <w:rFonts w:ascii="Times New Roman" w:hAnsi="Times New Roman" w:cs="Times New Roman"/>
            <w:sz w:val="24"/>
            <w:szCs w:val="24"/>
          </w:rPr>
          <w:t>data</w:t>
        </w:r>
        <w:proofErr w:type="gramEnd"/>
        <w:r w:rsidR="008652CE">
          <w:rPr>
            <w:rFonts w:ascii="Times New Roman" w:hAnsi="Times New Roman" w:cs="Times New Roman"/>
            <w:sz w:val="24"/>
            <w:szCs w:val="24"/>
          </w:rPr>
          <w:t xml:space="preserve"> from </w:t>
        </w:r>
      </w:ins>
      <w:ins w:id="23" w:author="Nicholas Duprey" w:date="2019-07-30T09:11:00Z">
        <w:r w:rsidR="008652CE">
          <w:rPr>
            <w:rFonts w:ascii="Times New Roman" w:hAnsi="Times New Roman" w:cs="Times New Roman"/>
            <w:sz w:val="24"/>
            <w:szCs w:val="24"/>
          </w:rPr>
          <w:t xml:space="preserve">1,307 tags were available for the model, however </w:t>
        </w:r>
      </w:ins>
      <w:ins w:id="24" w:author="Nicholas Duprey" w:date="2019-07-30T09:12:00Z">
        <w:r w:rsidR="008652CE">
          <w:rPr>
            <w:rFonts w:ascii="Times New Roman" w:hAnsi="Times New Roman" w:cs="Times New Roman"/>
            <w:sz w:val="24"/>
            <w:szCs w:val="24"/>
          </w:rPr>
          <w:t xml:space="preserve">only #### of these tags could be used for to provide transition information as the others lacked either age-class assignment or stock of origin </w:t>
        </w:r>
      </w:ins>
      <w:ins w:id="25" w:author="Nicholas Duprey" w:date="2019-07-30T09:13:00Z">
        <w:r w:rsidR="008652CE">
          <w:rPr>
            <w:rFonts w:ascii="Times New Roman" w:hAnsi="Times New Roman" w:cs="Times New Roman"/>
            <w:sz w:val="24"/>
            <w:szCs w:val="24"/>
          </w:rPr>
          <w:t>assignment</w:t>
        </w:r>
      </w:ins>
      <w:ins w:id="26" w:author="Nicholas Duprey" w:date="2019-07-30T09:12:00Z">
        <w:r w:rsidR="008652CE">
          <w:rPr>
            <w:rFonts w:ascii="Times New Roman" w:hAnsi="Times New Roman" w:cs="Times New Roman"/>
            <w:sz w:val="24"/>
            <w:szCs w:val="24"/>
          </w:rPr>
          <w:t xml:space="preserve">. </w:t>
        </w:r>
      </w:ins>
      <w:ins w:id="27" w:author="Nicholas Duprey" w:date="2019-07-30T09:13:00Z">
        <w:r w:rsidR="008652CE">
          <w:rPr>
            <w:rFonts w:ascii="Times New Roman" w:hAnsi="Times New Roman" w:cs="Times New Roman"/>
            <w:sz w:val="24"/>
            <w:szCs w:val="24"/>
          </w:rPr>
          <w:t xml:space="preserve">This resulted in </w:t>
        </w:r>
      </w:ins>
      <w:ins w:id="28" w:author="Nicholas Duprey" w:date="2019-07-30T09:15:00Z">
        <w:r w:rsidR="008652CE">
          <w:rPr>
            <w:rFonts w:ascii="Times New Roman" w:hAnsi="Times New Roman" w:cs="Times New Roman"/>
            <w:sz w:val="24"/>
            <w:szCs w:val="24"/>
          </w:rPr>
          <w:t>a</w:t>
        </w:r>
        <w:r w:rsidR="008652CE" w:rsidRPr="00256DE4">
          <w:rPr>
            <w:rFonts w:ascii="Times New Roman" w:hAnsi="Times New Roman" w:cs="Times New Roman"/>
            <w:sz w:val="24"/>
            <w:szCs w:val="24"/>
          </w:rPr>
          <w:t xml:space="preserve"> total </w:t>
        </w:r>
        <w:r w:rsidR="008652CE">
          <w:rPr>
            <w:rFonts w:ascii="Times New Roman" w:hAnsi="Times New Roman" w:cs="Times New Roman"/>
            <w:sz w:val="24"/>
            <w:szCs w:val="24"/>
          </w:rPr>
          <w:t>of 598</w:t>
        </w:r>
        <w:r w:rsidR="008652CE" w:rsidRPr="00256DE4">
          <w:rPr>
            <w:rFonts w:ascii="Times New Roman" w:hAnsi="Times New Roman" w:cs="Times New Roman"/>
            <w:sz w:val="24"/>
            <w:szCs w:val="24"/>
          </w:rPr>
          <w:t xml:space="preserve"> quarterly electronic tag transitions</w:t>
        </w:r>
        <w:r w:rsidR="008652CE">
          <w:rPr>
            <w:rFonts w:ascii="Times New Roman" w:hAnsi="Times New Roman" w:cs="Times New Roman"/>
            <w:sz w:val="24"/>
            <w:szCs w:val="24"/>
          </w:rPr>
          <w:t>,</w:t>
        </w:r>
        <w:r w:rsidR="008652CE" w:rsidRPr="00256DE4">
          <w:rPr>
            <w:rFonts w:ascii="Times New Roman" w:hAnsi="Times New Roman" w:cs="Times New Roman"/>
            <w:sz w:val="24"/>
            <w:szCs w:val="24"/>
          </w:rPr>
          <w:t xml:space="preserve"> </w:t>
        </w:r>
        <w:r w:rsidR="008652CE">
          <w:rPr>
            <w:rFonts w:ascii="Times New Roman" w:hAnsi="Times New Roman" w:cs="Times New Roman"/>
            <w:sz w:val="24"/>
            <w:szCs w:val="24"/>
          </w:rPr>
          <w:t xml:space="preserve">or </w:t>
        </w:r>
      </w:ins>
      <w:del w:id="29" w:author="Nicholas Duprey" w:date="2019-07-30T09:15:00Z">
        <w:r w:rsidR="009C4B1A" w:rsidRPr="00256DE4" w:rsidDel="008652CE">
          <w:rPr>
            <w:rFonts w:ascii="Times New Roman" w:hAnsi="Times New Roman" w:cs="Times New Roman"/>
            <w:sz w:val="24"/>
            <w:szCs w:val="24"/>
          </w:rPr>
          <w:delText xml:space="preserve">only </w:delText>
        </w:r>
      </w:del>
      <w:r w:rsidR="009C4B1A" w:rsidRPr="00256DE4">
        <w:rPr>
          <w:rFonts w:ascii="Times New Roman" w:hAnsi="Times New Roman" w:cs="Times New Roman"/>
          <w:sz w:val="24"/>
          <w:szCs w:val="24"/>
        </w:rPr>
        <w:t>around 1/5 of all quarterly transitions</w:t>
      </w:r>
      <w:ins w:id="30" w:author="Nicholas Duprey" w:date="2019-07-30T09:15:00Z">
        <w:r w:rsidR="008652CE">
          <w:rPr>
            <w:rFonts w:ascii="Times New Roman" w:hAnsi="Times New Roman" w:cs="Times New Roman"/>
            <w:sz w:val="24"/>
            <w:szCs w:val="24"/>
          </w:rPr>
          <w:t>,</w:t>
        </w:r>
      </w:ins>
      <w:r w:rsidR="009C4B1A" w:rsidRPr="00256DE4">
        <w:rPr>
          <w:rFonts w:ascii="Times New Roman" w:hAnsi="Times New Roman" w:cs="Times New Roman"/>
          <w:sz w:val="24"/>
          <w:szCs w:val="24"/>
        </w:rPr>
        <w:t xml:space="preserve"> </w:t>
      </w:r>
      <w:del w:id="31" w:author="Nicholas Duprey" w:date="2019-07-30T09:14:00Z">
        <w:r w:rsidR="009C4B1A" w:rsidRPr="00256DE4" w:rsidDel="008652CE">
          <w:rPr>
            <w:rFonts w:ascii="Times New Roman" w:hAnsi="Times New Roman" w:cs="Times New Roman"/>
            <w:sz w:val="24"/>
            <w:szCs w:val="24"/>
          </w:rPr>
          <w:delText>could be</w:delText>
        </w:r>
      </w:del>
      <w:ins w:id="32" w:author="Nicholas Duprey" w:date="2019-07-30T09:14:00Z">
        <w:r w:rsidR="008652CE">
          <w:rPr>
            <w:rFonts w:ascii="Times New Roman" w:hAnsi="Times New Roman" w:cs="Times New Roman"/>
            <w:sz w:val="24"/>
            <w:szCs w:val="24"/>
          </w:rPr>
          <w:t>being</w:t>
        </w:r>
      </w:ins>
      <w:r w:rsidR="009C4B1A" w:rsidRPr="00256DE4">
        <w:rPr>
          <w:rFonts w:ascii="Times New Roman" w:hAnsi="Times New Roman" w:cs="Times New Roman"/>
          <w:sz w:val="24"/>
          <w:szCs w:val="24"/>
        </w:rPr>
        <w:t xml:space="preserve"> used by the model</w:t>
      </w:r>
      <w:del w:id="33" w:author="Nicholas Duprey" w:date="2019-07-30T09:14:00Z">
        <w:r w:rsidR="00C46BBF" w:rsidDel="008652CE">
          <w:rPr>
            <w:rFonts w:ascii="Times New Roman" w:hAnsi="Times New Roman" w:cs="Times New Roman"/>
            <w:sz w:val="24"/>
            <w:szCs w:val="24"/>
          </w:rPr>
          <w:delText>, as the others</w:delText>
        </w:r>
        <w:r w:rsidR="009C4B1A" w:rsidRPr="00256DE4" w:rsidDel="008652CE">
          <w:rPr>
            <w:rFonts w:ascii="Times New Roman" w:hAnsi="Times New Roman" w:cs="Times New Roman"/>
            <w:sz w:val="24"/>
            <w:szCs w:val="24"/>
          </w:rPr>
          <w:delText xml:space="preserve"> lack </w:delText>
        </w:r>
        <w:r w:rsidR="00C46BBF" w:rsidDel="008652CE">
          <w:rPr>
            <w:rFonts w:ascii="Times New Roman" w:hAnsi="Times New Roman" w:cs="Times New Roman"/>
            <w:sz w:val="24"/>
            <w:szCs w:val="24"/>
          </w:rPr>
          <w:delText>either</w:delText>
        </w:r>
        <w:r w:rsidR="009C4B1A" w:rsidRPr="00256DE4" w:rsidDel="008652CE">
          <w:rPr>
            <w:rFonts w:ascii="Times New Roman" w:hAnsi="Times New Roman" w:cs="Times New Roman"/>
            <w:sz w:val="24"/>
            <w:szCs w:val="24"/>
          </w:rPr>
          <w:delText xml:space="preserve"> age-class assignment or stock of origin assignment</w:delText>
        </w:r>
      </w:del>
      <w:del w:id="34" w:author="Nicholas Duprey" w:date="2019-07-30T09:15:00Z">
        <w:r w:rsidR="009C4B1A" w:rsidRPr="00256DE4" w:rsidDel="008652CE">
          <w:rPr>
            <w:rFonts w:ascii="Times New Roman" w:hAnsi="Times New Roman" w:cs="Times New Roman"/>
            <w:sz w:val="24"/>
            <w:szCs w:val="24"/>
          </w:rPr>
          <w:delText>.</w:delText>
        </w:r>
      </w:del>
      <w:r w:rsidR="009C4B1A" w:rsidRPr="00256DE4">
        <w:rPr>
          <w:rFonts w:ascii="Times New Roman" w:hAnsi="Times New Roman" w:cs="Times New Roman"/>
          <w:sz w:val="24"/>
          <w:szCs w:val="24"/>
        </w:rPr>
        <w:t xml:space="preserve"> </w:t>
      </w:r>
      <w:del w:id="35" w:author="Nicholas Duprey" w:date="2019-07-30T09:15:00Z">
        <w:r w:rsidR="009C4B1A" w:rsidRPr="00256DE4" w:rsidDel="008652CE">
          <w:rPr>
            <w:rFonts w:ascii="Times New Roman" w:hAnsi="Times New Roman" w:cs="Times New Roman"/>
            <w:sz w:val="24"/>
            <w:szCs w:val="24"/>
          </w:rPr>
          <w:delText xml:space="preserve">In total </w:delText>
        </w:r>
        <w:r w:rsidR="00953EBF" w:rsidDel="008652CE">
          <w:rPr>
            <w:rFonts w:ascii="Times New Roman" w:hAnsi="Times New Roman" w:cs="Times New Roman"/>
            <w:sz w:val="24"/>
            <w:szCs w:val="24"/>
          </w:rPr>
          <w:delText>598</w:delText>
        </w:r>
        <w:r w:rsidR="00953EBF" w:rsidRPr="00256DE4" w:rsidDel="008652CE">
          <w:rPr>
            <w:rFonts w:ascii="Times New Roman" w:hAnsi="Times New Roman" w:cs="Times New Roman"/>
            <w:sz w:val="24"/>
            <w:szCs w:val="24"/>
          </w:rPr>
          <w:delText xml:space="preserve"> </w:delText>
        </w:r>
        <w:r w:rsidR="009C4B1A" w:rsidRPr="00256DE4" w:rsidDel="008652CE">
          <w:rPr>
            <w:rFonts w:ascii="Times New Roman" w:hAnsi="Times New Roman" w:cs="Times New Roman"/>
            <w:sz w:val="24"/>
            <w:szCs w:val="24"/>
          </w:rPr>
          <w:delText xml:space="preserve">quarterly electronic tag transitions were recorded for tags of known stock of origin </w:delText>
        </w:r>
        <w:r w:rsidR="007367FD" w:rsidDel="008652CE">
          <w:rPr>
            <w:rFonts w:ascii="Times New Roman" w:hAnsi="Times New Roman" w:cs="Times New Roman"/>
            <w:sz w:val="24"/>
            <w:szCs w:val="24"/>
          </w:rPr>
          <w:delText xml:space="preserve">(i.e. </w:delText>
        </w:r>
        <w:r w:rsidR="009C4B1A" w:rsidRPr="00256DE4" w:rsidDel="008652CE">
          <w:rPr>
            <w:rFonts w:ascii="Times New Roman" w:hAnsi="Times New Roman" w:cs="Times New Roman"/>
            <w:sz w:val="24"/>
            <w:szCs w:val="24"/>
          </w:rPr>
          <w:delText xml:space="preserve">that entered or were released in either </w:delText>
        </w:r>
        <w:r w:rsidR="007367FD" w:rsidDel="008652CE">
          <w:rPr>
            <w:rFonts w:ascii="Times New Roman" w:hAnsi="Times New Roman" w:cs="Times New Roman"/>
            <w:sz w:val="24"/>
            <w:szCs w:val="24"/>
          </w:rPr>
          <w:delText>the Gulf of Mexico or the</w:delText>
        </w:r>
        <w:r w:rsidR="009C4B1A" w:rsidRPr="00256DE4" w:rsidDel="008652CE">
          <w:rPr>
            <w:rFonts w:ascii="Times New Roman" w:hAnsi="Times New Roman" w:cs="Times New Roman"/>
            <w:sz w:val="24"/>
            <w:szCs w:val="24"/>
          </w:rPr>
          <w:delText xml:space="preserve"> Mediterranean</w:delText>
        </w:r>
        <w:r w:rsidR="007367FD" w:rsidDel="008652CE">
          <w:rPr>
            <w:rFonts w:ascii="Times New Roman" w:hAnsi="Times New Roman" w:cs="Times New Roman"/>
            <w:sz w:val="24"/>
            <w:szCs w:val="24"/>
          </w:rPr>
          <w:delText>)</w:delText>
        </w:r>
        <w:r w:rsidR="008108ED" w:rsidRPr="00256DE4" w:rsidDel="008652CE">
          <w:rPr>
            <w:rFonts w:ascii="Times New Roman" w:hAnsi="Times New Roman" w:cs="Times New Roman"/>
            <w:sz w:val="24"/>
            <w:szCs w:val="24"/>
          </w:rPr>
          <w:delText xml:space="preserve"> and </w:delText>
        </w:r>
        <w:r w:rsidR="00627D30" w:rsidDel="008652CE">
          <w:rPr>
            <w:rFonts w:ascii="Times New Roman" w:hAnsi="Times New Roman" w:cs="Times New Roman"/>
            <w:sz w:val="24"/>
            <w:szCs w:val="24"/>
          </w:rPr>
          <w:delText>could be assigned to</w:delText>
        </w:r>
        <w:r w:rsidR="008108ED" w:rsidRPr="00256DE4" w:rsidDel="008652CE">
          <w:rPr>
            <w:rFonts w:ascii="Times New Roman" w:hAnsi="Times New Roman" w:cs="Times New Roman"/>
            <w:sz w:val="24"/>
            <w:szCs w:val="24"/>
          </w:rPr>
          <w:delText xml:space="preserve"> age classes</w:delText>
        </w:r>
        <w:r w:rsidR="00281430" w:rsidRPr="00256DE4" w:rsidDel="008652CE">
          <w:rPr>
            <w:rFonts w:ascii="Times New Roman" w:hAnsi="Times New Roman" w:cs="Times New Roman"/>
            <w:sz w:val="24"/>
            <w:szCs w:val="24"/>
          </w:rPr>
          <w:delText xml:space="preserve"> </w:delText>
        </w:r>
      </w:del>
      <w:r w:rsidR="00281430" w:rsidRPr="00256DE4">
        <w:rPr>
          <w:rFonts w:ascii="Times New Roman" w:hAnsi="Times New Roman" w:cs="Times New Roman"/>
          <w:sz w:val="24"/>
          <w:szCs w:val="24"/>
        </w:rPr>
        <w:t>(Fig 2.1B)</w:t>
      </w:r>
      <w:r w:rsidR="009C4B1A" w:rsidRPr="00256DE4">
        <w:rPr>
          <w:rFonts w:ascii="Times New Roman" w:hAnsi="Times New Roman" w:cs="Times New Roman"/>
          <w:sz w:val="24"/>
          <w:szCs w:val="24"/>
        </w:rPr>
        <w:t>.</w:t>
      </w:r>
    </w:p>
    <w:p w14:paraId="4ED41BD6" w14:textId="2EE8B3DB" w:rsidR="00B24664" w:rsidRPr="00256DE4" w:rsidRDefault="00B24664" w:rsidP="001B61C4">
      <w:pPr>
        <w:jc w:val="both"/>
        <w:rPr>
          <w:rFonts w:ascii="Times New Roman" w:hAnsi="Times New Roman" w:cs="Times New Roman"/>
          <w:sz w:val="24"/>
          <w:szCs w:val="24"/>
          <w:u w:val="single"/>
        </w:rPr>
      </w:pPr>
    </w:p>
    <w:p w14:paraId="609593CC" w14:textId="77777777" w:rsidR="0017648E" w:rsidRPr="00256DE4" w:rsidRDefault="0017648E" w:rsidP="0017648E">
      <w:pPr>
        <w:rPr>
          <w:rFonts w:ascii="Times New Roman" w:hAnsi="Times New Roman" w:cs="Times New Roman"/>
          <w:sz w:val="24"/>
          <w:szCs w:val="24"/>
          <w:u w:val="single"/>
        </w:rPr>
      </w:pPr>
    </w:p>
    <w:p w14:paraId="6553E454" w14:textId="77777777" w:rsidR="0017648E" w:rsidRPr="00256DE4" w:rsidRDefault="0017648E" w:rsidP="0017648E">
      <w:pPr>
        <w:rPr>
          <w:rFonts w:ascii="Times New Roman" w:hAnsi="Times New Roman" w:cs="Times New Roman"/>
          <w:sz w:val="24"/>
          <w:szCs w:val="24"/>
          <w:u w:val="single"/>
        </w:rPr>
      </w:pPr>
    </w:p>
    <w:p w14:paraId="5E6B67F2" w14:textId="77777777" w:rsidR="0017648E" w:rsidRPr="00256DE4" w:rsidRDefault="0017648E" w:rsidP="0017648E">
      <w:pPr>
        <w:rPr>
          <w:rFonts w:ascii="Times New Roman" w:hAnsi="Times New Roman" w:cs="Times New Roman"/>
          <w:sz w:val="24"/>
          <w:szCs w:val="24"/>
        </w:rPr>
      </w:pPr>
      <w:r w:rsidRPr="00256DE4">
        <w:rPr>
          <w:rFonts w:ascii="Times New Roman" w:hAnsi="Times New Roman" w:cs="Times New Roman"/>
          <w:noProof/>
          <w:sz w:val="24"/>
          <w:szCs w:val="24"/>
          <w:lang w:val="en-CA" w:eastAsia="en-CA"/>
        </w:rPr>
        <mc:AlternateContent>
          <mc:Choice Requires="wps">
            <w:drawing>
              <wp:anchor distT="45720" distB="45720" distL="114300" distR="114300" simplePos="0" relativeHeight="251685888" behindDoc="0" locked="0" layoutInCell="1" allowOverlap="1" wp14:anchorId="737535CF" wp14:editId="729E2E92">
                <wp:simplePos x="0" y="0"/>
                <wp:positionH relativeFrom="margin">
                  <wp:posOffset>1898733</wp:posOffset>
                </wp:positionH>
                <wp:positionV relativeFrom="paragraph">
                  <wp:posOffset>1196340</wp:posOffset>
                </wp:positionV>
                <wp:extent cx="269875" cy="1404620"/>
                <wp:effectExtent l="0" t="0" r="15875" b="1460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1404620"/>
                        </a:xfrm>
                        <a:prstGeom prst="rect">
                          <a:avLst/>
                        </a:prstGeom>
                        <a:solidFill>
                          <a:srgbClr val="FFFFFF"/>
                        </a:solidFill>
                        <a:ln w="9525">
                          <a:solidFill>
                            <a:srgbClr val="000000"/>
                          </a:solidFill>
                          <a:miter lim="800000"/>
                          <a:headEnd/>
                          <a:tailEnd/>
                        </a:ln>
                      </wps:spPr>
                      <wps:txbx>
                        <w:txbxContent>
                          <w:p w14:paraId="68417687" w14:textId="77777777" w:rsidR="006E5632" w:rsidRDefault="006E5632" w:rsidP="0017648E">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535CF" id="Text Box 2" o:spid="_x0000_s1030" type="#_x0000_t202" style="position:absolute;margin-left:149.5pt;margin-top:94.2pt;width:21.2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">
                <v:textbox style="mso-fit-shape-to-text:t">
                  <w:txbxContent>
                    <w:p w14:paraId="68417687" w14:textId="77777777" w:rsidR="006E5632" w:rsidRDefault="006E5632" w:rsidP="0017648E">
                      <w:r>
                        <w:t>B</w:t>
                      </w:r>
                    </w:p>
                  </w:txbxContent>
                </v:textbox>
                <w10:wrap anchorx="margin"/>
              </v:shape>
            </w:pict>
          </mc:Fallback>
        </mc:AlternateContent>
      </w:r>
      <w:r w:rsidRPr="00256DE4">
        <w:rPr>
          <w:rFonts w:ascii="Times New Roman" w:hAnsi="Times New Roman" w:cs="Times New Roman"/>
          <w:noProof/>
          <w:sz w:val="24"/>
          <w:szCs w:val="24"/>
          <w:lang w:val="en-CA" w:eastAsia="en-CA"/>
        </w:rPr>
        <mc:AlternateContent>
          <mc:Choice Requires="wps">
            <w:drawing>
              <wp:anchor distT="45720" distB="45720" distL="114300" distR="114300" simplePos="0" relativeHeight="251686912" behindDoc="0" locked="0" layoutInCell="1" allowOverlap="1" wp14:anchorId="396D984B" wp14:editId="3C783576">
                <wp:simplePos x="0" y="0"/>
                <wp:positionH relativeFrom="margin">
                  <wp:posOffset>3687776</wp:posOffset>
                </wp:positionH>
                <wp:positionV relativeFrom="paragraph">
                  <wp:posOffset>1196340</wp:posOffset>
                </wp:positionV>
                <wp:extent cx="269875" cy="1404620"/>
                <wp:effectExtent l="0" t="0" r="15875" b="146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1404620"/>
                        </a:xfrm>
                        <a:prstGeom prst="rect">
                          <a:avLst/>
                        </a:prstGeom>
                        <a:solidFill>
                          <a:srgbClr val="FFFFFF"/>
                        </a:solidFill>
                        <a:ln w="9525">
                          <a:solidFill>
                            <a:srgbClr val="000000"/>
                          </a:solidFill>
                          <a:miter lim="800000"/>
                          <a:headEnd/>
                          <a:tailEnd/>
                        </a:ln>
                      </wps:spPr>
                      <wps:txbx>
                        <w:txbxContent>
                          <w:p w14:paraId="18F9566A" w14:textId="77777777" w:rsidR="006E5632" w:rsidRDefault="006E5632" w:rsidP="0017648E">
                            <w: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6D984B" id="_x0000_s1031" type="#_x0000_t202" style="position:absolute;margin-left:290.4pt;margin-top:94.2pt;width:21.25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">
                <v:textbox style="mso-fit-shape-to-text:t">
                  <w:txbxContent>
                    <w:p w14:paraId="18F9566A" w14:textId="77777777" w:rsidR="006E5632" w:rsidRDefault="006E5632" w:rsidP="0017648E">
                      <w:r>
                        <w:t>C</w:t>
                      </w:r>
                    </w:p>
                  </w:txbxContent>
                </v:textbox>
                <w10:wrap anchorx="margin"/>
              </v:shape>
            </w:pict>
          </mc:Fallback>
        </mc:AlternateContent>
      </w:r>
      <w:r w:rsidRPr="00256DE4">
        <w:rPr>
          <w:rFonts w:ascii="Times New Roman" w:hAnsi="Times New Roman" w:cs="Times New Roman"/>
          <w:noProof/>
          <w:sz w:val="24"/>
          <w:szCs w:val="24"/>
          <w:lang w:val="en-CA" w:eastAsia="en-CA"/>
        </w:rPr>
        <mc:AlternateContent>
          <mc:Choice Requires="wps">
            <w:drawing>
              <wp:anchor distT="45720" distB="45720" distL="114300" distR="114300" simplePos="0" relativeHeight="251684864" behindDoc="0" locked="0" layoutInCell="1" allowOverlap="1" wp14:anchorId="6AA7BCE4" wp14:editId="40066C8A">
                <wp:simplePos x="0" y="0"/>
                <wp:positionH relativeFrom="margin">
                  <wp:posOffset>23854</wp:posOffset>
                </wp:positionH>
                <wp:positionV relativeFrom="paragraph">
                  <wp:posOffset>1196146</wp:posOffset>
                </wp:positionV>
                <wp:extent cx="269875" cy="1404620"/>
                <wp:effectExtent l="0" t="0" r="15875" b="14605"/>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1404620"/>
                        </a:xfrm>
                        <a:prstGeom prst="rect">
                          <a:avLst/>
                        </a:prstGeom>
                        <a:solidFill>
                          <a:srgbClr val="FFFFFF"/>
                        </a:solidFill>
                        <a:ln w="9525">
                          <a:solidFill>
                            <a:srgbClr val="000000"/>
                          </a:solidFill>
                          <a:miter lim="800000"/>
                          <a:headEnd/>
                          <a:tailEnd/>
                        </a:ln>
                      </wps:spPr>
                      <wps:txbx>
                        <w:txbxContent>
                          <w:p w14:paraId="0E14AF4A" w14:textId="77777777" w:rsidR="006E5632" w:rsidRDefault="006E5632" w:rsidP="0017648E">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A7BCE4" id="_x0000_s1032" type="#_x0000_t202" style="position:absolute;margin-left:1.9pt;margin-top:94.2pt;width:21.2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">
                <v:textbox style="mso-fit-shape-to-text:t">
                  <w:txbxContent>
                    <w:p w14:paraId="0E14AF4A" w14:textId="77777777" w:rsidR="006E5632" w:rsidRDefault="006E5632" w:rsidP="0017648E">
                      <w:r>
                        <w:t>A</w:t>
                      </w:r>
                    </w:p>
                  </w:txbxContent>
                </v:textbox>
                <w10:wrap anchorx="margin"/>
              </v:shape>
            </w:pict>
          </mc:Fallback>
        </mc:AlternateContent>
      </w:r>
      <w:r w:rsidRPr="00256DE4">
        <w:rPr>
          <w:rFonts w:ascii="Times New Roman" w:hAnsi="Times New Roman" w:cs="Times New Roman"/>
          <w:noProof/>
          <w:sz w:val="24"/>
          <w:szCs w:val="24"/>
          <w:lang w:val="en-CA" w:eastAsia="en-CA"/>
        </w:rPr>
        <w:drawing>
          <wp:inline distT="0" distB="0" distL="0" distR="0" wp14:anchorId="517ED1AF" wp14:editId="093F0177">
            <wp:extent cx="1828800" cy="1726217"/>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SAT diagram tag no season no stra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1726217"/>
                    </a:xfrm>
                    <a:prstGeom prst="rect">
                      <a:avLst/>
                    </a:prstGeom>
                  </pic:spPr>
                </pic:pic>
              </a:graphicData>
            </a:graphic>
          </wp:inline>
        </w:drawing>
      </w:r>
      <w:r w:rsidRPr="00256DE4">
        <w:rPr>
          <w:rFonts w:ascii="Times New Roman" w:hAnsi="Times New Roman" w:cs="Times New Roman"/>
          <w:noProof/>
          <w:sz w:val="24"/>
          <w:szCs w:val="24"/>
          <w:lang w:val="en-CA" w:eastAsia="en-CA"/>
        </w:rPr>
        <w:drawing>
          <wp:inline distT="0" distB="0" distL="0" distR="0" wp14:anchorId="5127F25E" wp14:editId="0489EC93">
            <wp:extent cx="1828800" cy="1636115"/>
            <wp:effectExtent l="0" t="0" r="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SAT diagram tag season no strat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636115"/>
                    </a:xfrm>
                    <a:prstGeom prst="rect">
                      <a:avLst/>
                    </a:prstGeom>
                  </pic:spPr>
                </pic:pic>
              </a:graphicData>
            </a:graphic>
          </wp:inline>
        </w:drawing>
      </w:r>
      <w:r w:rsidRPr="00256DE4">
        <w:rPr>
          <w:rFonts w:ascii="Times New Roman" w:hAnsi="Times New Roman" w:cs="Times New Roman"/>
          <w:noProof/>
          <w:sz w:val="24"/>
          <w:szCs w:val="24"/>
          <w:lang w:val="en-CA" w:eastAsia="en-CA"/>
        </w:rPr>
        <w:drawing>
          <wp:inline distT="0" distB="0" distL="0" distR="0" wp14:anchorId="3A457083" wp14:editId="14FA1268">
            <wp:extent cx="1828800" cy="166654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SAT diagram tag season and stra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666540"/>
                    </a:xfrm>
                    <a:prstGeom prst="rect">
                      <a:avLst/>
                    </a:prstGeom>
                  </pic:spPr>
                </pic:pic>
              </a:graphicData>
            </a:graphic>
          </wp:inline>
        </w:drawing>
      </w:r>
    </w:p>
    <w:p w14:paraId="597F8B4D" w14:textId="77777777" w:rsidR="0017648E" w:rsidRPr="00256DE4" w:rsidRDefault="0017648E" w:rsidP="0017648E">
      <w:pPr>
        <w:rPr>
          <w:rFonts w:ascii="Times New Roman" w:hAnsi="Times New Roman" w:cs="Times New Roman"/>
          <w:sz w:val="24"/>
          <w:szCs w:val="24"/>
        </w:rPr>
      </w:pPr>
    </w:p>
    <w:p w14:paraId="0D0FE164" w14:textId="01C13ED5" w:rsidR="0017648E" w:rsidRPr="00256DE4" w:rsidRDefault="0017648E" w:rsidP="00256DE4">
      <w:pPr>
        <w:jc w:val="both"/>
        <w:rPr>
          <w:rFonts w:ascii="Times New Roman" w:hAnsi="Times New Roman" w:cs="Times New Roman"/>
          <w:sz w:val="24"/>
          <w:szCs w:val="24"/>
        </w:rPr>
      </w:pPr>
      <w:r w:rsidRPr="00256DE4">
        <w:rPr>
          <w:rFonts w:ascii="Times New Roman" w:hAnsi="Times New Roman" w:cs="Times New Roman"/>
          <w:sz w:val="24"/>
          <w:szCs w:val="24"/>
        </w:rPr>
        <w:t>Figure 2.1</w:t>
      </w:r>
      <w:r w:rsidR="00281430" w:rsidRPr="00256DE4">
        <w:rPr>
          <w:rFonts w:ascii="Times New Roman" w:hAnsi="Times New Roman" w:cs="Times New Roman"/>
          <w:sz w:val="24"/>
          <w:szCs w:val="24"/>
        </w:rPr>
        <w:t>A</w:t>
      </w:r>
      <w:r w:rsidRPr="00256DE4">
        <w:rPr>
          <w:rFonts w:ascii="Times New Roman" w:hAnsi="Times New Roman" w:cs="Times New Roman"/>
          <w:sz w:val="24"/>
          <w:szCs w:val="24"/>
        </w:rPr>
        <w:t xml:space="preserve">. </w:t>
      </w:r>
      <w:r w:rsidR="00277AFF">
        <w:rPr>
          <w:rFonts w:ascii="Times New Roman" w:hAnsi="Times New Roman" w:cs="Times New Roman"/>
          <w:sz w:val="24"/>
          <w:szCs w:val="24"/>
        </w:rPr>
        <w:t>Electronic</w:t>
      </w:r>
      <w:r w:rsidR="00277AFF"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tag data was used to inform </w:t>
      </w:r>
      <w:r w:rsidR="001C5908">
        <w:rPr>
          <w:rFonts w:ascii="Times New Roman" w:hAnsi="Times New Roman" w:cs="Times New Roman"/>
          <w:sz w:val="24"/>
          <w:szCs w:val="24"/>
        </w:rPr>
        <w:t xml:space="preserve">quarterly </w:t>
      </w:r>
      <w:r w:rsidRPr="00256DE4">
        <w:rPr>
          <w:rFonts w:ascii="Times New Roman" w:hAnsi="Times New Roman" w:cs="Times New Roman"/>
          <w:sz w:val="24"/>
          <w:szCs w:val="24"/>
        </w:rPr>
        <w:t>transitions. This figure explains how each tag was allocated to a</w:t>
      </w:r>
      <w:r w:rsidR="008468AE">
        <w:rPr>
          <w:rFonts w:ascii="Times New Roman" w:hAnsi="Times New Roman" w:cs="Times New Roman"/>
          <w:sz w:val="24"/>
          <w:szCs w:val="24"/>
        </w:rPr>
        <w:t xml:space="preserve">n </w:t>
      </w:r>
      <w:proofErr w:type="gramStart"/>
      <w:r w:rsidR="00002497">
        <w:rPr>
          <w:rFonts w:ascii="Times New Roman" w:hAnsi="Times New Roman" w:cs="Times New Roman"/>
          <w:sz w:val="24"/>
          <w:szCs w:val="24"/>
        </w:rPr>
        <w:t>strata</w:t>
      </w:r>
      <w:proofErr w:type="gramEnd"/>
      <w:r w:rsidR="008468AE"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(represented as black, red, and </w:t>
      </w:r>
      <w:proofErr w:type="spellStart"/>
      <w:r w:rsidRPr="00256DE4">
        <w:rPr>
          <w:rFonts w:ascii="Times New Roman" w:hAnsi="Times New Roman" w:cs="Times New Roman"/>
          <w:sz w:val="24"/>
          <w:szCs w:val="24"/>
        </w:rPr>
        <w:t>gray</w:t>
      </w:r>
      <w:proofErr w:type="spellEnd"/>
      <w:r w:rsidRPr="00256DE4">
        <w:rPr>
          <w:rFonts w:ascii="Times New Roman" w:hAnsi="Times New Roman" w:cs="Times New Roman"/>
          <w:sz w:val="24"/>
          <w:szCs w:val="24"/>
        </w:rPr>
        <w:t xml:space="preserve"> circles) and </w:t>
      </w:r>
      <w:r w:rsidR="001C5908">
        <w:rPr>
          <w:rFonts w:ascii="Times New Roman" w:hAnsi="Times New Roman" w:cs="Times New Roman"/>
          <w:sz w:val="24"/>
          <w:szCs w:val="24"/>
        </w:rPr>
        <w:t>quarter</w:t>
      </w:r>
      <w:r w:rsidRPr="00256DE4">
        <w:rPr>
          <w:rFonts w:ascii="Times New Roman" w:hAnsi="Times New Roman" w:cs="Times New Roman"/>
          <w:sz w:val="24"/>
          <w:szCs w:val="24"/>
        </w:rPr>
        <w:t xml:space="preserve">. The blue dashed line in (A) represents one </w:t>
      </w:r>
      <w:r w:rsidR="00277AFF">
        <w:rPr>
          <w:rFonts w:ascii="Times New Roman" w:hAnsi="Times New Roman" w:cs="Times New Roman"/>
          <w:sz w:val="24"/>
          <w:szCs w:val="24"/>
        </w:rPr>
        <w:t>electronic</w:t>
      </w:r>
      <w:r w:rsidR="00277AFF"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tag track. In (B) this track is spliced into </w:t>
      </w:r>
      <w:r w:rsidR="001C5908">
        <w:rPr>
          <w:rFonts w:ascii="Times New Roman" w:hAnsi="Times New Roman" w:cs="Times New Roman"/>
          <w:sz w:val="24"/>
          <w:szCs w:val="24"/>
        </w:rPr>
        <w:t>quarters</w:t>
      </w:r>
      <w:r w:rsidR="001C5908"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(here the track is split into different </w:t>
      </w:r>
      <w:r w:rsidR="001C5908">
        <w:rPr>
          <w:rFonts w:ascii="Times New Roman" w:hAnsi="Times New Roman" w:cs="Times New Roman"/>
          <w:sz w:val="24"/>
          <w:szCs w:val="24"/>
        </w:rPr>
        <w:t>quarters</w:t>
      </w:r>
      <w:r w:rsidR="001C5908"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through different colours 1=yellow, 2=green, 3=blue). Then (C) the track for each </w:t>
      </w:r>
      <w:r w:rsidR="001C5908">
        <w:rPr>
          <w:rFonts w:ascii="Times New Roman" w:hAnsi="Times New Roman" w:cs="Times New Roman"/>
          <w:sz w:val="24"/>
          <w:szCs w:val="24"/>
        </w:rPr>
        <w:t>quarter</w:t>
      </w:r>
      <w:r w:rsidR="001C5908" w:rsidRPr="00256DE4">
        <w:rPr>
          <w:rFonts w:ascii="Times New Roman" w:hAnsi="Times New Roman" w:cs="Times New Roman"/>
          <w:sz w:val="24"/>
          <w:szCs w:val="24"/>
        </w:rPr>
        <w:t xml:space="preserve"> </w:t>
      </w:r>
      <w:r w:rsidRPr="00256DE4">
        <w:rPr>
          <w:rFonts w:ascii="Times New Roman" w:hAnsi="Times New Roman" w:cs="Times New Roman"/>
          <w:sz w:val="24"/>
          <w:szCs w:val="24"/>
        </w:rPr>
        <w:t>was allocated to a</w:t>
      </w:r>
      <w:r w:rsidR="008468AE">
        <w:rPr>
          <w:rFonts w:ascii="Times New Roman" w:hAnsi="Times New Roman" w:cs="Times New Roman"/>
          <w:sz w:val="24"/>
          <w:szCs w:val="24"/>
        </w:rPr>
        <w:t xml:space="preserve"> </w:t>
      </w:r>
      <w:proofErr w:type="spellStart"/>
      <w:proofErr w:type="gramStart"/>
      <w:r w:rsidR="00002497">
        <w:rPr>
          <w:rFonts w:ascii="Times New Roman" w:hAnsi="Times New Roman" w:cs="Times New Roman"/>
          <w:sz w:val="24"/>
          <w:szCs w:val="24"/>
        </w:rPr>
        <w:t>spatio</w:t>
      </w:r>
      <w:proofErr w:type="spellEnd"/>
      <w:r w:rsidR="00002497">
        <w:rPr>
          <w:rFonts w:ascii="Times New Roman" w:hAnsi="Times New Roman" w:cs="Times New Roman"/>
          <w:sz w:val="24"/>
          <w:szCs w:val="24"/>
        </w:rPr>
        <w:t xml:space="preserve">-temporal </w:t>
      </w:r>
      <w:r w:rsidR="008468AE">
        <w:rPr>
          <w:rFonts w:ascii="Times New Roman" w:hAnsi="Times New Roman" w:cs="Times New Roman"/>
          <w:sz w:val="24"/>
          <w:szCs w:val="24"/>
        </w:rPr>
        <w:t>strata</w:t>
      </w:r>
      <w:proofErr w:type="gramEnd"/>
      <w:r w:rsidR="008468AE">
        <w:rPr>
          <w:rFonts w:ascii="Times New Roman" w:hAnsi="Times New Roman" w:cs="Times New Roman"/>
          <w:sz w:val="24"/>
          <w:szCs w:val="24"/>
        </w:rPr>
        <w:t xml:space="preserve"> </w:t>
      </w:r>
      <w:r w:rsidR="00953EBF">
        <w:rPr>
          <w:rFonts w:ascii="Times New Roman" w:hAnsi="Times New Roman" w:cs="Times New Roman"/>
          <w:sz w:val="24"/>
          <w:szCs w:val="24"/>
        </w:rPr>
        <w:t xml:space="preserve">(a spatial </w:t>
      </w:r>
      <w:r w:rsidR="00002497">
        <w:rPr>
          <w:rFonts w:ascii="Times New Roman" w:hAnsi="Times New Roman" w:cs="Times New Roman"/>
          <w:sz w:val="24"/>
          <w:szCs w:val="24"/>
        </w:rPr>
        <w:t>strata</w:t>
      </w:r>
      <w:r w:rsidR="00953EBF">
        <w:rPr>
          <w:rFonts w:ascii="Times New Roman" w:hAnsi="Times New Roman" w:cs="Times New Roman"/>
          <w:sz w:val="24"/>
          <w:szCs w:val="24"/>
        </w:rPr>
        <w:t xml:space="preserve">, </w:t>
      </w:r>
      <w:r w:rsidR="004C0F53">
        <w:rPr>
          <w:rFonts w:ascii="Times New Roman" w:hAnsi="Times New Roman" w:cs="Times New Roman"/>
          <w:sz w:val="24"/>
          <w:szCs w:val="24"/>
        </w:rPr>
        <w:t>quarter</w:t>
      </w:r>
      <w:r w:rsidR="00953EBF">
        <w:rPr>
          <w:rFonts w:ascii="Times New Roman" w:hAnsi="Times New Roman" w:cs="Times New Roman"/>
          <w:sz w:val="24"/>
          <w:szCs w:val="24"/>
        </w:rPr>
        <w:t>, age class)</w:t>
      </w:r>
      <w:r w:rsidRPr="00256DE4">
        <w:rPr>
          <w:rFonts w:ascii="Times New Roman" w:hAnsi="Times New Roman" w:cs="Times New Roman"/>
          <w:sz w:val="24"/>
          <w:szCs w:val="24"/>
        </w:rPr>
        <w:t xml:space="preserve">. This was done by counting the days (days are represented as dashes in these figures) the tag spent in each </w:t>
      </w:r>
      <w:proofErr w:type="spellStart"/>
      <w:r w:rsidR="00002497">
        <w:rPr>
          <w:rFonts w:ascii="Times New Roman" w:hAnsi="Times New Roman" w:cs="Times New Roman"/>
          <w:sz w:val="24"/>
          <w:szCs w:val="24"/>
        </w:rPr>
        <w:t>spatio</w:t>
      </w:r>
      <w:proofErr w:type="spellEnd"/>
      <w:r w:rsidR="00002497">
        <w:rPr>
          <w:rFonts w:ascii="Times New Roman" w:hAnsi="Times New Roman" w:cs="Times New Roman"/>
          <w:sz w:val="24"/>
          <w:szCs w:val="24"/>
        </w:rPr>
        <w:t xml:space="preserve">-temporal </w:t>
      </w:r>
      <w:proofErr w:type="gramStart"/>
      <w:r w:rsidR="00002497">
        <w:rPr>
          <w:rFonts w:ascii="Times New Roman" w:hAnsi="Times New Roman" w:cs="Times New Roman"/>
          <w:sz w:val="24"/>
          <w:szCs w:val="24"/>
        </w:rPr>
        <w:t>strata</w:t>
      </w:r>
      <w:proofErr w:type="gramEnd"/>
      <w:r w:rsidRPr="00256DE4">
        <w:rPr>
          <w:rFonts w:ascii="Times New Roman" w:hAnsi="Times New Roman" w:cs="Times New Roman"/>
          <w:sz w:val="24"/>
          <w:szCs w:val="24"/>
        </w:rPr>
        <w:t xml:space="preserve">; the </w:t>
      </w:r>
      <w:r w:rsidR="00002497">
        <w:rPr>
          <w:rFonts w:ascii="Times New Roman" w:hAnsi="Times New Roman" w:cs="Times New Roman"/>
          <w:sz w:val="24"/>
          <w:szCs w:val="24"/>
        </w:rPr>
        <w:t>strata</w:t>
      </w:r>
      <w:r w:rsidR="0079679A"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where the tag spent the most days in a </w:t>
      </w:r>
      <w:r w:rsidR="004C0F53">
        <w:rPr>
          <w:rFonts w:ascii="Times New Roman" w:hAnsi="Times New Roman" w:cs="Times New Roman"/>
          <w:sz w:val="24"/>
          <w:szCs w:val="24"/>
        </w:rPr>
        <w:t>quarter</w:t>
      </w:r>
      <w:r w:rsidR="004C0F53"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was determined to be the location for the tag in that </w:t>
      </w:r>
      <w:r w:rsidR="004C0F53">
        <w:rPr>
          <w:rFonts w:ascii="Times New Roman" w:hAnsi="Times New Roman" w:cs="Times New Roman"/>
          <w:sz w:val="24"/>
          <w:szCs w:val="24"/>
        </w:rPr>
        <w:t>quarter</w:t>
      </w:r>
      <w:r w:rsidRPr="00256DE4">
        <w:rPr>
          <w:rFonts w:ascii="Times New Roman" w:hAnsi="Times New Roman" w:cs="Times New Roman"/>
          <w:sz w:val="24"/>
          <w:szCs w:val="24"/>
        </w:rPr>
        <w:t>.</w:t>
      </w:r>
    </w:p>
    <w:p w14:paraId="354679B1" w14:textId="77777777" w:rsidR="0017648E" w:rsidRPr="00256DE4" w:rsidRDefault="0017648E" w:rsidP="0017648E">
      <w:pPr>
        <w:rPr>
          <w:rFonts w:ascii="Times New Roman" w:hAnsi="Times New Roman" w:cs="Times New Roman"/>
          <w:sz w:val="24"/>
          <w:szCs w:val="24"/>
          <w:u w:val="single"/>
        </w:rPr>
      </w:pPr>
    </w:p>
    <w:p w14:paraId="2016F7CE" w14:textId="35B6C792" w:rsidR="00281430" w:rsidRPr="00256DE4" w:rsidRDefault="00281430" w:rsidP="00281430">
      <w:pPr>
        <w:rPr>
          <w:rFonts w:ascii="Times New Roman" w:hAnsi="Times New Roman" w:cs="Times New Roman"/>
          <w:i/>
          <w:sz w:val="24"/>
          <w:szCs w:val="24"/>
        </w:rPr>
      </w:pPr>
    </w:p>
    <w:p w14:paraId="2C2D6DD5" w14:textId="40130619" w:rsidR="00281430" w:rsidRPr="00256DE4" w:rsidRDefault="004223E1" w:rsidP="00281430">
      <w:pPr>
        <w:rPr>
          <w:rFonts w:ascii="Times New Roman" w:hAnsi="Times New Roman" w:cs="Times New Roman"/>
          <w:sz w:val="24"/>
          <w:szCs w:val="24"/>
        </w:rPr>
      </w:pPr>
      <w:r w:rsidRPr="00256DE4">
        <w:rPr>
          <w:rFonts w:ascii="Times New Roman" w:hAnsi="Times New Roman" w:cs="Times New Roman"/>
          <w:noProof/>
          <w:sz w:val="24"/>
          <w:szCs w:val="24"/>
          <w:lang w:val="en-CA" w:eastAsia="en-CA"/>
        </w:rPr>
        <w:lastRenderedPageBreak/>
        <mc:AlternateContent>
          <mc:Choice Requires="wps">
            <w:drawing>
              <wp:anchor distT="45720" distB="45720" distL="114300" distR="114300" simplePos="0" relativeHeight="251692032" behindDoc="0" locked="0" layoutInCell="1" allowOverlap="1" wp14:anchorId="2D165D99" wp14:editId="1775EB7E">
                <wp:simplePos x="0" y="0"/>
                <wp:positionH relativeFrom="margin">
                  <wp:posOffset>81075</wp:posOffset>
                </wp:positionH>
                <wp:positionV relativeFrom="paragraph">
                  <wp:posOffset>5286</wp:posOffset>
                </wp:positionV>
                <wp:extent cx="1009540" cy="1404620"/>
                <wp:effectExtent l="0" t="0" r="19685" b="14605"/>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540" cy="1404620"/>
                        </a:xfrm>
                        <a:prstGeom prst="rect">
                          <a:avLst/>
                        </a:prstGeom>
                        <a:solidFill>
                          <a:srgbClr val="FFFFFF"/>
                        </a:solidFill>
                        <a:ln w="9525">
                          <a:solidFill>
                            <a:srgbClr val="000000"/>
                          </a:solidFill>
                          <a:miter lim="800000"/>
                          <a:headEnd/>
                          <a:tailEnd/>
                        </a:ln>
                      </wps:spPr>
                      <wps:txbx>
                        <w:txbxContent>
                          <w:p w14:paraId="2AA9B14F" w14:textId="1BB27BF7" w:rsidR="006E5632" w:rsidRDefault="006E5632" w:rsidP="00281430">
                            <w:r>
                              <w:t>All age classes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165D99" id="_x0000_s1033" type="#_x0000_t202" style="position:absolute;margin-left:6.4pt;margin-top:.4pt;width:79.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">
                <v:textbox style="mso-fit-shape-to-text:t">
                  <w:txbxContent>
                    <w:p w14:paraId="2AA9B14F" w14:textId="1BB27BF7" w:rsidR="006E5632" w:rsidRDefault="006E5632" w:rsidP="00281430">
                      <w:r>
                        <w:t>All age classes</w:t>
                      </w:r>
                    </w:p>
                  </w:txbxContent>
                </v:textbox>
                <w10:wrap anchorx="margin"/>
              </v:shape>
            </w:pict>
          </mc:Fallback>
        </mc:AlternateContent>
      </w:r>
      <w:r w:rsidRPr="004223E1">
        <w:rPr>
          <w:noProof/>
          <w:lang w:val="en-CA" w:eastAsia="en-CA"/>
        </w:rPr>
        <w:drawing>
          <wp:inline distT="0" distB="0" distL="0" distR="0" wp14:anchorId="7BC19385" wp14:editId="7B783F95">
            <wp:extent cx="4239011" cy="43039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55394" cy="4320566"/>
                    </a:xfrm>
                    <a:prstGeom prst="rect">
                      <a:avLst/>
                    </a:prstGeom>
                    <a:noFill/>
                    <a:ln>
                      <a:noFill/>
                    </a:ln>
                  </pic:spPr>
                </pic:pic>
              </a:graphicData>
            </a:graphic>
          </wp:inline>
        </w:drawing>
      </w:r>
    </w:p>
    <w:p w14:paraId="65DB4F9B" w14:textId="7D4924D2" w:rsidR="00281430" w:rsidRPr="00256DE4" w:rsidRDefault="004223E1" w:rsidP="00281430">
      <w:pPr>
        <w:rPr>
          <w:rFonts w:ascii="Times New Roman" w:hAnsi="Times New Roman" w:cs="Times New Roman"/>
          <w:sz w:val="24"/>
          <w:szCs w:val="24"/>
        </w:rPr>
      </w:pPr>
      <w:r w:rsidRPr="00256DE4">
        <w:rPr>
          <w:rFonts w:ascii="Times New Roman" w:hAnsi="Times New Roman" w:cs="Times New Roman"/>
          <w:noProof/>
          <w:sz w:val="24"/>
          <w:szCs w:val="24"/>
          <w:lang w:val="en-CA" w:eastAsia="en-CA"/>
        </w:rPr>
        <mc:AlternateContent>
          <mc:Choice Requires="wps">
            <w:drawing>
              <wp:anchor distT="45720" distB="45720" distL="114300" distR="114300" simplePos="0" relativeHeight="251691008" behindDoc="0" locked="0" layoutInCell="1" allowOverlap="1" wp14:anchorId="7B2F4B9B" wp14:editId="4DC8A0F5">
                <wp:simplePos x="0" y="0"/>
                <wp:positionH relativeFrom="column">
                  <wp:posOffset>44077</wp:posOffset>
                </wp:positionH>
                <wp:positionV relativeFrom="paragraph">
                  <wp:posOffset>173465</wp:posOffset>
                </wp:positionV>
                <wp:extent cx="887972" cy="1404620"/>
                <wp:effectExtent l="0" t="0" r="26670" b="14605"/>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972" cy="1404620"/>
                        </a:xfrm>
                        <a:prstGeom prst="rect">
                          <a:avLst/>
                        </a:prstGeom>
                        <a:solidFill>
                          <a:srgbClr val="FFFFFF"/>
                        </a:solidFill>
                        <a:ln w="9525">
                          <a:solidFill>
                            <a:srgbClr val="000000"/>
                          </a:solidFill>
                          <a:miter lim="800000"/>
                          <a:headEnd/>
                          <a:tailEnd/>
                        </a:ln>
                      </wps:spPr>
                      <wps:txbx>
                        <w:txbxContent>
                          <w:p w14:paraId="4B03FFB6" w14:textId="178A0981" w:rsidR="006E5632" w:rsidRDefault="006E5632" w:rsidP="00281430">
                            <w:r>
                              <w:t>Age class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2F4B9B" id="_x0000_s1034" type="#_x0000_t202" style="position:absolute;margin-left:3.45pt;margin-top:13.65pt;width:69.9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">
                <v:textbox style="mso-fit-shape-to-text:t">
                  <w:txbxContent>
                    <w:p w14:paraId="4B03FFB6" w14:textId="178A0981" w:rsidR="006E5632" w:rsidRDefault="006E5632" w:rsidP="00281430">
                      <w:r>
                        <w:t>Age class 1</w:t>
                      </w:r>
                    </w:p>
                  </w:txbxContent>
                </v:textbox>
              </v:shape>
            </w:pict>
          </mc:Fallback>
        </mc:AlternateContent>
      </w:r>
    </w:p>
    <w:p w14:paraId="2989D53C" w14:textId="7F15AADF" w:rsidR="00281430" w:rsidRPr="00256DE4" w:rsidRDefault="004223E1" w:rsidP="00281430">
      <w:pPr>
        <w:rPr>
          <w:rFonts w:ascii="Times New Roman" w:hAnsi="Times New Roman" w:cs="Times New Roman"/>
          <w:sz w:val="24"/>
          <w:szCs w:val="24"/>
        </w:rPr>
      </w:pPr>
      <w:r w:rsidRPr="004223E1">
        <w:rPr>
          <w:noProof/>
          <w:lang w:val="en-CA" w:eastAsia="en-CA"/>
        </w:rPr>
        <w:drawing>
          <wp:inline distT="0" distB="0" distL="0" distR="0" wp14:anchorId="76711135" wp14:editId="5CA86DBC">
            <wp:extent cx="4235775" cy="42971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52275" cy="4313891"/>
                    </a:xfrm>
                    <a:prstGeom prst="rect">
                      <a:avLst/>
                    </a:prstGeom>
                    <a:noFill/>
                    <a:ln>
                      <a:noFill/>
                    </a:ln>
                  </pic:spPr>
                </pic:pic>
              </a:graphicData>
            </a:graphic>
          </wp:inline>
        </w:drawing>
      </w:r>
    </w:p>
    <w:p w14:paraId="27C6362A" w14:textId="735A91A6" w:rsidR="00281430" w:rsidRDefault="004223E1" w:rsidP="00281430">
      <w:pPr>
        <w:rPr>
          <w:rFonts w:ascii="Times New Roman" w:hAnsi="Times New Roman" w:cs="Times New Roman"/>
          <w:sz w:val="24"/>
          <w:szCs w:val="24"/>
        </w:rPr>
      </w:pPr>
      <w:r w:rsidRPr="00256DE4">
        <w:rPr>
          <w:rFonts w:ascii="Times New Roman" w:hAnsi="Times New Roman" w:cs="Times New Roman"/>
          <w:noProof/>
          <w:sz w:val="24"/>
          <w:szCs w:val="24"/>
          <w:lang w:val="en-CA" w:eastAsia="en-CA"/>
        </w:rPr>
        <w:lastRenderedPageBreak/>
        <mc:AlternateContent>
          <mc:Choice Requires="wps">
            <w:drawing>
              <wp:anchor distT="45720" distB="45720" distL="114300" distR="114300" simplePos="0" relativeHeight="251689984" behindDoc="0" locked="0" layoutInCell="1" allowOverlap="1" wp14:anchorId="07428F3A" wp14:editId="58AED559">
                <wp:simplePos x="0" y="0"/>
                <wp:positionH relativeFrom="margin">
                  <wp:align>left</wp:align>
                </wp:positionH>
                <wp:positionV relativeFrom="paragraph">
                  <wp:posOffset>5286</wp:posOffset>
                </wp:positionV>
                <wp:extent cx="1252675" cy="1404620"/>
                <wp:effectExtent l="0" t="0" r="24130" b="14605"/>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675" cy="1404620"/>
                        </a:xfrm>
                        <a:prstGeom prst="rect">
                          <a:avLst/>
                        </a:prstGeom>
                        <a:solidFill>
                          <a:srgbClr val="FFFFFF"/>
                        </a:solidFill>
                        <a:ln w="9525">
                          <a:solidFill>
                            <a:srgbClr val="000000"/>
                          </a:solidFill>
                          <a:miter lim="800000"/>
                          <a:headEnd/>
                          <a:tailEnd/>
                        </a:ln>
                      </wps:spPr>
                      <wps:txbx>
                        <w:txbxContent>
                          <w:p w14:paraId="7375C50D" w14:textId="3E6D01CD" w:rsidR="006E5632" w:rsidRDefault="006E5632" w:rsidP="00281430">
                            <w:r>
                              <w:t>Age class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428F3A" id="_x0000_s1035" type="#_x0000_t202" style="position:absolute;margin-left:0;margin-top:.4pt;width:98.65pt;height:110.6pt;z-index:251689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">
                <v:textbox style="mso-fit-shape-to-text:t">
                  <w:txbxContent>
                    <w:p w14:paraId="7375C50D" w14:textId="3E6D01CD" w:rsidR="006E5632" w:rsidRDefault="006E5632" w:rsidP="00281430">
                      <w:r>
                        <w:t>Age class 2</w:t>
                      </w:r>
                    </w:p>
                  </w:txbxContent>
                </v:textbox>
                <w10:wrap anchorx="margin"/>
              </v:shape>
            </w:pict>
          </mc:Fallback>
        </mc:AlternateContent>
      </w:r>
      <w:r w:rsidRPr="004223E1">
        <w:rPr>
          <w:noProof/>
          <w:lang w:val="en-CA" w:eastAsia="en-CA"/>
        </w:rPr>
        <w:drawing>
          <wp:inline distT="0" distB="0" distL="0" distR="0" wp14:anchorId="7BF2588C" wp14:editId="1B49360E">
            <wp:extent cx="4217868" cy="42053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0879" cy="4218314"/>
                    </a:xfrm>
                    <a:prstGeom prst="rect">
                      <a:avLst/>
                    </a:prstGeom>
                    <a:noFill/>
                    <a:ln>
                      <a:noFill/>
                    </a:ln>
                  </pic:spPr>
                </pic:pic>
              </a:graphicData>
            </a:graphic>
          </wp:inline>
        </w:drawing>
      </w:r>
    </w:p>
    <w:p w14:paraId="74927B39" w14:textId="5FE91B02" w:rsidR="004223E1" w:rsidRDefault="004223E1" w:rsidP="00281430">
      <w:pPr>
        <w:rPr>
          <w:rFonts w:ascii="Times New Roman" w:hAnsi="Times New Roman" w:cs="Times New Roman"/>
          <w:sz w:val="24"/>
          <w:szCs w:val="24"/>
        </w:rPr>
      </w:pPr>
    </w:p>
    <w:p w14:paraId="0CBE054E" w14:textId="69D3E5B8" w:rsidR="004223E1" w:rsidRPr="00256DE4" w:rsidRDefault="004223E1" w:rsidP="00281430">
      <w:pPr>
        <w:rPr>
          <w:rFonts w:ascii="Times New Roman" w:hAnsi="Times New Roman" w:cs="Times New Roman"/>
          <w:sz w:val="24"/>
          <w:szCs w:val="24"/>
        </w:rPr>
      </w:pPr>
      <w:r w:rsidRPr="00256DE4">
        <w:rPr>
          <w:rFonts w:ascii="Times New Roman" w:hAnsi="Times New Roman" w:cs="Times New Roman"/>
          <w:noProof/>
          <w:sz w:val="24"/>
          <w:szCs w:val="24"/>
          <w:lang w:val="en-CA" w:eastAsia="en-CA"/>
        </w:rPr>
        <mc:AlternateContent>
          <mc:Choice Requires="wps">
            <w:drawing>
              <wp:anchor distT="45720" distB="45720" distL="114300" distR="114300" simplePos="0" relativeHeight="251688960" behindDoc="0" locked="0" layoutInCell="1" allowOverlap="1" wp14:anchorId="2C07F9E4" wp14:editId="09B1116B">
                <wp:simplePos x="0" y="0"/>
                <wp:positionH relativeFrom="margin">
                  <wp:align>left</wp:align>
                </wp:positionH>
                <wp:positionV relativeFrom="paragraph">
                  <wp:posOffset>6776</wp:posOffset>
                </wp:positionV>
                <wp:extent cx="977827" cy="1404620"/>
                <wp:effectExtent l="0" t="0" r="13335" b="14605"/>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827" cy="1404620"/>
                        </a:xfrm>
                        <a:prstGeom prst="rect">
                          <a:avLst/>
                        </a:prstGeom>
                        <a:solidFill>
                          <a:srgbClr val="FFFFFF"/>
                        </a:solidFill>
                        <a:ln w="9525">
                          <a:solidFill>
                            <a:srgbClr val="000000"/>
                          </a:solidFill>
                          <a:miter lim="800000"/>
                          <a:headEnd/>
                          <a:tailEnd/>
                        </a:ln>
                      </wps:spPr>
                      <wps:txbx>
                        <w:txbxContent>
                          <w:p w14:paraId="08157F0F" w14:textId="0BF9EBEB" w:rsidR="006E5632" w:rsidRDefault="006E5632" w:rsidP="00281430">
                            <w:r>
                              <w:t>Age class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07F9E4" id="_x0000_s1036" type="#_x0000_t202" style="position:absolute;margin-left:0;margin-top:.55pt;width:77pt;height:110.6pt;z-index:251688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">
                <v:textbox style="mso-fit-shape-to-text:t">
                  <w:txbxContent>
                    <w:p w14:paraId="08157F0F" w14:textId="0BF9EBEB" w:rsidR="006E5632" w:rsidRDefault="006E5632" w:rsidP="00281430">
                      <w:r>
                        <w:t>Age class 3</w:t>
                      </w:r>
                    </w:p>
                  </w:txbxContent>
                </v:textbox>
                <w10:wrap anchorx="margin"/>
              </v:shape>
            </w:pict>
          </mc:Fallback>
        </mc:AlternateContent>
      </w:r>
      <w:r w:rsidRPr="004223E1">
        <w:rPr>
          <w:noProof/>
          <w:lang w:val="en-CA" w:eastAsia="en-CA"/>
        </w:rPr>
        <w:drawing>
          <wp:inline distT="0" distB="0" distL="0" distR="0" wp14:anchorId="51B1A80A" wp14:editId="14FCAAE9">
            <wp:extent cx="4235324" cy="43130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46035" cy="4323916"/>
                    </a:xfrm>
                    <a:prstGeom prst="rect">
                      <a:avLst/>
                    </a:prstGeom>
                    <a:noFill/>
                    <a:ln>
                      <a:noFill/>
                    </a:ln>
                  </pic:spPr>
                </pic:pic>
              </a:graphicData>
            </a:graphic>
          </wp:inline>
        </w:drawing>
      </w:r>
    </w:p>
    <w:p w14:paraId="7A18BB27" w14:textId="4742D436" w:rsidR="00281430" w:rsidRPr="00256DE4" w:rsidRDefault="00281430" w:rsidP="00281430">
      <w:pPr>
        <w:rPr>
          <w:rFonts w:ascii="Times New Roman" w:hAnsi="Times New Roman" w:cs="Times New Roman"/>
          <w:sz w:val="24"/>
          <w:szCs w:val="24"/>
        </w:rPr>
      </w:pPr>
    </w:p>
    <w:p w14:paraId="21D0B577" w14:textId="61C7CAC2" w:rsidR="00281430" w:rsidRPr="00256DE4" w:rsidRDefault="00281430" w:rsidP="00256DE4">
      <w:pPr>
        <w:jc w:val="both"/>
        <w:rPr>
          <w:rFonts w:ascii="Times New Roman" w:hAnsi="Times New Roman" w:cs="Times New Roman"/>
          <w:sz w:val="24"/>
          <w:szCs w:val="24"/>
        </w:rPr>
      </w:pPr>
      <w:r w:rsidRPr="00256DE4">
        <w:rPr>
          <w:rFonts w:ascii="Times New Roman" w:hAnsi="Times New Roman" w:cs="Times New Roman"/>
          <w:sz w:val="24"/>
          <w:szCs w:val="24"/>
        </w:rPr>
        <w:t xml:space="preserve">Figure 2.1B. </w:t>
      </w:r>
      <w:r w:rsidR="004C0F53">
        <w:rPr>
          <w:rFonts w:ascii="Times New Roman" w:hAnsi="Times New Roman" w:cs="Times New Roman"/>
          <w:sz w:val="24"/>
          <w:szCs w:val="24"/>
        </w:rPr>
        <w:t>Observed e</w:t>
      </w:r>
      <w:r w:rsidRPr="00256DE4">
        <w:rPr>
          <w:rFonts w:ascii="Times New Roman" w:hAnsi="Times New Roman" w:cs="Times New Roman"/>
          <w:sz w:val="24"/>
          <w:szCs w:val="24"/>
        </w:rPr>
        <w:t xml:space="preserve">lectronic tag transitions </w:t>
      </w:r>
      <w:r w:rsidR="00687CCC">
        <w:rPr>
          <w:rFonts w:ascii="Times New Roman" w:hAnsi="Times New Roman" w:cs="Times New Roman"/>
          <w:sz w:val="24"/>
          <w:szCs w:val="24"/>
        </w:rPr>
        <w:t>among</w:t>
      </w:r>
      <w:r w:rsidR="00687CCC" w:rsidRPr="00256DE4">
        <w:rPr>
          <w:rFonts w:ascii="Times New Roman" w:hAnsi="Times New Roman" w:cs="Times New Roman"/>
          <w:sz w:val="24"/>
          <w:szCs w:val="24"/>
        </w:rPr>
        <w:t xml:space="preserve"> </w:t>
      </w:r>
      <w:r w:rsidR="00002497">
        <w:rPr>
          <w:rFonts w:ascii="Times New Roman" w:hAnsi="Times New Roman" w:cs="Times New Roman"/>
          <w:sz w:val="24"/>
          <w:szCs w:val="24"/>
        </w:rPr>
        <w:t>spatial strata</w:t>
      </w:r>
      <w:r w:rsidRPr="00256DE4">
        <w:rPr>
          <w:rFonts w:ascii="Times New Roman" w:hAnsi="Times New Roman" w:cs="Times New Roman"/>
          <w:sz w:val="24"/>
          <w:szCs w:val="24"/>
        </w:rPr>
        <w:t xml:space="preserve"> by</w:t>
      </w:r>
      <w:r w:rsidR="004C0F53">
        <w:rPr>
          <w:rFonts w:ascii="Times New Roman" w:hAnsi="Times New Roman" w:cs="Times New Roman"/>
          <w:sz w:val="24"/>
          <w:szCs w:val="24"/>
        </w:rPr>
        <w:t xml:space="preserve"> stock and</w:t>
      </w:r>
      <w:r w:rsidRPr="00256DE4">
        <w:rPr>
          <w:rFonts w:ascii="Times New Roman" w:hAnsi="Times New Roman" w:cs="Times New Roman"/>
          <w:sz w:val="24"/>
          <w:szCs w:val="24"/>
        </w:rPr>
        <w:t xml:space="preserve"> quarter. These are tags present in a particular </w:t>
      </w:r>
      <w:r w:rsidR="00002497">
        <w:rPr>
          <w:rFonts w:ascii="Times New Roman" w:hAnsi="Times New Roman" w:cs="Times New Roman"/>
          <w:sz w:val="24"/>
          <w:szCs w:val="24"/>
        </w:rPr>
        <w:t>stratum</w:t>
      </w:r>
      <w:r w:rsidR="008468AE" w:rsidRPr="00256DE4">
        <w:rPr>
          <w:rFonts w:ascii="Times New Roman" w:hAnsi="Times New Roman" w:cs="Times New Roman"/>
          <w:sz w:val="24"/>
          <w:szCs w:val="24"/>
        </w:rPr>
        <w:t xml:space="preserve"> </w:t>
      </w:r>
      <w:r w:rsidRPr="00256DE4">
        <w:rPr>
          <w:rFonts w:ascii="Times New Roman" w:hAnsi="Times New Roman" w:cs="Times New Roman"/>
          <w:sz w:val="24"/>
          <w:szCs w:val="24"/>
        </w:rPr>
        <w:t>(row) that move to a</w:t>
      </w:r>
      <w:del w:id="36" w:author="Nicholas Duprey" w:date="2019-07-30T09:03:00Z">
        <w:r w:rsidR="008468AE" w:rsidDel="00DA4838">
          <w:rPr>
            <w:rFonts w:ascii="Times New Roman" w:hAnsi="Times New Roman" w:cs="Times New Roman"/>
            <w:sz w:val="24"/>
            <w:szCs w:val="24"/>
          </w:rPr>
          <w:delText>n</w:delText>
        </w:r>
      </w:del>
      <w:r w:rsidRPr="00256DE4">
        <w:rPr>
          <w:rFonts w:ascii="Times New Roman" w:hAnsi="Times New Roman" w:cs="Times New Roman"/>
          <w:sz w:val="24"/>
          <w:szCs w:val="24"/>
        </w:rPr>
        <w:t xml:space="preserve"> </w:t>
      </w:r>
      <w:r w:rsidR="00002497">
        <w:rPr>
          <w:rFonts w:ascii="Times New Roman" w:hAnsi="Times New Roman" w:cs="Times New Roman"/>
          <w:sz w:val="24"/>
          <w:szCs w:val="24"/>
        </w:rPr>
        <w:t>stratum</w:t>
      </w:r>
      <w:r w:rsidR="008468AE" w:rsidRPr="00256DE4">
        <w:rPr>
          <w:rFonts w:ascii="Times New Roman" w:hAnsi="Times New Roman" w:cs="Times New Roman"/>
          <w:sz w:val="24"/>
          <w:szCs w:val="24"/>
        </w:rPr>
        <w:t xml:space="preserve"> </w:t>
      </w:r>
      <w:r w:rsidR="00687CCC">
        <w:rPr>
          <w:rFonts w:ascii="Times New Roman" w:hAnsi="Times New Roman" w:cs="Times New Roman"/>
          <w:sz w:val="24"/>
          <w:szCs w:val="24"/>
        </w:rPr>
        <w:t xml:space="preserve">(column) </w:t>
      </w:r>
      <w:r w:rsidRPr="00256DE4">
        <w:rPr>
          <w:rFonts w:ascii="Times New Roman" w:hAnsi="Times New Roman" w:cs="Times New Roman"/>
          <w:sz w:val="24"/>
          <w:szCs w:val="24"/>
        </w:rPr>
        <w:t xml:space="preserve">in the </w:t>
      </w:r>
      <w:r w:rsidR="00687CCC">
        <w:rPr>
          <w:rFonts w:ascii="Times New Roman" w:hAnsi="Times New Roman" w:cs="Times New Roman"/>
          <w:sz w:val="24"/>
          <w:szCs w:val="24"/>
        </w:rPr>
        <w:t>following</w:t>
      </w:r>
      <w:r w:rsidR="00687CCC"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quarter. The solid line represents </w:t>
      </w:r>
      <w:r w:rsidR="00002497">
        <w:rPr>
          <w:rFonts w:ascii="Times New Roman" w:hAnsi="Times New Roman" w:cs="Times New Roman"/>
          <w:sz w:val="24"/>
          <w:szCs w:val="24"/>
        </w:rPr>
        <w:t>stra</w:t>
      </w:r>
      <w:r w:rsidR="003B4B93">
        <w:rPr>
          <w:rFonts w:ascii="Times New Roman" w:hAnsi="Times New Roman" w:cs="Times New Roman"/>
          <w:sz w:val="24"/>
          <w:szCs w:val="24"/>
        </w:rPr>
        <w:t>t</w:t>
      </w:r>
      <w:r w:rsidR="00002497">
        <w:rPr>
          <w:rFonts w:ascii="Times New Roman" w:hAnsi="Times New Roman" w:cs="Times New Roman"/>
          <w:sz w:val="24"/>
          <w:szCs w:val="24"/>
        </w:rPr>
        <w:t>a</w:t>
      </w:r>
      <w:r w:rsidR="008468AE"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available to the </w:t>
      </w:r>
      <w:r w:rsidR="00524960">
        <w:rPr>
          <w:rFonts w:ascii="Times New Roman" w:hAnsi="Times New Roman" w:cs="Times New Roman"/>
          <w:sz w:val="24"/>
          <w:szCs w:val="24"/>
        </w:rPr>
        <w:t>W</w:t>
      </w:r>
      <w:r w:rsidRPr="00256DE4">
        <w:rPr>
          <w:rFonts w:ascii="Times New Roman" w:hAnsi="Times New Roman" w:cs="Times New Roman"/>
          <w:sz w:val="24"/>
          <w:szCs w:val="24"/>
        </w:rPr>
        <w:t xml:space="preserve">estern </w:t>
      </w:r>
      <w:del w:id="37" w:author="Nicholas Duprey" w:date="2019-07-30T09:03:00Z">
        <w:r w:rsidRPr="00256DE4" w:rsidDel="00DA4838">
          <w:rPr>
            <w:rFonts w:ascii="Times New Roman" w:hAnsi="Times New Roman" w:cs="Times New Roman"/>
            <w:sz w:val="24"/>
            <w:szCs w:val="24"/>
          </w:rPr>
          <w:delText>s</w:delText>
        </w:r>
      </w:del>
      <w:ins w:id="38" w:author="Nicholas Duprey" w:date="2019-07-30T09:03:00Z">
        <w:r w:rsidR="00DA4838">
          <w:rPr>
            <w:rFonts w:ascii="Times New Roman" w:hAnsi="Times New Roman" w:cs="Times New Roman"/>
            <w:sz w:val="24"/>
            <w:szCs w:val="24"/>
          </w:rPr>
          <w:t>S</w:t>
        </w:r>
      </w:ins>
      <w:r w:rsidRPr="00256DE4">
        <w:rPr>
          <w:rFonts w:ascii="Times New Roman" w:hAnsi="Times New Roman" w:cs="Times New Roman"/>
          <w:sz w:val="24"/>
          <w:szCs w:val="24"/>
        </w:rPr>
        <w:t>tock</w:t>
      </w:r>
      <w:r w:rsidR="004C0F53">
        <w:rPr>
          <w:rFonts w:ascii="Times New Roman" w:hAnsi="Times New Roman" w:cs="Times New Roman"/>
          <w:sz w:val="24"/>
          <w:szCs w:val="24"/>
        </w:rPr>
        <w:t xml:space="preserve"> (</w:t>
      </w:r>
      <w:r w:rsidR="000E12C0">
        <w:rPr>
          <w:rFonts w:ascii="Times New Roman" w:hAnsi="Times New Roman" w:cs="Times New Roman"/>
          <w:sz w:val="24"/>
          <w:szCs w:val="24"/>
        </w:rPr>
        <w:t>i.e. excludes</w:t>
      </w:r>
      <w:r w:rsidR="004C0F53">
        <w:rPr>
          <w:rFonts w:ascii="Times New Roman" w:hAnsi="Times New Roman" w:cs="Times New Roman"/>
          <w:sz w:val="24"/>
          <w:szCs w:val="24"/>
        </w:rPr>
        <w:t xml:space="preserve"> the MED)</w:t>
      </w:r>
      <w:r w:rsidRPr="00256DE4">
        <w:rPr>
          <w:rFonts w:ascii="Times New Roman" w:hAnsi="Times New Roman" w:cs="Times New Roman"/>
          <w:sz w:val="24"/>
          <w:szCs w:val="24"/>
        </w:rPr>
        <w:t>, the dashed line</w:t>
      </w:r>
      <w:r w:rsidR="004C0F53">
        <w:rPr>
          <w:rFonts w:ascii="Times New Roman" w:hAnsi="Times New Roman" w:cs="Times New Roman"/>
          <w:sz w:val="24"/>
          <w:szCs w:val="24"/>
        </w:rPr>
        <w:t xml:space="preserve"> represents</w:t>
      </w:r>
      <w:r w:rsidRPr="00256DE4">
        <w:rPr>
          <w:rFonts w:ascii="Times New Roman" w:hAnsi="Times New Roman" w:cs="Times New Roman"/>
          <w:sz w:val="24"/>
          <w:szCs w:val="24"/>
        </w:rPr>
        <w:t xml:space="preserve"> </w:t>
      </w:r>
      <w:r w:rsidR="00002497">
        <w:rPr>
          <w:rFonts w:ascii="Times New Roman" w:hAnsi="Times New Roman" w:cs="Times New Roman"/>
          <w:sz w:val="24"/>
          <w:szCs w:val="24"/>
        </w:rPr>
        <w:t>strata</w:t>
      </w:r>
      <w:r w:rsidR="008468AE"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available to the </w:t>
      </w:r>
      <w:r w:rsidR="003B4B93">
        <w:rPr>
          <w:rFonts w:ascii="Times New Roman" w:hAnsi="Times New Roman" w:cs="Times New Roman"/>
          <w:sz w:val="24"/>
          <w:szCs w:val="24"/>
        </w:rPr>
        <w:t>E</w:t>
      </w:r>
      <w:r w:rsidRPr="00256DE4">
        <w:rPr>
          <w:rFonts w:ascii="Times New Roman" w:hAnsi="Times New Roman" w:cs="Times New Roman"/>
          <w:sz w:val="24"/>
          <w:szCs w:val="24"/>
        </w:rPr>
        <w:t xml:space="preserve">astern </w:t>
      </w:r>
      <w:del w:id="39" w:author="Nicholas Duprey" w:date="2019-07-30T09:03:00Z">
        <w:r w:rsidRPr="00256DE4" w:rsidDel="00DA4838">
          <w:rPr>
            <w:rFonts w:ascii="Times New Roman" w:hAnsi="Times New Roman" w:cs="Times New Roman"/>
            <w:sz w:val="24"/>
            <w:szCs w:val="24"/>
          </w:rPr>
          <w:delText>s</w:delText>
        </w:r>
      </w:del>
      <w:ins w:id="40" w:author="Nicholas Duprey" w:date="2019-07-30T09:03:00Z">
        <w:r w:rsidR="00DA4838">
          <w:rPr>
            <w:rFonts w:ascii="Times New Roman" w:hAnsi="Times New Roman" w:cs="Times New Roman"/>
            <w:sz w:val="24"/>
            <w:szCs w:val="24"/>
          </w:rPr>
          <w:t>S</w:t>
        </w:r>
      </w:ins>
      <w:r w:rsidRPr="00256DE4">
        <w:rPr>
          <w:rFonts w:ascii="Times New Roman" w:hAnsi="Times New Roman" w:cs="Times New Roman"/>
          <w:sz w:val="24"/>
          <w:szCs w:val="24"/>
        </w:rPr>
        <w:t>tock</w:t>
      </w:r>
      <w:r w:rsidR="004C0F53">
        <w:rPr>
          <w:rFonts w:ascii="Times New Roman" w:hAnsi="Times New Roman" w:cs="Times New Roman"/>
          <w:sz w:val="24"/>
          <w:szCs w:val="24"/>
        </w:rPr>
        <w:t xml:space="preserve"> (</w:t>
      </w:r>
      <w:r w:rsidR="000E12C0">
        <w:rPr>
          <w:rFonts w:ascii="Times New Roman" w:hAnsi="Times New Roman" w:cs="Times New Roman"/>
          <w:sz w:val="24"/>
          <w:szCs w:val="24"/>
        </w:rPr>
        <w:t>i.e. excludes</w:t>
      </w:r>
      <w:r w:rsidR="004C0F53">
        <w:rPr>
          <w:rFonts w:ascii="Times New Roman" w:hAnsi="Times New Roman" w:cs="Times New Roman"/>
          <w:sz w:val="24"/>
          <w:szCs w:val="24"/>
        </w:rPr>
        <w:t xml:space="preserve"> the GOM)</w:t>
      </w:r>
      <w:r w:rsidRPr="00256DE4">
        <w:rPr>
          <w:rFonts w:ascii="Times New Roman" w:hAnsi="Times New Roman" w:cs="Times New Roman"/>
          <w:sz w:val="24"/>
          <w:szCs w:val="24"/>
        </w:rPr>
        <w:t xml:space="preserve">. The shaded diagonal cells highlight tags that did not move </w:t>
      </w:r>
      <w:r w:rsidR="00002497">
        <w:rPr>
          <w:rFonts w:ascii="Times New Roman" w:hAnsi="Times New Roman" w:cs="Times New Roman"/>
          <w:sz w:val="24"/>
          <w:szCs w:val="24"/>
        </w:rPr>
        <w:t>strata</w:t>
      </w:r>
      <w:r w:rsidR="008468AE"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from one quarter to the next. Age class 1 </w:t>
      </w:r>
      <w:r w:rsidR="00687CCC">
        <w:rPr>
          <w:rFonts w:ascii="Times New Roman" w:hAnsi="Times New Roman" w:cs="Times New Roman"/>
          <w:sz w:val="24"/>
          <w:szCs w:val="24"/>
        </w:rPr>
        <w:t xml:space="preserve">consists of </w:t>
      </w:r>
      <w:proofErr w:type="gramStart"/>
      <w:r w:rsidRPr="00256DE4">
        <w:rPr>
          <w:rFonts w:ascii="Times New Roman" w:hAnsi="Times New Roman" w:cs="Times New Roman"/>
          <w:sz w:val="24"/>
          <w:szCs w:val="24"/>
        </w:rPr>
        <w:t>1-4 year</w:t>
      </w:r>
      <w:proofErr w:type="gramEnd"/>
      <w:r w:rsidRPr="00256DE4">
        <w:rPr>
          <w:rFonts w:ascii="Times New Roman" w:hAnsi="Times New Roman" w:cs="Times New Roman"/>
          <w:sz w:val="24"/>
          <w:szCs w:val="24"/>
        </w:rPr>
        <w:t xml:space="preserve"> olds; age class 2 </w:t>
      </w:r>
      <w:r w:rsidR="00687CCC">
        <w:rPr>
          <w:rFonts w:ascii="Times New Roman" w:hAnsi="Times New Roman" w:cs="Times New Roman"/>
          <w:sz w:val="24"/>
          <w:szCs w:val="24"/>
        </w:rPr>
        <w:t>consists of</w:t>
      </w:r>
      <w:r w:rsidRPr="00256DE4">
        <w:rPr>
          <w:rFonts w:ascii="Times New Roman" w:hAnsi="Times New Roman" w:cs="Times New Roman"/>
          <w:sz w:val="24"/>
          <w:szCs w:val="24"/>
        </w:rPr>
        <w:t xml:space="preserve"> 5-8 year olds; age class 3 </w:t>
      </w:r>
      <w:r w:rsidR="00687CCC">
        <w:rPr>
          <w:rFonts w:ascii="Times New Roman" w:hAnsi="Times New Roman" w:cs="Times New Roman"/>
          <w:sz w:val="24"/>
          <w:szCs w:val="24"/>
        </w:rPr>
        <w:t>consists of</w:t>
      </w:r>
      <w:r w:rsidRPr="00256DE4">
        <w:rPr>
          <w:rFonts w:ascii="Times New Roman" w:hAnsi="Times New Roman" w:cs="Times New Roman"/>
          <w:sz w:val="24"/>
          <w:szCs w:val="24"/>
        </w:rPr>
        <w:t xml:space="preserve"> 9+ year olds. </w:t>
      </w:r>
      <w:r w:rsidR="00687CCC">
        <w:rPr>
          <w:rFonts w:ascii="Times New Roman" w:hAnsi="Times New Roman" w:cs="Times New Roman"/>
          <w:sz w:val="24"/>
          <w:szCs w:val="24"/>
        </w:rPr>
        <w:t xml:space="preserve">These transitions are derived from 1307 individual tags. </w:t>
      </w:r>
    </w:p>
    <w:p w14:paraId="5ECE5817" w14:textId="77777777" w:rsidR="00281430" w:rsidRPr="00256DE4" w:rsidRDefault="00281430" w:rsidP="00281430">
      <w:pPr>
        <w:rPr>
          <w:rFonts w:ascii="Times New Roman" w:hAnsi="Times New Roman" w:cs="Times New Roman"/>
          <w:sz w:val="24"/>
          <w:szCs w:val="24"/>
        </w:rPr>
      </w:pPr>
    </w:p>
    <w:p w14:paraId="3A3CC692" w14:textId="47D45D11" w:rsidR="00B24664" w:rsidRPr="00256DE4" w:rsidRDefault="00B24664" w:rsidP="001B61C4">
      <w:pPr>
        <w:jc w:val="both"/>
        <w:rPr>
          <w:rFonts w:ascii="Times New Roman" w:hAnsi="Times New Roman" w:cs="Times New Roman"/>
          <w:sz w:val="24"/>
          <w:szCs w:val="24"/>
        </w:rPr>
      </w:pPr>
      <w:r w:rsidRPr="00256DE4">
        <w:rPr>
          <w:rFonts w:ascii="Times New Roman" w:hAnsi="Times New Roman" w:cs="Times New Roman"/>
          <w:sz w:val="24"/>
          <w:szCs w:val="24"/>
        </w:rPr>
        <w:t xml:space="preserve">Catch data provide scale to stock assessments. </w:t>
      </w:r>
      <w:r w:rsidR="00687CCC">
        <w:rPr>
          <w:rFonts w:ascii="Times New Roman" w:hAnsi="Times New Roman" w:cs="Times New Roman"/>
          <w:sz w:val="24"/>
          <w:szCs w:val="24"/>
        </w:rPr>
        <w:t>It follows that s</w:t>
      </w:r>
      <w:r w:rsidRPr="00256DE4">
        <w:rPr>
          <w:rFonts w:ascii="Times New Roman" w:hAnsi="Times New Roman" w:cs="Times New Roman"/>
          <w:sz w:val="24"/>
          <w:szCs w:val="24"/>
        </w:rPr>
        <w:t xml:space="preserve">patial stock of origin data are necessary to estimate the relative magnitude of the various stocks in a multi-stock model (to correctly assign catches to stock). Currently the model uses stock of origin data derived from the otolith microchemistry </w:t>
      </w:r>
      <w:r w:rsidR="008108ED" w:rsidRPr="00256DE4">
        <w:rPr>
          <w:rFonts w:ascii="Times New Roman" w:hAnsi="Times New Roman" w:cs="Times New Roman"/>
          <w:sz w:val="24"/>
          <w:szCs w:val="24"/>
        </w:rPr>
        <w:t xml:space="preserve">and genetic </w:t>
      </w:r>
      <w:r w:rsidRPr="00256DE4">
        <w:rPr>
          <w:rFonts w:ascii="Times New Roman" w:hAnsi="Times New Roman" w:cs="Times New Roman"/>
          <w:sz w:val="24"/>
          <w:szCs w:val="24"/>
        </w:rPr>
        <w:t>research of AZTI, UMCES</w:t>
      </w:r>
      <w:r w:rsidR="008108ED" w:rsidRPr="00256DE4">
        <w:rPr>
          <w:rFonts w:ascii="Times New Roman" w:hAnsi="Times New Roman" w:cs="Times New Roman"/>
          <w:sz w:val="24"/>
          <w:szCs w:val="24"/>
        </w:rPr>
        <w:t>, GBYP,</w:t>
      </w:r>
      <w:r w:rsidRPr="00256DE4">
        <w:rPr>
          <w:rFonts w:ascii="Times New Roman" w:hAnsi="Times New Roman" w:cs="Times New Roman"/>
          <w:sz w:val="24"/>
          <w:szCs w:val="24"/>
        </w:rPr>
        <w:t xml:space="preserve"> and DFO (Table </w:t>
      </w:r>
      <w:r w:rsidR="007D2E3B" w:rsidRPr="00256DE4">
        <w:rPr>
          <w:rFonts w:ascii="Times New Roman" w:hAnsi="Times New Roman" w:cs="Times New Roman"/>
          <w:sz w:val="24"/>
          <w:szCs w:val="24"/>
        </w:rPr>
        <w:t>2.</w:t>
      </w:r>
      <w:r w:rsidR="008108ED" w:rsidRPr="00256DE4">
        <w:rPr>
          <w:rFonts w:ascii="Times New Roman" w:hAnsi="Times New Roman" w:cs="Times New Roman"/>
          <w:sz w:val="24"/>
          <w:szCs w:val="24"/>
        </w:rPr>
        <w:t>5 and Table 2.6</w:t>
      </w:r>
      <w:ins w:id="41" w:author="Nicholas Duprey" w:date="2019-07-30T09:21:00Z">
        <w:r w:rsidR="0092427D">
          <w:rPr>
            <w:rFonts w:ascii="Times New Roman" w:hAnsi="Times New Roman" w:cs="Times New Roman"/>
            <w:sz w:val="24"/>
            <w:szCs w:val="24"/>
          </w:rPr>
          <w:t>A-D</w:t>
        </w:r>
      </w:ins>
      <w:del w:id="42" w:author="Nicholas Duprey" w:date="2019-07-30T09:21:00Z">
        <w:r w:rsidR="008108ED" w:rsidRPr="00256DE4" w:rsidDel="0092427D">
          <w:rPr>
            <w:rFonts w:ascii="Times New Roman" w:hAnsi="Times New Roman" w:cs="Times New Roman"/>
            <w:sz w:val="24"/>
            <w:szCs w:val="24"/>
          </w:rPr>
          <w:delText>B</w:delText>
        </w:r>
      </w:del>
      <w:r w:rsidRPr="00256DE4">
        <w:rPr>
          <w:rFonts w:ascii="Times New Roman" w:hAnsi="Times New Roman" w:cs="Times New Roman"/>
          <w:sz w:val="24"/>
          <w:szCs w:val="24"/>
        </w:rPr>
        <w:t>).</w:t>
      </w:r>
    </w:p>
    <w:p w14:paraId="489AA31C" w14:textId="77777777" w:rsidR="00093196" w:rsidRPr="00256DE4" w:rsidRDefault="00093196" w:rsidP="001B61C4">
      <w:pPr>
        <w:jc w:val="both"/>
        <w:rPr>
          <w:rFonts w:ascii="Times New Roman" w:hAnsi="Times New Roman" w:cs="Times New Roman"/>
          <w:sz w:val="24"/>
          <w:szCs w:val="24"/>
        </w:rPr>
      </w:pPr>
    </w:p>
    <w:p w14:paraId="6F703B5E" w14:textId="4A0F01E4" w:rsidR="00B24664" w:rsidRPr="00256DE4" w:rsidRDefault="00093196" w:rsidP="001B61C4">
      <w:pPr>
        <w:jc w:val="both"/>
        <w:rPr>
          <w:rFonts w:ascii="Times New Roman" w:hAnsi="Times New Roman" w:cs="Times New Roman"/>
          <w:sz w:val="24"/>
          <w:szCs w:val="24"/>
        </w:rPr>
      </w:pPr>
      <w:r w:rsidRPr="00256DE4">
        <w:rPr>
          <w:rFonts w:ascii="Times New Roman" w:hAnsi="Times New Roman" w:cs="Times New Roman"/>
          <w:sz w:val="24"/>
          <w:szCs w:val="24"/>
        </w:rPr>
        <w:t xml:space="preserve">There is uncertainty in regard to the stock of origin of bluefin </w:t>
      </w:r>
      <w:r w:rsidR="008108ED" w:rsidRPr="00256DE4">
        <w:rPr>
          <w:rFonts w:ascii="Times New Roman" w:hAnsi="Times New Roman" w:cs="Times New Roman"/>
          <w:sz w:val="24"/>
          <w:szCs w:val="24"/>
        </w:rPr>
        <w:t xml:space="preserve">tuna </w:t>
      </w:r>
      <w:r w:rsidRPr="00256DE4">
        <w:rPr>
          <w:rFonts w:ascii="Times New Roman" w:hAnsi="Times New Roman" w:cs="Times New Roman"/>
          <w:sz w:val="24"/>
          <w:szCs w:val="24"/>
        </w:rPr>
        <w:t xml:space="preserve">catches in the South Atlantic </w:t>
      </w:r>
      <w:r w:rsidR="006E689F">
        <w:rPr>
          <w:rFonts w:ascii="Times New Roman" w:hAnsi="Times New Roman" w:cs="Times New Roman"/>
          <w:sz w:val="24"/>
          <w:szCs w:val="24"/>
        </w:rPr>
        <w:t>that were</w:t>
      </w:r>
      <w:r w:rsidRPr="00256DE4">
        <w:rPr>
          <w:rFonts w:ascii="Times New Roman" w:hAnsi="Times New Roman" w:cs="Times New Roman"/>
          <w:sz w:val="24"/>
          <w:szCs w:val="24"/>
        </w:rPr>
        <w:t xml:space="preserve"> </w:t>
      </w:r>
      <w:r w:rsidR="0021783C" w:rsidRPr="00256DE4">
        <w:rPr>
          <w:rFonts w:ascii="Times New Roman" w:hAnsi="Times New Roman" w:cs="Times New Roman"/>
          <w:sz w:val="24"/>
          <w:szCs w:val="24"/>
        </w:rPr>
        <w:t xml:space="preserve">reported prior to 1970. </w:t>
      </w:r>
      <w:r w:rsidR="006E689F">
        <w:rPr>
          <w:rFonts w:ascii="Times New Roman" w:hAnsi="Times New Roman" w:cs="Times New Roman"/>
          <w:sz w:val="24"/>
          <w:szCs w:val="24"/>
        </w:rPr>
        <w:t>For the Base Case,</w:t>
      </w:r>
      <w:r w:rsidR="0021783C" w:rsidRPr="00256DE4">
        <w:rPr>
          <w:rFonts w:ascii="Times New Roman" w:hAnsi="Times New Roman" w:cs="Times New Roman"/>
          <w:sz w:val="24"/>
          <w:szCs w:val="24"/>
        </w:rPr>
        <w:t xml:space="preserve"> these are dealt with in the same way as all other catches: they are assigned to the </w:t>
      </w:r>
      <w:r w:rsidR="00002497">
        <w:rPr>
          <w:rFonts w:ascii="Times New Roman" w:hAnsi="Times New Roman" w:cs="Times New Roman"/>
          <w:sz w:val="24"/>
          <w:szCs w:val="24"/>
        </w:rPr>
        <w:t>strata</w:t>
      </w:r>
      <w:r w:rsidR="0021783C" w:rsidRPr="00256DE4">
        <w:rPr>
          <w:rFonts w:ascii="Times New Roman" w:hAnsi="Times New Roman" w:cs="Times New Roman"/>
          <w:sz w:val="24"/>
          <w:szCs w:val="24"/>
        </w:rPr>
        <w:t xml:space="preserve"> of Figure 1</w:t>
      </w:r>
      <w:r w:rsidR="007D2E3B" w:rsidRPr="00256DE4">
        <w:rPr>
          <w:rFonts w:ascii="Times New Roman" w:hAnsi="Times New Roman" w:cs="Times New Roman"/>
          <w:sz w:val="24"/>
          <w:szCs w:val="24"/>
        </w:rPr>
        <w:t>.</w:t>
      </w:r>
      <w:r w:rsidR="00BB443A" w:rsidRPr="00256DE4">
        <w:rPr>
          <w:rFonts w:ascii="Times New Roman" w:hAnsi="Times New Roman" w:cs="Times New Roman"/>
          <w:sz w:val="24"/>
          <w:szCs w:val="24"/>
        </w:rPr>
        <w:t xml:space="preserve">1 </w:t>
      </w:r>
      <w:r w:rsidR="0021783C" w:rsidRPr="00256DE4">
        <w:rPr>
          <w:rFonts w:ascii="Times New Roman" w:hAnsi="Times New Roman" w:cs="Times New Roman"/>
          <w:sz w:val="24"/>
          <w:szCs w:val="24"/>
        </w:rPr>
        <w:t xml:space="preserve">by uprating Task II catches (that are reported spatially) to the annual Task I catch data. </w:t>
      </w:r>
    </w:p>
    <w:p w14:paraId="3BB35C30" w14:textId="60FDFAF1" w:rsidR="009D7821" w:rsidRPr="00256DE4" w:rsidRDefault="009D7821">
      <w:pPr>
        <w:rPr>
          <w:rFonts w:ascii="Times New Roman" w:hAnsi="Times New Roman" w:cs="Times New Roman"/>
          <w:sz w:val="24"/>
          <w:szCs w:val="24"/>
          <w:u w:val="single"/>
        </w:rPr>
      </w:pPr>
    </w:p>
    <w:p w14:paraId="7FAA9436" w14:textId="2C48256A" w:rsidR="009C4A08" w:rsidRPr="00256DE4" w:rsidRDefault="009C4A08">
      <w:pPr>
        <w:rPr>
          <w:rFonts w:ascii="Times New Roman" w:hAnsi="Times New Roman" w:cs="Times New Roman"/>
          <w:sz w:val="24"/>
          <w:szCs w:val="24"/>
        </w:rPr>
      </w:pPr>
    </w:p>
    <w:p w14:paraId="4BBB6982" w14:textId="77777777" w:rsidR="00CC223C" w:rsidRPr="00256DE4" w:rsidRDefault="00B24664" w:rsidP="001B61C4">
      <w:pPr>
        <w:pStyle w:val="Heading3"/>
        <w:ind w:left="0"/>
        <w:rPr>
          <w:rFonts w:cs="Times New Roman"/>
          <w:szCs w:val="24"/>
        </w:rPr>
      </w:pPr>
      <w:bookmarkStart w:id="43" w:name="_Toc14467615"/>
      <w:r w:rsidRPr="00256DE4">
        <w:rPr>
          <w:rFonts w:cs="Times New Roman"/>
          <w:szCs w:val="24"/>
        </w:rPr>
        <w:t>Analysed data</w:t>
      </w:r>
      <w:bookmarkEnd w:id="43"/>
    </w:p>
    <w:p w14:paraId="6FCB8A53" w14:textId="275A6DEE" w:rsidR="00B24664" w:rsidRDefault="00B24664" w:rsidP="001B61C4">
      <w:pPr>
        <w:pStyle w:val="ListParagraph"/>
        <w:ind w:left="0"/>
        <w:jc w:val="both"/>
        <w:rPr>
          <w:rFonts w:ascii="Times New Roman" w:hAnsi="Times New Roman" w:cs="Times New Roman"/>
          <w:i/>
          <w:sz w:val="24"/>
          <w:szCs w:val="24"/>
        </w:rPr>
      </w:pPr>
    </w:p>
    <w:p w14:paraId="64BDEF24" w14:textId="77777777" w:rsidR="00607459" w:rsidRPr="00256DE4" w:rsidRDefault="00607459" w:rsidP="00607459">
      <w:pPr>
        <w:jc w:val="both"/>
        <w:rPr>
          <w:rFonts w:ascii="Times New Roman" w:hAnsi="Times New Roman" w:cs="Times New Roman"/>
          <w:sz w:val="24"/>
          <w:szCs w:val="24"/>
        </w:rPr>
      </w:pPr>
    </w:p>
    <w:p w14:paraId="658C2818" w14:textId="0E2AA12A" w:rsidR="00607459" w:rsidRPr="00256DE4" w:rsidRDefault="00607459" w:rsidP="00607459">
      <w:pPr>
        <w:jc w:val="both"/>
        <w:rPr>
          <w:rFonts w:ascii="Times New Roman" w:hAnsi="Times New Roman" w:cs="Times New Roman"/>
          <w:sz w:val="24"/>
          <w:szCs w:val="24"/>
        </w:rPr>
      </w:pPr>
      <w:commentRangeStart w:id="44"/>
      <w:commentRangeStart w:id="45"/>
      <w:commentRangeStart w:id="46"/>
      <w:r w:rsidRPr="00256DE4">
        <w:rPr>
          <w:rFonts w:ascii="Times New Roman" w:hAnsi="Times New Roman" w:cs="Times New Roman"/>
          <w:sz w:val="24"/>
          <w:szCs w:val="24"/>
        </w:rPr>
        <w:t>The operating models are also fitted to standardized</w:t>
      </w:r>
      <w:r w:rsidR="00FB1B0E">
        <w:rPr>
          <w:rFonts w:ascii="Times New Roman" w:hAnsi="Times New Roman" w:cs="Times New Roman"/>
          <w:sz w:val="24"/>
          <w:szCs w:val="24"/>
        </w:rPr>
        <w:t xml:space="preserve"> CPUE</w:t>
      </w:r>
      <w:r w:rsidRPr="00256DE4">
        <w:rPr>
          <w:rFonts w:ascii="Times New Roman" w:hAnsi="Times New Roman" w:cs="Times New Roman"/>
          <w:sz w:val="24"/>
          <w:szCs w:val="24"/>
        </w:rPr>
        <w:t xml:space="preserve"> indices (Table 2.</w:t>
      </w:r>
      <w:ins w:id="47" w:author="Nicholas Duprey" w:date="2019-07-30T09:23:00Z">
        <w:r w:rsidR="0092427D">
          <w:rPr>
            <w:rFonts w:ascii="Times New Roman" w:hAnsi="Times New Roman" w:cs="Times New Roman"/>
            <w:sz w:val="24"/>
            <w:szCs w:val="24"/>
          </w:rPr>
          <w:t>1</w:t>
        </w:r>
      </w:ins>
      <w:del w:id="48" w:author="Nicholas Duprey" w:date="2019-07-30T09:23:00Z">
        <w:r w:rsidRPr="00256DE4" w:rsidDel="0092427D">
          <w:rPr>
            <w:rFonts w:ascii="Times New Roman" w:hAnsi="Times New Roman" w:cs="Times New Roman"/>
            <w:sz w:val="24"/>
            <w:szCs w:val="24"/>
          </w:rPr>
          <w:delText>2</w:delText>
        </w:r>
      </w:del>
      <w:r w:rsidRPr="00256DE4">
        <w:rPr>
          <w:rFonts w:ascii="Times New Roman" w:hAnsi="Times New Roman" w:cs="Times New Roman"/>
          <w:sz w:val="24"/>
          <w:szCs w:val="24"/>
        </w:rPr>
        <w:t xml:space="preserve">) </w:t>
      </w:r>
      <w:commentRangeEnd w:id="44"/>
      <w:r w:rsidRPr="00256DE4">
        <w:rPr>
          <w:rStyle w:val="CommentReference"/>
          <w:rFonts w:ascii="Times New Roman" w:hAnsi="Times New Roman" w:cs="Times New Roman"/>
          <w:sz w:val="24"/>
          <w:szCs w:val="24"/>
        </w:rPr>
        <w:commentReference w:id="44"/>
      </w:r>
      <w:commentRangeEnd w:id="45"/>
      <w:r w:rsidRPr="00256DE4">
        <w:rPr>
          <w:rStyle w:val="CommentReference"/>
          <w:rFonts w:ascii="Times New Roman" w:hAnsi="Times New Roman" w:cs="Times New Roman"/>
          <w:sz w:val="24"/>
          <w:szCs w:val="24"/>
        </w:rPr>
        <w:commentReference w:id="45"/>
      </w:r>
      <w:commentRangeEnd w:id="46"/>
      <w:r w:rsidRPr="00256DE4">
        <w:rPr>
          <w:rStyle w:val="CommentReference"/>
          <w:rFonts w:ascii="Times New Roman" w:hAnsi="Times New Roman" w:cs="Times New Roman"/>
          <w:sz w:val="24"/>
          <w:szCs w:val="24"/>
        </w:rPr>
        <w:commentReference w:id="46"/>
      </w:r>
      <w:r w:rsidRPr="00256DE4">
        <w:rPr>
          <w:rFonts w:ascii="Times New Roman" w:hAnsi="Times New Roman" w:cs="Times New Roman"/>
          <w:sz w:val="24"/>
          <w:szCs w:val="24"/>
        </w:rPr>
        <w:t xml:space="preserve">and </w:t>
      </w:r>
      <w:r w:rsidR="00FB1B0E">
        <w:rPr>
          <w:rFonts w:ascii="Times New Roman" w:hAnsi="Times New Roman" w:cs="Times New Roman"/>
          <w:sz w:val="24"/>
          <w:szCs w:val="24"/>
        </w:rPr>
        <w:t xml:space="preserve">a </w:t>
      </w:r>
      <w:r w:rsidRPr="00256DE4">
        <w:rPr>
          <w:rFonts w:ascii="Times New Roman" w:hAnsi="Times New Roman" w:cs="Times New Roman"/>
          <w:sz w:val="24"/>
          <w:szCs w:val="24"/>
        </w:rPr>
        <w:t>range of fishery-independent indices (Table 2.</w:t>
      </w:r>
      <w:del w:id="49" w:author="Nicholas Duprey" w:date="2019-07-30T09:23:00Z">
        <w:r w:rsidRPr="00256DE4" w:rsidDel="0092427D">
          <w:rPr>
            <w:rFonts w:ascii="Times New Roman" w:hAnsi="Times New Roman" w:cs="Times New Roman"/>
            <w:sz w:val="24"/>
            <w:szCs w:val="24"/>
          </w:rPr>
          <w:delText>3</w:delText>
        </w:r>
      </w:del>
      <w:ins w:id="50" w:author="Nicholas Duprey" w:date="2019-07-30T09:23:00Z">
        <w:r w:rsidR="0092427D">
          <w:rPr>
            <w:rFonts w:ascii="Times New Roman" w:hAnsi="Times New Roman" w:cs="Times New Roman"/>
            <w:sz w:val="24"/>
            <w:szCs w:val="24"/>
          </w:rPr>
          <w:t>2</w:t>
        </w:r>
      </w:ins>
      <w:r w:rsidRPr="00256DE4">
        <w:rPr>
          <w:rFonts w:ascii="Times New Roman" w:hAnsi="Times New Roman" w:cs="Times New Roman"/>
          <w:sz w:val="24"/>
          <w:szCs w:val="24"/>
        </w:rPr>
        <w:t xml:space="preserve">). These fishery-independent indices include a </w:t>
      </w:r>
      <w:r w:rsidR="003B4B93">
        <w:rPr>
          <w:rFonts w:ascii="Times New Roman" w:hAnsi="Times New Roman" w:cs="Times New Roman"/>
          <w:sz w:val="24"/>
          <w:szCs w:val="24"/>
        </w:rPr>
        <w:t>W</w:t>
      </w:r>
      <w:r w:rsidRPr="00256DE4">
        <w:rPr>
          <w:rFonts w:ascii="Times New Roman" w:hAnsi="Times New Roman" w:cs="Times New Roman"/>
          <w:sz w:val="24"/>
          <w:szCs w:val="24"/>
        </w:rPr>
        <w:t>estern larval index in the Gulf of Mexico (</w:t>
      </w:r>
      <w:r w:rsidRPr="008B446F">
        <w:rPr>
          <w:rFonts w:ascii="Times New Roman" w:hAnsi="Times New Roman" w:cs="Times New Roman"/>
          <w:sz w:val="24"/>
          <w:szCs w:val="24"/>
          <w:highlight w:val="yellow"/>
        </w:rPr>
        <w:t>Lamkin et al., 2014</w:t>
      </w:r>
      <w:r w:rsidRPr="00256DE4">
        <w:rPr>
          <w:rFonts w:ascii="Times New Roman" w:hAnsi="Times New Roman" w:cs="Times New Roman"/>
          <w:sz w:val="24"/>
          <w:szCs w:val="24"/>
        </w:rPr>
        <w:t xml:space="preserve">) an Eastern larval index in the </w:t>
      </w:r>
      <w:r w:rsidR="003B4B93">
        <w:rPr>
          <w:rFonts w:ascii="Times New Roman" w:hAnsi="Times New Roman" w:cs="Times New Roman"/>
          <w:sz w:val="24"/>
          <w:szCs w:val="24"/>
        </w:rPr>
        <w:t>w</w:t>
      </w:r>
      <w:r w:rsidR="003B4B93" w:rsidRPr="00256DE4">
        <w:rPr>
          <w:rFonts w:ascii="Times New Roman" w:hAnsi="Times New Roman" w:cs="Times New Roman"/>
          <w:sz w:val="24"/>
          <w:szCs w:val="24"/>
        </w:rPr>
        <w:t xml:space="preserve">estern </w:t>
      </w:r>
      <w:r w:rsidRPr="00256DE4">
        <w:rPr>
          <w:rFonts w:ascii="Times New Roman" w:hAnsi="Times New Roman" w:cs="Times New Roman"/>
          <w:sz w:val="24"/>
          <w:szCs w:val="24"/>
        </w:rPr>
        <w:t>Mediterranean (Ingram et al.</w:t>
      </w:r>
      <w:r w:rsidR="005C23A4">
        <w:rPr>
          <w:rFonts w:ascii="Times New Roman" w:hAnsi="Times New Roman" w:cs="Times New Roman"/>
          <w:sz w:val="24"/>
          <w:szCs w:val="24"/>
        </w:rPr>
        <w:t xml:space="preserve"> </w:t>
      </w:r>
      <w:del w:id="51" w:author="Thomas Carruthers" w:date="2019-09-05T21:49:00Z">
        <w:r w:rsidR="005C23A4" w:rsidDel="00C64936">
          <w:rPr>
            <w:rFonts w:ascii="Times New Roman" w:hAnsi="Times New Roman" w:cs="Times New Roman"/>
            <w:sz w:val="24"/>
            <w:szCs w:val="24"/>
          </w:rPr>
          <w:delText>2014</w:delText>
        </w:r>
      </w:del>
      <w:ins w:id="52" w:author="Thomas Carruthers" w:date="2019-09-05T21:49:00Z">
        <w:r w:rsidR="00C64936">
          <w:rPr>
            <w:rFonts w:ascii="Times New Roman" w:hAnsi="Times New Roman" w:cs="Times New Roman"/>
            <w:sz w:val="24"/>
            <w:szCs w:val="24"/>
          </w:rPr>
          <w:t>201</w:t>
        </w:r>
        <w:r w:rsidR="00C64936">
          <w:rPr>
            <w:rFonts w:ascii="Times New Roman" w:hAnsi="Times New Roman" w:cs="Times New Roman"/>
            <w:sz w:val="24"/>
            <w:szCs w:val="24"/>
          </w:rPr>
          <w:t>5</w:t>
        </w:r>
      </w:ins>
      <w:r w:rsidRPr="00256DE4">
        <w:rPr>
          <w:rFonts w:ascii="Times New Roman" w:hAnsi="Times New Roman" w:cs="Times New Roman"/>
          <w:sz w:val="24"/>
          <w:szCs w:val="24"/>
        </w:rPr>
        <w:t>)</w:t>
      </w:r>
      <w:r w:rsidR="003B4AFA">
        <w:rPr>
          <w:rFonts w:ascii="Times New Roman" w:hAnsi="Times New Roman" w:cs="Times New Roman"/>
          <w:sz w:val="24"/>
          <w:szCs w:val="24"/>
        </w:rPr>
        <w:t xml:space="preserve"> and two aerial surveys in the Mediterranean (</w:t>
      </w:r>
      <w:ins w:id="53" w:author="Nicholas Duprey" w:date="2019-07-27T14:05:00Z">
        <w:r w:rsidR="00166F1C">
          <w:rPr>
            <w:rFonts w:ascii="Times New Roman" w:hAnsi="Times New Roman" w:cs="Times New Roman"/>
            <w:sz w:val="24"/>
            <w:szCs w:val="24"/>
          </w:rPr>
          <w:t xml:space="preserve">French Aerial survey: </w:t>
        </w:r>
        <w:proofErr w:type="spellStart"/>
        <w:r w:rsidR="00166F1C">
          <w:rPr>
            <w:rFonts w:ascii="Times New Roman" w:hAnsi="Times New Roman" w:cs="Times New Roman"/>
            <w:sz w:val="24"/>
            <w:szCs w:val="24"/>
          </w:rPr>
          <w:t>Rouyer</w:t>
        </w:r>
        <w:proofErr w:type="spellEnd"/>
        <w:r w:rsidR="00166F1C">
          <w:rPr>
            <w:rFonts w:ascii="Times New Roman" w:hAnsi="Times New Roman" w:cs="Times New Roman"/>
            <w:sz w:val="24"/>
            <w:szCs w:val="24"/>
          </w:rPr>
          <w:t xml:space="preserve"> et al 2018</w:t>
        </w:r>
        <w:del w:id="54" w:author="Thomas Carruthers" w:date="2019-09-05T13:16:00Z">
          <w:r w:rsidR="00166F1C" w:rsidDel="006E5632">
            <w:rPr>
              <w:rFonts w:ascii="Times New Roman" w:hAnsi="Times New Roman" w:cs="Times New Roman"/>
              <w:sz w:val="24"/>
              <w:szCs w:val="24"/>
            </w:rPr>
            <w:delText xml:space="preserve">; </w:delText>
          </w:r>
        </w:del>
      </w:ins>
      <w:del w:id="55" w:author="Thomas Carruthers" w:date="2019-09-05T13:16:00Z">
        <w:r w:rsidR="003B4AFA" w:rsidRPr="008B446F" w:rsidDel="006E5632">
          <w:rPr>
            <w:rFonts w:ascii="Times New Roman" w:hAnsi="Times New Roman" w:cs="Times New Roman"/>
            <w:sz w:val="24"/>
            <w:szCs w:val="24"/>
            <w:highlight w:val="yellow"/>
          </w:rPr>
          <w:delText>REFs</w:delText>
        </w:r>
      </w:del>
      <w:r w:rsidR="003B4AFA">
        <w:rPr>
          <w:rFonts w:ascii="Times New Roman" w:hAnsi="Times New Roman" w:cs="Times New Roman"/>
          <w:sz w:val="24"/>
          <w:szCs w:val="24"/>
        </w:rPr>
        <w:t>)</w:t>
      </w:r>
      <w:r w:rsidRPr="00256DE4">
        <w:rPr>
          <w:rFonts w:ascii="Times New Roman" w:hAnsi="Times New Roman" w:cs="Times New Roman"/>
          <w:sz w:val="24"/>
          <w:szCs w:val="24"/>
        </w:rPr>
        <w:t xml:space="preserve">. </w:t>
      </w:r>
    </w:p>
    <w:p w14:paraId="4CEB0FC3" w14:textId="77777777" w:rsidR="00607459" w:rsidRPr="00256DE4" w:rsidRDefault="00607459" w:rsidP="00607459">
      <w:pPr>
        <w:jc w:val="both"/>
        <w:rPr>
          <w:rFonts w:ascii="Times New Roman" w:hAnsi="Times New Roman" w:cs="Times New Roman"/>
          <w:sz w:val="24"/>
          <w:szCs w:val="24"/>
        </w:rPr>
      </w:pPr>
    </w:p>
    <w:p w14:paraId="70C88D05" w14:textId="5B26711E" w:rsidR="00607459" w:rsidRDefault="00607459" w:rsidP="00607459">
      <w:pPr>
        <w:jc w:val="both"/>
        <w:rPr>
          <w:rFonts w:ascii="Times New Roman" w:hAnsi="Times New Roman" w:cs="Times New Roman"/>
          <w:sz w:val="24"/>
          <w:szCs w:val="24"/>
        </w:rPr>
      </w:pPr>
      <w:r w:rsidRPr="00256DE4">
        <w:rPr>
          <w:rFonts w:ascii="Times New Roman" w:hAnsi="Times New Roman" w:cs="Times New Roman"/>
          <w:sz w:val="24"/>
          <w:szCs w:val="24"/>
        </w:rPr>
        <w:t xml:space="preserve">In order to predict observed catch at size from model predicted catch at age, operating models made use of an inverse age-at-length key (probability of length </w:t>
      </w:r>
      <w:r w:rsidR="0079679A">
        <w:rPr>
          <w:rFonts w:ascii="Times New Roman" w:hAnsi="Times New Roman" w:cs="Times New Roman"/>
          <w:sz w:val="24"/>
          <w:szCs w:val="24"/>
        </w:rPr>
        <w:t>class</w:t>
      </w:r>
      <w:r w:rsidR="0079679A" w:rsidRPr="00256DE4">
        <w:rPr>
          <w:rFonts w:ascii="Times New Roman" w:hAnsi="Times New Roman" w:cs="Times New Roman"/>
          <w:sz w:val="24"/>
          <w:szCs w:val="24"/>
        </w:rPr>
        <w:t xml:space="preserve"> </w:t>
      </w:r>
      <w:r w:rsidRPr="00256DE4">
        <w:rPr>
          <w:rFonts w:ascii="Times New Roman" w:hAnsi="Times New Roman" w:cs="Times New Roman"/>
          <w:sz w:val="24"/>
          <w:szCs w:val="24"/>
        </w:rPr>
        <w:t>given age). These keys are developed from the base-case stock assessment growth curves for Eastern and Western stocks and a</w:t>
      </w:r>
      <w:r w:rsidR="0079679A">
        <w:rPr>
          <w:rFonts w:ascii="Times New Roman" w:hAnsi="Times New Roman" w:cs="Times New Roman"/>
          <w:sz w:val="24"/>
          <w:szCs w:val="24"/>
        </w:rPr>
        <w:t xml:space="preserve"> </w:t>
      </w:r>
      <w:r w:rsidRPr="00256DE4">
        <w:rPr>
          <w:rFonts w:ascii="Times New Roman" w:hAnsi="Times New Roman" w:cs="Times New Roman"/>
          <w:sz w:val="24"/>
          <w:szCs w:val="24"/>
        </w:rPr>
        <w:t>coefficient of variation</w:t>
      </w:r>
      <w:r w:rsidR="0079679A">
        <w:rPr>
          <w:rFonts w:ascii="Times New Roman" w:hAnsi="Times New Roman" w:cs="Times New Roman"/>
          <w:sz w:val="24"/>
          <w:szCs w:val="24"/>
        </w:rPr>
        <w:t xml:space="preserve"> </w:t>
      </w:r>
      <w:r w:rsidR="0079679A" w:rsidRPr="00256DE4">
        <w:rPr>
          <w:rFonts w:ascii="Times New Roman" w:hAnsi="Times New Roman" w:cs="Times New Roman"/>
          <w:sz w:val="24"/>
          <w:szCs w:val="24"/>
        </w:rPr>
        <w:t>(variability in length at age)</w:t>
      </w:r>
      <w:r w:rsidRPr="00256DE4">
        <w:rPr>
          <w:rFonts w:ascii="Times New Roman" w:hAnsi="Times New Roman" w:cs="Times New Roman"/>
          <w:sz w:val="24"/>
          <w:szCs w:val="24"/>
        </w:rPr>
        <w:t xml:space="preserve"> </w:t>
      </w:r>
      <w:r w:rsidR="0079679A">
        <w:rPr>
          <w:rFonts w:ascii="Times New Roman" w:hAnsi="Times New Roman" w:cs="Times New Roman"/>
          <w:sz w:val="24"/>
          <w:szCs w:val="24"/>
        </w:rPr>
        <w:t xml:space="preserve">determined by the growth model of </w:t>
      </w:r>
      <w:proofErr w:type="spellStart"/>
      <w:r w:rsidR="0079679A">
        <w:rPr>
          <w:rFonts w:ascii="Times New Roman" w:hAnsi="Times New Roman" w:cs="Times New Roman"/>
          <w:sz w:val="24"/>
          <w:szCs w:val="24"/>
        </w:rPr>
        <w:t>Allioud</w:t>
      </w:r>
      <w:proofErr w:type="spellEnd"/>
      <w:r w:rsidR="0079679A">
        <w:rPr>
          <w:rFonts w:ascii="Times New Roman" w:hAnsi="Times New Roman" w:cs="Times New Roman"/>
          <w:sz w:val="24"/>
          <w:szCs w:val="24"/>
        </w:rPr>
        <w:t xml:space="preserve"> et al</w:t>
      </w:r>
      <w:r w:rsidR="00687CCC">
        <w:rPr>
          <w:rFonts w:ascii="Times New Roman" w:hAnsi="Times New Roman" w:cs="Times New Roman"/>
          <w:sz w:val="24"/>
          <w:szCs w:val="24"/>
        </w:rPr>
        <w:t>.</w:t>
      </w:r>
      <w:r w:rsidR="0079679A">
        <w:rPr>
          <w:rFonts w:ascii="Times New Roman" w:hAnsi="Times New Roman" w:cs="Times New Roman"/>
          <w:sz w:val="24"/>
          <w:szCs w:val="24"/>
        </w:rPr>
        <w:t xml:space="preserve"> (</w:t>
      </w:r>
      <w:r w:rsidR="00687CCC">
        <w:rPr>
          <w:rFonts w:ascii="Times New Roman" w:hAnsi="Times New Roman" w:cs="Times New Roman"/>
          <w:sz w:val="24"/>
          <w:szCs w:val="24"/>
        </w:rPr>
        <w:t>2017</w:t>
      </w:r>
      <w:r w:rsidR="0079679A">
        <w:rPr>
          <w:rFonts w:ascii="Times New Roman" w:hAnsi="Times New Roman" w:cs="Times New Roman"/>
          <w:sz w:val="24"/>
          <w:szCs w:val="24"/>
        </w:rPr>
        <w:t>)</w:t>
      </w:r>
      <w:r w:rsidRPr="00256DE4">
        <w:rPr>
          <w:rFonts w:ascii="Times New Roman" w:hAnsi="Times New Roman" w:cs="Times New Roman"/>
          <w:sz w:val="24"/>
          <w:szCs w:val="24"/>
        </w:rPr>
        <w:t>.</w:t>
      </w:r>
    </w:p>
    <w:p w14:paraId="5338027A" w14:textId="77777777" w:rsidR="00607459" w:rsidRPr="00256DE4" w:rsidRDefault="00607459" w:rsidP="001B61C4">
      <w:pPr>
        <w:pStyle w:val="ListParagraph"/>
        <w:ind w:left="0"/>
        <w:jc w:val="both"/>
        <w:rPr>
          <w:rFonts w:ascii="Times New Roman" w:hAnsi="Times New Roman" w:cs="Times New Roman"/>
          <w:i/>
          <w:sz w:val="24"/>
          <w:szCs w:val="24"/>
        </w:rPr>
      </w:pPr>
    </w:p>
    <w:p w14:paraId="2936D48E" w14:textId="63EC6B9B" w:rsidR="00277BB7" w:rsidRPr="00256DE4" w:rsidRDefault="00277BB7" w:rsidP="00277BB7">
      <w:pPr>
        <w:keepNext/>
        <w:keepLines/>
        <w:jc w:val="both"/>
        <w:rPr>
          <w:rFonts w:ascii="Times New Roman" w:hAnsi="Times New Roman" w:cs="Times New Roman"/>
          <w:b/>
          <w:i/>
          <w:color w:val="FF0000"/>
          <w:sz w:val="24"/>
          <w:szCs w:val="24"/>
        </w:rPr>
      </w:pPr>
      <w:r w:rsidRPr="00256DE4">
        <w:rPr>
          <w:rFonts w:ascii="Times New Roman" w:hAnsi="Times New Roman" w:cs="Times New Roman"/>
          <w:sz w:val="24"/>
          <w:szCs w:val="24"/>
        </w:rPr>
        <w:lastRenderedPageBreak/>
        <w:t>Table 2.</w:t>
      </w:r>
      <w:r w:rsidR="00607459">
        <w:rPr>
          <w:rFonts w:ascii="Times New Roman" w:hAnsi="Times New Roman" w:cs="Times New Roman"/>
          <w:sz w:val="24"/>
          <w:szCs w:val="24"/>
        </w:rPr>
        <w:t>1</w:t>
      </w:r>
      <w:r w:rsidRPr="00256DE4">
        <w:rPr>
          <w:rFonts w:ascii="Times New Roman" w:hAnsi="Times New Roman" w:cs="Times New Roman"/>
          <w:sz w:val="24"/>
          <w:szCs w:val="24"/>
        </w:rPr>
        <w:t>. The stand</w:t>
      </w:r>
      <w:r w:rsidR="00602851" w:rsidRPr="00256DE4">
        <w:rPr>
          <w:rFonts w:ascii="Times New Roman" w:hAnsi="Times New Roman" w:cs="Times New Roman"/>
          <w:sz w:val="24"/>
          <w:szCs w:val="24"/>
        </w:rPr>
        <w:t>ard</w:t>
      </w:r>
      <w:r w:rsidRPr="00256DE4">
        <w:rPr>
          <w:rFonts w:ascii="Times New Roman" w:hAnsi="Times New Roman" w:cs="Times New Roman"/>
          <w:sz w:val="24"/>
          <w:szCs w:val="24"/>
        </w:rPr>
        <w:t>ized CPUE indices used to fit the operating models</w:t>
      </w:r>
      <w:r w:rsidR="00A65128">
        <w:rPr>
          <w:rFonts w:ascii="Times New Roman" w:hAnsi="Times New Roman" w:cs="Times New Roman"/>
          <w:sz w:val="24"/>
          <w:szCs w:val="24"/>
        </w:rPr>
        <w:t xml:space="preserve"> (many of which are used in stock assessments</w:t>
      </w:r>
      <w:r w:rsidR="000E12C0">
        <w:rPr>
          <w:rFonts w:ascii="Times New Roman" w:hAnsi="Times New Roman" w:cs="Times New Roman"/>
          <w:sz w:val="24"/>
          <w:szCs w:val="24"/>
        </w:rPr>
        <w:t xml:space="preserve"> previously conducted by ICCAT</w:t>
      </w:r>
      <w:r w:rsidR="00A65128">
        <w:rPr>
          <w:rFonts w:ascii="Times New Roman" w:hAnsi="Times New Roman" w:cs="Times New Roman"/>
          <w:sz w:val="24"/>
          <w:szCs w:val="24"/>
        </w:rPr>
        <w:t>)</w:t>
      </w:r>
      <w:r w:rsidRPr="00256DE4">
        <w:rPr>
          <w:rFonts w:ascii="Times New Roman" w:hAnsi="Times New Roman" w:cs="Times New Roman"/>
          <w:sz w:val="24"/>
          <w:szCs w:val="24"/>
        </w:rPr>
        <w:t xml:space="preserve">. </w:t>
      </w:r>
      <w:r w:rsidR="00362AD5" w:rsidRPr="00256DE4">
        <w:rPr>
          <w:rFonts w:ascii="Times New Roman" w:hAnsi="Times New Roman" w:cs="Times New Roman"/>
          <w:sz w:val="24"/>
          <w:szCs w:val="24"/>
        </w:rPr>
        <w:t xml:space="preserve">Many of these indices are available after </w:t>
      </w:r>
      <w:r w:rsidR="009352E8" w:rsidRPr="00256DE4">
        <w:rPr>
          <w:rFonts w:ascii="Times New Roman" w:hAnsi="Times New Roman" w:cs="Times New Roman"/>
          <w:sz w:val="24"/>
          <w:szCs w:val="24"/>
        </w:rPr>
        <w:t xml:space="preserve">2016 </w:t>
      </w:r>
      <w:r w:rsidR="00362AD5" w:rsidRPr="00256DE4">
        <w:rPr>
          <w:rFonts w:ascii="Times New Roman" w:hAnsi="Times New Roman" w:cs="Times New Roman"/>
          <w:sz w:val="24"/>
          <w:szCs w:val="24"/>
        </w:rPr>
        <w:t>but the</w:t>
      </w:r>
      <w:r w:rsidR="00FB1B0E">
        <w:rPr>
          <w:rFonts w:ascii="Times New Roman" w:hAnsi="Times New Roman" w:cs="Times New Roman"/>
          <w:sz w:val="24"/>
          <w:szCs w:val="24"/>
        </w:rPr>
        <w:t xml:space="preserve"> operating</w:t>
      </w:r>
      <w:r w:rsidR="00362AD5" w:rsidRPr="00256DE4">
        <w:rPr>
          <w:rFonts w:ascii="Times New Roman" w:hAnsi="Times New Roman" w:cs="Times New Roman"/>
          <w:sz w:val="24"/>
          <w:szCs w:val="24"/>
        </w:rPr>
        <w:t xml:space="preserve"> model </w:t>
      </w:r>
      <w:del w:id="56" w:author="Nicholas Duprey" w:date="2019-07-30T09:30:00Z">
        <w:r w:rsidR="00362AD5" w:rsidRPr="00256DE4" w:rsidDel="0092427D">
          <w:rPr>
            <w:rFonts w:ascii="Times New Roman" w:hAnsi="Times New Roman" w:cs="Times New Roman"/>
            <w:sz w:val="24"/>
            <w:szCs w:val="24"/>
          </w:rPr>
          <w:delText>runs to</w:delText>
        </w:r>
      </w:del>
      <w:ins w:id="57" w:author="Nicholas Duprey" w:date="2019-07-30T09:30:00Z">
        <w:r w:rsidR="0092427D">
          <w:rPr>
            <w:rFonts w:ascii="Times New Roman" w:hAnsi="Times New Roman" w:cs="Times New Roman"/>
            <w:sz w:val="24"/>
            <w:szCs w:val="24"/>
          </w:rPr>
          <w:t>only uses data to</w:t>
        </w:r>
      </w:ins>
      <w:r w:rsidR="00362AD5" w:rsidRPr="00256DE4">
        <w:rPr>
          <w:rFonts w:ascii="Times New Roman" w:hAnsi="Times New Roman" w:cs="Times New Roman"/>
          <w:sz w:val="24"/>
          <w:szCs w:val="24"/>
        </w:rPr>
        <w:t xml:space="preserve"> </w:t>
      </w:r>
      <w:r w:rsidR="009352E8" w:rsidRPr="00256DE4">
        <w:rPr>
          <w:rFonts w:ascii="Times New Roman" w:hAnsi="Times New Roman" w:cs="Times New Roman"/>
          <w:sz w:val="24"/>
          <w:szCs w:val="24"/>
        </w:rPr>
        <w:t xml:space="preserve">2016 </w:t>
      </w:r>
      <w:r w:rsidR="00362AD5" w:rsidRPr="00256DE4">
        <w:rPr>
          <w:rFonts w:ascii="Times New Roman" w:hAnsi="Times New Roman" w:cs="Times New Roman"/>
          <w:sz w:val="24"/>
          <w:szCs w:val="24"/>
        </w:rPr>
        <w:t>due to the unavailability of CATDIS uprated catch data for more recent years</w:t>
      </w:r>
      <w:ins w:id="58" w:author="Nicholas Duprey" w:date="2019-07-30T09:31:00Z">
        <w:r w:rsidR="0092427D">
          <w:rPr>
            <w:rFonts w:ascii="Times New Roman" w:hAnsi="Times New Roman" w:cs="Times New Roman"/>
            <w:sz w:val="24"/>
            <w:szCs w:val="24"/>
          </w:rPr>
          <w:t xml:space="preserve"> at the time of model conditioning</w:t>
        </w:r>
      </w:ins>
      <w:r w:rsidR="00362AD5" w:rsidRPr="00256DE4">
        <w:rPr>
          <w:rFonts w:ascii="Times New Roman" w:hAnsi="Times New Roman" w:cs="Times New Roman"/>
          <w:sz w:val="24"/>
          <w:szCs w:val="24"/>
        </w:rPr>
        <w:t xml:space="preserve">. </w:t>
      </w:r>
      <w:r w:rsidR="00842CBE">
        <w:rPr>
          <w:rFonts w:ascii="Times New Roman" w:hAnsi="Times New Roman" w:cs="Times New Roman"/>
          <w:sz w:val="24"/>
          <w:szCs w:val="24"/>
        </w:rPr>
        <w:t>The</w:t>
      </w:r>
      <w:r w:rsidR="00655A12">
        <w:rPr>
          <w:rFonts w:ascii="Times New Roman" w:hAnsi="Times New Roman" w:cs="Times New Roman"/>
          <w:sz w:val="24"/>
          <w:szCs w:val="24"/>
        </w:rPr>
        <w:t xml:space="preserve"> right-most column indicates the</w:t>
      </w:r>
      <w:r w:rsidR="00842CBE">
        <w:rPr>
          <w:rFonts w:ascii="Times New Roman" w:hAnsi="Times New Roman" w:cs="Times New Roman"/>
          <w:sz w:val="24"/>
          <w:szCs w:val="24"/>
        </w:rPr>
        <w:t xml:space="preserve"> </w:t>
      </w:r>
      <w:r w:rsidR="00FB1B0E">
        <w:rPr>
          <w:rFonts w:ascii="Times New Roman" w:hAnsi="Times New Roman" w:cs="Times New Roman"/>
          <w:sz w:val="24"/>
          <w:szCs w:val="24"/>
        </w:rPr>
        <w:t xml:space="preserve">fishing </w:t>
      </w:r>
      <w:r w:rsidR="00842CBE">
        <w:rPr>
          <w:rFonts w:ascii="Times New Roman" w:hAnsi="Times New Roman" w:cs="Times New Roman"/>
          <w:sz w:val="24"/>
          <w:szCs w:val="24"/>
        </w:rPr>
        <w:t>fleets</w:t>
      </w:r>
      <w:r w:rsidR="00FB1B0E">
        <w:rPr>
          <w:rFonts w:ascii="Times New Roman" w:hAnsi="Times New Roman" w:cs="Times New Roman"/>
          <w:sz w:val="24"/>
          <w:szCs w:val="24"/>
        </w:rPr>
        <w:t xml:space="preserve"> used to</w:t>
      </w:r>
      <w:r w:rsidR="00842CBE">
        <w:rPr>
          <w:rFonts w:ascii="Times New Roman" w:hAnsi="Times New Roman" w:cs="Times New Roman"/>
          <w:sz w:val="24"/>
          <w:szCs w:val="24"/>
        </w:rPr>
        <w:t xml:space="preserve"> assign</w:t>
      </w:r>
      <w:r w:rsidR="00FB1B0E">
        <w:rPr>
          <w:rFonts w:ascii="Times New Roman" w:hAnsi="Times New Roman" w:cs="Times New Roman"/>
          <w:sz w:val="24"/>
          <w:szCs w:val="24"/>
        </w:rPr>
        <w:t xml:space="preserve"> selectivity</w:t>
      </w:r>
      <w:r w:rsidR="00842CBE">
        <w:rPr>
          <w:rFonts w:ascii="Times New Roman" w:hAnsi="Times New Roman" w:cs="Times New Roman"/>
          <w:sz w:val="24"/>
          <w:szCs w:val="24"/>
        </w:rPr>
        <w:t xml:space="preserve"> to each</w:t>
      </w:r>
      <w:r w:rsidR="00655A12">
        <w:rPr>
          <w:rFonts w:ascii="Times New Roman" w:hAnsi="Times New Roman" w:cs="Times New Roman"/>
          <w:sz w:val="24"/>
          <w:szCs w:val="24"/>
        </w:rPr>
        <w:t xml:space="preserve"> CPUE</w:t>
      </w:r>
      <w:r w:rsidR="00842CBE">
        <w:rPr>
          <w:rFonts w:ascii="Times New Roman" w:hAnsi="Times New Roman" w:cs="Times New Roman"/>
          <w:sz w:val="24"/>
          <w:szCs w:val="24"/>
        </w:rPr>
        <w:t xml:space="preserve"> index</w:t>
      </w:r>
      <w:r w:rsidR="000E12C0">
        <w:rPr>
          <w:rFonts w:ascii="Times New Roman" w:hAnsi="Times New Roman" w:cs="Times New Roman"/>
          <w:sz w:val="24"/>
          <w:szCs w:val="24"/>
        </w:rPr>
        <w:t>; the fishing fleets</w:t>
      </w:r>
      <w:r w:rsidR="00842CBE">
        <w:rPr>
          <w:rFonts w:ascii="Times New Roman" w:hAnsi="Times New Roman" w:cs="Times New Roman"/>
          <w:sz w:val="24"/>
          <w:szCs w:val="24"/>
        </w:rPr>
        <w:t xml:space="preserve"> are described in Table 3.1. </w:t>
      </w:r>
      <w:r w:rsidRPr="00256DE4">
        <w:rPr>
          <w:rFonts w:ascii="Times New Roman" w:hAnsi="Times New Roman" w:cs="Times New Roman"/>
          <w:sz w:val="24"/>
          <w:szCs w:val="24"/>
        </w:rPr>
        <w:t xml:space="preserve">    </w:t>
      </w:r>
    </w:p>
    <w:tbl>
      <w:tblPr>
        <w:tblStyle w:val="TableGrid1"/>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Change w:id="59" w:author="Thomas Carruthers" w:date="2019-09-05T14:44:00Z">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PrChange>
      </w:tblPr>
      <w:tblGrid>
        <w:gridCol w:w="2127"/>
        <w:gridCol w:w="1436"/>
        <w:gridCol w:w="2599"/>
        <w:gridCol w:w="3194"/>
        <w:tblGridChange w:id="60">
          <w:tblGrid>
            <w:gridCol w:w="2250"/>
            <w:gridCol w:w="1530"/>
            <w:gridCol w:w="3780"/>
            <w:gridCol w:w="1738"/>
          </w:tblGrid>
        </w:tblGridChange>
      </w:tblGrid>
      <w:tr w:rsidR="00842CBE" w:rsidRPr="00256DE4" w14:paraId="39A4855A" w14:textId="77D2FBCF" w:rsidTr="00E57250">
        <w:trPr>
          <w:trHeight w:val="304"/>
          <w:trPrChange w:id="61" w:author="Thomas Carruthers" w:date="2019-09-05T14:44:00Z">
            <w:trPr>
              <w:trHeight w:val="304"/>
            </w:trPr>
          </w:trPrChange>
        </w:trPr>
        <w:tc>
          <w:tcPr>
            <w:tcW w:w="2127" w:type="dxa"/>
            <w:tcBorders>
              <w:top w:val="single" w:sz="4" w:space="0" w:color="auto"/>
              <w:bottom w:val="single" w:sz="4" w:space="0" w:color="auto"/>
            </w:tcBorders>
            <w:shd w:val="clear" w:color="auto" w:fill="FFFFFF" w:themeFill="background1"/>
            <w:tcPrChange w:id="62" w:author="Thomas Carruthers" w:date="2019-09-05T14:44:00Z">
              <w:tcPr>
                <w:tcW w:w="2250" w:type="dxa"/>
                <w:tcBorders>
                  <w:top w:val="single" w:sz="4" w:space="0" w:color="auto"/>
                  <w:bottom w:val="single" w:sz="4" w:space="0" w:color="auto"/>
                </w:tcBorders>
                <w:shd w:val="clear" w:color="auto" w:fill="FFFFFF" w:themeFill="background1"/>
              </w:tcPr>
            </w:tcPrChange>
          </w:tcPr>
          <w:p w14:paraId="05760C43" w14:textId="751E8B1D" w:rsidR="00842CBE" w:rsidRPr="00256DE4" w:rsidRDefault="00842CBE" w:rsidP="00602851">
            <w:pPr>
              <w:keepNext/>
              <w:keepLines/>
              <w:jc w:val="both"/>
              <w:rPr>
                <w:rFonts w:ascii="Times New Roman" w:hAnsi="Times New Roman" w:cs="Times New Roman"/>
                <w:b/>
                <w:sz w:val="24"/>
                <w:szCs w:val="24"/>
              </w:rPr>
            </w:pPr>
            <w:r w:rsidRPr="00256DE4">
              <w:rPr>
                <w:rFonts w:ascii="Times New Roman" w:hAnsi="Times New Roman" w:cs="Times New Roman"/>
                <w:sz w:val="24"/>
                <w:szCs w:val="24"/>
              </w:rPr>
              <w:t xml:space="preserve"> </w:t>
            </w:r>
            <w:r w:rsidRPr="00256DE4">
              <w:rPr>
                <w:rFonts w:ascii="Times New Roman" w:hAnsi="Times New Roman" w:cs="Times New Roman"/>
                <w:b/>
                <w:sz w:val="24"/>
                <w:szCs w:val="24"/>
              </w:rPr>
              <w:t>Flag</w:t>
            </w:r>
          </w:p>
        </w:tc>
        <w:tc>
          <w:tcPr>
            <w:tcW w:w="1436" w:type="dxa"/>
            <w:tcBorders>
              <w:top w:val="single" w:sz="4" w:space="0" w:color="auto"/>
              <w:bottom w:val="single" w:sz="4" w:space="0" w:color="auto"/>
            </w:tcBorders>
            <w:shd w:val="clear" w:color="auto" w:fill="FFFFFF" w:themeFill="background1"/>
            <w:tcPrChange w:id="63" w:author="Thomas Carruthers" w:date="2019-09-05T14:44:00Z">
              <w:tcPr>
                <w:tcW w:w="1530" w:type="dxa"/>
                <w:tcBorders>
                  <w:top w:val="single" w:sz="4" w:space="0" w:color="auto"/>
                  <w:bottom w:val="single" w:sz="4" w:space="0" w:color="auto"/>
                </w:tcBorders>
                <w:shd w:val="clear" w:color="auto" w:fill="FFFFFF" w:themeFill="background1"/>
              </w:tcPr>
            </w:tcPrChange>
          </w:tcPr>
          <w:p w14:paraId="1CC12069" w14:textId="77777777" w:rsidR="00842CBE" w:rsidRPr="00256DE4" w:rsidRDefault="00842CBE" w:rsidP="00856B3A">
            <w:pPr>
              <w:keepNext/>
              <w:keepLines/>
              <w:rPr>
                <w:rFonts w:ascii="Times New Roman" w:hAnsi="Times New Roman" w:cs="Times New Roman"/>
                <w:b/>
                <w:sz w:val="24"/>
                <w:szCs w:val="24"/>
              </w:rPr>
            </w:pPr>
            <w:r w:rsidRPr="00256DE4">
              <w:rPr>
                <w:rFonts w:ascii="Times New Roman" w:hAnsi="Times New Roman" w:cs="Times New Roman"/>
                <w:b/>
                <w:sz w:val="24"/>
                <w:szCs w:val="24"/>
              </w:rPr>
              <w:t>Gear</w:t>
            </w:r>
          </w:p>
        </w:tc>
        <w:tc>
          <w:tcPr>
            <w:tcW w:w="2599" w:type="dxa"/>
            <w:tcBorders>
              <w:top w:val="single" w:sz="4" w:space="0" w:color="auto"/>
              <w:bottom w:val="single" w:sz="4" w:space="0" w:color="auto"/>
            </w:tcBorders>
            <w:shd w:val="clear" w:color="auto" w:fill="FFFFFF" w:themeFill="background1"/>
            <w:tcPrChange w:id="64" w:author="Thomas Carruthers" w:date="2019-09-05T14:44:00Z">
              <w:tcPr>
                <w:tcW w:w="3780" w:type="dxa"/>
                <w:tcBorders>
                  <w:top w:val="single" w:sz="4" w:space="0" w:color="auto"/>
                  <w:bottom w:val="single" w:sz="4" w:space="0" w:color="auto"/>
                </w:tcBorders>
                <w:shd w:val="clear" w:color="auto" w:fill="FFFFFF" w:themeFill="background1"/>
              </w:tcPr>
            </w:tcPrChange>
          </w:tcPr>
          <w:p w14:paraId="38052D38" w14:textId="77777777" w:rsidR="00842CBE" w:rsidRPr="00256DE4" w:rsidRDefault="00842CBE" w:rsidP="00602851">
            <w:pPr>
              <w:keepNext/>
              <w:keepLines/>
              <w:rPr>
                <w:rFonts w:ascii="Times New Roman" w:hAnsi="Times New Roman" w:cs="Times New Roman"/>
                <w:b/>
                <w:sz w:val="24"/>
                <w:szCs w:val="24"/>
              </w:rPr>
            </w:pPr>
            <w:r w:rsidRPr="00256DE4">
              <w:rPr>
                <w:rFonts w:ascii="Times New Roman" w:hAnsi="Times New Roman" w:cs="Times New Roman"/>
                <w:b/>
                <w:sz w:val="24"/>
                <w:szCs w:val="24"/>
              </w:rPr>
              <w:t>Details</w:t>
            </w:r>
          </w:p>
        </w:tc>
        <w:tc>
          <w:tcPr>
            <w:tcW w:w="3194" w:type="dxa"/>
            <w:tcBorders>
              <w:top w:val="single" w:sz="4" w:space="0" w:color="auto"/>
              <w:bottom w:val="single" w:sz="4" w:space="0" w:color="auto"/>
            </w:tcBorders>
            <w:shd w:val="clear" w:color="auto" w:fill="FFFFFF" w:themeFill="background1"/>
            <w:tcPrChange w:id="65" w:author="Thomas Carruthers" w:date="2019-09-05T14:44:00Z">
              <w:tcPr>
                <w:tcW w:w="1738" w:type="dxa"/>
                <w:tcBorders>
                  <w:top w:val="single" w:sz="4" w:space="0" w:color="auto"/>
                  <w:bottom w:val="single" w:sz="4" w:space="0" w:color="auto"/>
                </w:tcBorders>
                <w:shd w:val="clear" w:color="auto" w:fill="FFFFFF" w:themeFill="background1"/>
              </w:tcPr>
            </w:tcPrChange>
          </w:tcPr>
          <w:p w14:paraId="74131B73" w14:textId="6B2E4C11" w:rsidR="00842CBE" w:rsidRPr="00256DE4" w:rsidRDefault="00842CBE" w:rsidP="00602851">
            <w:pPr>
              <w:keepNext/>
              <w:keepLines/>
              <w:rPr>
                <w:rFonts w:ascii="Times New Roman" w:hAnsi="Times New Roman" w:cs="Times New Roman"/>
                <w:b/>
                <w:sz w:val="24"/>
                <w:szCs w:val="24"/>
              </w:rPr>
            </w:pPr>
            <w:r>
              <w:rPr>
                <w:rFonts w:ascii="Times New Roman" w:hAnsi="Times New Roman" w:cs="Times New Roman"/>
                <w:b/>
                <w:sz w:val="24"/>
                <w:szCs w:val="24"/>
              </w:rPr>
              <w:t xml:space="preserve">Fleet </w:t>
            </w:r>
            <w:r w:rsidR="00D07ABA">
              <w:rPr>
                <w:rFonts w:ascii="Times New Roman" w:hAnsi="Times New Roman" w:cs="Times New Roman"/>
                <w:b/>
                <w:sz w:val="24"/>
                <w:szCs w:val="24"/>
              </w:rPr>
              <w:t xml:space="preserve">(selectivity) </w:t>
            </w:r>
            <w:r>
              <w:rPr>
                <w:rFonts w:ascii="Times New Roman" w:hAnsi="Times New Roman" w:cs="Times New Roman"/>
                <w:b/>
                <w:sz w:val="24"/>
                <w:szCs w:val="24"/>
              </w:rPr>
              <w:t xml:space="preserve">assigned </w:t>
            </w:r>
          </w:p>
        </w:tc>
      </w:tr>
      <w:tr w:rsidR="00842CBE" w:rsidRPr="00256DE4" w14:paraId="5D5622D4" w14:textId="1C10F04F" w:rsidTr="00E57250">
        <w:tc>
          <w:tcPr>
            <w:tcW w:w="2127" w:type="dxa"/>
            <w:shd w:val="clear" w:color="auto" w:fill="FFFFFF" w:themeFill="background1"/>
            <w:tcPrChange w:id="66" w:author="Thomas Carruthers" w:date="2019-09-05T14:44:00Z">
              <w:tcPr>
                <w:tcW w:w="2250" w:type="dxa"/>
                <w:shd w:val="clear" w:color="auto" w:fill="FFFFFF" w:themeFill="background1"/>
              </w:tcPr>
            </w:tcPrChange>
          </w:tcPr>
          <w:p w14:paraId="709598EE" w14:textId="77777777" w:rsidR="00842CBE" w:rsidRPr="00E57250" w:rsidRDefault="00842CBE" w:rsidP="00602851">
            <w:pPr>
              <w:keepNext/>
              <w:keepLines/>
              <w:jc w:val="both"/>
              <w:rPr>
                <w:rFonts w:ascii="Times New Roman" w:hAnsi="Times New Roman" w:cs="Times New Roman"/>
                <w:sz w:val="20"/>
                <w:szCs w:val="20"/>
                <w:rPrChange w:id="67"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68" w:author="Thomas Carruthers" w:date="2019-09-05T14:45:00Z">
                  <w:rPr>
                    <w:rFonts w:ascii="Times New Roman" w:hAnsi="Times New Roman" w:cs="Times New Roman"/>
                    <w:sz w:val="24"/>
                    <w:szCs w:val="24"/>
                  </w:rPr>
                </w:rPrChange>
              </w:rPr>
              <w:t>Spain</w:t>
            </w:r>
          </w:p>
        </w:tc>
        <w:tc>
          <w:tcPr>
            <w:tcW w:w="1436" w:type="dxa"/>
            <w:shd w:val="clear" w:color="auto" w:fill="FFFFFF" w:themeFill="background1"/>
            <w:tcPrChange w:id="69" w:author="Thomas Carruthers" w:date="2019-09-05T14:44:00Z">
              <w:tcPr>
                <w:tcW w:w="1530" w:type="dxa"/>
                <w:shd w:val="clear" w:color="auto" w:fill="FFFFFF" w:themeFill="background1"/>
              </w:tcPr>
            </w:tcPrChange>
          </w:tcPr>
          <w:p w14:paraId="3618C418" w14:textId="77777777" w:rsidR="00842CBE" w:rsidRPr="00E57250" w:rsidRDefault="00842CBE" w:rsidP="00856B3A">
            <w:pPr>
              <w:keepNext/>
              <w:keepLines/>
              <w:rPr>
                <w:rFonts w:ascii="Times New Roman" w:hAnsi="Times New Roman" w:cs="Times New Roman"/>
                <w:sz w:val="20"/>
                <w:szCs w:val="20"/>
                <w:rPrChange w:id="70" w:author="Thomas Carruthers" w:date="2019-09-05T14:45:00Z">
                  <w:rPr>
                    <w:rFonts w:ascii="Times New Roman" w:hAnsi="Times New Roman" w:cs="Times New Roman"/>
                    <w:sz w:val="24"/>
                    <w:szCs w:val="24"/>
                  </w:rPr>
                </w:rPrChange>
              </w:rPr>
            </w:pPr>
            <w:proofErr w:type="spellStart"/>
            <w:r w:rsidRPr="00E57250">
              <w:rPr>
                <w:rFonts w:ascii="Times New Roman" w:hAnsi="Times New Roman" w:cs="Times New Roman"/>
                <w:sz w:val="20"/>
                <w:szCs w:val="20"/>
                <w:rPrChange w:id="71" w:author="Thomas Carruthers" w:date="2019-09-05T14:45:00Z">
                  <w:rPr>
                    <w:rFonts w:ascii="Times New Roman" w:hAnsi="Times New Roman" w:cs="Times New Roman"/>
                    <w:sz w:val="24"/>
                    <w:szCs w:val="24"/>
                  </w:rPr>
                </w:rPrChange>
              </w:rPr>
              <w:t>Baitboat</w:t>
            </w:r>
            <w:proofErr w:type="spellEnd"/>
          </w:p>
        </w:tc>
        <w:tc>
          <w:tcPr>
            <w:tcW w:w="2599" w:type="dxa"/>
            <w:shd w:val="clear" w:color="auto" w:fill="FFFFFF" w:themeFill="background1"/>
            <w:tcPrChange w:id="72" w:author="Thomas Carruthers" w:date="2019-09-05T14:44:00Z">
              <w:tcPr>
                <w:tcW w:w="3780" w:type="dxa"/>
                <w:shd w:val="clear" w:color="auto" w:fill="FFFFFF" w:themeFill="background1"/>
              </w:tcPr>
            </w:tcPrChange>
          </w:tcPr>
          <w:p w14:paraId="6F279A44" w14:textId="77777777" w:rsidR="00842CBE" w:rsidRPr="00E57250" w:rsidRDefault="00842CBE" w:rsidP="00602851">
            <w:pPr>
              <w:keepNext/>
              <w:keepLines/>
              <w:rPr>
                <w:rFonts w:ascii="Times New Roman" w:hAnsi="Times New Roman" w:cs="Times New Roman"/>
                <w:sz w:val="20"/>
                <w:szCs w:val="20"/>
                <w:rPrChange w:id="73"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74" w:author="Thomas Carruthers" w:date="2019-09-05T14:45:00Z">
                  <w:rPr>
                    <w:rFonts w:ascii="Times New Roman" w:hAnsi="Times New Roman" w:cs="Times New Roman"/>
                    <w:sz w:val="24"/>
                    <w:szCs w:val="24"/>
                  </w:rPr>
                </w:rPrChange>
              </w:rPr>
              <w:t xml:space="preserve">1952-2006, Q3, E </w:t>
            </w:r>
            <w:proofErr w:type="spellStart"/>
            <w:r w:rsidRPr="00E57250">
              <w:rPr>
                <w:rFonts w:ascii="Times New Roman" w:hAnsi="Times New Roman" w:cs="Times New Roman"/>
                <w:sz w:val="20"/>
                <w:szCs w:val="20"/>
                <w:rPrChange w:id="75" w:author="Thomas Carruthers" w:date="2019-09-05T14:45:00Z">
                  <w:rPr>
                    <w:rFonts w:ascii="Times New Roman" w:hAnsi="Times New Roman" w:cs="Times New Roman"/>
                    <w:sz w:val="24"/>
                    <w:szCs w:val="24"/>
                  </w:rPr>
                </w:rPrChange>
              </w:rPr>
              <w:t>Atl</w:t>
            </w:r>
            <w:proofErr w:type="spellEnd"/>
          </w:p>
        </w:tc>
        <w:tc>
          <w:tcPr>
            <w:tcW w:w="3194" w:type="dxa"/>
            <w:shd w:val="clear" w:color="auto" w:fill="FFFFFF" w:themeFill="background1"/>
            <w:tcPrChange w:id="76" w:author="Thomas Carruthers" w:date="2019-09-05T14:44:00Z">
              <w:tcPr>
                <w:tcW w:w="1738" w:type="dxa"/>
                <w:shd w:val="clear" w:color="auto" w:fill="FFFFFF" w:themeFill="background1"/>
              </w:tcPr>
            </w:tcPrChange>
          </w:tcPr>
          <w:p w14:paraId="50DFBEF8" w14:textId="2BCB169A" w:rsidR="00842CBE" w:rsidRPr="00E57250" w:rsidRDefault="00D07ABA" w:rsidP="00602851">
            <w:pPr>
              <w:keepNext/>
              <w:keepLines/>
              <w:rPr>
                <w:rFonts w:ascii="Times New Roman" w:hAnsi="Times New Roman" w:cs="Times New Roman"/>
                <w:sz w:val="20"/>
                <w:szCs w:val="20"/>
                <w:rPrChange w:id="77"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78" w:author="Thomas Carruthers" w:date="2019-09-05T14:45:00Z">
                  <w:rPr>
                    <w:rFonts w:ascii="Times New Roman" w:hAnsi="Times New Roman" w:cs="Times New Roman"/>
                    <w:sz w:val="24"/>
                    <w:szCs w:val="24"/>
                  </w:rPr>
                </w:rPrChange>
              </w:rPr>
              <w:t xml:space="preserve">3: </w:t>
            </w:r>
            <w:proofErr w:type="spellStart"/>
            <w:r w:rsidRPr="00E57250">
              <w:rPr>
                <w:rFonts w:ascii="Times New Roman" w:hAnsi="Times New Roman" w:cs="Times New Roman"/>
                <w:sz w:val="20"/>
                <w:szCs w:val="20"/>
                <w:rPrChange w:id="79" w:author="Thomas Carruthers" w:date="2019-09-05T14:45:00Z">
                  <w:rPr>
                    <w:rFonts w:ascii="Times New Roman" w:hAnsi="Times New Roman" w:cs="Times New Roman"/>
                    <w:sz w:val="24"/>
                    <w:szCs w:val="24"/>
                  </w:rPr>
                </w:rPrChange>
              </w:rPr>
              <w:t>BBold</w:t>
            </w:r>
            <w:proofErr w:type="spellEnd"/>
          </w:p>
        </w:tc>
      </w:tr>
      <w:tr w:rsidR="00842CBE" w:rsidRPr="00256DE4" w14:paraId="0CA9EF25" w14:textId="32AE19BE" w:rsidTr="00E57250">
        <w:tc>
          <w:tcPr>
            <w:tcW w:w="2127" w:type="dxa"/>
            <w:shd w:val="clear" w:color="auto" w:fill="FFFFFF" w:themeFill="background1"/>
            <w:tcPrChange w:id="80" w:author="Thomas Carruthers" w:date="2019-09-05T14:44:00Z">
              <w:tcPr>
                <w:tcW w:w="2250" w:type="dxa"/>
                <w:shd w:val="clear" w:color="auto" w:fill="FFFFFF" w:themeFill="background1"/>
              </w:tcPr>
            </w:tcPrChange>
          </w:tcPr>
          <w:p w14:paraId="4C83103B" w14:textId="77777777" w:rsidR="00842CBE" w:rsidRPr="00E57250" w:rsidRDefault="00842CBE" w:rsidP="00602851">
            <w:pPr>
              <w:keepNext/>
              <w:keepLines/>
              <w:jc w:val="both"/>
              <w:rPr>
                <w:rFonts w:ascii="Times New Roman" w:hAnsi="Times New Roman" w:cs="Times New Roman"/>
                <w:sz w:val="20"/>
                <w:szCs w:val="20"/>
                <w:rPrChange w:id="81"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82" w:author="Thomas Carruthers" w:date="2019-09-05T14:45:00Z">
                  <w:rPr>
                    <w:rFonts w:ascii="Times New Roman" w:hAnsi="Times New Roman" w:cs="Times New Roman"/>
                    <w:sz w:val="24"/>
                    <w:szCs w:val="24"/>
                  </w:rPr>
                </w:rPrChange>
              </w:rPr>
              <w:t>Spain / France</w:t>
            </w:r>
          </w:p>
        </w:tc>
        <w:tc>
          <w:tcPr>
            <w:tcW w:w="1436" w:type="dxa"/>
            <w:shd w:val="clear" w:color="auto" w:fill="FFFFFF" w:themeFill="background1"/>
            <w:tcPrChange w:id="83" w:author="Thomas Carruthers" w:date="2019-09-05T14:44:00Z">
              <w:tcPr>
                <w:tcW w:w="1530" w:type="dxa"/>
                <w:shd w:val="clear" w:color="auto" w:fill="FFFFFF" w:themeFill="background1"/>
              </w:tcPr>
            </w:tcPrChange>
          </w:tcPr>
          <w:p w14:paraId="5B1292E1" w14:textId="77777777" w:rsidR="00842CBE" w:rsidRPr="00E57250" w:rsidRDefault="00842CBE" w:rsidP="00856B3A">
            <w:pPr>
              <w:keepNext/>
              <w:keepLines/>
              <w:rPr>
                <w:rFonts w:ascii="Times New Roman" w:hAnsi="Times New Roman" w:cs="Times New Roman"/>
                <w:sz w:val="20"/>
                <w:szCs w:val="20"/>
                <w:rPrChange w:id="84" w:author="Thomas Carruthers" w:date="2019-09-05T14:45:00Z">
                  <w:rPr>
                    <w:rFonts w:ascii="Times New Roman" w:hAnsi="Times New Roman" w:cs="Times New Roman"/>
                    <w:sz w:val="24"/>
                    <w:szCs w:val="24"/>
                  </w:rPr>
                </w:rPrChange>
              </w:rPr>
            </w:pPr>
            <w:proofErr w:type="spellStart"/>
            <w:r w:rsidRPr="00E57250">
              <w:rPr>
                <w:rFonts w:ascii="Times New Roman" w:hAnsi="Times New Roman" w:cs="Times New Roman"/>
                <w:sz w:val="20"/>
                <w:szCs w:val="20"/>
                <w:rPrChange w:id="85" w:author="Thomas Carruthers" w:date="2019-09-05T14:45:00Z">
                  <w:rPr>
                    <w:rFonts w:ascii="Times New Roman" w:hAnsi="Times New Roman" w:cs="Times New Roman"/>
                    <w:sz w:val="24"/>
                    <w:szCs w:val="24"/>
                  </w:rPr>
                </w:rPrChange>
              </w:rPr>
              <w:t>Baitboat</w:t>
            </w:r>
            <w:proofErr w:type="spellEnd"/>
          </w:p>
        </w:tc>
        <w:tc>
          <w:tcPr>
            <w:tcW w:w="2599" w:type="dxa"/>
            <w:shd w:val="clear" w:color="auto" w:fill="FFFFFF" w:themeFill="background1"/>
            <w:tcPrChange w:id="86" w:author="Thomas Carruthers" w:date="2019-09-05T14:44:00Z">
              <w:tcPr>
                <w:tcW w:w="3780" w:type="dxa"/>
                <w:shd w:val="clear" w:color="auto" w:fill="FFFFFF" w:themeFill="background1"/>
              </w:tcPr>
            </w:tcPrChange>
          </w:tcPr>
          <w:p w14:paraId="7299ADB5" w14:textId="77777777" w:rsidR="00842CBE" w:rsidRPr="00E57250" w:rsidRDefault="00842CBE" w:rsidP="00602851">
            <w:pPr>
              <w:keepNext/>
              <w:keepLines/>
              <w:rPr>
                <w:rFonts w:ascii="Times New Roman" w:hAnsi="Times New Roman" w:cs="Times New Roman"/>
                <w:sz w:val="20"/>
                <w:szCs w:val="20"/>
                <w:rPrChange w:id="87"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88" w:author="Thomas Carruthers" w:date="2019-09-05T14:45:00Z">
                  <w:rPr>
                    <w:rFonts w:ascii="Times New Roman" w:hAnsi="Times New Roman" w:cs="Times New Roman"/>
                    <w:sz w:val="24"/>
                    <w:szCs w:val="24"/>
                  </w:rPr>
                </w:rPrChange>
              </w:rPr>
              <w:t xml:space="preserve">2007-2014, Q3, E </w:t>
            </w:r>
            <w:proofErr w:type="spellStart"/>
            <w:r w:rsidRPr="00E57250">
              <w:rPr>
                <w:rFonts w:ascii="Times New Roman" w:hAnsi="Times New Roman" w:cs="Times New Roman"/>
                <w:sz w:val="20"/>
                <w:szCs w:val="20"/>
                <w:rPrChange w:id="89" w:author="Thomas Carruthers" w:date="2019-09-05T14:45:00Z">
                  <w:rPr>
                    <w:rFonts w:ascii="Times New Roman" w:hAnsi="Times New Roman" w:cs="Times New Roman"/>
                    <w:sz w:val="24"/>
                    <w:szCs w:val="24"/>
                  </w:rPr>
                </w:rPrChange>
              </w:rPr>
              <w:t>Atl</w:t>
            </w:r>
            <w:proofErr w:type="spellEnd"/>
          </w:p>
        </w:tc>
        <w:tc>
          <w:tcPr>
            <w:tcW w:w="3194" w:type="dxa"/>
            <w:shd w:val="clear" w:color="auto" w:fill="FFFFFF" w:themeFill="background1"/>
            <w:tcPrChange w:id="90" w:author="Thomas Carruthers" w:date="2019-09-05T14:44:00Z">
              <w:tcPr>
                <w:tcW w:w="1738" w:type="dxa"/>
                <w:shd w:val="clear" w:color="auto" w:fill="FFFFFF" w:themeFill="background1"/>
              </w:tcPr>
            </w:tcPrChange>
          </w:tcPr>
          <w:p w14:paraId="5C1E6C35" w14:textId="739C42DB" w:rsidR="00842CBE" w:rsidRPr="00E57250" w:rsidRDefault="00D07ABA" w:rsidP="00602851">
            <w:pPr>
              <w:keepNext/>
              <w:keepLines/>
              <w:rPr>
                <w:rFonts w:ascii="Times New Roman" w:hAnsi="Times New Roman" w:cs="Times New Roman"/>
                <w:sz w:val="20"/>
                <w:szCs w:val="20"/>
                <w:rPrChange w:id="91"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92" w:author="Thomas Carruthers" w:date="2019-09-05T14:45:00Z">
                  <w:rPr>
                    <w:rFonts w:ascii="Times New Roman" w:hAnsi="Times New Roman" w:cs="Times New Roman"/>
                    <w:sz w:val="24"/>
                    <w:szCs w:val="24"/>
                  </w:rPr>
                </w:rPrChange>
              </w:rPr>
              <w:t xml:space="preserve">3: </w:t>
            </w:r>
            <w:proofErr w:type="spellStart"/>
            <w:r w:rsidRPr="00E57250">
              <w:rPr>
                <w:rFonts w:ascii="Times New Roman" w:hAnsi="Times New Roman" w:cs="Times New Roman"/>
                <w:sz w:val="20"/>
                <w:szCs w:val="20"/>
                <w:rPrChange w:id="93" w:author="Thomas Carruthers" w:date="2019-09-05T14:45:00Z">
                  <w:rPr>
                    <w:rFonts w:ascii="Times New Roman" w:hAnsi="Times New Roman" w:cs="Times New Roman"/>
                    <w:sz w:val="24"/>
                    <w:szCs w:val="24"/>
                  </w:rPr>
                </w:rPrChange>
              </w:rPr>
              <w:t>BBold</w:t>
            </w:r>
            <w:proofErr w:type="spellEnd"/>
          </w:p>
        </w:tc>
      </w:tr>
      <w:tr w:rsidR="00842CBE" w:rsidRPr="00256DE4" w14:paraId="071AAC20" w14:textId="162A1375" w:rsidTr="00E57250">
        <w:tc>
          <w:tcPr>
            <w:tcW w:w="2127" w:type="dxa"/>
            <w:shd w:val="clear" w:color="auto" w:fill="FFFFFF" w:themeFill="background1"/>
            <w:tcPrChange w:id="94" w:author="Thomas Carruthers" w:date="2019-09-05T14:44:00Z">
              <w:tcPr>
                <w:tcW w:w="2250" w:type="dxa"/>
                <w:shd w:val="clear" w:color="auto" w:fill="FFFFFF" w:themeFill="background1"/>
              </w:tcPr>
            </w:tcPrChange>
          </w:tcPr>
          <w:p w14:paraId="6E48119D" w14:textId="77777777" w:rsidR="00842CBE" w:rsidRPr="00E57250" w:rsidRDefault="00842CBE" w:rsidP="00602851">
            <w:pPr>
              <w:keepNext/>
              <w:keepLines/>
              <w:jc w:val="both"/>
              <w:rPr>
                <w:rFonts w:ascii="Times New Roman" w:hAnsi="Times New Roman" w:cs="Times New Roman"/>
                <w:sz w:val="20"/>
                <w:szCs w:val="20"/>
                <w:rPrChange w:id="95"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96" w:author="Thomas Carruthers" w:date="2019-09-05T14:45:00Z">
                  <w:rPr>
                    <w:rFonts w:ascii="Times New Roman" w:hAnsi="Times New Roman" w:cs="Times New Roman"/>
                    <w:sz w:val="24"/>
                    <w:szCs w:val="24"/>
                  </w:rPr>
                </w:rPrChange>
              </w:rPr>
              <w:t xml:space="preserve">Morocco / Spain                           </w:t>
            </w:r>
          </w:p>
        </w:tc>
        <w:tc>
          <w:tcPr>
            <w:tcW w:w="1436" w:type="dxa"/>
            <w:shd w:val="clear" w:color="auto" w:fill="FFFFFF" w:themeFill="background1"/>
            <w:tcPrChange w:id="97" w:author="Thomas Carruthers" w:date="2019-09-05T14:44:00Z">
              <w:tcPr>
                <w:tcW w:w="1530" w:type="dxa"/>
                <w:shd w:val="clear" w:color="auto" w:fill="FFFFFF" w:themeFill="background1"/>
              </w:tcPr>
            </w:tcPrChange>
          </w:tcPr>
          <w:p w14:paraId="5DD8B68F" w14:textId="77777777" w:rsidR="00842CBE" w:rsidRPr="00E57250" w:rsidRDefault="00842CBE" w:rsidP="00856B3A">
            <w:pPr>
              <w:keepNext/>
              <w:keepLines/>
              <w:rPr>
                <w:rFonts w:ascii="Times New Roman" w:hAnsi="Times New Roman" w:cs="Times New Roman"/>
                <w:sz w:val="20"/>
                <w:szCs w:val="20"/>
                <w:rPrChange w:id="98"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99" w:author="Thomas Carruthers" w:date="2019-09-05T14:45:00Z">
                  <w:rPr>
                    <w:rFonts w:ascii="Times New Roman" w:hAnsi="Times New Roman" w:cs="Times New Roman"/>
                    <w:sz w:val="24"/>
                    <w:szCs w:val="24"/>
                  </w:rPr>
                </w:rPrChange>
              </w:rPr>
              <w:t>Trap</w:t>
            </w:r>
          </w:p>
        </w:tc>
        <w:tc>
          <w:tcPr>
            <w:tcW w:w="2599" w:type="dxa"/>
            <w:shd w:val="clear" w:color="auto" w:fill="FFFFFF" w:themeFill="background1"/>
            <w:tcPrChange w:id="100" w:author="Thomas Carruthers" w:date="2019-09-05T14:44:00Z">
              <w:tcPr>
                <w:tcW w:w="3780" w:type="dxa"/>
                <w:shd w:val="clear" w:color="auto" w:fill="FFFFFF" w:themeFill="background1"/>
              </w:tcPr>
            </w:tcPrChange>
          </w:tcPr>
          <w:p w14:paraId="5DE075F9" w14:textId="77777777" w:rsidR="00842CBE" w:rsidRPr="00E57250" w:rsidRDefault="00842CBE" w:rsidP="00602851">
            <w:pPr>
              <w:keepNext/>
              <w:keepLines/>
              <w:rPr>
                <w:rFonts w:ascii="Times New Roman" w:hAnsi="Times New Roman" w:cs="Times New Roman"/>
                <w:sz w:val="20"/>
                <w:szCs w:val="20"/>
                <w:rPrChange w:id="101"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02" w:author="Thomas Carruthers" w:date="2019-09-05T14:45:00Z">
                  <w:rPr>
                    <w:rFonts w:ascii="Times New Roman" w:hAnsi="Times New Roman" w:cs="Times New Roman"/>
                    <w:sz w:val="24"/>
                    <w:szCs w:val="24"/>
                  </w:rPr>
                </w:rPrChange>
              </w:rPr>
              <w:t xml:space="preserve">1981-2011, Q2, SE </w:t>
            </w:r>
            <w:proofErr w:type="spellStart"/>
            <w:r w:rsidRPr="00E57250">
              <w:rPr>
                <w:rFonts w:ascii="Times New Roman" w:hAnsi="Times New Roman" w:cs="Times New Roman"/>
                <w:sz w:val="20"/>
                <w:szCs w:val="20"/>
                <w:rPrChange w:id="103" w:author="Thomas Carruthers" w:date="2019-09-05T14:45:00Z">
                  <w:rPr>
                    <w:rFonts w:ascii="Times New Roman" w:hAnsi="Times New Roman" w:cs="Times New Roman"/>
                    <w:sz w:val="24"/>
                    <w:szCs w:val="24"/>
                  </w:rPr>
                </w:rPrChange>
              </w:rPr>
              <w:t>Atl</w:t>
            </w:r>
            <w:proofErr w:type="spellEnd"/>
          </w:p>
        </w:tc>
        <w:tc>
          <w:tcPr>
            <w:tcW w:w="3194" w:type="dxa"/>
            <w:shd w:val="clear" w:color="auto" w:fill="FFFFFF" w:themeFill="background1"/>
            <w:tcPrChange w:id="104" w:author="Thomas Carruthers" w:date="2019-09-05T14:44:00Z">
              <w:tcPr>
                <w:tcW w:w="1738" w:type="dxa"/>
                <w:shd w:val="clear" w:color="auto" w:fill="FFFFFF" w:themeFill="background1"/>
              </w:tcPr>
            </w:tcPrChange>
          </w:tcPr>
          <w:p w14:paraId="6739400D" w14:textId="5147F09A" w:rsidR="00842CBE" w:rsidRPr="00E57250" w:rsidRDefault="00D07ABA" w:rsidP="00602851">
            <w:pPr>
              <w:keepNext/>
              <w:keepLines/>
              <w:rPr>
                <w:rFonts w:ascii="Times New Roman" w:hAnsi="Times New Roman" w:cs="Times New Roman"/>
                <w:sz w:val="20"/>
                <w:szCs w:val="20"/>
                <w:rPrChange w:id="105"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06" w:author="Thomas Carruthers" w:date="2019-09-05T14:45:00Z">
                  <w:rPr>
                    <w:rFonts w:ascii="Times New Roman" w:hAnsi="Times New Roman" w:cs="Times New Roman"/>
                    <w:sz w:val="24"/>
                    <w:szCs w:val="24"/>
                  </w:rPr>
                </w:rPrChange>
              </w:rPr>
              <w:t xml:space="preserve">12: </w:t>
            </w:r>
            <w:proofErr w:type="spellStart"/>
            <w:r w:rsidRPr="00E57250">
              <w:rPr>
                <w:rFonts w:ascii="Times New Roman" w:hAnsi="Times New Roman" w:cs="Times New Roman"/>
                <w:sz w:val="20"/>
                <w:szCs w:val="20"/>
                <w:rPrChange w:id="107" w:author="Thomas Carruthers" w:date="2019-09-05T14:45:00Z">
                  <w:rPr>
                    <w:rFonts w:ascii="Times New Roman" w:hAnsi="Times New Roman" w:cs="Times New Roman"/>
                    <w:sz w:val="24"/>
                    <w:szCs w:val="24"/>
                  </w:rPr>
                </w:rPrChange>
              </w:rPr>
              <w:t>TPold</w:t>
            </w:r>
            <w:proofErr w:type="spellEnd"/>
          </w:p>
        </w:tc>
      </w:tr>
      <w:tr w:rsidR="00842CBE" w:rsidRPr="00256DE4" w14:paraId="206EFCCE" w14:textId="1A5B16AE" w:rsidTr="00E57250">
        <w:tc>
          <w:tcPr>
            <w:tcW w:w="2127" w:type="dxa"/>
            <w:shd w:val="clear" w:color="auto" w:fill="FFFFFF" w:themeFill="background1"/>
            <w:tcPrChange w:id="108" w:author="Thomas Carruthers" w:date="2019-09-05T14:44:00Z">
              <w:tcPr>
                <w:tcW w:w="2250" w:type="dxa"/>
                <w:shd w:val="clear" w:color="auto" w:fill="FFFFFF" w:themeFill="background1"/>
              </w:tcPr>
            </w:tcPrChange>
          </w:tcPr>
          <w:p w14:paraId="2549F2DC" w14:textId="77777777" w:rsidR="00842CBE" w:rsidRPr="00E57250" w:rsidRDefault="00842CBE" w:rsidP="00602851">
            <w:pPr>
              <w:keepNext/>
              <w:keepLines/>
              <w:jc w:val="both"/>
              <w:rPr>
                <w:rFonts w:ascii="Times New Roman" w:hAnsi="Times New Roman" w:cs="Times New Roman"/>
                <w:sz w:val="20"/>
                <w:szCs w:val="20"/>
                <w:rPrChange w:id="109"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10" w:author="Thomas Carruthers" w:date="2019-09-05T14:45:00Z">
                  <w:rPr>
                    <w:rFonts w:ascii="Times New Roman" w:hAnsi="Times New Roman" w:cs="Times New Roman"/>
                    <w:sz w:val="24"/>
                    <w:szCs w:val="24"/>
                  </w:rPr>
                </w:rPrChange>
              </w:rPr>
              <w:t>Morocco / Portugal</w:t>
            </w:r>
          </w:p>
        </w:tc>
        <w:tc>
          <w:tcPr>
            <w:tcW w:w="1436" w:type="dxa"/>
            <w:shd w:val="clear" w:color="auto" w:fill="FFFFFF" w:themeFill="background1"/>
            <w:tcPrChange w:id="111" w:author="Thomas Carruthers" w:date="2019-09-05T14:44:00Z">
              <w:tcPr>
                <w:tcW w:w="1530" w:type="dxa"/>
                <w:shd w:val="clear" w:color="auto" w:fill="FFFFFF" w:themeFill="background1"/>
              </w:tcPr>
            </w:tcPrChange>
          </w:tcPr>
          <w:p w14:paraId="20F6B458" w14:textId="77777777" w:rsidR="00842CBE" w:rsidRPr="00E57250" w:rsidRDefault="00842CBE" w:rsidP="00856B3A">
            <w:pPr>
              <w:keepNext/>
              <w:keepLines/>
              <w:rPr>
                <w:rFonts w:ascii="Times New Roman" w:hAnsi="Times New Roman" w:cs="Times New Roman"/>
                <w:sz w:val="20"/>
                <w:szCs w:val="20"/>
                <w:rPrChange w:id="112"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13" w:author="Thomas Carruthers" w:date="2019-09-05T14:45:00Z">
                  <w:rPr>
                    <w:rFonts w:ascii="Times New Roman" w:hAnsi="Times New Roman" w:cs="Times New Roman"/>
                    <w:sz w:val="24"/>
                    <w:szCs w:val="24"/>
                  </w:rPr>
                </w:rPrChange>
              </w:rPr>
              <w:t>Trap</w:t>
            </w:r>
          </w:p>
        </w:tc>
        <w:tc>
          <w:tcPr>
            <w:tcW w:w="2599" w:type="dxa"/>
            <w:shd w:val="clear" w:color="auto" w:fill="FFFFFF" w:themeFill="background1"/>
            <w:tcPrChange w:id="114" w:author="Thomas Carruthers" w:date="2019-09-05T14:44:00Z">
              <w:tcPr>
                <w:tcW w:w="3780" w:type="dxa"/>
                <w:shd w:val="clear" w:color="auto" w:fill="FFFFFF" w:themeFill="background1"/>
              </w:tcPr>
            </w:tcPrChange>
          </w:tcPr>
          <w:p w14:paraId="33716651" w14:textId="668C90DA" w:rsidR="00842CBE" w:rsidRPr="00E57250" w:rsidRDefault="00842CBE" w:rsidP="00362AD5">
            <w:pPr>
              <w:keepNext/>
              <w:keepLines/>
              <w:rPr>
                <w:rFonts w:ascii="Times New Roman" w:hAnsi="Times New Roman" w:cs="Times New Roman"/>
                <w:sz w:val="20"/>
                <w:szCs w:val="20"/>
                <w:rPrChange w:id="115"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16" w:author="Thomas Carruthers" w:date="2019-09-05T14:45:00Z">
                  <w:rPr>
                    <w:rFonts w:ascii="Times New Roman" w:hAnsi="Times New Roman" w:cs="Times New Roman"/>
                    <w:sz w:val="24"/>
                    <w:szCs w:val="24"/>
                  </w:rPr>
                </w:rPrChange>
              </w:rPr>
              <w:t xml:space="preserve">2012-2016, Q2, SE </w:t>
            </w:r>
            <w:proofErr w:type="spellStart"/>
            <w:r w:rsidRPr="00E57250">
              <w:rPr>
                <w:rFonts w:ascii="Times New Roman" w:hAnsi="Times New Roman" w:cs="Times New Roman"/>
                <w:sz w:val="20"/>
                <w:szCs w:val="20"/>
                <w:rPrChange w:id="117" w:author="Thomas Carruthers" w:date="2019-09-05T14:45:00Z">
                  <w:rPr>
                    <w:rFonts w:ascii="Times New Roman" w:hAnsi="Times New Roman" w:cs="Times New Roman"/>
                    <w:sz w:val="24"/>
                    <w:szCs w:val="24"/>
                  </w:rPr>
                </w:rPrChange>
              </w:rPr>
              <w:t>Atl</w:t>
            </w:r>
            <w:proofErr w:type="spellEnd"/>
          </w:p>
        </w:tc>
        <w:tc>
          <w:tcPr>
            <w:tcW w:w="3194" w:type="dxa"/>
            <w:shd w:val="clear" w:color="auto" w:fill="FFFFFF" w:themeFill="background1"/>
            <w:tcPrChange w:id="118" w:author="Thomas Carruthers" w:date="2019-09-05T14:44:00Z">
              <w:tcPr>
                <w:tcW w:w="1738" w:type="dxa"/>
                <w:shd w:val="clear" w:color="auto" w:fill="FFFFFF" w:themeFill="background1"/>
              </w:tcPr>
            </w:tcPrChange>
          </w:tcPr>
          <w:p w14:paraId="3381D087" w14:textId="67B7A276" w:rsidR="00842CBE" w:rsidRPr="00E57250" w:rsidRDefault="00D07ABA" w:rsidP="00362AD5">
            <w:pPr>
              <w:keepNext/>
              <w:keepLines/>
              <w:rPr>
                <w:rFonts w:ascii="Times New Roman" w:hAnsi="Times New Roman" w:cs="Times New Roman"/>
                <w:sz w:val="20"/>
                <w:szCs w:val="20"/>
                <w:rPrChange w:id="119"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20" w:author="Thomas Carruthers" w:date="2019-09-05T14:45:00Z">
                  <w:rPr>
                    <w:rFonts w:ascii="Times New Roman" w:hAnsi="Times New Roman" w:cs="Times New Roman"/>
                    <w:sz w:val="24"/>
                    <w:szCs w:val="24"/>
                  </w:rPr>
                </w:rPrChange>
              </w:rPr>
              <w:t xml:space="preserve">13: </w:t>
            </w:r>
            <w:proofErr w:type="spellStart"/>
            <w:r w:rsidRPr="00E57250">
              <w:rPr>
                <w:rFonts w:ascii="Times New Roman" w:hAnsi="Times New Roman" w:cs="Times New Roman"/>
                <w:sz w:val="20"/>
                <w:szCs w:val="20"/>
                <w:rPrChange w:id="121" w:author="Thomas Carruthers" w:date="2019-09-05T14:45:00Z">
                  <w:rPr>
                    <w:rFonts w:ascii="Times New Roman" w:hAnsi="Times New Roman" w:cs="Times New Roman"/>
                    <w:sz w:val="24"/>
                    <w:szCs w:val="24"/>
                  </w:rPr>
                </w:rPrChange>
              </w:rPr>
              <w:t>TPnew</w:t>
            </w:r>
            <w:proofErr w:type="spellEnd"/>
          </w:p>
        </w:tc>
      </w:tr>
      <w:tr w:rsidR="00842CBE" w:rsidRPr="00256DE4" w14:paraId="33C27F00" w14:textId="1629912E" w:rsidTr="00E57250">
        <w:tc>
          <w:tcPr>
            <w:tcW w:w="2127" w:type="dxa"/>
            <w:shd w:val="clear" w:color="auto" w:fill="FFFFFF" w:themeFill="background1"/>
            <w:tcPrChange w:id="122" w:author="Thomas Carruthers" w:date="2019-09-05T14:44:00Z">
              <w:tcPr>
                <w:tcW w:w="2250" w:type="dxa"/>
                <w:shd w:val="clear" w:color="auto" w:fill="FFFFFF" w:themeFill="background1"/>
              </w:tcPr>
            </w:tcPrChange>
          </w:tcPr>
          <w:p w14:paraId="5CE53A55" w14:textId="77777777" w:rsidR="00842CBE" w:rsidRPr="00E57250" w:rsidRDefault="00842CBE" w:rsidP="00602851">
            <w:pPr>
              <w:keepNext/>
              <w:keepLines/>
              <w:jc w:val="both"/>
              <w:rPr>
                <w:rFonts w:ascii="Times New Roman" w:hAnsi="Times New Roman" w:cs="Times New Roman"/>
                <w:sz w:val="20"/>
                <w:szCs w:val="20"/>
                <w:rPrChange w:id="123"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24" w:author="Thomas Carruthers" w:date="2019-09-05T14:45:00Z">
                  <w:rPr>
                    <w:rFonts w:ascii="Times New Roman" w:hAnsi="Times New Roman" w:cs="Times New Roman"/>
                    <w:sz w:val="24"/>
                    <w:szCs w:val="24"/>
                  </w:rPr>
                </w:rPrChange>
              </w:rPr>
              <w:t xml:space="preserve">Japan </w:t>
            </w:r>
          </w:p>
        </w:tc>
        <w:tc>
          <w:tcPr>
            <w:tcW w:w="1436" w:type="dxa"/>
            <w:shd w:val="clear" w:color="auto" w:fill="FFFFFF" w:themeFill="background1"/>
            <w:tcPrChange w:id="125" w:author="Thomas Carruthers" w:date="2019-09-05T14:44:00Z">
              <w:tcPr>
                <w:tcW w:w="1530" w:type="dxa"/>
                <w:shd w:val="clear" w:color="auto" w:fill="FFFFFF" w:themeFill="background1"/>
              </w:tcPr>
            </w:tcPrChange>
          </w:tcPr>
          <w:p w14:paraId="60FBC45D" w14:textId="77777777" w:rsidR="00842CBE" w:rsidRPr="00E57250" w:rsidRDefault="00842CBE" w:rsidP="00856B3A">
            <w:pPr>
              <w:keepNext/>
              <w:keepLines/>
              <w:rPr>
                <w:rFonts w:ascii="Times New Roman" w:hAnsi="Times New Roman" w:cs="Times New Roman"/>
                <w:sz w:val="20"/>
                <w:szCs w:val="20"/>
                <w:rPrChange w:id="126"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27" w:author="Thomas Carruthers" w:date="2019-09-05T14:45:00Z">
                  <w:rPr>
                    <w:rFonts w:ascii="Times New Roman" w:hAnsi="Times New Roman" w:cs="Times New Roman"/>
                    <w:sz w:val="24"/>
                    <w:szCs w:val="24"/>
                  </w:rPr>
                </w:rPrChange>
              </w:rPr>
              <w:t>Longline</w:t>
            </w:r>
          </w:p>
        </w:tc>
        <w:tc>
          <w:tcPr>
            <w:tcW w:w="2599" w:type="dxa"/>
            <w:shd w:val="clear" w:color="auto" w:fill="FFFFFF" w:themeFill="background1"/>
            <w:tcPrChange w:id="128" w:author="Thomas Carruthers" w:date="2019-09-05T14:44:00Z">
              <w:tcPr>
                <w:tcW w:w="3780" w:type="dxa"/>
                <w:shd w:val="clear" w:color="auto" w:fill="FFFFFF" w:themeFill="background1"/>
              </w:tcPr>
            </w:tcPrChange>
          </w:tcPr>
          <w:p w14:paraId="35A91CCC" w14:textId="77777777" w:rsidR="00842CBE" w:rsidRPr="00E57250" w:rsidRDefault="00842CBE" w:rsidP="00602851">
            <w:pPr>
              <w:keepNext/>
              <w:keepLines/>
              <w:rPr>
                <w:rFonts w:ascii="Times New Roman" w:hAnsi="Times New Roman" w:cs="Times New Roman"/>
                <w:sz w:val="20"/>
                <w:szCs w:val="20"/>
                <w:rPrChange w:id="129"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30" w:author="Thomas Carruthers" w:date="2019-09-05T14:45:00Z">
                  <w:rPr>
                    <w:rFonts w:ascii="Times New Roman" w:hAnsi="Times New Roman" w:cs="Times New Roman"/>
                    <w:sz w:val="24"/>
                    <w:szCs w:val="24"/>
                  </w:rPr>
                </w:rPrChange>
              </w:rPr>
              <w:t xml:space="preserve">1975-2009, Q2, SE </w:t>
            </w:r>
            <w:proofErr w:type="spellStart"/>
            <w:r w:rsidRPr="00E57250">
              <w:rPr>
                <w:rFonts w:ascii="Times New Roman" w:hAnsi="Times New Roman" w:cs="Times New Roman"/>
                <w:sz w:val="20"/>
                <w:szCs w:val="20"/>
                <w:rPrChange w:id="131" w:author="Thomas Carruthers" w:date="2019-09-05T14:45:00Z">
                  <w:rPr>
                    <w:rFonts w:ascii="Times New Roman" w:hAnsi="Times New Roman" w:cs="Times New Roman"/>
                    <w:sz w:val="24"/>
                    <w:szCs w:val="24"/>
                  </w:rPr>
                </w:rPrChange>
              </w:rPr>
              <w:t>Atl</w:t>
            </w:r>
            <w:proofErr w:type="spellEnd"/>
          </w:p>
        </w:tc>
        <w:tc>
          <w:tcPr>
            <w:tcW w:w="3194" w:type="dxa"/>
            <w:shd w:val="clear" w:color="auto" w:fill="FFFFFF" w:themeFill="background1"/>
            <w:tcPrChange w:id="132" w:author="Thomas Carruthers" w:date="2019-09-05T14:44:00Z">
              <w:tcPr>
                <w:tcW w:w="1738" w:type="dxa"/>
                <w:shd w:val="clear" w:color="auto" w:fill="FFFFFF" w:themeFill="background1"/>
              </w:tcPr>
            </w:tcPrChange>
          </w:tcPr>
          <w:p w14:paraId="53B345C9" w14:textId="5FD3CFA7" w:rsidR="00842CBE" w:rsidRPr="00E57250" w:rsidRDefault="00D07ABA" w:rsidP="00602851">
            <w:pPr>
              <w:keepNext/>
              <w:keepLines/>
              <w:rPr>
                <w:rFonts w:ascii="Times New Roman" w:hAnsi="Times New Roman" w:cs="Times New Roman"/>
                <w:sz w:val="20"/>
                <w:szCs w:val="20"/>
                <w:rPrChange w:id="133"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34" w:author="Thomas Carruthers" w:date="2019-09-05T14:45:00Z">
                  <w:rPr>
                    <w:rFonts w:ascii="Times New Roman" w:hAnsi="Times New Roman" w:cs="Times New Roman"/>
                    <w:sz w:val="24"/>
                    <w:szCs w:val="24"/>
                  </w:rPr>
                </w:rPrChange>
              </w:rPr>
              <w:t>2: LLJPN</w:t>
            </w:r>
          </w:p>
        </w:tc>
      </w:tr>
      <w:tr w:rsidR="00842CBE" w:rsidRPr="00256DE4" w14:paraId="4DFCFB35" w14:textId="1F891314" w:rsidTr="00E57250">
        <w:tc>
          <w:tcPr>
            <w:tcW w:w="2127" w:type="dxa"/>
            <w:shd w:val="clear" w:color="auto" w:fill="FFFFFF" w:themeFill="background1"/>
            <w:tcPrChange w:id="135" w:author="Thomas Carruthers" w:date="2019-09-05T14:44:00Z">
              <w:tcPr>
                <w:tcW w:w="2250" w:type="dxa"/>
                <w:shd w:val="clear" w:color="auto" w:fill="FFFFFF" w:themeFill="background1"/>
              </w:tcPr>
            </w:tcPrChange>
          </w:tcPr>
          <w:p w14:paraId="478EE204" w14:textId="77777777" w:rsidR="00842CBE" w:rsidRPr="00E57250" w:rsidRDefault="00842CBE" w:rsidP="00602851">
            <w:pPr>
              <w:keepNext/>
              <w:keepLines/>
              <w:jc w:val="both"/>
              <w:rPr>
                <w:rFonts w:ascii="Times New Roman" w:hAnsi="Times New Roman" w:cs="Times New Roman"/>
                <w:sz w:val="20"/>
                <w:szCs w:val="20"/>
                <w:rPrChange w:id="136"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37" w:author="Thomas Carruthers" w:date="2019-09-05T14:45:00Z">
                  <w:rPr>
                    <w:rFonts w:ascii="Times New Roman" w:hAnsi="Times New Roman" w:cs="Times New Roman"/>
                    <w:sz w:val="24"/>
                    <w:szCs w:val="24"/>
                  </w:rPr>
                </w:rPrChange>
              </w:rPr>
              <w:t>Japan</w:t>
            </w:r>
          </w:p>
        </w:tc>
        <w:tc>
          <w:tcPr>
            <w:tcW w:w="1436" w:type="dxa"/>
            <w:shd w:val="clear" w:color="auto" w:fill="FFFFFF" w:themeFill="background1"/>
            <w:tcPrChange w:id="138" w:author="Thomas Carruthers" w:date="2019-09-05T14:44:00Z">
              <w:tcPr>
                <w:tcW w:w="1530" w:type="dxa"/>
                <w:shd w:val="clear" w:color="auto" w:fill="FFFFFF" w:themeFill="background1"/>
              </w:tcPr>
            </w:tcPrChange>
          </w:tcPr>
          <w:p w14:paraId="4F818413" w14:textId="77777777" w:rsidR="00842CBE" w:rsidRPr="00E57250" w:rsidRDefault="00842CBE" w:rsidP="00856B3A">
            <w:pPr>
              <w:keepNext/>
              <w:keepLines/>
              <w:rPr>
                <w:rFonts w:ascii="Times New Roman" w:hAnsi="Times New Roman" w:cs="Times New Roman"/>
                <w:sz w:val="20"/>
                <w:szCs w:val="20"/>
                <w:rPrChange w:id="139"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40" w:author="Thomas Carruthers" w:date="2019-09-05T14:45:00Z">
                  <w:rPr>
                    <w:rFonts w:ascii="Times New Roman" w:hAnsi="Times New Roman" w:cs="Times New Roman"/>
                    <w:sz w:val="24"/>
                    <w:szCs w:val="24"/>
                  </w:rPr>
                </w:rPrChange>
              </w:rPr>
              <w:t>Longline</w:t>
            </w:r>
          </w:p>
        </w:tc>
        <w:tc>
          <w:tcPr>
            <w:tcW w:w="2599" w:type="dxa"/>
            <w:shd w:val="clear" w:color="auto" w:fill="FFFFFF" w:themeFill="background1"/>
            <w:tcPrChange w:id="141" w:author="Thomas Carruthers" w:date="2019-09-05T14:44:00Z">
              <w:tcPr>
                <w:tcW w:w="3780" w:type="dxa"/>
                <w:shd w:val="clear" w:color="auto" w:fill="FFFFFF" w:themeFill="background1"/>
              </w:tcPr>
            </w:tcPrChange>
          </w:tcPr>
          <w:p w14:paraId="36B4B7D3" w14:textId="77777777" w:rsidR="00842CBE" w:rsidRPr="00E57250" w:rsidRDefault="00842CBE" w:rsidP="00602851">
            <w:pPr>
              <w:keepNext/>
              <w:keepLines/>
              <w:rPr>
                <w:rFonts w:ascii="Times New Roman" w:hAnsi="Times New Roman" w:cs="Times New Roman"/>
                <w:sz w:val="20"/>
                <w:szCs w:val="20"/>
                <w:rPrChange w:id="142"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43" w:author="Thomas Carruthers" w:date="2019-09-05T14:45:00Z">
                  <w:rPr>
                    <w:rFonts w:ascii="Times New Roman" w:hAnsi="Times New Roman" w:cs="Times New Roman"/>
                    <w:sz w:val="24"/>
                    <w:szCs w:val="24"/>
                  </w:rPr>
                </w:rPrChange>
              </w:rPr>
              <w:t xml:space="preserve">1990-2009, Q4, NE </w:t>
            </w:r>
            <w:proofErr w:type="spellStart"/>
            <w:r w:rsidRPr="00E57250">
              <w:rPr>
                <w:rFonts w:ascii="Times New Roman" w:hAnsi="Times New Roman" w:cs="Times New Roman"/>
                <w:sz w:val="20"/>
                <w:szCs w:val="20"/>
                <w:rPrChange w:id="144" w:author="Thomas Carruthers" w:date="2019-09-05T14:45:00Z">
                  <w:rPr>
                    <w:rFonts w:ascii="Times New Roman" w:hAnsi="Times New Roman" w:cs="Times New Roman"/>
                    <w:sz w:val="24"/>
                    <w:szCs w:val="24"/>
                  </w:rPr>
                </w:rPrChange>
              </w:rPr>
              <w:t>Atl</w:t>
            </w:r>
            <w:proofErr w:type="spellEnd"/>
          </w:p>
        </w:tc>
        <w:tc>
          <w:tcPr>
            <w:tcW w:w="3194" w:type="dxa"/>
            <w:shd w:val="clear" w:color="auto" w:fill="FFFFFF" w:themeFill="background1"/>
            <w:tcPrChange w:id="145" w:author="Thomas Carruthers" w:date="2019-09-05T14:44:00Z">
              <w:tcPr>
                <w:tcW w:w="1738" w:type="dxa"/>
                <w:shd w:val="clear" w:color="auto" w:fill="FFFFFF" w:themeFill="background1"/>
              </w:tcPr>
            </w:tcPrChange>
          </w:tcPr>
          <w:p w14:paraId="68AD9EAF" w14:textId="5D7B7C6C" w:rsidR="00842CBE" w:rsidRPr="00E57250" w:rsidRDefault="00D07ABA" w:rsidP="00602851">
            <w:pPr>
              <w:keepNext/>
              <w:keepLines/>
              <w:rPr>
                <w:rFonts w:ascii="Times New Roman" w:hAnsi="Times New Roman" w:cs="Times New Roman"/>
                <w:sz w:val="20"/>
                <w:szCs w:val="20"/>
                <w:rPrChange w:id="146"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47" w:author="Thomas Carruthers" w:date="2019-09-05T14:45:00Z">
                  <w:rPr>
                    <w:rFonts w:ascii="Times New Roman" w:hAnsi="Times New Roman" w:cs="Times New Roman"/>
                    <w:sz w:val="24"/>
                    <w:szCs w:val="24"/>
                  </w:rPr>
                </w:rPrChange>
              </w:rPr>
              <w:t>2: LLJPN</w:t>
            </w:r>
          </w:p>
        </w:tc>
      </w:tr>
      <w:tr w:rsidR="00842CBE" w:rsidRPr="00256DE4" w14:paraId="3B457192" w14:textId="67AD9728" w:rsidTr="00E57250">
        <w:trPr>
          <w:trHeight w:val="223"/>
          <w:trPrChange w:id="148" w:author="Thomas Carruthers" w:date="2019-09-05T14:44:00Z">
            <w:trPr>
              <w:trHeight w:val="223"/>
            </w:trPr>
          </w:trPrChange>
        </w:trPr>
        <w:tc>
          <w:tcPr>
            <w:tcW w:w="2127" w:type="dxa"/>
            <w:shd w:val="clear" w:color="auto" w:fill="FFFFFF" w:themeFill="background1"/>
            <w:tcPrChange w:id="149" w:author="Thomas Carruthers" w:date="2019-09-05T14:44:00Z">
              <w:tcPr>
                <w:tcW w:w="2250" w:type="dxa"/>
                <w:shd w:val="clear" w:color="auto" w:fill="FFFFFF" w:themeFill="background1"/>
              </w:tcPr>
            </w:tcPrChange>
          </w:tcPr>
          <w:p w14:paraId="7D3E0D1F" w14:textId="77777777" w:rsidR="00842CBE" w:rsidRPr="00E57250" w:rsidRDefault="00842CBE" w:rsidP="00602851">
            <w:pPr>
              <w:keepNext/>
              <w:keepLines/>
              <w:jc w:val="both"/>
              <w:rPr>
                <w:rFonts w:ascii="Times New Roman" w:hAnsi="Times New Roman" w:cs="Times New Roman"/>
                <w:sz w:val="20"/>
                <w:szCs w:val="20"/>
                <w:rPrChange w:id="150"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51" w:author="Thomas Carruthers" w:date="2019-09-05T14:45:00Z">
                  <w:rPr>
                    <w:rFonts w:ascii="Times New Roman" w:hAnsi="Times New Roman" w:cs="Times New Roman"/>
                    <w:sz w:val="24"/>
                    <w:szCs w:val="24"/>
                  </w:rPr>
                </w:rPrChange>
              </w:rPr>
              <w:t>Japan</w:t>
            </w:r>
          </w:p>
        </w:tc>
        <w:tc>
          <w:tcPr>
            <w:tcW w:w="1436" w:type="dxa"/>
            <w:shd w:val="clear" w:color="auto" w:fill="FFFFFF" w:themeFill="background1"/>
            <w:tcPrChange w:id="152" w:author="Thomas Carruthers" w:date="2019-09-05T14:44:00Z">
              <w:tcPr>
                <w:tcW w:w="1530" w:type="dxa"/>
                <w:shd w:val="clear" w:color="auto" w:fill="FFFFFF" w:themeFill="background1"/>
              </w:tcPr>
            </w:tcPrChange>
          </w:tcPr>
          <w:p w14:paraId="508A5B8B" w14:textId="77777777" w:rsidR="00842CBE" w:rsidRPr="00E57250" w:rsidRDefault="00842CBE" w:rsidP="00856B3A">
            <w:pPr>
              <w:keepNext/>
              <w:keepLines/>
              <w:rPr>
                <w:rFonts w:ascii="Times New Roman" w:hAnsi="Times New Roman" w:cs="Times New Roman"/>
                <w:sz w:val="20"/>
                <w:szCs w:val="20"/>
                <w:rPrChange w:id="153"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54" w:author="Thomas Carruthers" w:date="2019-09-05T14:45:00Z">
                  <w:rPr>
                    <w:rFonts w:ascii="Times New Roman" w:hAnsi="Times New Roman" w:cs="Times New Roman"/>
                    <w:sz w:val="24"/>
                    <w:szCs w:val="24"/>
                  </w:rPr>
                </w:rPrChange>
              </w:rPr>
              <w:t>Longline</w:t>
            </w:r>
          </w:p>
        </w:tc>
        <w:tc>
          <w:tcPr>
            <w:tcW w:w="2599" w:type="dxa"/>
            <w:shd w:val="clear" w:color="auto" w:fill="FFFFFF" w:themeFill="background1"/>
            <w:tcPrChange w:id="155" w:author="Thomas Carruthers" w:date="2019-09-05T14:44:00Z">
              <w:tcPr>
                <w:tcW w:w="3780" w:type="dxa"/>
                <w:shd w:val="clear" w:color="auto" w:fill="FFFFFF" w:themeFill="background1"/>
              </w:tcPr>
            </w:tcPrChange>
          </w:tcPr>
          <w:p w14:paraId="66E6B1F2" w14:textId="7894F9D5" w:rsidR="00842CBE" w:rsidRPr="00E57250" w:rsidRDefault="00842CBE" w:rsidP="00362AD5">
            <w:pPr>
              <w:keepNext/>
              <w:keepLines/>
              <w:rPr>
                <w:rFonts w:ascii="Times New Roman" w:hAnsi="Times New Roman" w:cs="Times New Roman"/>
                <w:sz w:val="20"/>
                <w:szCs w:val="20"/>
                <w:rPrChange w:id="156"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57" w:author="Thomas Carruthers" w:date="2019-09-05T14:45:00Z">
                  <w:rPr>
                    <w:rFonts w:ascii="Times New Roman" w:hAnsi="Times New Roman" w:cs="Times New Roman"/>
                    <w:sz w:val="24"/>
                    <w:szCs w:val="24"/>
                  </w:rPr>
                </w:rPrChange>
              </w:rPr>
              <w:t xml:space="preserve">2010-2016, Q4, NE </w:t>
            </w:r>
            <w:proofErr w:type="spellStart"/>
            <w:r w:rsidRPr="00E57250">
              <w:rPr>
                <w:rFonts w:ascii="Times New Roman" w:hAnsi="Times New Roman" w:cs="Times New Roman"/>
                <w:sz w:val="20"/>
                <w:szCs w:val="20"/>
                <w:rPrChange w:id="158" w:author="Thomas Carruthers" w:date="2019-09-05T14:45:00Z">
                  <w:rPr>
                    <w:rFonts w:ascii="Times New Roman" w:hAnsi="Times New Roman" w:cs="Times New Roman"/>
                    <w:sz w:val="24"/>
                    <w:szCs w:val="24"/>
                  </w:rPr>
                </w:rPrChange>
              </w:rPr>
              <w:t>Atl</w:t>
            </w:r>
            <w:proofErr w:type="spellEnd"/>
          </w:p>
        </w:tc>
        <w:tc>
          <w:tcPr>
            <w:tcW w:w="3194" w:type="dxa"/>
            <w:shd w:val="clear" w:color="auto" w:fill="FFFFFF" w:themeFill="background1"/>
            <w:tcPrChange w:id="159" w:author="Thomas Carruthers" w:date="2019-09-05T14:44:00Z">
              <w:tcPr>
                <w:tcW w:w="1738" w:type="dxa"/>
                <w:shd w:val="clear" w:color="auto" w:fill="FFFFFF" w:themeFill="background1"/>
              </w:tcPr>
            </w:tcPrChange>
          </w:tcPr>
          <w:p w14:paraId="098CD5D7" w14:textId="4FB58716" w:rsidR="00842CBE" w:rsidRPr="00E57250" w:rsidRDefault="00D07ABA" w:rsidP="00362AD5">
            <w:pPr>
              <w:keepNext/>
              <w:keepLines/>
              <w:rPr>
                <w:rFonts w:ascii="Times New Roman" w:hAnsi="Times New Roman" w:cs="Times New Roman"/>
                <w:sz w:val="20"/>
                <w:szCs w:val="20"/>
                <w:rPrChange w:id="160"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61" w:author="Thomas Carruthers" w:date="2019-09-05T14:45:00Z">
                  <w:rPr>
                    <w:rFonts w:ascii="Times New Roman" w:hAnsi="Times New Roman" w:cs="Times New Roman"/>
                    <w:sz w:val="24"/>
                    <w:szCs w:val="24"/>
                  </w:rPr>
                </w:rPrChange>
              </w:rPr>
              <w:t>2: LLJPN</w:t>
            </w:r>
          </w:p>
        </w:tc>
      </w:tr>
      <w:tr w:rsidR="00842CBE" w:rsidRPr="00256DE4" w14:paraId="1DC0ABD8" w14:textId="7AF459B1" w:rsidTr="00E57250">
        <w:tc>
          <w:tcPr>
            <w:tcW w:w="2127" w:type="dxa"/>
            <w:shd w:val="clear" w:color="auto" w:fill="FFFFFF" w:themeFill="background1"/>
            <w:tcPrChange w:id="162" w:author="Thomas Carruthers" w:date="2019-09-05T14:44:00Z">
              <w:tcPr>
                <w:tcW w:w="2250" w:type="dxa"/>
                <w:shd w:val="clear" w:color="auto" w:fill="FFFFFF" w:themeFill="background1"/>
              </w:tcPr>
            </w:tcPrChange>
          </w:tcPr>
          <w:p w14:paraId="7222D404" w14:textId="77777777" w:rsidR="00842CBE" w:rsidRPr="00E57250" w:rsidRDefault="00842CBE" w:rsidP="00602851">
            <w:pPr>
              <w:keepNext/>
              <w:keepLines/>
              <w:jc w:val="both"/>
              <w:rPr>
                <w:rFonts w:ascii="Times New Roman" w:hAnsi="Times New Roman" w:cs="Times New Roman"/>
                <w:sz w:val="20"/>
                <w:szCs w:val="20"/>
                <w:rPrChange w:id="163"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64" w:author="Thomas Carruthers" w:date="2019-09-05T14:45:00Z">
                  <w:rPr>
                    <w:rFonts w:ascii="Times New Roman" w:hAnsi="Times New Roman" w:cs="Times New Roman"/>
                    <w:sz w:val="24"/>
                    <w:szCs w:val="24"/>
                  </w:rPr>
                </w:rPrChange>
              </w:rPr>
              <w:t>US (66cm - 114cm)</w:t>
            </w:r>
          </w:p>
        </w:tc>
        <w:tc>
          <w:tcPr>
            <w:tcW w:w="1436" w:type="dxa"/>
            <w:shd w:val="clear" w:color="auto" w:fill="FFFFFF" w:themeFill="background1"/>
            <w:tcPrChange w:id="165" w:author="Thomas Carruthers" w:date="2019-09-05T14:44:00Z">
              <w:tcPr>
                <w:tcW w:w="1530" w:type="dxa"/>
                <w:shd w:val="clear" w:color="auto" w:fill="FFFFFF" w:themeFill="background1"/>
              </w:tcPr>
            </w:tcPrChange>
          </w:tcPr>
          <w:p w14:paraId="3D2C7F76" w14:textId="77777777" w:rsidR="00842CBE" w:rsidRPr="00E57250" w:rsidRDefault="00842CBE" w:rsidP="00856B3A">
            <w:pPr>
              <w:keepNext/>
              <w:keepLines/>
              <w:rPr>
                <w:rFonts w:ascii="Times New Roman" w:hAnsi="Times New Roman" w:cs="Times New Roman"/>
                <w:sz w:val="20"/>
                <w:szCs w:val="20"/>
                <w:rPrChange w:id="166"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67" w:author="Thomas Carruthers" w:date="2019-09-05T14:45:00Z">
                  <w:rPr>
                    <w:rFonts w:ascii="Times New Roman" w:hAnsi="Times New Roman" w:cs="Times New Roman"/>
                    <w:sz w:val="24"/>
                    <w:szCs w:val="24"/>
                  </w:rPr>
                </w:rPrChange>
              </w:rPr>
              <w:t>Rod and reel</w:t>
            </w:r>
          </w:p>
        </w:tc>
        <w:tc>
          <w:tcPr>
            <w:tcW w:w="2599" w:type="dxa"/>
            <w:shd w:val="clear" w:color="auto" w:fill="FFFFFF" w:themeFill="background1"/>
            <w:tcPrChange w:id="168" w:author="Thomas Carruthers" w:date="2019-09-05T14:44:00Z">
              <w:tcPr>
                <w:tcW w:w="3780" w:type="dxa"/>
                <w:shd w:val="clear" w:color="auto" w:fill="FFFFFF" w:themeFill="background1"/>
              </w:tcPr>
            </w:tcPrChange>
          </w:tcPr>
          <w:p w14:paraId="6F229BD2" w14:textId="14D8493E" w:rsidR="00842CBE" w:rsidRPr="00E57250" w:rsidRDefault="00842CBE" w:rsidP="00362AD5">
            <w:pPr>
              <w:keepNext/>
              <w:keepLines/>
              <w:rPr>
                <w:rFonts w:ascii="Times New Roman" w:hAnsi="Times New Roman" w:cs="Times New Roman"/>
                <w:sz w:val="20"/>
                <w:szCs w:val="20"/>
                <w:rPrChange w:id="169"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70" w:author="Thomas Carruthers" w:date="2019-09-05T14:45:00Z">
                  <w:rPr>
                    <w:rFonts w:ascii="Times New Roman" w:hAnsi="Times New Roman" w:cs="Times New Roman"/>
                    <w:sz w:val="24"/>
                    <w:szCs w:val="24"/>
                  </w:rPr>
                </w:rPrChange>
              </w:rPr>
              <w:t xml:space="preserve">1993-2016, Q3, W </w:t>
            </w:r>
            <w:proofErr w:type="spellStart"/>
            <w:r w:rsidRPr="00E57250">
              <w:rPr>
                <w:rFonts w:ascii="Times New Roman" w:hAnsi="Times New Roman" w:cs="Times New Roman"/>
                <w:sz w:val="20"/>
                <w:szCs w:val="20"/>
                <w:rPrChange w:id="171" w:author="Thomas Carruthers" w:date="2019-09-05T14:45:00Z">
                  <w:rPr>
                    <w:rFonts w:ascii="Times New Roman" w:hAnsi="Times New Roman" w:cs="Times New Roman"/>
                    <w:sz w:val="24"/>
                    <w:szCs w:val="24"/>
                  </w:rPr>
                </w:rPrChange>
              </w:rPr>
              <w:t>Atl</w:t>
            </w:r>
            <w:proofErr w:type="spellEnd"/>
          </w:p>
        </w:tc>
        <w:tc>
          <w:tcPr>
            <w:tcW w:w="3194" w:type="dxa"/>
            <w:shd w:val="clear" w:color="auto" w:fill="FFFFFF" w:themeFill="background1"/>
            <w:tcPrChange w:id="172" w:author="Thomas Carruthers" w:date="2019-09-05T14:44:00Z">
              <w:tcPr>
                <w:tcW w:w="1738" w:type="dxa"/>
                <w:shd w:val="clear" w:color="auto" w:fill="FFFFFF" w:themeFill="background1"/>
              </w:tcPr>
            </w:tcPrChange>
          </w:tcPr>
          <w:p w14:paraId="0B21CB2C" w14:textId="203B116D" w:rsidR="00842CBE" w:rsidRPr="00E57250" w:rsidRDefault="00D07ABA" w:rsidP="00362AD5">
            <w:pPr>
              <w:keepNext/>
              <w:keepLines/>
              <w:rPr>
                <w:rFonts w:ascii="Times New Roman" w:hAnsi="Times New Roman" w:cs="Times New Roman"/>
                <w:sz w:val="20"/>
                <w:szCs w:val="20"/>
                <w:rPrChange w:id="173" w:author="Thomas Carruthers" w:date="2019-09-05T14:46:00Z">
                  <w:rPr>
                    <w:rFonts w:ascii="Times New Roman" w:hAnsi="Times New Roman" w:cs="Times New Roman"/>
                    <w:sz w:val="24"/>
                    <w:szCs w:val="24"/>
                    <w:highlight w:val="yellow"/>
                  </w:rPr>
                </w:rPrChange>
              </w:rPr>
            </w:pPr>
            <w:r w:rsidRPr="00E57250">
              <w:rPr>
                <w:rFonts w:ascii="Times New Roman" w:hAnsi="Times New Roman" w:cs="Times New Roman"/>
                <w:sz w:val="20"/>
                <w:szCs w:val="20"/>
                <w:rPrChange w:id="174" w:author="Thomas Carruthers" w:date="2019-09-05T14:46:00Z">
                  <w:rPr>
                    <w:rFonts w:ascii="Times New Roman" w:hAnsi="Times New Roman" w:cs="Times New Roman"/>
                    <w:sz w:val="24"/>
                    <w:szCs w:val="24"/>
                    <w:highlight w:val="yellow"/>
                  </w:rPr>
                </w:rPrChange>
              </w:rPr>
              <w:t>15: RRUSAFS</w:t>
            </w:r>
            <w:ins w:id="175" w:author="Thomas Carruthers" w:date="2019-09-05T14:44:00Z">
              <w:r w:rsidR="00E57250" w:rsidRPr="00E57250">
                <w:rPr>
                  <w:rFonts w:ascii="Times New Roman" w:hAnsi="Times New Roman" w:cs="Times New Roman"/>
                  <w:sz w:val="20"/>
                  <w:szCs w:val="20"/>
                  <w:rPrChange w:id="176" w:author="Thomas Carruthers" w:date="2019-09-05T14:46:00Z">
                    <w:rPr>
                      <w:rFonts w:ascii="Times New Roman" w:hAnsi="Times New Roman" w:cs="Times New Roman"/>
                      <w:highlight w:val="yellow"/>
                    </w:rPr>
                  </w:rPrChange>
                </w:rPr>
                <w:t xml:space="preserve"> (62.5 – 112.5cm)</w:t>
              </w:r>
            </w:ins>
          </w:p>
        </w:tc>
      </w:tr>
      <w:tr w:rsidR="00842CBE" w:rsidRPr="00256DE4" w14:paraId="727D0FCF" w14:textId="2A7C11CE" w:rsidTr="00E57250">
        <w:tc>
          <w:tcPr>
            <w:tcW w:w="2127" w:type="dxa"/>
            <w:shd w:val="clear" w:color="auto" w:fill="FFFFFF" w:themeFill="background1"/>
            <w:tcPrChange w:id="177" w:author="Thomas Carruthers" w:date="2019-09-05T14:44:00Z">
              <w:tcPr>
                <w:tcW w:w="2250" w:type="dxa"/>
                <w:shd w:val="clear" w:color="auto" w:fill="FFFFFF" w:themeFill="background1"/>
              </w:tcPr>
            </w:tcPrChange>
          </w:tcPr>
          <w:p w14:paraId="038D4E52" w14:textId="77777777" w:rsidR="00842CBE" w:rsidRPr="00E57250" w:rsidRDefault="00842CBE" w:rsidP="00602851">
            <w:pPr>
              <w:keepNext/>
              <w:keepLines/>
              <w:jc w:val="both"/>
              <w:rPr>
                <w:rFonts w:ascii="Times New Roman" w:hAnsi="Times New Roman" w:cs="Times New Roman"/>
                <w:sz w:val="20"/>
                <w:szCs w:val="20"/>
                <w:rPrChange w:id="178"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79" w:author="Thomas Carruthers" w:date="2019-09-05T14:45:00Z">
                  <w:rPr>
                    <w:rFonts w:ascii="Times New Roman" w:hAnsi="Times New Roman" w:cs="Times New Roman"/>
                    <w:sz w:val="24"/>
                    <w:szCs w:val="24"/>
                  </w:rPr>
                </w:rPrChange>
              </w:rPr>
              <w:t>US (115cm - 144cm)</w:t>
            </w:r>
          </w:p>
        </w:tc>
        <w:tc>
          <w:tcPr>
            <w:tcW w:w="1436" w:type="dxa"/>
            <w:shd w:val="clear" w:color="auto" w:fill="FFFFFF" w:themeFill="background1"/>
            <w:tcPrChange w:id="180" w:author="Thomas Carruthers" w:date="2019-09-05T14:44:00Z">
              <w:tcPr>
                <w:tcW w:w="1530" w:type="dxa"/>
                <w:shd w:val="clear" w:color="auto" w:fill="FFFFFF" w:themeFill="background1"/>
              </w:tcPr>
            </w:tcPrChange>
          </w:tcPr>
          <w:p w14:paraId="5F0252E3" w14:textId="77777777" w:rsidR="00842CBE" w:rsidRPr="00E57250" w:rsidRDefault="00842CBE" w:rsidP="00856B3A">
            <w:pPr>
              <w:keepNext/>
              <w:keepLines/>
              <w:rPr>
                <w:rFonts w:ascii="Times New Roman" w:hAnsi="Times New Roman" w:cs="Times New Roman"/>
                <w:sz w:val="20"/>
                <w:szCs w:val="20"/>
                <w:rPrChange w:id="181"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82" w:author="Thomas Carruthers" w:date="2019-09-05T14:45:00Z">
                  <w:rPr>
                    <w:rFonts w:ascii="Times New Roman" w:hAnsi="Times New Roman" w:cs="Times New Roman"/>
                    <w:sz w:val="24"/>
                    <w:szCs w:val="24"/>
                  </w:rPr>
                </w:rPrChange>
              </w:rPr>
              <w:t>Rod and reel</w:t>
            </w:r>
          </w:p>
        </w:tc>
        <w:tc>
          <w:tcPr>
            <w:tcW w:w="2599" w:type="dxa"/>
            <w:shd w:val="clear" w:color="auto" w:fill="FFFFFF" w:themeFill="background1"/>
            <w:tcPrChange w:id="183" w:author="Thomas Carruthers" w:date="2019-09-05T14:44:00Z">
              <w:tcPr>
                <w:tcW w:w="3780" w:type="dxa"/>
                <w:shd w:val="clear" w:color="auto" w:fill="FFFFFF" w:themeFill="background1"/>
              </w:tcPr>
            </w:tcPrChange>
          </w:tcPr>
          <w:p w14:paraId="7732CA05" w14:textId="383DCB21" w:rsidR="00842CBE" w:rsidRPr="00E57250" w:rsidRDefault="00842CBE" w:rsidP="00362AD5">
            <w:pPr>
              <w:keepNext/>
              <w:keepLines/>
              <w:rPr>
                <w:rFonts w:ascii="Times New Roman" w:hAnsi="Times New Roman" w:cs="Times New Roman"/>
                <w:sz w:val="20"/>
                <w:szCs w:val="20"/>
                <w:rPrChange w:id="184"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85" w:author="Thomas Carruthers" w:date="2019-09-05T14:45:00Z">
                  <w:rPr>
                    <w:rFonts w:ascii="Times New Roman" w:hAnsi="Times New Roman" w:cs="Times New Roman"/>
                    <w:sz w:val="24"/>
                    <w:szCs w:val="24"/>
                  </w:rPr>
                </w:rPrChange>
              </w:rPr>
              <w:t xml:space="preserve">1993-2016, Q3, W </w:t>
            </w:r>
            <w:proofErr w:type="spellStart"/>
            <w:r w:rsidRPr="00E57250">
              <w:rPr>
                <w:rFonts w:ascii="Times New Roman" w:hAnsi="Times New Roman" w:cs="Times New Roman"/>
                <w:sz w:val="20"/>
                <w:szCs w:val="20"/>
                <w:rPrChange w:id="186" w:author="Thomas Carruthers" w:date="2019-09-05T14:45:00Z">
                  <w:rPr>
                    <w:rFonts w:ascii="Times New Roman" w:hAnsi="Times New Roman" w:cs="Times New Roman"/>
                    <w:sz w:val="24"/>
                    <w:szCs w:val="24"/>
                  </w:rPr>
                </w:rPrChange>
              </w:rPr>
              <w:t>Atl</w:t>
            </w:r>
            <w:proofErr w:type="spellEnd"/>
          </w:p>
        </w:tc>
        <w:tc>
          <w:tcPr>
            <w:tcW w:w="3194" w:type="dxa"/>
            <w:shd w:val="clear" w:color="auto" w:fill="FFFFFF" w:themeFill="background1"/>
            <w:tcPrChange w:id="187" w:author="Thomas Carruthers" w:date="2019-09-05T14:44:00Z">
              <w:tcPr>
                <w:tcW w:w="1738" w:type="dxa"/>
                <w:shd w:val="clear" w:color="auto" w:fill="FFFFFF" w:themeFill="background1"/>
              </w:tcPr>
            </w:tcPrChange>
          </w:tcPr>
          <w:p w14:paraId="74C3D5DD" w14:textId="59B00B19" w:rsidR="00842CBE" w:rsidRPr="00E57250" w:rsidRDefault="00D07ABA" w:rsidP="00362AD5">
            <w:pPr>
              <w:keepNext/>
              <w:keepLines/>
              <w:rPr>
                <w:rFonts w:ascii="Times New Roman" w:hAnsi="Times New Roman" w:cs="Times New Roman"/>
                <w:sz w:val="20"/>
                <w:szCs w:val="20"/>
                <w:rPrChange w:id="188" w:author="Thomas Carruthers" w:date="2019-09-05T14:46:00Z">
                  <w:rPr>
                    <w:rFonts w:ascii="Times New Roman" w:hAnsi="Times New Roman" w:cs="Times New Roman"/>
                    <w:sz w:val="24"/>
                    <w:szCs w:val="24"/>
                    <w:highlight w:val="yellow"/>
                  </w:rPr>
                </w:rPrChange>
              </w:rPr>
            </w:pPr>
            <w:r w:rsidRPr="00E57250">
              <w:rPr>
                <w:rFonts w:ascii="Times New Roman" w:hAnsi="Times New Roman" w:cs="Times New Roman"/>
                <w:sz w:val="20"/>
                <w:szCs w:val="20"/>
                <w:rPrChange w:id="189" w:author="Thomas Carruthers" w:date="2019-09-05T14:46:00Z">
                  <w:rPr>
                    <w:rFonts w:ascii="Times New Roman" w:hAnsi="Times New Roman" w:cs="Times New Roman"/>
                    <w:sz w:val="24"/>
                    <w:szCs w:val="24"/>
                    <w:highlight w:val="yellow"/>
                  </w:rPr>
                </w:rPrChange>
              </w:rPr>
              <w:t>15: RRUSAFS</w:t>
            </w:r>
            <w:ins w:id="190" w:author="Thomas Carruthers" w:date="2019-09-05T14:45:00Z">
              <w:r w:rsidR="00E57250" w:rsidRPr="00E57250">
                <w:rPr>
                  <w:rFonts w:ascii="Times New Roman" w:hAnsi="Times New Roman" w:cs="Times New Roman"/>
                  <w:sz w:val="20"/>
                  <w:szCs w:val="20"/>
                  <w:rPrChange w:id="191" w:author="Thomas Carruthers" w:date="2019-09-05T14:46:00Z">
                    <w:rPr>
                      <w:rFonts w:ascii="Times New Roman" w:hAnsi="Times New Roman" w:cs="Times New Roman"/>
                      <w:highlight w:val="yellow"/>
                    </w:rPr>
                  </w:rPrChange>
                </w:rPr>
                <w:t xml:space="preserve"> (112.5 – 137.5cm)</w:t>
              </w:r>
            </w:ins>
          </w:p>
        </w:tc>
      </w:tr>
      <w:tr w:rsidR="00842CBE" w:rsidRPr="00256DE4" w14:paraId="0BCEC944" w14:textId="17F06ACF" w:rsidTr="00E57250">
        <w:tc>
          <w:tcPr>
            <w:tcW w:w="2127" w:type="dxa"/>
            <w:shd w:val="clear" w:color="auto" w:fill="FFFFFF" w:themeFill="background1"/>
            <w:tcPrChange w:id="192" w:author="Thomas Carruthers" w:date="2019-09-05T14:44:00Z">
              <w:tcPr>
                <w:tcW w:w="2250" w:type="dxa"/>
                <w:shd w:val="clear" w:color="auto" w:fill="FFFFFF" w:themeFill="background1"/>
              </w:tcPr>
            </w:tcPrChange>
          </w:tcPr>
          <w:p w14:paraId="674BCD41" w14:textId="77777777" w:rsidR="00842CBE" w:rsidRPr="00E57250" w:rsidRDefault="00842CBE" w:rsidP="006D5A79">
            <w:pPr>
              <w:keepNext/>
              <w:keepLines/>
              <w:jc w:val="both"/>
              <w:rPr>
                <w:rFonts w:ascii="Times New Roman" w:hAnsi="Times New Roman" w:cs="Times New Roman"/>
                <w:sz w:val="20"/>
                <w:szCs w:val="20"/>
                <w:rPrChange w:id="193"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94" w:author="Thomas Carruthers" w:date="2019-09-05T14:45:00Z">
                  <w:rPr>
                    <w:rFonts w:ascii="Times New Roman" w:hAnsi="Times New Roman" w:cs="Times New Roman"/>
                    <w:sz w:val="24"/>
                    <w:szCs w:val="24"/>
                  </w:rPr>
                </w:rPrChange>
              </w:rPr>
              <w:t xml:space="preserve">US (177cm+)                                 </w:t>
            </w:r>
          </w:p>
        </w:tc>
        <w:tc>
          <w:tcPr>
            <w:tcW w:w="1436" w:type="dxa"/>
            <w:shd w:val="clear" w:color="auto" w:fill="FFFFFF" w:themeFill="background1"/>
            <w:tcPrChange w:id="195" w:author="Thomas Carruthers" w:date="2019-09-05T14:44:00Z">
              <w:tcPr>
                <w:tcW w:w="1530" w:type="dxa"/>
                <w:shd w:val="clear" w:color="auto" w:fill="FFFFFF" w:themeFill="background1"/>
              </w:tcPr>
            </w:tcPrChange>
          </w:tcPr>
          <w:p w14:paraId="620E26DB" w14:textId="77777777" w:rsidR="00842CBE" w:rsidRPr="00E57250" w:rsidRDefault="00842CBE" w:rsidP="006D5A79">
            <w:pPr>
              <w:keepNext/>
              <w:keepLines/>
              <w:rPr>
                <w:rFonts w:ascii="Times New Roman" w:hAnsi="Times New Roman" w:cs="Times New Roman"/>
                <w:sz w:val="20"/>
                <w:szCs w:val="20"/>
                <w:rPrChange w:id="196"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197" w:author="Thomas Carruthers" w:date="2019-09-05T14:45:00Z">
                  <w:rPr>
                    <w:rFonts w:ascii="Times New Roman" w:hAnsi="Times New Roman" w:cs="Times New Roman"/>
                    <w:sz w:val="24"/>
                    <w:szCs w:val="24"/>
                  </w:rPr>
                </w:rPrChange>
              </w:rPr>
              <w:t>Rod and reel</w:t>
            </w:r>
          </w:p>
        </w:tc>
        <w:tc>
          <w:tcPr>
            <w:tcW w:w="2599" w:type="dxa"/>
            <w:shd w:val="clear" w:color="auto" w:fill="FFFFFF" w:themeFill="background1"/>
            <w:tcPrChange w:id="198" w:author="Thomas Carruthers" w:date="2019-09-05T14:44:00Z">
              <w:tcPr>
                <w:tcW w:w="3780" w:type="dxa"/>
                <w:shd w:val="clear" w:color="auto" w:fill="FFFFFF" w:themeFill="background1"/>
              </w:tcPr>
            </w:tcPrChange>
          </w:tcPr>
          <w:p w14:paraId="53F57D25" w14:textId="77777777" w:rsidR="00842CBE" w:rsidRPr="00E57250" w:rsidRDefault="00842CBE" w:rsidP="006D5A79">
            <w:pPr>
              <w:keepNext/>
              <w:keepLines/>
              <w:rPr>
                <w:rFonts w:ascii="Times New Roman" w:hAnsi="Times New Roman" w:cs="Times New Roman"/>
                <w:sz w:val="20"/>
                <w:szCs w:val="20"/>
                <w:rPrChange w:id="199"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00" w:author="Thomas Carruthers" w:date="2019-09-05T14:45:00Z">
                  <w:rPr>
                    <w:rFonts w:ascii="Times New Roman" w:hAnsi="Times New Roman" w:cs="Times New Roman"/>
                    <w:sz w:val="24"/>
                    <w:szCs w:val="24"/>
                  </w:rPr>
                </w:rPrChange>
              </w:rPr>
              <w:t xml:space="preserve">1993-2016, Q3, W </w:t>
            </w:r>
            <w:proofErr w:type="spellStart"/>
            <w:r w:rsidRPr="00E57250">
              <w:rPr>
                <w:rFonts w:ascii="Times New Roman" w:hAnsi="Times New Roman" w:cs="Times New Roman"/>
                <w:sz w:val="20"/>
                <w:szCs w:val="20"/>
                <w:rPrChange w:id="201" w:author="Thomas Carruthers" w:date="2019-09-05T14:45:00Z">
                  <w:rPr>
                    <w:rFonts w:ascii="Times New Roman" w:hAnsi="Times New Roman" w:cs="Times New Roman"/>
                    <w:sz w:val="24"/>
                    <w:szCs w:val="24"/>
                  </w:rPr>
                </w:rPrChange>
              </w:rPr>
              <w:t>Atl</w:t>
            </w:r>
            <w:proofErr w:type="spellEnd"/>
          </w:p>
        </w:tc>
        <w:tc>
          <w:tcPr>
            <w:tcW w:w="3194" w:type="dxa"/>
            <w:shd w:val="clear" w:color="auto" w:fill="FFFFFF" w:themeFill="background1"/>
            <w:tcPrChange w:id="202" w:author="Thomas Carruthers" w:date="2019-09-05T14:44:00Z">
              <w:tcPr>
                <w:tcW w:w="1738" w:type="dxa"/>
                <w:shd w:val="clear" w:color="auto" w:fill="FFFFFF" w:themeFill="background1"/>
              </w:tcPr>
            </w:tcPrChange>
          </w:tcPr>
          <w:p w14:paraId="7D3E53D9" w14:textId="721639B0" w:rsidR="00842CBE" w:rsidRPr="00E57250" w:rsidRDefault="00D07ABA" w:rsidP="006D5A79">
            <w:pPr>
              <w:keepNext/>
              <w:keepLines/>
              <w:rPr>
                <w:rFonts w:ascii="Times New Roman" w:hAnsi="Times New Roman" w:cs="Times New Roman"/>
                <w:sz w:val="20"/>
                <w:szCs w:val="20"/>
                <w:rPrChange w:id="203"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04" w:author="Thomas Carruthers" w:date="2019-09-05T14:45:00Z">
                  <w:rPr>
                    <w:rFonts w:ascii="Times New Roman" w:hAnsi="Times New Roman" w:cs="Times New Roman"/>
                    <w:sz w:val="24"/>
                    <w:szCs w:val="24"/>
                  </w:rPr>
                </w:rPrChange>
              </w:rPr>
              <w:t>16: RRUSAFB</w:t>
            </w:r>
            <w:ins w:id="205" w:author="Thomas Carruthers" w:date="2019-09-05T14:46:00Z">
              <w:r w:rsidR="00E57250">
                <w:rPr>
                  <w:rFonts w:ascii="Times New Roman" w:hAnsi="Times New Roman" w:cs="Times New Roman"/>
                  <w:sz w:val="20"/>
                  <w:szCs w:val="20"/>
                </w:rPr>
                <w:t xml:space="preserve"> (162.5 </w:t>
              </w:r>
            </w:ins>
            <w:ins w:id="206" w:author="Thomas Carruthers" w:date="2019-09-05T14:47:00Z">
              <w:r w:rsidR="00E57250">
                <w:rPr>
                  <w:rFonts w:ascii="Times New Roman" w:hAnsi="Times New Roman" w:cs="Times New Roman"/>
                  <w:sz w:val="20"/>
                  <w:szCs w:val="20"/>
                </w:rPr>
                <w:t>–</w:t>
              </w:r>
            </w:ins>
            <w:ins w:id="207" w:author="Thomas Carruthers" w:date="2019-09-05T14:46:00Z">
              <w:r w:rsidR="00E57250">
                <w:rPr>
                  <w:rFonts w:ascii="Times New Roman" w:hAnsi="Times New Roman" w:cs="Times New Roman"/>
                  <w:sz w:val="20"/>
                  <w:szCs w:val="20"/>
                </w:rPr>
                <w:t xml:space="preserve"> 387</w:t>
              </w:r>
            </w:ins>
            <w:ins w:id="208" w:author="Thomas Carruthers" w:date="2019-09-05T14:47:00Z">
              <w:r w:rsidR="00E57250">
                <w:rPr>
                  <w:rFonts w:ascii="Times New Roman" w:hAnsi="Times New Roman" w:cs="Times New Roman"/>
                  <w:sz w:val="20"/>
                  <w:szCs w:val="20"/>
                </w:rPr>
                <w:t>.5cm)</w:t>
              </w:r>
            </w:ins>
          </w:p>
        </w:tc>
      </w:tr>
      <w:tr w:rsidR="00842CBE" w:rsidRPr="00256DE4" w14:paraId="4FE71301" w14:textId="5B23A511" w:rsidTr="00E57250">
        <w:tc>
          <w:tcPr>
            <w:tcW w:w="2127" w:type="dxa"/>
            <w:shd w:val="clear" w:color="auto" w:fill="FFFFFF" w:themeFill="background1"/>
            <w:tcPrChange w:id="209" w:author="Thomas Carruthers" w:date="2019-09-05T14:44:00Z">
              <w:tcPr>
                <w:tcW w:w="2250" w:type="dxa"/>
                <w:shd w:val="clear" w:color="auto" w:fill="FFFFFF" w:themeFill="background1"/>
              </w:tcPr>
            </w:tcPrChange>
          </w:tcPr>
          <w:p w14:paraId="42D46AEA" w14:textId="4D50D770" w:rsidR="00842CBE" w:rsidRPr="00E57250" w:rsidRDefault="00842CBE" w:rsidP="00602851">
            <w:pPr>
              <w:keepNext/>
              <w:keepLines/>
              <w:jc w:val="both"/>
              <w:rPr>
                <w:rFonts w:ascii="Times New Roman" w:hAnsi="Times New Roman" w:cs="Times New Roman"/>
                <w:sz w:val="20"/>
                <w:szCs w:val="20"/>
                <w:rPrChange w:id="210"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11" w:author="Thomas Carruthers" w:date="2019-09-05T14:45:00Z">
                  <w:rPr>
                    <w:rFonts w:ascii="Times New Roman" w:hAnsi="Times New Roman" w:cs="Times New Roman"/>
                    <w:sz w:val="24"/>
                    <w:szCs w:val="24"/>
                  </w:rPr>
                </w:rPrChange>
              </w:rPr>
              <w:t>US (</w:t>
            </w:r>
            <w:ins w:id="212" w:author="Thomas Carruthers" w:date="2019-09-05T14:48:00Z">
              <w:r w:rsidR="00E57250">
                <w:rPr>
                  <w:rFonts w:ascii="Times New Roman" w:hAnsi="Times New Roman" w:cs="Times New Roman"/>
                  <w:sz w:val="20"/>
                  <w:szCs w:val="20"/>
                </w:rPr>
                <w:t>&lt;</w:t>
              </w:r>
            </w:ins>
            <w:del w:id="213" w:author="Thomas Carruthers" w:date="2019-09-05T14:48:00Z">
              <w:r w:rsidRPr="00E57250" w:rsidDel="00E57250">
                <w:rPr>
                  <w:rFonts w:ascii="Times New Roman" w:hAnsi="Times New Roman" w:cs="Times New Roman"/>
                  <w:sz w:val="20"/>
                  <w:szCs w:val="20"/>
                  <w:rPrChange w:id="214" w:author="Thomas Carruthers" w:date="2019-09-05T14:45:00Z">
                    <w:rPr>
                      <w:rFonts w:ascii="Times New Roman" w:hAnsi="Times New Roman" w:cs="Times New Roman"/>
                      <w:sz w:val="24"/>
                      <w:szCs w:val="24"/>
                    </w:rPr>
                  </w:rPrChange>
                </w:rPr>
                <w:delText>&lt;</w:delText>
              </w:r>
            </w:del>
            <w:r w:rsidRPr="00E57250">
              <w:rPr>
                <w:rFonts w:ascii="Times New Roman" w:hAnsi="Times New Roman" w:cs="Times New Roman"/>
                <w:sz w:val="20"/>
                <w:szCs w:val="20"/>
                <w:rPrChange w:id="215" w:author="Thomas Carruthers" w:date="2019-09-05T14:45:00Z">
                  <w:rPr>
                    <w:rFonts w:ascii="Times New Roman" w:hAnsi="Times New Roman" w:cs="Times New Roman"/>
                    <w:sz w:val="24"/>
                    <w:szCs w:val="24"/>
                  </w:rPr>
                </w:rPrChange>
              </w:rPr>
              <w:t>145cm)</w:t>
            </w:r>
          </w:p>
        </w:tc>
        <w:tc>
          <w:tcPr>
            <w:tcW w:w="1436" w:type="dxa"/>
            <w:shd w:val="clear" w:color="auto" w:fill="FFFFFF" w:themeFill="background1"/>
            <w:tcPrChange w:id="216" w:author="Thomas Carruthers" w:date="2019-09-05T14:44:00Z">
              <w:tcPr>
                <w:tcW w:w="1530" w:type="dxa"/>
                <w:shd w:val="clear" w:color="auto" w:fill="FFFFFF" w:themeFill="background1"/>
              </w:tcPr>
            </w:tcPrChange>
          </w:tcPr>
          <w:p w14:paraId="6A167071" w14:textId="77777777" w:rsidR="00842CBE" w:rsidRPr="00E57250" w:rsidRDefault="00842CBE" w:rsidP="00856B3A">
            <w:pPr>
              <w:keepNext/>
              <w:keepLines/>
              <w:rPr>
                <w:rFonts w:ascii="Times New Roman" w:hAnsi="Times New Roman" w:cs="Times New Roman"/>
                <w:sz w:val="20"/>
                <w:szCs w:val="20"/>
                <w:rPrChange w:id="217"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18" w:author="Thomas Carruthers" w:date="2019-09-05T14:45:00Z">
                  <w:rPr>
                    <w:rFonts w:ascii="Times New Roman" w:hAnsi="Times New Roman" w:cs="Times New Roman"/>
                    <w:sz w:val="24"/>
                    <w:szCs w:val="24"/>
                  </w:rPr>
                </w:rPrChange>
              </w:rPr>
              <w:t>Rod and reel</w:t>
            </w:r>
          </w:p>
        </w:tc>
        <w:tc>
          <w:tcPr>
            <w:tcW w:w="2599" w:type="dxa"/>
            <w:shd w:val="clear" w:color="auto" w:fill="FFFFFF" w:themeFill="background1"/>
            <w:tcPrChange w:id="219" w:author="Thomas Carruthers" w:date="2019-09-05T14:44:00Z">
              <w:tcPr>
                <w:tcW w:w="3780" w:type="dxa"/>
                <w:shd w:val="clear" w:color="auto" w:fill="FFFFFF" w:themeFill="background1"/>
              </w:tcPr>
            </w:tcPrChange>
          </w:tcPr>
          <w:p w14:paraId="79E48C4B" w14:textId="776CFF38" w:rsidR="00842CBE" w:rsidRPr="00E57250" w:rsidRDefault="00842CBE" w:rsidP="00602851">
            <w:pPr>
              <w:keepNext/>
              <w:keepLines/>
              <w:rPr>
                <w:rFonts w:ascii="Times New Roman" w:hAnsi="Times New Roman" w:cs="Times New Roman"/>
                <w:sz w:val="20"/>
                <w:szCs w:val="20"/>
                <w:rPrChange w:id="220"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21" w:author="Thomas Carruthers" w:date="2019-09-05T14:45:00Z">
                  <w:rPr>
                    <w:rFonts w:ascii="Times New Roman" w:hAnsi="Times New Roman" w:cs="Times New Roman"/>
                    <w:sz w:val="24"/>
                    <w:szCs w:val="24"/>
                  </w:rPr>
                </w:rPrChange>
              </w:rPr>
              <w:t xml:space="preserve">1980-1992 (gap in 1984), Q3, W </w:t>
            </w:r>
            <w:proofErr w:type="spellStart"/>
            <w:r w:rsidRPr="00E57250">
              <w:rPr>
                <w:rFonts w:ascii="Times New Roman" w:hAnsi="Times New Roman" w:cs="Times New Roman"/>
                <w:sz w:val="20"/>
                <w:szCs w:val="20"/>
                <w:rPrChange w:id="222" w:author="Thomas Carruthers" w:date="2019-09-05T14:45:00Z">
                  <w:rPr>
                    <w:rFonts w:ascii="Times New Roman" w:hAnsi="Times New Roman" w:cs="Times New Roman"/>
                    <w:sz w:val="24"/>
                    <w:szCs w:val="24"/>
                  </w:rPr>
                </w:rPrChange>
              </w:rPr>
              <w:t>Atl</w:t>
            </w:r>
            <w:proofErr w:type="spellEnd"/>
          </w:p>
        </w:tc>
        <w:tc>
          <w:tcPr>
            <w:tcW w:w="3194" w:type="dxa"/>
            <w:shd w:val="clear" w:color="auto" w:fill="FFFFFF" w:themeFill="background1"/>
            <w:tcPrChange w:id="223" w:author="Thomas Carruthers" w:date="2019-09-05T14:44:00Z">
              <w:tcPr>
                <w:tcW w:w="1738" w:type="dxa"/>
                <w:shd w:val="clear" w:color="auto" w:fill="FFFFFF" w:themeFill="background1"/>
              </w:tcPr>
            </w:tcPrChange>
          </w:tcPr>
          <w:p w14:paraId="0180531F" w14:textId="31D25F31" w:rsidR="00842CBE" w:rsidRPr="00E57250" w:rsidRDefault="00D07ABA" w:rsidP="00602851">
            <w:pPr>
              <w:keepNext/>
              <w:keepLines/>
              <w:rPr>
                <w:rFonts w:ascii="Times New Roman" w:hAnsi="Times New Roman" w:cs="Times New Roman"/>
                <w:sz w:val="20"/>
                <w:szCs w:val="20"/>
                <w:rPrChange w:id="224"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25" w:author="Thomas Carruthers" w:date="2019-09-05T14:45:00Z">
                  <w:rPr>
                    <w:rFonts w:ascii="Times New Roman" w:hAnsi="Times New Roman" w:cs="Times New Roman"/>
                    <w:sz w:val="24"/>
                    <w:szCs w:val="24"/>
                  </w:rPr>
                </w:rPrChange>
              </w:rPr>
              <w:t>15: RRUSAFS</w:t>
            </w:r>
            <w:ins w:id="226" w:author="Thomas Carruthers" w:date="2019-09-05T14:47:00Z">
              <w:r w:rsidR="00E57250">
                <w:rPr>
                  <w:rFonts w:ascii="Times New Roman" w:hAnsi="Times New Roman" w:cs="Times New Roman"/>
                  <w:sz w:val="20"/>
                  <w:szCs w:val="20"/>
                </w:rPr>
                <w:t xml:space="preserve"> </w:t>
              </w:r>
            </w:ins>
            <w:ins w:id="227" w:author="Thomas Carruthers" w:date="2019-09-05T14:49:00Z">
              <w:r w:rsidR="00E57250">
                <w:rPr>
                  <w:rFonts w:ascii="Times New Roman" w:hAnsi="Times New Roman" w:cs="Times New Roman"/>
                  <w:sz w:val="20"/>
                  <w:szCs w:val="20"/>
                </w:rPr>
                <w:t>(37.5 – 137.5cm)</w:t>
              </w:r>
            </w:ins>
          </w:p>
        </w:tc>
      </w:tr>
      <w:tr w:rsidR="00842CBE" w:rsidRPr="00256DE4" w14:paraId="5061510E" w14:textId="33018CDA" w:rsidTr="00E57250">
        <w:tc>
          <w:tcPr>
            <w:tcW w:w="2127" w:type="dxa"/>
            <w:shd w:val="clear" w:color="auto" w:fill="FFFFFF" w:themeFill="background1"/>
            <w:tcPrChange w:id="228" w:author="Thomas Carruthers" w:date="2019-09-05T14:44:00Z">
              <w:tcPr>
                <w:tcW w:w="2250" w:type="dxa"/>
                <w:shd w:val="clear" w:color="auto" w:fill="FFFFFF" w:themeFill="background1"/>
              </w:tcPr>
            </w:tcPrChange>
          </w:tcPr>
          <w:p w14:paraId="6ED0EDA5" w14:textId="78628256" w:rsidR="00842CBE" w:rsidRPr="00E57250" w:rsidRDefault="00842CBE" w:rsidP="00602851">
            <w:pPr>
              <w:keepNext/>
              <w:keepLines/>
              <w:jc w:val="both"/>
              <w:rPr>
                <w:rFonts w:ascii="Times New Roman" w:hAnsi="Times New Roman" w:cs="Times New Roman"/>
                <w:sz w:val="20"/>
                <w:szCs w:val="20"/>
                <w:rPrChange w:id="229"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30" w:author="Thomas Carruthers" w:date="2019-09-05T14:45:00Z">
                  <w:rPr>
                    <w:rFonts w:ascii="Times New Roman" w:hAnsi="Times New Roman" w:cs="Times New Roman"/>
                    <w:sz w:val="24"/>
                    <w:szCs w:val="24"/>
                  </w:rPr>
                </w:rPrChange>
              </w:rPr>
              <w:t>US (195cm+)</w:t>
            </w:r>
          </w:p>
        </w:tc>
        <w:tc>
          <w:tcPr>
            <w:tcW w:w="1436" w:type="dxa"/>
            <w:shd w:val="clear" w:color="auto" w:fill="FFFFFF" w:themeFill="background1"/>
            <w:tcPrChange w:id="231" w:author="Thomas Carruthers" w:date="2019-09-05T14:44:00Z">
              <w:tcPr>
                <w:tcW w:w="1530" w:type="dxa"/>
                <w:shd w:val="clear" w:color="auto" w:fill="FFFFFF" w:themeFill="background1"/>
              </w:tcPr>
            </w:tcPrChange>
          </w:tcPr>
          <w:p w14:paraId="6039BC70" w14:textId="77777777" w:rsidR="00842CBE" w:rsidRPr="00E57250" w:rsidRDefault="00842CBE" w:rsidP="00856B3A">
            <w:pPr>
              <w:keepNext/>
              <w:keepLines/>
              <w:rPr>
                <w:rFonts w:ascii="Times New Roman" w:hAnsi="Times New Roman" w:cs="Times New Roman"/>
                <w:sz w:val="20"/>
                <w:szCs w:val="20"/>
                <w:rPrChange w:id="232"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33" w:author="Thomas Carruthers" w:date="2019-09-05T14:45:00Z">
                  <w:rPr>
                    <w:rFonts w:ascii="Times New Roman" w:hAnsi="Times New Roman" w:cs="Times New Roman"/>
                    <w:sz w:val="24"/>
                    <w:szCs w:val="24"/>
                  </w:rPr>
                </w:rPrChange>
              </w:rPr>
              <w:t>Rod and reel</w:t>
            </w:r>
          </w:p>
        </w:tc>
        <w:tc>
          <w:tcPr>
            <w:tcW w:w="2599" w:type="dxa"/>
            <w:shd w:val="clear" w:color="auto" w:fill="FFFFFF" w:themeFill="background1"/>
            <w:tcPrChange w:id="234" w:author="Thomas Carruthers" w:date="2019-09-05T14:44:00Z">
              <w:tcPr>
                <w:tcW w:w="3780" w:type="dxa"/>
                <w:shd w:val="clear" w:color="auto" w:fill="FFFFFF" w:themeFill="background1"/>
              </w:tcPr>
            </w:tcPrChange>
          </w:tcPr>
          <w:p w14:paraId="21FF0B4D" w14:textId="3CC9F4BB" w:rsidR="00842CBE" w:rsidRPr="00E57250" w:rsidRDefault="00842CBE" w:rsidP="00602851">
            <w:pPr>
              <w:keepNext/>
              <w:keepLines/>
              <w:rPr>
                <w:rFonts w:ascii="Times New Roman" w:hAnsi="Times New Roman" w:cs="Times New Roman"/>
                <w:sz w:val="20"/>
                <w:szCs w:val="20"/>
                <w:rPrChange w:id="235"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36" w:author="Thomas Carruthers" w:date="2019-09-05T14:45:00Z">
                  <w:rPr>
                    <w:rFonts w:ascii="Times New Roman" w:hAnsi="Times New Roman" w:cs="Times New Roman"/>
                    <w:sz w:val="24"/>
                    <w:szCs w:val="24"/>
                  </w:rPr>
                </w:rPrChange>
              </w:rPr>
              <w:t xml:space="preserve">1983-1992, Q3, W </w:t>
            </w:r>
            <w:proofErr w:type="spellStart"/>
            <w:r w:rsidRPr="00E57250">
              <w:rPr>
                <w:rFonts w:ascii="Times New Roman" w:hAnsi="Times New Roman" w:cs="Times New Roman"/>
                <w:sz w:val="20"/>
                <w:szCs w:val="20"/>
                <w:rPrChange w:id="237" w:author="Thomas Carruthers" w:date="2019-09-05T14:45:00Z">
                  <w:rPr>
                    <w:rFonts w:ascii="Times New Roman" w:hAnsi="Times New Roman" w:cs="Times New Roman"/>
                    <w:sz w:val="24"/>
                    <w:szCs w:val="24"/>
                  </w:rPr>
                </w:rPrChange>
              </w:rPr>
              <w:t>Atl</w:t>
            </w:r>
            <w:proofErr w:type="spellEnd"/>
          </w:p>
        </w:tc>
        <w:tc>
          <w:tcPr>
            <w:tcW w:w="3194" w:type="dxa"/>
            <w:shd w:val="clear" w:color="auto" w:fill="FFFFFF" w:themeFill="background1"/>
            <w:tcPrChange w:id="238" w:author="Thomas Carruthers" w:date="2019-09-05T14:44:00Z">
              <w:tcPr>
                <w:tcW w:w="1738" w:type="dxa"/>
                <w:shd w:val="clear" w:color="auto" w:fill="FFFFFF" w:themeFill="background1"/>
              </w:tcPr>
            </w:tcPrChange>
          </w:tcPr>
          <w:p w14:paraId="5D8550B3" w14:textId="3441092E" w:rsidR="00842CBE" w:rsidRPr="00E57250" w:rsidRDefault="00D07ABA" w:rsidP="00602851">
            <w:pPr>
              <w:keepNext/>
              <w:keepLines/>
              <w:rPr>
                <w:rFonts w:ascii="Times New Roman" w:hAnsi="Times New Roman" w:cs="Times New Roman"/>
                <w:sz w:val="20"/>
                <w:szCs w:val="20"/>
                <w:rPrChange w:id="239"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40" w:author="Thomas Carruthers" w:date="2019-09-05T14:45:00Z">
                  <w:rPr>
                    <w:rFonts w:ascii="Times New Roman" w:hAnsi="Times New Roman" w:cs="Times New Roman"/>
                    <w:sz w:val="24"/>
                    <w:szCs w:val="24"/>
                  </w:rPr>
                </w:rPrChange>
              </w:rPr>
              <w:t>16: RRUSAFB</w:t>
            </w:r>
            <w:ins w:id="241" w:author="Thomas Carruthers" w:date="2019-09-05T14:50:00Z">
              <w:r w:rsidR="00E57250">
                <w:rPr>
                  <w:rFonts w:ascii="Times New Roman" w:hAnsi="Times New Roman" w:cs="Times New Roman"/>
                  <w:sz w:val="20"/>
                  <w:szCs w:val="20"/>
                </w:rPr>
                <w:t xml:space="preserve"> (187.5-387.5cm)</w:t>
              </w:r>
            </w:ins>
          </w:p>
        </w:tc>
      </w:tr>
      <w:tr w:rsidR="00842CBE" w:rsidRPr="00256DE4" w14:paraId="0DB04810" w14:textId="5E75CFA2" w:rsidTr="00E57250">
        <w:tc>
          <w:tcPr>
            <w:tcW w:w="2127" w:type="dxa"/>
            <w:shd w:val="clear" w:color="auto" w:fill="FFFFFF" w:themeFill="background1"/>
            <w:tcPrChange w:id="242" w:author="Thomas Carruthers" w:date="2019-09-05T14:44:00Z">
              <w:tcPr>
                <w:tcW w:w="2250" w:type="dxa"/>
                <w:shd w:val="clear" w:color="auto" w:fill="FFFFFF" w:themeFill="background1"/>
              </w:tcPr>
            </w:tcPrChange>
          </w:tcPr>
          <w:p w14:paraId="406F55E3" w14:textId="77777777" w:rsidR="00842CBE" w:rsidRPr="00E57250" w:rsidRDefault="00842CBE" w:rsidP="00602851">
            <w:pPr>
              <w:keepNext/>
              <w:keepLines/>
              <w:jc w:val="both"/>
              <w:rPr>
                <w:rFonts w:ascii="Times New Roman" w:hAnsi="Times New Roman" w:cs="Times New Roman"/>
                <w:sz w:val="20"/>
                <w:szCs w:val="20"/>
                <w:rPrChange w:id="243"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44" w:author="Thomas Carruthers" w:date="2019-09-05T14:45:00Z">
                  <w:rPr>
                    <w:rFonts w:ascii="Times New Roman" w:hAnsi="Times New Roman" w:cs="Times New Roman"/>
                    <w:sz w:val="24"/>
                    <w:szCs w:val="24"/>
                  </w:rPr>
                </w:rPrChange>
              </w:rPr>
              <w:t>US</w:t>
            </w:r>
          </w:p>
        </w:tc>
        <w:tc>
          <w:tcPr>
            <w:tcW w:w="1436" w:type="dxa"/>
            <w:shd w:val="clear" w:color="auto" w:fill="FFFFFF" w:themeFill="background1"/>
            <w:tcPrChange w:id="245" w:author="Thomas Carruthers" w:date="2019-09-05T14:44:00Z">
              <w:tcPr>
                <w:tcW w:w="1530" w:type="dxa"/>
                <w:shd w:val="clear" w:color="auto" w:fill="FFFFFF" w:themeFill="background1"/>
              </w:tcPr>
            </w:tcPrChange>
          </w:tcPr>
          <w:p w14:paraId="0A3EAA1A" w14:textId="77777777" w:rsidR="00842CBE" w:rsidRPr="00E57250" w:rsidRDefault="00842CBE" w:rsidP="00856B3A">
            <w:pPr>
              <w:keepNext/>
              <w:keepLines/>
              <w:rPr>
                <w:rFonts w:ascii="Times New Roman" w:hAnsi="Times New Roman" w:cs="Times New Roman"/>
                <w:sz w:val="20"/>
                <w:szCs w:val="20"/>
                <w:rPrChange w:id="246"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47" w:author="Thomas Carruthers" w:date="2019-09-05T14:45:00Z">
                  <w:rPr>
                    <w:rFonts w:ascii="Times New Roman" w:hAnsi="Times New Roman" w:cs="Times New Roman"/>
                    <w:sz w:val="24"/>
                    <w:szCs w:val="24"/>
                  </w:rPr>
                </w:rPrChange>
              </w:rPr>
              <w:t>Longline</w:t>
            </w:r>
          </w:p>
        </w:tc>
        <w:tc>
          <w:tcPr>
            <w:tcW w:w="2599" w:type="dxa"/>
            <w:shd w:val="clear" w:color="auto" w:fill="FFFFFF" w:themeFill="background1"/>
            <w:tcPrChange w:id="248" w:author="Thomas Carruthers" w:date="2019-09-05T14:44:00Z">
              <w:tcPr>
                <w:tcW w:w="3780" w:type="dxa"/>
                <w:shd w:val="clear" w:color="auto" w:fill="FFFFFF" w:themeFill="background1"/>
              </w:tcPr>
            </w:tcPrChange>
          </w:tcPr>
          <w:p w14:paraId="2110699C" w14:textId="77777777" w:rsidR="00842CBE" w:rsidRPr="00E57250" w:rsidRDefault="00842CBE" w:rsidP="00602851">
            <w:pPr>
              <w:keepNext/>
              <w:keepLines/>
              <w:rPr>
                <w:rFonts w:ascii="Times New Roman" w:hAnsi="Times New Roman" w:cs="Times New Roman"/>
                <w:sz w:val="20"/>
                <w:szCs w:val="20"/>
                <w:rPrChange w:id="249"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50" w:author="Thomas Carruthers" w:date="2019-09-05T14:45:00Z">
                  <w:rPr>
                    <w:rFonts w:ascii="Times New Roman" w:hAnsi="Times New Roman" w:cs="Times New Roman"/>
                    <w:sz w:val="24"/>
                    <w:szCs w:val="24"/>
                  </w:rPr>
                </w:rPrChange>
              </w:rPr>
              <w:t>1987-1991, Q2, GOM</w:t>
            </w:r>
          </w:p>
        </w:tc>
        <w:tc>
          <w:tcPr>
            <w:tcW w:w="3194" w:type="dxa"/>
            <w:shd w:val="clear" w:color="auto" w:fill="FFFFFF" w:themeFill="background1"/>
            <w:tcPrChange w:id="251" w:author="Thomas Carruthers" w:date="2019-09-05T14:44:00Z">
              <w:tcPr>
                <w:tcW w:w="1738" w:type="dxa"/>
                <w:shd w:val="clear" w:color="auto" w:fill="FFFFFF" w:themeFill="background1"/>
              </w:tcPr>
            </w:tcPrChange>
          </w:tcPr>
          <w:p w14:paraId="68AB71E2" w14:textId="4A86C79C" w:rsidR="00842CBE" w:rsidRPr="00E57250" w:rsidRDefault="00D07ABA" w:rsidP="00602851">
            <w:pPr>
              <w:keepNext/>
              <w:keepLines/>
              <w:rPr>
                <w:rFonts w:ascii="Times New Roman" w:hAnsi="Times New Roman" w:cs="Times New Roman"/>
                <w:sz w:val="20"/>
                <w:szCs w:val="20"/>
                <w:rPrChange w:id="252"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53" w:author="Thomas Carruthers" w:date="2019-09-05T14:45:00Z">
                  <w:rPr>
                    <w:rFonts w:ascii="Times New Roman" w:hAnsi="Times New Roman" w:cs="Times New Roman"/>
                    <w:sz w:val="24"/>
                    <w:szCs w:val="24"/>
                  </w:rPr>
                </w:rPrChange>
              </w:rPr>
              <w:t>1: LLOTH</w:t>
            </w:r>
          </w:p>
        </w:tc>
      </w:tr>
      <w:tr w:rsidR="00842CBE" w:rsidRPr="00256DE4" w14:paraId="22F8AB27" w14:textId="143CEADB" w:rsidTr="00E57250">
        <w:tc>
          <w:tcPr>
            <w:tcW w:w="2127" w:type="dxa"/>
            <w:shd w:val="clear" w:color="auto" w:fill="FFFFFF" w:themeFill="background1"/>
            <w:tcPrChange w:id="254" w:author="Thomas Carruthers" w:date="2019-09-05T14:44:00Z">
              <w:tcPr>
                <w:tcW w:w="2250" w:type="dxa"/>
                <w:shd w:val="clear" w:color="auto" w:fill="FFFFFF" w:themeFill="background1"/>
              </w:tcPr>
            </w:tcPrChange>
          </w:tcPr>
          <w:p w14:paraId="3EC93EBE" w14:textId="77777777" w:rsidR="00842CBE" w:rsidRPr="00E57250" w:rsidRDefault="00842CBE" w:rsidP="00602851">
            <w:pPr>
              <w:keepNext/>
              <w:keepLines/>
              <w:jc w:val="both"/>
              <w:rPr>
                <w:rFonts w:ascii="Times New Roman" w:hAnsi="Times New Roman" w:cs="Times New Roman"/>
                <w:sz w:val="20"/>
                <w:szCs w:val="20"/>
                <w:rPrChange w:id="255"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56" w:author="Thomas Carruthers" w:date="2019-09-05T14:45:00Z">
                  <w:rPr>
                    <w:rFonts w:ascii="Times New Roman" w:hAnsi="Times New Roman" w:cs="Times New Roman"/>
                    <w:sz w:val="24"/>
                    <w:szCs w:val="24"/>
                  </w:rPr>
                </w:rPrChange>
              </w:rPr>
              <w:t>US</w:t>
            </w:r>
          </w:p>
        </w:tc>
        <w:tc>
          <w:tcPr>
            <w:tcW w:w="1436" w:type="dxa"/>
            <w:shd w:val="clear" w:color="auto" w:fill="FFFFFF" w:themeFill="background1"/>
            <w:tcPrChange w:id="257" w:author="Thomas Carruthers" w:date="2019-09-05T14:44:00Z">
              <w:tcPr>
                <w:tcW w:w="1530" w:type="dxa"/>
                <w:shd w:val="clear" w:color="auto" w:fill="FFFFFF" w:themeFill="background1"/>
              </w:tcPr>
            </w:tcPrChange>
          </w:tcPr>
          <w:p w14:paraId="4978C9F4" w14:textId="77777777" w:rsidR="00842CBE" w:rsidRPr="00E57250" w:rsidRDefault="00842CBE" w:rsidP="00856B3A">
            <w:pPr>
              <w:keepNext/>
              <w:keepLines/>
              <w:rPr>
                <w:rFonts w:ascii="Times New Roman" w:hAnsi="Times New Roman" w:cs="Times New Roman"/>
                <w:sz w:val="20"/>
                <w:szCs w:val="20"/>
                <w:rPrChange w:id="258"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59" w:author="Thomas Carruthers" w:date="2019-09-05T14:45:00Z">
                  <w:rPr>
                    <w:rFonts w:ascii="Times New Roman" w:hAnsi="Times New Roman" w:cs="Times New Roman"/>
                    <w:sz w:val="24"/>
                    <w:szCs w:val="24"/>
                  </w:rPr>
                </w:rPrChange>
              </w:rPr>
              <w:t>Longline</w:t>
            </w:r>
          </w:p>
        </w:tc>
        <w:tc>
          <w:tcPr>
            <w:tcW w:w="2599" w:type="dxa"/>
            <w:shd w:val="clear" w:color="auto" w:fill="FFFFFF" w:themeFill="background1"/>
            <w:tcPrChange w:id="260" w:author="Thomas Carruthers" w:date="2019-09-05T14:44:00Z">
              <w:tcPr>
                <w:tcW w:w="3780" w:type="dxa"/>
                <w:shd w:val="clear" w:color="auto" w:fill="FFFFFF" w:themeFill="background1"/>
              </w:tcPr>
            </w:tcPrChange>
          </w:tcPr>
          <w:p w14:paraId="39E861B2" w14:textId="0D1844C9" w:rsidR="00842CBE" w:rsidRPr="00E57250" w:rsidRDefault="00842CBE" w:rsidP="00362AD5">
            <w:pPr>
              <w:keepNext/>
              <w:keepLines/>
              <w:rPr>
                <w:rFonts w:ascii="Times New Roman" w:hAnsi="Times New Roman" w:cs="Times New Roman"/>
                <w:sz w:val="20"/>
                <w:szCs w:val="20"/>
                <w:rPrChange w:id="261"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62" w:author="Thomas Carruthers" w:date="2019-09-05T14:45:00Z">
                  <w:rPr>
                    <w:rFonts w:ascii="Times New Roman" w:hAnsi="Times New Roman" w:cs="Times New Roman"/>
                    <w:sz w:val="24"/>
                    <w:szCs w:val="24"/>
                  </w:rPr>
                </w:rPrChange>
              </w:rPr>
              <w:t>1992-2016, Q2, GOM</w:t>
            </w:r>
          </w:p>
        </w:tc>
        <w:tc>
          <w:tcPr>
            <w:tcW w:w="3194" w:type="dxa"/>
            <w:shd w:val="clear" w:color="auto" w:fill="FFFFFF" w:themeFill="background1"/>
            <w:tcPrChange w:id="263" w:author="Thomas Carruthers" w:date="2019-09-05T14:44:00Z">
              <w:tcPr>
                <w:tcW w:w="1738" w:type="dxa"/>
                <w:shd w:val="clear" w:color="auto" w:fill="FFFFFF" w:themeFill="background1"/>
              </w:tcPr>
            </w:tcPrChange>
          </w:tcPr>
          <w:p w14:paraId="000AA1CA" w14:textId="46F38F16" w:rsidR="00842CBE" w:rsidRPr="00E57250" w:rsidRDefault="00D07ABA" w:rsidP="00362AD5">
            <w:pPr>
              <w:keepNext/>
              <w:keepLines/>
              <w:rPr>
                <w:rFonts w:ascii="Times New Roman" w:hAnsi="Times New Roman" w:cs="Times New Roman"/>
                <w:sz w:val="20"/>
                <w:szCs w:val="20"/>
                <w:rPrChange w:id="264"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65" w:author="Thomas Carruthers" w:date="2019-09-05T14:45:00Z">
                  <w:rPr>
                    <w:rFonts w:ascii="Times New Roman" w:hAnsi="Times New Roman" w:cs="Times New Roman"/>
                    <w:sz w:val="24"/>
                    <w:szCs w:val="24"/>
                  </w:rPr>
                </w:rPrChange>
              </w:rPr>
              <w:t>1: LLOTH</w:t>
            </w:r>
          </w:p>
        </w:tc>
      </w:tr>
      <w:tr w:rsidR="00842CBE" w:rsidRPr="00256DE4" w14:paraId="52216F83" w14:textId="32ED67C6" w:rsidTr="00E57250">
        <w:tc>
          <w:tcPr>
            <w:tcW w:w="2127" w:type="dxa"/>
            <w:shd w:val="clear" w:color="auto" w:fill="FFFFFF" w:themeFill="background1"/>
            <w:tcPrChange w:id="266" w:author="Thomas Carruthers" w:date="2019-09-05T14:44:00Z">
              <w:tcPr>
                <w:tcW w:w="2250" w:type="dxa"/>
                <w:shd w:val="clear" w:color="auto" w:fill="FFFFFF" w:themeFill="background1"/>
              </w:tcPr>
            </w:tcPrChange>
          </w:tcPr>
          <w:p w14:paraId="2411EA31" w14:textId="77777777" w:rsidR="00842CBE" w:rsidRPr="00E57250" w:rsidRDefault="00842CBE" w:rsidP="006D5A79">
            <w:pPr>
              <w:keepNext/>
              <w:keepLines/>
              <w:jc w:val="both"/>
              <w:rPr>
                <w:rFonts w:ascii="Times New Roman" w:hAnsi="Times New Roman" w:cs="Times New Roman"/>
                <w:sz w:val="20"/>
                <w:szCs w:val="20"/>
                <w:rPrChange w:id="267"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68" w:author="Thomas Carruthers" w:date="2019-09-05T14:45:00Z">
                  <w:rPr>
                    <w:rFonts w:ascii="Times New Roman" w:hAnsi="Times New Roman" w:cs="Times New Roman"/>
                    <w:sz w:val="24"/>
                    <w:szCs w:val="24"/>
                  </w:rPr>
                </w:rPrChange>
              </w:rPr>
              <w:t>Japan</w:t>
            </w:r>
          </w:p>
        </w:tc>
        <w:tc>
          <w:tcPr>
            <w:tcW w:w="1436" w:type="dxa"/>
            <w:shd w:val="clear" w:color="auto" w:fill="FFFFFF" w:themeFill="background1"/>
            <w:tcPrChange w:id="269" w:author="Thomas Carruthers" w:date="2019-09-05T14:44:00Z">
              <w:tcPr>
                <w:tcW w:w="1530" w:type="dxa"/>
                <w:shd w:val="clear" w:color="auto" w:fill="FFFFFF" w:themeFill="background1"/>
              </w:tcPr>
            </w:tcPrChange>
          </w:tcPr>
          <w:p w14:paraId="5E5213B9" w14:textId="77777777" w:rsidR="00842CBE" w:rsidRPr="00E57250" w:rsidRDefault="00842CBE" w:rsidP="006D5A79">
            <w:pPr>
              <w:keepNext/>
              <w:keepLines/>
              <w:rPr>
                <w:rFonts w:ascii="Times New Roman" w:hAnsi="Times New Roman" w:cs="Times New Roman"/>
                <w:sz w:val="20"/>
                <w:szCs w:val="20"/>
                <w:rPrChange w:id="270"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71" w:author="Thomas Carruthers" w:date="2019-09-05T14:45:00Z">
                  <w:rPr>
                    <w:rFonts w:ascii="Times New Roman" w:hAnsi="Times New Roman" w:cs="Times New Roman"/>
                    <w:sz w:val="24"/>
                    <w:szCs w:val="24"/>
                  </w:rPr>
                </w:rPrChange>
              </w:rPr>
              <w:t xml:space="preserve">Longline </w:t>
            </w:r>
          </w:p>
        </w:tc>
        <w:tc>
          <w:tcPr>
            <w:tcW w:w="2599" w:type="dxa"/>
            <w:shd w:val="clear" w:color="auto" w:fill="FFFFFF" w:themeFill="background1"/>
            <w:tcPrChange w:id="272" w:author="Thomas Carruthers" w:date="2019-09-05T14:44:00Z">
              <w:tcPr>
                <w:tcW w:w="3780" w:type="dxa"/>
                <w:shd w:val="clear" w:color="auto" w:fill="FFFFFF" w:themeFill="background1"/>
              </w:tcPr>
            </w:tcPrChange>
          </w:tcPr>
          <w:p w14:paraId="0DCB7A59" w14:textId="77777777" w:rsidR="00842CBE" w:rsidRPr="00E57250" w:rsidRDefault="00842CBE" w:rsidP="006D5A79">
            <w:pPr>
              <w:keepNext/>
              <w:keepLines/>
              <w:rPr>
                <w:rFonts w:ascii="Times New Roman" w:hAnsi="Times New Roman" w:cs="Times New Roman"/>
                <w:sz w:val="20"/>
                <w:szCs w:val="20"/>
                <w:rPrChange w:id="273"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74" w:author="Thomas Carruthers" w:date="2019-09-05T14:45:00Z">
                  <w:rPr>
                    <w:rFonts w:ascii="Times New Roman" w:hAnsi="Times New Roman" w:cs="Times New Roman"/>
                    <w:sz w:val="24"/>
                    <w:szCs w:val="24"/>
                  </w:rPr>
                </w:rPrChange>
              </w:rPr>
              <w:t>1974-1980, Q2, GOM</w:t>
            </w:r>
          </w:p>
        </w:tc>
        <w:tc>
          <w:tcPr>
            <w:tcW w:w="3194" w:type="dxa"/>
            <w:shd w:val="clear" w:color="auto" w:fill="FFFFFF" w:themeFill="background1"/>
            <w:tcPrChange w:id="275" w:author="Thomas Carruthers" w:date="2019-09-05T14:44:00Z">
              <w:tcPr>
                <w:tcW w:w="1738" w:type="dxa"/>
                <w:shd w:val="clear" w:color="auto" w:fill="FFFFFF" w:themeFill="background1"/>
              </w:tcPr>
            </w:tcPrChange>
          </w:tcPr>
          <w:p w14:paraId="58B2E2E8" w14:textId="3BFC276C" w:rsidR="00842CBE" w:rsidRPr="00E57250" w:rsidRDefault="00D07ABA" w:rsidP="006D5A79">
            <w:pPr>
              <w:keepNext/>
              <w:keepLines/>
              <w:rPr>
                <w:rFonts w:ascii="Times New Roman" w:hAnsi="Times New Roman" w:cs="Times New Roman"/>
                <w:sz w:val="20"/>
                <w:szCs w:val="20"/>
                <w:rPrChange w:id="276"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77" w:author="Thomas Carruthers" w:date="2019-09-05T14:45:00Z">
                  <w:rPr>
                    <w:rFonts w:ascii="Times New Roman" w:hAnsi="Times New Roman" w:cs="Times New Roman"/>
                    <w:sz w:val="24"/>
                    <w:szCs w:val="24"/>
                  </w:rPr>
                </w:rPrChange>
              </w:rPr>
              <w:t>2: LLJPN</w:t>
            </w:r>
          </w:p>
        </w:tc>
      </w:tr>
      <w:tr w:rsidR="00842CBE" w:rsidRPr="00256DE4" w14:paraId="22836718" w14:textId="61B7CCCC" w:rsidTr="00E57250">
        <w:tc>
          <w:tcPr>
            <w:tcW w:w="2127" w:type="dxa"/>
            <w:shd w:val="clear" w:color="auto" w:fill="FFFFFF" w:themeFill="background1"/>
            <w:tcPrChange w:id="278" w:author="Thomas Carruthers" w:date="2019-09-05T14:44:00Z">
              <w:tcPr>
                <w:tcW w:w="2250" w:type="dxa"/>
                <w:shd w:val="clear" w:color="auto" w:fill="FFFFFF" w:themeFill="background1"/>
              </w:tcPr>
            </w:tcPrChange>
          </w:tcPr>
          <w:p w14:paraId="38CAC791" w14:textId="77777777" w:rsidR="00842CBE" w:rsidRPr="00E57250" w:rsidRDefault="00842CBE" w:rsidP="00602851">
            <w:pPr>
              <w:keepNext/>
              <w:keepLines/>
              <w:jc w:val="both"/>
              <w:rPr>
                <w:rFonts w:ascii="Times New Roman" w:hAnsi="Times New Roman" w:cs="Times New Roman"/>
                <w:sz w:val="20"/>
                <w:szCs w:val="20"/>
                <w:rPrChange w:id="279"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80" w:author="Thomas Carruthers" w:date="2019-09-05T14:45:00Z">
                  <w:rPr>
                    <w:rFonts w:ascii="Times New Roman" w:hAnsi="Times New Roman" w:cs="Times New Roman"/>
                    <w:sz w:val="24"/>
                    <w:szCs w:val="24"/>
                  </w:rPr>
                </w:rPrChange>
              </w:rPr>
              <w:t>Japan</w:t>
            </w:r>
          </w:p>
        </w:tc>
        <w:tc>
          <w:tcPr>
            <w:tcW w:w="1436" w:type="dxa"/>
            <w:shd w:val="clear" w:color="auto" w:fill="FFFFFF" w:themeFill="background1"/>
            <w:tcPrChange w:id="281" w:author="Thomas Carruthers" w:date="2019-09-05T14:44:00Z">
              <w:tcPr>
                <w:tcW w:w="1530" w:type="dxa"/>
                <w:shd w:val="clear" w:color="auto" w:fill="FFFFFF" w:themeFill="background1"/>
              </w:tcPr>
            </w:tcPrChange>
          </w:tcPr>
          <w:p w14:paraId="5656DBB1" w14:textId="77777777" w:rsidR="00842CBE" w:rsidRPr="00E57250" w:rsidRDefault="00842CBE" w:rsidP="00856B3A">
            <w:pPr>
              <w:keepNext/>
              <w:keepLines/>
              <w:rPr>
                <w:rFonts w:ascii="Times New Roman" w:hAnsi="Times New Roman" w:cs="Times New Roman"/>
                <w:sz w:val="20"/>
                <w:szCs w:val="20"/>
                <w:rPrChange w:id="282"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83" w:author="Thomas Carruthers" w:date="2019-09-05T14:45:00Z">
                  <w:rPr>
                    <w:rFonts w:ascii="Times New Roman" w:hAnsi="Times New Roman" w:cs="Times New Roman"/>
                    <w:sz w:val="24"/>
                    <w:szCs w:val="24"/>
                  </w:rPr>
                </w:rPrChange>
              </w:rPr>
              <w:t>Longline</w:t>
            </w:r>
          </w:p>
        </w:tc>
        <w:tc>
          <w:tcPr>
            <w:tcW w:w="2599" w:type="dxa"/>
            <w:shd w:val="clear" w:color="auto" w:fill="FFFFFF" w:themeFill="background1"/>
            <w:tcPrChange w:id="284" w:author="Thomas Carruthers" w:date="2019-09-05T14:44:00Z">
              <w:tcPr>
                <w:tcW w:w="3780" w:type="dxa"/>
                <w:shd w:val="clear" w:color="auto" w:fill="FFFFFF" w:themeFill="background1"/>
              </w:tcPr>
            </w:tcPrChange>
          </w:tcPr>
          <w:p w14:paraId="5D370338" w14:textId="77777777" w:rsidR="00842CBE" w:rsidRPr="00E57250" w:rsidRDefault="00842CBE" w:rsidP="00602851">
            <w:pPr>
              <w:keepNext/>
              <w:keepLines/>
              <w:rPr>
                <w:rFonts w:ascii="Times New Roman" w:hAnsi="Times New Roman" w:cs="Times New Roman"/>
                <w:sz w:val="20"/>
                <w:szCs w:val="20"/>
                <w:rPrChange w:id="285"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86" w:author="Thomas Carruthers" w:date="2019-09-05T14:45:00Z">
                  <w:rPr>
                    <w:rFonts w:ascii="Times New Roman" w:hAnsi="Times New Roman" w:cs="Times New Roman"/>
                    <w:sz w:val="24"/>
                    <w:szCs w:val="24"/>
                  </w:rPr>
                </w:rPrChange>
              </w:rPr>
              <w:t xml:space="preserve">1976-2009, Q4, W </w:t>
            </w:r>
            <w:proofErr w:type="spellStart"/>
            <w:r w:rsidRPr="00E57250">
              <w:rPr>
                <w:rFonts w:ascii="Times New Roman" w:hAnsi="Times New Roman" w:cs="Times New Roman"/>
                <w:sz w:val="20"/>
                <w:szCs w:val="20"/>
                <w:rPrChange w:id="287" w:author="Thomas Carruthers" w:date="2019-09-05T14:45:00Z">
                  <w:rPr>
                    <w:rFonts w:ascii="Times New Roman" w:hAnsi="Times New Roman" w:cs="Times New Roman"/>
                    <w:sz w:val="24"/>
                    <w:szCs w:val="24"/>
                  </w:rPr>
                </w:rPrChange>
              </w:rPr>
              <w:t>Atl</w:t>
            </w:r>
            <w:proofErr w:type="spellEnd"/>
          </w:p>
        </w:tc>
        <w:tc>
          <w:tcPr>
            <w:tcW w:w="3194" w:type="dxa"/>
            <w:shd w:val="clear" w:color="auto" w:fill="FFFFFF" w:themeFill="background1"/>
            <w:tcPrChange w:id="288" w:author="Thomas Carruthers" w:date="2019-09-05T14:44:00Z">
              <w:tcPr>
                <w:tcW w:w="1738" w:type="dxa"/>
                <w:shd w:val="clear" w:color="auto" w:fill="FFFFFF" w:themeFill="background1"/>
              </w:tcPr>
            </w:tcPrChange>
          </w:tcPr>
          <w:p w14:paraId="6338AB3D" w14:textId="6CA84B1D" w:rsidR="00842CBE" w:rsidRPr="00E57250" w:rsidRDefault="00D07ABA" w:rsidP="00602851">
            <w:pPr>
              <w:keepNext/>
              <w:keepLines/>
              <w:rPr>
                <w:rFonts w:ascii="Times New Roman" w:hAnsi="Times New Roman" w:cs="Times New Roman"/>
                <w:sz w:val="20"/>
                <w:szCs w:val="20"/>
                <w:rPrChange w:id="289"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90" w:author="Thomas Carruthers" w:date="2019-09-05T14:45:00Z">
                  <w:rPr>
                    <w:rFonts w:ascii="Times New Roman" w:hAnsi="Times New Roman" w:cs="Times New Roman"/>
                    <w:sz w:val="24"/>
                    <w:szCs w:val="24"/>
                  </w:rPr>
                </w:rPrChange>
              </w:rPr>
              <w:t>2: LLJPN</w:t>
            </w:r>
          </w:p>
        </w:tc>
      </w:tr>
      <w:tr w:rsidR="00842CBE" w:rsidRPr="00256DE4" w14:paraId="7A5BD441" w14:textId="100E2A0A" w:rsidTr="00E57250">
        <w:tc>
          <w:tcPr>
            <w:tcW w:w="2127" w:type="dxa"/>
            <w:shd w:val="clear" w:color="auto" w:fill="FFFFFF" w:themeFill="background1"/>
            <w:tcPrChange w:id="291" w:author="Thomas Carruthers" w:date="2019-09-05T14:44:00Z">
              <w:tcPr>
                <w:tcW w:w="2250" w:type="dxa"/>
                <w:shd w:val="clear" w:color="auto" w:fill="FFFFFF" w:themeFill="background1"/>
              </w:tcPr>
            </w:tcPrChange>
          </w:tcPr>
          <w:p w14:paraId="2616BED7" w14:textId="77777777" w:rsidR="00842CBE" w:rsidRPr="00E57250" w:rsidRDefault="00842CBE" w:rsidP="00602851">
            <w:pPr>
              <w:keepNext/>
              <w:keepLines/>
              <w:jc w:val="both"/>
              <w:rPr>
                <w:rFonts w:ascii="Times New Roman" w:hAnsi="Times New Roman" w:cs="Times New Roman"/>
                <w:sz w:val="20"/>
                <w:szCs w:val="20"/>
                <w:rPrChange w:id="292"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93" w:author="Thomas Carruthers" w:date="2019-09-05T14:45:00Z">
                  <w:rPr>
                    <w:rFonts w:ascii="Times New Roman" w:hAnsi="Times New Roman" w:cs="Times New Roman"/>
                    <w:sz w:val="24"/>
                    <w:szCs w:val="24"/>
                  </w:rPr>
                </w:rPrChange>
              </w:rPr>
              <w:t>Japan</w:t>
            </w:r>
          </w:p>
        </w:tc>
        <w:tc>
          <w:tcPr>
            <w:tcW w:w="1436" w:type="dxa"/>
            <w:shd w:val="clear" w:color="auto" w:fill="FFFFFF" w:themeFill="background1"/>
            <w:tcPrChange w:id="294" w:author="Thomas Carruthers" w:date="2019-09-05T14:44:00Z">
              <w:tcPr>
                <w:tcW w:w="1530" w:type="dxa"/>
                <w:shd w:val="clear" w:color="auto" w:fill="FFFFFF" w:themeFill="background1"/>
              </w:tcPr>
            </w:tcPrChange>
          </w:tcPr>
          <w:p w14:paraId="51A3FDA5" w14:textId="77777777" w:rsidR="00842CBE" w:rsidRPr="00E57250" w:rsidRDefault="00842CBE" w:rsidP="00856B3A">
            <w:pPr>
              <w:keepNext/>
              <w:keepLines/>
              <w:rPr>
                <w:rFonts w:ascii="Times New Roman" w:hAnsi="Times New Roman" w:cs="Times New Roman"/>
                <w:sz w:val="20"/>
                <w:szCs w:val="20"/>
                <w:rPrChange w:id="295"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96" w:author="Thomas Carruthers" w:date="2019-09-05T14:45:00Z">
                  <w:rPr>
                    <w:rFonts w:ascii="Times New Roman" w:hAnsi="Times New Roman" w:cs="Times New Roman"/>
                    <w:sz w:val="24"/>
                    <w:szCs w:val="24"/>
                  </w:rPr>
                </w:rPrChange>
              </w:rPr>
              <w:t>Longline</w:t>
            </w:r>
          </w:p>
        </w:tc>
        <w:tc>
          <w:tcPr>
            <w:tcW w:w="2599" w:type="dxa"/>
            <w:shd w:val="clear" w:color="auto" w:fill="FFFFFF" w:themeFill="background1"/>
            <w:tcPrChange w:id="297" w:author="Thomas Carruthers" w:date="2019-09-05T14:44:00Z">
              <w:tcPr>
                <w:tcW w:w="3780" w:type="dxa"/>
                <w:shd w:val="clear" w:color="auto" w:fill="FFFFFF" w:themeFill="background1"/>
              </w:tcPr>
            </w:tcPrChange>
          </w:tcPr>
          <w:p w14:paraId="1B467DFB" w14:textId="449416DE" w:rsidR="00842CBE" w:rsidRPr="00E57250" w:rsidRDefault="00842CBE" w:rsidP="00602851">
            <w:pPr>
              <w:keepNext/>
              <w:keepLines/>
              <w:rPr>
                <w:rFonts w:ascii="Times New Roman" w:hAnsi="Times New Roman" w:cs="Times New Roman"/>
                <w:sz w:val="20"/>
                <w:szCs w:val="20"/>
                <w:rPrChange w:id="298"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299" w:author="Thomas Carruthers" w:date="2019-09-05T14:45:00Z">
                  <w:rPr>
                    <w:rFonts w:ascii="Times New Roman" w:hAnsi="Times New Roman" w:cs="Times New Roman"/>
                    <w:sz w:val="24"/>
                    <w:szCs w:val="24"/>
                  </w:rPr>
                </w:rPrChange>
              </w:rPr>
              <w:t xml:space="preserve">2010-2016, Q4, W </w:t>
            </w:r>
            <w:proofErr w:type="spellStart"/>
            <w:r w:rsidRPr="00E57250">
              <w:rPr>
                <w:rFonts w:ascii="Times New Roman" w:hAnsi="Times New Roman" w:cs="Times New Roman"/>
                <w:sz w:val="20"/>
                <w:szCs w:val="20"/>
                <w:rPrChange w:id="300" w:author="Thomas Carruthers" w:date="2019-09-05T14:45:00Z">
                  <w:rPr>
                    <w:rFonts w:ascii="Times New Roman" w:hAnsi="Times New Roman" w:cs="Times New Roman"/>
                    <w:sz w:val="24"/>
                    <w:szCs w:val="24"/>
                  </w:rPr>
                </w:rPrChange>
              </w:rPr>
              <w:t>Atl</w:t>
            </w:r>
            <w:proofErr w:type="spellEnd"/>
          </w:p>
        </w:tc>
        <w:tc>
          <w:tcPr>
            <w:tcW w:w="3194" w:type="dxa"/>
            <w:shd w:val="clear" w:color="auto" w:fill="FFFFFF" w:themeFill="background1"/>
            <w:tcPrChange w:id="301" w:author="Thomas Carruthers" w:date="2019-09-05T14:44:00Z">
              <w:tcPr>
                <w:tcW w:w="1738" w:type="dxa"/>
                <w:shd w:val="clear" w:color="auto" w:fill="FFFFFF" w:themeFill="background1"/>
              </w:tcPr>
            </w:tcPrChange>
          </w:tcPr>
          <w:p w14:paraId="0A6F842C" w14:textId="427BCE2C" w:rsidR="00842CBE" w:rsidRPr="00E57250" w:rsidRDefault="00D07ABA" w:rsidP="00602851">
            <w:pPr>
              <w:keepNext/>
              <w:keepLines/>
              <w:rPr>
                <w:rFonts w:ascii="Times New Roman" w:hAnsi="Times New Roman" w:cs="Times New Roman"/>
                <w:sz w:val="20"/>
                <w:szCs w:val="20"/>
                <w:rPrChange w:id="302" w:author="Thomas Carruthers" w:date="2019-09-05T14:45:00Z">
                  <w:rPr>
                    <w:rFonts w:ascii="Times New Roman" w:hAnsi="Times New Roman" w:cs="Times New Roman"/>
                    <w:sz w:val="24"/>
                    <w:szCs w:val="24"/>
                  </w:rPr>
                </w:rPrChange>
              </w:rPr>
            </w:pPr>
            <w:del w:id="303" w:author="Thomas Carruthers" w:date="2019-09-05T13:17:00Z">
              <w:r w:rsidRPr="00E57250" w:rsidDel="006E5632">
                <w:rPr>
                  <w:rFonts w:ascii="Times New Roman" w:hAnsi="Times New Roman" w:cs="Times New Roman"/>
                  <w:sz w:val="20"/>
                  <w:szCs w:val="20"/>
                  <w:rPrChange w:id="304" w:author="Thomas Carruthers" w:date="2019-09-05T14:45:00Z">
                    <w:rPr>
                      <w:rFonts w:ascii="Times New Roman" w:hAnsi="Times New Roman" w:cs="Times New Roman"/>
                      <w:sz w:val="24"/>
                      <w:szCs w:val="24"/>
                    </w:rPr>
                  </w:rPrChange>
                </w:rPr>
                <w:delText>2</w:delText>
              </w:r>
            </w:del>
            <w:ins w:id="305" w:author="Thomas Carruthers" w:date="2019-09-05T13:17:00Z">
              <w:r w:rsidR="006E5632" w:rsidRPr="00E57250">
                <w:rPr>
                  <w:rFonts w:ascii="Times New Roman" w:hAnsi="Times New Roman" w:cs="Times New Roman"/>
                  <w:sz w:val="20"/>
                  <w:szCs w:val="20"/>
                  <w:rPrChange w:id="306" w:author="Thomas Carruthers" w:date="2019-09-05T14:45:00Z">
                    <w:rPr>
                      <w:rFonts w:ascii="Times New Roman" w:hAnsi="Times New Roman" w:cs="Times New Roman"/>
                      <w:sz w:val="24"/>
                      <w:szCs w:val="24"/>
                    </w:rPr>
                  </w:rPrChange>
                </w:rPr>
                <w:t>18</w:t>
              </w:r>
            </w:ins>
            <w:r w:rsidRPr="00E57250">
              <w:rPr>
                <w:rFonts w:ascii="Times New Roman" w:hAnsi="Times New Roman" w:cs="Times New Roman"/>
                <w:sz w:val="20"/>
                <w:szCs w:val="20"/>
                <w:rPrChange w:id="307" w:author="Thomas Carruthers" w:date="2019-09-05T14:45:00Z">
                  <w:rPr>
                    <w:rFonts w:ascii="Times New Roman" w:hAnsi="Times New Roman" w:cs="Times New Roman"/>
                    <w:sz w:val="24"/>
                    <w:szCs w:val="24"/>
                  </w:rPr>
                </w:rPrChange>
              </w:rPr>
              <w:t xml:space="preserve">: </w:t>
            </w:r>
            <w:proofErr w:type="spellStart"/>
            <w:r w:rsidRPr="00E57250">
              <w:rPr>
                <w:rFonts w:ascii="Times New Roman" w:hAnsi="Times New Roman" w:cs="Times New Roman"/>
                <w:sz w:val="20"/>
                <w:szCs w:val="20"/>
                <w:rPrChange w:id="308" w:author="Thomas Carruthers" w:date="2019-09-05T14:45:00Z">
                  <w:rPr>
                    <w:rFonts w:ascii="Times New Roman" w:hAnsi="Times New Roman" w:cs="Times New Roman"/>
                    <w:sz w:val="24"/>
                    <w:szCs w:val="24"/>
                  </w:rPr>
                </w:rPrChange>
              </w:rPr>
              <w:t>LLJPN</w:t>
            </w:r>
            <w:ins w:id="309" w:author="Thomas Carruthers" w:date="2019-09-05T14:51:00Z">
              <w:r w:rsidR="00E57250">
                <w:rPr>
                  <w:rFonts w:ascii="Times New Roman" w:hAnsi="Times New Roman" w:cs="Times New Roman"/>
                  <w:sz w:val="20"/>
                  <w:szCs w:val="20"/>
                </w:rPr>
                <w:t>new</w:t>
              </w:r>
            </w:ins>
            <w:proofErr w:type="spellEnd"/>
          </w:p>
        </w:tc>
      </w:tr>
      <w:tr w:rsidR="00842CBE" w:rsidRPr="00256DE4" w14:paraId="2405FC2E" w14:textId="732E4AD9" w:rsidTr="00E57250">
        <w:tc>
          <w:tcPr>
            <w:tcW w:w="2127" w:type="dxa"/>
            <w:shd w:val="clear" w:color="auto" w:fill="FFFFFF" w:themeFill="background1"/>
            <w:tcPrChange w:id="310" w:author="Thomas Carruthers" w:date="2019-09-05T14:44:00Z">
              <w:tcPr>
                <w:tcW w:w="2250" w:type="dxa"/>
                <w:shd w:val="clear" w:color="auto" w:fill="FFFFFF" w:themeFill="background1"/>
              </w:tcPr>
            </w:tcPrChange>
          </w:tcPr>
          <w:p w14:paraId="719B62E7" w14:textId="60FEF355" w:rsidR="00842CBE" w:rsidRPr="00E57250" w:rsidRDefault="00842CBE" w:rsidP="00362AD5">
            <w:pPr>
              <w:keepNext/>
              <w:keepLines/>
              <w:jc w:val="both"/>
              <w:rPr>
                <w:rFonts w:ascii="Times New Roman" w:hAnsi="Times New Roman" w:cs="Times New Roman"/>
                <w:sz w:val="20"/>
                <w:szCs w:val="20"/>
                <w:rPrChange w:id="311"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312" w:author="Thomas Carruthers" w:date="2019-09-05T14:45:00Z">
                  <w:rPr>
                    <w:rFonts w:ascii="Times New Roman" w:hAnsi="Times New Roman" w:cs="Times New Roman"/>
                    <w:sz w:val="24"/>
                    <w:szCs w:val="24"/>
                  </w:rPr>
                </w:rPrChange>
              </w:rPr>
              <w:t>Canada GSL</w:t>
            </w:r>
          </w:p>
        </w:tc>
        <w:tc>
          <w:tcPr>
            <w:tcW w:w="1436" w:type="dxa"/>
            <w:shd w:val="clear" w:color="auto" w:fill="FFFFFF" w:themeFill="background1"/>
            <w:tcPrChange w:id="313" w:author="Thomas Carruthers" w:date="2019-09-05T14:44:00Z">
              <w:tcPr>
                <w:tcW w:w="1530" w:type="dxa"/>
                <w:shd w:val="clear" w:color="auto" w:fill="FFFFFF" w:themeFill="background1"/>
              </w:tcPr>
            </w:tcPrChange>
          </w:tcPr>
          <w:p w14:paraId="712E1CB2" w14:textId="687A8E02" w:rsidR="00842CBE" w:rsidRPr="00E57250" w:rsidRDefault="00842CBE" w:rsidP="00856B3A">
            <w:pPr>
              <w:keepNext/>
              <w:keepLines/>
              <w:rPr>
                <w:rFonts w:ascii="Times New Roman" w:hAnsi="Times New Roman" w:cs="Times New Roman"/>
                <w:sz w:val="20"/>
                <w:szCs w:val="20"/>
                <w:rPrChange w:id="314"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315" w:author="Thomas Carruthers" w:date="2019-09-05T14:45:00Z">
                  <w:rPr>
                    <w:rFonts w:ascii="Times New Roman" w:hAnsi="Times New Roman" w:cs="Times New Roman"/>
                    <w:sz w:val="24"/>
                    <w:szCs w:val="24"/>
                  </w:rPr>
                </w:rPrChange>
              </w:rPr>
              <w:t>Rod and reel</w:t>
            </w:r>
          </w:p>
        </w:tc>
        <w:tc>
          <w:tcPr>
            <w:tcW w:w="2599" w:type="dxa"/>
            <w:shd w:val="clear" w:color="auto" w:fill="FFFFFF" w:themeFill="background1"/>
            <w:tcPrChange w:id="316" w:author="Thomas Carruthers" w:date="2019-09-05T14:44:00Z">
              <w:tcPr>
                <w:tcW w:w="3780" w:type="dxa"/>
                <w:shd w:val="clear" w:color="auto" w:fill="FFFFFF" w:themeFill="background1"/>
              </w:tcPr>
            </w:tcPrChange>
          </w:tcPr>
          <w:p w14:paraId="110FBE58" w14:textId="695EFE83" w:rsidR="00842CBE" w:rsidRPr="00E57250" w:rsidRDefault="00842CBE" w:rsidP="00362AD5">
            <w:pPr>
              <w:keepNext/>
              <w:keepLines/>
              <w:rPr>
                <w:rFonts w:ascii="Times New Roman" w:hAnsi="Times New Roman" w:cs="Times New Roman"/>
                <w:sz w:val="20"/>
                <w:szCs w:val="20"/>
                <w:rPrChange w:id="317"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318" w:author="Thomas Carruthers" w:date="2019-09-05T14:45:00Z">
                  <w:rPr>
                    <w:rFonts w:ascii="Times New Roman" w:hAnsi="Times New Roman" w:cs="Times New Roman"/>
                    <w:sz w:val="24"/>
                    <w:szCs w:val="24"/>
                  </w:rPr>
                </w:rPrChange>
              </w:rPr>
              <w:t>1984-2016, Q3, GSL</w:t>
            </w:r>
          </w:p>
        </w:tc>
        <w:tc>
          <w:tcPr>
            <w:tcW w:w="3194" w:type="dxa"/>
            <w:shd w:val="clear" w:color="auto" w:fill="FFFFFF" w:themeFill="background1"/>
            <w:tcPrChange w:id="319" w:author="Thomas Carruthers" w:date="2019-09-05T14:44:00Z">
              <w:tcPr>
                <w:tcW w:w="1738" w:type="dxa"/>
                <w:shd w:val="clear" w:color="auto" w:fill="FFFFFF" w:themeFill="background1"/>
              </w:tcPr>
            </w:tcPrChange>
          </w:tcPr>
          <w:p w14:paraId="51FA4FE1" w14:textId="22D5B40A" w:rsidR="00842CBE" w:rsidRPr="00E57250" w:rsidRDefault="00D07ABA" w:rsidP="00362AD5">
            <w:pPr>
              <w:keepNext/>
              <w:keepLines/>
              <w:rPr>
                <w:rFonts w:ascii="Times New Roman" w:hAnsi="Times New Roman" w:cs="Times New Roman"/>
                <w:sz w:val="20"/>
                <w:szCs w:val="20"/>
                <w:rPrChange w:id="320"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321" w:author="Thomas Carruthers" w:date="2019-09-05T14:45:00Z">
                  <w:rPr>
                    <w:rFonts w:ascii="Times New Roman" w:hAnsi="Times New Roman" w:cs="Times New Roman"/>
                    <w:sz w:val="24"/>
                    <w:szCs w:val="24"/>
                  </w:rPr>
                </w:rPrChange>
              </w:rPr>
              <w:t>14: RRCAN</w:t>
            </w:r>
          </w:p>
        </w:tc>
      </w:tr>
      <w:tr w:rsidR="00842CBE" w:rsidRPr="00256DE4" w14:paraId="6DDAF28D" w14:textId="0AD75E0E" w:rsidTr="00E57250">
        <w:tc>
          <w:tcPr>
            <w:tcW w:w="2127" w:type="dxa"/>
            <w:shd w:val="clear" w:color="auto" w:fill="FFFFFF" w:themeFill="background1"/>
            <w:tcPrChange w:id="322" w:author="Thomas Carruthers" w:date="2019-09-05T14:44:00Z">
              <w:tcPr>
                <w:tcW w:w="2250" w:type="dxa"/>
                <w:shd w:val="clear" w:color="auto" w:fill="FFFFFF" w:themeFill="background1"/>
              </w:tcPr>
            </w:tcPrChange>
          </w:tcPr>
          <w:p w14:paraId="2FEACC28" w14:textId="20B574D7" w:rsidR="00842CBE" w:rsidRPr="00E57250" w:rsidRDefault="00842CBE" w:rsidP="00362AD5">
            <w:pPr>
              <w:keepNext/>
              <w:keepLines/>
              <w:jc w:val="both"/>
              <w:rPr>
                <w:rFonts w:ascii="Times New Roman" w:hAnsi="Times New Roman" w:cs="Times New Roman"/>
                <w:sz w:val="20"/>
                <w:szCs w:val="20"/>
                <w:rPrChange w:id="323"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324" w:author="Thomas Carruthers" w:date="2019-09-05T14:45:00Z">
                  <w:rPr>
                    <w:rFonts w:ascii="Times New Roman" w:hAnsi="Times New Roman" w:cs="Times New Roman"/>
                    <w:sz w:val="24"/>
                    <w:szCs w:val="24"/>
                  </w:rPr>
                </w:rPrChange>
              </w:rPr>
              <w:t>Canada SWNS</w:t>
            </w:r>
          </w:p>
        </w:tc>
        <w:tc>
          <w:tcPr>
            <w:tcW w:w="1436" w:type="dxa"/>
            <w:shd w:val="clear" w:color="auto" w:fill="FFFFFF" w:themeFill="background1"/>
            <w:tcPrChange w:id="325" w:author="Thomas Carruthers" w:date="2019-09-05T14:44:00Z">
              <w:tcPr>
                <w:tcW w:w="1530" w:type="dxa"/>
                <w:shd w:val="clear" w:color="auto" w:fill="FFFFFF" w:themeFill="background1"/>
              </w:tcPr>
            </w:tcPrChange>
          </w:tcPr>
          <w:p w14:paraId="5DA6EED3" w14:textId="77777777" w:rsidR="00842CBE" w:rsidRPr="00E57250" w:rsidRDefault="00842CBE" w:rsidP="00856B3A">
            <w:pPr>
              <w:keepNext/>
              <w:keepLines/>
              <w:rPr>
                <w:rFonts w:ascii="Times New Roman" w:hAnsi="Times New Roman" w:cs="Times New Roman"/>
                <w:sz w:val="20"/>
                <w:szCs w:val="20"/>
                <w:rPrChange w:id="326"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327" w:author="Thomas Carruthers" w:date="2019-09-05T14:45:00Z">
                  <w:rPr>
                    <w:rFonts w:ascii="Times New Roman" w:hAnsi="Times New Roman" w:cs="Times New Roman"/>
                    <w:sz w:val="24"/>
                    <w:szCs w:val="24"/>
                  </w:rPr>
                </w:rPrChange>
              </w:rPr>
              <w:t>Rod and reel</w:t>
            </w:r>
          </w:p>
        </w:tc>
        <w:tc>
          <w:tcPr>
            <w:tcW w:w="2599" w:type="dxa"/>
            <w:shd w:val="clear" w:color="auto" w:fill="FFFFFF" w:themeFill="background1"/>
            <w:tcPrChange w:id="328" w:author="Thomas Carruthers" w:date="2019-09-05T14:44:00Z">
              <w:tcPr>
                <w:tcW w:w="3780" w:type="dxa"/>
                <w:shd w:val="clear" w:color="auto" w:fill="FFFFFF" w:themeFill="background1"/>
              </w:tcPr>
            </w:tcPrChange>
          </w:tcPr>
          <w:p w14:paraId="6824FBC0" w14:textId="2A2757EA" w:rsidR="00842CBE" w:rsidRPr="00E57250" w:rsidRDefault="00842CBE" w:rsidP="00362AD5">
            <w:pPr>
              <w:keepNext/>
              <w:keepLines/>
              <w:rPr>
                <w:rFonts w:ascii="Times New Roman" w:hAnsi="Times New Roman" w:cs="Times New Roman"/>
                <w:sz w:val="20"/>
                <w:szCs w:val="20"/>
                <w:rPrChange w:id="329"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330" w:author="Thomas Carruthers" w:date="2019-09-05T14:45:00Z">
                  <w:rPr>
                    <w:rFonts w:ascii="Times New Roman" w:hAnsi="Times New Roman" w:cs="Times New Roman"/>
                    <w:sz w:val="24"/>
                    <w:szCs w:val="24"/>
                  </w:rPr>
                </w:rPrChange>
              </w:rPr>
              <w:t xml:space="preserve">1988-2016, Q3, W </w:t>
            </w:r>
            <w:proofErr w:type="spellStart"/>
            <w:r w:rsidRPr="00E57250">
              <w:rPr>
                <w:rFonts w:ascii="Times New Roman" w:hAnsi="Times New Roman" w:cs="Times New Roman"/>
                <w:sz w:val="20"/>
                <w:szCs w:val="20"/>
                <w:rPrChange w:id="331" w:author="Thomas Carruthers" w:date="2019-09-05T14:45:00Z">
                  <w:rPr>
                    <w:rFonts w:ascii="Times New Roman" w:hAnsi="Times New Roman" w:cs="Times New Roman"/>
                    <w:sz w:val="24"/>
                    <w:szCs w:val="24"/>
                  </w:rPr>
                </w:rPrChange>
              </w:rPr>
              <w:t>Atl</w:t>
            </w:r>
            <w:proofErr w:type="spellEnd"/>
          </w:p>
        </w:tc>
        <w:tc>
          <w:tcPr>
            <w:tcW w:w="3194" w:type="dxa"/>
            <w:shd w:val="clear" w:color="auto" w:fill="FFFFFF" w:themeFill="background1"/>
            <w:tcPrChange w:id="332" w:author="Thomas Carruthers" w:date="2019-09-05T14:44:00Z">
              <w:tcPr>
                <w:tcW w:w="1738" w:type="dxa"/>
                <w:shd w:val="clear" w:color="auto" w:fill="FFFFFF" w:themeFill="background1"/>
              </w:tcPr>
            </w:tcPrChange>
          </w:tcPr>
          <w:p w14:paraId="03400778" w14:textId="2A1B179C" w:rsidR="00842CBE" w:rsidRPr="00E57250" w:rsidRDefault="00D07ABA" w:rsidP="00362AD5">
            <w:pPr>
              <w:keepNext/>
              <w:keepLines/>
              <w:rPr>
                <w:rFonts w:ascii="Times New Roman" w:hAnsi="Times New Roman" w:cs="Times New Roman"/>
                <w:sz w:val="20"/>
                <w:szCs w:val="20"/>
                <w:rPrChange w:id="333" w:author="Thomas Carruthers" w:date="2019-09-05T14:45:00Z">
                  <w:rPr>
                    <w:rFonts w:ascii="Times New Roman" w:hAnsi="Times New Roman" w:cs="Times New Roman"/>
                    <w:sz w:val="24"/>
                    <w:szCs w:val="24"/>
                  </w:rPr>
                </w:rPrChange>
              </w:rPr>
            </w:pPr>
            <w:r w:rsidRPr="00E57250">
              <w:rPr>
                <w:rFonts w:ascii="Times New Roman" w:hAnsi="Times New Roman" w:cs="Times New Roman"/>
                <w:sz w:val="20"/>
                <w:szCs w:val="20"/>
                <w:rPrChange w:id="334" w:author="Thomas Carruthers" w:date="2019-09-05T14:45:00Z">
                  <w:rPr>
                    <w:rFonts w:ascii="Times New Roman" w:hAnsi="Times New Roman" w:cs="Times New Roman"/>
                    <w:sz w:val="24"/>
                    <w:szCs w:val="24"/>
                  </w:rPr>
                </w:rPrChange>
              </w:rPr>
              <w:t>14: RRCAN</w:t>
            </w:r>
          </w:p>
        </w:tc>
      </w:tr>
      <w:tr w:rsidR="00842CBE" w:rsidRPr="00256DE4" w14:paraId="69965E06" w14:textId="4A6B4BE7" w:rsidTr="00E57250">
        <w:trPr>
          <w:trHeight w:hRule="exact" w:val="57"/>
          <w:trPrChange w:id="335" w:author="Thomas Carruthers" w:date="2019-09-05T14:44:00Z">
            <w:trPr>
              <w:trHeight w:hRule="exact" w:val="57"/>
            </w:trPr>
          </w:trPrChange>
        </w:trPr>
        <w:tc>
          <w:tcPr>
            <w:tcW w:w="2127" w:type="dxa"/>
            <w:shd w:val="clear" w:color="auto" w:fill="FFFFFF" w:themeFill="background1"/>
            <w:tcPrChange w:id="336" w:author="Thomas Carruthers" w:date="2019-09-05T14:44:00Z">
              <w:tcPr>
                <w:tcW w:w="2250" w:type="dxa"/>
                <w:shd w:val="clear" w:color="auto" w:fill="FFFFFF" w:themeFill="background1"/>
              </w:tcPr>
            </w:tcPrChange>
          </w:tcPr>
          <w:p w14:paraId="03980A74" w14:textId="369770B7" w:rsidR="00842CBE" w:rsidRPr="00256DE4" w:rsidRDefault="00842CBE" w:rsidP="00362AD5">
            <w:pPr>
              <w:keepNext/>
              <w:keepLines/>
              <w:jc w:val="both"/>
              <w:rPr>
                <w:rFonts w:ascii="Times New Roman" w:hAnsi="Times New Roman" w:cs="Times New Roman"/>
                <w:sz w:val="24"/>
                <w:szCs w:val="24"/>
              </w:rPr>
            </w:pPr>
          </w:p>
        </w:tc>
        <w:tc>
          <w:tcPr>
            <w:tcW w:w="1436" w:type="dxa"/>
            <w:shd w:val="clear" w:color="auto" w:fill="FFFFFF" w:themeFill="background1"/>
            <w:tcPrChange w:id="337" w:author="Thomas Carruthers" w:date="2019-09-05T14:44:00Z">
              <w:tcPr>
                <w:tcW w:w="1530" w:type="dxa"/>
                <w:shd w:val="clear" w:color="auto" w:fill="FFFFFF" w:themeFill="background1"/>
              </w:tcPr>
            </w:tcPrChange>
          </w:tcPr>
          <w:p w14:paraId="7AD5C819" w14:textId="60B90F93" w:rsidR="00842CBE" w:rsidRPr="00256DE4" w:rsidRDefault="00842CBE" w:rsidP="00362AD5">
            <w:pPr>
              <w:keepNext/>
              <w:keepLines/>
              <w:jc w:val="center"/>
              <w:rPr>
                <w:rFonts w:ascii="Times New Roman" w:hAnsi="Times New Roman" w:cs="Times New Roman"/>
                <w:sz w:val="24"/>
                <w:szCs w:val="24"/>
              </w:rPr>
            </w:pPr>
          </w:p>
        </w:tc>
        <w:tc>
          <w:tcPr>
            <w:tcW w:w="2599" w:type="dxa"/>
            <w:shd w:val="clear" w:color="auto" w:fill="FFFFFF" w:themeFill="background1"/>
            <w:tcPrChange w:id="338" w:author="Thomas Carruthers" w:date="2019-09-05T14:44:00Z">
              <w:tcPr>
                <w:tcW w:w="3780" w:type="dxa"/>
                <w:shd w:val="clear" w:color="auto" w:fill="FFFFFF" w:themeFill="background1"/>
              </w:tcPr>
            </w:tcPrChange>
          </w:tcPr>
          <w:p w14:paraId="766A5D9E" w14:textId="318BF169" w:rsidR="00842CBE" w:rsidRPr="00256DE4" w:rsidRDefault="00842CBE" w:rsidP="00362AD5">
            <w:pPr>
              <w:keepNext/>
              <w:keepLines/>
              <w:rPr>
                <w:rFonts w:ascii="Times New Roman" w:hAnsi="Times New Roman" w:cs="Times New Roman"/>
                <w:sz w:val="24"/>
                <w:szCs w:val="24"/>
              </w:rPr>
            </w:pPr>
          </w:p>
        </w:tc>
        <w:tc>
          <w:tcPr>
            <w:tcW w:w="3194" w:type="dxa"/>
            <w:shd w:val="clear" w:color="auto" w:fill="FFFFFF" w:themeFill="background1"/>
            <w:tcPrChange w:id="339" w:author="Thomas Carruthers" w:date="2019-09-05T14:44:00Z">
              <w:tcPr>
                <w:tcW w:w="1738" w:type="dxa"/>
                <w:shd w:val="clear" w:color="auto" w:fill="FFFFFF" w:themeFill="background1"/>
              </w:tcPr>
            </w:tcPrChange>
          </w:tcPr>
          <w:p w14:paraId="114BB770" w14:textId="77777777" w:rsidR="00842CBE" w:rsidRPr="00256DE4" w:rsidRDefault="00842CBE" w:rsidP="00362AD5">
            <w:pPr>
              <w:keepNext/>
              <w:keepLines/>
              <w:rPr>
                <w:rFonts w:ascii="Times New Roman" w:hAnsi="Times New Roman" w:cs="Times New Roman"/>
                <w:sz w:val="24"/>
                <w:szCs w:val="24"/>
              </w:rPr>
            </w:pPr>
          </w:p>
        </w:tc>
      </w:tr>
      <w:tr w:rsidR="00842CBE" w:rsidRPr="00256DE4" w14:paraId="735B7798" w14:textId="20C8F7FD" w:rsidTr="00E57250">
        <w:trPr>
          <w:trHeight w:hRule="exact" w:val="23"/>
          <w:trPrChange w:id="340" w:author="Thomas Carruthers" w:date="2019-09-05T14:44:00Z">
            <w:trPr>
              <w:trHeight w:hRule="exact" w:val="23"/>
            </w:trPr>
          </w:trPrChange>
        </w:trPr>
        <w:tc>
          <w:tcPr>
            <w:tcW w:w="2127" w:type="dxa"/>
            <w:shd w:val="clear" w:color="auto" w:fill="FFFFFF" w:themeFill="background1"/>
            <w:tcPrChange w:id="341" w:author="Thomas Carruthers" w:date="2019-09-05T14:44:00Z">
              <w:tcPr>
                <w:tcW w:w="2250" w:type="dxa"/>
                <w:shd w:val="clear" w:color="auto" w:fill="FFFFFF" w:themeFill="background1"/>
              </w:tcPr>
            </w:tcPrChange>
          </w:tcPr>
          <w:p w14:paraId="48A1EE1C" w14:textId="77777777" w:rsidR="00842CBE" w:rsidRPr="00256DE4" w:rsidRDefault="00842CBE" w:rsidP="00362AD5">
            <w:pPr>
              <w:keepNext/>
              <w:keepLines/>
              <w:jc w:val="both"/>
              <w:rPr>
                <w:rFonts w:ascii="Times New Roman" w:hAnsi="Times New Roman" w:cs="Times New Roman"/>
                <w:sz w:val="24"/>
                <w:szCs w:val="24"/>
              </w:rPr>
            </w:pPr>
          </w:p>
        </w:tc>
        <w:tc>
          <w:tcPr>
            <w:tcW w:w="1436" w:type="dxa"/>
            <w:shd w:val="clear" w:color="auto" w:fill="FFFFFF" w:themeFill="background1"/>
            <w:tcPrChange w:id="342" w:author="Thomas Carruthers" w:date="2019-09-05T14:44:00Z">
              <w:tcPr>
                <w:tcW w:w="1530" w:type="dxa"/>
                <w:shd w:val="clear" w:color="auto" w:fill="FFFFFF" w:themeFill="background1"/>
              </w:tcPr>
            </w:tcPrChange>
          </w:tcPr>
          <w:p w14:paraId="07389186" w14:textId="77777777" w:rsidR="00842CBE" w:rsidRPr="00256DE4" w:rsidRDefault="00842CBE" w:rsidP="00362AD5">
            <w:pPr>
              <w:keepNext/>
              <w:keepLines/>
              <w:jc w:val="center"/>
              <w:rPr>
                <w:rFonts w:ascii="Times New Roman" w:hAnsi="Times New Roman" w:cs="Times New Roman"/>
                <w:sz w:val="24"/>
                <w:szCs w:val="24"/>
              </w:rPr>
            </w:pPr>
          </w:p>
        </w:tc>
        <w:tc>
          <w:tcPr>
            <w:tcW w:w="2599" w:type="dxa"/>
            <w:shd w:val="clear" w:color="auto" w:fill="FFFFFF" w:themeFill="background1"/>
            <w:tcPrChange w:id="343" w:author="Thomas Carruthers" w:date="2019-09-05T14:44:00Z">
              <w:tcPr>
                <w:tcW w:w="3780" w:type="dxa"/>
                <w:shd w:val="clear" w:color="auto" w:fill="FFFFFF" w:themeFill="background1"/>
              </w:tcPr>
            </w:tcPrChange>
          </w:tcPr>
          <w:p w14:paraId="203383FE" w14:textId="77777777" w:rsidR="00842CBE" w:rsidRPr="00256DE4" w:rsidRDefault="00842CBE" w:rsidP="00362AD5">
            <w:pPr>
              <w:keepNext/>
              <w:keepLines/>
              <w:rPr>
                <w:rFonts w:ascii="Times New Roman" w:hAnsi="Times New Roman" w:cs="Times New Roman"/>
                <w:sz w:val="24"/>
                <w:szCs w:val="24"/>
              </w:rPr>
            </w:pPr>
          </w:p>
        </w:tc>
        <w:tc>
          <w:tcPr>
            <w:tcW w:w="3194" w:type="dxa"/>
            <w:shd w:val="clear" w:color="auto" w:fill="FFFFFF" w:themeFill="background1"/>
            <w:tcPrChange w:id="344" w:author="Thomas Carruthers" w:date="2019-09-05T14:44:00Z">
              <w:tcPr>
                <w:tcW w:w="1738" w:type="dxa"/>
                <w:shd w:val="clear" w:color="auto" w:fill="FFFFFF" w:themeFill="background1"/>
              </w:tcPr>
            </w:tcPrChange>
          </w:tcPr>
          <w:p w14:paraId="58DE7682" w14:textId="77777777" w:rsidR="00842CBE" w:rsidRPr="00256DE4" w:rsidRDefault="00842CBE" w:rsidP="00362AD5">
            <w:pPr>
              <w:keepNext/>
              <w:keepLines/>
              <w:rPr>
                <w:rFonts w:ascii="Times New Roman" w:hAnsi="Times New Roman" w:cs="Times New Roman"/>
                <w:sz w:val="24"/>
                <w:szCs w:val="24"/>
              </w:rPr>
            </w:pPr>
          </w:p>
        </w:tc>
      </w:tr>
      <w:tr w:rsidR="00842CBE" w:rsidRPr="00256DE4" w14:paraId="2D96F467" w14:textId="69752BA5" w:rsidTr="00E57250">
        <w:trPr>
          <w:trHeight w:hRule="exact" w:val="20"/>
          <w:trPrChange w:id="345" w:author="Thomas Carruthers" w:date="2019-09-05T14:44:00Z">
            <w:trPr>
              <w:trHeight w:hRule="exact" w:val="20"/>
            </w:trPr>
          </w:trPrChange>
        </w:trPr>
        <w:tc>
          <w:tcPr>
            <w:tcW w:w="2127" w:type="dxa"/>
            <w:tcBorders>
              <w:bottom w:val="single" w:sz="4" w:space="0" w:color="auto"/>
            </w:tcBorders>
            <w:shd w:val="clear" w:color="auto" w:fill="FFFFFF" w:themeFill="background1"/>
            <w:tcPrChange w:id="346" w:author="Thomas Carruthers" w:date="2019-09-05T14:44:00Z">
              <w:tcPr>
                <w:tcW w:w="2250" w:type="dxa"/>
                <w:tcBorders>
                  <w:bottom w:val="single" w:sz="4" w:space="0" w:color="auto"/>
                </w:tcBorders>
                <w:shd w:val="clear" w:color="auto" w:fill="FFFFFF" w:themeFill="background1"/>
              </w:tcPr>
            </w:tcPrChange>
          </w:tcPr>
          <w:p w14:paraId="1707F7A2" w14:textId="77777777" w:rsidR="00842CBE" w:rsidRPr="00256DE4" w:rsidRDefault="00842CBE" w:rsidP="00362AD5">
            <w:pPr>
              <w:keepNext/>
              <w:keepLines/>
              <w:jc w:val="both"/>
              <w:rPr>
                <w:rFonts w:ascii="Times New Roman" w:hAnsi="Times New Roman" w:cs="Times New Roman"/>
                <w:sz w:val="24"/>
                <w:szCs w:val="24"/>
              </w:rPr>
            </w:pPr>
          </w:p>
        </w:tc>
        <w:tc>
          <w:tcPr>
            <w:tcW w:w="1436" w:type="dxa"/>
            <w:tcBorders>
              <w:bottom w:val="single" w:sz="4" w:space="0" w:color="auto"/>
            </w:tcBorders>
            <w:shd w:val="clear" w:color="auto" w:fill="FFFFFF" w:themeFill="background1"/>
            <w:tcPrChange w:id="347" w:author="Thomas Carruthers" w:date="2019-09-05T14:44:00Z">
              <w:tcPr>
                <w:tcW w:w="1530" w:type="dxa"/>
                <w:tcBorders>
                  <w:bottom w:val="single" w:sz="4" w:space="0" w:color="auto"/>
                </w:tcBorders>
                <w:shd w:val="clear" w:color="auto" w:fill="FFFFFF" w:themeFill="background1"/>
              </w:tcPr>
            </w:tcPrChange>
          </w:tcPr>
          <w:p w14:paraId="27B3CD9B" w14:textId="77777777" w:rsidR="00842CBE" w:rsidRPr="00256DE4" w:rsidRDefault="00842CBE" w:rsidP="00362AD5">
            <w:pPr>
              <w:keepNext/>
              <w:keepLines/>
              <w:jc w:val="center"/>
              <w:rPr>
                <w:rFonts w:ascii="Times New Roman" w:hAnsi="Times New Roman" w:cs="Times New Roman"/>
                <w:sz w:val="24"/>
                <w:szCs w:val="24"/>
              </w:rPr>
            </w:pPr>
          </w:p>
        </w:tc>
        <w:tc>
          <w:tcPr>
            <w:tcW w:w="2599" w:type="dxa"/>
            <w:tcBorders>
              <w:bottom w:val="single" w:sz="4" w:space="0" w:color="auto"/>
            </w:tcBorders>
            <w:shd w:val="clear" w:color="auto" w:fill="FFFFFF" w:themeFill="background1"/>
            <w:tcPrChange w:id="348" w:author="Thomas Carruthers" w:date="2019-09-05T14:44:00Z">
              <w:tcPr>
                <w:tcW w:w="3780" w:type="dxa"/>
                <w:tcBorders>
                  <w:bottom w:val="single" w:sz="4" w:space="0" w:color="auto"/>
                </w:tcBorders>
                <w:shd w:val="clear" w:color="auto" w:fill="FFFFFF" w:themeFill="background1"/>
              </w:tcPr>
            </w:tcPrChange>
          </w:tcPr>
          <w:p w14:paraId="37E37F49" w14:textId="77777777" w:rsidR="00842CBE" w:rsidRPr="00256DE4" w:rsidRDefault="00842CBE" w:rsidP="00362AD5">
            <w:pPr>
              <w:keepNext/>
              <w:keepLines/>
              <w:jc w:val="center"/>
              <w:rPr>
                <w:rFonts w:ascii="Times New Roman" w:hAnsi="Times New Roman" w:cs="Times New Roman"/>
                <w:sz w:val="24"/>
                <w:szCs w:val="24"/>
              </w:rPr>
            </w:pPr>
          </w:p>
        </w:tc>
        <w:tc>
          <w:tcPr>
            <w:tcW w:w="3194" w:type="dxa"/>
            <w:tcBorders>
              <w:bottom w:val="single" w:sz="4" w:space="0" w:color="auto"/>
            </w:tcBorders>
            <w:shd w:val="clear" w:color="auto" w:fill="FFFFFF" w:themeFill="background1"/>
            <w:tcPrChange w:id="349" w:author="Thomas Carruthers" w:date="2019-09-05T14:44:00Z">
              <w:tcPr>
                <w:tcW w:w="1738" w:type="dxa"/>
                <w:tcBorders>
                  <w:bottom w:val="single" w:sz="4" w:space="0" w:color="auto"/>
                </w:tcBorders>
                <w:shd w:val="clear" w:color="auto" w:fill="FFFFFF" w:themeFill="background1"/>
              </w:tcPr>
            </w:tcPrChange>
          </w:tcPr>
          <w:p w14:paraId="4F1851A6" w14:textId="77777777" w:rsidR="00842CBE" w:rsidRPr="00256DE4" w:rsidRDefault="00842CBE" w:rsidP="00362AD5">
            <w:pPr>
              <w:keepNext/>
              <w:keepLines/>
              <w:jc w:val="center"/>
              <w:rPr>
                <w:rFonts w:ascii="Times New Roman" w:hAnsi="Times New Roman" w:cs="Times New Roman"/>
                <w:sz w:val="24"/>
                <w:szCs w:val="24"/>
              </w:rPr>
            </w:pPr>
          </w:p>
        </w:tc>
      </w:tr>
    </w:tbl>
    <w:p w14:paraId="132AE7F1" w14:textId="16DFE0D8" w:rsidR="00277BB7" w:rsidRPr="00256DE4" w:rsidRDefault="00277BB7" w:rsidP="00277BB7">
      <w:pPr>
        <w:jc w:val="both"/>
        <w:rPr>
          <w:rFonts w:ascii="Times New Roman" w:hAnsi="Times New Roman" w:cs="Times New Roman"/>
          <w:sz w:val="24"/>
          <w:szCs w:val="24"/>
        </w:rPr>
      </w:pPr>
    </w:p>
    <w:p w14:paraId="19CA3F9D" w14:textId="77777777" w:rsidR="00E50218" w:rsidRPr="00256DE4" w:rsidRDefault="00E50218" w:rsidP="00277BB7">
      <w:pPr>
        <w:keepNext/>
        <w:keepLines/>
        <w:jc w:val="both"/>
        <w:rPr>
          <w:rFonts w:ascii="Times New Roman" w:hAnsi="Times New Roman" w:cs="Times New Roman"/>
          <w:sz w:val="24"/>
          <w:szCs w:val="24"/>
        </w:rPr>
      </w:pPr>
    </w:p>
    <w:p w14:paraId="2054C7C6" w14:textId="32AC8BB0" w:rsidR="00277BB7" w:rsidRPr="00256DE4" w:rsidRDefault="00277BB7" w:rsidP="00277BB7">
      <w:pPr>
        <w:keepNext/>
        <w:keepLines/>
        <w:jc w:val="both"/>
        <w:rPr>
          <w:rFonts w:ascii="Times New Roman" w:hAnsi="Times New Roman" w:cs="Times New Roman"/>
          <w:b/>
          <w:i/>
          <w:color w:val="FF0000"/>
          <w:sz w:val="24"/>
          <w:szCs w:val="24"/>
        </w:rPr>
      </w:pPr>
      <w:r w:rsidRPr="00256DE4">
        <w:rPr>
          <w:rFonts w:ascii="Times New Roman" w:hAnsi="Times New Roman" w:cs="Times New Roman"/>
          <w:sz w:val="24"/>
          <w:szCs w:val="24"/>
        </w:rPr>
        <w:t>Table 2.</w:t>
      </w:r>
      <w:ins w:id="350" w:author="Nicholas Duprey" w:date="2019-07-30T09:23:00Z">
        <w:r w:rsidR="0092427D">
          <w:rPr>
            <w:rFonts w:ascii="Times New Roman" w:hAnsi="Times New Roman" w:cs="Times New Roman"/>
            <w:sz w:val="24"/>
            <w:szCs w:val="24"/>
          </w:rPr>
          <w:t>2</w:t>
        </w:r>
      </w:ins>
      <w:del w:id="351" w:author="Nicholas Duprey" w:date="2019-07-30T09:23:00Z">
        <w:r w:rsidR="00CF6BFD" w:rsidRPr="00256DE4" w:rsidDel="0092427D">
          <w:rPr>
            <w:rFonts w:ascii="Times New Roman" w:hAnsi="Times New Roman" w:cs="Times New Roman"/>
            <w:sz w:val="24"/>
            <w:szCs w:val="24"/>
          </w:rPr>
          <w:delText>3</w:delText>
        </w:r>
      </w:del>
      <w:r w:rsidRPr="00256DE4">
        <w:rPr>
          <w:rFonts w:ascii="Times New Roman" w:hAnsi="Times New Roman" w:cs="Times New Roman"/>
          <w:sz w:val="24"/>
          <w:szCs w:val="24"/>
        </w:rPr>
        <w:t>. Fishery</w:t>
      </w:r>
      <w:r w:rsidR="004845B8" w:rsidRPr="00256DE4">
        <w:rPr>
          <w:rFonts w:ascii="Times New Roman" w:hAnsi="Times New Roman" w:cs="Times New Roman"/>
          <w:sz w:val="24"/>
          <w:szCs w:val="24"/>
        </w:rPr>
        <w:t>-</w:t>
      </w:r>
      <w:r w:rsidRPr="00256DE4">
        <w:rPr>
          <w:rFonts w:ascii="Times New Roman" w:hAnsi="Times New Roman" w:cs="Times New Roman"/>
          <w:sz w:val="24"/>
          <w:szCs w:val="24"/>
        </w:rPr>
        <w:t xml:space="preserve">independent indices used in the fitting of operating models.     </w:t>
      </w:r>
      <w:commentRangeStart w:id="352"/>
      <w:commentRangeEnd w:id="352"/>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Change w:id="353" w:author="Thomas Carruthers" w:date="2019-09-05T20:28:00Z">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PrChange>
      </w:tblPr>
      <w:tblGrid>
        <w:gridCol w:w="2304"/>
        <w:gridCol w:w="3639"/>
        <w:gridCol w:w="3355"/>
        <w:tblGridChange w:id="354">
          <w:tblGrid>
            <w:gridCol w:w="3060"/>
            <w:gridCol w:w="5490"/>
            <w:gridCol w:w="5490"/>
          </w:tblGrid>
        </w:tblGridChange>
      </w:tblGrid>
      <w:tr w:rsidR="00C32491" w:rsidRPr="00256DE4" w14:paraId="2424EABB" w14:textId="26CAB874" w:rsidTr="00C32491">
        <w:trPr>
          <w:trHeight w:val="304"/>
          <w:trPrChange w:id="355" w:author="Thomas Carruthers" w:date="2019-09-05T20:28:00Z">
            <w:trPr>
              <w:trHeight w:val="304"/>
            </w:trPr>
          </w:trPrChange>
        </w:trPr>
        <w:tc>
          <w:tcPr>
            <w:tcW w:w="2304" w:type="dxa"/>
            <w:tcBorders>
              <w:top w:val="single" w:sz="4" w:space="0" w:color="auto"/>
              <w:bottom w:val="single" w:sz="4" w:space="0" w:color="auto"/>
            </w:tcBorders>
            <w:shd w:val="clear" w:color="auto" w:fill="FFFFFF" w:themeFill="background1"/>
            <w:tcPrChange w:id="356" w:author="Thomas Carruthers" w:date="2019-09-05T20:28:00Z">
              <w:tcPr>
                <w:tcW w:w="3060" w:type="dxa"/>
                <w:tcBorders>
                  <w:top w:val="single" w:sz="4" w:space="0" w:color="auto"/>
                  <w:bottom w:val="single" w:sz="4" w:space="0" w:color="auto"/>
                </w:tcBorders>
                <w:shd w:val="clear" w:color="auto" w:fill="FFFFFF" w:themeFill="background1"/>
              </w:tcPr>
            </w:tcPrChange>
          </w:tcPr>
          <w:p w14:paraId="6F80C634" w14:textId="2CC084B7" w:rsidR="00C32491" w:rsidRPr="00256DE4" w:rsidRDefault="00C32491" w:rsidP="00602851">
            <w:pPr>
              <w:keepNext/>
              <w:keepLines/>
              <w:jc w:val="both"/>
              <w:rPr>
                <w:rFonts w:ascii="Times New Roman" w:hAnsi="Times New Roman" w:cs="Times New Roman"/>
                <w:b/>
                <w:sz w:val="24"/>
                <w:szCs w:val="24"/>
              </w:rPr>
            </w:pPr>
            <w:r w:rsidRPr="00256DE4">
              <w:rPr>
                <w:rFonts w:ascii="Times New Roman" w:hAnsi="Times New Roman" w:cs="Times New Roman"/>
                <w:sz w:val="24"/>
                <w:szCs w:val="24"/>
              </w:rPr>
              <w:t xml:space="preserve"> </w:t>
            </w:r>
            <w:r w:rsidRPr="00256DE4">
              <w:rPr>
                <w:rFonts w:ascii="Times New Roman" w:hAnsi="Times New Roman" w:cs="Times New Roman"/>
                <w:b/>
                <w:sz w:val="24"/>
                <w:szCs w:val="24"/>
              </w:rPr>
              <w:t>Type</w:t>
            </w:r>
          </w:p>
        </w:tc>
        <w:tc>
          <w:tcPr>
            <w:tcW w:w="3639" w:type="dxa"/>
            <w:tcBorders>
              <w:top w:val="single" w:sz="4" w:space="0" w:color="auto"/>
              <w:bottom w:val="single" w:sz="4" w:space="0" w:color="auto"/>
            </w:tcBorders>
            <w:shd w:val="clear" w:color="auto" w:fill="FFFFFF" w:themeFill="background1"/>
            <w:tcPrChange w:id="357" w:author="Thomas Carruthers" w:date="2019-09-05T20:28:00Z">
              <w:tcPr>
                <w:tcW w:w="5490" w:type="dxa"/>
                <w:tcBorders>
                  <w:top w:val="single" w:sz="4" w:space="0" w:color="auto"/>
                  <w:bottom w:val="single" w:sz="4" w:space="0" w:color="auto"/>
                </w:tcBorders>
                <w:shd w:val="clear" w:color="auto" w:fill="FFFFFF" w:themeFill="background1"/>
              </w:tcPr>
            </w:tcPrChange>
          </w:tcPr>
          <w:p w14:paraId="5B4C960A" w14:textId="77777777" w:rsidR="00C32491" w:rsidRPr="00256DE4" w:rsidRDefault="00C32491" w:rsidP="00602851">
            <w:pPr>
              <w:keepNext/>
              <w:keepLines/>
              <w:rPr>
                <w:rFonts w:ascii="Times New Roman" w:hAnsi="Times New Roman" w:cs="Times New Roman"/>
                <w:b/>
                <w:sz w:val="24"/>
                <w:szCs w:val="24"/>
              </w:rPr>
            </w:pPr>
            <w:r w:rsidRPr="00256DE4">
              <w:rPr>
                <w:rFonts w:ascii="Times New Roman" w:hAnsi="Times New Roman" w:cs="Times New Roman"/>
                <w:b/>
                <w:sz w:val="24"/>
                <w:szCs w:val="24"/>
              </w:rPr>
              <w:t>Details</w:t>
            </w:r>
          </w:p>
        </w:tc>
        <w:tc>
          <w:tcPr>
            <w:tcW w:w="3355" w:type="dxa"/>
            <w:tcBorders>
              <w:top w:val="single" w:sz="4" w:space="0" w:color="auto"/>
              <w:bottom w:val="single" w:sz="4" w:space="0" w:color="auto"/>
            </w:tcBorders>
            <w:shd w:val="clear" w:color="auto" w:fill="FFFFFF" w:themeFill="background1"/>
            <w:tcPrChange w:id="358" w:author="Thomas Carruthers" w:date="2019-09-05T20:28:00Z">
              <w:tcPr>
                <w:tcW w:w="5490" w:type="dxa"/>
                <w:tcBorders>
                  <w:top w:val="single" w:sz="4" w:space="0" w:color="auto"/>
                  <w:bottom w:val="single" w:sz="4" w:space="0" w:color="auto"/>
                </w:tcBorders>
                <w:shd w:val="clear" w:color="auto" w:fill="FFFFFF" w:themeFill="background1"/>
              </w:tcPr>
            </w:tcPrChange>
          </w:tcPr>
          <w:p w14:paraId="4A130418" w14:textId="20CDB7F0" w:rsidR="00C32491" w:rsidRPr="00256DE4" w:rsidRDefault="00C32491" w:rsidP="00602851">
            <w:pPr>
              <w:keepNext/>
              <w:keepLines/>
              <w:rPr>
                <w:ins w:id="359" w:author="Thomas Carruthers" w:date="2019-09-05T20:28:00Z"/>
                <w:rFonts w:ascii="Times New Roman" w:hAnsi="Times New Roman" w:cs="Times New Roman"/>
                <w:b/>
                <w:sz w:val="24"/>
                <w:szCs w:val="24"/>
              </w:rPr>
            </w:pPr>
            <w:ins w:id="360" w:author="Thomas Carruthers" w:date="2019-09-05T20:28:00Z">
              <w:r>
                <w:rPr>
                  <w:rFonts w:ascii="Times New Roman" w:hAnsi="Times New Roman" w:cs="Times New Roman"/>
                  <w:b/>
                  <w:sz w:val="24"/>
                  <w:szCs w:val="24"/>
                </w:rPr>
                <w:t>Infers</w:t>
              </w:r>
            </w:ins>
            <w:ins w:id="361" w:author="Thomas Carruthers" w:date="2019-09-05T21:06:00Z">
              <w:r w:rsidR="009754E2">
                <w:rPr>
                  <w:rFonts w:ascii="Times New Roman" w:hAnsi="Times New Roman" w:cs="Times New Roman"/>
                  <w:b/>
                  <w:sz w:val="24"/>
                  <w:szCs w:val="24"/>
                </w:rPr>
                <w:t>:</w:t>
              </w:r>
            </w:ins>
          </w:p>
        </w:tc>
      </w:tr>
      <w:tr w:rsidR="00C32491" w:rsidRPr="00256DE4" w14:paraId="20321D51" w14:textId="5690F145" w:rsidTr="00C32491">
        <w:tc>
          <w:tcPr>
            <w:tcW w:w="2304" w:type="dxa"/>
            <w:shd w:val="clear" w:color="auto" w:fill="FFFFFF" w:themeFill="background1"/>
            <w:tcPrChange w:id="362" w:author="Thomas Carruthers" w:date="2019-09-05T20:28:00Z">
              <w:tcPr>
                <w:tcW w:w="3060" w:type="dxa"/>
                <w:shd w:val="clear" w:color="auto" w:fill="FFFFFF" w:themeFill="background1"/>
              </w:tcPr>
            </w:tcPrChange>
          </w:tcPr>
          <w:p w14:paraId="374DCD65" w14:textId="744F344F" w:rsidR="00C32491" w:rsidRPr="00256DE4" w:rsidRDefault="00C32491" w:rsidP="00602851">
            <w:pPr>
              <w:keepNext/>
              <w:keepLines/>
              <w:jc w:val="both"/>
              <w:rPr>
                <w:rFonts w:ascii="Times New Roman" w:hAnsi="Times New Roman" w:cs="Times New Roman"/>
                <w:sz w:val="24"/>
                <w:szCs w:val="24"/>
              </w:rPr>
            </w:pPr>
            <w:r w:rsidRPr="00256DE4">
              <w:rPr>
                <w:rFonts w:ascii="Times New Roman" w:hAnsi="Times New Roman" w:cs="Times New Roman"/>
                <w:sz w:val="24"/>
                <w:szCs w:val="24"/>
              </w:rPr>
              <w:t>French aerial survey</w:t>
            </w:r>
          </w:p>
        </w:tc>
        <w:tc>
          <w:tcPr>
            <w:tcW w:w="3639" w:type="dxa"/>
            <w:shd w:val="clear" w:color="auto" w:fill="FFFFFF" w:themeFill="background1"/>
            <w:tcPrChange w:id="363" w:author="Thomas Carruthers" w:date="2019-09-05T20:28:00Z">
              <w:tcPr>
                <w:tcW w:w="5490" w:type="dxa"/>
                <w:shd w:val="clear" w:color="auto" w:fill="FFFFFF" w:themeFill="background1"/>
              </w:tcPr>
            </w:tcPrChange>
          </w:tcPr>
          <w:p w14:paraId="67937D13" w14:textId="67C2C77A" w:rsidR="00C32491" w:rsidRPr="00256DE4" w:rsidRDefault="00C32491" w:rsidP="00602851">
            <w:pPr>
              <w:keepNext/>
              <w:keepLines/>
              <w:rPr>
                <w:rFonts w:ascii="Times New Roman" w:hAnsi="Times New Roman" w:cs="Times New Roman"/>
                <w:sz w:val="24"/>
                <w:szCs w:val="24"/>
              </w:rPr>
            </w:pPr>
            <w:r w:rsidRPr="00256DE4">
              <w:rPr>
                <w:rFonts w:ascii="Times New Roman" w:hAnsi="Times New Roman" w:cs="Times New Roman"/>
                <w:sz w:val="24"/>
                <w:szCs w:val="24"/>
              </w:rPr>
              <w:t>2000-2003, 2009-201</w:t>
            </w:r>
            <w:r>
              <w:rPr>
                <w:rFonts w:ascii="Times New Roman" w:hAnsi="Times New Roman" w:cs="Times New Roman"/>
                <w:sz w:val="24"/>
                <w:szCs w:val="24"/>
              </w:rPr>
              <w:t>6</w:t>
            </w:r>
            <w:r w:rsidRPr="00256DE4">
              <w:rPr>
                <w:rFonts w:ascii="Times New Roman" w:hAnsi="Times New Roman" w:cs="Times New Roman"/>
                <w:sz w:val="24"/>
                <w:szCs w:val="24"/>
              </w:rPr>
              <w:t xml:space="preserve"> (gap in 2013), Q3, Med</w:t>
            </w:r>
          </w:p>
        </w:tc>
        <w:tc>
          <w:tcPr>
            <w:tcW w:w="3355" w:type="dxa"/>
            <w:shd w:val="clear" w:color="auto" w:fill="FFFFFF" w:themeFill="background1"/>
            <w:tcPrChange w:id="364" w:author="Thomas Carruthers" w:date="2019-09-05T20:28:00Z">
              <w:tcPr>
                <w:tcW w:w="5490" w:type="dxa"/>
                <w:shd w:val="clear" w:color="auto" w:fill="FFFFFF" w:themeFill="background1"/>
              </w:tcPr>
            </w:tcPrChange>
          </w:tcPr>
          <w:p w14:paraId="1184DB21" w14:textId="2D854013" w:rsidR="00C32491" w:rsidRPr="00256DE4" w:rsidRDefault="00C32491" w:rsidP="00602851">
            <w:pPr>
              <w:keepNext/>
              <w:keepLines/>
              <w:rPr>
                <w:ins w:id="365" w:author="Thomas Carruthers" w:date="2019-09-05T20:28:00Z"/>
                <w:rFonts w:ascii="Times New Roman" w:hAnsi="Times New Roman" w:cs="Times New Roman"/>
                <w:sz w:val="24"/>
                <w:szCs w:val="24"/>
              </w:rPr>
            </w:pPr>
            <w:ins w:id="366" w:author="Thomas Carruthers" w:date="2019-09-05T20:28:00Z">
              <w:r>
                <w:rPr>
                  <w:rFonts w:ascii="Times New Roman" w:hAnsi="Times New Roman" w:cs="Times New Roman"/>
                  <w:sz w:val="24"/>
                  <w:szCs w:val="24"/>
                </w:rPr>
                <w:t xml:space="preserve">Vulnerable biomass according to the RRUSAFS </w:t>
              </w:r>
            </w:ins>
            <w:ins w:id="367" w:author="Thomas Carruthers" w:date="2019-09-05T20:38:00Z">
              <w:r w:rsidR="00432BB0">
                <w:rPr>
                  <w:rFonts w:ascii="Times New Roman" w:hAnsi="Times New Roman" w:cs="Times New Roman"/>
                  <w:sz w:val="24"/>
                  <w:szCs w:val="24"/>
                </w:rPr>
                <w:t>selectivity</w:t>
              </w:r>
            </w:ins>
          </w:p>
        </w:tc>
      </w:tr>
      <w:tr w:rsidR="00C32491" w:rsidRPr="00256DE4" w14:paraId="44581190" w14:textId="30D74C84" w:rsidTr="00C32491">
        <w:tc>
          <w:tcPr>
            <w:tcW w:w="2304" w:type="dxa"/>
            <w:shd w:val="clear" w:color="auto" w:fill="FFFFFF" w:themeFill="background1"/>
            <w:tcPrChange w:id="368" w:author="Thomas Carruthers" w:date="2019-09-05T20:28:00Z">
              <w:tcPr>
                <w:tcW w:w="3060" w:type="dxa"/>
                <w:shd w:val="clear" w:color="auto" w:fill="FFFFFF" w:themeFill="background1"/>
              </w:tcPr>
            </w:tcPrChange>
          </w:tcPr>
          <w:p w14:paraId="3D9B76FB" w14:textId="7993EE61" w:rsidR="00C32491" w:rsidRPr="00256DE4" w:rsidRDefault="00C32491" w:rsidP="008A13F1">
            <w:pPr>
              <w:keepNext/>
              <w:keepLines/>
              <w:rPr>
                <w:rFonts w:ascii="Times New Roman" w:hAnsi="Times New Roman" w:cs="Times New Roman"/>
                <w:sz w:val="24"/>
                <w:szCs w:val="24"/>
              </w:rPr>
            </w:pPr>
            <w:commentRangeStart w:id="369"/>
            <w:ins w:id="370" w:author="Nicholas Duprey" w:date="2019-07-25T16:24:00Z">
              <w:r>
                <w:rPr>
                  <w:rFonts w:ascii="Times New Roman" w:hAnsi="Times New Roman" w:cs="Times New Roman"/>
                  <w:sz w:val="24"/>
                  <w:szCs w:val="24"/>
                </w:rPr>
                <w:t xml:space="preserve">Western </w:t>
              </w:r>
            </w:ins>
            <w:commentRangeEnd w:id="369"/>
            <w:ins w:id="371" w:author="Nicholas Duprey" w:date="2019-07-25T16:25:00Z">
              <w:r>
                <w:rPr>
                  <w:rStyle w:val="CommentReference"/>
                </w:rPr>
                <w:commentReference w:id="369"/>
              </w:r>
            </w:ins>
            <w:ins w:id="372" w:author="Nicholas Duprey" w:date="2019-07-25T16:24:00Z">
              <w:r>
                <w:rPr>
                  <w:rFonts w:ascii="Times New Roman" w:hAnsi="Times New Roman" w:cs="Times New Roman"/>
                  <w:sz w:val="24"/>
                  <w:szCs w:val="24"/>
                </w:rPr>
                <w:t xml:space="preserve">Med </w:t>
              </w:r>
            </w:ins>
            <w:del w:id="373" w:author="Nicholas Duprey" w:date="2019-07-25T16:25:00Z">
              <w:r w:rsidRPr="00256DE4" w:rsidDel="00552ED7">
                <w:rPr>
                  <w:rFonts w:ascii="Times New Roman" w:hAnsi="Times New Roman" w:cs="Times New Roman"/>
                  <w:sz w:val="24"/>
                  <w:szCs w:val="24"/>
                </w:rPr>
                <w:delText xml:space="preserve">Spanish </w:delText>
              </w:r>
            </w:del>
            <w:r w:rsidRPr="00256DE4">
              <w:rPr>
                <w:rFonts w:ascii="Times New Roman" w:hAnsi="Times New Roman" w:cs="Times New Roman"/>
                <w:sz w:val="24"/>
                <w:szCs w:val="24"/>
              </w:rPr>
              <w:t>Larval survey</w:t>
            </w:r>
          </w:p>
        </w:tc>
        <w:tc>
          <w:tcPr>
            <w:tcW w:w="3639" w:type="dxa"/>
            <w:shd w:val="clear" w:color="auto" w:fill="FFFFFF" w:themeFill="background1"/>
            <w:tcPrChange w:id="374" w:author="Thomas Carruthers" w:date="2019-09-05T20:28:00Z">
              <w:tcPr>
                <w:tcW w:w="5490" w:type="dxa"/>
                <w:shd w:val="clear" w:color="auto" w:fill="FFFFFF" w:themeFill="background1"/>
              </w:tcPr>
            </w:tcPrChange>
          </w:tcPr>
          <w:p w14:paraId="27B0CA92" w14:textId="724FFB7C" w:rsidR="00C32491" w:rsidRPr="00256DE4" w:rsidRDefault="00C32491" w:rsidP="00602851">
            <w:pPr>
              <w:keepNext/>
              <w:keepLines/>
              <w:rPr>
                <w:rFonts w:ascii="Times New Roman" w:hAnsi="Times New Roman" w:cs="Times New Roman"/>
                <w:sz w:val="24"/>
                <w:szCs w:val="24"/>
              </w:rPr>
            </w:pPr>
            <w:r w:rsidRPr="00256DE4">
              <w:rPr>
                <w:rFonts w:ascii="Times New Roman" w:hAnsi="Times New Roman" w:cs="Times New Roman"/>
                <w:sz w:val="24"/>
                <w:szCs w:val="24"/>
              </w:rPr>
              <w:t>2001-2015 (gaps in 2006-2011), Q2, Med</w:t>
            </w:r>
          </w:p>
        </w:tc>
        <w:tc>
          <w:tcPr>
            <w:tcW w:w="3355" w:type="dxa"/>
            <w:shd w:val="clear" w:color="auto" w:fill="FFFFFF" w:themeFill="background1"/>
            <w:tcPrChange w:id="375" w:author="Thomas Carruthers" w:date="2019-09-05T20:28:00Z">
              <w:tcPr>
                <w:tcW w:w="5490" w:type="dxa"/>
                <w:shd w:val="clear" w:color="auto" w:fill="FFFFFF" w:themeFill="background1"/>
              </w:tcPr>
            </w:tcPrChange>
          </w:tcPr>
          <w:p w14:paraId="4E9F4163" w14:textId="694AA1C2" w:rsidR="00C32491" w:rsidRPr="00256DE4" w:rsidRDefault="00C32491" w:rsidP="00602851">
            <w:pPr>
              <w:keepNext/>
              <w:keepLines/>
              <w:rPr>
                <w:ins w:id="376" w:author="Thomas Carruthers" w:date="2019-09-05T20:28:00Z"/>
                <w:rFonts w:ascii="Times New Roman" w:hAnsi="Times New Roman" w:cs="Times New Roman"/>
                <w:sz w:val="24"/>
                <w:szCs w:val="24"/>
              </w:rPr>
            </w:pPr>
            <w:ins w:id="377" w:author="Thomas Carruthers" w:date="2019-09-05T20:29:00Z">
              <w:r>
                <w:rPr>
                  <w:rFonts w:ascii="Times New Roman" w:hAnsi="Times New Roman" w:cs="Times New Roman"/>
                  <w:sz w:val="24"/>
                  <w:szCs w:val="24"/>
                </w:rPr>
                <w:t>SSB</w:t>
              </w:r>
            </w:ins>
          </w:p>
        </w:tc>
      </w:tr>
      <w:tr w:rsidR="00C32491" w:rsidRPr="00256DE4" w14:paraId="7DB94D37" w14:textId="4E9C6036" w:rsidTr="00C32491">
        <w:trPr>
          <w:ins w:id="378" w:author="Nicholas Duprey" w:date="2019-07-25T16:26:00Z"/>
        </w:trPr>
        <w:tc>
          <w:tcPr>
            <w:tcW w:w="2304" w:type="dxa"/>
            <w:shd w:val="clear" w:color="auto" w:fill="FFFFFF" w:themeFill="background1"/>
            <w:tcPrChange w:id="379" w:author="Thomas Carruthers" w:date="2019-09-05T20:28:00Z">
              <w:tcPr>
                <w:tcW w:w="3060" w:type="dxa"/>
                <w:shd w:val="clear" w:color="auto" w:fill="FFFFFF" w:themeFill="background1"/>
              </w:tcPr>
            </w:tcPrChange>
          </w:tcPr>
          <w:p w14:paraId="69993319" w14:textId="5CC3B9F7" w:rsidR="00C32491" w:rsidRPr="00256DE4" w:rsidRDefault="00C32491" w:rsidP="00602851">
            <w:pPr>
              <w:keepNext/>
              <w:keepLines/>
              <w:jc w:val="both"/>
              <w:rPr>
                <w:ins w:id="380" w:author="Nicholas Duprey" w:date="2019-07-25T16:26:00Z"/>
                <w:rFonts w:ascii="Times New Roman" w:hAnsi="Times New Roman" w:cs="Times New Roman"/>
                <w:sz w:val="24"/>
                <w:szCs w:val="24"/>
              </w:rPr>
            </w:pPr>
            <w:ins w:id="381" w:author="Nicholas Duprey" w:date="2019-07-25T16:26:00Z">
              <w:r w:rsidRPr="00256DE4">
                <w:rPr>
                  <w:rFonts w:ascii="Times New Roman" w:hAnsi="Times New Roman" w:cs="Times New Roman"/>
                  <w:sz w:val="24"/>
                  <w:szCs w:val="24"/>
                </w:rPr>
                <w:t>Aerial survey – GBYP*</w:t>
              </w:r>
            </w:ins>
          </w:p>
        </w:tc>
        <w:tc>
          <w:tcPr>
            <w:tcW w:w="3639" w:type="dxa"/>
            <w:shd w:val="clear" w:color="auto" w:fill="FFFFFF" w:themeFill="background1"/>
            <w:tcPrChange w:id="382" w:author="Thomas Carruthers" w:date="2019-09-05T20:28:00Z">
              <w:tcPr>
                <w:tcW w:w="5490" w:type="dxa"/>
                <w:shd w:val="clear" w:color="auto" w:fill="FFFFFF" w:themeFill="background1"/>
              </w:tcPr>
            </w:tcPrChange>
          </w:tcPr>
          <w:p w14:paraId="354A4802" w14:textId="34485A0D" w:rsidR="00C32491" w:rsidRPr="00256DE4" w:rsidRDefault="00C32491" w:rsidP="00602851">
            <w:pPr>
              <w:keepNext/>
              <w:keepLines/>
              <w:rPr>
                <w:ins w:id="383" w:author="Nicholas Duprey" w:date="2019-07-25T16:26:00Z"/>
                <w:rFonts w:ascii="Times New Roman" w:hAnsi="Times New Roman" w:cs="Times New Roman"/>
                <w:sz w:val="24"/>
                <w:szCs w:val="24"/>
              </w:rPr>
            </w:pPr>
            <w:ins w:id="384" w:author="Nicholas Duprey" w:date="2019-07-25T16:26:00Z">
              <w:r w:rsidRPr="00256DE4">
                <w:rPr>
                  <w:rFonts w:ascii="Times New Roman" w:hAnsi="Times New Roman" w:cs="Times New Roman"/>
                  <w:sz w:val="24"/>
                  <w:szCs w:val="24"/>
                </w:rPr>
                <w:t>2010-201</w:t>
              </w:r>
              <w:r>
                <w:rPr>
                  <w:rFonts w:ascii="Times New Roman" w:hAnsi="Times New Roman" w:cs="Times New Roman"/>
                  <w:sz w:val="24"/>
                  <w:szCs w:val="24"/>
                </w:rPr>
                <w:t>5</w:t>
              </w:r>
              <w:r w:rsidRPr="00256DE4">
                <w:rPr>
                  <w:rFonts w:ascii="Times New Roman" w:hAnsi="Times New Roman" w:cs="Times New Roman"/>
                  <w:sz w:val="24"/>
                  <w:szCs w:val="24"/>
                </w:rPr>
                <w:t xml:space="preserve"> (gaps in 2012, 2014, and 2016), Q2, Med</w:t>
              </w:r>
            </w:ins>
          </w:p>
        </w:tc>
        <w:tc>
          <w:tcPr>
            <w:tcW w:w="3355" w:type="dxa"/>
            <w:shd w:val="clear" w:color="auto" w:fill="FFFFFF" w:themeFill="background1"/>
            <w:tcPrChange w:id="385" w:author="Thomas Carruthers" w:date="2019-09-05T20:28:00Z">
              <w:tcPr>
                <w:tcW w:w="5490" w:type="dxa"/>
                <w:shd w:val="clear" w:color="auto" w:fill="FFFFFF" w:themeFill="background1"/>
              </w:tcPr>
            </w:tcPrChange>
          </w:tcPr>
          <w:p w14:paraId="6023CB03" w14:textId="6A63DC0F" w:rsidR="00C32491" w:rsidRPr="00256DE4" w:rsidRDefault="00C32491" w:rsidP="00602851">
            <w:pPr>
              <w:keepNext/>
              <w:keepLines/>
              <w:rPr>
                <w:ins w:id="386" w:author="Thomas Carruthers" w:date="2019-09-05T20:28:00Z"/>
                <w:rFonts w:ascii="Times New Roman" w:hAnsi="Times New Roman" w:cs="Times New Roman"/>
                <w:sz w:val="24"/>
                <w:szCs w:val="24"/>
              </w:rPr>
            </w:pPr>
            <w:ins w:id="387" w:author="Thomas Carruthers" w:date="2019-09-05T20:29:00Z">
              <w:r>
                <w:rPr>
                  <w:rFonts w:ascii="Times New Roman" w:hAnsi="Times New Roman" w:cs="Times New Roman"/>
                  <w:sz w:val="24"/>
                  <w:szCs w:val="24"/>
                </w:rPr>
                <w:t>SSB</w:t>
              </w:r>
            </w:ins>
          </w:p>
        </w:tc>
      </w:tr>
      <w:tr w:rsidR="00C32491" w:rsidRPr="00256DE4" w14:paraId="1BA36C4A" w14:textId="5830124C" w:rsidTr="00C32491">
        <w:tc>
          <w:tcPr>
            <w:tcW w:w="2304" w:type="dxa"/>
            <w:shd w:val="clear" w:color="auto" w:fill="FFFFFF" w:themeFill="background1"/>
            <w:tcPrChange w:id="388" w:author="Thomas Carruthers" w:date="2019-09-05T20:28:00Z">
              <w:tcPr>
                <w:tcW w:w="3060" w:type="dxa"/>
                <w:shd w:val="clear" w:color="auto" w:fill="FFFFFF" w:themeFill="background1"/>
              </w:tcPr>
            </w:tcPrChange>
          </w:tcPr>
          <w:p w14:paraId="01A6A8F1" w14:textId="3C12FF33" w:rsidR="00C32491" w:rsidRPr="00256DE4" w:rsidRDefault="00C32491" w:rsidP="00602851">
            <w:pPr>
              <w:keepNext/>
              <w:keepLines/>
              <w:jc w:val="both"/>
              <w:rPr>
                <w:rFonts w:ascii="Times New Roman" w:hAnsi="Times New Roman" w:cs="Times New Roman"/>
                <w:sz w:val="24"/>
                <w:szCs w:val="24"/>
              </w:rPr>
            </w:pPr>
            <w:r w:rsidRPr="00256DE4">
              <w:rPr>
                <w:rFonts w:ascii="Times New Roman" w:hAnsi="Times New Roman" w:cs="Times New Roman"/>
                <w:sz w:val="24"/>
                <w:szCs w:val="24"/>
              </w:rPr>
              <w:t xml:space="preserve">Canadian acoustic survey                           </w:t>
            </w:r>
          </w:p>
        </w:tc>
        <w:tc>
          <w:tcPr>
            <w:tcW w:w="3639" w:type="dxa"/>
            <w:shd w:val="clear" w:color="auto" w:fill="FFFFFF" w:themeFill="background1"/>
            <w:tcPrChange w:id="389" w:author="Thomas Carruthers" w:date="2019-09-05T20:28:00Z">
              <w:tcPr>
                <w:tcW w:w="5490" w:type="dxa"/>
                <w:shd w:val="clear" w:color="auto" w:fill="FFFFFF" w:themeFill="background1"/>
              </w:tcPr>
            </w:tcPrChange>
          </w:tcPr>
          <w:p w14:paraId="69E54560" w14:textId="0E441E07" w:rsidR="00C32491" w:rsidRPr="00256DE4" w:rsidRDefault="00C32491" w:rsidP="00602851">
            <w:pPr>
              <w:keepNext/>
              <w:keepLines/>
              <w:rPr>
                <w:rFonts w:ascii="Times New Roman" w:hAnsi="Times New Roman" w:cs="Times New Roman"/>
                <w:sz w:val="24"/>
                <w:szCs w:val="24"/>
              </w:rPr>
            </w:pPr>
            <w:r w:rsidRPr="00256DE4">
              <w:rPr>
                <w:rFonts w:ascii="Times New Roman" w:hAnsi="Times New Roman" w:cs="Times New Roman"/>
                <w:sz w:val="24"/>
                <w:szCs w:val="24"/>
              </w:rPr>
              <w:t>1994-2016, Q3, GSL</w:t>
            </w:r>
          </w:p>
        </w:tc>
        <w:tc>
          <w:tcPr>
            <w:tcW w:w="3355" w:type="dxa"/>
            <w:shd w:val="clear" w:color="auto" w:fill="FFFFFF" w:themeFill="background1"/>
            <w:tcPrChange w:id="390" w:author="Thomas Carruthers" w:date="2019-09-05T20:28:00Z">
              <w:tcPr>
                <w:tcW w:w="5490" w:type="dxa"/>
                <w:shd w:val="clear" w:color="auto" w:fill="FFFFFF" w:themeFill="background1"/>
              </w:tcPr>
            </w:tcPrChange>
          </w:tcPr>
          <w:p w14:paraId="473AD024" w14:textId="0B6F3FCA" w:rsidR="00C32491" w:rsidRPr="00256DE4" w:rsidRDefault="00C32491" w:rsidP="00602851">
            <w:pPr>
              <w:keepNext/>
              <w:keepLines/>
              <w:rPr>
                <w:ins w:id="391" w:author="Thomas Carruthers" w:date="2019-09-05T20:28:00Z"/>
                <w:rFonts w:ascii="Times New Roman" w:hAnsi="Times New Roman" w:cs="Times New Roman"/>
                <w:sz w:val="24"/>
                <w:szCs w:val="24"/>
              </w:rPr>
            </w:pPr>
            <w:ins w:id="392" w:author="Thomas Carruthers" w:date="2019-09-05T20:37:00Z">
              <w:r>
                <w:rPr>
                  <w:rFonts w:ascii="Times New Roman" w:hAnsi="Times New Roman" w:cs="Times New Roman"/>
                  <w:sz w:val="24"/>
                  <w:szCs w:val="24"/>
                </w:rPr>
                <w:t>SSB</w:t>
              </w:r>
            </w:ins>
          </w:p>
        </w:tc>
      </w:tr>
      <w:tr w:rsidR="00C32491" w:rsidRPr="00256DE4" w14:paraId="2FA2A0A7" w14:textId="364FC973" w:rsidTr="00C32491">
        <w:tc>
          <w:tcPr>
            <w:tcW w:w="2304" w:type="dxa"/>
            <w:shd w:val="clear" w:color="auto" w:fill="FFFFFF" w:themeFill="background1"/>
            <w:tcPrChange w:id="393" w:author="Thomas Carruthers" w:date="2019-09-05T20:28:00Z">
              <w:tcPr>
                <w:tcW w:w="3060" w:type="dxa"/>
                <w:shd w:val="clear" w:color="auto" w:fill="FFFFFF" w:themeFill="background1"/>
              </w:tcPr>
            </w:tcPrChange>
          </w:tcPr>
          <w:p w14:paraId="677E0263" w14:textId="04D780F9" w:rsidR="00C32491" w:rsidRPr="00256DE4" w:rsidRDefault="00C32491" w:rsidP="00602851">
            <w:pPr>
              <w:keepNext/>
              <w:keepLines/>
              <w:jc w:val="both"/>
              <w:rPr>
                <w:rFonts w:ascii="Times New Roman" w:hAnsi="Times New Roman" w:cs="Times New Roman"/>
                <w:sz w:val="24"/>
                <w:szCs w:val="24"/>
              </w:rPr>
            </w:pPr>
            <w:r w:rsidRPr="00256DE4">
              <w:rPr>
                <w:rFonts w:ascii="Times New Roman" w:hAnsi="Times New Roman" w:cs="Times New Roman"/>
                <w:sz w:val="24"/>
                <w:szCs w:val="24"/>
              </w:rPr>
              <w:t>USA Larval survey</w:t>
            </w:r>
          </w:p>
        </w:tc>
        <w:tc>
          <w:tcPr>
            <w:tcW w:w="3639" w:type="dxa"/>
            <w:shd w:val="clear" w:color="auto" w:fill="FFFFFF" w:themeFill="background1"/>
            <w:tcPrChange w:id="394" w:author="Thomas Carruthers" w:date="2019-09-05T20:28:00Z">
              <w:tcPr>
                <w:tcW w:w="5490" w:type="dxa"/>
                <w:shd w:val="clear" w:color="auto" w:fill="FFFFFF" w:themeFill="background1"/>
              </w:tcPr>
            </w:tcPrChange>
          </w:tcPr>
          <w:p w14:paraId="58898AE7" w14:textId="644D5DE5" w:rsidR="00C32491" w:rsidRPr="00256DE4" w:rsidRDefault="00C32491" w:rsidP="00602851">
            <w:pPr>
              <w:keepNext/>
              <w:keepLines/>
              <w:rPr>
                <w:rFonts w:ascii="Times New Roman" w:hAnsi="Times New Roman" w:cs="Times New Roman"/>
                <w:sz w:val="24"/>
                <w:szCs w:val="24"/>
              </w:rPr>
            </w:pPr>
            <w:r w:rsidRPr="00256DE4">
              <w:rPr>
                <w:rFonts w:ascii="Times New Roman" w:hAnsi="Times New Roman" w:cs="Times New Roman"/>
                <w:sz w:val="24"/>
                <w:szCs w:val="24"/>
              </w:rPr>
              <w:t>1977-2016 (gaps in 1979-1980, and 1985), Q2, GOM</w:t>
            </w:r>
          </w:p>
        </w:tc>
        <w:tc>
          <w:tcPr>
            <w:tcW w:w="3355" w:type="dxa"/>
            <w:shd w:val="clear" w:color="auto" w:fill="FFFFFF" w:themeFill="background1"/>
            <w:tcPrChange w:id="395" w:author="Thomas Carruthers" w:date="2019-09-05T20:28:00Z">
              <w:tcPr>
                <w:tcW w:w="5490" w:type="dxa"/>
                <w:shd w:val="clear" w:color="auto" w:fill="FFFFFF" w:themeFill="background1"/>
              </w:tcPr>
            </w:tcPrChange>
          </w:tcPr>
          <w:p w14:paraId="2DF0087C" w14:textId="69EDB48B" w:rsidR="00C32491" w:rsidRPr="00256DE4" w:rsidRDefault="00C32491" w:rsidP="00602851">
            <w:pPr>
              <w:keepNext/>
              <w:keepLines/>
              <w:rPr>
                <w:ins w:id="396" w:author="Thomas Carruthers" w:date="2019-09-05T20:28:00Z"/>
                <w:rFonts w:ascii="Times New Roman" w:hAnsi="Times New Roman" w:cs="Times New Roman"/>
                <w:sz w:val="24"/>
                <w:szCs w:val="24"/>
              </w:rPr>
            </w:pPr>
            <w:ins w:id="397" w:author="Thomas Carruthers" w:date="2019-09-05T20:37:00Z">
              <w:r>
                <w:rPr>
                  <w:rFonts w:ascii="Times New Roman" w:hAnsi="Times New Roman" w:cs="Times New Roman"/>
                  <w:sz w:val="24"/>
                  <w:szCs w:val="24"/>
                </w:rPr>
                <w:t>SSB</w:t>
              </w:r>
            </w:ins>
          </w:p>
        </w:tc>
      </w:tr>
      <w:tr w:rsidR="00C32491" w:rsidRPr="00256DE4" w:rsidDel="00552ED7" w14:paraId="0ABF5FB2" w14:textId="77777777" w:rsidTr="00C32491">
        <w:trPr>
          <w:del w:id="398" w:author="Nicholas Duprey" w:date="2019-07-25T16:27:00Z"/>
        </w:trPr>
        <w:tc>
          <w:tcPr>
            <w:tcW w:w="2304" w:type="dxa"/>
            <w:shd w:val="clear" w:color="auto" w:fill="FFFFFF" w:themeFill="background1"/>
            <w:tcPrChange w:id="399" w:author="Thomas Carruthers" w:date="2019-09-05T20:28:00Z">
              <w:tcPr>
                <w:tcW w:w="3060" w:type="dxa"/>
                <w:shd w:val="clear" w:color="auto" w:fill="FFFFFF" w:themeFill="background1"/>
              </w:tcPr>
            </w:tcPrChange>
          </w:tcPr>
          <w:p w14:paraId="0CF9ED41" w14:textId="64E28BB1" w:rsidR="00C32491" w:rsidRPr="00256DE4" w:rsidDel="00552ED7" w:rsidRDefault="00C32491" w:rsidP="00602851">
            <w:pPr>
              <w:keepNext/>
              <w:keepLines/>
              <w:jc w:val="both"/>
              <w:rPr>
                <w:del w:id="400" w:author="Nicholas Duprey" w:date="2019-07-25T16:27:00Z"/>
                <w:rFonts w:ascii="Times New Roman" w:hAnsi="Times New Roman" w:cs="Times New Roman"/>
                <w:sz w:val="24"/>
                <w:szCs w:val="24"/>
              </w:rPr>
            </w:pPr>
            <w:del w:id="401" w:author="Nicholas Duprey" w:date="2019-07-25T16:26:00Z">
              <w:r w:rsidRPr="00256DE4" w:rsidDel="00552ED7">
                <w:rPr>
                  <w:rFonts w:ascii="Times New Roman" w:hAnsi="Times New Roman" w:cs="Times New Roman"/>
                  <w:sz w:val="24"/>
                  <w:szCs w:val="24"/>
                </w:rPr>
                <w:delText>Aerial survey – GBYP*</w:delText>
              </w:r>
            </w:del>
          </w:p>
        </w:tc>
        <w:tc>
          <w:tcPr>
            <w:tcW w:w="3639" w:type="dxa"/>
            <w:shd w:val="clear" w:color="auto" w:fill="FFFFFF" w:themeFill="background1"/>
            <w:tcPrChange w:id="402" w:author="Thomas Carruthers" w:date="2019-09-05T20:28:00Z">
              <w:tcPr>
                <w:tcW w:w="5490" w:type="dxa"/>
                <w:shd w:val="clear" w:color="auto" w:fill="FFFFFF" w:themeFill="background1"/>
              </w:tcPr>
            </w:tcPrChange>
          </w:tcPr>
          <w:p w14:paraId="4ECC9F0B" w14:textId="621601C1" w:rsidR="00C32491" w:rsidRPr="00256DE4" w:rsidDel="00552ED7" w:rsidRDefault="00C32491" w:rsidP="00602851">
            <w:pPr>
              <w:keepNext/>
              <w:keepLines/>
              <w:rPr>
                <w:del w:id="403" w:author="Nicholas Duprey" w:date="2019-07-25T16:27:00Z"/>
                <w:rFonts w:ascii="Times New Roman" w:hAnsi="Times New Roman" w:cs="Times New Roman"/>
                <w:sz w:val="24"/>
                <w:szCs w:val="24"/>
              </w:rPr>
            </w:pPr>
            <w:del w:id="404" w:author="Nicholas Duprey" w:date="2019-07-25T16:26:00Z">
              <w:r w:rsidRPr="00256DE4" w:rsidDel="00552ED7">
                <w:rPr>
                  <w:rFonts w:ascii="Times New Roman" w:hAnsi="Times New Roman" w:cs="Times New Roman"/>
                  <w:sz w:val="24"/>
                  <w:szCs w:val="24"/>
                </w:rPr>
                <w:delText>2010-201</w:delText>
              </w:r>
              <w:r w:rsidDel="00552ED7">
                <w:rPr>
                  <w:rFonts w:ascii="Times New Roman" w:hAnsi="Times New Roman" w:cs="Times New Roman"/>
                  <w:sz w:val="24"/>
                  <w:szCs w:val="24"/>
                </w:rPr>
                <w:delText>5</w:delText>
              </w:r>
              <w:r w:rsidRPr="00256DE4" w:rsidDel="00552ED7">
                <w:rPr>
                  <w:rFonts w:ascii="Times New Roman" w:hAnsi="Times New Roman" w:cs="Times New Roman"/>
                  <w:sz w:val="24"/>
                  <w:szCs w:val="24"/>
                </w:rPr>
                <w:delText xml:space="preserve"> (gaps in 2012, 2014, and 2016), Q2, Med</w:delText>
              </w:r>
            </w:del>
          </w:p>
        </w:tc>
        <w:tc>
          <w:tcPr>
            <w:tcW w:w="3355" w:type="dxa"/>
            <w:shd w:val="clear" w:color="auto" w:fill="FFFFFF" w:themeFill="background1"/>
            <w:tcPrChange w:id="405" w:author="Thomas Carruthers" w:date="2019-09-05T20:28:00Z">
              <w:tcPr>
                <w:tcW w:w="5490" w:type="dxa"/>
                <w:shd w:val="clear" w:color="auto" w:fill="FFFFFF" w:themeFill="background1"/>
              </w:tcPr>
            </w:tcPrChange>
          </w:tcPr>
          <w:p w14:paraId="5E51FF63" w14:textId="77777777" w:rsidR="00C32491" w:rsidRPr="00256DE4" w:rsidDel="00552ED7" w:rsidRDefault="00C32491" w:rsidP="00602851">
            <w:pPr>
              <w:keepNext/>
              <w:keepLines/>
              <w:jc w:val="both"/>
              <w:rPr>
                <w:ins w:id="406" w:author="Thomas Carruthers" w:date="2019-09-05T20:28:00Z"/>
                <w:rFonts w:ascii="Times New Roman" w:hAnsi="Times New Roman" w:cs="Times New Roman"/>
                <w:sz w:val="24"/>
                <w:szCs w:val="24"/>
              </w:rPr>
            </w:pPr>
          </w:p>
        </w:tc>
      </w:tr>
      <w:tr w:rsidR="00C32491" w:rsidRPr="00256DE4" w14:paraId="17933E0A" w14:textId="6AC6E443" w:rsidTr="00C32491">
        <w:trPr>
          <w:trHeight w:hRule="exact" w:val="23"/>
          <w:trPrChange w:id="407" w:author="Thomas Carruthers" w:date="2019-09-05T20:28:00Z">
            <w:trPr>
              <w:trHeight w:hRule="exact" w:val="23"/>
            </w:trPr>
          </w:trPrChange>
        </w:trPr>
        <w:tc>
          <w:tcPr>
            <w:tcW w:w="2304" w:type="dxa"/>
            <w:shd w:val="clear" w:color="auto" w:fill="FFFFFF" w:themeFill="background1"/>
            <w:tcPrChange w:id="408" w:author="Thomas Carruthers" w:date="2019-09-05T20:28:00Z">
              <w:tcPr>
                <w:tcW w:w="3060" w:type="dxa"/>
                <w:shd w:val="clear" w:color="auto" w:fill="FFFFFF" w:themeFill="background1"/>
              </w:tcPr>
            </w:tcPrChange>
          </w:tcPr>
          <w:p w14:paraId="6BD529A1" w14:textId="77777777" w:rsidR="00C32491" w:rsidRPr="00256DE4" w:rsidRDefault="00C32491" w:rsidP="00602851">
            <w:pPr>
              <w:keepNext/>
              <w:keepLines/>
              <w:jc w:val="both"/>
              <w:rPr>
                <w:rFonts w:ascii="Times New Roman" w:hAnsi="Times New Roman" w:cs="Times New Roman"/>
                <w:sz w:val="24"/>
                <w:szCs w:val="24"/>
              </w:rPr>
            </w:pPr>
          </w:p>
        </w:tc>
        <w:tc>
          <w:tcPr>
            <w:tcW w:w="3639" w:type="dxa"/>
            <w:shd w:val="clear" w:color="auto" w:fill="FFFFFF" w:themeFill="background1"/>
            <w:tcPrChange w:id="409" w:author="Thomas Carruthers" w:date="2019-09-05T20:28:00Z">
              <w:tcPr>
                <w:tcW w:w="5490" w:type="dxa"/>
                <w:shd w:val="clear" w:color="auto" w:fill="FFFFFF" w:themeFill="background1"/>
              </w:tcPr>
            </w:tcPrChange>
          </w:tcPr>
          <w:p w14:paraId="19C43789" w14:textId="77777777" w:rsidR="00C32491" w:rsidRPr="00256DE4" w:rsidRDefault="00C32491" w:rsidP="00602851">
            <w:pPr>
              <w:keepNext/>
              <w:keepLines/>
              <w:rPr>
                <w:rFonts w:ascii="Times New Roman" w:hAnsi="Times New Roman" w:cs="Times New Roman"/>
                <w:sz w:val="24"/>
                <w:szCs w:val="24"/>
              </w:rPr>
            </w:pPr>
          </w:p>
        </w:tc>
        <w:tc>
          <w:tcPr>
            <w:tcW w:w="3355" w:type="dxa"/>
            <w:shd w:val="clear" w:color="auto" w:fill="FFFFFF" w:themeFill="background1"/>
            <w:tcPrChange w:id="410" w:author="Thomas Carruthers" w:date="2019-09-05T20:28:00Z">
              <w:tcPr>
                <w:tcW w:w="5490" w:type="dxa"/>
                <w:shd w:val="clear" w:color="auto" w:fill="FFFFFF" w:themeFill="background1"/>
              </w:tcPr>
            </w:tcPrChange>
          </w:tcPr>
          <w:p w14:paraId="6B2FCBCF" w14:textId="77777777" w:rsidR="00C32491" w:rsidRPr="00256DE4" w:rsidRDefault="00C32491" w:rsidP="00602851">
            <w:pPr>
              <w:keepNext/>
              <w:keepLines/>
              <w:rPr>
                <w:ins w:id="411" w:author="Thomas Carruthers" w:date="2019-09-05T20:28:00Z"/>
                <w:rFonts w:ascii="Times New Roman" w:hAnsi="Times New Roman" w:cs="Times New Roman"/>
                <w:sz w:val="24"/>
                <w:szCs w:val="24"/>
              </w:rPr>
            </w:pPr>
          </w:p>
        </w:tc>
      </w:tr>
      <w:tr w:rsidR="00C32491" w:rsidRPr="00256DE4" w14:paraId="1B0E6F82" w14:textId="23AAAC94" w:rsidTr="00C32491">
        <w:trPr>
          <w:trHeight w:hRule="exact" w:val="20"/>
          <w:trPrChange w:id="412" w:author="Thomas Carruthers" w:date="2019-09-05T20:28:00Z">
            <w:trPr>
              <w:trHeight w:hRule="exact" w:val="20"/>
            </w:trPr>
          </w:trPrChange>
        </w:trPr>
        <w:tc>
          <w:tcPr>
            <w:tcW w:w="2304" w:type="dxa"/>
            <w:tcBorders>
              <w:bottom w:val="single" w:sz="4" w:space="0" w:color="auto"/>
            </w:tcBorders>
            <w:shd w:val="clear" w:color="auto" w:fill="FFFFFF" w:themeFill="background1"/>
            <w:tcPrChange w:id="413" w:author="Thomas Carruthers" w:date="2019-09-05T20:28:00Z">
              <w:tcPr>
                <w:tcW w:w="3060" w:type="dxa"/>
                <w:tcBorders>
                  <w:bottom w:val="single" w:sz="4" w:space="0" w:color="auto"/>
                </w:tcBorders>
                <w:shd w:val="clear" w:color="auto" w:fill="FFFFFF" w:themeFill="background1"/>
              </w:tcPr>
            </w:tcPrChange>
          </w:tcPr>
          <w:p w14:paraId="06BFD31D" w14:textId="77777777" w:rsidR="00C32491" w:rsidRPr="00256DE4" w:rsidRDefault="00C32491" w:rsidP="00602851">
            <w:pPr>
              <w:keepNext/>
              <w:keepLines/>
              <w:jc w:val="both"/>
              <w:rPr>
                <w:rFonts w:ascii="Times New Roman" w:hAnsi="Times New Roman" w:cs="Times New Roman"/>
                <w:sz w:val="24"/>
                <w:szCs w:val="24"/>
              </w:rPr>
            </w:pPr>
          </w:p>
        </w:tc>
        <w:tc>
          <w:tcPr>
            <w:tcW w:w="3639" w:type="dxa"/>
            <w:tcBorders>
              <w:bottom w:val="single" w:sz="4" w:space="0" w:color="auto"/>
            </w:tcBorders>
            <w:shd w:val="clear" w:color="auto" w:fill="FFFFFF" w:themeFill="background1"/>
            <w:tcPrChange w:id="414" w:author="Thomas Carruthers" w:date="2019-09-05T20:28:00Z">
              <w:tcPr>
                <w:tcW w:w="5490" w:type="dxa"/>
                <w:tcBorders>
                  <w:bottom w:val="single" w:sz="4" w:space="0" w:color="auto"/>
                </w:tcBorders>
                <w:shd w:val="clear" w:color="auto" w:fill="FFFFFF" w:themeFill="background1"/>
              </w:tcPr>
            </w:tcPrChange>
          </w:tcPr>
          <w:p w14:paraId="4F5C17EB" w14:textId="77777777" w:rsidR="00C32491" w:rsidRPr="00256DE4" w:rsidRDefault="00C32491" w:rsidP="00602851">
            <w:pPr>
              <w:keepNext/>
              <w:keepLines/>
              <w:jc w:val="center"/>
              <w:rPr>
                <w:rFonts w:ascii="Times New Roman" w:hAnsi="Times New Roman" w:cs="Times New Roman"/>
                <w:sz w:val="24"/>
                <w:szCs w:val="24"/>
              </w:rPr>
            </w:pPr>
          </w:p>
        </w:tc>
        <w:tc>
          <w:tcPr>
            <w:tcW w:w="3355" w:type="dxa"/>
            <w:tcBorders>
              <w:bottom w:val="single" w:sz="4" w:space="0" w:color="auto"/>
            </w:tcBorders>
            <w:shd w:val="clear" w:color="auto" w:fill="FFFFFF" w:themeFill="background1"/>
            <w:tcPrChange w:id="415" w:author="Thomas Carruthers" w:date="2019-09-05T20:28:00Z">
              <w:tcPr>
                <w:tcW w:w="5490" w:type="dxa"/>
                <w:tcBorders>
                  <w:bottom w:val="single" w:sz="4" w:space="0" w:color="auto"/>
                </w:tcBorders>
                <w:shd w:val="clear" w:color="auto" w:fill="FFFFFF" w:themeFill="background1"/>
              </w:tcPr>
            </w:tcPrChange>
          </w:tcPr>
          <w:p w14:paraId="65AB5E4A" w14:textId="77777777" w:rsidR="00C32491" w:rsidRPr="00256DE4" w:rsidRDefault="00C32491" w:rsidP="00602851">
            <w:pPr>
              <w:keepNext/>
              <w:keepLines/>
              <w:jc w:val="center"/>
              <w:rPr>
                <w:ins w:id="416" w:author="Thomas Carruthers" w:date="2019-09-05T20:28:00Z"/>
                <w:rFonts w:ascii="Times New Roman" w:hAnsi="Times New Roman" w:cs="Times New Roman"/>
                <w:sz w:val="24"/>
                <w:szCs w:val="24"/>
              </w:rPr>
            </w:pPr>
          </w:p>
        </w:tc>
      </w:tr>
    </w:tbl>
    <w:p w14:paraId="0D0929D1" w14:textId="05FD8734" w:rsidR="00277BB7" w:rsidRPr="00256DE4" w:rsidRDefault="00F71E66" w:rsidP="009E01A7">
      <w:pPr>
        <w:ind w:right="1198"/>
        <w:jc w:val="both"/>
        <w:rPr>
          <w:rFonts w:ascii="Times New Roman" w:hAnsi="Times New Roman" w:cs="Times New Roman"/>
          <w:i/>
          <w:sz w:val="24"/>
          <w:szCs w:val="24"/>
        </w:rPr>
      </w:pPr>
      <w:r w:rsidRPr="00256DE4">
        <w:rPr>
          <w:rFonts w:ascii="Times New Roman" w:hAnsi="Times New Roman" w:cs="Times New Roman"/>
          <w:i/>
          <w:sz w:val="24"/>
          <w:szCs w:val="24"/>
        </w:rPr>
        <w:t xml:space="preserve">* </w:t>
      </w:r>
      <w:r w:rsidR="00817FAC">
        <w:rPr>
          <w:rFonts w:ascii="Times New Roman" w:hAnsi="Times New Roman" w:cs="Times New Roman"/>
          <w:i/>
          <w:color w:val="000000"/>
          <w:sz w:val="24"/>
          <w:szCs w:val="24"/>
        </w:rPr>
        <w:t>O</w:t>
      </w:r>
      <w:r w:rsidRPr="00256DE4">
        <w:rPr>
          <w:rFonts w:ascii="Times New Roman" w:hAnsi="Times New Roman" w:cs="Times New Roman"/>
          <w:i/>
          <w:color w:val="000000"/>
          <w:sz w:val="24"/>
          <w:szCs w:val="24"/>
        </w:rPr>
        <w:t xml:space="preserve">nly the Balearic component is used (because there are problems with consistency regarding </w:t>
      </w:r>
      <w:ins w:id="417" w:author="Thomas Carruthers" w:date="2019-09-05T13:19:00Z">
        <w:r w:rsidR="006E5632">
          <w:rPr>
            <w:rFonts w:ascii="Times New Roman" w:hAnsi="Times New Roman" w:cs="Times New Roman"/>
            <w:i/>
            <w:color w:val="000000"/>
            <w:sz w:val="24"/>
            <w:szCs w:val="24"/>
          </w:rPr>
          <w:t>patchy or low biomass inference i</w:t>
        </w:r>
      </w:ins>
      <w:commentRangeStart w:id="418"/>
      <w:del w:id="419" w:author="Thomas Carruthers" w:date="2019-09-05T13:19:00Z">
        <w:r w:rsidRPr="00256DE4" w:rsidDel="006E5632">
          <w:rPr>
            <w:rFonts w:ascii="Times New Roman" w:hAnsi="Times New Roman" w:cs="Times New Roman"/>
            <w:i/>
            <w:color w:val="000000"/>
            <w:sz w:val="24"/>
            <w:szCs w:val="24"/>
          </w:rPr>
          <w:delText>small</w:delText>
        </w:r>
        <w:commentRangeEnd w:id="418"/>
        <w:r w:rsidR="00817FAC" w:rsidDel="006E5632">
          <w:rPr>
            <w:rStyle w:val="CommentReference"/>
          </w:rPr>
          <w:commentReference w:id="418"/>
        </w:r>
        <w:r w:rsidRPr="00256DE4" w:rsidDel="006E5632">
          <w:rPr>
            <w:rFonts w:ascii="Times New Roman" w:hAnsi="Times New Roman" w:cs="Times New Roman"/>
            <w:i/>
            <w:color w:val="000000"/>
            <w:sz w:val="24"/>
            <w:szCs w:val="24"/>
          </w:rPr>
          <w:delText xml:space="preserve"> treatment i</w:delText>
        </w:r>
      </w:del>
      <w:r w:rsidRPr="00256DE4">
        <w:rPr>
          <w:rFonts w:ascii="Times New Roman" w:hAnsi="Times New Roman" w:cs="Times New Roman"/>
          <w:i/>
          <w:color w:val="000000"/>
          <w:sz w:val="24"/>
          <w:szCs w:val="24"/>
        </w:rPr>
        <w:t>n other regions surveyed</w:t>
      </w:r>
      <w:del w:id="420" w:author="Thomas Carruthers" w:date="2019-09-05T13:19:00Z">
        <w:r w:rsidRPr="00256DE4" w:rsidDel="006E5632">
          <w:rPr>
            <w:rFonts w:ascii="Times New Roman" w:hAnsi="Times New Roman" w:cs="Times New Roman"/>
            <w:i/>
            <w:color w:val="000000"/>
            <w:sz w:val="24"/>
            <w:szCs w:val="24"/>
          </w:rPr>
          <w:delText xml:space="preserve">, but this does not affect the Balearic </w:delText>
        </w:r>
        <w:r w:rsidRPr="00166F1C" w:rsidDel="006E5632">
          <w:rPr>
            <w:rFonts w:ascii="Times New Roman" w:hAnsi="Times New Roman" w:cs="Times New Roman"/>
            <w:i/>
            <w:color w:val="000000"/>
            <w:sz w:val="24"/>
            <w:szCs w:val="24"/>
            <w:highlight w:val="yellow"/>
            <w:rPrChange w:id="421" w:author="Nicholas Duprey" w:date="2019-07-27T14:06:00Z">
              <w:rPr>
                <w:rFonts w:ascii="Times New Roman" w:hAnsi="Times New Roman" w:cs="Times New Roman"/>
                <w:i/>
                <w:color w:val="000000"/>
                <w:sz w:val="24"/>
                <w:szCs w:val="24"/>
              </w:rPr>
            </w:rPrChange>
          </w:rPr>
          <w:delText xml:space="preserve">component for which small fish are virtually </w:delText>
        </w:r>
        <w:commentRangeStart w:id="422"/>
        <w:r w:rsidRPr="00166F1C" w:rsidDel="006E5632">
          <w:rPr>
            <w:rFonts w:ascii="Times New Roman" w:hAnsi="Times New Roman" w:cs="Times New Roman"/>
            <w:i/>
            <w:color w:val="000000"/>
            <w:sz w:val="24"/>
            <w:szCs w:val="24"/>
            <w:highlight w:val="yellow"/>
            <w:rPrChange w:id="423" w:author="Nicholas Duprey" w:date="2019-07-27T14:06:00Z">
              <w:rPr>
                <w:rFonts w:ascii="Times New Roman" w:hAnsi="Times New Roman" w:cs="Times New Roman"/>
                <w:i/>
                <w:color w:val="000000"/>
                <w:sz w:val="24"/>
                <w:szCs w:val="24"/>
              </w:rPr>
            </w:rPrChange>
          </w:rPr>
          <w:delText>absent</w:delText>
        </w:r>
        <w:commentRangeEnd w:id="422"/>
        <w:r w:rsidR="00166F1C" w:rsidDel="006E5632">
          <w:rPr>
            <w:rStyle w:val="CommentReference"/>
          </w:rPr>
          <w:commentReference w:id="422"/>
        </w:r>
      </w:del>
      <w:r w:rsidRPr="00256DE4">
        <w:rPr>
          <w:rFonts w:ascii="Times New Roman" w:hAnsi="Times New Roman" w:cs="Times New Roman"/>
          <w:i/>
          <w:color w:val="000000"/>
          <w:sz w:val="24"/>
          <w:szCs w:val="24"/>
        </w:rPr>
        <w:t>)</w:t>
      </w:r>
    </w:p>
    <w:p w14:paraId="4C988F89" w14:textId="5FB5C5BD" w:rsidR="00F71E66" w:rsidRPr="00256DE4" w:rsidRDefault="00F71E66" w:rsidP="00A4544C">
      <w:pPr>
        <w:jc w:val="both"/>
        <w:rPr>
          <w:rFonts w:ascii="Times New Roman" w:hAnsi="Times New Roman" w:cs="Times New Roman"/>
          <w:sz w:val="24"/>
          <w:szCs w:val="24"/>
        </w:rPr>
      </w:pPr>
    </w:p>
    <w:p w14:paraId="00392A3F" w14:textId="58BFDF3A" w:rsidR="00607459" w:rsidRDefault="00607459" w:rsidP="001B61C4">
      <w:pPr>
        <w:jc w:val="both"/>
        <w:rPr>
          <w:rFonts w:ascii="Times New Roman" w:hAnsi="Times New Roman" w:cs="Times New Roman"/>
          <w:sz w:val="24"/>
          <w:szCs w:val="24"/>
        </w:rPr>
      </w:pPr>
    </w:p>
    <w:p w14:paraId="2FC8849D" w14:textId="146DD96A" w:rsidR="001159FD" w:rsidRDefault="001159FD" w:rsidP="001159FD">
      <w:pPr>
        <w:jc w:val="both"/>
        <w:rPr>
          <w:rFonts w:ascii="Times New Roman" w:eastAsiaTheme="minorHAnsi" w:hAnsi="Times New Roman"/>
          <w:sz w:val="24"/>
          <w:szCs w:val="24"/>
          <w:lang w:val="en-CA"/>
        </w:rPr>
      </w:pPr>
      <w:r>
        <w:rPr>
          <w:rFonts w:ascii="Times New Roman" w:eastAsiaTheme="minorHAnsi" w:hAnsi="Times New Roman"/>
          <w:sz w:val="24"/>
          <w:szCs w:val="24"/>
          <w:lang w:val="en-CA"/>
        </w:rPr>
        <w:t>In order to initialize the spatial-seasonal operating model at a plausible distribution of vulnerable biomass, a</w:t>
      </w:r>
      <w:r w:rsidR="00655A12">
        <w:rPr>
          <w:rFonts w:ascii="Times New Roman" w:eastAsiaTheme="minorHAnsi" w:hAnsi="Times New Roman"/>
          <w:sz w:val="24"/>
          <w:szCs w:val="24"/>
          <w:lang w:val="en-CA"/>
        </w:rPr>
        <w:t xml:space="preserve"> so-called</w:t>
      </w:r>
      <w:r>
        <w:rPr>
          <w:rFonts w:ascii="Times New Roman" w:eastAsiaTheme="minorHAnsi" w:hAnsi="Times New Roman"/>
          <w:sz w:val="24"/>
          <w:szCs w:val="24"/>
          <w:lang w:val="en-CA"/>
        </w:rPr>
        <w:t xml:space="preserve"> </w:t>
      </w:r>
      <w:r w:rsidR="00655A12">
        <w:rPr>
          <w:rFonts w:ascii="Times New Roman" w:eastAsiaTheme="minorHAnsi" w:hAnsi="Times New Roman"/>
          <w:sz w:val="24"/>
          <w:szCs w:val="24"/>
          <w:lang w:val="en-CA"/>
        </w:rPr>
        <w:t>“</w:t>
      </w:r>
      <w:r>
        <w:rPr>
          <w:rFonts w:ascii="Times New Roman" w:eastAsiaTheme="minorHAnsi" w:hAnsi="Times New Roman"/>
          <w:sz w:val="24"/>
          <w:szCs w:val="24"/>
          <w:lang w:val="en-CA"/>
        </w:rPr>
        <w:t>master index</w:t>
      </w:r>
      <w:r w:rsidR="00655A12">
        <w:rPr>
          <w:rFonts w:ascii="Times New Roman" w:eastAsiaTheme="minorHAnsi" w:hAnsi="Times New Roman"/>
          <w:sz w:val="24"/>
          <w:szCs w:val="24"/>
          <w:lang w:val="en-CA"/>
        </w:rPr>
        <w:t>”</w:t>
      </w:r>
      <w:r>
        <w:rPr>
          <w:rFonts w:ascii="Times New Roman" w:eastAsiaTheme="minorHAnsi" w:hAnsi="Times New Roman"/>
          <w:sz w:val="24"/>
          <w:szCs w:val="24"/>
          <w:lang w:val="en-CA"/>
        </w:rPr>
        <w:t xml:space="preserve"> was derived. This index allows a standardized effort to be derived for the catch series of any fleet simplifying the estimation of fishing mortality rates (for more detail see SCRS/2019/XXX). </w:t>
      </w:r>
      <w:r w:rsidR="003B4AFA">
        <w:rPr>
          <w:rFonts w:ascii="Times New Roman" w:eastAsiaTheme="minorHAnsi" w:hAnsi="Times New Roman"/>
          <w:sz w:val="24"/>
          <w:szCs w:val="24"/>
          <w:lang w:val="en-CA"/>
        </w:rPr>
        <w:t xml:space="preserve">The only role of the master index is to initialize the model and it effectively plays no role in the likelihood. </w:t>
      </w:r>
    </w:p>
    <w:p w14:paraId="2C5D5B5D" w14:textId="4A4AB9D9" w:rsidR="001159FD" w:rsidRDefault="001159FD" w:rsidP="001159FD">
      <w:pPr>
        <w:jc w:val="both"/>
        <w:rPr>
          <w:rFonts w:ascii="Times New Roman" w:eastAsiaTheme="minorHAnsi" w:hAnsi="Times New Roman"/>
          <w:sz w:val="24"/>
          <w:szCs w:val="24"/>
          <w:lang w:val="en-CA"/>
        </w:rPr>
      </w:pPr>
      <w:r>
        <w:rPr>
          <w:rFonts w:ascii="Times New Roman" w:eastAsiaTheme="minorHAnsi" w:hAnsi="Times New Roman"/>
          <w:sz w:val="24"/>
          <w:szCs w:val="24"/>
          <w:lang w:val="en-CA"/>
        </w:rPr>
        <w:t xml:space="preserve"> </w:t>
      </w:r>
    </w:p>
    <w:p w14:paraId="7653F750" w14:textId="0B4ED2A2" w:rsidR="001159FD" w:rsidRPr="001159FD" w:rsidRDefault="001159FD" w:rsidP="001159FD">
      <w:pPr>
        <w:jc w:val="both"/>
        <w:rPr>
          <w:rFonts w:ascii="Times New Roman" w:eastAsiaTheme="minorHAnsi" w:hAnsi="Times New Roman"/>
          <w:sz w:val="24"/>
          <w:szCs w:val="24"/>
          <w:lang w:val="en-CA"/>
        </w:rPr>
      </w:pPr>
      <w:r>
        <w:rPr>
          <w:rFonts w:ascii="Times New Roman" w:eastAsiaTheme="minorHAnsi" w:hAnsi="Times New Roman"/>
          <w:sz w:val="24"/>
          <w:szCs w:val="24"/>
          <w:lang w:val="en-CA"/>
        </w:rPr>
        <w:lastRenderedPageBreak/>
        <w:t xml:space="preserve">The default </w:t>
      </w:r>
      <w:r w:rsidRPr="001159FD">
        <w:rPr>
          <w:rFonts w:ascii="Times New Roman" w:eastAsiaTheme="minorHAnsi" w:hAnsi="Times New Roman"/>
          <w:sz w:val="24"/>
          <w:szCs w:val="24"/>
          <w:lang w:val="en-CA"/>
        </w:rPr>
        <w:t xml:space="preserve">master index </w:t>
      </w:r>
      <w:r>
        <w:rPr>
          <w:rFonts w:ascii="Times New Roman" w:eastAsiaTheme="minorHAnsi" w:hAnsi="Times New Roman"/>
          <w:sz w:val="24"/>
          <w:szCs w:val="24"/>
          <w:lang w:val="en-CA"/>
        </w:rPr>
        <w:t xml:space="preserve">(‘Assess-Tag’) </w:t>
      </w:r>
      <w:r w:rsidRPr="001159FD">
        <w:rPr>
          <w:rFonts w:ascii="Times New Roman" w:eastAsiaTheme="minorHAnsi" w:hAnsi="Times New Roman"/>
          <w:sz w:val="24"/>
          <w:szCs w:val="24"/>
          <w:lang w:val="en-CA"/>
        </w:rPr>
        <w:t xml:space="preserve">was derived using </w:t>
      </w:r>
      <w:r>
        <w:rPr>
          <w:rFonts w:ascii="Times New Roman" w:eastAsiaTheme="minorHAnsi" w:hAnsi="Times New Roman"/>
          <w:sz w:val="24"/>
          <w:szCs w:val="24"/>
          <w:lang w:val="en-CA"/>
        </w:rPr>
        <w:t xml:space="preserve">electronic tagging data and </w:t>
      </w:r>
      <w:r w:rsidR="003B4AFA">
        <w:rPr>
          <w:rFonts w:ascii="Times New Roman" w:eastAsiaTheme="minorHAnsi" w:hAnsi="Times New Roman"/>
          <w:sz w:val="24"/>
          <w:szCs w:val="24"/>
          <w:lang w:val="en-CA"/>
        </w:rPr>
        <w:t xml:space="preserve">East / West area </w:t>
      </w:r>
      <w:r>
        <w:rPr>
          <w:rFonts w:ascii="Times New Roman" w:eastAsiaTheme="minorHAnsi" w:hAnsi="Times New Roman"/>
          <w:sz w:val="24"/>
          <w:szCs w:val="24"/>
          <w:lang w:val="en-CA"/>
        </w:rPr>
        <w:t xml:space="preserve">trends estimated by the most recent Stock Synthesis assessments. </w:t>
      </w:r>
      <w:r w:rsidRPr="001159FD">
        <w:rPr>
          <w:rFonts w:ascii="Times New Roman" w:eastAsiaTheme="minorHAnsi" w:hAnsi="Times New Roman"/>
          <w:sz w:val="24"/>
          <w:szCs w:val="24"/>
          <w:lang w:val="en-CA"/>
        </w:rPr>
        <w:t xml:space="preserve"> </w:t>
      </w:r>
    </w:p>
    <w:p w14:paraId="0E43A8D5" w14:textId="77777777" w:rsidR="001159FD" w:rsidRPr="001159FD" w:rsidRDefault="001159FD" w:rsidP="001159FD">
      <w:pPr>
        <w:jc w:val="both"/>
        <w:rPr>
          <w:rFonts w:ascii="Times New Roman" w:eastAsiaTheme="minorHAnsi" w:hAnsi="Times New Roman"/>
          <w:sz w:val="24"/>
          <w:szCs w:val="24"/>
          <w:lang w:val="en-CA"/>
        </w:rPr>
      </w:pPr>
    </w:p>
    <w:p w14:paraId="54B0B517" w14:textId="02151583" w:rsidR="001159FD" w:rsidRPr="001159FD" w:rsidRDefault="001159FD" w:rsidP="001159FD">
      <w:pPr>
        <w:jc w:val="both"/>
        <w:rPr>
          <w:rFonts w:ascii="Times New Roman" w:eastAsiaTheme="minorHAnsi" w:hAnsi="Times New Roman"/>
          <w:sz w:val="24"/>
          <w:szCs w:val="24"/>
          <w:lang w:val="en-CA"/>
        </w:rPr>
      </w:pPr>
      <w:r w:rsidRPr="001159FD">
        <w:rPr>
          <w:rFonts w:ascii="Times New Roman" w:eastAsiaTheme="minorHAnsi" w:hAnsi="Times New Roman"/>
          <w:sz w:val="24"/>
          <w:szCs w:val="24"/>
          <w:lang w:val="en-CA"/>
        </w:rPr>
        <w:t xml:space="preserve">The electronic tagging data of known stock of origin </w:t>
      </w:r>
      <w:r w:rsidRPr="001159FD">
        <w:rPr>
          <w:rFonts w:ascii="Times New Roman" w:eastAsiaTheme="minorHAnsi" w:hAnsi="Times New Roman"/>
          <w:i/>
          <w:sz w:val="24"/>
          <w:szCs w:val="24"/>
          <w:lang w:val="en-CA"/>
        </w:rPr>
        <w:t>p</w:t>
      </w:r>
      <w:r w:rsidRPr="001159FD">
        <w:rPr>
          <w:rFonts w:ascii="Times New Roman" w:eastAsiaTheme="minorHAnsi" w:hAnsi="Times New Roman"/>
          <w:sz w:val="24"/>
          <w:szCs w:val="24"/>
          <w:lang w:val="en-CA"/>
        </w:rPr>
        <w:t xml:space="preserve"> (fish that have been in either the Gulf of Mexico or the Mediterranean) were aggregated by </w:t>
      </w:r>
      <w:r w:rsidR="00C02689">
        <w:rPr>
          <w:rFonts w:ascii="Times New Roman" w:eastAsiaTheme="minorHAnsi" w:hAnsi="Times New Roman"/>
          <w:sz w:val="24"/>
          <w:szCs w:val="24"/>
          <w:lang w:val="en-CA"/>
        </w:rPr>
        <w:t>quarter</w:t>
      </w:r>
      <w:r w:rsidRPr="001159FD">
        <w:rPr>
          <w:rFonts w:ascii="Times New Roman" w:eastAsiaTheme="minorHAnsi" w:hAnsi="Times New Roman"/>
          <w:sz w:val="24"/>
          <w:szCs w:val="24"/>
          <w:lang w:val="en-CA"/>
        </w:rPr>
        <w:t xml:space="preserve"> </w:t>
      </w:r>
      <w:r w:rsidRPr="001159FD">
        <w:rPr>
          <w:rFonts w:ascii="Times New Roman" w:eastAsiaTheme="minorHAnsi" w:hAnsi="Times New Roman"/>
          <w:i/>
          <w:sz w:val="24"/>
          <w:szCs w:val="24"/>
          <w:lang w:val="en-CA"/>
        </w:rPr>
        <w:t>s</w:t>
      </w:r>
      <w:r w:rsidRPr="001159FD">
        <w:rPr>
          <w:rFonts w:ascii="Times New Roman" w:eastAsiaTheme="minorHAnsi" w:hAnsi="Times New Roman"/>
          <w:sz w:val="24"/>
          <w:szCs w:val="24"/>
          <w:lang w:val="en-CA"/>
        </w:rPr>
        <w:t xml:space="preserve">, </w:t>
      </w:r>
      <w:r w:rsidR="003B4AFA">
        <w:rPr>
          <w:rFonts w:ascii="Times New Roman" w:eastAsiaTheme="minorHAnsi" w:hAnsi="Times New Roman"/>
          <w:sz w:val="24"/>
          <w:szCs w:val="24"/>
          <w:lang w:val="en-CA"/>
        </w:rPr>
        <w:t>stratum</w:t>
      </w:r>
      <w:r w:rsidRPr="001159FD">
        <w:rPr>
          <w:rFonts w:ascii="Times New Roman" w:eastAsiaTheme="minorHAnsi" w:hAnsi="Times New Roman"/>
          <w:sz w:val="24"/>
          <w:szCs w:val="24"/>
          <w:lang w:val="en-CA"/>
        </w:rPr>
        <w:t xml:space="preserve">-from </w:t>
      </w:r>
      <w:r w:rsidRPr="001159FD">
        <w:rPr>
          <w:rFonts w:ascii="Times New Roman" w:eastAsiaTheme="minorHAnsi" w:hAnsi="Times New Roman"/>
          <w:i/>
          <w:sz w:val="24"/>
          <w:szCs w:val="24"/>
          <w:lang w:val="en-CA"/>
        </w:rPr>
        <w:t>a</w:t>
      </w:r>
      <w:r w:rsidRPr="001159FD">
        <w:rPr>
          <w:rFonts w:ascii="Times New Roman" w:eastAsiaTheme="minorHAnsi" w:hAnsi="Times New Roman"/>
          <w:sz w:val="24"/>
          <w:szCs w:val="24"/>
          <w:lang w:val="en-CA"/>
        </w:rPr>
        <w:t xml:space="preserve">, </w:t>
      </w:r>
      <w:r w:rsidR="003B4AFA">
        <w:rPr>
          <w:rFonts w:ascii="Times New Roman" w:eastAsiaTheme="minorHAnsi" w:hAnsi="Times New Roman"/>
          <w:sz w:val="24"/>
          <w:szCs w:val="24"/>
          <w:lang w:val="en-CA"/>
        </w:rPr>
        <w:t>stratum</w:t>
      </w:r>
      <w:r w:rsidRPr="001159FD">
        <w:rPr>
          <w:rFonts w:ascii="Times New Roman" w:eastAsiaTheme="minorHAnsi" w:hAnsi="Times New Roman"/>
          <w:sz w:val="24"/>
          <w:szCs w:val="24"/>
          <w:lang w:val="en-CA"/>
        </w:rPr>
        <w:t xml:space="preserve">-to </w:t>
      </w:r>
      <w:r w:rsidRPr="001159FD">
        <w:rPr>
          <w:rFonts w:ascii="Times New Roman" w:eastAsiaTheme="minorHAnsi" w:hAnsi="Times New Roman"/>
          <w:i/>
          <w:sz w:val="24"/>
          <w:szCs w:val="24"/>
          <w:lang w:val="en-CA"/>
        </w:rPr>
        <w:t>k</w:t>
      </w:r>
      <w:r w:rsidRPr="001159FD">
        <w:rPr>
          <w:rFonts w:ascii="Times New Roman" w:eastAsiaTheme="minorHAnsi" w:hAnsi="Times New Roman"/>
          <w:sz w:val="24"/>
          <w:szCs w:val="24"/>
          <w:lang w:val="en-CA"/>
        </w:rPr>
        <w:t xml:space="preserve">, into a matrix </w:t>
      </w:r>
      <w:r w:rsidRPr="001159FD">
        <w:rPr>
          <w:rFonts w:ascii="Times New Roman" w:eastAsiaTheme="minorHAnsi" w:hAnsi="Times New Roman"/>
          <w:i/>
          <w:sz w:val="24"/>
          <w:szCs w:val="24"/>
          <w:lang w:val="en-CA"/>
        </w:rPr>
        <w:t>T</w:t>
      </w:r>
      <w:r w:rsidRPr="001159FD">
        <w:rPr>
          <w:rFonts w:ascii="Times New Roman" w:eastAsiaTheme="minorHAnsi" w:hAnsi="Times New Roman"/>
          <w:sz w:val="24"/>
          <w:szCs w:val="24"/>
          <w:lang w:val="en-CA"/>
        </w:rPr>
        <w:t xml:space="preserve">. Each row of this matrix was normalized to form a Markov movement matrix </w:t>
      </w:r>
      <w:r w:rsidRPr="001159FD">
        <w:rPr>
          <w:rFonts w:ascii="Times New Roman" w:eastAsiaTheme="minorHAnsi" w:hAnsi="Times New Roman"/>
          <w:i/>
          <w:sz w:val="24"/>
          <w:szCs w:val="24"/>
          <w:lang w:val="en-CA"/>
        </w:rPr>
        <w:t>V</w:t>
      </w:r>
      <w:r w:rsidRPr="001159FD">
        <w:rPr>
          <w:rFonts w:ascii="Times New Roman" w:eastAsiaTheme="minorHAnsi" w:hAnsi="Times New Roman"/>
          <w:sz w:val="24"/>
          <w:szCs w:val="24"/>
          <w:lang w:val="en-CA"/>
        </w:rPr>
        <w:t xml:space="preserve"> such that the values summed to 1:</w:t>
      </w:r>
    </w:p>
    <w:p w14:paraId="1A2018A9" w14:textId="77777777" w:rsidR="001159FD" w:rsidRPr="001159FD" w:rsidRDefault="001159FD" w:rsidP="001159FD">
      <w:pPr>
        <w:jc w:val="both"/>
        <w:rPr>
          <w:rFonts w:ascii="Times New Roman" w:eastAsiaTheme="minorHAnsi" w:hAnsi="Times New Roman"/>
          <w:sz w:val="24"/>
          <w:szCs w:val="24"/>
          <w:lang w:val="en-CA"/>
        </w:rPr>
      </w:pPr>
    </w:p>
    <w:p w14:paraId="5C5ED50C" w14:textId="2B320FD1" w:rsidR="001159FD" w:rsidRPr="001159FD" w:rsidRDefault="006E5632" w:rsidP="001159FD">
      <w:pPr>
        <w:ind w:firstLine="720"/>
        <w:jc w:val="both"/>
        <w:rPr>
          <w:rFonts w:ascii="Times New Roman" w:eastAsiaTheme="minorHAnsi" w:hAnsi="Times New Roman"/>
          <w:sz w:val="24"/>
          <w:szCs w:val="24"/>
          <w:lang w:val="en-CA"/>
        </w:rPr>
      </w:pPr>
      <m:oMath>
        <m:sSub>
          <m:sSubPr>
            <m:ctrlPr>
              <w:rPr>
                <w:rFonts w:ascii="Cambria Math" w:eastAsiaTheme="minorHAnsi" w:hAnsi="Cambria Math"/>
                <w:i/>
                <w:sz w:val="24"/>
                <w:szCs w:val="24"/>
                <w:lang w:val="en-CA"/>
              </w:rPr>
            </m:ctrlPr>
          </m:sSubPr>
          <m:e>
            <m:r>
              <w:rPr>
                <w:rFonts w:ascii="Cambria Math" w:eastAsiaTheme="minorHAnsi" w:hAnsi="Cambria Math"/>
                <w:sz w:val="24"/>
                <w:szCs w:val="24"/>
                <w:lang w:val="en-CA"/>
              </w:rPr>
              <m:t>V</m:t>
            </m:r>
          </m:e>
          <m:sub>
            <m:r>
              <w:rPr>
                <w:rFonts w:ascii="Cambria Math" w:eastAsiaTheme="minorHAnsi" w:hAnsi="Cambria Math"/>
                <w:sz w:val="24"/>
                <w:szCs w:val="24"/>
                <w:lang w:val="en-CA"/>
              </w:rPr>
              <m:t>p, s,  a,k</m:t>
            </m:r>
          </m:sub>
        </m:sSub>
        <m:r>
          <w:rPr>
            <w:rFonts w:ascii="Cambria Math" w:eastAsiaTheme="minorHAnsi" w:hAnsi="Cambria Math"/>
            <w:sz w:val="24"/>
            <w:szCs w:val="24"/>
            <w:lang w:val="en-CA"/>
          </w:rPr>
          <m:t>=</m:t>
        </m:r>
        <m:f>
          <m:fPr>
            <m:ctrlPr>
              <w:rPr>
                <w:rFonts w:ascii="Cambria Math" w:eastAsiaTheme="minorHAnsi" w:hAnsi="Cambria Math"/>
                <w:i/>
                <w:sz w:val="24"/>
                <w:szCs w:val="24"/>
                <w:lang w:val="en-CA"/>
              </w:rPr>
            </m:ctrlPr>
          </m:fPr>
          <m:num>
            <m:sSub>
              <m:sSubPr>
                <m:ctrlPr>
                  <w:rPr>
                    <w:rFonts w:ascii="Cambria Math" w:eastAsiaTheme="minorHAnsi" w:hAnsi="Cambria Math"/>
                    <w:i/>
                    <w:sz w:val="24"/>
                    <w:szCs w:val="24"/>
                    <w:lang w:val="en-CA"/>
                  </w:rPr>
                </m:ctrlPr>
              </m:sSubPr>
              <m:e>
                <m:r>
                  <w:rPr>
                    <w:rFonts w:ascii="Cambria Math" w:eastAsiaTheme="minorHAnsi" w:hAnsi="Cambria Math"/>
                    <w:sz w:val="24"/>
                    <w:szCs w:val="24"/>
                    <w:lang w:val="en-CA"/>
                  </w:rPr>
                  <m:t>T</m:t>
                </m:r>
              </m:e>
              <m:sub>
                <m:r>
                  <w:rPr>
                    <w:rFonts w:ascii="Cambria Math" w:eastAsiaTheme="minorHAnsi" w:hAnsi="Cambria Math"/>
                    <w:sz w:val="24"/>
                    <w:szCs w:val="24"/>
                    <w:lang w:val="en-CA"/>
                  </w:rPr>
                  <m:t>p, s,  a,k</m:t>
                </m:r>
              </m:sub>
            </m:sSub>
          </m:num>
          <m:den>
            <m:nary>
              <m:naryPr>
                <m:chr m:val="∑"/>
                <m:limLoc m:val="undOvr"/>
                <m:supHide m:val="1"/>
                <m:ctrlPr>
                  <w:rPr>
                    <w:rFonts w:ascii="Cambria Math" w:eastAsiaTheme="minorHAnsi" w:hAnsi="Cambria Math"/>
                    <w:i/>
                    <w:sz w:val="24"/>
                    <w:szCs w:val="24"/>
                    <w:lang w:val="en-CA"/>
                  </w:rPr>
                </m:ctrlPr>
              </m:naryPr>
              <m:sub>
                <m:r>
                  <w:rPr>
                    <w:rFonts w:ascii="Cambria Math" w:eastAsiaTheme="minorHAnsi" w:hAnsi="Cambria Math"/>
                    <w:sz w:val="24"/>
                    <w:szCs w:val="24"/>
                    <w:lang w:val="en-CA"/>
                  </w:rPr>
                  <m:t>k</m:t>
                </m:r>
              </m:sub>
              <m:sup/>
              <m:e>
                <m:sSub>
                  <m:sSubPr>
                    <m:ctrlPr>
                      <w:rPr>
                        <w:rFonts w:ascii="Cambria Math" w:eastAsiaTheme="minorHAnsi" w:hAnsi="Cambria Math"/>
                        <w:i/>
                        <w:sz w:val="24"/>
                        <w:szCs w:val="24"/>
                        <w:lang w:val="en-CA"/>
                      </w:rPr>
                    </m:ctrlPr>
                  </m:sSubPr>
                  <m:e>
                    <m:r>
                      <w:rPr>
                        <w:rFonts w:ascii="Cambria Math" w:eastAsiaTheme="minorHAnsi" w:hAnsi="Cambria Math"/>
                        <w:sz w:val="24"/>
                        <w:szCs w:val="24"/>
                        <w:lang w:val="en-CA"/>
                      </w:rPr>
                      <m:t>T</m:t>
                    </m:r>
                  </m:e>
                  <m:sub>
                    <m:r>
                      <w:rPr>
                        <w:rFonts w:ascii="Cambria Math" w:eastAsiaTheme="minorHAnsi" w:hAnsi="Cambria Math"/>
                        <w:sz w:val="24"/>
                        <w:szCs w:val="24"/>
                        <w:lang w:val="en-CA"/>
                      </w:rPr>
                      <m:t>p, s,  a,k</m:t>
                    </m:r>
                  </m:sub>
                </m:sSub>
              </m:e>
            </m:nary>
          </m:den>
        </m:f>
      </m:oMath>
      <w:r w:rsidR="001159FD" w:rsidRPr="001159FD">
        <w:rPr>
          <w:rFonts w:ascii="Times New Roman" w:hAnsi="Times New Roman"/>
          <w:sz w:val="24"/>
          <w:szCs w:val="24"/>
          <w:lang w:val="en-CA"/>
        </w:rPr>
        <w:tab/>
      </w:r>
      <w:r w:rsidR="001159FD" w:rsidRPr="001159FD">
        <w:rPr>
          <w:rFonts w:ascii="Times New Roman" w:hAnsi="Times New Roman"/>
          <w:sz w:val="24"/>
          <w:szCs w:val="24"/>
          <w:lang w:val="en-CA"/>
        </w:rPr>
        <w:tab/>
      </w:r>
      <w:r w:rsidR="001159FD" w:rsidRPr="001159FD">
        <w:rPr>
          <w:rFonts w:ascii="Times New Roman" w:hAnsi="Times New Roman"/>
          <w:sz w:val="24"/>
          <w:szCs w:val="24"/>
          <w:lang w:val="en-CA"/>
        </w:rPr>
        <w:tab/>
      </w:r>
      <w:r w:rsidR="001159FD" w:rsidRPr="001159FD">
        <w:rPr>
          <w:rFonts w:ascii="Times New Roman" w:hAnsi="Times New Roman"/>
          <w:sz w:val="24"/>
          <w:szCs w:val="24"/>
          <w:lang w:val="en-CA"/>
        </w:rPr>
        <w:tab/>
      </w:r>
      <w:r w:rsidR="001159FD" w:rsidRPr="001159FD">
        <w:rPr>
          <w:rFonts w:ascii="Times New Roman" w:hAnsi="Times New Roman"/>
          <w:sz w:val="24"/>
          <w:szCs w:val="24"/>
          <w:lang w:val="en-CA"/>
        </w:rPr>
        <w:tab/>
      </w:r>
      <w:r w:rsidR="001159FD" w:rsidRPr="001159FD">
        <w:rPr>
          <w:rFonts w:ascii="Times New Roman" w:hAnsi="Times New Roman"/>
          <w:sz w:val="24"/>
          <w:szCs w:val="24"/>
          <w:lang w:val="en-CA"/>
        </w:rPr>
        <w:tab/>
      </w:r>
      <w:r w:rsidR="001159FD" w:rsidRPr="001159FD">
        <w:rPr>
          <w:rFonts w:ascii="Times New Roman" w:hAnsi="Times New Roman"/>
          <w:sz w:val="24"/>
          <w:szCs w:val="24"/>
          <w:lang w:val="en-CA"/>
        </w:rPr>
        <w:tab/>
      </w:r>
      <w:r w:rsidR="00E159CB">
        <w:rPr>
          <w:rFonts w:ascii="Times New Roman" w:hAnsi="Times New Roman"/>
          <w:sz w:val="24"/>
          <w:szCs w:val="24"/>
          <w:lang w:val="en-CA"/>
        </w:rPr>
        <w:tab/>
      </w:r>
      <w:r w:rsidR="00E159CB">
        <w:rPr>
          <w:rFonts w:ascii="Times New Roman" w:hAnsi="Times New Roman"/>
          <w:sz w:val="24"/>
          <w:szCs w:val="24"/>
          <w:lang w:val="en-CA"/>
        </w:rPr>
        <w:tab/>
      </w:r>
      <w:r w:rsidR="001159FD" w:rsidRPr="001159FD">
        <w:rPr>
          <w:rFonts w:ascii="Times New Roman" w:hAnsi="Times New Roman"/>
          <w:sz w:val="24"/>
          <w:szCs w:val="24"/>
          <w:lang w:val="en-CA"/>
        </w:rPr>
        <w:t>(</w:t>
      </w:r>
      <w:r w:rsidR="001159FD">
        <w:rPr>
          <w:rFonts w:ascii="Times New Roman" w:hAnsi="Times New Roman"/>
          <w:sz w:val="24"/>
          <w:szCs w:val="24"/>
          <w:lang w:val="en-CA"/>
        </w:rPr>
        <w:t>2.1</w:t>
      </w:r>
      <w:r w:rsidR="001159FD" w:rsidRPr="001159FD">
        <w:rPr>
          <w:rFonts w:ascii="Times New Roman" w:hAnsi="Times New Roman"/>
          <w:sz w:val="24"/>
          <w:szCs w:val="24"/>
          <w:lang w:val="en-CA"/>
        </w:rPr>
        <w:t>)</w:t>
      </w:r>
    </w:p>
    <w:p w14:paraId="3D201C67" w14:textId="77777777" w:rsidR="001159FD" w:rsidRPr="001159FD" w:rsidRDefault="001159FD" w:rsidP="001159FD">
      <w:pPr>
        <w:jc w:val="both"/>
        <w:rPr>
          <w:rFonts w:ascii="Times New Roman" w:eastAsiaTheme="minorHAnsi" w:hAnsi="Times New Roman"/>
          <w:sz w:val="24"/>
          <w:szCs w:val="24"/>
          <w:lang w:val="en-CA"/>
        </w:rPr>
      </w:pPr>
    </w:p>
    <w:p w14:paraId="13EE7C9A" w14:textId="1E9211D6" w:rsidR="001159FD" w:rsidRPr="001159FD" w:rsidRDefault="001159FD" w:rsidP="001159FD">
      <w:pPr>
        <w:jc w:val="both"/>
        <w:rPr>
          <w:rFonts w:ascii="Times New Roman" w:eastAsiaTheme="minorHAnsi" w:hAnsi="Times New Roman"/>
          <w:sz w:val="24"/>
          <w:szCs w:val="24"/>
          <w:lang w:val="en-CA"/>
        </w:rPr>
      </w:pPr>
      <w:r w:rsidRPr="001159FD">
        <w:rPr>
          <w:rFonts w:ascii="Times New Roman" w:eastAsiaTheme="minorHAnsi" w:hAnsi="Times New Roman"/>
          <w:sz w:val="24"/>
          <w:szCs w:val="24"/>
          <w:lang w:val="en-CA"/>
        </w:rPr>
        <w:t xml:space="preserve">For each stock, an even initial spatial distribution was repeatedly multiplied though this </w:t>
      </w:r>
      <w:r w:rsidR="003B4AFA">
        <w:rPr>
          <w:rFonts w:ascii="Times New Roman" w:eastAsiaTheme="minorHAnsi" w:hAnsi="Times New Roman"/>
          <w:sz w:val="24"/>
          <w:szCs w:val="24"/>
          <w:lang w:val="en-CA"/>
        </w:rPr>
        <w:t>quarterly</w:t>
      </w:r>
      <w:r w:rsidR="003B4AFA" w:rsidRPr="001159FD">
        <w:rPr>
          <w:rFonts w:ascii="Times New Roman" w:eastAsiaTheme="minorHAnsi" w:hAnsi="Times New Roman"/>
          <w:sz w:val="24"/>
          <w:szCs w:val="24"/>
          <w:lang w:val="en-CA"/>
        </w:rPr>
        <w:t xml:space="preserve"> </w:t>
      </w:r>
      <w:r w:rsidRPr="001159FD">
        <w:rPr>
          <w:rFonts w:ascii="Times New Roman" w:eastAsiaTheme="minorHAnsi" w:hAnsi="Times New Roman"/>
          <w:sz w:val="24"/>
          <w:szCs w:val="24"/>
          <w:lang w:val="en-CA"/>
        </w:rPr>
        <w:t xml:space="preserve">movement matrix until it stabilized on an asymptotic </w:t>
      </w:r>
      <w:r w:rsidR="003B4AFA">
        <w:rPr>
          <w:rFonts w:ascii="Times New Roman" w:eastAsiaTheme="minorHAnsi" w:hAnsi="Times New Roman"/>
          <w:sz w:val="24"/>
          <w:szCs w:val="24"/>
          <w:lang w:val="en-CA"/>
        </w:rPr>
        <w:t>quarterly</w:t>
      </w:r>
      <w:r w:rsidR="003B4AFA" w:rsidRPr="001159FD">
        <w:rPr>
          <w:rFonts w:ascii="Times New Roman" w:eastAsiaTheme="minorHAnsi" w:hAnsi="Times New Roman"/>
          <w:sz w:val="24"/>
          <w:szCs w:val="24"/>
          <w:lang w:val="en-CA"/>
        </w:rPr>
        <w:t xml:space="preserve"> </w:t>
      </w:r>
      <w:r w:rsidRPr="001159FD">
        <w:rPr>
          <w:rFonts w:ascii="Times New Roman" w:eastAsiaTheme="minorHAnsi" w:hAnsi="Times New Roman"/>
          <w:sz w:val="24"/>
          <w:szCs w:val="24"/>
          <w:lang w:val="en-CA"/>
        </w:rPr>
        <w:t xml:space="preserve">distribution </w:t>
      </w:r>
      <w:proofErr w:type="spellStart"/>
      <w:proofErr w:type="gramStart"/>
      <w:r w:rsidRPr="001159FD">
        <w:rPr>
          <w:rFonts w:ascii="Times New Roman" w:eastAsiaTheme="minorHAnsi" w:hAnsi="Times New Roman"/>
          <w:i/>
          <w:sz w:val="24"/>
          <w:szCs w:val="24"/>
          <w:lang w:val="en-CA"/>
        </w:rPr>
        <w:t>D</w:t>
      </w:r>
      <w:r w:rsidRPr="001159FD">
        <w:rPr>
          <w:rFonts w:ascii="Times New Roman" w:eastAsiaTheme="minorHAnsi" w:hAnsi="Times New Roman"/>
          <w:i/>
          <w:sz w:val="24"/>
          <w:szCs w:val="24"/>
          <w:vertAlign w:val="subscript"/>
          <w:lang w:val="en-CA"/>
        </w:rPr>
        <w:t>p,s</w:t>
      </w:r>
      <w:proofErr w:type="gramEnd"/>
      <w:r w:rsidRPr="001159FD">
        <w:rPr>
          <w:rFonts w:ascii="Times New Roman" w:eastAsiaTheme="minorHAnsi" w:hAnsi="Times New Roman"/>
          <w:i/>
          <w:sz w:val="24"/>
          <w:szCs w:val="24"/>
          <w:vertAlign w:val="subscript"/>
          <w:lang w:val="en-CA"/>
        </w:rPr>
        <w:t>,a</w:t>
      </w:r>
      <w:proofErr w:type="spellEnd"/>
      <w:r>
        <w:rPr>
          <w:rFonts w:ascii="Times New Roman" w:eastAsiaTheme="minorHAnsi" w:hAnsi="Times New Roman"/>
          <w:i/>
          <w:sz w:val="24"/>
          <w:szCs w:val="24"/>
          <w:vertAlign w:val="subscript"/>
          <w:lang w:val="en-CA"/>
        </w:rPr>
        <w:t>.</w:t>
      </w:r>
    </w:p>
    <w:p w14:paraId="3F2EE9FA" w14:textId="77777777" w:rsidR="001159FD" w:rsidRPr="001159FD" w:rsidRDefault="001159FD" w:rsidP="001159FD">
      <w:pPr>
        <w:jc w:val="both"/>
        <w:rPr>
          <w:rFonts w:ascii="Times New Roman" w:eastAsiaTheme="minorHAnsi" w:hAnsi="Times New Roman"/>
          <w:sz w:val="24"/>
          <w:szCs w:val="24"/>
          <w:lang w:val="en-CA"/>
        </w:rPr>
      </w:pPr>
    </w:p>
    <w:p w14:paraId="05D2E0FC" w14:textId="64C312E2" w:rsidR="001159FD" w:rsidRPr="001159FD" w:rsidRDefault="001159FD" w:rsidP="001159FD">
      <w:pPr>
        <w:jc w:val="both"/>
        <w:rPr>
          <w:rFonts w:ascii="Times New Roman" w:eastAsiaTheme="minorHAnsi" w:hAnsi="Times New Roman"/>
          <w:sz w:val="24"/>
          <w:szCs w:val="24"/>
          <w:lang w:val="en-CA"/>
        </w:rPr>
      </w:pPr>
      <w:r w:rsidRPr="001159FD">
        <w:rPr>
          <w:rFonts w:ascii="Times New Roman" w:eastAsiaTheme="minorHAnsi" w:hAnsi="Times New Roman"/>
          <w:sz w:val="24"/>
          <w:szCs w:val="24"/>
          <w:lang w:val="en-CA"/>
        </w:rPr>
        <w:t xml:space="preserve">Then using the estimates of historical spawning stock biomass </w:t>
      </w:r>
      <w:r w:rsidRPr="001159FD">
        <w:rPr>
          <w:rFonts w:ascii="Times New Roman" w:eastAsiaTheme="minorHAnsi" w:hAnsi="Times New Roman"/>
          <w:i/>
          <w:sz w:val="24"/>
          <w:szCs w:val="24"/>
          <w:lang w:val="en-CA"/>
        </w:rPr>
        <w:t>B</w:t>
      </w:r>
      <w:r w:rsidRPr="001159FD">
        <w:rPr>
          <w:rFonts w:ascii="Times New Roman" w:eastAsiaTheme="minorHAnsi" w:hAnsi="Times New Roman"/>
          <w:sz w:val="24"/>
          <w:szCs w:val="24"/>
          <w:lang w:val="en-CA"/>
        </w:rPr>
        <w:t xml:space="preserve"> from the most recent East and West Stock Synthesis stock assessments</w:t>
      </w:r>
      <w:r w:rsidR="003B4AFA">
        <w:rPr>
          <w:rFonts w:ascii="Times New Roman" w:eastAsiaTheme="minorHAnsi" w:hAnsi="Times New Roman"/>
          <w:sz w:val="24"/>
          <w:szCs w:val="24"/>
          <w:lang w:val="en-CA"/>
        </w:rPr>
        <w:t xml:space="preserve"> (assuming that the area trends of assessments reflect the stock trends)</w:t>
      </w:r>
      <w:r w:rsidRPr="001159FD">
        <w:rPr>
          <w:rFonts w:ascii="Times New Roman" w:eastAsiaTheme="minorHAnsi" w:hAnsi="Times New Roman"/>
          <w:sz w:val="24"/>
          <w:szCs w:val="24"/>
          <w:lang w:val="en-CA"/>
        </w:rPr>
        <w:t xml:space="preserve">, a predicted spawning biomass by season and </w:t>
      </w:r>
      <w:r w:rsidR="003B4AFA">
        <w:rPr>
          <w:rFonts w:ascii="Times New Roman" w:eastAsiaTheme="minorHAnsi" w:hAnsi="Times New Roman"/>
          <w:sz w:val="24"/>
          <w:szCs w:val="24"/>
          <w:lang w:val="en-CA"/>
        </w:rPr>
        <w:t>stratum</w:t>
      </w:r>
      <w:r w:rsidR="003B4AFA" w:rsidRPr="001159FD">
        <w:rPr>
          <w:rFonts w:ascii="Times New Roman" w:eastAsiaTheme="minorHAnsi" w:hAnsi="Times New Roman"/>
          <w:sz w:val="24"/>
          <w:szCs w:val="24"/>
          <w:lang w:val="en-CA"/>
        </w:rPr>
        <w:t xml:space="preserve"> </w:t>
      </w:r>
      <m:oMath>
        <m:acc>
          <m:accPr>
            <m:ctrlPr>
              <w:rPr>
                <w:rFonts w:ascii="Cambria Math" w:eastAsiaTheme="minorHAnsi" w:hAnsi="Cambria Math"/>
                <w:i/>
                <w:sz w:val="24"/>
                <w:szCs w:val="24"/>
                <w:lang w:val="en-CA"/>
              </w:rPr>
            </m:ctrlPr>
          </m:accPr>
          <m:e>
            <m:r>
              <w:rPr>
                <w:rFonts w:ascii="Cambria Math" w:eastAsiaTheme="minorHAnsi" w:hAnsi="Cambria Math"/>
                <w:sz w:val="24"/>
                <w:szCs w:val="24"/>
                <w:lang w:val="en-CA"/>
              </w:rPr>
              <m:t>B</m:t>
            </m:r>
          </m:e>
        </m:acc>
        <m:r>
          <w:rPr>
            <w:rFonts w:ascii="Cambria Math" w:eastAsiaTheme="minorHAnsi" w:hAnsi="Cambria Math"/>
            <w:sz w:val="24"/>
            <w:szCs w:val="24"/>
            <w:lang w:val="en-CA"/>
          </w:rPr>
          <m:t xml:space="preserve"> </m:t>
        </m:r>
      </m:oMath>
      <w:r w:rsidRPr="001159FD">
        <w:rPr>
          <w:rFonts w:ascii="Times New Roman" w:eastAsiaTheme="minorHAnsi" w:hAnsi="Times New Roman"/>
          <w:sz w:val="24"/>
          <w:szCs w:val="24"/>
          <w:lang w:val="en-CA"/>
        </w:rPr>
        <w:t xml:space="preserve">was calculated: </w:t>
      </w:r>
    </w:p>
    <w:p w14:paraId="060DC9C4" w14:textId="77777777" w:rsidR="001159FD" w:rsidRPr="001159FD" w:rsidRDefault="001159FD" w:rsidP="001159FD">
      <w:pPr>
        <w:jc w:val="both"/>
        <w:rPr>
          <w:rFonts w:ascii="Times New Roman" w:eastAsiaTheme="minorHAnsi" w:hAnsi="Times New Roman"/>
          <w:sz w:val="24"/>
          <w:szCs w:val="24"/>
          <w:lang w:val="en-CA"/>
        </w:rPr>
      </w:pPr>
    </w:p>
    <w:p w14:paraId="5A0209BE" w14:textId="77777777" w:rsidR="001159FD" w:rsidRPr="001159FD" w:rsidRDefault="001159FD" w:rsidP="001159FD">
      <w:pPr>
        <w:jc w:val="both"/>
        <w:rPr>
          <w:rFonts w:ascii="Times New Roman" w:eastAsiaTheme="minorHAnsi" w:hAnsi="Times New Roman"/>
          <w:sz w:val="24"/>
          <w:szCs w:val="24"/>
          <w:lang w:val="en-CA"/>
        </w:rPr>
      </w:pPr>
    </w:p>
    <w:p w14:paraId="1B3C97F1" w14:textId="5129AFA7" w:rsidR="001159FD" w:rsidRPr="001159FD" w:rsidRDefault="006E5632" w:rsidP="001159FD">
      <w:pPr>
        <w:ind w:firstLine="720"/>
        <w:jc w:val="both"/>
        <w:rPr>
          <w:rFonts w:ascii="Times New Roman" w:eastAsiaTheme="minorHAnsi" w:hAnsi="Times New Roman"/>
          <w:sz w:val="24"/>
          <w:szCs w:val="24"/>
          <w:lang w:val="en-CA"/>
        </w:rPr>
      </w:pPr>
      <m:oMath>
        <m:sSub>
          <m:sSubPr>
            <m:ctrlPr>
              <w:rPr>
                <w:rFonts w:ascii="Cambria Math" w:eastAsiaTheme="minorHAnsi" w:hAnsi="Cambria Math"/>
                <w:i/>
                <w:sz w:val="24"/>
                <w:szCs w:val="24"/>
                <w:lang w:val="en-CA"/>
              </w:rPr>
            </m:ctrlPr>
          </m:sSubPr>
          <m:e>
            <m:acc>
              <m:accPr>
                <m:ctrlPr>
                  <w:rPr>
                    <w:rFonts w:ascii="Cambria Math" w:eastAsiaTheme="minorHAnsi" w:hAnsi="Cambria Math"/>
                    <w:i/>
                    <w:sz w:val="24"/>
                    <w:szCs w:val="24"/>
                    <w:lang w:val="en-CA"/>
                  </w:rPr>
                </m:ctrlPr>
              </m:accPr>
              <m:e>
                <m:r>
                  <w:rPr>
                    <w:rFonts w:ascii="Cambria Math" w:eastAsiaTheme="minorHAnsi" w:hAnsi="Cambria Math"/>
                    <w:sz w:val="24"/>
                    <w:szCs w:val="24"/>
                    <w:lang w:val="en-CA"/>
                  </w:rPr>
                  <m:t>B</m:t>
                </m:r>
              </m:e>
            </m:acc>
          </m:e>
          <m:sub>
            <m:r>
              <w:rPr>
                <w:rFonts w:ascii="Cambria Math" w:eastAsiaTheme="minorHAnsi" w:hAnsi="Cambria Math"/>
                <w:sz w:val="24"/>
                <w:szCs w:val="24"/>
                <w:lang w:val="en-CA"/>
              </w:rPr>
              <m:t>p, s,  a,y</m:t>
            </m:r>
          </m:sub>
        </m:sSub>
        <m:r>
          <w:rPr>
            <w:rFonts w:ascii="Cambria Math" w:eastAsiaTheme="minorHAnsi" w:hAnsi="Cambria Math"/>
            <w:sz w:val="24"/>
            <w:szCs w:val="24"/>
            <w:lang w:val="en-CA"/>
          </w:rPr>
          <m:t>=</m:t>
        </m:r>
        <m:sSub>
          <m:sSubPr>
            <m:ctrlPr>
              <w:rPr>
                <w:rFonts w:ascii="Cambria Math" w:eastAsiaTheme="minorHAnsi" w:hAnsi="Cambria Math"/>
                <w:i/>
                <w:sz w:val="24"/>
                <w:szCs w:val="24"/>
                <w:lang w:val="en-CA"/>
              </w:rPr>
            </m:ctrlPr>
          </m:sSubPr>
          <m:e>
            <m:r>
              <w:rPr>
                <w:rFonts w:ascii="Cambria Math" w:eastAsiaTheme="minorHAnsi" w:hAnsi="Cambria Math"/>
                <w:sz w:val="24"/>
                <w:szCs w:val="24"/>
                <w:lang w:val="en-CA"/>
              </w:rPr>
              <m:t>D</m:t>
            </m:r>
          </m:e>
          <m:sub>
            <m:r>
              <w:rPr>
                <w:rFonts w:ascii="Cambria Math" w:eastAsiaTheme="minorHAnsi" w:hAnsi="Cambria Math"/>
                <w:sz w:val="24"/>
                <w:szCs w:val="24"/>
                <w:lang w:val="en-CA"/>
              </w:rPr>
              <m:t>p, s,  a</m:t>
            </m:r>
          </m:sub>
        </m:sSub>
        <m:sSub>
          <m:sSubPr>
            <m:ctrlPr>
              <w:rPr>
                <w:rFonts w:ascii="Cambria Math" w:eastAsiaTheme="minorHAnsi" w:hAnsi="Cambria Math"/>
                <w:i/>
                <w:sz w:val="24"/>
                <w:szCs w:val="24"/>
                <w:lang w:val="en-CA"/>
              </w:rPr>
            </m:ctrlPr>
          </m:sSubPr>
          <m:e>
            <m:r>
              <w:rPr>
                <w:rFonts w:ascii="Cambria Math" w:eastAsiaTheme="minorHAnsi" w:hAnsi="Cambria Math"/>
                <w:sz w:val="24"/>
                <w:szCs w:val="24"/>
                <w:lang w:val="en-CA"/>
              </w:rPr>
              <m:t>B</m:t>
            </m:r>
          </m:e>
          <m:sub>
            <m:r>
              <w:rPr>
                <w:rFonts w:ascii="Cambria Math" w:eastAsiaTheme="minorHAnsi" w:hAnsi="Cambria Math"/>
                <w:sz w:val="24"/>
                <w:szCs w:val="24"/>
                <w:lang w:val="en-CA"/>
              </w:rPr>
              <m:t>p,y</m:t>
            </m:r>
          </m:sub>
        </m:sSub>
      </m:oMath>
      <w:r w:rsidR="001159FD" w:rsidRPr="001159FD">
        <w:rPr>
          <w:rFonts w:ascii="Times New Roman" w:hAnsi="Times New Roman"/>
          <w:sz w:val="24"/>
          <w:szCs w:val="24"/>
          <w:lang w:val="en-CA"/>
        </w:rPr>
        <w:t xml:space="preserve"> </w:t>
      </w:r>
      <w:r w:rsidR="001159FD" w:rsidRPr="001159FD">
        <w:rPr>
          <w:rFonts w:ascii="Times New Roman" w:hAnsi="Times New Roman"/>
          <w:sz w:val="24"/>
          <w:szCs w:val="24"/>
          <w:lang w:val="en-CA"/>
        </w:rPr>
        <w:tab/>
      </w:r>
      <w:r w:rsidR="001159FD" w:rsidRPr="001159FD">
        <w:rPr>
          <w:rFonts w:ascii="Times New Roman" w:hAnsi="Times New Roman"/>
          <w:sz w:val="24"/>
          <w:szCs w:val="24"/>
          <w:lang w:val="en-CA"/>
        </w:rPr>
        <w:tab/>
      </w:r>
      <w:r w:rsidR="001159FD" w:rsidRPr="001159FD">
        <w:rPr>
          <w:rFonts w:ascii="Times New Roman" w:hAnsi="Times New Roman"/>
          <w:sz w:val="24"/>
          <w:szCs w:val="24"/>
          <w:lang w:val="en-CA"/>
        </w:rPr>
        <w:tab/>
      </w:r>
      <w:r w:rsidR="001159FD" w:rsidRPr="001159FD">
        <w:rPr>
          <w:rFonts w:ascii="Times New Roman" w:hAnsi="Times New Roman"/>
          <w:sz w:val="24"/>
          <w:szCs w:val="24"/>
          <w:lang w:val="en-CA"/>
        </w:rPr>
        <w:tab/>
      </w:r>
      <w:r w:rsidR="001159FD" w:rsidRPr="001159FD">
        <w:rPr>
          <w:rFonts w:ascii="Times New Roman" w:hAnsi="Times New Roman"/>
          <w:sz w:val="24"/>
          <w:szCs w:val="24"/>
          <w:lang w:val="en-CA"/>
        </w:rPr>
        <w:tab/>
      </w:r>
      <w:r w:rsidR="001159FD" w:rsidRPr="001159FD">
        <w:rPr>
          <w:rFonts w:ascii="Times New Roman" w:hAnsi="Times New Roman"/>
          <w:sz w:val="24"/>
          <w:szCs w:val="24"/>
          <w:lang w:val="en-CA"/>
        </w:rPr>
        <w:tab/>
      </w:r>
      <w:r w:rsidR="001159FD" w:rsidRPr="001159FD">
        <w:rPr>
          <w:rFonts w:ascii="Times New Roman" w:hAnsi="Times New Roman"/>
          <w:sz w:val="24"/>
          <w:szCs w:val="24"/>
          <w:lang w:val="en-CA"/>
        </w:rPr>
        <w:tab/>
      </w:r>
      <w:r w:rsidR="00E159CB">
        <w:rPr>
          <w:rFonts w:ascii="Times New Roman" w:hAnsi="Times New Roman"/>
          <w:sz w:val="24"/>
          <w:szCs w:val="24"/>
          <w:lang w:val="en-CA"/>
        </w:rPr>
        <w:tab/>
      </w:r>
      <w:r w:rsidR="00E159CB">
        <w:rPr>
          <w:rFonts w:ascii="Times New Roman" w:hAnsi="Times New Roman"/>
          <w:sz w:val="24"/>
          <w:szCs w:val="24"/>
          <w:lang w:val="en-CA"/>
        </w:rPr>
        <w:tab/>
      </w:r>
      <w:r w:rsidR="001159FD" w:rsidRPr="001159FD">
        <w:rPr>
          <w:rFonts w:ascii="Times New Roman" w:hAnsi="Times New Roman"/>
          <w:sz w:val="24"/>
          <w:szCs w:val="24"/>
          <w:lang w:val="en-CA"/>
        </w:rPr>
        <w:t>(</w:t>
      </w:r>
      <w:r w:rsidR="001159FD">
        <w:rPr>
          <w:rFonts w:ascii="Times New Roman" w:hAnsi="Times New Roman"/>
          <w:sz w:val="24"/>
          <w:szCs w:val="24"/>
          <w:lang w:val="en-CA"/>
        </w:rPr>
        <w:t>2.2</w:t>
      </w:r>
      <w:r w:rsidR="001159FD" w:rsidRPr="001159FD">
        <w:rPr>
          <w:rFonts w:ascii="Times New Roman" w:hAnsi="Times New Roman"/>
          <w:sz w:val="24"/>
          <w:szCs w:val="24"/>
          <w:lang w:val="en-CA"/>
        </w:rPr>
        <w:t>)</w:t>
      </w:r>
    </w:p>
    <w:p w14:paraId="7E9DAAD3" w14:textId="77777777" w:rsidR="001159FD" w:rsidRPr="001159FD" w:rsidRDefault="001159FD" w:rsidP="001159FD">
      <w:pPr>
        <w:jc w:val="both"/>
        <w:rPr>
          <w:rFonts w:ascii="Times New Roman" w:eastAsiaTheme="minorHAnsi" w:hAnsi="Times New Roman"/>
          <w:sz w:val="24"/>
          <w:szCs w:val="24"/>
          <w:lang w:val="en-CA"/>
        </w:rPr>
      </w:pPr>
    </w:p>
    <w:p w14:paraId="01AF5C4A" w14:textId="77777777" w:rsidR="001159FD" w:rsidRPr="001159FD" w:rsidRDefault="001159FD" w:rsidP="001159FD">
      <w:pPr>
        <w:jc w:val="both"/>
        <w:rPr>
          <w:rFonts w:ascii="Times New Roman" w:eastAsiaTheme="minorHAnsi" w:hAnsi="Times New Roman"/>
          <w:sz w:val="24"/>
          <w:szCs w:val="24"/>
          <w:lang w:val="en-CA"/>
        </w:rPr>
      </w:pPr>
    </w:p>
    <w:p w14:paraId="3F742B45" w14:textId="7D584F19" w:rsidR="001159FD" w:rsidRPr="001159FD" w:rsidRDefault="001159FD" w:rsidP="001159FD">
      <w:pPr>
        <w:jc w:val="both"/>
        <w:rPr>
          <w:rFonts w:ascii="Times New Roman" w:hAnsi="Times New Roman"/>
          <w:sz w:val="24"/>
          <w:szCs w:val="24"/>
          <w:lang w:val="en-CA"/>
        </w:rPr>
      </w:pPr>
      <w:r w:rsidRPr="001159FD">
        <w:rPr>
          <w:rFonts w:ascii="Times New Roman" w:eastAsiaTheme="minorHAnsi" w:hAnsi="Times New Roman"/>
          <w:sz w:val="24"/>
          <w:szCs w:val="24"/>
          <w:lang w:val="en-CA"/>
        </w:rPr>
        <w:t xml:space="preserve">This was summed over </w:t>
      </w:r>
      <w:r w:rsidR="003B4AFA">
        <w:rPr>
          <w:rFonts w:ascii="Times New Roman" w:eastAsiaTheme="minorHAnsi" w:hAnsi="Times New Roman"/>
          <w:sz w:val="24"/>
          <w:szCs w:val="24"/>
          <w:lang w:val="en-CA"/>
        </w:rPr>
        <w:t xml:space="preserve">the two </w:t>
      </w:r>
      <w:r w:rsidR="0079679A">
        <w:rPr>
          <w:rFonts w:ascii="Times New Roman" w:eastAsiaTheme="minorHAnsi" w:hAnsi="Times New Roman"/>
          <w:sz w:val="24"/>
          <w:szCs w:val="24"/>
          <w:lang w:val="en-CA"/>
        </w:rPr>
        <w:t>stocks</w:t>
      </w:r>
      <w:r w:rsidR="003B4AFA">
        <w:rPr>
          <w:rFonts w:ascii="Times New Roman" w:eastAsiaTheme="minorHAnsi" w:hAnsi="Times New Roman"/>
          <w:sz w:val="24"/>
          <w:szCs w:val="24"/>
          <w:lang w:val="en-CA"/>
        </w:rPr>
        <w:t xml:space="preserve"> (</w:t>
      </w:r>
      <w:r w:rsidR="003B4B93">
        <w:rPr>
          <w:rFonts w:ascii="Times New Roman" w:eastAsiaTheme="minorHAnsi" w:hAnsi="Times New Roman"/>
          <w:sz w:val="24"/>
          <w:szCs w:val="24"/>
          <w:lang w:val="en-CA"/>
        </w:rPr>
        <w:t>E</w:t>
      </w:r>
      <w:r w:rsidR="003B4AFA">
        <w:rPr>
          <w:rFonts w:ascii="Times New Roman" w:eastAsiaTheme="minorHAnsi" w:hAnsi="Times New Roman"/>
          <w:sz w:val="24"/>
          <w:szCs w:val="24"/>
          <w:lang w:val="en-CA"/>
        </w:rPr>
        <w:t xml:space="preserve">astern and </w:t>
      </w:r>
      <w:r w:rsidR="003B4B93">
        <w:rPr>
          <w:rFonts w:ascii="Times New Roman" w:eastAsiaTheme="minorHAnsi" w:hAnsi="Times New Roman"/>
          <w:sz w:val="24"/>
          <w:szCs w:val="24"/>
          <w:lang w:val="en-CA"/>
        </w:rPr>
        <w:t>W</w:t>
      </w:r>
      <w:r w:rsidR="003B4AFA">
        <w:rPr>
          <w:rFonts w:ascii="Times New Roman" w:eastAsiaTheme="minorHAnsi" w:hAnsi="Times New Roman"/>
          <w:sz w:val="24"/>
          <w:szCs w:val="24"/>
          <w:lang w:val="en-CA"/>
        </w:rPr>
        <w:t>estern)</w:t>
      </w:r>
      <w:r w:rsidR="0079679A" w:rsidRPr="001159FD">
        <w:rPr>
          <w:rFonts w:ascii="Times New Roman" w:eastAsiaTheme="minorHAnsi" w:hAnsi="Times New Roman"/>
          <w:sz w:val="24"/>
          <w:szCs w:val="24"/>
          <w:lang w:val="en-CA"/>
        </w:rPr>
        <w:t xml:space="preserve"> </w:t>
      </w:r>
      <w:r w:rsidRPr="001159FD">
        <w:rPr>
          <w:rFonts w:ascii="Times New Roman" w:eastAsiaTheme="minorHAnsi" w:hAnsi="Times New Roman"/>
          <w:sz w:val="24"/>
          <w:szCs w:val="24"/>
          <w:lang w:val="en-CA"/>
        </w:rPr>
        <w:t xml:space="preserve">to get total biomass </w:t>
      </w:r>
      <m:oMath>
        <m:acc>
          <m:accPr>
            <m:chr m:val="̅"/>
            <m:ctrlPr>
              <w:rPr>
                <w:rFonts w:ascii="Cambria Math" w:eastAsiaTheme="minorHAnsi" w:hAnsi="Cambria Math"/>
                <w:i/>
                <w:sz w:val="24"/>
                <w:szCs w:val="24"/>
                <w:lang w:val="en-CA"/>
              </w:rPr>
            </m:ctrlPr>
          </m:accPr>
          <m:e>
            <m:r>
              <w:rPr>
                <w:rFonts w:ascii="Cambria Math" w:eastAsiaTheme="minorHAnsi" w:hAnsi="Cambria Math"/>
                <w:sz w:val="24"/>
                <w:szCs w:val="24"/>
                <w:lang w:val="en-CA"/>
              </w:rPr>
              <m:t>B</m:t>
            </m:r>
          </m:e>
        </m:acc>
      </m:oMath>
      <w:r>
        <w:rPr>
          <w:rFonts w:ascii="Times New Roman" w:hAnsi="Times New Roman"/>
          <w:sz w:val="24"/>
          <w:szCs w:val="24"/>
          <w:lang w:val="en-CA"/>
        </w:rPr>
        <w:t xml:space="preserve"> that was assumed proportional to the master index </w:t>
      </w:r>
      <w:r w:rsidRPr="001159FD">
        <w:rPr>
          <w:rFonts w:ascii="Times New Roman" w:hAnsi="Times New Roman"/>
          <w:i/>
          <w:sz w:val="24"/>
          <w:szCs w:val="24"/>
          <w:lang w:val="en-CA"/>
        </w:rPr>
        <w:t>I</w:t>
      </w:r>
      <w:r>
        <w:rPr>
          <w:rFonts w:ascii="Times New Roman" w:hAnsi="Times New Roman"/>
          <w:i/>
          <w:sz w:val="24"/>
          <w:szCs w:val="24"/>
          <w:lang w:val="en-CA"/>
        </w:rPr>
        <w:t xml:space="preserve"> </w:t>
      </w:r>
      <w:r>
        <w:rPr>
          <w:rFonts w:ascii="Times New Roman" w:hAnsi="Times New Roman" w:cs="Times New Roman"/>
          <w:sz w:val="24"/>
          <w:szCs w:val="24"/>
        </w:rPr>
        <w:t>(</w:t>
      </w:r>
      <w:r w:rsidRPr="001159FD">
        <w:rPr>
          <w:rFonts w:ascii="Times New Roman" w:eastAsiaTheme="minorHAnsi" w:hAnsi="Times New Roman"/>
          <w:sz w:val="24"/>
          <w:szCs w:val="24"/>
          <w:lang w:val="en-CA"/>
        </w:rPr>
        <w:t xml:space="preserve">red line Figure </w:t>
      </w:r>
      <w:r w:rsidR="00C02689">
        <w:rPr>
          <w:rFonts w:ascii="Times New Roman" w:eastAsiaTheme="minorHAnsi" w:hAnsi="Times New Roman"/>
          <w:sz w:val="24"/>
          <w:szCs w:val="24"/>
          <w:lang w:val="en-CA"/>
        </w:rPr>
        <w:t>2.2</w:t>
      </w:r>
      <w:r w:rsidRPr="001159FD">
        <w:rPr>
          <w:rFonts w:ascii="Times New Roman" w:eastAsiaTheme="minorHAnsi" w:hAnsi="Times New Roman"/>
          <w:sz w:val="24"/>
          <w:szCs w:val="24"/>
          <w:lang w:val="en-CA"/>
        </w:rPr>
        <w:t>)</w:t>
      </w:r>
      <w:r w:rsidRPr="001159FD">
        <w:rPr>
          <w:rFonts w:ascii="Times New Roman" w:hAnsi="Times New Roman"/>
          <w:sz w:val="24"/>
          <w:szCs w:val="24"/>
          <w:lang w:val="en-CA"/>
        </w:rPr>
        <w:t>:</w:t>
      </w:r>
    </w:p>
    <w:p w14:paraId="66ACCC3C" w14:textId="77777777" w:rsidR="001159FD" w:rsidRPr="001159FD" w:rsidRDefault="001159FD" w:rsidP="001159FD">
      <w:pPr>
        <w:jc w:val="both"/>
        <w:rPr>
          <w:rFonts w:ascii="Times New Roman" w:hAnsi="Times New Roman"/>
          <w:sz w:val="24"/>
          <w:szCs w:val="24"/>
          <w:lang w:val="en-CA"/>
        </w:rPr>
      </w:pPr>
    </w:p>
    <w:p w14:paraId="0E24064C" w14:textId="77777777" w:rsidR="001159FD" w:rsidRPr="001159FD" w:rsidRDefault="001159FD" w:rsidP="001159FD">
      <w:pPr>
        <w:jc w:val="both"/>
        <w:rPr>
          <w:rFonts w:ascii="Times New Roman" w:eastAsiaTheme="minorHAnsi" w:hAnsi="Times New Roman"/>
          <w:sz w:val="24"/>
          <w:szCs w:val="24"/>
          <w:lang w:val="en-CA"/>
        </w:rPr>
      </w:pPr>
    </w:p>
    <w:p w14:paraId="171245B0" w14:textId="5948B681" w:rsidR="001159FD" w:rsidRPr="001159FD" w:rsidRDefault="006E5632" w:rsidP="001159FD">
      <w:pPr>
        <w:ind w:firstLine="720"/>
        <w:jc w:val="both"/>
        <w:rPr>
          <w:rFonts w:ascii="Times New Roman" w:eastAsiaTheme="minorHAnsi" w:hAnsi="Times New Roman"/>
          <w:sz w:val="24"/>
          <w:szCs w:val="24"/>
          <w:lang w:val="en-CA"/>
        </w:rPr>
      </w:pPr>
      <m:oMath>
        <m:sSubSup>
          <m:sSubSupPr>
            <m:ctrlPr>
              <w:rPr>
                <w:rFonts w:ascii="Cambria Math" w:eastAsiaTheme="minorHAnsi" w:hAnsi="Cambria Math"/>
                <w:i/>
                <w:sz w:val="24"/>
                <w:szCs w:val="24"/>
                <w:lang w:val="en-CA"/>
              </w:rPr>
            </m:ctrlPr>
          </m:sSubSupPr>
          <m:e>
            <m:r>
              <w:rPr>
                <w:rFonts w:ascii="Cambria Math" w:eastAsiaTheme="minorHAnsi" w:hAnsi="Cambria Math"/>
                <w:sz w:val="24"/>
                <w:szCs w:val="24"/>
                <w:lang w:val="en-CA"/>
              </w:rPr>
              <m:t>I</m:t>
            </m:r>
          </m:e>
          <m:sub>
            <m:r>
              <w:rPr>
                <w:rFonts w:ascii="Cambria Math" w:eastAsiaTheme="minorHAnsi" w:hAnsi="Cambria Math"/>
                <w:sz w:val="24"/>
                <w:szCs w:val="24"/>
                <w:lang w:val="en-CA"/>
              </w:rPr>
              <m:t>s,a,y</m:t>
            </m:r>
          </m:sub>
          <m:sup>
            <m:r>
              <w:rPr>
                <w:rFonts w:ascii="Cambria Math" w:eastAsiaTheme="minorHAnsi" w:hAnsi="Cambria Math"/>
                <w:sz w:val="24"/>
                <w:szCs w:val="24"/>
                <w:lang w:val="en-CA"/>
              </w:rPr>
              <m:t>Assess-Tag</m:t>
            </m:r>
          </m:sup>
        </m:sSubSup>
        <m:r>
          <w:rPr>
            <w:rFonts w:ascii="Cambria Math" w:eastAsiaTheme="minorHAnsi" w:hAnsi="Cambria Math"/>
            <w:sz w:val="24"/>
            <w:szCs w:val="24"/>
            <w:lang w:val="en-CA"/>
          </w:rPr>
          <m:t>≈</m:t>
        </m:r>
        <m:sSub>
          <m:sSubPr>
            <m:ctrlPr>
              <w:rPr>
                <w:rFonts w:ascii="Cambria Math" w:eastAsiaTheme="minorHAnsi" w:hAnsi="Cambria Math"/>
                <w:i/>
                <w:sz w:val="24"/>
                <w:szCs w:val="24"/>
                <w:lang w:val="en-CA"/>
              </w:rPr>
            </m:ctrlPr>
          </m:sSubPr>
          <m:e>
            <m:acc>
              <m:accPr>
                <m:chr m:val="̅"/>
                <m:ctrlPr>
                  <w:rPr>
                    <w:rFonts w:ascii="Cambria Math" w:eastAsiaTheme="minorHAnsi" w:hAnsi="Cambria Math"/>
                    <w:i/>
                    <w:sz w:val="24"/>
                    <w:szCs w:val="24"/>
                    <w:lang w:val="en-CA"/>
                  </w:rPr>
                </m:ctrlPr>
              </m:accPr>
              <m:e>
                <m:r>
                  <w:rPr>
                    <w:rFonts w:ascii="Cambria Math" w:eastAsiaTheme="minorHAnsi" w:hAnsi="Cambria Math"/>
                    <w:sz w:val="24"/>
                    <w:szCs w:val="24"/>
                    <w:lang w:val="en-CA"/>
                  </w:rPr>
                  <m:t>B</m:t>
                </m:r>
              </m:e>
            </m:acc>
          </m:e>
          <m:sub>
            <m:r>
              <w:rPr>
                <w:rFonts w:ascii="Cambria Math" w:eastAsiaTheme="minorHAnsi" w:hAnsi="Cambria Math"/>
                <w:sz w:val="24"/>
                <w:szCs w:val="24"/>
                <w:lang w:val="en-CA"/>
              </w:rPr>
              <m:t>s,  a,y</m:t>
            </m:r>
          </m:sub>
        </m:sSub>
        <m:r>
          <w:rPr>
            <w:rFonts w:ascii="Cambria Math" w:eastAsiaTheme="minorHAnsi" w:hAnsi="Cambria Math"/>
            <w:sz w:val="24"/>
            <w:szCs w:val="24"/>
            <w:lang w:val="en-CA"/>
          </w:rPr>
          <m:t>=</m:t>
        </m:r>
        <m:nary>
          <m:naryPr>
            <m:chr m:val="∑"/>
            <m:limLoc m:val="undOvr"/>
            <m:supHide m:val="1"/>
            <m:ctrlPr>
              <w:rPr>
                <w:rFonts w:ascii="Cambria Math" w:eastAsiaTheme="minorHAnsi" w:hAnsi="Cambria Math"/>
                <w:i/>
                <w:sz w:val="24"/>
                <w:szCs w:val="24"/>
                <w:lang w:val="en-CA"/>
              </w:rPr>
            </m:ctrlPr>
          </m:naryPr>
          <m:sub>
            <m:r>
              <w:rPr>
                <w:rFonts w:ascii="Cambria Math" w:eastAsiaTheme="minorHAnsi" w:hAnsi="Cambria Math"/>
                <w:sz w:val="24"/>
                <w:szCs w:val="24"/>
                <w:lang w:val="en-CA"/>
              </w:rPr>
              <m:t>p</m:t>
            </m:r>
          </m:sub>
          <m:sup/>
          <m:e>
            <m:sSub>
              <m:sSubPr>
                <m:ctrlPr>
                  <w:rPr>
                    <w:rFonts w:ascii="Cambria Math" w:eastAsiaTheme="minorHAnsi" w:hAnsi="Cambria Math"/>
                    <w:i/>
                    <w:sz w:val="24"/>
                    <w:szCs w:val="24"/>
                    <w:lang w:val="en-CA"/>
                  </w:rPr>
                </m:ctrlPr>
              </m:sSubPr>
              <m:e>
                <m:acc>
                  <m:accPr>
                    <m:ctrlPr>
                      <w:rPr>
                        <w:rFonts w:ascii="Cambria Math" w:eastAsiaTheme="minorHAnsi" w:hAnsi="Cambria Math"/>
                        <w:i/>
                        <w:sz w:val="24"/>
                        <w:szCs w:val="24"/>
                        <w:lang w:val="en-CA"/>
                      </w:rPr>
                    </m:ctrlPr>
                  </m:accPr>
                  <m:e>
                    <m:r>
                      <w:rPr>
                        <w:rFonts w:ascii="Cambria Math" w:eastAsiaTheme="minorHAnsi" w:hAnsi="Cambria Math"/>
                        <w:sz w:val="24"/>
                        <w:szCs w:val="24"/>
                        <w:lang w:val="en-CA"/>
                      </w:rPr>
                      <m:t>B</m:t>
                    </m:r>
                  </m:e>
                </m:acc>
              </m:e>
              <m:sub>
                <m:r>
                  <w:rPr>
                    <w:rFonts w:ascii="Cambria Math" w:eastAsiaTheme="minorHAnsi" w:hAnsi="Cambria Math"/>
                    <w:sz w:val="24"/>
                    <w:szCs w:val="24"/>
                    <w:lang w:val="en-CA"/>
                  </w:rPr>
                  <m:t>p, s,  a,y</m:t>
                </m:r>
              </m:sub>
            </m:sSub>
          </m:e>
        </m:nary>
      </m:oMath>
      <w:r w:rsidR="001159FD" w:rsidRPr="001159FD">
        <w:rPr>
          <w:rFonts w:ascii="Times New Roman" w:hAnsi="Times New Roman"/>
          <w:sz w:val="24"/>
          <w:szCs w:val="24"/>
          <w:lang w:val="en-CA"/>
        </w:rPr>
        <w:t xml:space="preserve"> </w:t>
      </w:r>
      <w:r w:rsidR="001159FD" w:rsidRPr="001159FD">
        <w:rPr>
          <w:rFonts w:ascii="Times New Roman" w:hAnsi="Times New Roman"/>
          <w:sz w:val="24"/>
          <w:szCs w:val="24"/>
          <w:lang w:val="en-CA"/>
        </w:rPr>
        <w:tab/>
      </w:r>
      <w:r w:rsidR="001159FD" w:rsidRPr="001159FD">
        <w:rPr>
          <w:rFonts w:ascii="Times New Roman" w:hAnsi="Times New Roman"/>
          <w:sz w:val="24"/>
          <w:szCs w:val="24"/>
          <w:lang w:val="en-CA"/>
        </w:rPr>
        <w:tab/>
      </w:r>
      <w:r w:rsidR="001159FD" w:rsidRPr="001159FD">
        <w:rPr>
          <w:rFonts w:ascii="Times New Roman" w:hAnsi="Times New Roman"/>
          <w:sz w:val="24"/>
          <w:szCs w:val="24"/>
          <w:lang w:val="en-CA"/>
        </w:rPr>
        <w:tab/>
      </w:r>
      <w:r w:rsidR="001159FD" w:rsidRPr="001159FD">
        <w:rPr>
          <w:rFonts w:ascii="Times New Roman" w:hAnsi="Times New Roman"/>
          <w:sz w:val="24"/>
          <w:szCs w:val="24"/>
          <w:lang w:val="en-CA"/>
        </w:rPr>
        <w:tab/>
      </w:r>
      <w:r w:rsidR="001159FD" w:rsidRPr="001159FD">
        <w:rPr>
          <w:rFonts w:ascii="Times New Roman" w:hAnsi="Times New Roman"/>
          <w:sz w:val="24"/>
          <w:szCs w:val="24"/>
          <w:lang w:val="en-CA"/>
        </w:rPr>
        <w:tab/>
      </w:r>
      <w:r w:rsidR="00E159CB">
        <w:rPr>
          <w:rFonts w:ascii="Times New Roman" w:hAnsi="Times New Roman"/>
          <w:sz w:val="24"/>
          <w:szCs w:val="24"/>
          <w:lang w:val="en-CA"/>
        </w:rPr>
        <w:tab/>
      </w:r>
      <w:r w:rsidR="00E159CB">
        <w:rPr>
          <w:rFonts w:ascii="Times New Roman" w:hAnsi="Times New Roman"/>
          <w:sz w:val="24"/>
          <w:szCs w:val="24"/>
          <w:lang w:val="en-CA"/>
        </w:rPr>
        <w:tab/>
      </w:r>
      <w:r w:rsidR="001159FD" w:rsidRPr="001159FD">
        <w:rPr>
          <w:rFonts w:ascii="Times New Roman" w:hAnsi="Times New Roman"/>
          <w:sz w:val="24"/>
          <w:szCs w:val="24"/>
          <w:lang w:val="en-CA"/>
        </w:rPr>
        <w:t>(</w:t>
      </w:r>
      <w:r w:rsidR="001159FD">
        <w:rPr>
          <w:rFonts w:ascii="Times New Roman" w:hAnsi="Times New Roman"/>
          <w:sz w:val="24"/>
          <w:szCs w:val="24"/>
          <w:lang w:val="en-CA"/>
        </w:rPr>
        <w:t>2.3</w:t>
      </w:r>
      <w:r w:rsidR="001159FD" w:rsidRPr="001159FD">
        <w:rPr>
          <w:rFonts w:ascii="Times New Roman" w:hAnsi="Times New Roman"/>
          <w:sz w:val="24"/>
          <w:szCs w:val="24"/>
          <w:lang w:val="en-CA"/>
        </w:rPr>
        <w:t>)</w:t>
      </w:r>
    </w:p>
    <w:p w14:paraId="33082DA1" w14:textId="77777777" w:rsidR="001159FD" w:rsidRPr="001159FD" w:rsidRDefault="001159FD" w:rsidP="001159FD">
      <w:pPr>
        <w:jc w:val="both"/>
        <w:rPr>
          <w:rFonts w:ascii="Times New Roman" w:eastAsiaTheme="minorHAnsi" w:hAnsi="Times New Roman"/>
          <w:sz w:val="24"/>
          <w:szCs w:val="24"/>
          <w:lang w:val="en-CA"/>
        </w:rPr>
      </w:pPr>
    </w:p>
    <w:p w14:paraId="5BCB5845" w14:textId="77777777" w:rsidR="001159FD" w:rsidRPr="001159FD" w:rsidRDefault="001159FD" w:rsidP="001159FD">
      <w:pPr>
        <w:jc w:val="both"/>
        <w:rPr>
          <w:rFonts w:ascii="Times New Roman" w:eastAsiaTheme="minorHAnsi" w:hAnsi="Times New Roman"/>
          <w:sz w:val="24"/>
          <w:szCs w:val="24"/>
          <w:lang w:val="en-CA"/>
        </w:rPr>
      </w:pPr>
    </w:p>
    <w:p w14:paraId="5A36F2E5" w14:textId="77777777" w:rsidR="001159FD" w:rsidRPr="001159FD" w:rsidRDefault="001159FD" w:rsidP="00607459">
      <w:pPr>
        <w:jc w:val="both"/>
        <w:rPr>
          <w:rFonts w:ascii="Times New Roman" w:hAnsi="Times New Roman" w:cs="Times New Roman"/>
          <w:sz w:val="24"/>
          <w:szCs w:val="24"/>
        </w:rPr>
      </w:pPr>
    </w:p>
    <w:p w14:paraId="0D728C3D" w14:textId="3FDF634D" w:rsidR="001159FD" w:rsidRPr="00256DE4" w:rsidRDefault="001159FD" w:rsidP="00607459">
      <w:pPr>
        <w:jc w:val="both"/>
        <w:rPr>
          <w:rFonts w:ascii="Times New Roman" w:hAnsi="Times New Roman" w:cs="Times New Roman"/>
          <w:sz w:val="24"/>
          <w:szCs w:val="24"/>
        </w:rPr>
      </w:pPr>
      <w:r>
        <w:rPr>
          <w:rFonts w:ascii="Times New Roman" w:hAnsi="Times New Roman" w:cs="Times New Roman"/>
          <w:sz w:val="24"/>
          <w:szCs w:val="24"/>
        </w:rPr>
        <w:t xml:space="preserve">Other approaches to index derivation were used to demonstrate that it has little impact on final model estimates (SCRS/2019/XXX) including derivation by GLM and assuming a flat, constant trend over time and space (Figure </w:t>
      </w:r>
      <w:r w:rsidR="00C02689">
        <w:rPr>
          <w:rFonts w:ascii="Times New Roman" w:hAnsi="Times New Roman" w:cs="Times New Roman"/>
          <w:sz w:val="24"/>
          <w:szCs w:val="24"/>
        </w:rPr>
        <w:t>2.2</w:t>
      </w:r>
      <w:r>
        <w:rPr>
          <w:rFonts w:ascii="Times New Roman" w:hAnsi="Times New Roman" w:cs="Times New Roman"/>
          <w:sz w:val="24"/>
          <w:szCs w:val="24"/>
        </w:rPr>
        <w:t xml:space="preserve">). </w:t>
      </w:r>
    </w:p>
    <w:p w14:paraId="53E3A091" w14:textId="63EAEDBE" w:rsidR="00607459" w:rsidRPr="00256DE4" w:rsidRDefault="001159FD" w:rsidP="001B61C4">
      <w:pPr>
        <w:jc w:val="both"/>
        <w:rPr>
          <w:rFonts w:ascii="Times New Roman" w:hAnsi="Times New Roman" w:cs="Times New Roman"/>
          <w:sz w:val="24"/>
          <w:szCs w:val="24"/>
        </w:rPr>
      </w:pPr>
      <w:r>
        <w:rPr>
          <w:rFonts w:ascii="Times New Roman" w:hAnsi="Times New Roman" w:cs="Times New Roman"/>
          <w:noProof/>
          <w:sz w:val="24"/>
          <w:szCs w:val="24"/>
          <w:lang w:val="en-CA" w:eastAsia="en-CA"/>
        </w:rPr>
        <w:lastRenderedPageBreak/>
        <w:drawing>
          <wp:inline distT="0" distB="0" distL="0" distR="0" wp14:anchorId="7DF52032" wp14:editId="6666E5BF">
            <wp:extent cx="5006083" cy="589026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1869" cy="5897068"/>
                    </a:xfrm>
                    <a:prstGeom prst="rect">
                      <a:avLst/>
                    </a:prstGeom>
                    <a:noFill/>
                  </pic:spPr>
                </pic:pic>
              </a:graphicData>
            </a:graphic>
          </wp:inline>
        </w:drawing>
      </w:r>
    </w:p>
    <w:p w14:paraId="72E174E1" w14:textId="21B3583C" w:rsidR="00607459" w:rsidRPr="00256DE4" w:rsidRDefault="00607459" w:rsidP="00607459">
      <w:pPr>
        <w:tabs>
          <w:tab w:val="left" w:pos="426"/>
        </w:tabs>
        <w:jc w:val="both"/>
        <w:rPr>
          <w:rFonts w:ascii="Times New Roman" w:hAnsi="Times New Roman" w:cs="Times New Roman"/>
          <w:b/>
          <w:sz w:val="24"/>
          <w:szCs w:val="24"/>
        </w:rPr>
      </w:pPr>
    </w:p>
    <w:p w14:paraId="4E4DCB75" w14:textId="77F14621" w:rsidR="00607459" w:rsidRPr="00256DE4" w:rsidRDefault="00607459" w:rsidP="00607459">
      <w:pPr>
        <w:tabs>
          <w:tab w:val="left" w:pos="426"/>
        </w:tabs>
        <w:jc w:val="both"/>
        <w:rPr>
          <w:rFonts w:ascii="Times New Roman" w:hAnsi="Times New Roman" w:cs="Times New Roman"/>
          <w:sz w:val="24"/>
          <w:szCs w:val="24"/>
        </w:rPr>
      </w:pPr>
      <w:r w:rsidRPr="00256DE4">
        <w:rPr>
          <w:rFonts w:ascii="Times New Roman" w:hAnsi="Times New Roman" w:cs="Times New Roman"/>
          <w:sz w:val="24"/>
          <w:szCs w:val="24"/>
        </w:rPr>
        <w:t xml:space="preserve">Figure 2.2. The </w:t>
      </w:r>
      <w:r w:rsidR="001159FD">
        <w:rPr>
          <w:rFonts w:ascii="Times New Roman" w:hAnsi="Times New Roman" w:cs="Times New Roman"/>
          <w:sz w:val="24"/>
          <w:szCs w:val="24"/>
        </w:rPr>
        <w:t>seasonal /</w:t>
      </w:r>
      <w:r w:rsidR="007C06F2">
        <w:rPr>
          <w:rFonts w:ascii="Times New Roman" w:hAnsi="Times New Roman" w:cs="Times New Roman"/>
          <w:sz w:val="24"/>
          <w:szCs w:val="24"/>
        </w:rPr>
        <w:t xml:space="preserve"> </w:t>
      </w:r>
      <w:r w:rsidR="001159FD">
        <w:rPr>
          <w:rFonts w:ascii="Times New Roman" w:hAnsi="Times New Roman" w:cs="Times New Roman"/>
          <w:sz w:val="24"/>
          <w:szCs w:val="24"/>
        </w:rPr>
        <w:t>spatial master indices</w:t>
      </w:r>
      <w:r w:rsidRPr="00256DE4">
        <w:rPr>
          <w:rFonts w:ascii="Times New Roman" w:hAnsi="Times New Roman" w:cs="Times New Roman"/>
          <w:sz w:val="24"/>
          <w:szCs w:val="24"/>
        </w:rPr>
        <w:t xml:space="preserve"> derived by </w:t>
      </w:r>
      <w:r w:rsidR="001159FD">
        <w:rPr>
          <w:rFonts w:ascii="Times New Roman" w:hAnsi="Times New Roman" w:cs="Times New Roman"/>
          <w:sz w:val="24"/>
          <w:szCs w:val="24"/>
        </w:rPr>
        <w:t>various methods</w:t>
      </w:r>
      <w:r w:rsidR="00A65128">
        <w:rPr>
          <w:rFonts w:ascii="Times New Roman" w:hAnsi="Times New Roman" w:cs="Times New Roman"/>
          <w:sz w:val="24"/>
          <w:szCs w:val="24"/>
        </w:rPr>
        <w:t xml:space="preserve"> including by generalized linear modelling </w:t>
      </w:r>
      <w:r w:rsidR="009F1CDE">
        <w:rPr>
          <w:rFonts w:ascii="Times New Roman" w:hAnsi="Times New Roman" w:cs="Times New Roman"/>
          <w:sz w:val="24"/>
          <w:szCs w:val="24"/>
        </w:rPr>
        <w:t xml:space="preserve">(GLM, </w:t>
      </w:r>
      <w:r w:rsidR="00524000">
        <w:rPr>
          <w:rFonts w:ascii="Times New Roman" w:hAnsi="Times New Roman" w:cs="Times New Roman"/>
          <w:sz w:val="24"/>
          <w:szCs w:val="24"/>
        </w:rPr>
        <w:t>Carruthers 2018</w:t>
      </w:r>
      <w:r w:rsidR="009F1CDE">
        <w:rPr>
          <w:rFonts w:ascii="Times New Roman" w:hAnsi="Times New Roman" w:cs="Times New Roman"/>
          <w:sz w:val="24"/>
          <w:szCs w:val="24"/>
        </w:rPr>
        <w:t>) and</w:t>
      </w:r>
      <w:r w:rsidR="001159FD">
        <w:rPr>
          <w:rFonts w:ascii="Times New Roman" w:hAnsi="Times New Roman" w:cs="Times New Roman"/>
          <w:sz w:val="24"/>
          <w:szCs w:val="24"/>
        </w:rPr>
        <w:t xml:space="preserve"> ‘Assess-Tag’ </w:t>
      </w:r>
      <w:r w:rsidR="009F1CDE">
        <w:rPr>
          <w:rFonts w:ascii="Times New Roman" w:hAnsi="Times New Roman" w:cs="Times New Roman"/>
          <w:sz w:val="24"/>
          <w:szCs w:val="24"/>
        </w:rPr>
        <w:t xml:space="preserve">described above and in (SCRS/2019/XXX). </w:t>
      </w:r>
      <w:r w:rsidR="007C06F2">
        <w:rPr>
          <w:rFonts w:ascii="Times New Roman" w:hAnsi="Times New Roman" w:cs="Times New Roman"/>
          <w:sz w:val="24"/>
          <w:szCs w:val="24"/>
        </w:rPr>
        <w:t xml:space="preserve">The master index is used as a way to initialize the model and has essentially no other role in model fitting. </w:t>
      </w:r>
      <w:r w:rsidR="009F1CDE">
        <w:rPr>
          <w:rFonts w:ascii="Times New Roman" w:hAnsi="Times New Roman" w:cs="Times New Roman"/>
          <w:sz w:val="24"/>
          <w:szCs w:val="24"/>
        </w:rPr>
        <w:t xml:space="preserve">The default index used in OM conditioning is Assess-Tag described above </w:t>
      </w:r>
      <w:r w:rsidR="001159FD">
        <w:rPr>
          <w:rFonts w:ascii="Times New Roman" w:hAnsi="Times New Roman" w:cs="Times New Roman"/>
          <w:sz w:val="24"/>
          <w:szCs w:val="24"/>
        </w:rPr>
        <w:t>but results have been shown to be invariant to the choice of master index</w:t>
      </w:r>
      <w:r w:rsidR="009F1CDE">
        <w:rPr>
          <w:rFonts w:ascii="Times New Roman" w:hAnsi="Times New Roman" w:cs="Times New Roman"/>
          <w:sz w:val="24"/>
          <w:szCs w:val="24"/>
        </w:rPr>
        <w:t xml:space="preserve"> (SCRS/2019/XXX)</w:t>
      </w:r>
      <w:r w:rsidR="001159FD">
        <w:rPr>
          <w:rFonts w:ascii="Times New Roman" w:hAnsi="Times New Roman" w:cs="Times New Roman"/>
          <w:sz w:val="24"/>
          <w:szCs w:val="24"/>
        </w:rPr>
        <w:t xml:space="preserve">. </w:t>
      </w:r>
      <w:r w:rsidR="009F1CDE">
        <w:rPr>
          <w:rFonts w:ascii="Times New Roman" w:hAnsi="Times New Roman" w:cs="Times New Roman"/>
          <w:sz w:val="24"/>
          <w:szCs w:val="24"/>
        </w:rPr>
        <w:t xml:space="preserve">The magnitude of all points </w:t>
      </w:r>
      <w:proofErr w:type="gramStart"/>
      <w:r w:rsidR="001159FD">
        <w:rPr>
          <w:rFonts w:ascii="Times New Roman" w:hAnsi="Times New Roman" w:cs="Times New Roman"/>
          <w:sz w:val="24"/>
          <w:szCs w:val="24"/>
        </w:rPr>
        <w:t>are</w:t>
      </w:r>
      <w:proofErr w:type="gramEnd"/>
      <w:r w:rsidR="001159FD">
        <w:rPr>
          <w:rFonts w:ascii="Times New Roman" w:hAnsi="Times New Roman" w:cs="Times New Roman"/>
          <w:sz w:val="24"/>
          <w:szCs w:val="24"/>
        </w:rPr>
        <w:t xml:space="preserve"> relative and have an arbitrary mean value </w:t>
      </w:r>
      <w:r w:rsidR="009F1CDE">
        <w:rPr>
          <w:rFonts w:ascii="Times New Roman" w:hAnsi="Times New Roman" w:cs="Times New Roman"/>
          <w:sz w:val="24"/>
          <w:szCs w:val="24"/>
        </w:rPr>
        <w:t>that is the</w:t>
      </w:r>
      <w:r w:rsidR="001159FD">
        <w:rPr>
          <w:rFonts w:ascii="Times New Roman" w:hAnsi="Times New Roman" w:cs="Times New Roman"/>
          <w:sz w:val="24"/>
          <w:szCs w:val="24"/>
        </w:rPr>
        <w:t xml:space="preserve"> green dashed line. </w:t>
      </w:r>
    </w:p>
    <w:p w14:paraId="43EFE0D0" w14:textId="48C1C998" w:rsidR="00234FDF" w:rsidRDefault="00234FDF" w:rsidP="001B61C4">
      <w:pPr>
        <w:jc w:val="both"/>
        <w:rPr>
          <w:rFonts w:ascii="Times New Roman" w:hAnsi="Times New Roman" w:cs="Times New Roman"/>
          <w:sz w:val="24"/>
          <w:szCs w:val="24"/>
        </w:rPr>
      </w:pPr>
    </w:p>
    <w:p w14:paraId="4D5F9559" w14:textId="77777777" w:rsidR="00607459" w:rsidRPr="00256DE4" w:rsidRDefault="00607459" w:rsidP="001B61C4">
      <w:pPr>
        <w:jc w:val="both"/>
        <w:rPr>
          <w:rFonts w:ascii="Times New Roman" w:hAnsi="Times New Roman" w:cs="Times New Roman"/>
          <w:sz w:val="24"/>
          <w:szCs w:val="24"/>
        </w:rPr>
      </w:pPr>
    </w:p>
    <w:p w14:paraId="7E4513FF" w14:textId="77777777" w:rsidR="00CC223C" w:rsidRPr="00256DE4" w:rsidRDefault="00B24664" w:rsidP="001B61C4">
      <w:pPr>
        <w:pStyle w:val="Heading3"/>
        <w:ind w:left="0"/>
        <w:rPr>
          <w:rFonts w:cs="Times New Roman"/>
          <w:szCs w:val="24"/>
        </w:rPr>
      </w:pPr>
      <w:bookmarkStart w:id="424" w:name="_Toc14467616"/>
      <w:r w:rsidRPr="00256DE4">
        <w:rPr>
          <w:rFonts w:cs="Times New Roman"/>
          <w:szCs w:val="24"/>
        </w:rPr>
        <w:t>Assumptions</w:t>
      </w:r>
      <w:bookmarkEnd w:id="424"/>
    </w:p>
    <w:p w14:paraId="3B1D1E97" w14:textId="77777777" w:rsidR="00987C9A" w:rsidRPr="00256DE4" w:rsidRDefault="00987C9A" w:rsidP="001B61C4">
      <w:pPr>
        <w:pStyle w:val="ListParagraph"/>
        <w:ind w:left="0"/>
        <w:jc w:val="both"/>
        <w:rPr>
          <w:rFonts w:ascii="Times New Roman" w:hAnsi="Times New Roman" w:cs="Times New Roman"/>
          <w:i/>
          <w:sz w:val="24"/>
          <w:szCs w:val="24"/>
        </w:rPr>
      </w:pPr>
    </w:p>
    <w:p w14:paraId="48C4D53D" w14:textId="62CB7D7B" w:rsidR="00206292" w:rsidRPr="00256DE4" w:rsidRDefault="00206292" w:rsidP="00206292">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The following are the default assumptions made in the model.  Some of them may be relaxed in the robustness trials.</w:t>
      </w:r>
    </w:p>
    <w:p w14:paraId="7701695E" w14:textId="77777777" w:rsidR="00206292" w:rsidRPr="00256DE4" w:rsidRDefault="00206292" w:rsidP="001B61C4">
      <w:pPr>
        <w:jc w:val="both"/>
        <w:rPr>
          <w:rFonts w:ascii="Times New Roman" w:hAnsi="Times New Roman" w:cs="Times New Roman"/>
          <w:sz w:val="24"/>
          <w:szCs w:val="24"/>
        </w:rPr>
      </w:pPr>
    </w:p>
    <w:p w14:paraId="672B518F" w14:textId="77777777" w:rsidR="00574565" w:rsidRPr="00256DE4" w:rsidRDefault="00574565" w:rsidP="001B61C4">
      <w:pPr>
        <w:jc w:val="both"/>
        <w:rPr>
          <w:rFonts w:ascii="Times New Roman" w:hAnsi="Times New Roman" w:cs="Times New Roman"/>
          <w:sz w:val="24"/>
          <w:szCs w:val="24"/>
        </w:rPr>
      </w:pPr>
      <w:r w:rsidRPr="00256DE4">
        <w:rPr>
          <w:rFonts w:ascii="Times New Roman" w:hAnsi="Times New Roman" w:cs="Times New Roman"/>
          <w:sz w:val="24"/>
          <w:szCs w:val="24"/>
        </w:rPr>
        <w:lastRenderedPageBreak/>
        <w:t>The age-length key is static and not adjusted according to fishing mortality rate and length selectivity of fishing.</w:t>
      </w:r>
    </w:p>
    <w:p w14:paraId="03E4B877" w14:textId="77777777" w:rsidR="00574565" w:rsidRPr="00256DE4" w:rsidRDefault="00574565" w:rsidP="001B61C4">
      <w:pPr>
        <w:jc w:val="both"/>
        <w:rPr>
          <w:rFonts w:ascii="Times New Roman" w:hAnsi="Times New Roman" w:cs="Times New Roman"/>
          <w:sz w:val="24"/>
          <w:szCs w:val="24"/>
        </w:rPr>
      </w:pPr>
    </w:p>
    <w:p w14:paraId="788554B7" w14:textId="21D7F698" w:rsidR="00574565" w:rsidRPr="00256DE4" w:rsidRDefault="00574565" w:rsidP="001B61C4">
      <w:pPr>
        <w:jc w:val="both"/>
        <w:rPr>
          <w:rFonts w:ascii="Times New Roman" w:hAnsi="Times New Roman" w:cs="Times New Roman"/>
          <w:sz w:val="24"/>
          <w:szCs w:val="24"/>
        </w:rPr>
      </w:pPr>
      <w:r w:rsidRPr="00256DE4">
        <w:rPr>
          <w:rFonts w:ascii="Times New Roman" w:hAnsi="Times New Roman" w:cs="Times New Roman"/>
          <w:sz w:val="24"/>
          <w:szCs w:val="24"/>
        </w:rPr>
        <w:t xml:space="preserve">CPUE indices are considered to be proportional to </w:t>
      </w:r>
      <w:r w:rsidR="001159FD">
        <w:rPr>
          <w:rFonts w:ascii="Times New Roman" w:hAnsi="Times New Roman" w:cs="Times New Roman"/>
          <w:sz w:val="24"/>
          <w:szCs w:val="24"/>
        </w:rPr>
        <w:t>vulnerable</w:t>
      </w:r>
      <w:r w:rsidRPr="00256DE4">
        <w:rPr>
          <w:rFonts w:ascii="Times New Roman" w:hAnsi="Times New Roman" w:cs="Times New Roman"/>
          <w:sz w:val="24"/>
          <w:szCs w:val="24"/>
        </w:rPr>
        <w:t xml:space="preserve"> </w:t>
      </w:r>
      <w:r w:rsidR="002609F0">
        <w:rPr>
          <w:rFonts w:ascii="Times New Roman" w:hAnsi="Times New Roman" w:cs="Times New Roman"/>
          <w:sz w:val="24"/>
          <w:szCs w:val="24"/>
        </w:rPr>
        <w:t xml:space="preserve">(i.e. selectivity-weighted) </w:t>
      </w:r>
      <w:r w:rsidRPr="00256DE4">
        <w:rPr>
          <w:rFonts w:ascii="Times New Roman" w:hAnsi="Times New Roman" w:cs="Times New Roman"/>
          <w:sz w:val="24"/>
          <w:szCs w:val="24"/>
        </w:rPr>
        <w:t xml:space="preserve">biomass. </w:t>
      </w:r>
    </w:p>
    <w:p w14:paraId="2E0FE61F" w14:textId="77777777" w:rsidR="00574565" w:rsidRPr="00256DE4" w:rsidRDefault="00574565" w:rsidP="001B61C4">
      <w:pPr>
        <w:jc w:val="both"/>
        <w:rPr>
          <w:rFonts w:ascii="Times New Roman" w:hAnsi="Times New Roman" w:cs="Times New Roman"/>
          <w:sz w:val="24"/>
          <w:szCs w:val="24"/>
        </w:rPr>
      </w:pPr>
    </w:p>
    <w:p w14:paraId="516DBD4A" w14:textId="03A14F15" w:rsidR="00B177FB" w:rsidRDefault="00574565" w:rsidP="00B177FB">
      <w:pPr>
        <w:tabs>
          <w:tab w:val="left" w:pos="426"/>
        </w:tabs>
        <w:jc w:val="both"/>
        <w:rPr>
          <w:rFonts w:ascii="Times New Roman" w:hAnsi="Times New Roman" w:cs="Times New Roman"/>
          <w:sz w:val="24"/>
          <w:szCs w:val="24"/>
        </w:rPr>
      </w:pPr>
      <w:r w:rsidRPr="00256DE4">
        <w:rPr>
          <w:rFonts w:ascii="Times New Roman" w:hAnsi="Times New Roman" w:cs="Times New Roman"/>
          <w:sz w:val="24"/>
          <w:szCs w:val="24"/>
        </w:rPr>
        <w:t xml:space="preserve">Larval indices are assumed to be proportional to spawning stock biomass in the </w:t>
      </w:r>
      <w:r w:rsidR="007C06F2">
        <w:rPr>
          <w:rFonts w:ascii="Times New Roman" w:hAnsi="Times New Roman" w:cs="Times New Roman"/>
          <w:sz w:val="24"/>
          <w:szCs w:val="24"/>
        </w:rPr>
        <w:t>stratum</w:t>
      </w:r>
      <w:r w:rsidR="007C06F2"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in which they were collected </w:t>
      </w:r>
      <w:r w:rsidR="008042E1" w:rsidRPr="00256DE4">
        <w:rPr>
          <w:rFonts w:ascii="Times New Roman" w:hAnsi="Times New Roman" w:cs="Times New Roman"/>
          <w:sz w:val="24"/>
          <w:szCs w:val="24"/>
        </w:rPr>
        <w:t>in contrast</w:t>
      </w:r>
      <w:r w:rsidRPr="00256DE4">
        <w:rPr>
          <w:rFonts w:ascii="Times New Roman" w:hAnsi="Times New Roman" w:cs="Times New Roman"/>
          <w:sz w:val="24"/>
          <w:szCs w:val="24"/>
        </w:rPr>
        <w:t xml:space="preserve"> to stock-wide spawning stock biomass</w:t>
      </w:r>
      <w:r w:rsidR="008042E1" w:rsidRPr="00256DE4">
        <w:rPr>
          <w:rFonts w:ascii="Times New Roman" w:hAnsi="Times New Roman" w:cs="Times New Roman"/>
          <w:sz w:val="24"/>
          <w:szCs w:val="24"/>
        </w:rPr>
        <w:t xml:space="preserve"> (for scenarios where the two are not proportional)</w:t>
      </w:r>
      <w:r w:rsidRPr="00256DE4">
        <w:rPr>
          <w:rFonts w:ascii="Times New Roman" w:hAnsi="Times New Roman" w:cs="Times New Roman"/>
          <w:sz w:val="24"/>
          <w:szCs w:val="24"/>
        </w:rPr>
        <w:t>.</w:t>
      </w:r>
      <w:r w:rsidR="00C5208C">
        <w:rPr>
          <w:rFonts w:ascii="Times New Roman" w:hAnsi="Times New Roman" w:cs="Times New Roman"/>
          <w:sz w:val="24"/>
          <w:szCs w:val="24"/>
        </w:rPr>
        <w:t xml:space="preserve"> </w:t>
      </w:r>
      <w:r w:rsidR="007C06F2">
        <w:rPr>
          <w:rFonts w:ascii="Times New Roman" w:hAnsi="Times New Roman" w:cs="Times New Roman"/>
          <w:sz w:val="24"/>
          <w:szCs w:val="24"/>
        </w:rPr>
        <w:t xml:space="preserve">Non-larval fishery-independent indices </w:t>
      </w:r>
      <w:del w:id="425" w:author="Thomas Carruthers" w:date="2019-09-05T20:57:00Z">
        <w:r w:rsidR="007C06F2" w:rsidDel="00523772">
          <w:rPr>
            <w:rFonts w:ascii="Times New Roman" w:hAnsi="Times New Roman" w:cs="Times New Roman"/>
            <w:sz w:val="24"/>
            <w:szCs w:val="24"/>
          </w:rPr>
          <w:delText>are assumed to be proportional to total biomass in the stratum in which they were collected.</w:delText>
        </w:r>
      </w:del>
      <w:ins w:id="426" w:author="Thomas Carruthers" w:date="2019-09-05T20:57:00Z">
        <w:r w:rsidR="00523772">
          <w:rPr>
            <w:rFonts w:ascii="Times New Roman" w:hAnsi="Times New Roman" w:cs="Times New Roman"/>
            <w:sz w:val="24"/>
            <w:szCs w:val="24"/>
          </w:rPr>
          <w:t xml:space="preserve">may mirror fleet </w:t>
        </w:r>
        <w:proofErr w:type="spellStart"/>
        <w:r w:rsidR="00523772">
          <w:rPr>
            <w:rFonts w:ascii="Times New Roman" w:hAnsi="Times New Roman" w:cs="Times New Roman"/>
            <w:sz w:val="24"/>
            <w:szCs w:val="24"/>
          </w:rPr>
          <w:t>selectivities</w:t>
        </w:r>
        <w:proofErr w:type="spellEnd"/>
        <w:r w:rsidR="00523772">
          <w:rPr>
            <w:rFonts w:ascii="Times New Roman" w:hAnsi="Times New Roman" w:cs="Times New Roman"/>
            <w:sz w:val="24"/>
            <w:szCs w:val="24"/>
          </w:rPr>
          <w:t xml:space="preserve"> or are assumed to be proportional to spawning stock biomass. </w:t>
        </w:r>
      </w:ins>
      <w:del w:id="427" w:author="Thomas Carruthers" w:date="2019-09-05T20:57:00Z">
        <w:r w:rsidR="007C06F2" w:rsidDel="00523772">
          <w:rPr>
            <w:rFonts w:ascii="Times New Roman" w:hAnsi="Times New Roman" w:cs="Times New Roman"/>
            <w:sz w:val="24"/>
            <w:szCs w:val="24"/>
          </w:rPr>
          <w:delText xml:space="preserve"> </w:delText>
        </w:r>
      </w:del>
    </w:p>
    <w:p w14:paraId="76C2C4A9" w14:textId="53FAFFA9" w:rsidR="00B177FB" w:rsidRDefault="00B177FB" w:rsidP="00B177FB">
      <w:pPr>
        <w:tabs>
          <w:tab w:val="left" w:pos="426"/>
        </w:tabs>
        <w:jc w:val="both"/>
        <w:rPr>
          <w:ins w:id="428" w:author="Nicholas Duprey" w:date="2019-08-01T11:26:00Z"/>
          <w:rFonts w:ascii="Times New Roman" w:hAnsi="Times New Roman" w:cs="Times New Roman"/>
          <w:sz w:val="24"/>
          <w:szCs w:val="24"/>
        </w:rPr>
      </w:pPr>
    </w:p>
    <w:p w14:paraId="5F2ECA50" w14:textId="3091E70B" w:rsidR="00515622" w:rsidRDefault="00515622" w:rsidP="00B177FB">
      <w:pPr>
        <w:tabs>
          <w:tab w:val="left" w:pos="426"/>
        </w:tabs>
        <w:jc w:val="both"/>
        <w:rPr>
          <w:ins w:id="429" w:author="Nicholas Duprey" w:date="2019-08-01T11:26:00Z"/>
          <w:rFonts w:ascii="Times New Roman" w:hAnsi="Times New Roman" w:cs="Times New Roman"/>
          <w:sz w:val="24"/>
          <w:szCs w:val="24"/>
        </w:rPr>
      </w:pPr>
      <w:ins w:id="430" w:author="Nicholas Duprey" w:date="2019-08-01T11:27:00Z">
        <w:r>
          <w:rPr>
            <w:rFonts w:ascii="Times New Roman" w:hAnsi="Times New Roman" w:cs="Times New Roman"/>
            <w:sz w:val="24"/>
            <w:szCs w:val="24"/>
          </w:rPr>
          <w:t xml:space="preserve">Fish found in the GOM stratum are </w:t>
        </w:r>
      </w:ins>
      <w:ins w:id="431" w:author="Thomas Carruthers" w:date="2019-09-05T20:58:00Z">
        <w:r w:rsidR="009754E2">
          <w:rPr>
            <w:rFonts w:ascii="Times New Roman" w:hAnsi="Times New Roman" w:cs="Times New Roman"/>
            <w:sz w:val="24"/>
            <w:szCs w:val="24"/>
          </w:rPr>
          <w:t xml:space="preserve">assumed to be </w:t>
        </w:r>
      </w:ins>
      <w:ins w:id="432" w:author="Nicholas Duprey" w:date="2019-08-01T11:27:00Z">
        <w:r>
          <w:rPr>
            <w:rFonts w:ascii="Times New Roman" w:hAnsi="Times New Roman" w:cs="Times New Roman"/>
            <w:sz w:val="24"/>
            <w:szCs w:val="24"/>
          </w:rPr>
          <w:t xml:space="preserve">all Western Stock fish (i.e. </w:t>
        </w:r>
        <w:del w:id="433" w:author="Thomas Carruthers" w:date="2019-09-05T20:58:00Z">
          <w:r w:rsidDel="009754E2">
            <w:rPr>
              <w:rFonts w:ascii="Times New Roman" w:hAnsi="Times New Roman" w:cs="Times New Roman"/>
              <w:sz w:val="24"/>
              <w:szCs w:val="24"/>
            </w:rPr>
            <w:delText>no</w:delText>
          </w:r>
        </w:del>
      </w:ins>
      <w:ins w:id="434" w:author="Thomas Carruthers" w:date="2019-09-05T20:58:00Z">
        <w:r w:rsidR="009754E2">
          <w:rPr>
            <w:rFonts w:ascii="Times New Roman" w:hAnsi="Times New Roman" w:cs="Times New Roman"/>
            <w:sz w:val="24"/>
            <w:szCs w:val="24"/>
          </w:rPr>
          <w:t>the model assumes that close to zero</w:t>
        </w:r>
      </w:ins>
      <w:ins w:id="435" w:author="Nicholas Duprey" w:date="2019-08-01T11:27:00Z">
        <w:r>
          <w:rPr>
            <w:rFonts w:ascii="Times New Roman" w:hAnsi="Times New Roman" w:cs="Times New Roman"/>
            <w:sz w:val="24"/>
            <w:szCs w:val="24"/>
          </w:rPr>
          <w:t xml:space="preserve"> Eastern Stock fish move to the GOM).</w:t>
        </w:r>
      </w:ins>
      <w:ins w:id="436" w:author="Nicholas Duprey" w:date="2019-08-01T11:28:00Z">
        <w:r>
          <w:rPr>
            <w:rFonts w:ascii="Times New Roman" w:hAnsi="Times New Roman" w:cs="Times New Roman"/>
            <w:sz w:val="24"/>
            <w:szCs w:val="24"/>
          </w:rPr>
          <w:t xml:space="preserve"> Fish found the MED stratum are all </w:t>
        </w:r>
      </w:ins>
      <w:ins w:id="437" w:author="Thomas Carruthers" w:date="2019-09-05T20:58:00Z">
        <w:r w:rsidR="009754E2">
          <w:rPr>
            <w:rFonts w:ascii="Times New Roman" w:hAnsi="Times New Roman" w:cs="Times New Roman"/>
            <w:sz w:val="24"/>
            <w:szCs w:val="24"/>
          </w:rPr>
          <w:t xml:space="preserve">assumed to be </w:t>
        </w:r>
      </w:ins>
      <w:ins w:id="438" w:author="Nicholas Duprey" w:date="2019-08-01T11:28:00Z">
        <w:r>
          <w:rPr>
            <w:rFonts w:ascii="Times New Roman" w:hAnsi="Times New Roman" w:cs="Times New Roman"/>
            <w:sz w:val="24"/>
            <w:szCs w:val="24"/>
          </w:rPr>
          <w:t xml:space="preserve">Eastern Stock fish. </w:t>
        </w:r>
      </w:ins>
    </w:p>
    <w:p w14:paraId="68AC07EB" w14:textId="77777777" w:rsidR="00515622" w:rsidRDefault="00515622" w:rsidP="00B177FB">
      <w:pPr>
        <w:tabs>
          <w:tab w:val="left" w:pos="426"/>
        </w:tabs>
        <w:jc w:val="both"/>
        <w:rPr>
          <w:rFonts w:ascii="Times New Roman" w:hAnsi="Times New Roman" w:cs="Times New Roman"/>
          <w:sz w:val="24"/>
          <w:szCs w:val="24"/>
        </w:rPr>
      </w:pPr>
    </w:p>
    <w:p w14:paraId="671E2FD4" w14:textId="219946AC" w:rsidR="00B177FB" w:rsidRDefault="00987C9A" w:rsidP="00B177FB">
      <w:pPr>
        <w:tabs>
          <w:tab w:val="left" w:pos="426"/>
        </w:tabs>
        <w:jc w:val="both"/>
        <w:rPr>
          <w:rFonts w:ascii="Times New Roman" w:hAnsi="Times New Roman" w:cs="Times New Roman"/>
          <w:sz w:val="24"/>
          <w:szCs w:val="24"/>
        </w:rPr>
      </w:pPr>
      <w:r w:rsidRPr="00256DE4">
        <w:rPr>
          <w:rFonts w:ascii="Times New Roman" w:hAnsi="Times New Roman" w:cs="Times New Roman"/>
          <w:sz w:val="24"/>
          <w:szCs w:val="24"/>
        </w:rPr>
        <w:t xml:space="preserve">Table </w:t>
      </w:r>
      <w:r w:rsidR="007D2E3B" w:rsidRPr="00256DE4">
        <w:rPr>
          <w:rFonts w:ascii="Times New Roman" w:hAnsi="Times New Roman" w:cs="Times New Roman"/>
          <w:sz w:val="24"/>
          <w:szCs w:val="24"/>
        </w:rPr>
        <w:t>2.</w:t>
      </w:r>
      <w:r w:rsidR="00F71E66" w:rsidRPr="00256DE4">
        <w:rPr>
          <w:rFonts w:ascii="Times New Roman" w:hAnsi="Times New Roman" w:cs="Times New Roman"/>
          <w:sz w:val="24"/>
          <w:szCs w:val="24"/>
        </w:rPr>
        <w:t>5</w:t>
      </w:r>
      <w:r w:rsidRPr="00256DE4">
        <w:rPr>
          <w:rFonts w:ascii="Times New Roman" w:hAnsi="Times New Roman" w:cs="Times New Roman"/>
          <w:sz w:val="24"/>
          <w:szCs w:val="24"/>
        </w:rPr>
        <w:t xml:space="preserve">. </w:t>
      </w:r>
      <w:commentRangeStart w:id="439"/>
      <w:r w:rsidR="00AB1FCC" w:rsidRPr="00256DE4">
        <w:rPr>
          <w:rFonts w:ascii="Times New Roman" w:hAnsi="Times New Roman" w:cs="Times New Roman"/>
          <w:sz w:val="24"/>
          <w:szCs w:val="24"/>
        </w:rPr>
        <w:t>O</w:t>
      </w:r>
      <w:r w:rsidRPr="00256DE4">
        <w:rPr>
          <w:rFonts w:ascii="Times New Roman" w:hAnsi="Times New Roman" w:cs="Times New Roman"/>
          <w:sz w:val="24"/>
          <w:szCs w:val="24"/>
        </w:rPr>
        <w:t xml:space="preserve">verview </w:t>
      </w:r>
      <w:commentRangeEnd w:id="439"/>
      <w:r w:rsidR="00AF007C" w:rsidRPr="00256DE4">
        <w:rPr>
          <w:rStyle w:val="CommentReference"/>
          <w:rFonts w:ascii="Times New Roman" w:hAnsi="Times New Roman" w:cs="Times New Roman"/>
          <w:sz w:val="24"/>
          <w:szCs w:val="24"/>
        </w:rPr>
        <w:commentReference w:id="439"/>
      </w:r>
      <w:r w:rsidRPr="00256DE4">
        <w:rPr>
          <w:rFonts w:ascii="Times New Roman" w:hAnsi="Times New Roman" w:cs="Times New Roman"/>
          <w:sz w:val="24"/>
          <w:szCs w:val="24"/>
        </w:rPr>
        <w:t xml:space="preserve">of data that may </w:t>
      </w:r>
      <w:r w:rsidR="007C06F2">
        <w:rPr>
          <w:rFonts w:ascii="Times New Roman" w:hAnsi="Times New Roman" w:cs="Times New Roman"/>
          <w:sz w:val="24"/>
          <w:szCs w:val="24"/>
        </w:rPr>
        <w:t xml:space="preserve">(includes all available years, not just those used in conditioning) </w:t>
      </w:r>
      <w:r w:rsidRPr="00256DE4">
        <w:rPr>
          <w:rFonts w:ascii="Times New Roman" w:hAnsi="Times New Roman" w:cs="Times New Roman"/>
          <w:sz w:val="24"/>
          <w:szCs w:val="24"/>
        </w:rPr>
        <w:t>be used to inform operating models for Atlantic bluefin tuna</w:t>
      </w:r>
      <w:r w:rsidR="00CE54F4" w:rsidRPr="00256DE4">
        <w:rPr>
          <w:rFonts w:ascii="Times New Roman" w:hAnsi="Times New Roman" w:cs="Times New Roman"/>
          <w:sz w:val="24"/>
          <w:szCs w:val="24"/>
        </w:rPr>
        <w:t xml:space="preserve"> (available online </w:t>
      </w:r>
      <w:hyperlink r:id="rId23" w:history="1">
        <w:r w:rsidR="00CE54F4" w:rsidRPr="00256DE4">
          <w:rPr>
            <w:rStyle w:val="Hyperlink"/>
            <w:rFonts w:ascii="Times New Roman" w:hAnsi="Times New Roman" w:cs="Times New Roman"/>
            <w:sz w:val="24"/>
            <w:szCs w:val="24"/>
            <w:u w:val="none"/>
          </w:rPr>
          <w:t>here</w:t>
        </w:r>
      </w:hyperlink>
      <w:r w:rsidR="00CE54F4" w:rsidRPr="00256DE4">
        <w:rPr>
          <w:rFonts w:ascii="Times New Roman" w:hAnsi="Times New Roman" w:cs="Times New Roman"/>
          <w:sz w:val="24"/>
          <w:szCs w:val="24"/>
        </w:rPr>
        <w:t>)</w:t>
      </w:r>
      <w:r w:rsidRPr="00256DE4">
        <w:rPr>
          <w:rFonts w:ascii="Times New Roman" w:hAnsi="Times New Roman" w:cs="Times New Roman"/>
          <w:sz w:val="24"/>
          <w:szCs w:val="24"/>
        </w:rPr>
        <w:t xml:space="preserve">. Cells shaded green reflect sources for which data </w:t>
      </w:r>
      <w:r w:rsidR="00AB1FCC" w:rsidRPr="00256DE4">
        <w:rPr>
          <w:rFonts w:ascii="Times New Roman" w:hAnsi="Times New Roman" w:cs="Times New Roman"/>
          <w:sz w:val="24"/>
          <w:szCs w:val="24"/>
        </w:rPr>
        <w:t>are</w:t>
      </w:r>
      <w:r w:rsidRPr="00256DE4">
        <w:rPr>
          <w:rFonts w:ascii="Times New Roman" w:hAnsi="Times New Roman" w:cs="Times New Roman"/>
          <w:sz w:val="24"/>
          <w:szCs w:val="24"/>
        </w:rPr>
        <w:t xml:space="preserve"> available (‘Collab’</w:t>
      </w:r>
      <w:r w:rsidR="00AB1FCC" w:rsidRPr="00256DE4">
        <w:rPr>
          <w:rFonts w:ascii="Times New Roman" w:hAnsi="Times New Roman" w:cs="Times New Roman"/>
          <w:sz w:val="24"/>
          <w:szCs w:val="24"/>
        </w:rPr>
        <w:t>,</w:t>
      </w:r>
      <w:r w:rsidR="00BE0069"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the </w:t>
      </w:r>
      <w:r w:rsidR="006D44FE" w:rsidRPr="00256DE4">
        <w:rPr>
          <w:rFonts w:ascii="Times New Roman" w:hAnsi="Times New Roman" w:cs="Times New Roman"/>
          <w:sz w:val="24"/>
          <w:szCs w:val="24"/>
        </w:rPr>
        <w:t>Tech</w:t>
      </w:r>
      <w:r w:rsidR="00BE0069" w:rsidRPr="00256DE4">
        <w:rPr>
          <w:rFonts w:ascii="Times New Roman" w:hAnsi="Times New Roman" w:cs="Times New Roman"/>
          <w:sz w:val="24"/>
          <w:szCs w:val="24"/>
        </w:rPr>
        <w:t>n</w:t>
      </w:r>
      <w:r w:rsidR="006D44FE" w:rsidRPr="00256DE4">
        <w:rPr>
          <w:rFonts w:ascii="Times New Roman" w:hAnsi="Times New Roman" w:cs="Times New Roman"/>
          <w:sz w:val="24"/>
          <w:szCs w:val="24"/>
        </w:rPr>
        <w:t>ical Team TT,</w:t>
      </w:r>
      <w:r w:rsidRPr="00256DE4">
        <w:rPr>
          <w:rFonts w:ascii="Times New Roman" w:hAnsi="Times New Roman" w:cs="Times New Roman"/>
          <w:sz w:val="24"/>
          <w:szCs w:val="24"/>
        </w:rPr>
        <w:t xml:space="preserve"> </w:t>
      </w:r>
      <w:r w:rsidR="00AB1FCC" w:rsidRPr="00256DE4">
        <w:rPr>
          <w:rFonts w:ascii="Times New Roman" w:hAnsi="Times New Roman" w:cs="Times New Roman"/>
          <w:sz w:val="24"/>
          <w:szCs w:val="24"/>
        </w:rPr>
        <w:t xml:space="preserve">or </w:t>
      </w:r>
      <w:r w:rsidRPr="00256DE4">
        <w:rPr>
          <w:rFonts w:ascii="Times New Roman" w:hAnsi="Times New Roman" w:cs="Times New Roman"/>
          <w:sz w:val="24"/>
          <w:szCs w:val="24"/>
        </w:rPr>
        <w:t>the ICCAT secretariat) and whether data that are available have also been used in conditioning preliminary operating models (‘used in OM?’</w:t>
      </w:r>
      <w:r w:rsidR="00CE54F4" w:rsidRPr="00256DE4">
        <w:rPr>
          <w:rFonts w:ascii="Times New Roman" w:hAnsi="Times New Roman" w:cs="Times New Roman"/>
          <w:sz w:val="24"/>
          <w:szCs w:val="24"/>
        </w:rPr>
        <w:t>)</w:t>
      </w:r>
      <w:r w:rsidR="00BE0069" w:rsidRPr="00256DE4">
        <w:rPr>
          <w:rFonts w:ascii="Times New Roman" w:hAnsi="Times New Roman" w:cs="Times New Roman"/>
          <w:sz w:val="24"/>
          <w:szCs w:val="24"/>
        </w:rPr>
        <w:t>.</w:t>
      </w:r>
      <w:ins w:id="440" w:author="Thomas Carruthers" w:date="2019-09-05T21:28:00Z">
        <w:r w:rsidR="00D31ECB">
          <w:rPr>
            <w:rFonts w:ascii="Times New Roman" w:hAnsi="Times New Roman" w:cs="Times New Roman"/>
            <w:sz w:val="24"/>
            <w:szCs w:val="24"/>
          </w:rPr>
          <w:t xml:space="preserve"> Conventional tags are used only in defining the stock specific areas of the GOM and Mediterranean. </w:t>
        </w:r>
      </w:ins>
    </w:p>
    <w:p w14:paraId="3372B8AB" w14:textId="40FD35A8" w:rsidR="00B177FB" w:rsidRDefault="007C06F2" w:rsidP="00B177FB">
      <w:pPr>
        <w:tabs>
          <w:tab w:val="left" w:pos="426"/>
        </w:tabs>
        <w:jc w:val="both"/>
        <w:rPr>
          <w:rFonts w:ascii="Times New Roman" w:hAnsi="Times New Roman" w:cs="Times New Roman"/>
          <w:sz w:val="24"/>
          <w:szCs w:val="24"/>
        </w:rPr>
      </w:pPr>
      <w:r w:rsidRPr="007C06F2">
        <w:rPr>
          <w:noProof/>
          <w:lang w:val="en-CA" w:eastAsia="en-CA"/>
        </w:rPr>
        <w:drawing>
          <wp:inline distT="0" distB="0" distL="0" distR="0" wp14:anchorId="7BDCA205" wp14:editId="054102C2">
            <wp:extent cx="5904230" cy="4260215"/>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4230" cy="4260215"/>
                    </a:xfrm>
                    <a:prstGeom prst="rect">
                      <a:avLst/>
                    </a:prstGeom>
                  </pic:spPr>
                </pic:pic>
              </a:graphicData>
            </a:graphic>
          </wp:inline>
        </w:drawing>
      </w:r>
    </w:p>
    <w:p w14:paraId="2ADFF0F4" w14:textId="2EE23938" w:rsidR="00B177FB" w:rsidRDefault="00B177FB" w:rsidP="00CE54F4">
      <w:pPr>
        <w:keepNext/>
        <w:keepLines/>
        <w:widowControl w:val="0"/>
        <w:rPr>
          <w:rFonts w:ascii="Times New Roman" w:hAnsi="Times New Roman" w:cs="Times New Roman"/>
          <w:sz w:val="24"/>
          <w:szCs w:val="24"/>
        </w:rPr>
      </w:pPr>
    </w:p>
    <w:p w14:paraId="742BDE50" w14:textId="77777777" w:rsidR="00B177FB" w:rsidRPr="00256DE4" w:rsidRDefault="00B177FB" w:rsidP="00B177FB">
      <w:pPr>
        <w:keepNext/>
        <w:keepLines/>
        <w:spacing w:after="120"/>
        <w:jc w:val="both"/>
        <w:rPr>
          <w:rFonts w:ascii="Times New Roman" w:hAnsi="Times New Roman" w:cs="Times New Roman"/>
          <w:sz w:val="24"/>
          <w:szCs w:val="24"/>
        </w:rPr>
      </w:pPr>
      <w:r w:rsidRPr="00256DE4">
        <w:rPr>
          <w:rFonts w:ascii="Times New Roman" w:hAnsi="Times New Roman" w:cs="Times New Roman"/>
          <w:sz w:val="24"/>
          <w:szCs w:val="24"/>
        </w:rPr>
        <w:t xml:space="preserve">Table 2.5 continued. </w:t>
      </w:r>
    </w:p>
    <w:p w14:paraId="51FC8F2F" w14:textId="14645D64" w:rsidR="00B177FB" w:rsidRDefault="00B177FB" w:rsidP="00B177FB">
      <w:pPr>
        <w:keepNext/>
        <w:keepLines/>
        <w:spacing w:after="120"/>
        <w:jc w:val="both"/>
        <w:rPr>
          <w:ins w:id="441" w:author="Thomas Carruthers" w:date="2019-09-05T21:21:00Z"/>
          <w:rFonts w:ascii="Times New Roman" w:hAnsi="Times New Roman" w:cs="Times New Roman"/>
          <w:noProof/>
          <w:sz w:val="24"/>
          <w:szCs w:val="24"/>
          <w:lang w:val="en-CA" w:eastAsia="en-CA"/>
        </w:rPr>
      </w:pPr>
      <w:r w:rsidRPr="00256DE4">
        <w:rPr>
          <w:rFonts w:ascii="Times New Roman" w:hAnsi="Times New Roman" w:cs="Times New Roman"/>
          <w:noProof/>
          <w:sz w:val="24"/>
          <w:szCs w:val="24"/>
          <w:lang w:val="en-CA" w:eastAsia="en-CA"/>
        </w:rPr>
        <w:drawing>
          <wp:inline distT="0" distB="0" distL="0" distR="0" wp14:anchorId="6BC1F66F" wp14:editId="18A75E23">
            <wp:extent cx="5859780" cy="3129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7239" cy="327809"/>
                    </a:xfrm>
                    <a:prstGeom prst="rect">
                      <a:avLst/>
                    </a:prstGeom>
                  </pic:spPr>
                </pic:pic>
              </a:graphicData>
            </a:graphic>
          </wp:inline>
        </w:drawing>
      </w:r>
    </w:p>
    <w:p w14:paraId="695F768E" w14:textId="4B4FB41B" w:rsidR="00DC464D" w:rsidRPr="00256DE4" w:rsidRDefault="00DC464D" w:rsidP="00B177FB">
      <w:pPr>
        <w:keepNext/>
        <w:keepLines/>
        <w:spacing w:after="120"/>
        <w:jc w:val="both"/>
        <w:rPr>
          <w:rFonts w:ascii="Times New Roman" w:hAnsi="Times New Roman" w:cs="Times New Roman"/>
          <w:noProof/>
          <w:sz w:val="24"/>
          <w:szCs w:val="24"/>
          <w:lang w:val="en-CA" w:eastAsia="en-CA"/>
        </w:rPr>
      </w:pPr>
      <w:ins w:id="442" w:author="Thomas Carruthers" w:date="2019-09-05T21:23:00Z">
        <w:r w:rsidRPr="00DC464D">
          <w:drawing>
            <wp:inline distT="0" distB="0" distL="0" distR="0" wp14:anchorId="4BBD40F5" wp14:editId="447D8C7C">
              <wp:extent cx="5859780" cy="253663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6367" cy="2548142"/>
                      </a:xfrm>
                      <a:prstGeom prst="rect">
                        <a:avLst/>
                      </a:prstGeom>
                    </pic:spPr>
                  </pic:pic>
                </a:graphicData>
              </a:graphic>
            </wp:inline>
          </w:drawing>
        </w:r>
      </w:ins>
    </w:p>
    <w:p w14:paraId="57BECC5C" w14:textId="6CA6B24F" w:rsidR="00AB1FCC" w:rsidRDefault="000E58A8" w:rsidP="00CE54F4">
      <w:pPr>
        <w:keepNext/>
        <w:keepLines/>
        <w:widowControl w:val="0"/>
        <w:rPr>
          <w:rFonts w:ascii="Times New Roman" w:hAnsi="Times New Roman" w:cs="Times New Roman"/>
          <w:sz w:val="24"/>
          <w:szCs w:val="24"/>
        </w:rPr>
      </w:pPr>
      <w:r w:rsidRPr="000E58A8">
        <w:rPr>
          <w:noProof/>
          <w:lang w:val="en-CA" w:eastAsia="en-CA"/>
        </w:rPr>
        <w:drawing>
          <wp:inline distT="0" distB="0" distL="0" distR="0" wp14:anchorId="45CAECE8" wp14:editId="3B5121DA">
            <wp:extent cx="5892423" cy="19388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4" t="36828" r="-934" b="33113"/>
                    <a:stretch/>
                  </pic:blipFill>
                  <pic:spPr bwMode="auto">
                    <a:xfrm>
                      <a:off x="0" y="0"/>
                      <a:ext cx="5894026" cy="1939395"/>
                    </a:xfrm>
                    <a:prstGeom prst="rect">
                      <a:avLst/>
                    </a:prstGeom>
                    <a:ln>
                      <a:noFill/>
                    </a:ln>
                    <a:extLst>
                      <a:ext uri="{53640926-AAD7-44D8-BBD7-CCE9431645EC}">
                        <a14:shadowObscured xmlns:a14="http://schemas.microsoft.com/office/drawing/2010/main"/>
                      </a:ext>
                    </a:extLst>
                  </pic:spPr>
                </pic:pic>
              </a:graphicData>
            </a:graphic>
          </wp:inline>
        </w:drawing>
      </w:r>
    </w:p>
    <w:p w14:paraId="0659F42E" w14:textId="44A76514" w:rsidR="000E58A8" w:rsidRDefault="00866F57" w:rsidP="00CE54F4">
      <w:pPr>
        <w:keepNext/>
        <w:keepLines/>
        <w:widowControl w:val="0"/>
        <w:rPr>
          <w:rFonts w:ascii="Times New Roman" w:hAnsi="Times New Roman" w:cs="Times New Roman"/>
          <w:sz w:val="24"/>
          <w:szCs w:val="24"/>
        </w:rPr>
      </w:pPr>
      <w:ins w:id="443" w:author="Thomas Carruthers" w:date="2019-09-05T21:27:00Z">
        <w:r w:rsidRPr="00866F57">
          <w:drawing>
            <wp:inline distT="0" distB="0" distL="0" distR="0" wp14:anchorId="64DD8F93" wp14:editId="6A5AF178">
              <wp:extent cx="5859780" cy="266636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9780" cy="2666365"/>
                      </a:xfrm>
                      <a:prstGeom prst="rect">
                        <a:avLst/>
                      </a:prstGeom>
                    </pic:spPr>
                  </pic:pic>
                </a:graphicData>
              </a:graphic>
            </wp:inline>
          </w:drawing>
        </w:r>
      </w:ins>
    </w:p>
    <w:p w14:paraId="44DF145D" w14:textId="6232F34A" w:rsidR="000E58A8" w:rsidRDefault="000E58A8" w:rsidP="00CE54F4">
      <w:pPr>
        <w:keepNext/>
        <w:keepLines/>
        <w:widowControl w:val="0"/>
        <w:rPr>
          <w:rFonts w:ascii="Times New Roman" w:hAnsi="Times New Roman" w:cs="Times New Roman"/>
          <w:sz w:val="24"/>
          <w:szCs w:val="24"/>
        </w:rPr>
      </w:pPr>
    </w:p>
    <w:p w14:paraId="57AC46B5" w14:textId="77777777" w:rsidR="000E58A8" w:rsidRPr="00256DE4" w:rsidRDefault="000E58A8" w:rsidP="00CE54F4">
      <w:pPr>
        <w:keepNext/>
        <w:keepLines/>
        <w:widowControl w:val="0"/>
        <w:rPr>
          <w:rFonts w:ascii="Times New Roman" w:hAnsi="Times New Roman" w:cs="Times New Roman"/>
          <w:sz w:val="24"/>
          <w:szCs w:val="24"/>
        </w:rPr>
      </w:pPr>
    </w:p>
    <w:p w14:paraId="207F1E5A" w14:textId="1038E920" w:rsidR="0040414E" w:rsidRPr="00256DE4" w:rsidRDefault="0040414E" w:rsidP="008B446F">
      <w:pPr>
        <w:keepNext/>
        <w:keepLines/>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lastRenderedPageBreak/>
        <w:t>Table 2.</w:t>
      </w:r>
      <w:r w:rsidR="008468AE" w:rsidRPr="00256DE4">
        <w:rPr>
          <w:rFonts w:ascii="Times New Roman" w:hAnsi="Times New Roman" w:cs="Times New Roman"/>
          <w:sz w:val="24"/>
          <w:szCs w:val="24"/>
          <w:lang w:val="en-CA"/>
        </w:rPr>
        <w:t>6</w:t>
      </w:r>
      <w:r w:rsidR="008468AE">
        <w:rPr>
          <w:rFonts w:ascii="Times New Roman" w:hAnsi="Times New Roman" w:cs="Times New Roman"/>
          <w:sz w:val="24"/>
          <w:szCs w:val="24"/>
          <w:lang w:val="en-CA"/>
        </w:rPr>
        <w:t>A</w:t>
      </w:r>
      <w:r w:rsidRPr="00256DE4">
        <w:rPr>
          <w:rFonts w:ascii="Times New Roman" w:hAnsi="Times New Roman" w:cs="Times New Roman"/>
          <w:sz w:val="24"/>
          <w:szCs w:val="24"/>
          <w:lang w:val="en-CA"/>
        </w:rPr>
        <w:t xml:space="preserve">. </w:t>
      </w:r>
      <w:r w:rsidR="000E58A8" w:rsidRPr="000E58A8">
        <w:rPr>
          <w:rFonts w:ascii="Times New Roman" w:hAnsi="Times New Roman" w:cs="Times New Roman"/>
          <w:sz w:val="24"/>
          <w:szCs w:val="24"/>
          <w:lang w:val="en-CA"/>
        </w:rPr>
        <w:t xml:space="preserve">Summary of the observed assignment scores from otolith microchemistry and genetics datasets (labelled ‘Probability Eastern Origin’ from dataset ‘Joint East West Mixing Data 15042019.csv’). Each point in those datasets consists of an observed assignment score, i.e. the assigned probability (between 0% and 100%) of that point being of Eastern origin. The table summarises (median, 5th and 95th percentiles) the observed assignment scores in each </w:t>
      </w:r>
      <w:r w:rsidR="000E58A8">
        <w:rPr>
          <w:rFonts w:ascii="Times New Roman" w:hAnsi="Times New Roman" w:cs="Times New Roman"/>
          <w:sz w:val="24"/>
          <w:szCs w:val="24"/>
          <w:lang w:val="en-CA"/>
        </w:rPr>
        <w:t xml:space="preserve">spatial </w:t>
      </w:r>
      <w:proofErr w:type="gramStart"/>
      <w:r w:rsidR="000E58A8">
        <w:rPr>
          <w:rFonts w:ascii="Times New Roman" w:hAnsi="Times New Roman" w:cs="Times New Roman"/>
          <w:sz w:val="24"/>
          <w:szCs w:val="24"/>
          <w:lang w:val="en-CA"/>
        </w:rPr>
        <w:t>strata</w:t>
      </w:r>
      <w:proofErr w:type="gramEnd"/>
      <w:r w:rsidR="000E58A8" w:rsidRPr="000E58A8">
        <w:rPr>
          <w:rFonts w:ascii="Times New Roman" w:hAnsi="Times New Roman" w:cs="Times New Roman"/>
          <w:sz w:val="24"/>
          <w:szCs w:val="24"/>
          <w:lang w:val="en-CA"/>
        </w:rPr>
        <w:t>. A mixture model is applied to these data (SCR</w:t>
      </w:r>
      <w:r w:rsidR="000E58A8">
        <w:rPr>
          <w:rFonts w:ascii="Times New Roman" w:hAnsi="Times New Roman" w:cs="Times New Roman"/>
          <w:sz w:val="24"/>
          <w:szCs w:val="24"/>
          <w:lang w:val="en-CA"/>
        </w:rPr>
        <w:t>/</w:t>
      </w:r>
      <w:r w:rsidR="000E58A8" w:rsidRPr="000E58A8">
        <w:rPr>
          <w:rFonts w:ascii="Times New Roman" w:hAnsi="Times New Roman" w:cs="Times New Roman"/>
          <w:sz w:val="24"/>
          <w:szCs w:val="24"/>
          <w:lang w:val="en-CA"/>
        </w:rPr>
        <w:t>2018/</w:t>
      </w:r>
      <w:r w:rsidR="000E58A8">
        <w:rPr>
          <w:rFonts w:ascii="Times New Roman" w:hAnsi="Times New Roman" w:cs="Times New Roman"/>
          <w:sz w:val="24"/>
          <w:szCs w:val="24"/>
          <w:lang w:val="en-CA"/>
        </w:rPr>
        <w:t>133</w:t>
      </w:r>
      <w:r w:rsidR="000E58A8" w:rsidRPr="000E58A8">
        <w:rPr>
          <w:rFonts w:ascii="Times New Roman" w:hAnsi="Times New Roman" w:cs="Times New Roman"/>
          <w:sz w:val="24"/>
          <w:szCs w:val="24"/>
          <w:lang w:val="en-CA"/>
        </w:rPr>
        <w:t xml:space="preserve">) to generate stock-of-origin “pseudo-observations” that are used in the conditioning of the operating </w:t>
      </w:r>
      <w:proofErr w:type="gramStart"/>
      <w:r w:rsidR="000E58A8" w:rsidRPr="000E58A8">
        <w:rPr>
          <w:rFonts w:ascii="Times New Roman" w:hAnsi="Times New Roman" w:cs="Times New Roman"/>
          <w:sz w:val="24"/>
          <w:szCs w:val="24"/>
          <w:lang w:val="en-CA"/>
        </w:rPr>
        <w:t>models.</w:t>
      </w:r>
      <w:r w:rsidR="00C832D2">
        <w:rPr>
          <w:rFonts w:ascii="Times New Roman" w:hAnsi="Times New Roman" w:cs="Times New Roman"/>
          <w:sz w:val="24"/>
          <w:szCs w:val="24"/>
          <w:lang w:val="en-CA"/>
        </w:rPr>
        <w:t>.</w:t>
      </w:r>
      <w:proofErr w:type="gramEnd"/>
      <w:r w:rsidR="00C832D2">
        <w:rPr>
          <w:rFonts w:ascii="Times New Roman" w:hAnsi="Times New Roman" w:cs="Times New Roman"/>
          <w:sz w:val="24"/>
          <w:szCs w:val="24"/>
          <w:lang w:val="en-CA"/>
        </w:rPr>
        <w:t xml:space="preserve"> </w:t>
      </w:r>
    </w:p>
    <w:p w14:paraId="47BC2BFA" w14:textId="4D70B9C1" w:rsidR="0040414E" w:rsidRPr="00256DE4" w:rsidRDefault="00C832D2" w:rsidP="008B446F">
      <w:pPr>
        <w:keepNext/>
        <w:keepLines/>
        <w:jc w:val="both"/>
        <w:rPr>
          <w:rFonts w:ascii="Times New Roman" w:hAnsi="Times New Roman" w:cs="Times New Roman"/>
          <w:sz w:val="24"/>
          <w:szCs w:val="24"/>
          <w:lang w:val="en-CA"/>
        </w:rPr>
      </w:pPr>
      <w:r w:rsidRPr="00C832D2">
        <w:rPr>
          <w:noProof/>
          <w:lang w:val="en-CA" w:eastAsia="en-CA"/>
        </w:rPr>
        <w:drawing>
          <wp:inline distT="0" distB="0" distL="0" distR="0" wp14:anchorId="677A2683" wp14:editId="2B3D6E41">
            <wp:extent cx="4516582" cy="1498684"/>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4389" cy="1501274"/>
                    </a:xfrm>
                    <a:prstGeom prst="rect">
                      <a:avLst/>
                    </a:prstGeom>
                    <a:noFill/>
                    <a:ln>
                      <a:noFill/>
                    </a:ln>
                  </pic:spPr>
                </pic:pic>
              </a:graphicData>
            </a:graphic>
          </wp:inline>
        </w:drawing>
      </w:r>
    </w:p>
    <w:p w14:paraId="18EFE206" w14:textId="77777777" w:rsidR="0040414E" w:rsidRPr="00256DE4" w:rsidRDefault="0040414E" w:rsidP="008B446F">
      <w:pPr>
        <w:keepNext/>
        <w:keepLines/>
        <w:jc w:val="both"/>
        <w:rPr>
          <w:rFonts w:ascii="Times New Roman" w:hAnsi="Times New Roman" w:cs="Times New Roman"/>
          <w:sz w:val="24"/>
          <w:szCs w:val="24"/>
          <w:lang w:val="en-CA"/>
        </w:rPr>
      </w:pPr>
    </w:p>
    <w:p w14:paraId="442F3577" w14:textId="1FC65F3C" w:rsidR="0040414E" w:rsidRPr="00256DE4" w:rsidRDefault="0040414E" w:rsidP="0040414E">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Table 2.</w:t>
      </w:r>
      <w:r w:rsidR="00F71E66" w:rsidRPr="00256DE4">
        <w:rPr>
          <w:rFonts w:ascii="Times New Roman" w:hAnsi="Times New Roman" w:cs="Times New Roman"/>
          <w:sz w:val="24"/>
          <w:szCs w:val="24"/>
          <w:lang w:val="en-CA"/>
        </w:rPr>
        <w:t>6</w:t>
      </w:r>
      <w:r w:rsidR="008468AE">
        <w:rPr>
          <w:rFonts w:ascii="Times New Roman" w:hAnsi="Times New Roman" w:cs="Times New Roman"/>
          <w:sz w:val="24"/>
          <w:szCs w:val="24"/>
          <w:lang w:val="en-CA"/>
        </w:rPr>
        <w:t>B</w:t>
      </w:r>
      <w:r w:rsidRPr="00256DE4">
        <w:rPr>
          <w:rFonts w:ascii="Times New Roman" w:hAnsi="Times New Roman" w:cs="Times New Roman"/>
          <w:sz w:val="24"/>
          <w:szCs w:val="24"/>
          <w:lang w:val="en-CA"/>
        </w:rPr>
        <w:t xml:space="preserve">. The </w:t>
      </w:r>
      <w:r w:rsidR="00936A35" w:rsidRPr="00256DE4">
        <w:rPr>
          <w:rFonts w:ascii="Times New Roman" w:hAnsi="Times New Roman" w:cs="Times New Roman"/>
          <w:sz w:val="24"/>
          <w:szCs w:val="24"/>
          <w:lang w:val="en-CA"/>
        </w:rPr>
        <w:t xml:space="preserve">sample size </w:t>
      </w:r>
      <w:r w:rsidRPr="00256DE4">
        <w:rPr>
          <w:rFonts w:ascii="Times New Roman" w:hAnsi="Times New Roman" w:cs="Times New Roman"/>
          <w:sz w:val="24"/>
          <w:szCs w:val="24"/>
          <w:lang w:val="en-CA"/>
        </w:rPr>
        <w:t xml:space="preserve">of </w:t>
      </w:r>
      <w:r w:rsidR="00936A35" w:rsidRPr="00256DE4">
        <w:rPr>
          <w:rFonts w:ascii="Times New Roman" w:hAnsi="Times New Roman" w:cs="Times New Roman"/>
          <w:sz w:val="24"/>
          <w:szCs w:val="24"/>
          <w:lang w:val="en-CA"/>
        </w:rPr>
        <w:t xml:space="preserve">stock of origin </w:t>
      </w:r>
      <w:r w:rsidRPr="00256DE4">
        <w:rPr>
          <w:rFonts w:ascii="Times New Roman" w:hAnsi="Times New Roman" w:cs="Times New Roman"/>
          <w:sz w:val="24"/>
          <w:szCs w:val="24"/>
          <w:lang w:val="en-CA"/>
        </w:rPr>
        <w:t xml:space="preserve">data by type </w:t>
      </w:r>
      <w:r w:rsidR="005076C9" w:rsidRPr="00256DE4">
        <w:rPr>
          <w:rFonts w:ascii="Times New Roman" w:hAnsi="Times New Roman" w:cs="Times New Roman"/>
          <w:sz w:val="24"/>
          <w:szCs w:val="24"/>
          <w:lang w:val="en-CA"/>
        </w:rPr>
        <w:t xml:space="preserve">(otolith micro-chemistry and genetics) </w:t>
      </w:r>
      <w:r w:rsidRPr="00256DE4">
        <w:rPr>
          <w:rFonts w:ascii="Times New Roman" w:hAnsi="Times New Roman" w:cs="Times New Roman"/>
          <w:sz w:val="24"/>
          <w:szCs w:val="24"/>
          <w:lang w:val="en-CA"/>
        </w:rPr>
        <w:t>and</w:t>
      </w:r>
      <w:r w:rsidR="00302CFC" w:rsidRPr="00256DE4">
        <w:rPr>
          <w:rFonts w:ascii="Times New Roman" w:hAnsi="Times New Roman" w:cs="Times New Roman"/>
          <w:sz w:val="24"/>
          <w:szCs w:val="24"/>
          <w:lang w:val="en-CA"/>
        </w:rPr>
        <w:t xml:space="preserve"> the 7</w:t>
      </w:r>
      <w:r w:rsidRPr="00256DE4">
        <w:rPr>
          <w:rFonts w:ascii="Times New Roman" w:hAnsi="Times New Roman" w:cs="Times New Roman"/>
          <w:sz w:val="24"/>
          <w:szCs w:val="24"/>
          <w:lang w:val="en-CA"/>
        </w:rPr>
        <w:t xml:space="preserve"> </w:t>
      </w:r>
      <w:r w:rsidR="000E58A8">
        <w:rPr>
          <w:rFonts w:ascii="Times New Roman" w:hAnsi="Times New Roman" w:cs="Times New Roman"/>
          <w:sz w:val="24"/>
          <w:szCs w:val="24"/>
          <w:lang w:val="en-CA"/>
        </w:rPr>
        <w:t>spatial strata</w:t>
      </w:r>
      <w:r w:rsidR="00936A35" w:rsidRPr="00256DE4">
        <w:rPr>
          <w:rFonts w:ascii="Times New Roman" w:hAnsi="Times New Roman" w:cs="Times New Roman"/>
          <w:sz w:val="24"/>
          <w:szCs w:val="24"/>
          <w:lang w:val="en-CA"/>
        </w:rPr>
        <w:t>.</w:t>
      </w:r>
      <w:ins w:id="444" w:author="Thomas Carruthers" w:date="2019-09-05T21:29:00Z">
        <w:r w:rsidR="00D31ECB">
          <w:rPr>
            <w:rFonts w:ascii="Times New Roman" w:hAnsi="Times New Roman" w:cs="Times New Roman"/>
            <w:sz w:val="24"/>
            <w:szCs w:val="24"/>
            <w:lang w:val="en-CA"/>
          </w:rPr>
          <w:t xml:space="preserve"> No</w:t>
        </w:r>
      </w:ins>
      <w:ins w:id="445" w:author="Thomas Carruthers" w:date="2019-09-05T21:30:00Z">
        <w:r w:rsidR="00D31ECB">
          <w:rPr>
            <w:rFonts w:ascii="Times New Roman" w:hAnsi="Times New Roman" w:cs="Times New Roman"/>
            <w:sz w:val="24"/>
            <w:szCs w:val="24"/>
            <w:lang w:val="en-CA"/>
          </w:rPr>
          <w:t xml:space="preserve">te that data are available for the Gulf of Mexico and the Mediterranean but these were not used </w:t>
        </w:r>
      </w:ins>
      <w:ins w:id="446" w:author="Thomas Carruthers" w:date="2019-09-05T21:45:00Z">
        <w:r w:rsidR="003D2BF9">
          <w:rPr>
            <w:rFonts w:ascii="Times New Roman" w:hAnsi="Times New Roman" w:cs="Times New Roman"/>
            <w:sz w:val="24"/>
            <w:szCs w:val="24"/>
            <w:lang w:val="en-CA"/>
          </w:rPr>
          <w:t xml:space="preserve">directly </w:t>
        </w:r>
      </w:ins>
      <w:ins w:id="447" w:author="Thomas Carruthers" w:date="2019-09-05T21:30:00Z">
        <w:r w:rsidR="00D31ECB">
          <w:rPr>
            <w:rFonts w:ascii="Times New Roman" w:hAnsi="Times New Roman" w:cs="Times New Roman"/>
            <w:sz w:val="24"/>
            <w:szCs w:val="24"/>
            <w:lang w:val="en-CA"/>
          </w:rPr>
          <w:t>in the operating model</w:t>
        </w:r>
      </w:ins>
      <w:ins w:id="448" w:author="Thomas Carruthers" w:date="2019-09-05T21:45:00Z">
        <w:r w:rsidR="003D2BF9">
          <w:rPr>
            <w:rFonts w:ascii="Times New Roman" w:hAnsi="Times New Roman" w:cs="Times New Roman"/>
            <w:sz w:val="24"/>
            <w:szCs w:val="24"/>
            <w:lang w:val="en-CA"/>
          </w:rPr>
          <w:t xml:space="preserve"> but were used to identify a western and eastern stock signature for interpreting the assignment data in a mixture model (Carruthers and Butterworth 2018)</w:t>
        </w:r>
      </w:ins>
      <w:ins w:id="449" w:author="Thomas Carruthers" w:date="2019-09-05T21:46:00Z">
        <w:r w:rsidR="003D2BF9">
          <w:rPr>
            <w:rFonts w:ascii="Times New Roman" w:hAnsi="Times New Roman" w:cs="Times New Roman"/>
            <w:sz w:val="24"/>
            <w:szCs w:val="24"/>
            <w:lang w:val="en-CA"/>
          </w:rPr>
          <w:t>.</w:t>
        </w:r>
      </w:ins>
      <w:ins w:id="450" w:author="Thomas Carruthers" w:date="2019-09-05T21:30:00Z">
        <w:r w:rsidR="00D31ECB">
          <w:rPr>
            <w:rFonts w:ascii="Times New Roman" w:hAnsi="Times New Roman" w:cs="Times New Roman"/>
            <w:sz w:val="24"/>
            <w:szCs w:val="24"/>
            <w:lang w:val="en-CA"/>
          </w:rPr>
          <w:t xml:space="preserve"> </w:t>
        </w:r>
      </w:ins>
    </w:p>
    <w:p w14:paraId="6222ECFF" w14:textId="7F543E40" w:rsidR="0040414E" w:rsidRPr="00256DE4" w:rsidRDefault="009754E2" w:rsidP="0040414E">
      <w:pPr>
        <w:jc w:val="both"/>
        <w:rPr>
          <w:rFonts w:ascii="Times New Roman" w:hAnsi="Times New Roman" w:cs="Times New Roman"/>
          <w:sz w:val="24"/>
          <w:szCs w:val="24"/>
        </w:rPr>
      </w:pPr>
      <w:ins w:id="451" w:author="Thomas Carruthers" w:date="2019-09-05T21:03:00Z">
        <w:r w:rsidRPr="009754E2">
          <w:drawing>
            <wp:inline distT="0" distB="0" distL="0" distR="0" wp14:anchorId="7D40E13F" wp14:editId="4FC623B2">
              <wp:extent cx="4758055" cy="558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8055" cy="558800"/>
                      </a:xfrm>
                      <a:prstGeom prst="rect">
                        <a:avLst/>
                      </a:prstGeom>
                      <a:noFill/>
                      <a:ln>
                        <a:noFill/>
                      </a:ln>
                    </pic:spPr>
                  </pic:pic>
                </a:graphicData>
              </a:graphic>
            </wp:inline>
          </w:drawing>
        </w:r>
      </w:ins>
      <w:del w:id="452" w:author="Thomas Carruthers" w:date="2019-09-05T21:02:00Z">
        <w:r w:rsidR="00A21413" w:rsidRPr="00A21413" w:rsidDel="009754E2">
          <w:rPr>
            <w:noProof/>
            <w:lang w:val="en-CA" w:eastAsia="en-CA"/>
          </w:rPr>
          <w:drawing>
            <wp:inline distT="0" distB="0" distL="0" distR="0" wp14:anchorId="57EA7965" wp14:editId="4F63F070">
              <wp:extent cx="5478780" cy="5562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780" cy="556260"/>
                      </a:xfrm>
                      <a:prstGeom prst="rect">
                        <a:avLst/>
                      </a:prstGeom>
                      <a:noFill/>
                      <a:ln>
                        <a:noFill/>
                      </a:ln>
                    </pic:spPr>
                  </pic:pic>
                </a:graphicData>
              </a:graphic>
            </wp:inline>
          </w:drawing>
        </w:r>
      </w:del>
    </w:p>
    <w:p w14:paraId="63F84881" w14:textId="77777777" w:rsidR="00CB66EF" w:rsidRPr="00256DE4" w:rsidRDefault="00CB66EF" w:rsidP="00024E95">
      <w:pPr>
        <w:spacing w:after="120"/>
        <w:jc w:val="both"/>
        <w:rPr>
          <w:rFonts w:ascii="Times New Roman" w:hAnsi="Times New Roman" w:cs="Times New Roman"/>
          <w:sz w:val="24"/>
          <w:szCs w:val="24"/>
          <w:lang w:val="en-CA"/>
        </w:rPr>
      </w:pPr>
    </w:p>
    <w:p w14:paraId="35CF6C4B" w14:textId="3784E775" w:rsidR="00024E95" w:rsidRDefault="0040414E" w:rsidP="00024E95">
      <w:pPr>
        <w:spacing w:after="120"/>
        <w:jc w:val="both"/>
        <w:rPr>
          <w:rFonts w:ascii="Times New Roman" w:hAnsi="Times New Roman" w:cs="Times New Roman"/>
          <w:sz w:val="24"/>
          <w:szCs w:val="24"/>
        </w:rPr>
      </w:pPr>
      <w:r w:rsidRPr="00256DE4">
        <w:rPr>
          <w:rFonts w:ascii="Times New Roman" w:hAnsi="Times New Roman" w:cs="Times New Roman"/>
          <w:sz w:val="24"/>
          <w:szCs w:val="24"/>
          <w:lang w:val="en-CA"/>
        </w:rPr>
        <w:t>Table 2.</w:t>
      </w:r>
      <w:r w:rsidR="00F71E66" w:rsidRPr="00256DE4">
        <w:rPr>
          <w:rFonts w:ascii="Times New Roman" w:hAnsi="Times New Roman" w:cs="Times New Roman"/>
          <w:sz w:val="24"/>
          <w:szCs w:val="24"/>
          <w:lang w:val="en-CA"/>
        </w:rPr>
        <w:t>6</w:t>
      </w:r>
      <w:r w:rsidR="008468AE">
        <w:rPr>
          <w:rFonts w:ascii="Times New Roman" w:hAnsi="Times New Roman" w:cs="Times New Roman"/>
          <w:sz w:val="24"/>
          <w:szCs w:val="24"/>
          <w:lang w:val="en-CA"/>
        </w:rPr>
        <w:t>C</w:t>
      </w:r>
      <w:r w:rsidRPr="00256DE4">
        <w:rPr>
          <w:rFonts w:ascii="Times New Roman" w:hAnsi="Times New Roman" w:cs="Times New Roman"/>
          <w:sz w:val="24"/>
          <w:szCs w:val="24"/>
          <w:lang w:val="en-CA"/>
        </w:rPr>
        <w:t xml:space="preserve">. </w:t>
      </w:r>
      <w:r w:rsidR="00024E95" w:rsidRPr="00256DE4">
        <w:rPr>
          <w:rFonts w:ascii="Times New Roman" w:hAnsi="Times New Roman" w:cs="Times New Roman"/>
          <w:sz w:val="24"/>
          <w:szCs w:val="24"/>
        </w:rPr>
        <w:t xml:space="preserve">Seasonal-spatial coverage of the otolith chemistry </w:t>
      </w:r>
      <w:r w:rsidR="00612788">
        <w:rPr>
          <w:rFonts w:ascii="Times New Roman" w:hAnsi="Times New Roman" w:cs="Times New Roman"/>
          <w:sz w:val="24"/>
          <w:szCs w:val="24"/>
        </w:rPr>
        <w:t xml:space="preserve">assignment </w:t>
      </w:r>
      <w:r w:rsidR="00024E95" w:rsidRPr="00256DE4">
        <w:rPr>
          <w:rFonts w:ascii="Times New Roman" w:hAnsi="Times New Roman" w:cs="Times New Roman"/>
          <w:sz w:val="24"/>
          <w:szCs w:val="24"/>
        </w:rPr>
        <w:t>data</w:t>
      </w:r>
      <w:r w:rsidR="00612788">
        <w:rPr>
          <w:rFonts w:ascii="Times New Roman" w:hAnsi="Times New Roman" w:cs="Times New Roman"/>
          <w:sz w:val="24"/>
          <w:szCs w:val="24"/>
        </w:rPr>
        <w:t xml:space="preserve"> (that have covariate information regarding age class and </w:t>
      </w:r>
      <w:r w:rsidR="00A31798">
        <w:rPr>
          <w:rFonts w:ascii="Times New Roman" w:hAnsi="Times New Roman" w:cs="Times New Roman"/>
          <w:sz w:val="24"/>
          <w:szCs w:val="24"/>
        </w:rPr>
        <w:t>quarter</w:t>
      </w:r>
      <w:ins w:id="453" w:author="Nicholas Duprey" w:date="2019-07-30T11:11:00Z">
        <w:r w:rsidR="003519F2">
          <w:rPr>
            <w:rFonts w:ascii="Times New Roman" w:hAnsi="Times New Roman" w:cs="Times New Roman"/>
            <w:sz w:val="24"/>
            <w:szCs w:val="24"/>
          </w:rPr>
          <w:t xml:space="preserve">; </w:t>
        </w:r>
        <w:r w:rsidR="003519F2" w:rsidRPr="000E58A8">
          <w:rPr>
            <w:rFonts w:ascii="Times New Roman" w:hAnsi="Times New Roman" w:cs="Times New Roman"/>
            <w:sz w:val="24"/>
            <w:szCs w:val="24"/>
            <w:lang w:val="en-CA"/>
          </w:rPr>
          <w:t>from dataset ‘Joint East West Mixing Data 15042019.csv’</w:t>
        </w:r>
      </w:ins>
      <w:r w:rsidR="00612788">
        <w:rPr>
          <w:rFonts w:ascii="Times New Roman" w:hAnsi="Times New Roman" w:cs="Times New Roman"/>
          <w:sz w:val="24"/>
          <w:szCs w:val="24"/>
        </w:rPr>
        <w:t>)</w:t>
      </w:r>
      <w:r w:rsidR="00024E95" w:rsidRPr="00256DE4">
        <w:rPr>
          <w:rFonts w:ascii="Times New Roman" w:hAnsi="Times New Roman" w:cs="Times New Roman"/>
          <w:sz w:val="24"/>
          <w:szCs w:val="24"/>
        </w:rPr>
        <w:t>. Orange shaded cells represent quarter-</w:t>
      </w:r>
      <w:r w:rsidR="000E58A8">
        <w:rPr>
          <w:rFonts w:ascii="Times New Roman" w:hAnsi="Times New Roman" w:cs="Times New Roman"/>
          <w:sz w:val="24"/>
          <w:szCs w:val="24"/>
        </w:rPr>
        <w:t>strata</w:t>
      </w:r>
      <w:r w:rsidR="000E58A8" w:rsidRPr="00256DE4">
        <w:rPr>
          <w:rFonts w:ascii="Times New Roman" w:hAnsi="Times New Roman" w:cs="Times New Roman"/>
          <w:sz w:val="24"/>
          <w:szCs w:val="24"/>
        </w:rPr>
        <w:t xml:space="preserve"> </w:t>
      </w:r>
      <w:r w:rsidR="00024E95" w:rsidRPr="00256DE4">
        <w:rPr>
          <w:rFonts w:ascii="Times New Roman" w:hAnsi="Times New Roman" w:cs="Times New Roman"/>
          <w:sz w:val="24"/>
          <w:szCs w:val="24"/>
        </w:rPr>
        <w:t>for which there are no stock of origin data available for the mixture model approach</w:t>
      </w:r>
      <w:r w:rsidR="00936A35" w:rsidRPr="00256DE4">
        <w:rPr>
          <w:rFonts w:ascii="Times New Roman" w:hAnsi="Times New Roman" w:cs="Times New Roman"/>
          <w:sz w:val="24"/>
          <w:szCs w:val="24"/>
        </w:rPr>
        <w:t xml:space="preserve"> (i.e. no otolith chemistry data were available for these </w:t>
      </w:r>
      <w:proofErr w:type="spellStart"/>
      <w:r w:rsidR="000E58A8">
        <w:rPr>
          <w:rFonts w:ascii="Times New Roman" w:hAnsi="Times New Roman" w:cs="Times New Roman"/>
          <w:sz w:val="24"/>
          <w:szCs w:val="24"/>
        </w:rPr>
        <w:t>spatio</w:t>
      </w:r>
      <w:proofErr w:type="spellEnd"/>
      <w:r w:rsidR="000E58A8">
        <w:rPr>
          <w:rFonts w:ascii="Times New Roman" w:hAnsi="Times New Roman" w:cs="Times New Roman"/>
          <w:sz w:val="24"/>
          <w:szCs w:val="24"/>
        </w:rPr>
        <w:t>-temporal strata</w:t>
      </w:r>
      <w:r w:rsidR="00936A35" w:rsidRPr="00256DE4">
        <w:rPr>
          <w:rFonts w:ascii="Times New Roman" w:hAnsi="Times New Roman" w:cs="Times New Roman"/>
          <w:sz w:val="24"/>
          <w:szCs w:val="24"/>
        </w:rPr>
        <w:t>)</w:t>
      </w:r>
      <w:r w:rsidR="00024E95" w:rsidRPr="00256DE4">
        <w:rPr>
          <w:rFonts w:ascii="Times New Roman" w:hAnsi="Times New Roman" w:cs="Times New Roman"/>
          <w:sz w:val="24"/>
          <w:szCs w:val="24"/>
        </w:rPr>
        <w:t xml:space="preserve">. </w:t>
      </w:r>
    </w:p>
    <w:p w14:paraId="4FEE0C46" w14:textId="5DCCC904" w:rsidR="00FD5113" w:rsidRPr="00256DE4" w:rsidRDefault="009754E2" w:rsidP="00024E95">
      <w:pPr>
        <w:spacing w:after="120"/>
        <w:jc w:val="both"/>
        <w:rPr>
          <w:rFonts w:ascii="Times New Roman" w:hAnsi="Times New Roman" w:cs="Times New Roman"/>
          <w:sz w:val="24"/>
          <w:szCs w:val="24"/>
        </w:rPr>
      </w:pPr>
      <w:ins w:id="454" w:author="Thomas Carruthers" w:date="2019-09-05T21:04:00Z">
        <w:r w:rsidRPr="009754E2">
          <w:drawing>
            <wp:inline distT="0" distB="0" distL="0" distR="0" wp14:anchorId="72DAC3B9" wp14:editId="3EB917A4">
              <wp:extent cx="4411345" cy="1557655"/>
              <wp:effectExtent l="0" t="0" r="825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1345" cy="1557655"/>
                      </a:xfrm>
                      <a:prstGeom prst="rect">
                        <a:avLst/>
                      </a:prstGeom>
                      <a:noFill/>
                      <a:ln>
                        <a:noFill/>
                      </a:ln>
                    </pic:spPr>
                  </pic:pic>
                </a:graphicData>
              </a:graphic>
            </wp:inline>
          </w:drawing>
        </w:r>
      </w:ins>
      <w:del w:id="455" w:author="Thomas Carruthers" w:date="2019-09-05T21:04:00Z">
        <w:r w:rsidR="00FD5113" w:rsidRPr="00FD5113" w:rsidDel="009754E2">
          <w:rPr>
            <w:noProof/>
            <w:lang w:val="en-CA" w:eastAsia="en-CA"/>
          </w:rPr>
          <w:drawing>
            <wp:inline distT="0" distB="0" distL="0" distR="0" wp14:anchorId="3CD6DF90" wp14:editId="37603711">
              <wp:extent cx="4613563" cy="1321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2445" cy="1324260"/>
                      </a:xfrm>
                      <a:prstGeom prst="rect">
                        <a:avLst/>
                      </a:prstGeom>
                      <a:noFill/>
                      <a:ln>
                        <a:noFill/>
                      </a:ln>
                    </pic:spPr>
                  </pic:pic>
                </a:graphicData>
              </a:graphic>
            </wp:inline>
          </w:drawing>
        </w:r>
      </w:del>
    </w:p>
    <w:p w14:paraId="692A098A" w14:textId="77777777" w:rsidR="00024E95" w:rsidRPr="00256DE4" w:rsidRDefault="00024E95" w:rsidP="00024E95">
      <w:pPr>
        <w:jc w:val="both"/>
        <w:rPr>
          <w:rFonts w:ascii="Times New Roman" w:hAnsi="Times New Roman" w:cs="Times New Roman"/>
          <w:sz w:val="24"/>
          <w:szCs w:val="24"/>
        </w:rPr>
      </w:pPr>
    </w:p>
    <w:p w14:paraId="0CBCF2BD" w14:textId="7EADBAB2" w:rsidR="00024E95" w:rsidRPr="00256DE4" w:rsidRDefault="00024E95" w:rsidP="00024E95">
      <w:pPr>
        <w:spacing w:after="120"/>
        <w:jc w:val="both"/>
        <w:rPr>
          <w:rFonts w:ascii="Times New Roman" w:hAnsi="Times New Roman" w:cs="Times New Roman"/>
          <w:sz w:val="24"/>
          <w:szCs w:val="24"/>
        </w:rPr>
      </w:pPr>
      <w:r w:rsidRPr="00256DE4">
        <w:rPr>
          <w:rFonts w:ascii="Times New Roman" w:hAnsi="Times New Roman" w:cs="Times New Roman"/>
          <w:sz w:val="24"/>
          <w:szCs w:val="24"/>
          <w:lang w:val="en-CA"/>
        </w:rPr>
        <w:t>Table 2.</w:t>
      </w:r>
      <w:r w:rsidR="00F71E66" w:rsidRPr="00256DE4">
        <w:rPr>
          <w:rFonts w:ascii="Times New Roman" w:hAnsi="Times New Roman" w:cs="Times New Roman"/>
          <w:sz w:val="24"/>
          <w:szCs w:val="24"/>
          <w:lang w:val="en-CA"/>
        </w:rPr>
        <w:t>6</w:t>
      </w:r>
      <w:r w:rsidR="008468AE">
        <w:rPr>
          <w:rFonts w:ascii="Times New Roman" w:hAnsi="Times New Roman" w:cs="Times New Roman"/>
          <w:sz w:val="24"/>
          <w:szCs w:val="24"/>
          <w:lang w:val="en-CA"/>
        </w:rPr>
        <w:t>D</w:t>
      </w:r>
      <w:r w:rsidRPr="00256DE4">
        <w:rPr>
          <w:rFonts w:ascii="Times New Roman" w:hAnsi="Times New Roman" w:cs="Times New Roman"/>
          <w:sz w:val="24"/>
          <w:szCs w:val="24"/>
          <w:lang w:val="en-CA"/>
        </w:rPr>
        <w:t xml:space="preserve">. </w:t>
      </w:r>
      <w:r w:rsidRPr="00256DE4">
        <w:rPr>
          <w:rFonts w:ascii="Times New Roman" w:hAnsi="Times New Roman" w:cs="Times New Roman"/>
          <w:sz w:val="24"/>
          <w:szCs w:val="24"/>
        </w:rPr>
        <w:t xml:space="preserve">Seasonal-spatial coverage of the genetics </w:t>
      </w:r>
      <w:r w:rsidR="00612788">
        <w:rPr>
          <w:rFonts w:ascii="Times New Roman" w:hAnsi="Times New Roman" w:cs="Times New Roman"/>
          <w:sz w:val="24"/>
          <w:szCs w:val="24"/>
        </w:rPr>
        <w:t xml:space="preserve">assignment </w:t>
      </w:r>
      <w:r w:rsidRPr="00256DE4">
        <w:rPr>
          <w:rFonts w:ascii="Times New Roman" w:hAnsi="Times New Roman" w:cs="Times New Roman"/>
          <w:sz w:val="24"/>
          <w:szCs w:val="24"/>
        </w:rPr>
        <w:t>data</w:t>
      </w:r>
      <w:r w:rsidR="00612788">
        <w:rPr>
          <w:rFonts w:ascii="Times New Roman" w:hAnsi="Times New Roman" w:cs="Times New Roman"/>
          <w:sz w:val="24"/>
          <w:szCs w:val="24"/>
        </w:rPr>
        <w:t xml:space="preserve"> (that have covariate information regarding age class and season</w:t>
      </w:r>
      <w:ins w:id="456" w:author="Nicholas Duprey" w:date="2019-07-30T11:11:00Z">
        <w:r w:rsidR="003519F2">
          <w:rPr>
            <w:rFonts w:ascii="Times New Roman" w:hAnsi="Times New Roman" w:cs="Times New Roman"/>
            <w:sz w:val="24"/>
            <w:szCs w:val="24"/>
          </w:rPr>
          <w:t xml:space="preserve">; </w:t>
        </w:r>
        <w:r w:rsidR="003519F2" w:rsidRPr="000E58A8">
          <w:rPr>
            <w:rFonts w:ascii="Times New Roman" w:hAnsi="Times New Roman" w:cs="Times New Roman"/>
            <w:sz w:val="24"/>
            <w:szCs w:val="24"/>
            <w:lang w:val="en-CA"/>
          </w:rPr>
          <w:t>from dataset ‘Joint East West Mixing Data 15042019.csv’</w:t>
        </w:r>
      </w:ins>
      <w:r w:rsidR="00612788">
        <w:rPr>
          <w:rFonts w:ascii="Times New Roman" w:hAnsi="Times New Roman" w:cs="Times New Roman"/>
          <w:sz w:val="24"/>
          <w:szCs w:val="24"/>
        </w:rPr>
        <w:t>)</w:t>
      </w:r>
      <w:r w:rsidRPr="00256DE4">
        <w:rPr>
          <w:rFonts w:ascii="Times New Roman" w:hAnsi="Times New Roman" w:cs="Times New Roman"/>
          <w:sz w:val="24"/>
          <w:szCs w:val="24"/>
        </w:rPr>
        <w:t>. Orange shaded cells represent quarter-strata for which there are no stock of origin data available for the mixture model approach</w:t>
      </w:r>
      <w:r w:rsidR="00936A35" w:rsidRPr="00256DE4">
        <w:rPr>
          <w:rFonts w:ascii="Times New Roman" w:hAnsi="Times New Roman" w:cs="Times New Roman"/>
          <w:sz w:val="24"/>
          <w:szCs w:val="24"/>
        </w:rPr>
        <w:t xml:space="preserve"> (i.e. no genetic data were available for these </w:t>
      </w:r>
      <w:proofErr w:type="spellStart"/>
      <w:r w:rsidR="000E58A8">
        <w:rPr>
          <w:rFonts w:ascii="Times New Roman" w:hAnsi="Times New Roman" w:cs="Times New Roman"/>
          <w:sz w:val="24"/>
          <w:szCs w:val="24"/>
        </w:rPr>
        <w:t>spatio</w:t>
      </w:r>
      <w:proofErr w:type="spellEnd"/>
      <w:r w:rsidR="000E58A8">
        <w:rPr>
          <w:rFonts w:ascii="Times New Roman" w:hAnsi="Times New Roman" w:cs="Times New Roman"/>
          <w:sz w:val="24"/>
          <w:szCs w:val="24"/>
        </w:rPr>
        <w:t>-temporal strata</w:t>
      </w:r>
      <w:r w:rsidR="00936A35" w:rsidRPr="00256DE4">
        <w:rPr>
          <w:rFonts w:ascii="Times New Roman" w:hAnsi="Times New Roman" w:cs="Times New Roman"/>
          <w:sz w:val="24"/>
          <w:szCs w:val="24"/>
        </w:rPr>
        <w:t>)</w:t>
      </w:r>
      <w:r w:rsidRPr="00256DE4">
        <w:rPr>
          <w:rFonts w:ascii="Times New Roman" w:hAnsi="Times New Roman" w:cs="Times New Roman"/>
          <w:sz w:val="24"/>
          <w:szCs w:val="24"/>
        </w:rPr>
        <w:t xml:space="preserve">. </w:t>
      </w:r>
      <w:ins w:id="457" w:author="Thomas Carruthers" w:date="2019-09-05T21:30:00Z">
        <w:r w:rsidR="00D31ECB">
          <w:rPr>
            <w:rFonts w:ascii="Times New Roman" w:hAnsi="Times New Roman" w:cs="Times New Roman"/>
            <w:sz w:val="24"/>
            <w:szCs w:val="24"/>
            <w:lang w:val="en-CA"/>
          </w:rPr>
          <w:t>Note that data are available for the Gulf of Mexico and the Mediterranean but these were not used in the operating model.</w:t>
        </w:r>
      </w:ins>
    </w:p>
    <w:p w14:paraId="47B8FCF3" w14:textId="373FAC9C" w:rsidR="00024E95" w:rsidRPr="00256DE4" w:rsidRDefault="009754E2" w:rsidP="00024E95">
      <w:pPr>
        <w:jc w:val="both"/>
        <w:rPr>
          <w:rFonts w:ascii="Times New Roman" w:hAnsi="Times New Roman" w:cs="Times New Roman"/>
          <w:sz w:val="24"/>
          <w:szCs w:val="24"/>
        </w:rPr>
      </w:pPr>
      <w:ins w:id="458" w:author="Thomas Carruthers" w:date="2019-09-05T21:05:00Z">
        <w:r w:rsidRPr="009754E2">
          <w:lastRenderedPageBreak/>
          <w:drawing>
            <wp:inline distT="0" distB="0" distL="0" distR="0" wp14:anchorId="43E1DB88" wp14:editId="0FB53F07">
              <wp:extent cx="4411345" cy="1557655"/>
              <wp:effectExtent l="0" t="0" r="825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1345" cy="1557655"/>
                      </a:xfrm>
                      <a:prstGeom prst="rect">
                        <a:avLst/>
                      </a:prstGeom>
                      <a:noFill/>
                      <a:ln>
                        <a:noFill/>
                      </a:ln>
                    </pic:spPr>
                  </pic:pic>
                </a:graphicData>
              </a:graphic>
            </wp:inline>
          </w:drawing>
        </w:r>
      </w:ins>
      <w:del w:id="459" w:author="Thomas Carruthers" w:date="2019-09-05T21:05:00Z">
        <w:r w:rsidR="00FD5113" w:rsidRPr="00FD5113" w:rsidDel="009754E2">
          <w:rPr>
            <w:noProof/>
            <w:lang w:val="en-CA" w:eastAsia="en-CA"/>
          </w:rPr>
          <w:drawing>
            <wp:inline distT="0" distB="0" distL="0" distR="0" wp14:anchorId="1B15048B" wp14:editId="3C9D3703">
              <wp:extent cx="4613275" cy="1321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0523" cy="1329438"/>
                      </a:xfrm>
                      <a:prstGeom prst="rect">
                        <a:avLst/>
                      </a:prstGeom>
                      <a:noFill/>
                      <a:ln>
                        <a:noFill/>
                      </a:ln>
                    </pic:spPr>
                  </pic:pic>
                </a:graphicData>
              </a:graphic>
            </wp:inline>
          </w:drawing>
        </w:r>
      </w:del>
    </w:p>
    <w:p w14:paraId="6D98BDB5" w14:textId="31E83F41" w:rsidR="0040414E" w:rsidRPr="00256DE4" w:rsidRDefault="0040414E" w:rsidP="00024E95">
      <w:pPr>
        <w:keepNext/>
        <w:keepLines/>
        <w:jc w:val="both"/>
        <w:rPr>
          <w:rFonts w:ascii="Times New Roman" w:hAnsi="Times New Roman" w:cs="Times New Roman"/>
          <w:sz w:val="24"/>
          <w:szCs w:val="24"/>
        </w:rPr>
      </w:pPr>
    </w:p>
    <w:p w14:paraId="4D401934" w14:textId="77777777" w:rsidR="007536FA" w:rsidRPr="00256DE4" w:rsidRDefault="007536FA" w:rsidP="001B61C4">
      <w:pPr>
        <w:jc w:val="both"/>
        <w:rPr>
          <w:rFonts w:ascii="Times New Roman" w:hAnsi="Times New Roman" w:cs="Times New Roman"/>
          <w:sz w:val="24"/>
          <w:szCs w:val="24"/>
        </w:rPr>
      </w:pPr>
    </w:p>
    <w:p w14:paraId="14933916" w14:textId="4BD17AAC" w:rsidR="007E218D" w:rsidRPr="00256DE4" w:rsidRDefault="00E75498" w:rsidP="00303ADC">
      <w:pPr>
        <w:pStyle w:val="Heading1"/>
        <w:ind w:left="0"/>
        <w:rPr>
          <w:rFonts w:cs="Times New Roman"/>
          <w:szCs w:val="24"/>
        </w:rPr>
      </w:pPr>
      <w:bookmarkStart w:id="460" w:name="_Toc14467617"/>
      <w:r w:rsidRPr="00256DE4">
        <w:rPr>
          <w:rFonts w:cs="Times New Roman"/>
          <w:szCs w:val="24"/>
        </w:rPr>
        <w:t xml:space="preserve">BASIC </w:t>
      </w:r>
      <w:r w:rsidR="006B4EDC">
        <w:rPr>
          <w:rFonts w:cs="Times New Roman"/>
          <w:szCs w:val="24"/>
        </w:rPr>
        <w:t>OPERATING MODEL</w:t>
      </w:r>
      <w:r w:rsidR="006B4EDC" w:rsidRPr="00256DE4">
        <w:rPr>
          <w:rFonts w:cs="Times New Roman"/>
          <w:szCs w:val="24"/>
        </w:rPr>
        <w:t xml:space="preserve"> </w:t>
      </w:r>
      <w:r w:rsidRPr="00256DE4">
        <w:rPr>
          <w:rFonts w:cs="Times New Roman"/>
          <w:szCs w:val="24"/>
        </w:rPr>
        <w:t>DYNAMI</w:t>
      </w:r>
      <w:r w:rsidR="00303ADC" w:rsidRPr="00256DE4">
        <w:rPr>
          <w:rFonts w:cs="Times New Roman"/>
          <w:szCs w:val="24"/>
        </w:rPr>
        <w:t>CS</w:t>
      </w:r>
      <w:bookmarkEnd w:id="460"/>
    </w:p>
    <w:p w14:paraId="6F01C998" w14:textId="77777777" w:rsidR="007E218D" w:rsidRPr="00256DE4" w:rsidRDefault="007E218D" w:rsidP="00406114">
      <w:pPr>
        <w:contextualSpacing/>
        <w:jc w:val="both"/>
        <w:rPr>
          <w:rFonts w:ascii="Times New Roman" w:hAnsi="Times New Roman" w:cs="Times New Roman"/>
          <w:b/>
          <w:sz w:val="24"/>
          <w:szCs w:val="24"/>
        </w:rPr>
      </w:pPr>
    </w:p>
    <w:p w14:paraId="329FCCCC" w14:textId="77777777" w:rsidR="007E218D" w:rsidRPr="00256DE4" w:rsidRDefault="00987C9A" w:rsidP="00406114">
      <w:pPr>
        <w:pStyle w:val="Heading3"/>
        <w:ind w:left="0"/>
        <w:rPr>
          <w:rFonts w:cs="Times New Roman"/>
          <w:szCs w:val="24"/>
        </w:rPr>
      </w:pPr>
      <w:bookmarkStart w:id="461" w:name="_Toc14467618"/>
      <w:r w:rsidRPr="00256DE4">
        <w:rPr>
          <w:rFonts w:cs="Times New Roman"/>
          <w:szCs w:val="24"/>
        </w:rPr>
        <w:t>Overview</w:t>
      </w:r>
      <w:bookmarkEnd w:id="461"/>
    </w:p>
    <w:p w14:paraId="37807C43" w14:textId="77777777" w:rsidR="007E218D" w:rsidRPr="00256DE4" w:rsidRDefault="007E218D" w:rsidP="00406114">
      <w:pPr>
        <w:rPr>
          <w:rFonts w:ascii="Times New Roman" w:hAnsi="Times New Roman" w:cs="Times New Roman"/>
          <w:sz w:val="24"/>
          <w:szCs w:val="24"/>
          <w:lang w:val="en-CA"/>
        </w:rPr>
      </w:pPr>
    </w:p>
    <w:p w14:paraId="572BDB1F" w14:textId="5BA5B287" w:rsidR="007E218D" w:rsidRPr="00256DE4" w:rsidRDefault="00987C9A" w:rsidP="00406114">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The current operating model (</w:t>
      </w:r>
      <w:r w:rsidR="000C1381" w:rsidRPr="00256DE4">
        <w:rPr>
          <w:rFonts w:ascii="Times New Roman" w:hAnsi="Times New Roman" w:cs="Times New Roman"/>
          <w:sz w:val="24"/>
          <w:szCs w:val="24"/>
          <w:lang w:val="en-CA"/>
        </w:rPr>
        <w:t xml:space="preserve">modifiable multi-stock model, </w:t>
      </w:r>
      <w:r w:rsidRPr="00256DE4">
        <w:rPr>
          <w:rFonts w:ascii="Times New Roman" w:hAnsi="Times New Roman" w:cs="Times New Roman"/>
          <w:sz w:val="24"/>
          <w:szCs w:val="24"/>
          <w:lang w:val="en-CA"/>
        </w:rPr>
        <w:t>‘M3’</w:t>
      </w:r>
      <w:r w:rsidR="000E58A8">
        <w:rPr>
          <w:rFonts w:ascii="Times New Roman" w:hAnsi="Times New Roman" w:cs="Times New Roman"/>
          <w:sz w:val="24"/>
          <w:szCs w:val="24"/>
          <w:lang w:val="en-CA"/>
        </w:rPr>
        <w:t xml:space="preserve"> v5.0</w:t>
      </w:r>
      <w:r w:rsidRPr="00256DE4">
        <w:rPr>
          <w:rFonts w:ascii="Times New Roman" w:hAnsi="Times New Roman" w:cs="Times New Roman"/>
          <w:sz w:val="24"/>
          <w:szCs w:val="24"/>
          <w:lang w:val="en-CA"/>
        </w:rPr>
        <w:t xml:space="preserve">) is based on conventional age-structured accounting (e.g. Quinn and </w:t>
      </w:r>
      <w:proofErr w:type="spellStart"/>
      <w:r w:rsidRPr="00256DE4">
        <w:rPr>
          <w:rFonts w:ascii="Times New Roman" w:hAnsi="Times New Roman" w:cs="Times New Roman"/>
          <w:sz w:val="24"/>
          <w:szCs w:val="24"/>
          <w:lang w:val="en-CA"/>
        </w:rPr>
        <w:t>Deriso</w:t>
      </w:r>
      <w:proofErr w:type="spellEnd"/>
      <w:r w:rsidRPr="00256DE4">
        <w:rPr>
          <w:rFonts w:ascii="Times New Roman" w:hAnsi="Times New Roman" w:cs="Times New Roman"/>
          <w:sz w:val="24"/>
          <w:szCs w:val="24"/>
          <w:lang w:val="en-CA"/>
        </w:rPr>
        <w:t xml:space="preserve"> 1999, Chapter 8) which is common to stock assessment models such as Stock Synthesis 3 (</w:t>
      </w:r>
      <w:proofErr w:type="spellStart"/>
      <w:r w:rsidRPr="00256DE4">
        <w:rPr>
          <w:rFonts w:ascii="Times New Roman" w:hAnsi="Times New Roman" w:cs="Times New Roman"/>
          <w:sz w:val="24"/>
          <w:szCs w:val="24"/>
          <w:lang w:val="en-CA"/>
        </w:rPr>
        <w:t>Methot</w:t>
      </w:r>
      <w:proofErr w:type="spellEnd"/>
      <w:r w:rsidRPr="00256DE4">
        <w:rPr>
          <w:rFonts w:ascii="Times New Roman" w:hAnsi="Times New Roman" w:cs="Times New Roman"/>
          <w:sz w:val="24"/>
          <w:szCs w:val="24"/>
          <w:lang w:val="en-CA"/>
        </w:rPr>
        <w:t xml:space="preserve"> and Wetzel 2013), CASAL (Bull et al. 2012), </w:t>
      </w:r>
      <w:proofErr w:type="spellStart"/>
      <w:r w:rsidRPr="00256DE4">
        <w:rPr>
          <w:rFonts w:ascii="Times New Roman" w:hAnsi="Times New Roman" w:cs="Times New Roman"/>
          <w:sz w:val="24"/>
          <w:szCs w:val="24"/>
          <w:lang w:val="en-CA"/>
        </w:rPr>
        <w:t>Multifan</w:t>
      </w:r>
      <w:proofErr w:type="spellEnd"/>
      <w:r w:rsidRPr="00256DE4">
        <w:rPr>
          <w:rFonts w:ascii="Times New Roman" w:hAnsi="Times New Roman" w:cs="Times New Roman"/>
          <w:sz w:val="24"/>
          <w:szCs w:val="24"/>
          <w:lang w:val="en-CA"/>
        </w:rPr>
        <w:t xml:space="preserve">-CL (Fournier et al. 1998) and </w:t>
      </w:r>
      <w:proofErr w:type="spellStart"/>
      <w:r w:rsidRPr="00256DE4">
        <w:rPr>
          <w:rFonts w:ascii="Times New Roman" w:hAnsi="Times New Roman" w:cs="Times New Roman"/>
          <w:sz w:val="24"/>
          <w:szCs w:val="24"/>
          <w:lang w:val="en-CA"/>
        </w:rPr>
        <w:t>iSCAM</w:t>
      </w:r>
      <w:proofErr w:type="spellEnd"/>
      <w:r w:rsidRPr="00256DE4">
        <w:rPr>
          <w:rFonts w:ascii="Times New Roman" w:hAnsi="Times New Roman" w:cs="Times New Roman"/>
          <w:sz w:val="24"/>
          <w:szCs w:val="24"/>
          <w:lang w:val="en-CA"/>
        </w:rPr>
        <w:t xml:space="preserve"> (Martell 2015). </w:t>
      </w:r>
    </w:p>
    <w:p w14:paraId="48822AB9" w14:textId="77777777" w:rsidR="007E218D" w:rsidRPr="00256DE4" w:rsidRDefault="007E218D" w:rsidP="00406114">
      <w:pPr>
        <w:jc w:val="both"/>
        <w:rPr>
          <w:rFonts w:ascii="Times New Roman" w:hAnsi="Times New Roman" w:cs="Times New Roman"/>
          <w:sz w:val="24"/>
          <w:szCs w:val="24"/>
          <w:lang w:val="en-CA"/>
        </w:rPr>
      </w:pPr>
    </w:p>
    <w:p w14:paraId="44ADDBB7" w14:textId="053C5A1A" w:rsidR="007E218D" w:rsidRPr="00256DE4" w:rsidRDefault="00987C9A" w:rsidP="00406114">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The standard age-structured equations are complicated somewhat by the </w:t>
      </w:r>
      <w:r w:rsidR="009352E8" w:rsidRPr="00256DE4">
        <w:rPr>
          <w:rFonts w:ascii="Times New Roman" w:hAnsi="Times New Roman" w:cs="Times New Roman"/>
          <w:sz w:val="24"/>
          <w:szCs w:val="24"/>
          <w:lang w:val="en-CA"/>
        </w:rPr>
        <w:t>quarter</w:t>
      </w:r>
      <w:r w:rsidR="00FA46D3">
        <w:rPr>
          <w:rFonts w:ascii="Times New Roman" w:hAnsi="Times New Roman" w:cs="Times New Roman"/>
          <w:sz w:val="24"/>
          <w:szCs w:val="24"/>
          <w:lang w:val="en-CA"/>
        </w:rPr>
        <w:t>ly</w:t>
      </w:r>
      <w:r w:rsidRPr="00256DE4">
        <w:rPr>
          <w:rFonts w:ascii="Times New Roman" w:hAnsi="Times New Roman" w:cs="Times New Roman"/>
          <w:sz w:val="24"/>
          <w:szCs w:val="24"/>
          <w:lang w:val="en-CA"/>
        </w:rPr>
        <w:t xml:space="preserve"> temporal structure</w:t>
      </w:r>
      <w:r w:rsidR="00920DC5">
        <w:rPr>
          <w:rFonts w:ascii="Times New Roman" w:hAnsi="Times New Roman" w:cs="Times New Roman"/>
          <w:sz w:val="24"/>
          <w:szCs w:val="24"/>
          <w:lang w:val="en-CA"/>
        </w:rPr>
        <w:t>,</w:t>
      </w:r>
      <w:r w:rsidRPr="00256DE4">
        <w:rPr>
          <w:rFonts w:ascii="Times New Roman" w:hAnsi="Times New Roman" w:cs="Times New Roman"/>
          <w:sz w:val="24"/>
          <w:szCs w:val="24"/>
          <w:lang w:val="en-CA"/>
        </w:rPr>
        <w:t xml:space="preserve"> in which age</w:t>
      </w:r>
      <w:r w:rsidR="00B34621">
        <w:rPr>
          <w:rFonts w:ascii="Times New Roman" w:hAnsi="Times New Roman" w:cs="Times New Roman"/>
          <w:sz w:val="24"/>
          <w:szCs w:val="24"/>
          <w:lang w:val="en-CA"/>
        </w:rPr>
        <w:t xml:space="preserve"> incrementation</w:t>
      </w:r>
      <w:r w:rsidRPr="00256DE4">
        <w:rPr>
          <w:rFonts w:ascii="Times New Roman" w:hAnsi="Times New Roman" w:cs="Times New Roman"/>
          <w:sz w:val="24"/>
          <w:szCs w:val="24"/>
          <w:lang w:val="en-CA"/>
        </w:rPr>
        <w:t xml:space="preserve"> and recruitment occur in a particular </w:t>
      </w:r>
      <w:r w:rsidR="009352E8" w:rsidRPr="00256DE4">
        <w:rPr>
          <w:rFonts w:ascii="Times New Roman" w:hAnsi="Times New Roman" w:cs="Times New Roman"/>
          <w:sz w:val="24"/>
          <w:szCs w:val="24"/>
          <w:lang w:val="en-CA"/>
        </w:rPr>
        <w:t>quarter</w:t>
      </w:r>
      <w:r w:rsidRPr="00256DE4">
        <w:rPr>
          <w:rFonts w:ascii="Times New Roman" w:hAnsi="Times New Roman" w:cs="Times New Roman"/>
          <w:sz w:val="24"/>
          <w:szCs w:val="24"/>
          <w:lang w:val="en-CA"/>
        </w:rPr>
        <w:t xml:space="preserve">. In this version of the model, spawning occurs for all stocks in </w:t>
      </w:r>
      <w:r w:rsidR="000E58A8">
        <w:rPr>
          <w:rFonts w:ascii="Times New Roman" w:hAnsi="Times New Roman" w:cs="Times New Roman"/>
          <w:sz w:val="24"/>
          <w:szCs w:val="24"/>
          <w:lang w:val="en-CA"/>
        </w:rPr>
        <w:t>quarter 2</w:t>
      </w:r>
      <w:r w:rsidRPr="00256DE4">
        <w:rPr>
          <w:rFonts w:ascii="Times New Roman" w:hAnsi="Times New Roman" w:cs="Times New Roman"/>
          <w:sz w:val="24"/>
          <w:szCs w:val="24"/>
          <w:lang w:val="en-CA"/>
        </w:rPr>
        <w:t xml:space="preserve"> (spawning in the Mediterranean</w:t>
      </w:r>
      <w:r w:rsidR="00B34621">
        <w:rPr>
          <w:rFonts w:ascii="Times New Roman" w:hAnsi="Times New Roman" w:cs="Times New Roman"/>
          <w:sz w:val="24"/>
          <w:szCs w:val="24"/>
          <w:lang w:val="en-CA"/>
        </w:rPr>
        <w:t xml:space="preserve"> for the Eastern stock</w:t>
      </w:r>
      <w:r w:rsidRPr="00256DE4">
        <w:rPr>
          <w:rFonts w:ascii="Times New Roman" w:hAnsi="Times New Roman" w:cs="Times New Roman"/>
          <w:sz w:val="24"/>
          <w:szCs w:val="24"/>
          <w:lang w:val="en-CA"/>
        </w:rPr>
        <w:t xml:space="preserve"> and Gulf of Mexico </w:t>
      </w:r>
      <w:r w:rsidR="00CC3AE3">
        <w:rPr>
          <w:rFonts w:ascii="Times New Roman" w:hAnsi="Times New Roman" w:cs="Times New Roman"/>
          <w:sz w:val="24"/>
          <w:szCs w:val="24"/>
          <w:lang w:val="en-CA"/>
        </w:rPr>
        <w:t xml:space="preserve">and West Atlantic </w:t>
      </w:r>
      <w:r w:rsidR="00524960">
        <w:rPr>
          <w:rFonts w:ascii="Times New Roman" w:hAnsi="Times New Roman" w:cs="Times New Roman"/>
          <w:sz w:val="24"/>
          <w:szCs w:val="24"/>
          <w:lang w:val="en-CA"/>
        </w:rPr>
        <w:t>strata</w:t>
      </w:r>
      <w:r w:rsidR="00CC3AE3">
        <w:rPr>
          <w:rFonts w:ascii="Times New Roman" w:hAnsi="Times New Roman" w:cs="Times New Roman"/>
          <w:sz w:val="24"/>
          <w:szCs w:val="24"/>
          <w:lang w:val="en-CA"/>
        </w:rPr>
        <w:t xml:space="preserve"> </w:t>
      </w:r>
      <w:r w:rsidR="00B34621">
        <w:rPr>
          <w:rFonts w:ascii="Times New Roman" w:hAnsi="Times New Roman" w:cs="Times New Roman"/>
          <w:sz w:val="24"/>
          <w:szCs w:val="24"/>
          <w:lang w:val="en-CA"/>
        </w:rPr>
        <w:t xml:space="preserve">for the Western stock </w:t>
      </w:r>
      <w:r w:rsidRPr="00256DE4">
        <w:rPr>
          <w:rFonts w:ascii="Times New Roman" w:hAnsi="Times New Roman" w:cs="Times New Roman"/>
          <w:sz w:val="24"/>
          <w:szCs w:val="24"/>
          <w:lang w:val="en-CA"/>
        </w:rPr>
        <w:t>is thought to occur after a period of movement early in the year).</w:t>
      </w:r>
    </w:p>
    <w:p w14:paraId="5CD2D385" w14:textId="77777777" w:rsidR="007E218D" w:rsidRPr="00256DE4" w:rsidRDefault="007E218D" w:rsidP="00406114">
      <w:pPr>
        <w:rPr>
          <w:rFonts w:ascii="Times New Roman" w:hAnsi="Times New Roman" w:cs="Times New Roman"/>
          <w:sz w:val="24"/>
          <w:szCs w:val="24"/>
          <w:lang w:val="en-CA"/>
        </w:rPr>
      </w:pPr>
    </w:p>
    <w:p w14:paraId="1F097F91" w14:textId="77777777" w:rsidR="007E218D" w:rsidRPr="00256DE4" w:rsidRDefault="00987C9A" w:rsidP="00406114">
      <w:pPr>
        <w:pStyle w:val="Heading3"/>
        <w:ind w:left="0"/>
        <w:rPr>
          <w:rFonts w:eastAsiaTheme="minorEastAsia" w:cs="Times New Roman"/>
          <w:szCs w:val="24"/>
        </w:rPr>
      </w:pPr>
      <w:bookmarkStart w:id="462" w:name="_Toc14467619"/>
      <w:r w:rsidRPr="00256DE4">
        <w:rPr>
          <w:rFonts w:eastAsiaTheme="minorEastAsia" w:cs="Times New Roman"/>
          <w:szCs w:val="24"/>
        </w:rPr>
        <w:t>Equations</w:t>
      </w:r>
      <w:bookmarkEnd w:id="462"/>
    </w:p>
    <w:p w14:paraId="4A6FA6E1" w14:textId="77777777" w:rsidR="007E218D" w:rsidRPr="00256DE4" w:rsidRDefault="007E218D" w:rsidP="00406114">
      <w:pPr>
        <w:rPr>
          <w:rFonts w:ascii="Times New Roman" w:hAnsi="Times New Roman" w:cs="Times New Roman"/>
          <w:sz w:val="24"/>
          <w:szCs w:val="24"/>
          <w:lang w:val="en-CA"/>
        </w:rPr>
      </w:pPr>
    </w:p>
    <w:p w14:paraId="4C3EC0CF" w14:textId="5BA4F42D" w:rsidR="00BE5737" w:rsidRPr="00256DE4" w:rsidRDefault="00BE5737" w:rsidP="00BE5737">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Numbers of individuals </w:t>
      </w:r>
      <w:r w:rsidRPr="00256DE4">
        <w:rPr>
          <w:rFonts w:ascii="Times New Roman" w:hAnsi="Times New Roman" w:cs="Times New Roman"/>
          <w:i/>
          <w:sz w:val="24"/>
          <w:szCs w:val="24"/>
          <w:lang w:val="en-CA"/>
        </w:rPr>
        <w:t>N</w:t>
      </w:r>
      <w:r w:rsidRPr="00256DE4">
        <w:rPr>
          <w:rFonts w:ascii="Times New Roman" w:hAnsi="Times New Roman" w:cs="Times New Roman"/>
          <w:sz w:val="24"/>
          <w:szCs w:val="24"/>
          <w:lang w:val="en-CA"/>
        </w:rPr>
        <w:t xml:space="preserve">, for stock </w:t>
      </w:r>
      <w:r w:rsidRPr="00256DE4">
        <w:rPr>
          <w:rFonts w:ascii="Times New Roman" w:hAnsi="Times New Roman" w:cs="Times New Roman"/>
          <w:i/>
          <w:sz w:val="24"/>
          <w:szCs w:val="24"/>
          <w:lang w:val="en-CA"/>
        </w:rPr>
        <w:t>s</w:t>
      </w:r>
      <w:r w:rsidRPr="00256DE4">
        <w:rPr>
          <w:rFonts w:ascii="Times New Roman" w:hAnsi="Times New Roman" w:cs="Times New Roman"/>
          <w:sz w:val="24"/>
          <w:szCs w:val="24"/>
          <w:lang w:val="en-CA"/>
        </w:rPr>
        <w:t xml:space="preserve">, in a model year </w:t>
      </w:r>
      <w:r w:rsidRPr="00256DE4">
        <w:rPr>
          <w:rFonts w:ascii="Times New Roman" w:hAnsi="Times New Roman" w:cs="Times New Roman"/>
          <w:i/>
          <w:sz w:val="24"/>
          <w:szCs w:val="24"/>
          <w:lang w:val="en-CA"/>
        </w:rPr>
        <w:t>y</w:t>
      </w:r>
      <w:r w:rsidRPr="00256DE4">
        <w:rPr>
          <w:rFonts w:ascii="Times New Roman" w:hAnsi="Times New Roman" w:cs="Times New Roman"/>
          <w:sz w:val="24"/>
          <w:szCs w:val="24"/>
          <w:lang w:val="en-CA"/>
        </w:rPr>
        <w:t xml:space="preserve">, in the first </w:t>
      </w:r>
      <w:r w:rsidR="009352E8" w:rsidRPr="00256DE4">
        <w:rPr>
          <w:rFonts w:ascii="Times New Roman" w:hAnsi="Times New Roman" w:cs="Times New Roman"/>
          <w:sz w:val="24"/>
          <w:szCs w:val="24"/>
          <w:lang w:val="en-CA"/>
        </w:rPr>
        <w:t>quarter</w:t>
      </w:r>
      <w:r w:rsidRPr="00256DE4">
        <w:rPr>
          <w:rFonts w:ascii="Times New Roman" w:hAnsi="Times New Roman" w:cs="Times New Roman"/>
          <w:sz w:val="24"/>
          <w:szCs w:val="24"/>
          <w:lang w:val="en-CA"/>
        </w:rPr>
        <w:t xml:space="preserve"> </w:t>
      </w:r>
      <w:r w:rsidRPr="00256DE4">
        <w:rPr>
          <w:rFonts w:ascii="Times New Roman" w:hAnsi="Times New Roman" w:cs="Times New Roman"/>
          <w:i/>
          <w:sz w:val="24"/>
          <w:szCs w:val="24"/>
          <w:lang w:val="en-CA"/>
        </w:rPr>
        <w:t>m</w:t>
      </w:r>
      <w:r w:rsidRPr="00256DE4">
        <w:rPr>
          <w:rFonts w:ascii="Times New Roman" w:hAnsi="Times New Roman" w:cs="Times New Roman"/>
          <w:sz w:val="24"/>
          <w:szCs w:val="24"/>
          <w:lang w:val="en-CA"/>
        </w:rPr>
        <w:t xml:space="preserve">=1, age class </w:t>
      </w:r>
      <w:r w:rsidRPr="00256DE4">
        <w:rPr>
          <w:rFonts w:ascii="Times New Roman" w:hAnsi="Times New Roman" w:cs="Times New Roman"/>
          <w:i/>
          <w:sz w:val="24"/>
          <w:szCs w:val="24"/>
          <w:lang w:val="en-CA"/>
        </w:rPr>
        <w:t>a</w:t>
      </w:r>
      <w:r w:rsidRPr="00256DE4">
        <w:rPr>
          <w:rFonts w:ascii="Times New Roman" w:hAnsi="Times New Roman" w:cs="Times New Roman"/>
          <w:sz w:val="24"/>
          <w:szCs w:val="24"/>
          <w:lang w:val="en-CA"/>
        </w:rPr>
        <w:t xml:space="preserve">, and </w:t>
      </w:r>
      <w:r w:rsidR="00A2500C">
        <w:rPr>
          <w:rFonts w:ascii="Times New Roman" w:hAnsi="Times New Roman" w:cs="Times New Roman"/>
          <w:sz w:val="24"/>
          <w:szCs w:val="24"/>
          <w:lang w:val="en-CA"/>
        </w:rPr>
        <w:t>stratum</w:t>
      </w:r>
      <w:r w:rsidR="00A2500C" w:rsidRPr="00256DE4">
        <w:rPr>
          <w:rFonts w:ascii="Times New Roman" w:hAnsi="Times New Roman" w:cs="Times New Roman"/>
          <w:sz w:val="24"/>
          <w:szCs w:val="24"/>
          <w:lang w:val="en-CA"/>
        </w:rPr>
        <w:t xml:space="preserve"> </w:t>
      </w:r>
      <w:r w:rsidRPr="00256DE4">
        <w:rPr>
          <w:rFonts w:ascii="Times New Roman" w:hAnsi="Times New Roman" w:cs="Times New Roman"/>
          <w:i/>
          <w:sz w:val="24"/>
          <w:szCs w:val="24"/>
          <w:lang w:val="en-CA"/>
        </w:rPr>
        <w:t>r</w:t>
      </w:r>
      <w:r w:rsidRPr="00256DE4">
        <w:rPr>
          <w:rFonts w:ascii="Times New Roman" w:hAnsi="Times New Roman" w:cs="Times New Roman"/>
          <w:sz w:val="24"/>
          <w:szCs w:val="24"/>
          <w:lang w:val="en-CA"/>
        </w:rPr>
        <w:t xml:space="preserve"> are calculated from individuals that have moved </w:t>
      </w:r>
      <m:oMath>
        <m:acc>
          <m:accPr>
            <m:chr m:val="⃗"/>
            <m:ctrlPr>
              <w:rPr>
                <w:rFonts w:ascii="Cambria Math" w:hAnsi="Cambria Math" w:cs="Times New Roman"/>
                <w:i/>
                <w:sz w:val="24"/>
                <w:szCs w:val="24"/>
                <w:lang w:val="en-CA"/>
              </w:rPr>
            </m:ctrlPr>
          </m:accPr>
          <m:e>
            <m:r>
              <w:rPr>
                <w:rFonts w:ascii="Cambria Math" w:hAnsi="Cambria Math" w:cs="Times New Roman"/>
                <w:sz w:val="24"/>
                <w:szCs w:val="24"/>
                <w:lang w:val="en-CA"/>
              </w:rPr>
              <m:t>N</m:t>
            </m:r>
          </m:e>
        </m:acc>
      </m:oMath>
      <w:r w:rsidRPr="00256DE4">
        <w:rPr>
          <w:rFonts w:ascii="Times New Roman" w:hAnsi="Times New Roman" w:cs="Times New Roman"/>
          <w:sz w:val="24"/>
          <w:szCs w:val="24"/>
          <w:lang w:val="en-CA"/>
        </w:rPr>
        <w:t xml:space="preserve">, in the previous year, final </w:t>
      </w:r>
      <w:r w:rsidR="009352E8" w:rsidRPr="00256DE4">
        <w:rPr>
          <w:rFonts w:ascii="Times New Roman" w:hAnsi="Times New Roman" w:cs="Times New Roman"/>
          <w:sz w:val="24"/>
          <w:szCs w:val="24"/>
          <w:lang w:val="en-CA"/>
        </w:rPr>
        <w:t>quarter</w:t>
      </w:r>
      <w:r w:rsidRPr="00256DE4">
        <w:rPr>
          <w:rFonts w:ascii="Times New Roman" w:hAnsi="Times New Roman" w:cs="Times New Roman"/>
          <w:sz w:val="24"/>
          <w:szCs w:val="24"/>
          <w:lang w:val="en-CA"/>
        </w:rPr>
        <w:t xml:space="preserve"> </w:t>
      </w:r>
      <w:r w:rsidR="00B02B2C">
        <w:rPr>
          <w:rFonts w:ascii="Times New Roman" w:hAnsi="Times New Roman" w:cs="Times New Roman"/>
          <w:sz w:val="24"/>
          <w:szCs w:val="24"/>
          <w:lang w:val="en-CA"/>
        </w:rPr>
        <w:t>(m=4)</w:t>
      </w:r>
      <w:r w:rsidRPr="00256DE4">
        <w:rPr>
          <w:rFonts w:ascii="Times New Roman" w:hAnsi="Times New Roman" w:cs="Times New Roman"/>
          <w:sz w:val="24"/>
          <w:szCs w:val="24"/>
          <w:lang w:val="en-CA"/>
        </w:rPr>
        <w:t>of the same age class</w:t>
      </w:r>
      <w:r w:rsidR="00CC3AE3">
        <w:rPr>
          <w:rFonts w:ascii="Times New Roman" w:hAnsi="Times New Roman" w:cs="Times New Roman"/>
          <w:sz w:val="24"/>
          <w:szCs w:val="24"/>
          <w:lang w:val="en-CA"/>
        </w:rPr>
        <w:t>,</w:t>
      </w:r>
      <w:r w:rsidRPr="00256DE4">
        <w:rPr>
          <w:rFonts w:ascii="Times New Roman" w:hAnsi="Times New Roman" w:cs="Times New Roman"/>
          <w:sz w:val="24"/>
          <w:szCs w:val="24"/>
          <w:lang w:val="en-CA"/>
        </w:rPr>
        <w:t xml:space="preserve"> subject to combined natural and fishing mortality rate </w:t>
      </w:r>
      <w:r w:rsidRPr="00256DE4">
        <w:rPr>
          <w:rFonts w:ascii="Times New Roman" w:hAnsi="Times New Roman" w:cs="Times New Roman"/>
          <w:i/>
          <w:sz w:val="24"/>
          <w:szCs w:val="24"/>
          <w:lang w:val="en-CA"/>
        </w:rPr>
        <w:t>Z</w:t>
      </w:r>
      <w:r w:rsidRPr="00256DE4">
        <w:rPr>
          <w:rFonts w:ascii="Times New Roman" w:hAnsi="Times New Roman" w:cs="Times New Roman"/>
          <w:sz w:val="24"/>
          <w:szCs w:val="24"/>
          <w:lang w:val="en-CA"/>
        </w:rPr>
        <w:t>:</w:t>
      </w:r>
    </w:p>
    <w:p w14:paraId="1E77B2D2" w14:textId="77777777" w:rsidR="00BE5737" w:rsidRPr="00256DE4" w:rsidRDefault="00BE5737" w:rsidP="00BE5737">
      <w:pPr>
        <w:jc w:val="both"/>
        <w:rPr>
          <w:rFonts w:ascii="Times New Roman" w:hAnsi="Times New Roman" w:cs="Times New Roman"/>
          <w:sz w:val="24"/>
          <w:szCs w:val="24"/>
          <w:lang w:val="en-CA"/>
        </w:rPr>
      </w:pPr>
    </w:p>
    <w:p w14:paraId="7113F229" w14:textId="409B9F09" w:rsidR="00BE5737" w:rsidRPr="00256DE4" w:rsidRDefault="006E5632" w:rsidP="00BE5737">
      <w:pPr>
        <w:jc w:val="both"/>
        <w:rPr>
          <w:rFonts w:ascii="Times New Roman" w:hAnsi="Times New Roman" w:cs="Times New Roman"/>
          <w:sz w:val="24"/>
          <w:szCs w:val="24"/>
          <w:lang w:val="en-CA"/>
        </w:rPr>
      </w:pP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N</m:t>
            </m:r>
          </m:e>
          <m:sub>
            <m:r>
              <w:rPr>
                <w:rFonts w:ascii="Cambria Math" w:hAnsi="Cambria Math" w:cs="Times New Roman"/>
                <w:sz w:val="24"/>
                <w:szCs w:val="24"/>
                <w:lang w:val="en-CA"/>
              </w:rPr>
              <m:t>s,y,m=1,a,r</m:t>
            </m:r>
          </m:sub>
        </m:sSub>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acc>
              <m:accPr>
                <m:chr m:val="⃗"/>
                <m:ctrlPr>
                  <w:rPr>
                    <w:rFonts w:ascii="Cambria Math" w:hAnsi="Cambria Math" w:cs="Times New Roman"/>
                    <w:i/>
                    <w:sz w:val="24"/>
                    <w:szCs w:val="24"/>
                    <w:lang w:val="en-CA"/>
                  </w:rPr>
                </m:ctrlPr>
              </m:accPr>
              <m:e>
                <m:r>
                  <w:rPr>
                    <w:rFonts w:ascii="Cambria Math" w:hAnsi="Cambria Math" w:cs="Times New Roman"/>
                    <w:sz w:val="24"/>
                    <w:szCs w:val="24"/>
                    <w:lang w:val="en-CA"/>
                  </w:rPr>
                  <m:t>N</m:t>
                </m:r>
              </m:e>
            </m:acc>
          </m:e>
          <m:sub>
            <m:r>
              <w:rPr>
                <w:rFonts w:ascii="Cambria Math" w:hAnsi="Cambria Math" w:cs="Times New Roman"/>
                <w:sz w:val="24"/>
                <w:szCs w:val="24"/>
                <w:lang w:val="en-CA"/>
              </w:rPr>
              <m:t>s,y-1,m=4,a,r</m:t>
            </m:r>
          </m:sub>
        </m:sSub>
        <m:r>
          <w:rPr>
            <w:rFonts w:ascii="Cambria Math" w:hAnsi="Cambria Math" w:cs="Times New Roman"/>
            <w:sz w:val="24"/>
            <w:szCs w:val="24"/>
            <w:lang w:val="en-CA"/>
          </w:rPr>
          <m:t xml:space="preserve">∙ </m:t>
        </m:r>
        <m:sSup>
          <m:sSupPr>
            <m:ctrlPr>
              <w:rPr>
                <w:rFonts w:ascii="Cambria Math" w:hAnsi="Cambria Math" w:cs="Times New Roman"/>
                <w:i/>
                <w:sz w:val="24"/>
                <w:szCs w:val="24"/>
                <w:lang w:val="en-CA"/>
              </w:rPr>
            </m:ctrlPr>
          </m:sSupPr>
          <m:e>
            <m:r>
              <w:rPr>
                <w:rFonts w:ascii="Cambria Math" w:hAnsi="Cambria Math" w:cs="Times New Roman"/>
                <w:sz w:val="24"/>
                <w:szCs w:val="24"/>
                <w:lang w:val="en-CA"/>
              </w:rPr>
              <m:t>e</m:t>
            </m:r>
          </m:e>
          <m:sup>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Z</m:t>
                </m:r>
              </m:e>
              <m:sub>
                <m:r>
                  <w:rPr>
                    <w:rFonts w:ascii="Cambria Math" w:hAnsi="Cambria Math" w:cs="Times New Roman"/>
                    <w:sz w:val="24"/>
                    <w:szCs w:val="24"/>
                    <w:lang w:val="en-CA"/>
                  </w:rPr>
                  <m:t>s,y-1,m=4,a,r</m:t>
                </m:r>
              </m:sub>
            </m:sSub>
          </m:sup>
        </m:sSup>
      </m:oMath>
      <w:r w:rsidR="00BE5737" w:rsidRPr="00256DE4">
        <w:rPr>
          <w:rFonts w:ascii="Times New Roman" w:hAnsi="Times New Roman" w:cs="Times New Roman"/>
          <w:sz w:val="24"/>
          <w:szCs w:val="24"/>
          <w:lang w:val="en-CA"/>
        </w:rPr>
        <w:t xml:space="preserve"> </w:t>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E159CB">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(3.1)</w:t>
      </w:r>
    </w:p>
    <w:p w14:paraId="439C8B1E" w14:textId="77777777" w:rsidR="000A0401" w:rsidRPr="00256DE4" w:rsidRDefault="000A0401" w:rsidP="00BE5737">
      <w:pPr>
        <w:jc w:val="both"/>
        <w:rPr>
          <w:rFonts w:ascii="Times New Roman" w:hAnsi="Times New Roman" w:cs="Times New Roman"/>
          <w:sz w:val="24"/>
          <w:szCs w:val="24"/>
          <w:lang w:val="en-CA"/>
        </w:rPr>
      </w:pPr>
    </w:p>
    <w:p w14:paraId="56B3DC66" w14:textId="36DB7A12" w:rsidR="00BE5737" w:rsidRPr="00256DE4" w:rsidRDefault="00CC3AE3" w:rsidP="00BE5737">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W</w:t>
      </w:r>
      <w:r w:rsidR="00BE5737" w:rsidRPr="00256DE4">
        <w:rPr>
          <w:rFonts w:ascii="Times New Roman" w:hAnsi="Times New Roman" w:cs="Times New Roman"/>
          <w:sz w:val="24"/>
          <w:szCs w:val="24"/>
          <w:lang w:val="en-CA"/>
        </w:rPr>
        <w:t xml:space="preserve">here total mortality rate is calculated from annual natural mortality rate </w:t>
      </w:r>
      <w:r w:rsidR="00BE5737" w:rsidRPr="00256DE4">
        <w:rPr>
          <w:rFonts w:ascii="Times New Roman" w:hAnsi="Times New Roman" w:cs="Times New Roman"/>
          <w:i/>
          <w:sz w:val="24"/>
          <w:szCs w:val="24"/>
          <w:lang w:val="en-CA"/>
        </w:rPr>
        <w:t>M,</w:t>
      </w:r>
      <w:r w:rsidR="00BE5737" w:rsidRPr="00256DE4">
        <w:rPr>
          <w:rFonts w:ascii="Times New Roman" w:hAnsi="Times New Roman" w:cs="Times New Roman"/>
          <w:sz w:val="24"/>
          <w:szCs w:val="24"/>
          <w:lang w:val="en-CA"/>
        </w:rPr>
        <w:t xml:space="preserve"> divided by the fraction of the year represented by the </w:t>
      </w:r>
      <w:r w:rsidR="009352E8" w:rsidRPr="00256DE4">
        <w:rPr>
          <w:rFonts w:ascii="Times New Roman" w:hAnsi="Times New Roman" w:cs="Times New Roman"/>
          <w:sz w:val="24"/>
          <w:szCs w:val="24"/>
          <w:lang w:val="en-CA"/>
        </w:rPr>
        <w:t>quarter</w:t>
      </w:r>
      <w:r w:rsidR="00BE5737" w:rsidRPr="00256DE4">
        <w:rPr>
          <w:rFonts w:ascii="Times New Roman" w:hAnsi="Times New Roman" w:cs="Times New Roman"/>
          <w:sz w:val="24"/>
          <w:szCs w:val="24"/>
          <w:lang w:val="en-CA"/>
        </w:rPr>
        <w:t xml:space="preserve"> </w:t>
      </w:r>
      <w:r w:rsidR="00BE5737" w:rsidRPr="00256DE4">
        <w:rPr>
          <w:rFonts w:ascii="Times New Roman" w:hAnsi="Times New Roman" w:cs="Times New Roman"/>
          <w:i/>
          <w:sz w:val="24"/>
          <w:szCs w:val="24"/>
          <w:lang w:val="en-CA"/>
        </w:rPr>
        <w:t>t</w:t>
      </w:r>
      <w:r w:rsidR="00BE5737" w:rsidRPr="00256DE4">
        <w:rPr>
          <w:rFonts w:ascii="Times New Roman" w:hAnsi="Times New Roman" w:cs="Times New Roman"/>
          <w:i/>
          <w:sz w:val="24"/>
          <w:szCs w:val="24"/>
          <w:vertAlign w:val="subscript"/>
          <w:lang w:val="en-CA"/>
        </w:rPr>
        <w:t>m</w:t>
      </w:r>
      <w:r>
        <w:rPr>
          <w:rFonts w:ascii="Times New Roman" w:hAnsi="Times New Roman" w:cs="Times New Roman"/>
          <w:sz w:val="24"/>
          <w:szCs w:val="24"/>
          <w:lang w:val="en-CA"/>
        </w:rPr>
        <w:t xml:space="preserve"> (i.e. 0.25),</w:t>
      </w:r>
      <w:r w:rsidR="00BE5737" w:rsidRPr="00256DE4">
        <w:rPr>
          <w:rFonts w:ascii="Times New Roman" w:hAnsi="Times New Roman" w:cs="Times New Roman"/>
          <w:sz w:val="24"/>
          <w:szCs w:val="24"/>
          <w:lang w:val="en-CA"/>
        </w:rPr>
        <w:t xml:space="preserve"> and fishing mortality rate </w:t>
      </w:r>
      <w:r w:rsidR="00BE5737" w:rsidRPr="00256DE4">
        <w:rPr>
          <w:rFonts w:ascii="Times New Roman" w:hAnsi="Times New Roman" w:cs="Times New Roman"/>
          <w:i/>
          <w:sz w:val="24"/>
          <w:szCs w:val="24"/>
          <w:lang w:val="en-CA"/>
        </w:rPr>
        <w:t>F</w:t>
      </w:r>
      <w:r w:rsidR="000E58A8">
        <w:rPr>
          <w:rFonts w:ascii="Times New Roman" w:hAnsi="Times New Roman" w:cs="Times New Roman"/>
          <w:i/>
          <w:sz w:val="24"/>
          <w:szCs w:val="24"/>
          <w:lang w:val="en-CA"/>
        </w:rPr>
        <w:t xml:space="preserve"> </w:t>
      </w:r>
      <w:r w:rsidR="000E58A8">
        <w:rPr>
          <w:rFonts w:ascii="Times New Roman" w:hAnsi="Times New Roman" w:cs="Times New Roman"/>
          <w:iCs/>
          <w:sz w:val="24"/>
          <w:szCs w:val="24"/>
          <w:lang w:val="en-CA"/>
        </w:rPr>
        <w:t>(per quarter)</w:t>
      </w:r>
      <w:r w:rsidR="00BE5737" w:rsidRPr="00256DE4">
        <w:rPr>
          <w:rFonts w:ascii="Times New Roman" w:hAnsi="Times New Roman" w:cs="Times New Roman"/>
          <w:sz w:val="24"/>
          <w:szCs w:val="24"/>
          <w:lang w:val="en-CA"/>
        </w:rPr>
        <w:t xml:space="preserve">, summed over all fleets </w:t>
      </w:r>
      <w:r w:rsidR="00BE5737" w:rsidRPr="00256DE4">
        <w:rPr>
          <w:rFonts w:ascii="Times New Roman" w:hAnsi="Times New Roman" w:cs="Times New Roman"/>
          <w:i/>
          <w:sz w:val="24"/>
          <w:szCs w:val="24"/>
          <w:lang w:val="en-CA"/>
        </w:rPr>
        <w:t>f</w:t>
      </w:r>
      <w:r w:rsidR="00BE5737" w:rsidRPr="00256DE4">
        <w:rPr>
          <w:rFonts w:ascii="Times New Roman" w:hAnsi="Times New Roman" w:cs="Times New Roman"/>
          <w:sz w:val="24"/>
          <w:szCs w:val="24"/>
          <w:lang w:val="en-CA"/>
        </w:rPr>
        <w:t>:</w:t>
      </w:r>
    </w:p>
    <w:p w14:paraId="4D1B2526" w14:textId="77777777" w:rsidR="00BE5737" w:rsidRPr="00256DE4" w:rsidRDefault="00BE5737" w:rsidP="00BE5737">
      <w:pPr>
        <w:jc w:val="both"/>
        <w:rPr>
          <w:rFonts w:ascii="Times New Roman" w:hAnsi="Times New Roman" w:cs="Times New Roman"/>
          <w:sz w:val="24"/>
          <w:szCs w:val="24"/>
          <w:lang w:val="en-CA"/>
        </w:rPr>
      </w:pPr>
    </w:p>
    <w:p w14:paraId="256CF275" w14:textId="117B0A0C" w:rsidR="00BE5737" w:rsidRPr="00256DE4" w:rsidRDefault="006E5632" w:rsidP="00BE5737">
      <w:pPr>
        <w:spacing w:after="200"/>
        <w:jc w:val="both"/>
        <w:rPr>
          <w:rFonts w:ascii="Times New Roman" w:hAnsi="Times New Roman" w:cs="Times New Roman"/>
          <w:bCs/>
          <w:sz w:val="24"/>
          <w:szCs w:val="24"/>
          <w:lang w:val="en-CA"/>
        </w:rPr>
      </w:pPr>
      <m:oMath>
        <m:sSub>
          <m:sSubPr>
            <m:ctrlPr>
              <w:rPr>
                <w:rFonts w:ascii="Cambria Math" w:hAnsi="Cambria Math" w:cs="Times New Roman"/>
                <w:bCs/>
                <w:i/>
                <w:sz w:val="24"/>
                <w:szCs w:val="24"/>
                <w:lang w:val="en-CA"/>
              </w:rPr>
            </m:ctrlPr>
          </m:sSubPr>
          <m:e>
            <m:r>
              <w:rPr>
                <w:rFonts w:ascii="Cambria Math" w:hAnsi="Cambria Math" w:cs="Times New Roman"/>
                <w:sz w:val="24"/>
                <w:szCs w:val="24"/>
                <w:lang w:val="en-CA"/>
              </w:rPr>
              <m:t>Z</m:t>
            </m:r>
          </m:e>
          <m:sub>
            <m:r>
              <w:rPr>
                <w:rFonts w:ascii="Cambria Math" w:hAnsi="Cambria Math" w:cs="Times New Roman"/>
                <w:sz w:val="24"/>
                <w:szCs w:val="24"/>
                <w:lang w:val="en-CA"/>
              </w:rPr>
              <m:t>s,y,m,a,r</m:t>
            </m:r>
          </m:sub>
        </m:sSub>
        <m:r>
          <w:rPr>
            <w:rFonts w:ascii="Cambria Math" w:hAnsi="Cambria Math" w:cs="Times New Roman"/>
            <w:sz w:val="24"/>
            <w:szCs w:val="24"/>
            <w:lang w:val="en-CA"/>
          </w:rPr>
          <m:t>=</m:t>
        </m:r>
        <m:sSub>
          <m:sSubPr>
            <m:ctrlPr>
              <w:rPr>
                <w:rFonts w:ascii="Cambria Math" w:hAnsi="Cambria Math" w:cs="Times New Roman"/>
                <w:bCs/>
                <w:i/>
                <w:sz w:val="24"/>
                <w:szCs w:val="24"/>
                <w:lang w:val="en-CA"/>
              </w:rPr>
            </m:ctrlPr>
          </m:sSubPr>
          <m:e>
            <m:sSub>
              <m:sSubPr>
                <m:ctrlPr>
                  <w:rPr>
                    <w:rFonts w:ascii="Cambria Math" w:hAnsi="Cambria Math" w:cs="Times New Roman"/>
                    <w:bCs/>
                    <w:i/>
                    <w:sz w:val="24"/>
                    <w:szCs w:val="24"/>
                    <w:lang w:val="en-CA"/>
                  </w:rPr>
                </m:ctrlPr>
              </m:sSubPr>
              <m:e>
                <m:r>
                  <w:rPr>
                    <w:rFonts w:ascii="Cambria Math" w:hAnsi="Cambria Math" w:cs="Times New Roman"/>
                    <w:sz w:val="24"/>
                    <w:szCs w:val="24"/>
                    <w:lang w:val="en-CA"/>
                  </w:rPr>
                  <m:t>t</m:t>
                </m:r>
              </m:e>
              <m:sub>
                <m:r>
                  <w:rPr>
                    <w:rFonts w:ascii="Cambria Math" w:hAnsi="Cambria Math" w:cs="Times New Roman"/>
                    <w:sz w:val="24"/>
                    <w:szCs w:val="24"/>
                    <w:lang w:val="en-CA"/>
                  </w:rPr>
                  <m:t>m</m:t>
                </m:r>
              </m:sub>
            </m:sSub>
            <m:r>
              <w:rPr>
                <w:rFonts w:ascii="Cambria Math" w:hAnsi="Cambria Math" w:cs="Times New Roman"/>
                <w:sz w:val="24"/>
                <w:szCs w:val="24"/>
                <w:lang w:val="en-CA"/>
              </w:rPr>
              <m:t xml:space="preserve"> M</m:t>
            </m:r>
          </m:e>
          <m:sub>
            <m:r>
              <w:rPr>
                <w:rFonts w:ascii="Cambria Math" w:hAnsi="Cambria Math" w:cs="Times New Roman"/>
                <w:sz w:val="24"/>
                <w:szCs w:val="24"/>
                <w:lang w:val="en-CA"/>
              </w:rPr>
              <m:t>s,a</m:t>
            </m:r>
          </m:sub>
        </m:sSub>
        <m:r>
          <w:rPr>
            <w:rFonts w:ascii="Cambria Math" w:hAnsi="Cambria Math" w:cs="Times New Roman"/>
            <w:sz w:val="24"/>
            <w:szCs w:val="24"/>
            <w:lang w:val="en-CA"/>
          </w:rPr>
          <m:t>+</m:t>
        </m:r>
        <m:nary>
          <m:naryPr>
            <m:chr m:val="∑"/>
            <m:limLoc m:val="subSup"/>
            <m:supHide m:val="1"/>
            <m:ctrlPr>
              <w:rPr>
                <w:rFonts w:ascii="Cambria Math" w:hAnsi="Cambria Math" w:cs="Times New Roman"/>
                <w:bCs/>
                <w:i/>
                <w:sz w:val="24"/>
                <w:szCs w:val="24"/>
                <w:lang w:val="en-CA"/>
              </w:rPr>
            </m:ctrlPr>
          </m:naryPr>
          <m:sub>
            <m:r>
              <w:rPr>
                <w:rFonts w:ascii="Cambria Math" w:hAnsi="Cambria Math" w:cs="Times New Roman"/>
                <w:sz w:val="24"/>
                <w:szCs w:val="24"/>
                <w:lang w:val="en-CA"/>
              </w:rPr>
              <m:t>f</m:t>
            </m:r>
          </m:sub>
          <m:sup/>
          <m:e>
            <m:sSub>
              <m:sSubPr>
                <m:ctrlPr>
                  <w:rPr>
                    <w:rFonts w:ascii="Cambria Math" w:hAnsi="Cambria Math" w:cs="Times New Roman"/>
                    <w:bCs/>
                    <w:i/>
                    <w:sz w:val="24"/>
                    <w:szCs w:val="24"/>
                    <w:lang w:val="en-CA"/>
                  </w:rPr>
                </m:ctrlPr>
              </m:sSubPr>
              <m:e>
                <m:r>
                  <w:rPr>
                    <w:rFonts w:ascii="Cambria Math" w:hAnsi="Cambria Math" w:cs="Times New Roman"/>
                    <w:sz w:val="24"/>
                    <w:szCs w:val="24"/>
                    <w:lang w:val="en-CA"/>
                  </w:rPr>
                  <m:t>F</m:t>
                </m:r>
              </m:e>
              <m:sub>
                <m:r>
                  <w:rPr>
                    <w:rFonts w:ascii="Cambria Math" w:hAnsi="Cambria Math" w:cs="Times New Roman"/>
                    <w:sz w:val="24"/>
                    <w:szCs w:val="24"/>
                    <w:lang w:val="en-CA"/>
                  </w:rPr>
                  <m:t>s,y, m,a,r,f</m:t>
                </m:r>
              </m:sub>
            </m:sSub>
          </m:e>
        </m:nary>
      </m:oMath>
      <w:r w:rsidR="00BE5737" w:rsidRPr="00256DE4">
        <w:rPr>
          <w:rFonts w:ascii="Times New Roman" w:hAnsi="Times New Roman" w:cs="Times New Roman"/>
          <w:bCs/>
          <w:sz w:val="24"/>
          <w:szCs w:val="24"/>
          <w:lang w:val="en-CA"/>
        </w:rPr>
        <w:t xml:space="preserve"> </w:t>
      </w:r>
      <w:r w:rsidR="00BE5737" w:rsidRPr="00256DE4">
        <w:rPr>
          <w:rFonts w:ascii="Times New Roman" w:hAnsi="Times New Roman" w:cs="Times New Roman"/>
          <w:bCs/>
          <w:sz w:val="24"/>
          <w:szCs w:val="24"/>
          <w:lang w:val="en-CA"/>
        </w:rPr>
        <w:tab/>
      </w:r>
      <w:r w:rsidR="00BE5737" w:rsidRPr="00256DE4">
        <w:rPr>
          <w:rFonts w:ascii="Times New Roman" w:hAnsi="Times New Roman" w:cs="Times New Roman"/>
          <w:bCs/>
          <w:sz w:val="24"/>
          <w:szCs w:val="24"/>
          <w:lang w:val="en-CA"/>
        </w:rPr>
        <w:tab/>
      </w:r>
      <w:r w:rsidR="00BE5737" w:rsidRPr="00256DE4">
        <w:rPr>
          <w:rFonts w:ascii="Times New Roman" w:hAnsi="Times New Roman" w:cs="Times New Roman"/>
          <w:bCs/>
          <w:sz w:val="24"/>
          <w:szCs w:val="24"/>
          <w:lang w:val="en-CA"/>
        </w:rPr>
        <w:tab/>
      </w:r>
      <w:r w:rsidR="00BE5737" w:rsidRPr="00256DE4">
        <w:rPr>
          <w:rFonts w:ascii="Times New Roman" w:hAnsi="Times New Roman" w:cs="Times New Roman"/>
          <w:bCs/>
          <w:sz w:val="24"/>
          <w:szCs w:val="24"/>
          <w:lang w:val="en-CA"/>
        </w:rPr>
        <w:tab/>
      </w:r>
      <w:r w:rsidR="00BE5737" w:rsidRPr="00256DE4">
        <w:rPr>
          <w:rFonts w:ascii="Times New Roman" w:hAnsi="Times New Roman" w:cs="Times New Roman"/>
          <w:bCs/>
          <w:sz w:val="24"/>
          <w:szCs w:val="24"/>
          <w:lang w:val="en-CA"/>
        </w:rPr>
        <w:tab/>
      </w:r>
      <w:r w:rsidR="00BE5737" w:rsidRPr="00256DE4">
        <w:rPr>
          <w:rFonts w:ascii="Times New Roman" w:hAnsi="Times New Roman" w:cs="Times New Roman"/>
          <w:bCs/>
          <w:sz w:val="24"/>
          <w:szCs w:val="24"/>
          <w:lang w:val="en-CA"/>
        </w:rPr>
        <w:tab/>
      </w:r>
      <w:r w:rsidR="00BE5737" w:rsidRPr="00256DE4">
        <w:rPr>
          <w:rFonts w:ascii="Times New Roman" w:hAnsi="Times New Roman" w:cs="Times New Roman"/>
          <w:bCs/>
          <w:sz w:val="24"/>
          <w:szCs w:val="24"/>
          <w:lang w:val="en-CA"/>
        </w:rPr>
        <w:tab/>
      </w:r>
      <w:r w:rsidR="00E159CB">
        <w:rPr>
          <w:rFonts w:ascii="Times New Roman" w:hAnsi="Times New Roman" w:cs="Times New Roman"/>
          <w:bCs/>
          <w:sz w:val="24"/>
          <w:szCs w:val="24"/>
          <w:lang w:val="en-CA"/>
        </w:rPr>
        <w:tab/>
      </w:r>
      <w:r w:rsidR="00BE5737" w:rsidRPr="00256DE4">
        <w:rPr>
          <w:rFonts w:ascii="Times New Roman" w:hAnsi="Times New Roman" w:cs="Times New Roman"/>
          <w:bCs/>
          <w:sz w:val="24"/>
          <w:szCs w:val="24"/>
          <w:lang w:val="en-CA"/>
        </w:rPr>
        <w:t xml:space="preserve"> (3.2)</w:t>
      </w:r>
    </w:p>
    <w:p w14:paraId="5F9E2933" w14:textId="56FC6EF6" w:rsidR="00BE5737" w:rsidRPr="00256DE4" w:rsidRDefault="00BE5737" w:rsidP="00BE5737">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Fishing mortality rate at age is derived from fishing mortality rate by length class </w:t>
      </w:r>
      <w:r w:rsidR="004D2906" w:rsidRPr="00256DE4">
        <w:rPr>
          <w:rFonts w:ascii="Times New Roman" w:hAnsi="Times New Roman" w:cs="Times New Roman"/>
          <w:i/>
          <w:sz w:val="24"/>
          <w:szCs w:val="24"/>
          <w:lang w:val="en-CA"/>
        </w:rPr>
        <w:t>F</w:t>
      </w:r>
      <w:r w:rsidR="004D2906">
        <w:rPr>
          <w:rFonts w:ascii="Times New Roman" w:hAnsi="Times New Roman" w:cs="Times New Roman"/>
          <w:i/>
          <w:sz w:val="24"/>
          <w:szCs w:val="24"/>
          <w:vertAlign w:val="subscript"/>
          <w:lang w:val="en-CA"/>
        </w:rPr>
        <w:t>l</w:t>
      </w:r>
      <w:r w:rsidR="004D2906" w:rsidRPr="00256DE4">
        <w:rPr>
          <w:rFonts w:ascii="Times New Roman" w:hAnsi="Times New Roman" w:cs="Times New Roman"/>
          <w:sz w:val="24"/>
          <w:szCs w:val="24"/>
          <w:lang w:val="en-CA"/>
        </w:rPr>
        <w:t xml:space="preserve"> </w:t>
      </w:r>
      <w:r w:rsidRPr="00256DE4">
        <w:rPr>
          <w:rFonts w:ascii="Times New Roman" w:hAnsi="Times New Roman" w:cs="Times New Roman"/>
          <w:sz w:val="24"/>
          <w:szCs w:val="24"/>
          <w:lang w:val="en-CA"/>
        </w:rPr>
        <w:t xml:space="preserve">and the conditional probability of fish being in length class </w:t>
      </w:r>
      <w:r w:rsidRPr="00256DE4">
        <w:rPr>
          <w:rFonts w:ascii="Times New Roman" w:hAnsi="Times New Roman" w:cs="Times New Roman"/>
          <w:i/>
          <w:sz w:val="24"/>
          <w:szCs w:val="24"/>
          <w:lang w:val="en-CA"/>
        </w:rPr>
        <w:t>l,</w:t>
      </w:r>
      <w:r w:rsidRPr="00256DE4">
        <w:rPr>
          <w:rFonts w:ascii="Times New Roman" w:hAnsi="Times New Roman" w:cs="Times New Roman"/>
          <w:sz w:val="24"/>
          <w:szCs w:val="24"/>
          <w:lang w:val="en-CA"/>
        </w:rPr>
        <w:t xml:space="preserve"> given age </w:t>
      </w:r>
      <w:r w:rsidRPr="00256DE4">
        <w:rPr>
          <w:rFonts w:ascii="Times New Roman" w:hAnsi="Times New Roman" w:cs="Times New Roman"/>
          <w:i/>
          <w:sz w:val="24"/>
          <w:szCs w:val="24"/>
          <w:lang w:val="en-CA"/>
        </w:rPr>
        <w:t>a</w:t>
      </w:r>
      <w:r w:rsidRPr="00256DE4">
        <w:rPr>
          <w:rFonts w:ascii="Times New Roman" w:hAnsi="Times New Roman" w:cs="Times New Roman"/>
          <w:sz w:val="24"/>
          <w:szCs w:val="24"/>
          <w:lang w:val="en-CA"/>
        </w:rPr>
        <w:t xml:space="preserve"> (an inverse age-length key, LAK):</w:t>
      </w:r>
    </w:p>
    <w:p w14:paraId="519F7A4B" w14:textId="77777777" w:rsidR="00BE5737" w:rsidRPr="00256DE4" w:rsidRDefault="00BE5737" w:rsidP="00BE5737">
      <w:pPr>
        <w:jc w:val="both"/>
        <w:rPr>
          <w:rFonts w:ascii="Times New Roman" w:hAnsi="Times New Roman" w:cs="Times New Roman"/>
          <w:sz w:val="24"/>
          <w:szCs w:val="24"/>
          <w:lang w:val="en-CA"/>
        </w:rPr>
      </w:pPr>
    </w:p>
    <w:p w14:paraId="6E23773E" w14:textId="17AE27D4" w:rsidR="00BE5737" w:rsidRPr="00256DE4" w:rsidRDefault="006E5632" w:rsidP="00BE5737">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r>
              <w:rPr>
                <w:rFonts w:ascii="Cambria Math" w:hAnsi="Cambria Math" w:cs="Times New Roman"/>
                <w:sz w:val="24"/>
                <w:szCs w:val="24"/>
                <w:lang w:val="en-CA"/>
              </w:rPr>
              <m:t>F</m:t>
            </m:r>
          </m:e>
          <m:sub>
            <m:r>
              <w:rPr>
                <w:rFonts w:ascii="Cambria Math" w:hAnsi="Cambria Math" w:cs="Times New Roman"/>
                <w:sz w:val="24"/>
                <w:szCs w:val="24"/>
                <w:lang w:val="en-CA"/>
              </w:rPr>
              <m:t>s,y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r>
          <m:rPr>
            <m:sty m:val="p"/>
          </m:rPr>
          <w:rPr>
            <w:rFonts w:ascii="Cambria Math" w:hAnsi="Cambria Math" w:cs="Times New Roman"/>
            <w:sz w:val="24"/>
            <w:szCs w:val="24"/>
            <w:lang w:val="en-CA"/>
          </w:rPr>
          <m:t>=</m:t>
        </m:r>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l</m:t>
            </m:r>
          </m:sub>
          <m:sup/>
          <m:e>
            <m:sSub>
              <m:sSubPr>
                <m:ctrlPr>
                  <w:rPr>
                    <w:rFonts w:ascii="Cambria Math" w:hAnsi="Cambria Math" w:cs="Times New Roman"/>
                    <w:sz w:val="24"/>
                    <w:szCs w:val="24"/>
                    <w:lang w:val="en-CA"/>
                  </w:rPr>
                </m:ctrlPr>
              </m:sSubPr>
              <m:e>
                <m:r>
                  <w:rPr>
                    <w:rFonts w:ascii="Cambria Math" w:hAnsi="Cambria Math" w:cs="Times New Roman"/>
                    <w:sz w:val="24"/>
                    <w:szCs w:val="24"/>
                    <w:lang w:val="en-CA"/>
                  </w:rPr>
                  <m:t>F</m:t>
                </m:r>
              </m:e>
              <m:sub>
                <m:r>
                  <w:rPr>
                    <w:rFonts w:ascii="Cambria Math" w:hAnsi="Cambria Math" w:cs="Times New Roman"/>
                    <w:sz w:val="24"/>
                    <w:szCs w:val="24"/>
                    <w:lang w:val="en-CA"/>
                  </w:rPr>
                  <m:t>l,y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l</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e>
        </m:nary>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LAK</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l</m:t>
            </m:r>
          </m:sub>
        </m:sSub>
      </m:oMath>
      <w:r w:rsidR="00BE5737" w:rsidRPr="00256DE4">
        <w:rPr>
          <w:rFonts w:ascii="Times New Roman" w:hAnsi="Times New Roman" w:cs="Times New Roman"/>
          <w:sz w:val="24"/>
          <w:szCs w:val="24"/>
          <w:lang w:val="en-CA"/>
        </w:rPr>
        <w:t xml:space="preserve"> </w:t>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t xml:space="preserve"> </w:t>
      </w:r>
      <w:r w:rsidR="00E159CB">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(3.3)</w:t>
      </w:r>
    </w:p>
    <w:p w14:paraId="61A28A38" w14:textId="77777777" w:rsidR="00BE5737" w:rsidRPr="00256DE4" w:rsidRDefault="00BE5737" w:rsidP="00BE5737">
      <w:pPr>
        <w:jc w:val="both"/>
        <w:rPr>
          <w:rFonts w:ascii="Times New Roman" w:hAnsi="Times New Roman" w:cs="Times New Roman"/>
          <w:sz w:val="24"/>
          <w:szCs w:val="24"/>
          <w:lang w:val="en-CA"/>
        </w:rPr>
      </w:pPr>
    </w:p>
    <w:p w14:paraId="339D7A8F" w14:textId="4CBB87E1" w:rsidR="00BE5737" w:rsidRPr="00256DE4" w:rsidRDefault="00BE5737" w:rsidP="00BE5737">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The fishing mortality rate at length is calculated from an index of fishing mortality rate </w:t>
      </w:r>
      <w:r w:rsidRPr="00256DE4">
        <w:rPr>
          <w:rFonts w:ascii="Times New Roman" w:hAnsi="Times New Roman" w:cs="Times New Roman"/>
          <w:i/>
          <w:sz w:val="24"/>
          <w:szCs w:val="24"/>
          <w:lang w:val="en-CA"/>
        </w:rPr>
        <w:t>I</w:t>
      </w:r>
      <w:r w:rsidR="00C82587" w:rsidRPr="00256DE4">
        <w:rPr>
          <w:rFonts w:ascii="Times New Roman" w:hAnsi="Times New Roman" w:cs="Times New Roman"/>
          <w:i/>
          <w:sz w:val="24"/>
          <w:szCs w:val="24"/>
          <w:lang w:val="en-CA"/>
        </w:rPr>
        <w:t xml:space="preserve"> </w:t>
      </w:r>
      <w:r w:rsidR="00C82587" w:rsidRPr="00256DE4">
        <w:rPr>
          <w:rFonts w:ascii="Times New Roman" w:hAnsi="Times New Roman" w:cs="Times New Roman"/>
          <w:sz w:val="24"/>
          <w:szCs w:val="24"/>
          <w:lang w:val="en-CA"/>
        </w:rPr>
        <w:t xml:space="preserve">(calculated from dividing the value of the catch for that fleet by the value of the ‘master index’ in </w:t>
      </w:r>
      <w:r w:rsidR="00C82587" w:rsidRPr="00256DE4">
        <w:rPr>
          <w:rFonts w:ascii="Times New Roman" w:hAnsi="Times New Roman" w:cs="Times New Roman"/>
          <w:sz w:val="24"/>
          <w:szCs w:val="24"/>
          <w:lang w:val="en-CA"/>
        </w:rPr>
        <w:lastRenderedPageBreak/>
        <w:t xml:space="preserve">that </w:t>
      </w:r>
      <w:r w:rsidR="004D2906">
        <w:rPr>
          <w:rFonts w:ascii="Times New Roman" w:hAnsi="Times New Roman" w:cs="Times New Roman"/>
          <w:sz w:val="24"/>
          <w:szCs w:val="24"/>
          <w:lang w:val="en-CA"/>
        </w:rPr>
        <w:t>year-quarter-</w:t>
      </w:r>
      <w:r w:rsidR="00C82587" w:rsidRPr="00256DE4">
        <w:rPr>
          <w:rFonts w:ascii="Times New Roman" w:hAnsi="Times New Roman" w:cs="Times New Roman"/>
          <w:sz w:val="24"/>
          <w:szCs w:val="24"/>
          <w:lang w:val="en-CA"/>
        </w:rPr>
        <w:t>strat</w:t>
      </w:r>
      <w:r w:rsidR="00A2500C">
        <w:rPr>
          <w:rFonts w:ascii="Times New Roman" w:hAnsi="Times New Roman" w:cs="Times New Roman"/>
          <w:sz w:val="24"/>
          <w:szCs w:val="24"/>
          <w:lang w:val="en-CA"/>
        </w:rPr>
        <w:t>um – a simple way to preserve scale</w:t>
      </w:r>
      <w:r w:rsidR="00C82587" w:rsidRPr="00256DE4">
        <w:rPr>
          <w:rFonts w:ascii="Times New Roman" w:hAnsi="Times New Roman" w:cs="Times New Roman"/>
          <w:sz w:val="24"/>
          <w:szCs w:val="24"/>
          <w:lang w:val="en-CA"/>
        </w:rPr>
        <w:t>)</w:t>
      </w:r>
      <w:r w:rsidRPr="00256DE4">
        <w:rPr>
          <w:rFonts w:ascii="Times New Roman" w:hAnsi="Times New Roman" w:cs="Times New Roman"/>
          <w:sz w:val="24"/>
          <w:szCs w:val="24"/>
          <w:lang w:val="en-CA"/>
        </w:rPr>
        <w:t xml:space="preserve">, an estimated catchability coefficient </w:t>
      </w:r>
      <w:r w:rsidRPr="00256DE4">
        <w:rPr>
          <w:rFonts w:ascii="Times New Roman" w:hAnsi="Times New Roman" w:cs="Times New Roman"/>
          <w:i/>
          <w:sz w:val="24"/>
          <w:szCs w:val="24"/>
          <w:lang w:val="en-CA"/>
        </w:rPr>
        <w:t>q</w:t>
      </w:r>
      <w:r w:rsidR="003E1D60" w:rsidRPr="00256DE4">
        <w:rPr>
          <w:rFonts w:ascii="Times New Roman" w:hAnsi="Times New Roman" w:cs="Times New Roman"/>
          <w:sz w:val="24"/>
          <w:szCs w:val="24"/>
          <w:lang w:val="en-CA"/>
        </w:rPr>
        <w:t xml:space="preserve">, a </w:t>
      </w:r>
      <w:r w:rsidR="004D2906">
        <w:rPr>
          <w:rFonts w:ascii="Times New Roman" w:hAnsi="Times New Roman" w:cs="Times New Roman"/>
          <w:sz w:val="24"/>
          <w:szCs w:val="24"/>
          <w:lang w:val="en-CA"/>
        </w:rPr>
        <w:t>quarter</w:t>
      </w:r>
      <w:r w:rsidR="004D2906" w:rsidRPr="00256DE4">
        <w:rPr>
          <w:rFonts w:ascii="Times New Roman" w:hAnsi="Times New Roman" w:cs="Times New Roman"/>
          <w:sz w:val="24"/>
          <w:szCs w:val="24"/>
          <w:lang w:val="en-CA"/>
        </w:rPr>
        <w:t xml:space="preserve"> </w:t>
      </w:r>
      <w:r w:rsidR="003E1D60" w:rsidRPr="00256DE4">
        <w:rPr>
          <w:rFonts w:ascii="Times New Roman" w:hAnsi="Times New Roman" w:cs="Times New Roman"/>
          <w:sz w:val="24"/>
          <w:szCs w:val="24"/>
          <w:lang w:val="en-CA"/>
        </w:rPr>
        <w:t xml:space="preserve">and </w:t>
      </w:r>
      <w:r w:rsidR="00524960">
        <w:rPr>
          <w:rFonts w:ascii="Times New Roman" w:hAnsi="Times New Roman" w:cs="Times New Roman"/>
          <w:sz w:val="24"/>
          <w:szCs w:val="24"/>
          <w:lang w:val="en-CA"/>
        </w:rPr>
        <w:t>strata</w:t>
      </w:r>
      <w:r w:rsidR="00524960" w:rsidRPr="00256DE4">
        <w:rPr>
          <w:rFonts w:ascii="Times New Roman" w:hAnsi="Times New Roman" w:cs="Times New Roman"/>
          <w:sz w:val="24"/>
          <w:szCs w:val="24"/>
          <w:lang w:val="en-CA"/>
        </w:rPr>
        <w:t xml:space="preserve"> </w:t>
      </w:r>
      <w:r w:rsidR="003E1D60" w:rsidRPr="00256DE4">
        <w:rPr>
          <w:rFonts w:ascii="Times New Roman" w:hAnsi="Times New Roman" w:cs="Times New Roman"/>
          <w:sz w:val="24"/>
          <w:szCs w:val="24"/>
          <w:lang w:val="en-CA"/>
        </w:rPr>
        <w:t xml:space="preserve">specific deviation </w:t>
      </w:r>
      <w:r w:rsidR="003E1D60" w:rsidRPr="00256DE4">
        <w:rPr>
          <w:rFonts w:ascii="Times New Roman" w:hAnsi="Times New Roman" w:cs="Times New Roman"/>
          <w:i/>
          <w:sz w:val="24"/>
          <w:szCs w:val="24"/>
          <w:lang w:val="en-CA"/>
        </w:rPr>
        <w:t>F</w:t>
      </w:r>
      <w:r w:rsidR="003E1D60" w:rsidRPr="008B446F">
        <w:rPr>
          <w:rFonts w:ascii="Times New Roman" w:hAnsi="Times New Roman" w:cs="Times New Roman"/>
          <w:i/>
          <w:sz w:val="24"/>
          <w:szCs w:val="24"/>
          <w:vertAlign w:val="subscript"/>
          <w:lang w:val="en-CA"/>
        </w:rPr>
        <w:t>D</w:t>
      </w:r>
      <w:r w:rsidR="00A40045">
        <w:rPr>
          <w:rFonts w:ascii="Times New Roman" w:hAnsi="Times New Roman" w:cs="Times New Roman"/>
          <w:sz w:val="24"/>
          <w:szCs w:val="24"/>
          <w:lang w:val="en-CA"/>
        </w:rPr>
        <w:t xml:space="preserve"> (constrained to mean 1)</w:t>
      </w:r>
      <w:r w:rsidR="003E1D60" w:rsidRPr="00256DE4">
        <w:rPr>
          <w:rFonts w:ascii="Times New Roman" w:hAnsi="Times New Roman" w:cs="Times New Roman"/>
          <w:sz w:val="24"/>
          <w:szCs w:val="24"/>
          <w:lang w:val="en-CA"/>
        </w:rPr>
        <w:t xml:space="preserve"> </w:t>
      </w:r>
      <w:r w:rsidR="009F3722">
        <w:rPr>
          <w:rFonts w:ascii="Times New Roman" w:hAnsi="Times New Roman" w:cs="Times New Roman"/>
          <w:sz w:val="24"/>
          <w:szCs w:val="24"/>
          <w:lang w:val="en-CA"/>
        </w:rPr>
        <w:t xml:space="preserve">a </w:t>
      </w:r>
      <w:r w:rsidR="004D2906">
        <w:rPr>
          <w:rFonts w:ascii="Times New Roman" w:hAnsi="Times New Roman" w:cs="Times New Roman"/>
          <w:sz w:val="24"/>
          <w:szCs w:val="24"/>
          <w:lang w:val="en-CA"/>
        </w:rPr>
        <w:t>quarter</w:t>
      </w:r>
      <w:r w:rsidR="009F3722">
        <w:rPr>
          <w:rFonts w:ascii="Times New Roman" w:hAnsi="Times New Roman" w:cs="Times New Roman"/>
          <w:sz w:val="24"/>
          <w:szCs w:val="24"/>
          <w:lang w:val="en-CA"/>
        </w:rPr>
        <w:t xml:space="preserve">, </w:t>
      </w:r>
      <w:r w:rsidR="00524960">
        <w:rPr>
          <w:rFonts w:ascii="Times New Roman" w:hAnsi="Times New Roman" w:cs="Times New Roman"/>
          <w:sz w:val="24"/>
          <w:szCs w:val="24"/>
          <w:lang w:val="en-CA"/>
        </w:rPr>
        <w:t>strata</w:t>
      </w:r>
      <w:r w:rsidR="004D2906">
        <w:rPr>
          <w:rFonts w:ascii="Times New Roman" w:hAnsi="Times New Roman" w:cs="Times New Roman"/>
          <w:sz w:val="24"/>
          <w:szCs w:val="24"/>
          <w:lang w:val="en-CA"/>
        </w:rPr>
        <w:t xml:space="preserve"> and</w:t>
      </w:r>
      <w:r w:rsidR="009F3722">
        <w:rPr>
          <w:rFonts w:ascii="Times New Roman" w:hAnsi="Times New Roman" w:cs="Times New Roman"/>
          <w:sz w:val="24"/>
          <w:szCs w:val="24"/>
          <w:lang w:val="en-CA"/>
        </w:rPr>
        <w:t xml:space="preserve"> year specific deviation </w:t>
      </w:r>
      <w:r w:rsidR="009F3722" w:rsidRPr="008B446F">
        <w:rPr>
          <w:rFonts w:ascii="Times New Roman" w:hAnsi="Times New Roman" w:cs="Times New Roman"/>
          <w:i/>
          <w:iCs/>
          <w:sz w:val="24"/>
          <w:szCs w:val="24"/>
          <w:lang w:val="en-CA"/>
        </w:rPr>
        <w:t>F</w:t>
      </w:r>
      <w:r w:rsidR="009F3722" w:rsidRPr="008B446F">
        <w:rPr>
          <w:rFonts w:ascii="Times New Roman" w:hAnsi="Times New Roman" w:cs="Times New Roman"/>
          <w:i/>
          <w:iCs/>
          <w:sz w:val="24"/>
          <w:szCs w:val="24"/>
          <w:vertAlign w:val="subscript"/>
          <w:lang w:val="en-CA"/>
        </w:rPr>
        <w:t>A</w:t>
      </w:r>
      <w:r w:rsidR="00A40045">
        <w:rPr>
          <w:rFonts w:ascii="Times New Roman" w:hAnsi="Times New Roman" w:cs="Times New Roman"/>
          <w:sz w:val="24"/>
          <w:szCs w:val="24"/>
          <w:lang w:val="en-CA"/>
        </w:rPr>
        <w:t xml:space="preserve"> (constrained to mean 1),</w:t>
      </w:r>
      <w:r w:rsidR="009F3722">
        <w:rPr>
          <w:rFonts w:ascii="Times New Roman" w:hAnsi="Times New Roman" w:cs="Times New Roman"/>
          <w:sz w:val="24"/>
          <w:szCs w:val="24"/>
          <w:lang w:val="en-CA"/>
        </w:rPr>
        <w:t xml:space="preserve"> </w:t>
      </w:r>
      <w:r w:rsidRPr="00256DE4">
        <w:rPr>
          <w:rFonts w:ascii="Times New Roman" w:hAnsi="Times New Roman" w:cs="Times New Roman"/>
          <w:sz w:val="24"/>
          <w:szCs w:val="24"/>
          <w:lang w:val="en-CA"/>
        </w:rPr>
        <w:t xml:space="preserve">and a length selectivity </w:t>
      </w:r>
      <w:r w:rsidR="00A40045">
        <w:rPr>
          <w:rFonts w:ascii="Times New Roman" w:hAnsi="Times New Roman" w:cs="Times New Roman"/>
          <w:sz w:val="24"/>
          <w:szCs w:val="24"/>
          <w:lang w:val="en-CA"/>
        </w:rPr>
        <w:t>function</w:t>
      </w:r>
      <w:r w:rsidR="00A40045" w:rsidRPr="00256DE4">
        <w:rPr>
          <w:rFonts w:ascii="Times New Roman" w:hAnsi="Times New Roman" w:cs="Times New Roman"/>
          <w:sz w:val="24"/>
          <w:szCs w:val="24"/>
          <w:lang w:val="en-CA"/>
        </w:rPr>
        <w:t xml:space="preserve"> </w:t>
      </w:r>
      <w:r w:rsidRPr="00256DE4">
        <w:rPr>
          <w:rFonts w:ascii="Times New Roman" w:hAnsi="Times New Roman" w:cs="Times New Roman"/>
          <w:i/>
          <w:sz w:val="24"/>
          <w:szCs w:val="24"/>
          <w:lang w:val="en-CA"/>
        </w:rPr>
        <w:t>s</w:t>
      </w:r>
      <w:r w:rsidRPr="00256DE4">
        <w:rPr>
          <w:rFonts w:ascii="Times New Roman" w:hAnsi="Times New Roman" w:cs="Times New Roman"/>
          <w:sz w:val="24"/>
          <w:szCs w:val="24"/>
          <w:lang w:val="en-CA"/>
        </w:rPr>
        <w:t>, by fleet:</w:t>
      </w:r>
    </w:p>
    <w:p w14:paraId="3B738F39" w14:textId="77777777" w:rsidR="00BE5737" w:rsidRPr="00256DE4" w:rsidRDefault="00BE5737" w:rsidP="00BE5737">
      <w:pPr>
        <w:jc w:val="both"/>
        <w:rPr>
          <w:rFonts w:ascii="Times New Roman" w:hAnsi="Times New Roman" w:cs="Times New Roman"/>
          <w:sz w:val="24"/>
          <w:szCs w:val="24"/>
          <w:lang w:val="en-CA"/>
        </w:rPr>
      </w:pPr>
    </w:p>
    <w:p w14:paraId="5B4A5E4A" w14:textId="3F6F3373" w:rsidR="00BE5737" w:rsidRPr="00256DE4" w:rsidRDefault="006E5632" w:rsidP="00BE5737">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r>
              <w:rPr>
                <w:rFonts w:ascii="Cambria Math" w:hAnsi="Cambria Math" w:cs="Times New Roman"/>
                <w:sz w:val="24"/>
                <w:szCs w:val="24"/>
                <w:lang w:val="en-CA"/>
              </w:rPr>
              <m:t>F</m:t>
            </m:r>
          </m:e>
          <m:sub>
            <m:r>
              <w:rPr>
                <w:rFonts w:ascii="Cambria Math" w:hAnsi="Cambria Math" w:cs="Times New Roman"/>
                <w:sz w:val="24"/>
                <w:szCs w:val="24"/>
                <w:lang w:val="en-CA"/>
              </w:rPr>
              <m:t>l,y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l</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q</m:t>
            </m:r>
          </m:e>
          <m:sub>
            <m:r>
              <w:rPr>
                <w:rFonts w:ascii="Cambria Math" w:hAnsi="Cambria Math" w:cs="Times New Roman"/>
                <w:sz w:val="24"/>
                <w:szCs w:val="24"/>
                <w:lang w:val="en-CA"/>
              </w:rPr>
              <m:t>f</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m,rf</m:t>
            </m:r>
          </m:sub>
        </m:sSub>
        <m:r>
          <m:rPr>
            <m:sty m:val="p"/>
          </m:rP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F</m:t>
            </m:r>
          </m:e>
          <m:sub>
            <m:r>
              <w:rPr>
                <w:rFonts w:ascii="Cambria Math" w:hAnsi="Cambria Math" w:cs="Times New Roman"/>
                <w:sz w:val="24"/>
                <w:szCs w:val="24"/>
                <w:lang w:val="en-CA"/>
              </w:rPr>
              <m:t>D,m,r</m:t>
            </m:r>
          </m:sub>
        </m:sSub>
        <m:r>
          <m:rPr>
            <m:sty m:val="p"/>
          </m:rP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F</m:t>
            </m:r>
          </m:e>
          <m:sub>
            <m:r>
              <w:rPr>
                <w:rFonts w:ascii="Cambria Math" w:hAnsi="Cambria Math" w:cs="Times New Roman"/>
                <w:sz w:val="24"/>
                <w:szCs w:val="24"/>
                <w:lang w:val="en-CA"/>
              </w:rPr>
              <m:t>A,y,m,r</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s</m:t>
            </m:r>
          </m:e>
          <m:sub>
            <m:r>
              <w:rPr>
                <w:rFonts w:ascii="Cambria Math" w:hAnsi="Cambria Math" w:cs="Times New Roman"/>
                <w:sz w:val="24"/>
                <w:szCs w:val="24"/>
                <w:lang w:val="en-CA"/>
              </w:rPr>
              <m:t>f</m:t>
            </m:r>
            <m:r>
              <m:rPr>
                <m:sty m:val="p"/>
              </m:rPr>
              <w:rPr>
                <w:rFonts w:ascii="Cambria Math" w:hAnsi="Cambria Math" w:cs="Times New Roman"/>
                <w:sz w:val="24"/>
                <w:szCs w:val="24"/>
                <w:lang w:val="en-CA"/>
              </w:rPr>
              <m:t>,</m:t>
            </m:r>
            <m:r>
              <w:rPr>
                <w:rFonts w:ascii="Cambria Math" w:hAnsi="Cambria Math" w:cs="Times New Roman"/>
                <w:sz w:val="24"/>
                <w:szCs w:val="24"/>
                <w:lang w:val="en-CA"/>
              </w:rPr>
              <m:t>l</m:t>
            </m:r>
          </m:sub>
        </m:sSub>
      </m:oMath>
      <w:r w:rsidR="00BE5737" w:rsidRPr="00256DE4">
        <w:rPr>
          <w:rFonts w:ascii="Times New Roman" w:hAnsi="Times New Roman" w:cs="Times New Roman"/>
          <w:sz w:val="24"/>
          <w:szCs w:val="24"/>
          <w:lang w:val="en-CA"/>
        </w:rPr>
        <w:t xml:space="preserve"> </w:t>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t xml:space="preserve"> (3.4)</w:t>
      </w:r>
    </w:p>
    <w:p w14:paraId="4F101BE4" w14:textId="77777777" w:rsidR="00BE5737" w:rsidRPr="00256DE4" w:rsidRDefault="00BE5737" w:rsidP="00BE5737">
      <w:pPr>
        <w:jc w:val="both"/>
        <w:rPr>
          <w:rFonts w:ascii="Times New Roman" w:hAnsi="Times New Roman" w:cs="Times New Roman"/>
          <w:sz w:val="24"/>
          <w:szCs w:val="24"/>
          <w:lang w:val="en-CA"/>
        </w:rPr>
      </w:pPr>
    </w:p>
    <w:p w14:paraId="380ADFF5" w14:textId="68DBDAE7" w:rsidR="00BE5737" w:rsidRPr="00256DE4" w:rsidRDefault="00942226" w:rsidP="00BE5737">
      <w:pPr>
        <w:jc w:val="both"/>
        <w:rPr>
          <w:rFonts w:ascii="Times New Roman" w:hAnsi="Times New Roman" w:cs="Times New Roman"/>
          <w:sz w:val="24"/>
          <w:szCs w:val="24"/>
          <w:lang w:val="en-CA"/>
        </w:rPr>
      </w:pPr>
      <w:r>
        <w:rPr>
          <w:rFonts w:ascii="Times New Roman" w:hAnsi="Times New Roman" w:cs="Times New Roman"/>
          <w:sz w:val="24"/>
          <w:szCs w:val="24"/>
          <w:lang w:val="en-CA"/>
        </w:rPr>
        <w:t>For most fleets, s</w:t>
      </w:r>
      <w:r w:rsidR="00BE5737" w:rsidRPr="00256DE4">
        <w:rPr>
          <w:rFonts w:ascii="Times New Roman" w:hAnsi="Times New Roman" w:cs="Times New Roman"/>
          <w:sz w:val="24"/>
          <w:szCs w:val="24"/>
          <w:lang w:val="en-CA"/>
        </w:rPr>
        <w:t xml:space="preserve">electivity is calculated by </w:t>
      </w:r>
      <w:r w:rsidR="00A264C7" w:rsidRPr="00256DE4">
        <w:rPr>
          <w:rFonts w:ascii="Times New Roman" w:hAnsi="Times New Roman" w:cs="Times New Roman"/>
          <w:sz w:val="24"/>
          <w:szCs w:val="24"/>
          <w:lang w:val="en-CA"/>
        </w:rPr>
        <w:t>a</w:t>
      </w:r>
      <w:r>
        <w:rPr>
          <w:rFonts w:ascii="Times New Roman" w:hAnsi="Times New Roman" w:cs="Times New Roman"/>
          <w:sz w:val="24"/>
          <w:szCs w:val="24"/>
          <w:lang w:val="en-CA"/>
        </w:rPr>
        <w:t xml:space="preserve"> </w:t>
      </w:r>
      <w:r w:rsidR="00A264C7" w:rsidRPr="00256DE4">
        <w:rPr>
          <w:rFonts w:ascii="Times New Roman" w:hAnsi="Times New Roman" w:cs="Times New Roman"/>
          <w:sz w:val="24"/>
          <w:szCs w:val="24"/>
          <w:lang w:val="en-CA"/>
        </w:rPr>
        <w:t>double</w:t>
      </w:r>
      <w:r w:rsidR="00A2500C">
        <w:rPr>
          <w:rFonts w:ascii="Times New Roman" w:hAnsi="Times New Roman" w:cs="Times New Roman"/>
          <w:sz w:val="24"/>
          <w:szCs w:val="24"/>
          <w:lang w:val="en-CA"/>
        </w:rPr>
        <w:t>-</w:t>
      </w:r>
      <w:r w:rsidR="00A264C7" w:rsidRPr="00256DE4">
        <w:rPr>
          <w:rFonts w:ascii="Times New Roman" w:hAnsi="Times New Roman" w:cs="Times New Roman"/>
          <w:sz w:val="24"/>
          <w:szCs w:val="24"/>
          <w:lang w:val="en-CA"/>
        </w:rPr>
        <w:t xml:space="preserve">normal </w:t>
      </w:r>
      <w:r w:rsidR="00A2500C">
        <w:rPr>
          <w:rFonts w:ascii="Times New Roman" w:hAnsi="Times New Roman" w:cs="Times New Roman"/>
          <w:sz w:val="24"/>
          <w:szCs w:val="24"/>
          <w:lang w:val="en-CA"/>
        </w:rPr>
        <w:t>equation</w:t>
      </w:r>
      <w:r w:rsidR="00A2500C" w:rsidRPr="00256DE4">
        <w:rPr>
          <w:rFonts w:ascii="Times New Roman" w:hAnsi="Times New Roman" w:cs="Times New Roman"/>
          <w:sz w:val="24"/>
          <w:szCs w:val="24"/>
          <w:lang w:val="en-CA"/>
        </w:rPr>
        <w:t xml:space="preserve"> </w:t>
      </w:r>
      <w:r w:rsidR="00FE049E">
        <w:rPr>
          <w:rFonts w:ascii="Times New Roman" w:hAnsi="Times New Roman" w:cs="Times New Roman"/>
          <w:sz w:val="24"/>
          <w:szCs w:val="24"/>
          <w:lang w:val="en-CA"/>
        </w:rPr>
        <w:t>using the</w:t>
      </w:r>
      <w:r w:rsidR="00BE5737" w:rsidRPr="00256DE4">
        <w:rPr>
          <w:rFonts w:ascii="Times New Roman" w:hAnsi="Times New Roman" w:cs="Times New Roman"/>
          <w:sz w:val="24"/>
          <w:szCs w:val="24"/>
          <w:lang w:val="en-CA"/>
        </w:rPr>
        <w:t xml:space="preserve"> mean length </w:t>
      </w:r>
      <w:proofErr w:type="spellStart"/>
      <w:r w:rsidR="00FE049E" w:rsidRPr="00AF7C63">
        <w:rPr>
          <w:rFonts w:ascii="Times New Roman" w:hAnsi="Times New Roman" w:cs="Times New Roman"/>
          <w:i/>
          <w:sz w:val="24"/>
          <w:szCs w:val="24"/>
          <w:lang w:val="en-CA"/>
        </w:rPr>
        <w:t>L</w:t>
      </w:r>
      <w:r w:rsidR="00FE049E" w:rsidRPr="00AF7C63">
        <w:rPr>
          <w:rFonts w:ascii="Times New Roman" w:hAnsi="Times New Roman" w:cs="Times New Roman"/>
          <w:i/>
          <w:sz w:val="24"/>
          <w:szCs w:val="24"/>
          <w:vertAlign w:val="subscript"/>
          <w:lang w:val="en-CA"/>
        </w:rPr>
        <w:t>l</w:t>
      </w:r>
      <w:proofErr w:type="spellEnd"/>
      <w:r w:rsidR="00FE049E" w:rsidRPr="00256DE4">
        <w:rPr>
          <w:rFonts w:ascii="Times New Roman" w:hAnsi="Times New Roman" w:cs="Times New Roman"/>
          <w:sz w:val="24"/>
          <w:szCs w:val="24"/>
          <w:lang w:val="en-CA"/>
        </w:rPr>
        <w:t xml:space="preserve"> </w:t>
      </w:r>
      <w:r w:rsidR="00A264C7" w:rsidRPr="00256DE4">
        <w:rPr>
          <w:rFonts w:ascii="Times New Roman" w:hAnsi="Times New Roman" w:cs="Times New Roman"/>
          <w:sz w:val="24"/>
          <w:szCs w:val="24"/>
          <w:lang w:val="en-CA"/>
        </w:rPr>
        <w:t>for a length class</w:t>
      </w:r>
      <w:r w:rsidR="00BE5737" w:rsidRPr="00256DE4">
        <w:rPr>
          <w:rFonts w:ascii="Times New Roman" w:hAnsi="Times New Roman" w:cs="Times New Roman"/>
          <w:sz w:val="24"/>
          <w:szCs w:val="24"/>
          <w:lang w:val="en-CA"/>
        </w:rPr>
        <w:t xml:space="preserve"> </w:t>
      </w:r>
      <w:r w:rsidR="00BE5737" w:rsidRPr="00256DE4">
        <w:rPr>
          <w:rFonts w:ascii="Times New Roman" w:hAnsi="Times New Roman" w:cs="Times New Roman"/>
          <w:i/>
          <w:sz w:val="24"/>
          <w:szCs w:val="24"/>
          <w:lang w:val="en-CA"/>
        </w:rPr>
        <w:t>l</w:t>
      </w:r>
      <w:r w:rsidR="00BE5737" w:rsidRPr="00256DE4">
        <w:rPr>
          <w:rFonts w:ascii="Times New Roman" w:hAnsi="Times New Roman" w:cs="Times New Roman"/>
          <w:sz w:val="24"/>
          <w:szCs w:val="24"/>
          <w:lang w:val="en-CA"/>
        </w:rPr>
        <w:t>:</w:t>
      </w:r>
    </w:p>
    <w:p w14:paraId="143E8396" w14:textId="77777777" w:rsidR="00BE5737" w:rsidRPr="00256DE4" w:rsidRDefault="00BE5737" w:rsidP="00BE5737">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    </w:t>
      </w:r>
    </w:p>
    <w:p w14:paraId="3D4AD334" w14:textId="0BD4BA2D" w:rsidR="00BE5737" w:rsidRPr="00256DE4" w:rsidRDefault="006E5632" w:rsidP="00BE5737">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r>
              <w:rPr>
                <w:rFonts w:ascii="Cambria Math" w:hAnsi="Cambria Math" w:cs="Times New Roman"/>
                <w:sz w:val="24"/>
                <w:szCs w:val="24"/>
                <w:lang w:val="en-CA"/>
              </w:rPr>
              <m:t>s</m:t>
            </m:r>
          </m:e>
          <m:sub>
            <m:r>
              <w:rPr>
                <w:rFonts w:ascii="Cambria Math" w:hAnsi="Cambria Math" w:cs="Times New Roman"/>
                <w:sz w:val="24"/>
                <w:szCs w:val="24"/>
                <w:lang w:val="en-CA"/>
              </w:rPr>
              <m:t>f</m:t>
            </m:r>
            <m:r>
              <m:rPr>
                <m:sty m:val="p"/>
              </m:rPr>
              <w:rPr>
                <w:rFonts w:ascii="Cambria Math" w:hAnsi="Cambria Math" w:cs="Times New Roman"/>
                <w:sz w:val="24"/>
                <w:szCs w:val="24"/>
                <w:lang w:val="en-CA"/>
              </w:rPr>
              <m:t>,</m:t>
            </m:r>
            <m:r>
              <w:rPr>
                <w:rFonts w:ascii="Cambria Math" w:hAnsi="Cambria Math" w:cs="Times New Roman"/>
                <w:sz w:val="24"/>
                <w:szCs w:val="24"/>
                <w:lang w:val="en-CA"/>
              </w:rPr>
              <m:t>l</m:t>
            </m:r>
          </m:sub>
        </m:sSub>
        <m:r>
          <m:rPr>
            <m:sty m:val="p"/>
          </m:rPr>
          <w:rPr>
            <w:rFonts w:ascii="Cambria Math" w:hAnsi="Cambria Math" w:cs="Times New Roman"/>
            <w:sz w:val="24"/>
            <w:szCs w:val="24"/>
            <w:lang w:val="en-CA"/>
          </w:rPr>
          <m:t>=</m:t>
        </m:r>
        <m:d>
          <m:dPr>
            <m:begChr m:val="{"/>
            <m:endChr m:val=""/>
            <m:ctrlPr>
              <w:rPr>
                <w:rFonts w:ascii="Cambria Math" w:hAnsi="Cambria Math" w:cs="Times New Roman"/>
                <w:sz w:val="24"/>
                <w:szCs w:val="24"/>
                <w:lang w:val="en-CA"/>
              </w:rPr>
            </m:ctrlPr>
          </m:dPr>
          <m:e>
            <m:m>
              <m:mPr>
                <m:mcs>
                  <m:mc>
                    <m:mcPr>
                      <m:count m:val="2"/>
                      <m:mcJc m:val="center"/>
                    </m:mcPr>
                  </m:mc>
                </m:mcs>
                <m:ctrlPr>
                  <w:rPr>
                    <w:rFonts w:ascii="Cambria Math" w:hAnsi="Cambria Math" w:cs="Times New Roman"/>
                    <w:sz w:val="24"/>
                    <w:szCs w:val="24"/>
                    <w:lang w:val="en-CA"/>
                  </w:rPr>
                </m:ctrlPr>
              </m:mPr>
              <m:mr>
                <m:e>
                  <m:sSup>
                    <m:sSupPr>
                      <m:ctrlPr>
                        <w:rPr>
                          <w:rFonts w:ascii="Cambria Math" w:hAnsi="Cambria Math" w:cs="Times New Roman"/>
                          <w:i/>
                          <w:sz w:val="24"/>
                          <w:szCs w:val="24"/>
                          <w:lang w:val="en-CA"/>
                        </w:rPr>
                      </m:ctrlPr>
                    </m:sSupPr>
                    <m:e>
                      <m:r>
                        <w:rPr>
                          <w:rFonts w:ascii="Cambria Math" w:hAnsi="Cambria Math" w:cs="Times New Roman"/>
                          <w:sz w:val="24"/>
                          <w:szCs w:val="24"/>
                          <w:lang w:val="en-CA"/>
                        </w:rPr>
                        <m:t>2</m:t>
                      </m:r>
                    </m:e>
                    <m:sup>
                      <m:r>
                        <w:rPr>
                          <w:rFonts w:ascii="Cambria Math" w:hAnsi="Cambria Math" w:cs="Times New Roman"/>
                          <w:sz w:val="24"/>
                          <w:szCs w:val="24"/>
                          <w:lang w:val="en-CA"/>
                        </w:rPr>
                        <m:t>-</m:t>
                      </m:r>
                      <m:sSup>
                        <m:sSupPr>
                          <m:ctrlPr>
                            <w:rPr>
                              <w:rFonts w:ascii="Cambria Math" w:hAnsi="Cambria Math" w:cs="Times New Roman"/>
                              <w:i/>
                              <w:sz w:val="24"/>
                              <w:szCs w:val="24"/>
                              <w:lang w:val="en-CA"/>
                            </w:rPr>
                          </m:ctrlPr>
                        </m:sSupPr>
                        <m:e>
                          <m:d>
                            <m:dPr>
                              <m:ctrlPr>
                                <w:rPr>
                                  <w:rFonts w:ascii="Cambria Math" w:hAnsi="Cambria Math" w:cs="Times New Roman"/>
                                  <w:i/>
                                  <w:sz w:val="24"/>
                                  <w:szCs w:val="24"/>
                                  <w:lang w:val="en-CA"/>
                                </w:rPr>
                              </m:ctrlPr>
                            </m:dPr>
                            <m:e>
                              <m:f>
                                <m:fPr>
                                  <m:ctrlPr>
                                    <w:rPr>
                                      <w:rFonts w:ascii="Cambria Math" w:hAnsi="Cambria Math" w:cs="Times New Roman"/>
                                      <w:i/>
                                      <w:sz w:val="24"/>
                                      <w:szCs w:val="24"/>
                                      <w:lang w:val="en-CA"/>
                                    </w:rPr>
                                  </m:ctrlPr>
                                </m:fPr>
                                <m:num>
                                  <m:sSub>
                                    <m:sSubPr>
                                      <m:ctrlPr>
                                        <w:rPr>
                                          <w:rFonts w:ascii="Cambria Math" w:hAnsi="Cambria Math" w:cs="Times New Roman"/>
                                          <w:i/>
                                          <w:sz w:val="24"/>
                                          <w:szCs w:val="24"/>
                                          <w:lang w:val="en-CA"/>
                                        </w:rPr>
                                      </m:ctrlPr>
                                    </m:sSubPr>
                                    <m:e>
                                      <m:r>
                                        <w:rPr>
                                          <w:rFonts w:ascii="Cambria Math" w:hAnsi="Cambria Math" w:cs="Times New Roman"/>
                                          <w:sz w:val="24"/>
                                          <w:szCs w:val="24"/>
                                          <w:lang w:val="en-CA"/>
                                        </w:rPr>
                                        <m:t>L</m:t>
                                      </m:r>
                                    </m:e>
                                    <m:sub>
                                      <m:r>
                                        <w:rPr>
                                          <w:rFonts w:ascii="Cambria Math" w:hAnsi="Cambria Math" w:cs="Times New Roman"/>
                                          <w:sz w:val="24"/>
                                          <w:szCs w:val="24"/>
                                          <w:lang w:val="en-CA"/>
                                        </w:rPr>
                                        <m:t>l</m:t>
                                      </m:r>
                                    </m:sub>
                                  </m:sSub>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l</m:t>
                                      </m:r>
                                    </m:e>
                                    <m:sub>
                                      <m:r>
                                        <w:rPr>
                                          <w:rFonts w:ascii="Cambria Math" w:hAnsi="Cambria Math" w:cs="Times New Roman"/>
                                          <w:sz w:val="24"/>
                                          <w:szCs w:val="24"/>
                                          <w:lang w:val="en-CA"/>
                                        </w:rPr>
                                        <m:t>max,f</m:t>
                                      </m:r>
                                    </m:sub>
                                  </m:sSub>
                                </m:num>
                                <m:den>
                                  <m:sSup>
                                    <m:sSupPr>
                                      <m:ctrlPr>
                                        <w:rPr>
                                          <w:rFonts w:ascii="Cambria Math" w:hAnsi="Cambria Math" w:cs="Times New Roman"/>
                                          <w:i/>
                                          <w:sz w:val="24"/>
                                          <w:szCs w:val="24"/>
                                          <w:lang w:val="en-CA"/>
                                        </w:rPr>
                                      </m:ctrlPr>
                                    </m:sSupPr>
                                    <m:e>
                                      <m:sSub>
                                        <m:sSubPr>
                                          <m:ctrlPr>
                                            <w:rPr>
                                              <w:rFonts w:ascii="Cambria Math" w:hAnsi="Cambria Math" w:cs="Times New Roman"/>
                                              <w:i/>
                                              <w:sz w:val="24"/>
                                              <w:szCs w:val="24"/>
                                              <w:lang w:val="en-CA"/>
                                            </w:rPr>
                                          </m:ctrlPr>
                                        </m:sSubPr>
                                        <m:e>
                                          <m:r>
                                            <w:rPr>
                                              <w:rFonts w:ascii="Cambria Math" w:hAnsi="Cambria Math" w:cs="Times New Roman"/>
                                              <w:sz w:val="24"/>
                                              <w:szCs w:val="24"/>
                                              <w:lang w:val="en-CA"/>
                                            </w:rPr>
                                            <m:t>σ</m:t>
                                          </m:r>
                                        </m:e>
                                        <m:sub>
                                          <m:r>
                                            <w:rPr>
                                              <w:rFonts w:ascii="Cambria Math" w:hAnsi="Cambria Math" w:cs="Times New Roman"/>
                                              <w:sz w:val="24"/>
                                              <w:szCs w:val="24"/>
                                              <w:lang w:val="en-CA"/>
                                            </w:rPr>
                                            <m:t>f,A</m:t>
                                          </m:r>
                                        </m:sub>
                                      </m:sSub>
                                    </m:e>
                                    <m:sup>
                                      <m:r>
                                        <w:rPr>
                                          <w:rFonts w:ascii="Cambria Math" w:hAnsi="Cambria Math" w:cs="Times New Roman"/>
                                          <w:sz w:val="24"/>
                                          <w:szCs w:val="24"/>
                                          <w:lang w:val="en-CA"/>
                                        </w:rPr>
                                        <m:t>2</m:t>
                                      </m:r>
                                    </m:sup>
                                  </m:sSup>
                                </m:den>
                              </m:f>
                            </m:e>
                          </m:d>
                        </m:e>
                        <m:sup>
                          <m:r>
                            <w:rPr>
                              <w:rFonts w:ascii="Cambria Math" w:hAnsi="Cambria Math" w:cs="Times New Roman"/>
                              <w:sz w:val="24"/>
                              <w:szCs w:val="24"/>
                              <w:lang w:val="en-CA"/>
                            </w:rPr>
                            <m:t>2</m:t>
                          </m:r>
                        </m:sup>
                      </m:sSup>
                    </m:sup>
                  </m:sSup>
                </m:e>
                <m:e>
                  <m:sSub>
                    <m:sSubPr>
                      <m:ctrlPr>
                        <w:rPr>
                          <w:rFonts w:ascii="Cambria Math" w:hAnsi="Cambria Math" w:cs="Times New Roman"/>
                          <w:i/>
                          <w:sz w:val="24"/>
                          <w:szCs w:val="24"/>
                          <w:lang w:val="en-CA"/>
                        </w:rPr>
                      </m:ctrlPr>
                    </m:sSubPr>
                    <m:e>
                      <m:r>
                        <w:rPr>
                          <w:rFonts w:ascii="Cambria Math" w:hAnsi="Cambria Math" w:cs="Times New Roman"/>
                          <w:sz w:val="24"/>
                          <w:szCs w:val="24"/>
                          <w:lang w:val="en-CA"/>
                        </w:rPr>
                        <m:t>L</m:t>
                      </m:r>
                    </m:e>
                    <m:sub>
                      <m:r>
                        <w:rPr>
                          <w:rFonts w:ascii="Cambria Math" w:hAnsi="Cambria Math" w:cs="Times New Roman"/>
                          <w:sz w:val="24"/>
                          <w:szCs w:val="24"/>
                          <w:lang w:val="en-CA"/>
                        </w:rPr>
                        <m:t>l</m:t>
                      </m:r>
                    </m:sub>
                  </m:sSub>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l</m:t>
                      </m:r>
                    </m:e>
                    <m:sub>
                      <m:r>
                        <w:rPr>
                          <w:rFonts w:ascii="Cambria Math" w:hAnsi="Cambria Math" w:cs="Times New Roman"/>
                          <w:sz w:val="24"/>
                          <w:szCs w:val="24"/>
                          <w:lang w:val="en-CA"/>
                        </w:rPr>
                        <m:t>max,f</m:t>
                      </m:r>
                    </m:sub>
                  </m:sSub>
                </m:e>
              </m:mr>
              <m:mr>
                <m:e>
                  <m:sSup>
                    <m:sSupPr>
                      <m:ctrlPr>
                        <w:rPr>
                          <w:rFonts w:ascii="Cambria Math" w:hAnsi="Cambria Math" w:cs="Times New Roman"/>
                          <w:i/>
                          <w:sz w:val="24"/>
                          <w:szCs w:val="24"/>
                          <w:lang w:val="en-CA"/>
                        </w:rPr>
                      </m:ctrlPr>
                    </m:sSupPr>
                    <m:e>
                      <m:r>
                        <w:rPr>
                          <w:rFonts w:ascii="Cambria Math" w:hAnsi="Cambria Math" w:cs="Times New Roman"/>
                          <w:sz w:val="24"/>
                          <w:szCs w:val="24"/>
                          <w:lang w:val="en-CA"/>
                        </w:rPr>
                        <m:t>2</m:t>
                      </m:r>
                    </m:e>
                    <m:sup>
                      <m:r>
                        <w:rPr>
                          <w:rFonts w:ascii="Cambria Math" w:hAnsi="Cambria Math" w:cs="Times New Roman"/>
                          <w:sz w:val="24"/>
                          <w:szCs w:val="24"/>
                          <w:lang w:val="en-CA"/>
                        </w:rPr>
                        <m:t>-</m:t>
                      </m:r>
                      <m:sSup>
                        <m:sSupPr>
                          <m:ctrlPr>
                            <w:rPr>
                              <w:rFonts w:ascii="Cambria Math" w:hAnsi="Cambria Math" w:cs="Times New Roman"/>
                              <w:i/>
                              <w:sz w:val="24"/>
                              <w:szCs w:val="24"/>
                              <w:lang w:val="en-CA"/>
                            </w:rPr>
                          </m:ctrlPr>
                        </m:sSupPr>
                        <m:e>
                          <m:d>
                            <m:dPr>
                              <m:ctrlPr>
                                <w:rPr>
                                  <w:rFonts w:ascii="Cambria Math" w:hAnsi="Cambria Math" w:cs="Times New Roman"/>
                                  <w:i/>
                                  <w:sz w:val="24"/>
                                  <w:szCs w:val="24"/>
                                  <w:lang w:val="en-CA"/>
                                </w:rPr>
                              </m:ctrlPr>
                            </m:dPr>
                            <m:e>
                              <m:f>
                                <m:fPr>
                                  <m:ctrlPr>
                                    <w:rPr>
                                      <w:rFonts w:ascii="Cambria Math" w:hAnsi="Cambria Math" w:cs="Times New Roman"/>
                                      <w:i/>
                                      <w:sz w:val="24"/>
                                      <w:szCs w:val="24"/>
                                      <w:lang w:val="en-CA"/>
                                    </w:rPr>
                                  </m:ctrlPr>
                                </m:fPr>
                                <m:num>
                                  <m:sSub>
                                    <m:sSubPr>
                                      <m:ctrlPr>
                                        <w:rPr>
                                          <w:rFonts w:ascii="Cambria Math" w:hAnsi="Cambria Math" w:cs="Times New Roman"/>
                                          <w:i/>
                                          <w:sz w:val="24"/>
                                          <w:szCs w:val="24"/>
                                          <w:lang w:val="en-CA"/>
                                        </w:rPr>
                                      </m:ctrlPr>
                                    </m:sSubPr>
                                    <m:e>
                                      <m:r>
                                        <w:rPr>
                                          <w:rFonts w:ascii="Cambria Math" w:hAnsi="Cambria Math" w:cs="Times New Roman"/>
                                          <w:sz w:val="24"/>
                                          <w:szCs w:val="24"/>
                                          <w:lang w:val="en-CA"/>
                                        </w:rPr>
                                        <m:t>L</m:t>
                                      </m:r>
                                    </m:e>
                                    <m:sub>
                                      <m:r>
                                        <w:rPr>
                                          <w:rFonts w:ascii="Cambria Math" w:hAnsi="Cambria Math" w:cs="Times New Roman"/>
                                          <w:sz w:val="24"/>
                                          <w:szCs w:val="24"/>
                                          <w:lang w:val="en-CA"/>
                                        </w:rPr>
                                        <m:t>l</m:t>
                                      </m:r>
                                    </m:sub>
                                  </m:sSub>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l</m:t>
                                      </m:r>
                                    </m:e>
                                    <m:sub>
                                      <m:r>
                                        <w:rPr>
                                          <w:rFonts w:ascii="Cambria Math" w:hAnsi="Cambria Math" w:cs="Times New Roman"/>
                                          <w:sz w:val="24"/>
                                          <w:szCs w:val="24"/>
                                          <w:lang w:val="en-CA"/>
                                        </w:rPr>
                                        <m:t>max,f</m:t>
                                      </m:r>
                                    </m:sub>
                                  </m:sSub>
                                </m:num>
                                <m:den>
                                  <m:sSup>
                                    <m:sSupPr>
                                      <m:ctrlPr>
                                        <w:rPr>
                                          <w:rFonts w:ascii="Cambria Math" w:hAnsi="Cambria Math" w:cs="Times New Roman"/>
                                          <w:i/>
                                          <w:sz w:val="24"/>
                                          <w:szCs w:val="24"/>
                                          <w:lang w:val="en-CA"/>
                                        </w:rPr>
                                      </m:ctrlPr>
                                    </m:sSupPr>
                                    <m:e>
                                      <m:sSub>
                                        <m:sSubPr>
                                          <m:ctrlPr>
                                            <w:rPr>
                                              <w:rFonts w:ascii="Cambria Math" w:hAnsi="Cambria Math" w:cs="Times New Roman"/>
                                              <w:i/>
                                              <w:sz w:val="24"/>
                                              <w:szCs w:val="24"/>
                                              <w:lang w:val="en-CA"/>
                                            </w:rPr>
                                          </m:ctrlPr>
                                        </m:sSubPr>
                                        <m:e>
                                          <m:r>
                                            <w:rPr>
                                              <w:rFonts w:ascii="Cambria Math" w:hAnsi="Cambria Math" w:cs="Times New Roman"/>
                                              <w:sz w:val="24"/>
                                              <w:szCs w:val="24"/>
                                              <w:lang w:val="en-CA"/>
                                            </w:rPr>
                                            <m:t>σ</m:t>
                                          </m:r>
                                        </m:e>
                                        <m:sub>
                                          <m:r>
                                            <w:rPr>
                                              <w:rFonts w:ascii="Cambria Math" w:hAnsi="Cambria Math" w:cs="Times New Roman"/>
                                              <w:sz w:val="24"/>
                                              <w:szCs w:val="24"/>
                                              <w:lang w:val="en-CA"/>
                                            </w:rPr>
                                            <m:t>f,D</m:t>
                                          </m:r>
                                        </m:sub>
                                      </m:sSub>
                                    </m:e>
                                    <m:sup>
                                      <m:r>
                                        <w:rPr>
                                          <w:rFonts w:ascii="Cambria Math" w:hAnsi="Cambria Math" w:cs="Times New Roman"/>
                                          <w:sz w:val="24"/>
                                          <w:szCs w:val="24"/>
                                          <w:lang w:val="en-CA"/>
                                        </w:rPr>
                                        <m:t>2</m:t>
                                      </m:r>
                                    </m:sup>
                                  </m:sSup>
                                </m:den>
                              </m:f>
                            </m:e>
                          </m:d>
                        </m:e>
                        <m:sup>
                          <m:r>
                            <w:rPr>
                              <w:rFonts w:ascii="Cambria Math" w:hAnsi="Cambria Math" w:cs="Times New Roman"/>
                              <w:sz w:val="24"/>
                              <w:szCs w:val="24"/>
                              <w:lang w:val="en-CA"/>
                            </w:rPr>
                            <m:t>2</m:t>
                          </m:r>
                        </m:sup>
                      </m:sSup>
                    </m:sup>
                  </m:sSup>
                </m:e>
                <m:e>
                  <m:sSub>
                    <m:sSubPr>
                      <m:ctrlPr>
                        <w:rPr>
                          <w:rFonts w:ascii="Cambria Math" w:hAnsi="Cambria Math" w:cs="Times New Roman"/>
                          <w:i/>
                          <w:sz w:val="24"/>
                          <w:szCs w:val="24"/>
                          <w:lang w:val="en-CA"/>
                        </w:rPr>
                      </m:ctrlPr>
                    </m:sSubPr>
                    <m:e>
                      <m:r>
                        <w:rPr>
                          <w:rFonts w:ascii="Cambria Math" w:hAnsi="Cambria Math" w:cs="Times New Roman"/>
                          <w:sz w:val="24"/>
                          <w:szCs w:val="24"/>
                          <w:lang w:val="en-CA"/>
                        </w:rPr>
                        <m:t>L</m:t>
                      </m:r>
                    </m:e>
                    <m:sub>
                      <m:r>
                        <w:rPr>
                          <w:rFonts w:ascii="Cambria Math" w:hAnsi="Cambria Math" w:cs="Times New Roman"/>
                          <w:sz w:val="24"/>
                          <w:szCs w:val="24"/>
                          <w:lang w:val="en-CA"/>
                        </w:rPr>
                        <m:t>l</m:t>
                      </m:r>
                    </m:sub>
                  </m:sSub>
                  <m:r>
                    <w:rPr>
                      <w:rFonts w:ascii="Cambria Math" w:hAnsi="Cambria Math" w:cs="Times New Roman"/>
                      <w:sz w:val="24"/>
                      <w:szCs w:val="24"/>
                      <w:lang w:val="en-CA"/>
                    </w:rPr>
                    <m:t>&gt;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l</m:t>
                      </m:r>
                    </m:e>
                    <m:sub>
                      <m:r>
                        <w:rPr>
                          <w:rFonts w:ascii="Cambria Math" w:hAnsi="Cambria Math" w:cs="Times New Roman"/>
                          <w:sz w:val="24"/>
                          <w:szCs w:val="24"/>
                          <w:lang w:val="en-CA"/>
                        </w:rPr>
                        <m:t>max,f</m:t>
                      </m:r>
                    </m:sub>
                  </m:sSub>
                </m:e>
              </m:mr>
            </m:m>
          </m:e>
        </m:d>
      </m:oMath>
      <w:r w:rsidR="00BE5737" w:rsidRPr="00256DE4">
        <w:rPr>
          <w:rFonts w:ascii="Times New Roman" w:hAnsi="Times New Roman" w:cs="Times New Roman"/>
          <w:sz w:val="24"/>
          <w:szCs w:val="24"/>
          <w:lang w:val="en-CA"/>
        </w:rPr>
        <w:t xml:space="preserve"> </w:t>
      </w:r>
      <w:r w:rsidR="00BE5737" w:rsidRPr="00256DE4">
        <w:rPr>
          <w:rFonts w:ascii="Times New Roman" w:hAnsi="Times New Roman" w:cs="Times New Roman"/>
          <w:sz w:val="24"/>
          <w:szCs w:val="24"/>
          <w:lang w:val="en-CA"/>
        </w:rPr>
        <w:tab/>
      </w:r>
      <w:r w:rsidR="00A264C7" w:rsidRPr="00256DE4">
        <w:rPr>
          <w:rFonts w:ascii="Times New Roman" w:hAnsi="Times New Roman" w:cs="Times New Roman"/>
          <w:sz w:val="24"/>
          <w:szCs w:val="24"/>
          <w:lang w:val="en-CA"/>
        </w:rPr>
        <w:tab/>
      </w:r>
      <w:r w:rsidR="00A264C7" w:rsidRPr="00256DE4">
        <w:rPr>
          <w:rFonts w:ascii="Times New Roman" w:hAnsi="Times New Roman" w:cs="Times New Roman"/>
          <w:sz w:val="24"/>
          <w:szCs w:val="24"/>
          <w:lang w:val="en-CA"/>
        </w:rPr>
        <w:tab/>
      </w:r>
      <w:r w:rsidR="00A264C7" w:rsidRPr="00256DE4">
        <w:rPr>
          <w:rFonts w:ascii="Times New Roman" w:hAnsi="Times New Roman" w:cs="Times New Roman"/>
          <w:sz w:val="24"/>
          <w:szCs w:val="24"/>
          <w:lang w:val="en-CA"/>
        </w:rPr>
        <w:tab/>
      </w:r>
      <w:r w:rsidR="00A264C7" w:rsidRPr="00256DE4">
        <w:rPr>
          <w:rFonts w:ascii="Times New Roman" w:hAnsi="Times New Roman" w:cs="Times New Roman"/>
          <w:sz w:val="24"/>
          <w:szCs w:val="24"/>
          <w:lang w:val="en-CA"/>
        </w:rPr>
        <w:tab/>
      </w:r>
      <w:r w:rsidR="00A264C7" w:rsidRPr="00256DE4">
        <w:rPr>
          <w:rFonts w:ascii="Times New Roman" w:hAnsi="Times New Roman" w:cs="Times New Roman"/>
          <w:sz w:val="24"/>
          <w:szCs w:val="24"/>
          <w:lang w:val="en-CA"/>
        </w:rPr>
        <w:tab/>
      </w:r>
      <w:r w:rsidR="00E159CB">
        <w:rPr>
          <w:rFonts w:ascii="Times New Roman" w:hAnsi="Times New Roman" w:cs="Times New Roman"/>
          <w:sz w:val="24"/>
          <w:szCs w:val="24"/>
          <w:lang w:val="en-CA"/>
        </w:rPr>
        <w:tab/>
      </w:r>
      <w:r w:rsidR="00B65D2B">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 xml:space="preserve"> (3.5)</w:t>
      </w:r>
    </w:p>
    <w:p w14:paraId="7A955731" w14:textId="77777777" w:rsidR="00BE5737" w:rsidRPr="00256DE4" w:rsidRDefault="00BE5737" w:rsidP="00BE5737">
      <w:pPr>
        <w:jc w:val="both"/>
        <w:rPr>
          <w:rFonts w:ascii="Times New Roman" w:hAnsi="Times New Roman" w:cs="Times New Roman"/>
          <w:sz w:val="24"/>
          <w:szCs w:val="24"/>
          <w:lang w:val="en-CA"/>
        </w:rPr>
      </w:pPr>
    </w:p>
    <w:p w14:paraId="3014C532" w14:textId="1B890CF2" w:rsidR="00A264C7" w:rsidRDefault="007A4037" w:rsidP="00BE5737">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w</w:t>
      </w:r>
      <w:r w:rsidR="00A264C7" w:rsidRPr="00256DE4">
        <w:rPr>
          <w:rFonts w:ascii="Times New Roman" w:hAnsi="Times New Roman" w:cs="Times New Roman"/>
          <w:sz w:val="24"/>
          <w:szCs w:val="24"/>
          <w:lang w:val="en-CA"/>
        </w:rPr>
        <w:t xml:space="preserve">here </w:t>
      </w:r>
      <w:proofErr w:type="spellStart"/>
      <w:proofErr w:type="gramStart"/>
      <w:r w:rsidR="00A2500C">
        <w:rPr>
          <w:rFonts w:ascii="Times New Roman" w:hAnsi="Times New Roman" w:cs="Times New Roman"/>
          <w:i/>
          <w:sz w:val="24"/>
          <w:szCs w:val="24"/>
          <w:lang w:val="en-CA"/>
        </w:rPr>
        <w:t>l</w:t>
      </w:r>
      <w:r w:rsidR="00A2500C" w:rsidRPr="008B446F">
        <w:rPr>
          <w:rFonts w:ascii="Times New Roman" w:hAnsi="Times New Roman" w:cs="Times New Roman"/>
          <w:i/>
          <w:sz w:val="24"/>
          <w:szCs w:val="24"/>
          <w:vertAlign w:val="subscript"/>
          <w:lang w:val="en-CA"/>
        </w:rPr>
        <w:t>max</w:t>
      </w:r>
      <w:r w:rsidR="00FE049E">
        <w:rPr>
          <w:rFonts w:ascii="Times New Roman" w:hAnsi="Times New Roman" w:cs="Times New Roman"/>
          <w:i/>
          <w:sz w:val="24"/>
          <w:szCs w:val="24"/>
          <w:vertAlign w:val="subscript"/>
          <w:lang w:val="en-CA"/>
        </w:rPr>
        <w:t>,f</w:t>
      </w:r>
      <w:proofErr w:type="spellEnd"/>
      <w:proofErr w:type="gramEnd"/>
      <w:r w:rsidR="00A264C7" w:rsidRPr="00256DE4">
        <w:rPr>
          <w:rFonts w:ascii="Times New Roman" w:hAnsi="Times New Roman" w:cs="Times New Roman"/>
          <w:sz w:val="24"/>
          <w:szCs w:val="24"/>
          <w:lang w:val="en-CA"/>
        </w:rPr>
        <w:t xml:space="preserve"> is the fleet-specific length at maximum vulnerability, and </w:t>
      </w:r>
      <w:proofErr w:type="spellStart"/>
      <w:r w:rsidR="00A264C7" w:rsidRPr="00256DE4">
        <w:rPr>
          <w:rFonts w:ascii="Times New Roman" w:hAnsi="Times New Roman" w:cs="Times New Roman"/>
          <w:i/>
          <w:sz w:val="24"/>
          <w:szCs w:val="24"/>
          <w:lang w:val="en-CA"/>
        </w:rPr>
        <w:t>σ</w:t>
      </w:r>
      <w:r w:rsidR="00FE049E">
        <w:rPr>
          <w:rFonts w:ascii="Times New Roman" w:hAnsi="Times New Roman" w:cs="Times New Roman"/>
          <w:i/>
          <w:sz w:val="24"/>
          <w:szCs w:val="24"/>
          <w:vertAlign w:val="subscript"/>
          <w:lang w:val="en-CA"/>
        </w:rPr>
        <w:t>f,A</w:t>
      </w:r>
      <w:proofErr w:type="spellEnd"/>
      <w:r w:rsidR="00A264C7" w:rsidRPr="00256DE4">
        <w:rPr>
          <w:rFonts w:ascii="Times New Roman" w:hAnsi="Times New Roman" w:cs="Times New Roman"/>
          <w:sz w:val="24"/>
          <w:szCs w:val="24"/>
          <w:lang w:val="en-CA"/>
        </w:rPr>
        <w:t xml:space="preserve"> and </w:t>
      </w:r>
      <w:proofErr w:type="spellStart"/>
      <w:r w:rsidR="00A264C7" w:rsidRPr="00256DE4">
        <w:rPr>
          <w:rFonts w:ascii="Times New Roman" w:hAnsi="Times New Roman" w:cs="Times New Roman"/>
          <w:i/>
          <w:sz w:val="24"/>
          <w:szCs w:val="24"/>
          <w:lang w:val="en-CA"/>
        </w:rPr>
        <w:t>σ</w:t>
      </w:r>
      <w:r w:rsidR="00FE049E">
        <w:rPr>
          <w:rFonts w:ascii="Times New Roman" w:hAnsi="Times New Roman" w:cs="Times New Roman"/>
          <w:i/>
          <w:sz w:val="24"/>
          <w:szCs w:val="24"/>
          <w:vertAlign w:val="subscript"/>
          <w:lang w:val="en-CA"/>
        </w:rPr>
        <w:t>f,D</w:t>
      </w:r>
      <w:proofErr w:type="spellEnd"/>
      <w:r w:rsidR="00A264C7" w:rsidRPr="00256DE4">
        <w:rPr>
          <w:rFonts w:ascii="Times New Roman" w:hAnsi="Times New Roman" w:cs="Times New Roman"/>
          <w:sz w:val="24"/>
          <w:szCs w:val="24"/>
          <w:lang w:val="en-CA"/>
        </w:rPr>
        <w:t xml:space="preserve"> are parameters controlling the </w:t>
      </w:r>
      <w:r w:rsidRPr="00256DE4">
        <w:rPr>
          <w:rFonts w:ascii="Times New Roman" w:hAnsi="Times New Roman" w:cs="Times New Roman"/>
          <w:sz w:val="24"/>
          <w:szCs w:val="24"/>
          <w:lang w:val="en-CA"/>
        </w:rPr>
        <w:t>width</w:t>
      </w:r>
      <w:r w:rsidR="00A264C7" w:rsidRPr="00256DE4">
        <w:rPr>
          <w:rFonts w:ascii="Times New Roman" w:hAnsi="Times New Roman" w:cs="Times New Roman"/>
          <w:sz w:val="24"/>
          <w:szCs w:val="24"/>
          <w:lang w:val="en-CA"/>
        </w:rPr>
        <w:t xml:space="preserve"> of the ascending and descending limbs of the selectivity</w:t>
      </w:r>
      <w:r w:rsidR="00FE049E">
        <w:rPr>
          <w:rFonts w:ascii="Times New Roman" w:hAnsi="Times New Roman" w:cs="Times New Roman"/>
          <w:sz w:val="24"/>
          <w:szCs w:val="24"/>
          <w:lang w:val="en-CA"/>
        </w:rPr>
        <w:t>,</w:t>
      </w:r>
      <w:r w:rsidR="00A264C7" w:rsidRPr="00256DE4">
        <w:rPr>
          <w:rFonts w:ascii="Times New Roman" w:hAnsi="Times New Roman" w:cs="Times New Roman"/>
          <w:sz w:val="24"/>
          <w:szCs w:val="24"/>
          <w:lang w:val="en-CA"/>
        </w:rPr>
        <w:t xml:space="preserve"> respectively. Large values of </w:t>
      </w:r>
      <w:proofErr w:type="spellStart"/>
      <w:r w:rsidR="00A264C7" w:rsidRPr="00256DE4">
        <w:rPr>
          <w:rFonts w:ascii="Times New Roman" w:hAnsi="Times New Roman" w:cs="Times New Roman"/>
          <w:i/>
          <w:sz w:val="24"/>
          <w:szCs w:val="24"/>
          <w:lang w:val="en-CA"/>
        </w:rPr>
        <w:t>σ</w:t>
      </w:r>
      <w:proofErr w:type="gramStart"/>
      <w:r w:rsidR="00FE049E">
        <w:rPr>
          <w:rFonts w:ascii="Times New Roman" w:hAnsi="Times New Roman" w:cs="Times New Roman"/>
          <w:i/>
          <w:sz w:val="24"/>
          <w:szCs w:val="24"/>
          <w:vertAlign w:val="subscript"/>
          <w:lang w:val="en-CA"/>
        </w:rPr>
        <w:t>f,D</w:t>
      </w:r>
      <w:proofErr w:type="spellEnd"/>
      <w:proofErr w:type="gramEnd"/>
      <w:r w:rsidR="00A264C7" w:rsidRPr="00256DE4">
        <w:rPr>
          <w:rFonts w:ascii="Times New Roman" w:hAnsi="Times New Roman" w:cs="Times New Roman"/>
          <w:sz w:val="24"/>
          <w:szCs w:val="24"/>
          <w:lang w:val="en-CA"/>
        </w:rPr>
        <w:t xml:space="preserve"> approximate a ‘flat topped’ logistic selectivity. </w:t>
      </w:r>
    </w:p>
    <w:p w14:paraId="42BFC9AE" w14:textId="52A8EEAD" w:rsidR="00D77DC5" w:rsidRDefault="00D77DC5" w:rsidP="00BE5737">
      <w:pPr>
        <w:jc w:val="both"/>
        <w:rPr>
          <w:rFonts w:ascii="Times New Roman" w:hAnsi="Times New Roman" w:cs="Times New Roman"/>
          <w:sz w:val="24"/>
          <w:szCs w:val="24"/>
          <w:lang w:val="en-CA"/>
        </w:rPr>
      </w:pPr>
    </w:p>
    <w:p w14:paraId="340F3D7F" w14:textId="7FB2ECE5" w:rsidR="007368F1" w:rsidRDefault="00D77DC5" w:rsidP="00BE5737">
      <w:pPr>
        <w:jc w:val="both"/>
        <w:rPr>
          <w:rFonts w:ascii="Times New Roman" w:hAnsi="Times New Roman" w:cs="Times New Roman"/>
          <w:iCs/>
          <w:sz w:val="24"/>
          <w:szCs w:val="24"/>
          <w:lang w:val="en-CA"/>
        </w:rPr>
      </w:pPr>
      <w:r>
        <w:rPr>
          <w:rFonts w:ascii="Times New Roman" w:hAnsi="Times New Roman" w:cs="Times New Roman"/>
          <w:sz w:val="24"/>
          <w:szCs w:val="24"/>
          <w:lang w:val="en-CA"/>
        </w:rPr>
        <w:t xml:space="preserve">To ensure numerical stability and prevent the estimation of unrealistic values, the length at maximum vulnerability </w:t>
      </w:r>
      <w:proofErr w:type="spellStart"/>
      <w:r w:rsidR="00A2500C">
        <w:rPr>
          <w:rFonts w:ascii="Times New Roman" w:hAnsi="Times New Roman" w:cs="Times New Roman"/>
          <w:i/>
          <w:iCs/>
          <w:sz w:val="24"/>
          <w:szCs w:val="24"/>
          <w:lang w:val="en-CA"/>
        </w:rPr>
        <w:t>l</w:t>
      </w:r>
      <w:r w:rsidRPr="008B446F">
        <w:rPr>
          <w:rFonts w:ascii="Times New Roman" w:hAnsi="Times New Roman" w:cs="Times New Roman"/>
          <w:i/>
          <w:iCs/>
          <w:sz w:val="24"/>
          <w:szCs w:val="24"/>
          <w:vertAlign w:val="subscript"/>
          <w:lang w:val="en-CA"/>
        </w:rPr>
        <w:t>max</w:t>
      </w:r>
      <w:proofErr w:type="spellEnd"/>
      <w:r>
        <w:rPr>
          <w:rFonts w:ascii="Times New Roman" w:hAnsi="Times New Roman" w:cs="Times New Roman"/>
          <w:sz w:val="24"/>
          <w:szCs w:val="24"/>
          <w:lang w:val="en-CA"/>
        </w:rPr>
        <w:t xml:space="preserve"> and</w:t>
      </w:r>
      <w:r w:rsidR="00FE049E">
        <w:rPr>
          <w:rFonts w:ascii="Times New Roman" w:hAnsi="Times New Roman" w:cs="Times New Roman"/>
          <w:sz w:val="24"/>
          <w:szCs w:val="24"/>
          <w:lang w:val="en-CA"/>
        </w:rPr>
        <w:t xml:space="preserve"> the</w:t>
      </w:r>
      <w:r>
        <w:rPr>
          <w:rFonts w:ascii="Times New Roman" w:hAnsi="Times New Roman" w:cs="Times New Roman"/>
          <w:sz w:val="24"/>
          <w:szCs w:val="24"/>
          <w:lang w:val="en-CA"/>
        </w:rPr>
        <w:t xml:space="preserve"> two standard deviation parameters, </w:t>
      </w:r>
      <w:proofErr w:type="spellStart"/>
      <w:r w:rsidRPr="00256DE4">
        <w:rPr>
          <w:rFonts w:ascii="Times New Roman" w:hAnsi="Times New Roman" w:cs="Times New Roman"/>
          <w:i/>
          <w:sz w:val="24"/>
          <w:szCs w:val="24"/>
          <w:lang w:val="en-CA"/>
        </w:rPr>
        <w:t>σ</w:t>
      </w:r>
      <w:r w:rsidRPr="00256DE4">
        <w:rPr>
          <w:rFonts w:ascii="Times New Roman" w:hAnsi="Times New Roman" w:cs="Times New Roman"/>
          <w:i/>
          <w:sz w:val="24"/>
          <w:szCs w:val="24"/>
          <w:vertAlign w:val="subscript"/>
          <w:lang w:val="en-CA"/>
        </w:rPr>
        <w:t>A</w:t>
      </w:r>
      <w:proofErr w:type="spellEnd"/>
      <w:r w:rsidRPr="00256DE4">
        <w:rPr>
          <w:rFonts w:ascii="Times New Roman" w:hAnsi="Times New Roman" w:cs="Times New Roman"/>
          <w:sz w:val="24"/>
          <w:szCs w:val="24"/>
          <w:lang w:val="en-CA"/>
        </w:rPr>
        <w:t xml:space="preserve"> and </w:t>
      </w:r>
      <w:proofErr w:type="spellStart"/>
      <w:r w:rsidRPr="00256DE4">
        <w:rPr>
          <w:rFonts w:ascii="Times New Roman" w:hAnsi="Times New Roman" w:cs="Times New Roman"/>
          <w:i/>
          <w:sz w:val="24"/>
          <w:szCs w:val="24"/>
          <w:lang w:val="en-CA"/>
        </w:rPr>
        <w:t>σ</w:t>
      </w:r>
      <w:r w:rsidRPr="00256DE4">
        <w:rPr>
          <w:rFonts w:ascii="Times New Roman" w:hAnsi="Times New Roman" w:cs="Times New Roman"/>
          <w:i/>
          <w:sz w:val="24"/>
          <w:szCs w:val="24"/>
          <w:vertAlign w:val="subscript"/>
          <w:lang w:val="en-CA"/>
        </w:rPr>
        <w:t>D</w:t>
      </w:r>
      <w:proofErr w:type="spellEnd"/>
      <w:r>
        <w:rPr>
          <w:rFonts w:ascii="Times New Roman" w:hAnsi="Times New Roman" w:cs="Times New Roman"/>
          <w:i/>
          <w:sz w:val="24"/>
          <w:szCs w:val="24"/>
          <w:vertAlign w:val="subscript"/>
          <w:lang w:val="en-CA"/>
        </w:rPr>
        <w:t xml:space="preserve"> </w:t>
      </w:r>
      <w:r>
        <w:rPr>
          <w:rFonts w:ascii="Times New Roman" w:hAnsi="Times New Roman" w:cs="Times New Roman"/>
          <w:iCs/>
          <w:sz w:val="24"/>
          <w:szCs w:val="24"/>
          <w:lang w:val="en-CA"/>
        </w:rPr>
        <w:t xml:space="preserve">were derived from estimated parameters </w:t>
      </w:r>
      <w:proofErr w:type="spellStart"/>
      <w:r w:rsidRPr="008B446F">
        <w:rPr>
          <w:rFonts w:ascii="Times New Roman" w:hAnsi="Times New Roman" w:cs="Times New Roman"/>
          <w:i/>
          <w:sz w:val="24"/>
          <w:szCs w:val="24"/>
          <w:lang w:val="en-CA"/>
        </w:rPr>
        <w:t>θ</w:t>
      </w:r>
      <w:r w:rsidR="00A2500C">
        <w:rPr>
          <w:rFonts w:ascii="Times New Roman" w:hAnsi="Times New Roman" w:cs="Times New Roman"/>
          <w:i/>
          <w:sz w:val="24"/>
          <w:szCs w:val="24"/>
          <w:vertAlign w:val="subscript"/>
          <w:lang w:val="en-CA"/>
        </w:rPr>
        <w:t>l</w:t>
      </w:r>
      <w:r w:rsidRPr="008B446F">
        <w:rPr>
          <w:rFonts w:ascii="Times New Roman" w:hAnsi="Times New Roman" w:cs="Times New Roman"/>
          <w:i/>
          <w:sz w:val="24"/>
          <w:szCs w:val="24"/>
          <w:vertAlign w:val="subscript"/>
          <w:lang w:val="en-CA"/>
        </w:rPr>
        <w:t>max</w:t>
      </w:r>
      <w:proofErr w:type="spellEnd"/>
      <w:r>
        <w:rPr>
          <w:rFonts w:ascii="Times New Roman" w:hAnsi="Times New Roman" w:cs="Times New Roman"/>
          <w:iCs/>
          <w:sz w:val="24"/>
          <w:szCs w:val="24"/>
          <w:lang w:val="en-CA"/>
        </w:rPr>
        <w:t xml:space="preserve">, </w:t>
      </w:r>
      <w:proofErr w:type="spellStart"/>
      <w:r w:rsidRPr="008B446F">
        <w:rPr>
          <w:rFonts w:ascii="Times New Roman" w:hAnsi="Times New Roman" w:cs="Times New Roman"/>
          <w:i/>
          <w:sz w:val="24"/>
          <w:szCs w:val="24"/>
          <w:lang w:val="en-CA"/>
        </w:rPr>
        <w:t>θ</w:t>
      </w:r>
      <w:r w:rsidRPr="008B446F">
        <w:rPr>
          <w:rFonts w:ascii="Times New Roman" w:hAnsi="Times New Roman" w:cs="Times New Roman"/>
          <w:i/>
          <w:sz w:val="24"/>
          <w:szCs w:val="24"/>
          <w:vertAlign w:val="subscript"/>
          <w:lang w:val="en-CA"/>
        </w:rPr>
        <w:t>A</w:t>
      </w:r>
      <w:proofErr w:type="spellEnd"/>
      <w:r>
        <w:rPr>
          <w:rFonts w:ascii="Times New Roman" w:hAnsi="Times New Roman" w:cs="Times New Roman"/>
          <w:iCs/>
          <w:sz w:val="24"/>
          <w:szCs w:val="24"/>
          <w:lang w:val="en-CA"/>
        </w:rPr>
        <w:t xml:space="preserve"> and </w:t>
      </w:r>
      <w:proofErr w:type="spellStart"/>
      <w:r w:rsidRPr="008B446F">
        <w:rPr>
          <w:rFonts w:ascii="Times New Roman" w:hAnsi="Times New Roman" w:cs="Times New Roman"/>
          <w:i/>
          <w:sz w:val="24"/>
          <w:szCs w:val="24"/>
          <w:lang w:val="en-CA"/>
        </w:rPr>
        <w:t>θ</w:t>
      </w:r>
      <w:r w:rsidRPr="008B446F">
        <w:rPr>
          <w:rFonts w:ascii="Times New Roman" w:hAnsi="Times New Roman" w:cs="Times New Roman"/>
          <w:i/>
          <w:sz w:val="24"/>
          <w:szCs w:val="24"/>
          <w:vertAlign w:val="subscript"/>
          <w:lang w:val="en-CA"/>
        </w:rPr>
        <w:t>D</w:t>
      </w:r>
      <w:proofErr w:type="spellEnd"/>
      <w:r>
        <w:rPr>
          <w:rFonts w:ascii="Times New Roman" w:hAnsi="Times New Roman" w:cs="Times New Roman"/>
          <w:iCs/>
          <w:sz w:val="24"/>
          <w:szCs w:val="24"/>
          <w:lang w:val="en-CA"/>
        </w:rPr>
        <w:t>, respectively</w:t>
      </w:r>
      <w:r w:rsidR="00FE049E">
        <w:rPr>
          <w:rFonts w:ascii="Times New Roman" w:hAnsi="Times New Roman" w:cs="Times New Roman"/>
          <w:iCs/>
          <w:sz w:val="24"/>
          <w:szCs w:val="24"/>
          <w:lang w:val="en-CA"/>
        </w:rPr>
        <w:t>,</w:t>
      </w:r>
      <w:r w:rsidR="007368F1">
        <w:rPr>
          <w:rFonts w:ascii="Times New Roman" w:hAnsi="Times New Roman" w:cs="Times New Roman"/>
          <w:iCs/>
          <w:sz w:val="24"/>
          <w:szCs w:val="24"/>
          <w:lang w:val="en-CA"/>
        </w:rPr>
        <w:t xml:space="preserve"> and the longest length class </w:t>
      </w:r>
      <w:proofErr w:type="spellStart"/>
      <w:r w:rsidR="007368F1" w:rsidRPr="008B446F">
        <w:rPr>
          <w:rFonts w:ascii="Times New Roman" w:hAnsi="Times New Roman" w:cs="Times New Roman"/>
          <w:i/>
          <w:sz w:val="24"/>
          <w:szCs w:val="24"/>
          <w:lang w:val="en-CA"/>
        </w:rPr>
        <w:t>L</w:t>
      </w:r>
      <w:r w:rsidR="007368F1" w:rsidRPr="008B446F">
        <w:rPr>
          <w:rFonts w:ascii="Times New Roman" w:hAnsi="Times New Roman" w:cs="Times New Roman"/>
          <w:i/>
          <w:sz w:val="24"/>
          <w:szCs w:val="24"/>
          <w:vertAlign w:val="subscript"/>
          <w:lang w:val="en-CA"/>
        </w:rPr>
        <w:t>nl</w:t>
      </w:r>
      <w:proofErr w:type="spellEnd"/>
      <w:ins w:id="463" w:author="Nicholas Duprey" w:date="2019-08-01T11:33:00Z">
        <w:r w:rsidR="000E0FAB">
          <w:rPr>
            <w:rFonts w:ascii="Times New Roman" w:hAnsi="Times New Roman" w:cs="Times New Roman"/>
            <w:sz w:val="24"/>
            <w:szCs w:val="24"/>
            <w:lang w:val="en-CA"/>
          </w:rPr>
          <w:t xml:space="preserve"> (</w:t>
        </w:r>
      </w:ins>
      <w:ins w:id="464" w:author="Nicholas Duprey" w:date="2019-08-01T11:34:00Z">
        <w:r w:rsidR="000E0FAB" w:rsidRPr="000E0FAB">
          <w:rPr>
            <w:rFonts w:ascii="Times New Roman" w:hAnsi="Times New Roman" w:cs="Times New Roman"/>
            <w:sz w:val="24"/>
            <w:szCs w:val="24"/>
            <w:lang w:val="en-CA"/>
          </w:rPr>
          <w:t>mean length of the maximum length class</w:t>
        </w:r>
        <w:r w:rsidR="000E0FAB">
          <w:rPr>
            <w:rFonts w:ascii="Times New Roman" w:hAnsi="Times New Roman" w:cs="Times New Roman"/>
            <w:sz w:val="24"/>
            <w:szCs w:val="24"/>
            <w:lang w:val="en-CA"/>
          </w:rPr>
          <w:t>)</w:t>
        </w:r>
      </w:ins>
      <w:r w:rsidR="007368F1">
        <w:rPr>
          <w:rFonts w:ascii="Times New Roman" w:hAnsi="Times New Roman" w:cs="Times New Roman"/>
          <w:iCs/>
          <w:sz w:val="24"/>
          <w:szCs w:val="24"/>
          <w:lang w:val="en-CA"/>
        </w:rPr>
        <w:t>:</w:t>
      </w:r>
    </w:p>
    <w:p w14:paraId="507E14E9" w14:textId="7533EC52" w:rsidR="007368F1" w:rsidRDefault="007368F1" w:rsidP="00BE5737">
      <w:pPr>
        <w:jc w:val="both"/>
        <w:rPr>
          <w:rFonts w:ascii="Times New Roman" w:hAnsi="Times New Roman" w:cs="Times New Roman"/>
          <w:iCs/>
          <w:sz w:val="24"/>
          <w:szCs w:val="24"/>
          <w:lang w:val="en-CA"/>
        </w:rPr>
      </w:pPr>
    </w:p>
    <w:p w14:paraId="63FDFCC6" w14:textId="77777777" w:rsidR="007368F1" w:rsidRDefault="007368F1" w:rsidP="00BE5737">
      <w:pPr>
        <w:jc w:val="both"/>
        <w:rPr>
          <w:rFonts w:ascii="Times New Roman" w:hAnsi="Times New Roman" w:cs="Times New Roman"/>
          <w:iCs/>
          <w:sz w:val="24"/>
          <w:szCs w:val="24"/>
          <w:lang w:val="en-CA"/>
        </w:rPr>
      </w:pPr>
    </w:p>
    <w:p w14:paraId="479AFFFA" w14:textId="47149704" w:rsidR="007368F1" w:rsidRDefault="006E5632" w:rsidP="00BE5737">
      <w:pPr>
        <w:jc w:val="both"/>
        <w:rPr>
          <w:rFonts w:ascii="Times New Roman" w:hAnsi="Times New Roman" w:cs="Times New Roman"/>
          <w:iCs/>
          <w:sz w:val="24"/>
          <w:szCs w:val="24"/>
          <w:lang w:val="en-CA"/>
        </w:rPr>
      </w:pPr>
      <m:oMath>
        <m:sSub>
          <m:sSubPr>
            <m:ctrlPr>
              <w:rPr>
                <w:rFonts w:ascii="Cambria Math" w:hAnsi="Cambria Math" w:cs="Times New Roman"/>
                <w:i/>
                <w:iCs/>
                <w:sz w:val="24"/>
                <w:szCs w:val="24"/>
                <w:lang w:val="en-CA"/>
              </w:rPr>
            </m:ctrlPr>
          </m:sSubPr>
          <m:e>
            <m:r>
              <w:rPr>
                <w:rFonts w:ascii="Cambria Math" w:hAnsi="Cambria Math" w:cs="Times New Roman"/>
                <w:sz w:val="24"/>
                <w:szCs w:val="24"/>
                <w:lang w:val="en-CA"/>
              </w:rPr>
              <m:t>l</m:t>
            </m:r>
          </m:e>
          <m:sub>
            <m:r>
              <w:rPr>
                <w:rFonts w:ascii="Cambria Math" w:hAnsi="Cambria Math" w:cs="Times New Roman"/>
                <w:sz w:val="24"/>
                <w:szCs w:val="24"/>
                <w:lang w:val="en-CA"/>
              </w:rPr>
              <m:t>max</m:t>
            </m:r>
          </m:sub>
        </m:sSub>
        <m:r>
          <w:rPr>
            <w:rFonts w:ascii="Cambria Math" w:hAnsi="Cambria Math" w:cs="Times New Roman"/>
            <w:sz w:val="24"/>
            <w:szCs w:val="24"/>
            <w:lang w:val="en-CA"/>
          </w:rPr>
          <m:t>=</m:t>
        </m:r>
        <m:sSub>
          <m:sSubPr>
            <m:ctrlPr>
              <w:ins w:id="465" w:author="Thomas Carruthers" w:date="2019-09-05T20:49:00Z">
                <w:rPr>
                  <w:rFonts w:ascii="Cambria Math" w:hAnsi="Cambria Math" w:cs="Times New Roman"/>
                  <w:i/>
                  <w:sz w:val="24"/>
                  <w:szCs w:val="24"/>
                  <w:lang w:val="en-CA"/>
                </w:rPr>
              </w:ins>
            </m:ctrlPr>
          </m:sSubPr>
          <m:e>
            <m:r>
              <w:ins w:id="466" w:author="Thomas Carruthers" w:date="2019-09-05T20:49:00Z">
                <w:rPr>
                  <w:rFonts w:ascii="Cambria Math" w:hAnsi="Cambria Math" w:cs="Times New Roman"/>
                  <w:sz w:val="24"/>
                  <w:szCs w:val="24"/>
                  <w:lang w:val="en-CA"/>
                </w:rPr>
                <m:t>ρ</m:t>
              </w:ins>
            </m:r>
          </m:e>
          <m:sub>
            <m:r>
              <w:ins w:id="467" w:author="Thomas Carruthers" w:date="2019-09-05T20:49:00Z">
                <w:rPr>
                  <w:rFonts w:ascii="Cambria Math" w:hAnsi="Cambria Math" w:cs="Times New Roman"/>
                  <w:sz w:val="24"/>
                  <w:szCs w:val="24"/>
                  <w:lang w:val="en-CA"/>
                </w:rPr>
                <m:t>L</m:t>
              </w:ins>
            </m:r>
          </m:sub>
        </m:sSub>
        <m:r>
          <w:ins w:id="468" w:author="Thomas Carruthers" w:date="2019-09-05T20:50:00Z">
            <w:rPr>
              <w:rFonts w:ascii="Cambria Math" w:hAnsi="Cambria Math" w:cs="Times New Roman"/>
              <w:sz w:val="24"/>
              <w:szCs w:val="24"/>
              <w:lang w:val="en-CA"/>
            </w:rPr>
            <m:t>+(</m:t>
          </w:ins>
        </m:r>
        <m:sSub>
          <m:sSubPr>
            <m:ctrlPr>
              <w:ins w:id="469" w:author="Thomas Carruthers" w:date="2019-09-05T20:50:00Z">
                <w:rPr>
                  <w:rFonts w:ascii="Cambria Math" w:hAnsi="Cambria Math" w:cs="Times New Roman"/>
                  <w:i/>
                  <w:sz w:val="24"/>
                  <w:szCs w:val="24"/>
                  <w:lang w:val="en-CA"/>
                </w:rPr>
              </w:ins>
            </m:ctrlPr>
          </m:sSubPr>
          <m:e>
            <m:r>
              <w:ins w:id="470" w:author="Thomas Carruthers" w:date="2019-09-05T20:50:00Z">
                <w:rPr>
                  <w:rFonts w:ascii="Cambria Math" w:hAnsi="Cambria Math" w:cs="Times New Roman"/>
                  <w:sz w:val="24"/>
                  <w:szCs w:val="24"/>
                  <w:lang w:val="en-CA"/>
                </w:rPr>
                <m:t>ρ</m:t>
              </w:ins>
            </m:r>
          </m:e>
          <m:sub>
            <m:r>
              <w:ins w:id="471" w:author="Thomas Carruthers" w:date="2019-09-05T20:50:00Z">
                <w:rPr>
                  <w:rFonts w:ascii="Cambria Math" w:hAnsi="Cambria Math" w:cs="Times New Roman"/>
                  <w:sz w:val="24"/>
                  <w:szCs w:val="24"/>
                  <w:lang w:val="en-CA"/>
                </w:rPr>
                <m:t>U</m:t>
              </w:ins>
            </m:r>
          </m:sub>
        </m:sSub>
        <m:r>
          <w:ins w:id="472" w:author="Thomas Carruthers" w:date="2019-09-05T20:50:00Z">
            <w:rPr>
              <w:rFonts w:ascii="Cambria Math" w:hAnsi="Cambria Math" w:cs="Times New Roman"/>
              <w:sz w:val="24"/>
              <w:szCs w:val="24"/>
              <w:lang w:val="en-CA"/>
            </w:rPr>
            <m:t>-</m:t>
          </w:ins>
        </m:r>
        <m:sSub>
          <m:sSubPr>
            <m:ctrlPr>
              <w:ins w:id="473" w:author="Thomas Carruthers" w:date="2019-09-05T20:50:00Z">
                <w:rPr>
                  <w:rFonts w:ascii="Cambria Math" w:hAnsi="Cambria Math" w:cs="Times New Roman"/>
                  <w:i/>
                  <w:sz w:val="24"/>
                  <w:szCs w:val="24"/>
                  <w:lang w:val="en-CA"/>
                </w:rPr>
              </w:ins>
            </m:ctrlPr>
          </m:sSubPr>
          <m:e>
            <m:r>
              <w:ins w:id="474" w:author="Thomas Carruthers" w:date="2019-09-05T20:50:00Z">
                <w:rPr>
                  <w:rFonts w:ascii="Cambria Math" w:hAnsi="Cambria Math" w:cs="Times New Roman"/>
                  <w:sz w:val="24"/>
                  <w:szCs w:val="24"/>
                  <w:lang w:val="en-CA"/>
                </w:rPr>
                <m:t>ρ</m:t>
              </w:ins>
            </m:r>
          </m:e>
          <m:sub>
            <m:r>
              <w:ins w:id="475" w:author="Thomas Carruthers" w:date="2019-09-05T20:50:00Z">
                <w:rPr>
                  <w:rFonts w:ascii="Cambria Math" w:hAnsi="Cambria Math" w:cs="Times New Roman"/>
                  <w:sz w:val="24"/>
                  <w:szCs w:val="24"/>
                  <w:lang w:val="en-CA"/>
                </w:rPr>
                <m:t>L</m:t>
              </w:ins>
            </m:r>
          </m:sub>
        </m:sSub>
        <m:r>
          <w:ins w:id="476" w:author="Thomas Carruthers" w:date="2019-09-05T20:50:00Z">
            <w:rPr>
              <w:rFonts w:ascii="Cambria Math" w:hAnsi="Cambria Math" w:cs="Times New Roman"/>
              <w:sz w:val="24"/>
              <w:szCs w:val="24"/>
              <w:lang w:val="en-CA"/>
            </w:rPr>
            <m:t xml:space="preserve"> </m:t>
          </w:ins>
        </m:r>
        <m:r>
          <w:ins w:id="477" w:author="Thomas Carruthers" w:date="2019-09-05T20:50:00Z">
            <w:rPr>
              <w:rFonts w:ascii="Cambria Math" w:hAnsi="Cambria Math" w:cs="Times New Roman"/>
              <w:sz w:val="24"/>
              <w:szCs w:val="24"/>
              <w:lang w:val="en-CA"/>
            </w:rPr>
            <m:t>)</m:t>
          </w:ins>
        </m:r>
        <m:sSub>
          <m:sSubPr>
            <m:ctrlPr>
              <w:del w:id="478" w:author="Thomas Carruthers" w:date="2019-09-05T20:50:00Z">
                <w:rPr>
                  <w:rFonts w:ascii="Cambria Math" w:hAnsi="Cambria Math" w:cs="Times New Roman"/>
                  <w:i/>
                  <w:iCs/>
                  <w:sz w:val="24"/>
                  <w:szCs w:val="24"/>
                  <w:lang w:val="en-CA"/>
                </w:rPr>
              </w:del>
            </m:ctrlPr>
          </m:sSubPr>
          <m:e>
            <m:r>
              <w:del w:id="479" w:author="Thomas Carruthers" w:date="2019-09-05T20:50:00Z">
                <w:rPr>
                  <w:rFonts w:ascii="Cambria Math" w:hAnsi="Cambria Math" w:cs="Times New Roman"/>
                  <w:sz w:val="24"/>
                  <w:szCs w:val="24"/>
                  <w:lang w:val="en-CA"/>
                </w:rPr>
                <m:t>L</m:t>
              </w:del>
            </m:r>
          </m:e>
          <m:sub>
            <m:sSub>
              <m:sSubPr>
                <m:ctrlPr>
                  <w:del w:id="480" w:author="Thomas Carruthers" w:date="2019-09-05T20:50:00Z">
                    <w:rPr>
                      <w:rFonts w:ascii="Cambria Math" w:hAnsi="Cambria Math" w:cs="Times New Roman"/>
                      <w:i/>
                      <w:iCs/>
                      <w:sz w:val="24"/>
                      <w:szCs w:val="24"/>
                      <w:lang w:val="en-CA"/>
                    </w:rPr>
                  </w:del>
                </m:ctrlPr>
              </m:sSubPr>
              <m:e>
                <m:r>
                  <w:del w:id="481" w:author="Thomas Carruthers" w:date="2019-09-05T20:50:00Z">
                    <w:rPr>
                      <w:rFonts w:ascii="Cambria Math" w:hAnsi="Cambria Math" w:cs="Times New Roman"/>
                      <w:sz w:val="24"/>
                      <w:szCs w:val="24"/>
                      <w:lang w:val="en-CA"/>
                    </w:rPr>
                    <m:t>n</m:t>
                  </w:del>
                </m:r>
              </m:e>
              <m:sub>
                <m:r>
                  <w:del w:id="482" w:author="Thomas Carruthers" w:date="2019-09-05T20:50:00Z">
                    <w:rPr>
                      <w:rFonts w:ascii="Cambria Math" w:hAnsi="Cambria Math" w:cs="Times New Roman"/>
                      <w:sz w:val="24"/>
                      <w:szCs w:val="24"/>
                      <w:lang w:val="en-CA"/>
                    </w:rPr>
                    <m:t>l</m:t>
                  </w:del>
                </m:r>
              </m:sub>
            </m:sSub>
          </m:sub>
        </m:sSub>
        <m:r>
          <w:rPr>
            <w:rFonts w:ascii="Cambria Math" w:hAnsi="Cambria Math" w:cs="Times New Roman"/>
            <w:sz w:val="24"/>
            <w:szCs w:val="24"/>
            <w:lang w:val="en-CA"/>
          </w:rPr>
          <m:t>∙</m:t>
        </m:r>
        <m:d>
          <m:dPr>
            <m:ctrlPr>
              <w:rPr>
                <w:rFonts w:ascii="Cambria Math" w:hAnsi="Cambria Math" w:cs="Times New Roman"/>
                <w:i/>
                <w:iCs/>
                <w:sz w:val="24"/>
                <w:szCs w:val="24"/>
                <w:lang w:val="en-CA"/>
              </w:rPr>
            </m:ctrlPr>
          </m:dPr>
          <m:e>
            <m:f>
              <m:fPr>
                <m:ctrlPr>
                  <w:rPr>
                    <w:rFonts w:ascii="Cambria Math" w:hAnsi="Cambria Math" w:cs="Times New Roman"/>
                    <w:i/>
                    <w:iCs/>
                    <w:sz w:val="24"/>
                    <w:szCs w:val="24"/>
                    <w:lang w:val="en-CA"/>
                  </w:rPr>
                </m:ctrlPr>
              </m:fPr>
              <m:num>
                <m:r>
                  <w:rPr>
                    <w:rFonts w:ascii="Cambria Math" w:hAnsi="Cambria Math" w:cs="Times New Roman"/>
                    <w:sz w:val="24"/>
                    <w:szCs w:val="24"/>
                    <w:lang w:val="en-CA"/>
                  </w:rPr>
                  <m:t>1</m:t>
                </m:r>
              </m:num>
              <m:den>
                <m:r>
                  <w:rPr>
                    <w:rFonts w:ascii="Cambria Math" w:hAnsi="Cambria Math" w:cs="Times New Roman"/>
                    <w:sz w:val="24"/>
                    <w:szCs w:val="24"/>
                    <w:lang w:val="en-CA"/>
                  </w:rPr>
                  <m:t>20</m:t>
                </m:r>
              </m:den>
            </m:f>
            <m:r>
              <w:rPr>
                <w:rFonts w:ascii="Cambria Math" w:hAnsi="Cambria Math" w:cs="Times New Roman"/>
                <w:sz w:val="24"/>
                <w:szCs w:val="24"/>
                <w:lang w:val="en-CA"/>
              </w:rPr>
              <m:t>+</m:t>
            </m:r>
            <m:f>
              <m:fPr>
                <m:ctrlPr>
                  <w:rPr>
                    <w:rFonts w:ascii="Cambria Math" w:hAnsi="Cambria Math" w:cs="Times New Roman"/>
                    <w:i/>
                    <w:iCs/>
                    <w:sz w:val="24"/>
                    <w:szCs w:val="24"/>
                    <w:lang w:val="en-CA"/>
                  </w:rPr>
                </m:ctrlPr>
              </m:fPr>
              <m:num>
                <m:r>
                  <w:rPr>
                    <w:rFonts w:ascii="Cambria Math" w:hAnsi="Cambria Math" w:cs="Times New Roman"/>
                    <w:sz w:val="24"/>
                    <w:szCs w:val="24"/>
                    <w:lang w:val="en-CA"/>
                  </w:rPr>
                  <m:t>19</m:t>
                </m:r>
              </m:num>
              <m:den>
                <m:r>
                  <w:rPr>
                    <w:rFonts w:ascii="Cambria Math" w:hAnsi="Cambria Math" w:cs="Times New Roman"/>
                    <w:sz w:val="24"/>
                    <w:szCs w:val="24"/>
                    <w:lang w:val="en-CA"/>
                  </w:rPr>
                  <m:t>20</m:t>
                </m:r>
              </m:den>
            </m:f>
            <m:r>
              <w:rPr>
                <w:rFonts w:ascii="Cambria Math" w:hAnsi="Cambria Math" w:cs="Times New Roman"/>
                <w:sz w:val="24"/>
                <w:szCs w:val="24"/>
                <w:lang w:val="en-CA"/>
              </w:rPr>
              <m:t>∙</m:t>
            </m:r>
            <m:f>
              <m:fPr>
                <m:ctrlPr>
                  <w:rPr>
                    <w:rFonts w:ascii="Cambria Math" w:hAnsi="Cambria Math" w:cs="Times New Roman"/>
                    <w:i/>
                    <w:iCs/>
                    <w:sz w:val="24"/>
                    <w:szCs w:val="24"/>
                    <w:lang w:val="en-CA"/>
                  </w:rPr>
                </m:ctrlPr>
              </m:fPr>
              <m:num>
                <m:sSup>
                  <m:sSupPr>
                    <m:ctrlPr>
                      <w:rPr>
                        <w:rFonts w:ascii="Cambria Math" w:hAnsi="Cambria Math" w:cs="Times New Roman"/>
                        <w:i/>
                        <w:iCs/>
                        <w:sz w:val="24"/>
                        <w:szCs w:val="24"/>
                        <w:lang w:val="en-CA"/>
                      </w:rPr>
                    </m:ctrlPr>
                  </m:sSupPr>
                  <m:e>
                    <m:r>
                      <w:rPr>
                        <w:rFonts w:ascii="Cambria Math" w:hAnsi="Cambria Math" w:cs="Times New Roman"/>
                        <w:sz w:val="24"/>
                        <w:szCs w:val="24"/>
                        <w:lang w:val="en-CA"/>
                      </w:rPr>
                      <m:t>e</m:t>
                    </m:r>
                  </m:e>
                  <m:sup>
                    <m:sSub>
                      <m:sSubPr>
                        <m:ctrlPr>
                          <w:rPr>
                            <w:rFonts w:ascii="Cambria Math" w:hAnsi="Cambria Math" w:cs="Times New Roman"/>
                            <w:i/>
                            <w:iCs/>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lmax</m:t>
                        </m:r>
                      </m:sub>
                    </m:sSub>
                  </m:sup>
                </m:sSup>
              </m:num>
              <m:den>
                <m:r>
                  <w:rPr>
                    <w:rFonts w:ascii="Cambria Math" w:hAnsi="Cambria Math" w:cs="Times New Roman"/>
                    <w:sz w:val="24"/>
                    <w:szCs w:val="24"/>
                    <w:lang w:val="en-CA"/>
                  </w:rPr>
                  <m:t>1+</m:t>
                </m:r>
                <m:sSup>
                  <m:sSupPr>
                    <m:ctrlPr>
                      <w:rPr>
                        <w:rFonts w:ascii="Cambria Math" w:hAnsi="Cambria Math" w:cs="Times New Roman"/>
                        <w:i/>
                        <w:iCs/>
                        <w:sz w:val="24"/>
                        <w:szCs w:val="24"/>
                        <w:lang w:val="en-CA"/>
                      </w:rPr>
                    </m:ctrlPr>
                  </m:sSupPr>
                  <m:e>
                    <m:r>
                      <w:rPr>
                        <w:rFonts w:ascii="Cambria Math" w:hAnsi="Cambria Math" w:cs="Times New Roman"/>
                        <w:sz w:val="24"/>
                        <w:szCs w:val="24"/>
                        <w:lang w:val="en-CA"/>
                      </w:rPr>
                      <m:t>e</m:t>
                    </m:r>
                  </m:e>
                  <m:sup>
                    <m:sSub>
                      <m:sSubPr>
                        <m:ctrlPr>
                          <w:rPr>
                            <w:rFonts w:ascii="Cambria Math" w:hAnsi="Cambria Math" w:cs="Times New Roman"/>
                            <w:i/>
                            <w:iCs/>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lmax</m:t>
                        </m:r>
                      </m:sub>
                    </m:sSub>
                  </m:sup>
                </m:sSup>
              </m:den>
            </m:f>
          </m:e>
        </m:d>
      </m:oMath>
      <w:r w:rsidR="00BA0AA0">
        <w:rPr>
          <w:rFonts w:ascii="Times New Roman" w:hAnsi="Times New Roman" w:cs="Times New Roman"/>
          <w:iCs/>
          <w:sz w:val="24"/>
          <w:szCs w:val="24"/>
          <w:lang w:val="en-CA"/>
        </w:rPr>
        <w:tab/>
      </w:r>
      <w:del w:id="483" w:author="Thomas Carruthers" w:date="2019-09-05T20:50:00Z">
        <w:r w:rsidR="00BA0AA0" w:rsidDel="00F9008C">
          <w:rPr>
            <w:rFonts w:ascii="Times New Roman" w:hAnsi="Times New Roman" w:cs="Times New Roman"/>
            <w:iCs/>
            <w:sz w:val="24"/>
            <w:szCs w:val="24"/>
            <w:lang w:val="en-CA"/>
          </w:rPr>
          <w:tab/>
        </w:r>
        <w:r w:rsidR="00BA0AA0" w:rsidDel="00F9008C">
          <w:rPr>
            <w:rFonts w:ascii="Times New Roman" w:hAnsi="Times New Roman" w:cs="Times New Roman"/>
            <w:iCs/>
            <w:sz w:val="24"/>
            <w:szCs w:val="24"/>
            <w:lang w:val="en-CA"/>
          </w:rPr>
          <w:tab/>
        </w:r>
      </w:del>
      <w:r w:rsidR="00BA0AA0">
        <w:rPr>
          <w:rFonts w:ascii="Times New Roman" w:hAnsi="Times New Roman" w:cs="Times New Roman"/>
          <w:iCs/>
          <w:sz w:val="24"/>
          <w:szCs w:val="24"/>
          <w:lang w:val="en-CA"/>
        </w:rPr>
        <w:tab/>
      </w:r>
      <w:r w:rsidR="00BA0AA0">
        <w:rPr>
          <w:rFonts w:ascii="Times New Roman" w:hAnsi="Times New Roman" w:cs="Times New Roman"/>
          <w:iCs/>
          <w:sz w:val="24"/>
          <w:szCs w:val="24"/>
          <w:lang w:val="en-CA"/>
        </w:rPr>
        <w:tab/>
      </w:r>
      <w:r w:rsidR="00BA0AA0">
        <w:rPr>
          <w:rFonts w:ascii="Times New Roman" w:hAnsi="Times New Roman" w:cs="Times New Roman"/>
          <w:iCs/>
          <w:sz w:val="24"/>
          <w:szCs w:val="24"/>
          <w:lang w:val="en-CA"/>
        </w:rPr>
        <w:tab/>
      </w:r>
      <w:r w:rsidR="00BA0AA0">
        <w:rPr>
          <w:rFonts w:ascii="Times New Roman" w:hAnsi="Times New Roman" w:cs="Times New Roman"/>
          <w:iCs/>
          <w:sz w:val="24"/>
          <w:szCs w:val="24"/>
          <w:lang w:val="en-CA"/>
        </w:rPr>
        <w:tab/>
      </w:r>
      <w:r w:rsidR="00BA0AA0">
        <w:rPr>
          <w:rFonts w:ascii="Times New Roman" w:hAnsi="Times New Roman" w:cs="Times New Roman"/>
          <w:iCs/>
          <w:sz w:val="24"/>
          <w:szCs w:val="24"/>
          <w:lang w:val="en-CA"/>
        </w:rPr>
        <w:tab/>
      </w:r>
      <w:r w:rsidR="00BA0AA0" w:rsidRPr="00256DE4">
        <w:rPr>
          <w:rFonts w:ascii="Times New Roman" w:hAnsi="Times New Roman" w:cs="Times New Roman"/>
          <w:sz w:val="24"/>
          <w:szCs w:val="24"/>
          <w:lang w:val="en-CA"/>
        </w:rPr>
        <w:t>(3.</w:t>
      </w:r>
      <w:r w:rsidR="00BA0AA0">
        <w:rPr>
          <w:rFonts w:ascii="Times New Roman" w:hAnsi="Times New Roman" w:cs="Times New Roman"/>
          <w:sz w:val="24"/>
          <w:szCs w:val="24"/>
          <w:lang w:val="en-CA"/>
        </w:rPr>
        <w:t>6</w:t>
      </w:r>
      <w:r w:rsidR="00BA0AA0" w:rsidRPr="00256DE4">
        <w:rPr>
          <w:rFonts w:ascii="Times New Roman" w:hAnsi="Times New Roman" w:cs="Times New Roman"/>
          <w:sz w:val="24"/>
          <w:szCs w:val="24"/>
          <w:lang w:val="en-CA"/>
        </w:rPr>
        <w:t>)</w:t>
      </w:r>
    </w:p>
    <w:p w14:paraId="35D95437" w14:textId="0FF51107" w:rsidR="00D77DC5" w:rsidRDefault="00D77DC5" w:rsidP="00BE5737">
      <w:pPr>
        <w:jc w:val="both"/>
        <w:rPr>
          <w:rFonts w:ascii="Times New Roman" w:hAnsi="Times New Roman" w:cs="Times New Roman"/>
          <w:iCs/>
          <w:sz w:val="24"/>
          <w:szCs w:val="24"/>
          <w:lang w:val="en-CA"/>
        </w:rPr>
      </w:pPr>
      <w:r>
        <w:rPr>
          <w:rFonts w:ascii="Times New Roman" w:hAnsi="Times New Roman" w:cs="Times New Roman"/>
          <w:iCs/>
          <w:sz w:val="24"/>
          <w:szCs w:val="24"/>
          <w:lang w:val="en-CA"/>
        </w:rPr>
        <w:t xml:space="preserve"> </w:t>
      </w:r>
    </w:p>
    <w:p w14:paraId="15F67A9F" w14:textId="025C059D" w:rsidR="002C2047" w:rsidRDefault="006E5632" w:rsidP="00BE5737">
      <w:pPr>
        <w:jc w:val="both"/>
        <w:rPr>
          <w:rFonts w:ascii="Times New Roman" w:hAnsi="Times New Roman" w:cs="Times New Roman"/>
          <w:iCs/>
          <w:sz w:val="24"/>
          <w:szCs w:val="24"/>
          <w:lang w:val="en-CA"/>
        </w:rPr>
      </w:pPr>
      <m:oMath>
        <m:sSub>
          <m:sSubPr>
            <m:ctrlPr>
              <w:rPr>
                <w:rFonts w:ascii="Cambria Math" w:hAnsi="Cambria Math" w:cs="Times New Roman"/>
                <w:i/>
                <w:iCs/>
                <w:sz w:val="24"/>
                <w:szCs w:val="24"/>
                <w:lang w:val="en-CA"/>
              </w:rPr>
            </m:ctrlPr>
          </m:sSubPr>
          <m:e>
            <m:r>
              <w:rPr>
                <w:rFonts w:ascii="Cambria Math" w:hAnsi="Cambria Math" w:cs="Times New Roman"/>
                <w:sz w:val="24"/>
                <w:szCs w:val="24"/>
                <w:lang w:val="en-CA"/>
              </w:rPr>
              <m:t>σ</m:t>
            </m:r>
          </m:e>
          <m:sub>
            <m:r>
              <w:rPr>
                <w:rFonts w:ascii="Cambria Math" w:hAnsi="Cambria Math" w:cs="Times New Roman"/>
                <w:sz w:val="24"/>
                <w:szCs w:val="24"/>
                <w:lang w:val="en-CA"/>
              </w:rPr>
              <m:t>A</m:t>
            </m:r>
          </m:sub>
        </m:sSub>
        <m:r>
          <w:rPr>
            <w:rFonts w:ascii="Cambria Math" w:hAnsi="Cambria Math" w:cs="Times New Roman"/>
            <w:sz w:val="24"/>
            <w:szCs w:val="24"/>
            <w:lang w:val="en-CA"/>
          </w:rPr>
          <m:t xml:space="preserve">=2 </m:t>
        </m:r>
        <m:sSub>
          <m:sSubPr>
            <m:ctrlPr>
              <w:rPr>
                <w:rFonts w:ascii="Cambria Math" w:hAnsi="Cambria Math" w:cs="Times New Roman"/>
                <w:i/>
                <w:iCs/>
                <w:sz w:val="24"/>
                <w:szCs w:val="24"/>
                <w:lang w:val="en-CA"/>
              </w:rPr>
            </m:ctrlPr>
          </m:sSubPr>
          <m:e>
            <m:r>
              <w:rPr>
                <w:rFonts w:ascii="Cambria Math" w:hAnsi="Cambria Math" w:cs="Times New Roman"/>
                <w:sz w:val="24"/>
                <w:szCs w:val="24"/>
                <w:lang w:val="en-CA"/>
              </w:rPr>
              <m:t>l</m:t>
            </m:r>
          </m:e>
          <m:sub>
            <m:r>
              <w:rPr>
                <w:rFonts w:ascii="Cambria Math" w:hAnsi="Cambria Math" w:cs="Times New Roman"/>
                <w:sz w:val="24"/>
                <w:szCs w:val="24"/>
                <w:lang w:val="en-CA"/>
              </w:rPr>
              <m:t>max</m:t>
            </m:r>
          </m:sub>
        </m:sSub>
        <m:r>
          <w:rPr>
            <w:rFonts w:ascii="Cambria Math" w:hAnsi="Cambria Math" w:cs="Times New Roman"/>
            <w:sz w:val="24"/>
            <w:szCs w:val="24"/>
            <w:lang w:val="en-CA"/>
          </w:rPr>
          <m:t>∙</m:t>
        </m:r>
        <m:d>
          <m:dPr>
            <m:ctrlPr>
              <w:rPr>
                <w:rFonts w:ascii="Cambria Math" w:hAnsi="Cambria Math" w:cs="Times New Roman"/>
                <w:i/>
                <w:iCs/>
                <w:sz w:val="24"/>
                <w:szCs w:val="24"/>
                <w:lang w:val="en-CA"/>
              </w:rPr>
            </m:ctrlPr>
          </m:dPr>
          <m:e>
            <m:f>
              <m:fPr>
                <m:ctrlPr>
                  <w:rPr>
                    <w:rFonts w:ascii="Cambria Math" w:hAnsi="Cambria Math" w:cs="Times New Roman"/>
                    <w:i/>
                    <w:iCs/>
                    <w:sz w:val="24"/>
                    <w:szCs w:val="24"/>
                    <w:lang w:val="en-CA"/>
                  </w:rPr>
                </m:ctrlPr>
              </m:fPr>
              <m:num>
                <m:sSup>
                  <m:sSupPr>
                    <m:ctrlPr>
                      <w:rPr>
                        <w:rFonts w:ascii="Cambria Math" w:hAnsi="Cambria Math" w:cs="Times New Roman"/>
                        <w:i/>
                        <w:iCs/>
                        <w:sz w:val="24"/>
                        <w:szCs w:val="24"/>
                        <w:lang w:val="en-CA"/>
                      </w:rPr>
                    </m:ctrlPr>
                  </m:sSupPr>
                  <m:e>
                    <m:r>
                      <w:rPr>
                        <w:rFonts w:ascii="Cambria Math" w:hAnsi="Cambria Math" w:cs="Times New Roman"/>
                        <w:sz w:val="24"/>
                        <w:szCs w:val="24"/>
                        <w:lang w:val="en-CA"/>
                      </w:rPr>
                      <m:t>e</m:t>
                    </m:r>
                  </m:e>
                  <m:sup>
                    <m:sSub>
                      <m:sSubPr>
                        <m:ctrlPr>
                          <w:rPr>
                            <w:rFonts w:ascii="Cambria Math" w:hAnsi="Cambria Math" w:cs="Times New Roman"/>
                            <w:i/>
                            <w:iCs/>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A</m:t>
                        </m:r>
                      </m:sub>
                    </m:sSub>
                  </m:sup>
                </m:sSup>
              </m:num>
              <m:den>
                <m:r>
                  <w:rPr>
                    <w:rFonts w:ascii="Cambria Math" w:hAnsi="Cambria Math" w:cs="Times New Roman"/>
                    <w:sz w:val="24"/>
                    <w:szCs w:val="24"/>
                    <w:lang w:val="en-CA"/>
                  </w:rPr>
                  <m:t>1+</m:t>
                </m:r>
                <m:sSup>
                  <m:sSupPr>
                    <m:ctrlPr>
                      <w:rPr>
                        <w:rFonts w:ascii="Cambria Math" w:hAnsi="Cambria Math" w:cs="Times New Roman"/>
                        <w:i/>
                        <w:iCs/>
                        <w:sz w:val="24"/>
                        <w:szCs w:val="24"/>
                        <w:lang w:val="en-CA"/>
                      </w:rPr>
                    </m:ctrlPr>
                  </m:sSupPr>
                  <m:e>
                    <m:r>
                      <w:rPr>
                        <w:rFonts w:ascii="Cambria Math" w:hAnsi="Cambria Math" w:cs="Times New Roman"/>
                        <w:sz w:val="24"/>
                        <w:szCs w:val="24"/>
                        <w:lang w:val="en-CA"/>
                      </w:rPr>
                      <m:t>e</m:t>
                    </m:r>
                  </m:e>
                  <m:sup>
                    <m:sSub>
                      <m:sSubPr>
                        <m:ctrlPr>
                          <w:rPr>
                            <w:rFonts w:ascii="Cambria Math" w:hAnsi="Cambria Math" w:cs="Times New Roman"/>
                            <w:i/>
                            <w:iCs/>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A</m:t>
                        </m:r>
                      </m:sub>
                    </m:sSub>
                  </m:sup>
                </m:sSup>
              </m:den>
            </m:f>
          </m:e>
        </m:d>
      </m:oMath>
      <w:r w:rsidR="00BA0AA0">
        <w:rPr>
          <w:rFonts w:ascii="Times New Roman" w:hAnsi="Times New Roman" w:cs="Times New Roman"/>
          <w:iCs/>
          <w:sz w:val="24"/>
          <w:szCs w:val="24"/>
          <w:lang w:val="en-CA"/>
        </w:rPr>
        <w:tab/>
      </w:r>
      <w:r w:rsidR="00BA0AA0">
        <w:rPr>
          <w:rFonts w:ascii="Times New Roman" w:hAnsi="Times New Roman" w:cs="Times New Roman"/>
          <w:iCs/>
          <w:sz w:val="24"/>
          <w:szCs w:val="24"/>
          <w:lang w:val="en-CA"/>
        </w:rPr>
        <w:tab/>
      </w:r>
      <w:r w:rsidR="00BA0AA0">
        <w:rPr>
          <w:rFonts w:ascii="Times New Roman" w:hAnsi="Times New Roman" w:cs="Times New Roman"/>
          <w:iCs/>
          <w:sz w:val="24"/>
          <w:szCs w:val="24"/>
          <w:lang w:val="en-CA"/>
        </w:rPr>
        <w:tab/>
      </w:r>
      <w:r w:rsidR="00BA0AA0">
        <w:rPr>
          <w:rFonts w:ascii="Times New Roman" w:hAnsi="Times New Roman" w:cs="Times New Roman"/>
          <w:iCs/>
          <w:sz w:val="24"/>
          <w:szCs w:val="24"/>
          <w:lang w:val="en-CA"/>
        </w:rPr>
        <w:tab/>
      </w:r>
      <w:r w:rsidR="00BA0AA0">
        <w:rPr>
          <w:rFonts w:ascii="Times New Roman" w:hAnsi="Times New Roman" w:cs="Times New Roman"/>
          <w:iCs/>
          <w:sz w:val="24"/>
          <w:szCs w:val="24"/>
          <w:lang w:val="en-CA"/>
        </w:rPr>
        <w:tab/>
      </w:r>
      <w:r w:rsidR="00BA0AA0">
        <w:rPr>
          <w:rFonts w:ascii="Times New Roman" w:hAnsi="Times New Roman" w:cs="Times New Roman"/>
          <w:iCs/>
          <w:sz w:val="24"/>
          <w:szCs w:val="24"/>
          <w:lang w:val="en-CA"/>
        </w:rPr>
        <w:tab/>
      </w:r>
      <w:r w:rsidR="00BA0AA0">
        <w:rPr>
          <w:rFonts w:ascii="Times New Roman" w:hAnsi="Times New Roman" w:cs="Times New Roman"/>
          <w:iCs/>
          <w:sz w:val="24"/>
          <w:szCs w:val="24"/>
          <w:lang w:val="en-CA"/>
        </w:rPr>
        <w:tab/>
      </w:r>
      <w:r w:rsidR="00BA0AA0">
        <w:rPr>
          <w:rFonts w:ascii="Times New Roman" w:hAnsi="Times New Roman" w:cs="Times New Roman"/>
          <w:iCs/>
          <w:sz w:val="24"/>
          <w:szCs w:val="24"/>
          <w:lang w:val="en-CA"/>
        </w:rPr>
        <w:tab/>
      </w:r>
      <w:r w:rsidR="00BA0AA0">
        <w:rPr>
          <w:rFonts w:ascii="Times New Roman" w:hAnsi="Times New Roman" w:cs="Times New Roman"/>
          <w:iCs/>
          <w:sz w:val="24"/>
          <w:szCs w:val="24"/>
          <w:lang w:val="en-CA"/>
        </w:rPr>
        <w:tab/>
      </w:r>
      <w:r w:rsidR="00934CA7">
        <w:rPr>
          <w:rFonts w:ascii="Times New Roman" w:hAnsi="Times New Roman" w:cs="Times New Roman"/>
          <w:iCs/>
          <w:sz w:val="24"/>
          <w:szCs w:val="24"/>
          <w:lang w:val="en-CA"/>
        </w:rPr>
        <w:t xml:space="preserve">            </w:t>
      </w:r>
      <w:r w:rsidR="00BA0AA0">
        <w:rPr>
          <w:rFonts w:ascii="Times New Roman" w:hAnsi="Times New Roman" w:cs="Times New Roman"/>
          <w:iCs/>
          <w:sz w:val="24"/>
          <w:szCs w:val="24"/>
          <w:lang w:val="en-CA"/>
        </w:rPr>
        <w:t>(3.7)</w:t>
      </w:r>
    </w:p>
    <w:p w14:paraId="6FEFAFA7" w14:textId="593280B1" w:rsidR="00BA0AA0" w:rsidRDefault="00BA0AA0" w:rsidP="00BE5737">
      <w:pPr>
        <w:jc w:val="both"/>
        <w:rPr>
          <w:rFonts w:ascii="Times New Roman" w:hAnsi="Times New Roman" w:cs="Times New Roman"/>
          <w:iCs/>
          <w:sz w:val="24"/>
          <w:szCs w:val="24"/>
          <w:lang w:val="en-CA"/>
        </w:rPr>
      </w:pPr>
    </w:p>
    <w:p w14:paraId="7D4A9AB7" w14:textId="3C6012CA" w:rsidR="00BA0AA0" w:rsidRDefault="006E5632" w:rsidP="00BE5737">
      <w:pPr>
        <w:jc w:val="both"/>
        <w:rPr>
          <w:rFonts w:ascii="Times New Roman" w:hAnsi="Times New Roman" w:cs="Times New Roman"/>
          <w:iCs/>
          <w:sz w:val="24"/>
          <w:szCs w:val="24"/>
          <w:lang w:val="en-CA"/>
        </w:rPr>
      </w:pPr>
      <m:oMath>
        <m:sSub>
          <m:sSubPr>
            <m:ctrlPr>
              <w:rPr>
                <w:rFonts w:ascii="Cambria Math" w:hAnsi="Cambria Math" w:cs="Times New Roman"/>
                <w:i/>
                <w:iCs/>
                <w:sz w:val="24"/>
                <w:szCs w:val="24"/>
                <w:lang w:val="en-CA"/>
              </w:rPr>
            </m:ctrlPr>
          </m:sSubPr>
          <m:e>
            <m:r>
              <w:rPr>
                <w:rFonts w:ascii="Cambria Math" w:hAnsi="Cambria Math" w:cs="Times New Roman"/>
                <w:sz w:val="24"/>
                <w:szCs w:val="24"/>
                <w:lang w:val="en-CA"/>
              </w:rPr>
              <m:t>σ</m:t>
            </m:r>
          </m:e>
          <m:sub>
            <m:r>
              <w:rPr>
                <w:rFonts w:ascii="Cambria Math" w:hAnsi="Cambria Math" w:cs="Times New Roman"/>
                <w:sz w:val="24"/>
                <w:szCs w:val="24"/>
                <w:lang w:val="en-CA"/>
              </w:rPr>
              <m:t>D</m:t>
            </m:r>
          </m:sub>
        </m:sSub>
        <m:r>
          <w:rPr>
            <w:rFonts w:ascii="Cambria Math" w:hAnsi="Cambria Math" w:cs="Times New Roman"/>
            <w:sz w:val="24"/>
            <w:szCs w:val="24"/>
            <w:lang w:val="en-CA"/>
          </w:rPr>
          <m:t>=</m:t>
        </m:r>
        <m:r>
          <w:ins w:id="484" w:author="Thomas Carruthers" w:date="2019-09-05T20:51:00Z">
            <w:rPr>
              <w:rFonts w:ascii="Cambria Math" w:hAnsi="Cambria Math" w:cs="Times New Roman"/>
              <w:sz w:val="24"/>
              <w:szCs w:val="24"/>
              <w:lang w:val="en-CA"/>
            </w:rPr>
            <m:t>(</m:t>
          </w:ins>
        </m:r>
        <m:sSub>
          <m:sSubPr>
            <m:ctrlPr>
              <w:ins w:id="485" w:author="Thomas Carruthers" w:date="2019-09-05T20:51:00Z">
                <w:rPr>
                  <w:rFonts w:ascii="Cambria Math" w:hAnsi="Cambria Math" w:cs="Times New Roman"/>
                  <w:i/>
                  <w:sz w:val="24"/>
                  <w:szCs w:val="24"/>
                  <w:lang w:val="en-CA"/>
                </w:rPr>
              </w:ins>
            </m:ctrlPr>
          </m:sSubPr>
          <m:e>
            <m:r>
              <w:ins w:id="486" w:author="Thomas Carruthers" w:date="2019-09-05T20:51:00Z">
                <w:rPr>
                  <w:rFonts w:ascii="Cambria Math" w:hAnsi="Cambria Math" w:cs="Times New Roman"/>
                  <w:sz w:val="24"/>
                  <w:szCs w:val="24"/>
                  <w:lang w:val="en-CA"/>
                </w:rPr>
                <m:t>ρ</m:t>
              </w:ins>
            </m:r>
          </m:e>
          <m:sub>
            <m:r>
              <w:ins w:id="487" w:author="Thomas Carruthers" w:date="2019-09-05T20:51:00Z">
                <w:rPr>
                  <w:rFonts w:ascii="Cambria Math" w:hAnsi="Cambria Math" w:cs="Times New Roman"/>
                  <w:sz w:val="24"/>
                  <w:szCs w:val="24"/>
                  <w:lang w:val="en-CA"/>
                </w:rPr>
                <m:t>U</m:t>
              </w:ins>
            </m:r>
          </m:sub>
        </m:sSub>
        <m:r>
          <w:ins w:id="488" w:author="Thomas Carruthers" w:date="2019-09-05T20:51:00Z">
            <w:rPr>
              <w:rFonts w:ascii="Cambria Math" w:hAnsi="Cambria Math" w:cs="Times New Roman"/>
              <w:sz w:val="24"/>
              <w:szCs w:val="24"/>
              <w:lang w:val="en-CA"/>
            </w:rPr>
            <m:t>-</m:t>
          </w:ins>
        </m:r>
        <m:sSub>
          <m:sSubPr>
            <m:ctrlPr>
              <w:ins w:id="489" w:author="Thomas Carruthers" w:date="2019-09-05T20:51:00Z">
                <w:rPr>
                  <w:rFonts w:ascii="Cambria Math" w:hAnsi="Cambria Math" w:cs="Times New Roman"/>
                  <w:i/>
                  <w:sz w:val="24"/>
                  <w:szCs w:val="24"/>
                  <w:lang w:val="en-CA"/>
                </w:rPr>
              </w:ins>
            </m:ctrlPr>
          </m:sSubPr>
          <m:e>
            <m:r>
              <w:ins w:id="490" w:author="Thomas Carruthers" w:date="2019-09-05T20:51:00Z">
                <w:rPr>
                  <w:rFonts w:ascii="Cambria Math" w:hAnsi="Cambria Math" w:cs="Times New Roman"/>
                  <w:sz w:val="24"/>
                  <w:szCs w:val="24"/>
                  <w:lang w:val="en-CA"/>
                </w:rPr>
                <m:t>ρ</m:t>
              </w:ins>
            </m:r>
          </m:e>
          <m:sub>
            <m:r>
              <w:ins w:id="491" w:author="Thomas Carruthers" w:date="2019-09-05T20:51:00Z">
                <w:rPr>
                  <w:rFonts w:ascii="Cambria Math" w:hAnsi="Cambria Math" w:cs="Times New Roman"/>
                  <w:sz w:val="24"/>
                  <w:szCs w:val="24"/>
                  <w:lang w:val="en-CA"/>
                </w:rPr>
                <m:t>L</m:t>
              </w:ins>
            </m:r>
          </m:sub>
        </m:sSub>
        <m:r>
          <w:ins w:id="492" w:author="Thomas Carruthers" w:date="2019-09-05T20:51:00Z">
            <w:rPr>
              <w:rFonts w:ascii="Cambria Math" w:hAnsi="Cambria Math" w:cs="Times New Roman"/>
              <w:sz w:val="24"/>
              <w:szCs w:val="24"/>
              <w:lang w:val="en-CA"/>
            </w:rPr>
            <m:t xml:space="preserve"> )</m:t>
          </w:ins>
        </m:r>
        <w:commentRangeStart w:id="493"/>
        <m:sSub>
          <m:sSubPr>
            <m:ctrlPr>
              <w:del w:id="494" w:author="Thomas Carruthers" w:date="2019-09-05T20:51:00Z">
                <w:rPr>
                  <w:rFonts w:ascii="Cambria Math" w:hAnsi="Cambria Math" w:cs="Times New Roman"/>
                  <w:i/>
                  <w:iCs/>
                  <w:sz w:val="24"/>
                  <w:szCs w:val="24"/>
                  <w:lang w:val="en-CA"/>
                </w:rPr>
              </w:del>
            </m:ctrlPr>
          </m:sSubPr>
          <m:e>
            <m:r>
              <w:del w:id="495" w:author="Thomas Carruthers" w:date="2019-09-05T20:51:00Z">
                <w:rPr>
                  <w:rFonts w:ascii="Cambria Math" w:hAnsi="Cambria Math" w:cs="Times New Roman"/>
                  <w:sz w:val="24"/>
                  <w:szCs w:val="24"/>
                  <w:lang w:val="en-CA"/>
                </w:rPr>
                <m:t>L</m:t>
              </w:del>
            </m:r>
          </m:e>
          <m:sub>
            <m:sSub>
              <m:sSubPr>
                <m:ctrlPr>
                  <w:del w:id="496" w:author="Thomas Carruthers" w:date="2019-09-05T20:51:00Z">
                    <w:rPr>
                      <w:rFonts w:ascii="Cambria Math" w:hAnsi="Cambria Math" w:cs="Times New Roman"/>
                      <w:i/>
                      <w:iCs/>
                      <w:sz w:val="24"/>
                      <w:szCs w:val="24"/>
                      <w:lang w:val="en-CA"/>
                    </w:rPr>
                  </w:del>
                </m:ctrlPr>
              </m:sSubPr>
              <m:e>
                <m:r>
                  <w:del w:id="497" w:author="Thomas Carruthers" w:date="2019-09-05T20:51:00Z">
                    <w:rPr>
                      <w:rFonts w:ascii="Cambria Math" w:hAnsi="Cambria Math" w:cs="Times New Roman"/>
                      <w:sz w:val="24"/>
                      <w:szCs w:val="24"/>
                      <w:lang w:val="en-CA"/>
                    </w:rPr>
                    <m:t>n</m:t>
                  </w:del>
                </m:r>
              </m:e>
              <m:sub>
                <m:r>
                  <w:del w:id="498" w:author="Thomas Carruthers" w:date="2019-09-05T20:51:00Z">
                    <w:rPr>
                      <w:rFonts w:ascii="Cambria Math" w:hAnsi="Cambria Math" w:cs="Times New Roman"/>
                      <w:sz w:val="24"/>
                      <w:szCs w:val="24"/>
                      <w:lang w:val="en-CA"/>
                    </w:rPr>
                    <m:t>l</m:t>
                  </w:del>
                </m:r>
              </m:sub>
            </m:sSub>
          </m:sub>
        </m:sSub>
        <w:commentRangeEnd w:id="493"/>
        <m:r>
          <m:rPr>
            <m:sty m:val="p"/>
          </m:rPr>
          <w:rPr>
            <w:rStyle w:val="CommentReference"/>
          </w:rPr>
          <w:commentReference w:id="493"/>
        </m:r>
        <m:r>
          <w:rPr>
            <w:rFonts w:ascii="Cambria Math" w:hAnsi="Cambria Math" w:cs="Times New Roman"/>
            <w:sz w:val="24"/>
            <w:szCs w:val="24"/>
            <w:lang w:val="en-CA"/>
          </w:rPr>
          <m:t>∙</m:t>
        </m:r>
        <m:sSup>
          <m:sSupPr>
            <m:ctrlPr>
              <w:rPr>
                <w:rFonts w:ascii="Cambria Math" w:hAnsi="Cambria Math" w:cs="Times New Roman"/>
                <w:i/>
                <w:iCs/>
                <w:sz w:val="24"/>
                <w:szCs w:val="24"/>
                <w:lang w:val="en-CA"/>
              </w:rPr>
            </m:ctrlPr>
          </m:sSupPr>
          <m:e>
            <m:r>
              <w:rPr>
                <w:rFonts w:ascii="Cambria Math" w:hAnsi="Cambria Math" w:cs="Times New Roman"/>
                <w:sz w:val="24"/>
                <w:szCs w:val="24"/>
                <w:lang w:val="en-CA"/>
              </w:rPr>
              <m:t>e</m:t>
            </m:r>
          </m:e>
          <m:sup>
            <m:sSub>
              <m:sSubPr>
                <m:ctrlPr>
                  <w:rPr>
                    <w:rFonts w:ascii="Cambria Math" w:hAnsi="Cambria Math" w:cs="Times New Roman"/>
                    <w:i/>
                    <w:iCs/>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D</m:t>
                </m:r>
              </m:sub>
            </m:sSub>
          </m:sup>
        </m:sSup>
      </m:oMath>
      <w:r w:rsidR="00BA0AA0">
        <w:rPr>
          <w:rFonts w:ascii="Times New Roman" w:hAnsi="Times New Roman" w:cs="Times New Roman"/>
          <w:iCs/>
          <w:sz w:val="24"/>
          <w:szCs w:val="24"/>
          <w:lang w:val="en-CA"/>
        </w:rPr>
        <w:t xml:space="preserve"> </w:t>
      </w:r>
      <w:r w:rsidR="00BA0AA0">
        <w:rPr>
          <w:rFonts w:ascii="Times New Roman" w:hAnsi="Times New Roman" w:cs="Times New Roman"/>
          <w:iCs/>
          <w:sz w:val="24"/>
          <w:szCs w:val="24"/>
          <w:lang w:val="en-CA"/>
        </w:rPr>
        <w:tab/>
      </w:r>
      <w:r w:rsidR="00BA0AA0">
        <w:rPr>
          <w:rFonts w:ascii="Times New Roman" w:hAnsi="Times New Roman" w:cs="Times New Roman"/>
          <w:iCs/>
          <w:sz w:val="24"/>
          <w:szCs w:val="24"/>
          <w:lang w:val="en-CA"/>
        </w:rPr>
        <w:tab/>
      </w:r>
      <w:r w:rsidR="00BA0AA0">
        <w:rPr>
          <w:rFonts w:ascii="Times New Roman" w:hAnsi="Times New Roman" w:cs="Times New Roman"/>
          <w:iCs/>
          <w:sz w:val="24"/>
          <w:szCs w:val="24"/>
          <w:lang w:val="en-CA"/>
        </w:rPr>
        <w:tab/>
      </w:r>
      <w:r w:rsidR="00BA0AA0">
        <w:rPr>
          <w:rFonts w:ascii="Times New Roman" w:hAnsi="Times New Roman" w:cs="Times New Roman"/>
          <w:iCs/>
          <w:sz w:val="24"/>
          <w:szCs w:val="24"/>
          <w:lang w:val="en-CA"/>
        </w:rPr>
        <w:tab/>
      </w:r>
      <w:r w:rsidR="00BA0AA0">
        <w:rPr>
          <w:rFonts w:ascii="Times New Roman" w:hAnsi="Times New Roman" w:cs="Times New Roman"/>
          <w:iCs/>
          <w:sz w:val="24"/>
          <w:szCs w:val="24"/>
          <w:lang w:val="en-CA"/>
        </w:rPr>
        <w:tab/>
      </w:r>
      <w:del w:id="499" w:author="Thomas Carruthers" w:date="2019-09-05T20:51:00Z">
        <w:r w:rsidR="00BA0AA0" w:rsidDel="00F9008C">
          <w:rPr>
            <w:rFonts w:ascii="Times New Roman" w:hAnsi="Times New Roman" w:cs="Times New Roman"/>
            <w:iCs/>
            <w:sz w:val="24"/>
            <w:szCs w:val="24"/>
            <w:lang w:val="en-CA"/>
          </w:rPr>
          <w:tab/>
        </w:r>
      </w:del>
      <w:r w:rsidR="00BA0AA0">
        <w:rPr>
          <w:rFonts w:ascii="Times New Roman" w:hAnsi="Times New Roman" w:cs="Times New Roman"/>
          <w:iCs/>
          <w:sz w:val="24"/>
          <w:szCs w:val="24"/>
          <w:lang w:val="en-CA"/>
        </w:rPr>
        <w:tab/>
      </w:r>
      <w:r w:rsidR="00BA0AA0">
        <w:rPr>
          <w:rFonts w:ascii="Times New Roman" w:hAnsi="Times New Roman" w:cs="Times New Roman"/>
          <w:iCs/>
          <w:sz w:val="24"/>
          <w:szCs w:val="24"/>
          <w:lang w:val="en-CA"/>
        </w:rPr>
        <w:tab/>
      </w:r>
      <w:r w:rsidR="00BA0AA0">
        <w:rPr>
          <w:rFonts w:ascii="Times New Roman" w:hAnsi="Times New Roman" w:cs="Times New Roman"/>
          <w:iCs/>
          <w:sz w:val="24"/>
          <w:szCs w:val="24"/>
          <w:lang w:val="en-CA"/>
        </w:rPr>
        <w:tab/>
      </w:r>
      <w:r w:rsidR="00BA0AA0">
        <w:rPr>
          <w:rFonts w:ascii="Times New Roman" w:hAnsi="Times New Roman" w:cs="Times New Roman"/>
          <w:iCs/>
          <w:sz w:val="24"/>
          <w:szCs w:val="24"/>
          <w:lang w:val="en-CA"/>
        </w:rPr>
        <w:tab/>
        <w:t>(3.8)</w:t>
      </w:r>
    </w:p>
    <w:p w14:paraId="1FAF2E53" w14:textId="77777777" w:rsidR="002C2047" w:rsidRPr="00E873A5" w:rsidRDefault="002C2047" w:rsidP="00BE5737">
      <w:pPr>
        <w:jc w:val="both"/>
        <w:rPr>
          <w:rFonts w:ascii="Times New Roman" w:hAnsi="Times New Roman" w:cs="Times New Roman"/>
          <w:iCs/>
          <w:sz w:val="24"/>
          <w:szCs w:val="24"/>
          <w:lang w:val="en-CA"/>
        </w:rPr>
      </w:pPr>
    </w:p>
    <w:p w14:paraId="6CB5FBFC" w14:textId="6545223F" w:rsidR="00F9008C" w:rsidRDefault="00F9008C" w:rsidP="00BE5737">
      <w:pPr>
        <w:jc w:val="both"/>
        <w:rPr>
          <w:ins w:id="500" w:author="Thomas Carruthers" w:date="2019-09-05T20:48:00Z"/>
          <w:rFonts w:ascii="Times New Roman" w:hAnsi="Times New Roman" w:cs="Times New Roman"/>
          <w:sz w:val="24"/>
          <w:szCs w:val="24"/>
          <w:lang w:val="en-CA"/>
        </w:rPr>
      </w:pPr>
      <w:ins w:id="501" w:author="Thomas Carruthers" w:date="2019-09-05T20:48:00Z">
        <w:r>
          <w:rPr>
            <w:rFonts w:ascii="Times New Roman" w:hAnsi="Times New Roman" w:cs="Times New Roman"/>
            <w:sz w:val="24"/>
            <w:szCs w:val="24"/>
            <w:lang w:val="en-CA"/>
          </w:rPr>
          <w:t xml:space="preserve">The </w:t>
        </w:r>
      </w:ins>
      <w:ins w:id="502" w:author="Thomas Carruthers" w:date="2019-09-05T20:52:00Z">
        <w:r w:rsidRPr="00F9008C">
          <w:rPr>
            <w:rFonts w:ascii="Times New Roman" w:hAnsi="Times New Roman" w:cs="Times New Roman"/>
            <w:i/>
            <w:iCs/>
            <w:sz w:val="24"/>
            <w:szCs w:val="24"/>
            <w:lang w:val="en-CA"/>
            <w:rPrChange w:id="503" w:author="Thomas Carruthers" w:date="2019-09-05T20:53:00Z">
              <w:rPr>
                <w:rFonts w:ascii="Times New Roman" w:hAnsi="Times New Roman" w:cs="Times New Roman"/>
                <w:sz w:val="24"/>
                <w:szCs w:val="24"/>
                <w:lang w:val="en-CA"/>
              </w:rPr>
            </w:rPrChange>
          </w:rPr>
          <w:t>ρ</w:t>
        </w:r>
        <w:r>
          <w:rPr>
            <w:rFonts w:ascii="Times New Roman" w:hAnsi="Times New Roman" w:cs="Times New Roman"/>
            <w:sz w:val="24"/>
            <w:szCs w:val="24"/>
            <w:lang w:val="en-CA"/>
          </w:rPr>
          <w:t xml:space="preserve"> terms are the upper </w:t>
        </w:r>
      </w:ins>
      <w:ins w:id="504" w:author="Thomas Carruthers" w:date="2019-09-05T20:53:00Z">
        <w:r>
          <w:rPr>
            <w:rFonts w:ascii="Times New Roman" w:hAnsi="Times New Roman" w:cs="Times New Roman"/>
            <w:sz w:val="24"/>
            <w:szCs w:val="24"/>
            <w:lang w:val="en-CA"/>
          </w:rPr>
          <w:t>(</w:t>
        </w:r>
        <w:proofErr w:type="spellStart"/>
        <w:r w:rsidRPr="001F6953">
          <w:rPr>
            <w:rFonts w:ascii="Times New Roman" w:hAnsi="Times New Roman" w:cs="Times New Roman"/>
            <w:i/>
            <w:iCs/>
            <w:sz w:val="24"/>
            <w:szCs w:val="24"/>
            <w:lang w:val="en-CA"/>
          </w:rPr>
          <w:t>ρ</w:t>
        </w:r>
        <w:r w:rsidRPr="00F9008C">
          <w:rPr>
            <w:rFonts w:ascii="Times New Roman" w:hAnsi="Times New Roman" w:cs="Times New Roman"/>
            <w:sz w:val="24"/>
            <w:szCs w:val="24"/>
            <w:vertAlign w:val="subscript"/>
            <w:lang w:val="en-CA"/>
            <w:rPrChange w:id="505" w:author="Thomas Carruthers" w:date="2019-09-05T20:54:00Z">
              <w:rPr>
                <w:rFonts w:ascii="Times New Roman" w:hAnsi="Times New Roman" w:cs="Times New Roman"/>
                <w:i/>
                <w:iCs/>
                <w:sz w:val="24"/>
                <w:szCs w:val="24"/>
                <w:lang w:val="en-CA"/>
              </w:rPr>
            </w:rPrChange>
          </w:rPr>
          <w:t>U</w:t>
        </w:r>
        <w:proofErr w:type="spellEnd"/>
        <w:r w:rsidRPr="00F9008C">
          <w:rPr>
            <w:rFonts w:ascii="Times New Roman" w:hAnsi="Times New Roman" w:cs="Times New Roman"/>
            <w:sz w:val="24"/>
            <w:szCs w:val="24"/>
            <w:lang w:val="en-CA"/>
            <w:rPrChange w:id="506" w:author="Thomas Carruthers" w:date="2019-09-05T20:54:00Z">
              <w:rPr>
                <w:rFonts w:ascii="Times New Roman" w:hAnsi="Times New Roman" w:cs="Times New Roman"/>
                <w:i/>
                <w:iCs/>
                <w:sz w:val="24"/>
                <w:szCs w:val="24"/>
                <w:lang w:val="en-CA"/>
              </w:rPr>
            </w:rPrChange>
          </w:rPr>
          <w:t>)</w:t>
        </w:r>
        <w:r>
          <w:rPr>
            <w:rFonts w:ascii="Times New Roman" w:hAnsi="Times New Roman" w:cs="Times New Roman"/>
            <w:sz w:val="24"/>
            <w:szCs w:val="24"/>
            <w:lang w:val="en-CA"/>
          </w:rPr>
          <w:t xml:space="preserve"> </w:t>
        </w:r>
      </w:ins>
      <w:ins w:id="507" w:author="Thomas Carruthers" w:date="2019-09-05T20:52:00Z">
        <w:r>
          <w:rPr>
            <w:rFonts w:ascii="Times New Roman" w:hAnsi="Times New Roman" w:cs="Times New Roman"/>
            <w:sz w:val="24"/>
            <w:szCs w:val="24"/>
            <w:lang w:val="en-CA"/>
          </w:rPr>
          <w:t>and lower bounds</w:t>
        </w:r>
      </w:ins>
      <w:ins w:id="508" w:author="Thomas Carruthers" w:date="2019-09-05T20:54:00Z">
        <w:r w:rsidRPr="00F9008C">
          <w:rPr>
            <w:rFonts w:ascii="Times New Roman" w:hAnsi="Times New Roman" w:cs="Times New Roman"/>
            <w:i/>
            <w:iCs/>
            <w:sz w:val="24"/>
            <w:szCs w:val="24"/>
            <w:lang w:val="en-CA"/>
          </w:rPr>
          <w:t xml:space="preserve"> </w:t>
        </w:r>
        <w:r>
          <w:rPr>
            <w:rFonts w:ascii="Times New Roman" w:hAnsi="Times New Roman" w:cs="Times New Roman"/>
            <w:sz w:val="24"/>
            <w:szCs w:val="24"/>
            <w:lang w:val="en-CA"/>
          </w:rPr>
          <w:t>(</w:t>
        </w:r>
        <w:proofErr w:type="spellStart"/>
        <w:r w:rsidRPr="001F6953">
          <w:rPr>
            <w:rFonts w:ascii="Times New Roman" w:hAnsi="Times New Roman" w:cs="Times New Roman"/>
            <w:i/>
            <w:iCs/>
            <w:sz w:val="24"/>
            <w:szCs w:val="24"/>
            <w:lang w:val="en-CA"/>
          </w:rPr>
          <w:t>ρ</w:t>
        </w:r>
        <w:r>
          <w:rPr>
            <w:rFonts w:ascii="Times New Roman" w:hAnsi="Times New Roman" w:cs="Times New Roman"/>
            <w:sz w:val="24"/>
            <w:szCs w:val="24"/>
            <w:vertAlign w:val="subscript"/>
            <w:lang w:val="en-CA"/>
          </w:rPr>
          <w:t>L</w:t>
        </w:r>
        <w:proofErr w:type="spellEnd"/>
        <w:r w:rsidRPr="001F6953">
          <w:rPr>
            <w:rFonts w:ascii="Times New Roman" w:hAnsi="Times New Roman" w:cs="Times New Roman"/>
            <w:sz w:val="24"/>
            <w:szCs w:val="24"/>
            <w:lang w:val="en-CA"/>
          </w:rPr>
          <w:t>)</w:t>
        </w:r>
        <w:r>
          <w:rPr>
            <w:rFonts w:ascii="Times New Roman" w:hAnsi="Times New Roman" w:cs="Times New Roman"/>
            <w:sz w:val="24"/>
            <w:szCs w:val="24"/>
            <w:lang w:val="en-CA"/>
          </w:rPr>
          <w:t xml:space="preserve"> </w:t>
        </w:r>
      </w:ins>
      <w:ins w:id="509" w:author="Thomas Carruthers" w:date="2019-09-05T20:52:00Z">
        <w:r>
          <w:rPr>
            <w:rFonts w:ascii="Times New Roman" w:hAnsi="Times New Roman" w:cs="Times New Roman"/>
            <w:sz w:val="24"/>
            <w:szCs w:val="24"/>
            <w:lang w:val="en-CA"/>
          </w:rPr>
          <w:t xml:space="preserve">(lengths) for the truncation of the length selectivity function and are half a length increment </w:t>
        </w:r>
      </w:ins>
      <w:ins w:id="510" w:author="Thomas Carruthers" w:date="2019-09-05T20:53:00Z">
        <w:r>
          <w:rPr>
            <w:rFonts w:ascii="Times New Roman" w:hAnsi="Times New Roman" w:cs="Times New Roman"/>
            <w:sz w:val="24"/>
            <w:szCs w:val="24"/>
            <w:lang w:val="en-CA"/>
          </w:rPr>
          <w:t xml:space="preserve">(12.5cm) wider than the </w:t>
        </w:r>
        <w:proofErr w:type="gramStart"/>
        <w:r>
          <w:rPr>
            <w:rFonts w:ascii="Times New Roman" w:hAnsi="Times New Roman" w:cs="Times New Roman"/>
            <w:sz w:val="24"/>
            <w:szCs w:val="24"/>
            <w:lang w:val="en-CA"/>
          </w:rPr>
          <w:t>highest  and</w:t>
        </w:r>
        <w:proofErr w:type="gramEnd"/>
        <w:r>
          <w:rPr>
            <w:rFonts w:ascii="Times New Roman" w:hAnsi="Times New Roman" w:cs="Times New Roman"/>
            <w:sz w:val="24"/>
            <w:szCs w:val="24"/>
            <w:lang w:val="en-CA"/>
          </w:rPr>
          <w:t xml:space="preserve"> lowest observed length categories</w:t>
        </w:r>
      </w:ins>
      <w:ins w:id="511" w:author="Thomas Carruthers" w:date="2019-09-05T20:54:00Z">
        <w:r>
          <w:rPr>
            <w:rFonts w:ascii="Times New Roman" w:hAnsi="Times New Roman" w:cs="Times New Roman"/>
            <w:sz w:val="24"/>
            <w:szCs w:val="24"/>
            <w:lang w:val="en-CA"/>
          </w:rPr>
          <w:t xml:space="preserve"> for each fleet</w:t>
        </w:r>
      </w:ins>
      <w:ins w:id="512" w:author="Thomas Carruthers" w:date="2019-09-05T20:53:00Z">
        <w:r>
          <w:rPr>
            <w:rFonts w:ascii="Times New Roman" w:hAnsi="Times New Roman" w:cs="Times New Roman"/>
            <w:sz w:val="24"/>
            <w:szCs w:val="24"/>
            <w:lang w:val="en-CA"/>
          </w:rPr>
          <w:t xml:space="preserve">, respectively. </w:t>
        </w:r>
      </w:ins>
    </w:p>
    <w:p w14:paraId="7D509D6E" w14:textId="77777777" w:rsidR="00F9008C" w:rsidRDefault="00F9008C" w:rsidP="00BE5737">
      <w:pPr>
        <w:jc w:val="both"/>
        <w:rPr>
          <w:ins w:id="513" w:author="Thomas Carruthers" w:date="2019-09-05T20:48:00Z"/>
          <w:rFonts w:ascii="Times New Roman" w:hAnsi="Times New Roman" w:cs="Times New Roman"/>
          <w:sz w:val="24"/>
          <w:szCs w:val="24"/>
          <w:lang w:val="en-CA"/>
        </w:rPr>
      </w:pPr>
    </w:p>
    <w:p w14:paraId="78E104BA" w14:textId="53B86D47" w:rsidR="00D77DC5" w:rsidRPr="00E873A5" w:rsidRDefault="00BA0AA0" w:rsidP="00BE5737">
      <w:pPr>
        <w:jc w:val="both"/>
        <w:rPr>
          <w:rFonts w:ascii="Times New Roman" w:hAnsi="Times New Roman" w:cs="Times New Roman"/>
          <w:iCs/>
          <w:sz w:val="24"/>
          <w:szCs w:val="24"/>
          <w:lang w:val="en-CA"/>
        </w:rPr>
      </w:pPr>
      <w:r>
        <w:rPr>
          <w:rFonts w:ascii="Times New Roman" w:hAnsi="Times New Roman" w:cs="Times New Roman"/>
          <w:sz w:val="24"/>
          <w:szCs w:val="24"/>
          <w:lang w:val="en-CA"/>
        </w:rPr>
        <w:t xml:space="preserve">These parameterizations allow for unbounded estimation of the </w:t>
      </w:r>
      <w:r w:rsidRPr="00122A64">
        <w:rPr>
          <w:rFonts w:ascii="Times New Roman" w:hAnsi="Times New Roman" w:cs="Times New Roman"/>
          <w:i/>
          <w:sz w:val="24"/>
          <w:szCs w:val="24"/>
          <w:lang w:val="en-CA"/>
        </w:rPr>
        <w:t>θ</w:t>
      </w:r>
      <w:r>
        <w:rPr>
          <w:rFonts w:ascii="Times New Roman" w:hAnsi="Times New Roman" w:cs="Times New Roman"/>
          <w:i/>
          <w:sz w:val="24"/>
          <w:szCs w:val="24"/>
          <w:lang w:val="en-CA"/>
        </w:rPr>
        <w:t xml:space="preserve"> </w:t>
      </w:r>
      <w:r>
        <w:rPr>
          <w:rFonts w:ascii="Times New Roman" w:hAnsi="Times New Roman" w:cs="Times New Roman"/>
          <w:iCs/>
          <w:sz w:val="24"/>
          <w:szCs w:val="24"/>
          <w:lang w:val="en-CA"/>
        </w:rPr>
        <w:t>parameters</w:t>
      </w:r>
      <w:del w:id="514" w:author="Thomas Carruthers" w:date="2019-09-05T20:55:00Z">
        <w:r w:rsidDel="00F9008C">
          <w:rPr>
            <w:rFonts w:ascii="Times New Roman" w:hAnsi="Times New Roman" w:cs="Times New Roman"/>
            <w:iCs/>
            <w:sz w:val="24"/>
            <w:szCs w:val="24"/>
            <w:lang w:val="en-CA"/>
          </w:rPr>
          <w:delText xml:space="preserve"> but constrain the length at maximum selectivity </w:delText>
        </w:r>
        <w:r w:rsidR="00A2500C" w:rsidDel="00F9008C">
          <w:rPr>
            <w:rFonts w:ascii="Times New Roman" w:hAnsi="Times New Roman" w:cs="Times New Roman"/>
            <w:i/>
            <w:sz w:val="24"/>
            <w:szCs w:val="24"/>
            <w:lang w:val="en-CA"/>
          </w:rPr>
          <w:delText>l</w:delText>
        </w:r>
        <w:r w:rsidRPr="008B446F" w:rsidDel="00F9008C">
          <w:rPr>
            <w:rFonts w:ascii="Times New Roman" w:hAnsi="Times New Roman" w:cs="Times New Roman"/>
            <w:i/>
            <w:sz w:val="24"/>
            <w:szCs w:val="24"/>
            <w:vertAlign w:val="subscript"/>
            <w:lang w:val="en-CA"/>
          </w:rPr>
          <w:delText>max</w:delText>
        </w:r>
        <w:r w:rsidDel="00F9008C">
          <w:rPr>
            <w:rFonts w:ascii="Times New Roman" w:hAnsi="Times New Roman" w:cs="Times New Roman"/>
            <w:iCs/>
            <w:sz w:val="24"/>
            <w:szCs w:val="24"/>
            <w:lang w:val="en-CA"/>
          </w:rPr>
          <w:delText xml:space="preserve">, </w:delText>
        </w:r>
        <w:r w:rsidR="00CA7B4A" w:rsidDel="00F9008C">
          <w:rPr>
            <w:rFonts w:ascii="Times New Roman" w:hAnsi="Times New Roman" w:cs="Times New Roman"/>
            <w:iCs/>
            <w:sz w:val="24"/>
            <w:szCs w:val="24"/>
            <w:lang w:val="en-CA"/>
          </w:rPr>
          <w:delText>to</w:delText>
        </w:r>
        <w:r w:rsidDel="00F9008C">
          <w:rPr>
            <w:rFonts w:ascii="Times New Roman" w:hAnsi="Times New Roman" w:cs="Times New Roman"/>
            <w:iCs/>
            <w:sz w:val="24"/>
            <w:szCs w:val="24"/>
            <w:lang w:val="en-CA"/>
          </w:rPr>
          <w:delText xml:space="preserve"> the range of 5% to 100% of the </w:delText>
        </w:r>
        <w:r w:rsidR="00E159CB" w:rsidDel="00F9008C">
          <w:rPr>
            <w:rFonts w:ascii="Times New Roman" w:hAnsi="Times New Roman" w:cs="Times New Roman"/>
            <w:iCs/>
            <w:sz w:val="24"/>
            <w:szCs w:val="24"/>
            <w:lang w:val="en-CA"/>
          </w:rPr>
          <w:delText>longest</w:delText>
        </w:r>
        <w:r w:rsidDel="00F9008C">
          <w:rPr>
            <w:rFonts w:ascii="Times New Roman" w:hAnsi="Times New Roman" w:cs="Times New Roman"/>
            <w:iCs/>
            <w:sz w:val="24"/>
            <w:szCs w:val="24"/>
            <w:lang w:val="en-CA"/>
          </w:rPr>
          <w:delText xml:space="preserve"> length class, the ascending standard deviation parameter to be less than twice the </w:delText>
        </w:r>
        <w:r w:rsidR="00A2500C" w:rsidDel="00F9008C">
          <w:rPr>
            <w:rFonts w:ascii="Times New Roman" w:hAnsi="Times New Roman" w:cs="Times New Roman"/>
            <w:i/>
            <w:sz w:val="24"/>
            <w:szCs w:val="24"/>
            <w:lang w:val="en-CA"/>
          </w:rPr>
          <w:delText>l</w:delText>
        </w:r>
        <w:r w:rsidR="004C5CBB" w:rsidRPr="00122A64" w:rsidDel="00F9008C">
          <w:rPr>
            <w:rFonts w:ascii="Times New Roman" w:hAnsi="Times New Roman" w:cs="Times New Roman"/>
            <w:i/>
            <w:sz w:val="24"/>
            <w:szCs w:val="24"/>
            <w:vertAlign w:val="subscript"/>
            <w:lang w:val="en-CA"/>
          </w:rPr>
          <w:delText>max</w:delText>
        </w:r>
        <w:r w:rsidR="004C5CBB" w:rsidDel="00F9008C">
          <w:rPr>
            <w:rFonts w:ascii="Times New Roman" w:hAnsi="Times New Roman" w:cs="Times New Roman"/>
            <w:iCs/>
            <w:sz w:val="24"/>
            <w:szCs w:val="24"/>
            <w:lang w:val="en-CA"/>
          </w:rPr>
          <w:delText xml:space="preserve"> </w:delText>
        </w:r>
        <w:r w:rsidDel="00F9008C">
          <w:rPr>
            <w:rFonts w:ascii="Times New Roman" w:hAnsi="Times New Roman" w:cs="Times New Roman"/>
            <w:iCs/>
            <w:sz w:val="24"/>
            <w:szCs w:val="24"/>
            <w:lang w:val="en-CA"/>
          </w:rPr>
          <w:delText>value</w:delText>
        </w:r>
      </w:del>
      <w:r>
        <w:rPr>
          <w:rFonts w:ascii="Times New Roman" w:hAnsi="Times New Roman" w:cs="Times New Roman"/>
          <w:iCs/>
          <w:sz w:val="24"/>
          <w:szCs w:val="24"/>
          <w:lang w:val="en-CA"/>
        </w:rPr>
        <w:t xml:space="preserve">. Each of these parameters has an extremely weak prior prescribed which allows the model to converge in extreme cases where there is little or no data to inform a parameter. For example, if </w:t>
      </w:r>
      <w:r w:rsidR="00A75038">
        <w:rPr>
          <w:rFonts w:ascii="Times New Roman" w:hAnsi="Times New Roman" w:cs="Times New Roman"/>
          <w:iCs/>
          <w:sz w:val="24"/>
          <w:szCs w:val="24"/>
          <w:lang w:val="en-CA"/>
        </w:rPr>
        <w:t xml:space="preserve">data suggest there </w:t>
      </w:r>
      <w:r w:rsidR="00A2500C">
        <w:rPr>
          <w:rFonts w:ascii="Times New Roman" w:hAnsi="Times New Roman" w:cs="Times New Roman"/>
          <w:iCs/>
          <w:sz w:val="24"/>
          <w:szCs w:val="24"/>
          <w:lang w:val="en-CA"/>
        </w:rPr>
        <w:t xml:space="preserve">is </w:t>
      </w:r>
      <w:r>
        <w:rPr>
          <w:rFonts w:ascii="Times New Roman" w:hAnsi="Times New Roman" w:cs="Times New Roman"/>
          <w:iCs/>
          <w:sz w:val="24"/>
          <w:szCs w:val="24"/>
          <w:lang w:val="en-CA"/>
        </w:rPr>
        <w:t xml:space="preserve">asymptotic (near logistic) selectivity, </w:t>
      </w:r>
      <w:proofErr w:type="spellStart"/>
      <w:r w:rsidR="00A2500C">
        <w:rPr>
          <w:rFonts w:ascii="Times New Roman" w:hAnsi="Times New Roman" w:cs="Times New Roman"/>
          <w:i/>
          <w:sz w:val="24"/>
          <w:szCs w:val="24"/>
          <w:lang w:val="en-CA"/>
        </w:rPr>
        <w:t>l</w:t>
      </w:r>
      <w:r w:rsidR="004C5CBB" w:rsidRPr="00122A64">
        <w:rPr>
          <w:rFonts w:ascii="Times New Roman" w:hAnsi="Times New Roman" w:cs="Times New Roman"/>
          <w:i/>
          <w:sz w:val="24"/>
          <w:szCs w:val="24"/>
          <w:vertAlign w:val="subscript"/>
          <w:lang w:val="en-CA"/>
        </w:rPr>
        <w:t>max</w:t>
      </w:r>
      <w:proofErr w:type="spellEnd"/>
      <w:r w:rsidR="004C5CBB">
        <w:rPr>
          <w:rFonts w:ascii="Times New Roman" w:hAnsi="Times New Roman" w:cs="Times New Roman"/>
          <w:iCs/>
          <w:sz w:val="24"/>
          <w:szCs w:val="24"/>
          <w:lang w:val="en-CA"/>
        </w:rPr>
        <w:t xml:space="preserve"> </w:t>
      </w:r>
      <w:r>
        <w:rPr>
          <w:rFonts w:ascii="Times New Roman" w:hAnsi="Times New Roman" w:cs="Times New Roman"/>
          <w:iCs/>
          <w:sz w:val="24"/>
          <w:szCs w:val="24"/>
          <w:lang w:val="en-CA"/>
        </w:rPr>
        <w:t xml:space="preserve">tends to </w:t>
      </w:r>
      <w:proofErr w:type="spellStart"/>
      <w:r w:rsidRPr="008B446F">
        <w:rPr>
          <w:rFonts w:ascii="Times New Roman" w:hAnsi="Times New Roman" w:cs="Times New Roman"/>
          <w:i/>
          <w:sz w:val="24"/>
          <w:szCs w:val="24"/>
          <w:lang w:val="en-CA"/>
        </w:rPr>
        <w:t>L</w:t>
      </w:r>
      <w:r w:rsidRPr="008B446F">
        <w:rPr>
          <w:rFonts w:ascii="Times New Roman" w:hAnsi="Times New Roman" w:cs="Times New Roman"/>
          <w:i/>
          <w:sz w:val="24"/>
          <w:szCs w:val="24"/>
          <w:vertAlign w:val="subscript"/>
          <w:lang w:val="en-CA"/>
        </w:rPr>
        <w:t>nl</w:t>
      </w:r>
      <w:proofErr w:type="spellEnd"/>
      <w:r>
        <w:rPr>
          <w:rFonts w:ascii="Times New Roman" w:hAnsi="Times New Roman" w:cs="Times New Roman"/>
          <w:iCs/>
          <w:sz w:val="24"/>
          <w:szCs w:val="24"/>
          <w:lang w:val="en-CA"/>
        </w:rPr>
        <w:t xml:space="preserve"> and there are no data above this length class to estimate the descending limb parameter </w:t>
      </w:r>
      <m:oMath>
        <m:sSub>
          <m:sSubPr>
            <m:ctrlPr>
              <w:rPr>
                <w:rFonts w:ascii="Cambria Math" w:hAnsi="Cambria Math" w:cs="Times New Roman"/>
                <w:i/>
                <w:iCs/>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D</m:t>
            </m:r>
          </m:sub>
        </m:sSub>
      </m:oMath>
      <w:r>
        <w:rPr>
          <w:rFonts w:ascii="Times New Roman" w:hAnsi="Times New Roman" w:cs="Times New Roman"/>
          <w:iCs/>
          <w:sz w:val="24"/>
          <w:szCs w:val="24"/>
          <w:lang w:val="en-CA"/>
        </w:rPr>
        <w:t>.</w:t>
      </w:r>
    </w:p>
    <w:p w14:paraId="037B15F9" w14:textId="62F0D36A" w:rsidR="00A264C7" w:rsidRDefault="00A264C7" w:rsidP="00BE5737">
      <w:pPr>
        <w:jc w:val="both"/>
        <w:rPr>
          <w:rFonts w:ascii="Times New Roman" w:hAnsi="Times New Roman" w:cs="Times New Roman"/>
          <w:sz w:val="24"/>
          <w:szCs w:val="24"/>
          <w:lang w:val="en-CA"/>
        </w:rPr>
      </w:pPr>
    </w:p>
    <w:p w14:paraId="148D1A08" w14:textId="27D0B39E" w:rsidR="00942226" w:rsidRDefault="00942226" w:rsidP="00BE5737">
      <w:pPr>
        <w:jc w:val="both"/>
        <w:rPr>
          <w:rFonts w:ascii="Times New Roman" w:hAnsi="Times New Roman" w:cs="Times New Roman"/>
          <w:sz w:val="24"/>
          <w:szCs w:val="24"/>
          <w:lang w:val="en-CA"/>
        </w:rPr>
      </w:pPr>
      <w:r>
        <w:rPr>
          <w:rFonts w:ascii="Times New Roman" w:hAnsi="Times New Roman" w:cs="Times New Roman"/>
          <w:sz w:val="24"/>
          <w:szCs w:val="24"/>
          <w:lang w:val="en-CA"/>
        </w:rPr>
        <w:t>In general, age or length structured models are much better informed by the data if at least one fleet selectivity either has the descending limb parameters fixed or can be assumed to have</w:t>
      </w:r>
      <w:r w:rsidR="00CA7B4A">
        <w:rPr>
          <w:rFonts w:ascii="Times New Roman" w:hAnsi="Times New Roman" w:cs="Times New Roman"/>
          <w:sz w:val="24"/>
          <w:szCs w:val="24"/>
          <w:lang w:val="en-CA"/>
        </w:rPr>
        <w:t xml:space="preserve"> the form of</w:t>
      </w:r>
      <w:r>
        <w:rPr>
          <w:rFonts w:ascii="Times New Roman" w:hAnsi="Times New Roman" w:cs="Times New Roman"/>
          <w:sz w:val="24"/>
          <w:szCs w:val="24"/>
          <w:lang w:val="en-CA"/>
        </w:rPr>
        <w:t xml:space="preserve"> a logistic (‘flat topped’) ogive. Without such a constraint, the declining frequency of older/longer classes can be attributed to either mortality rate</w:t>
      </w:r>
      <w:r w:rsidR="00934CA7">
        <w:rPr>
          <w:rFonts w:ascii="Times New Roman" w:hAnsi="Times New Roman" w:cs="Times New Roman"/>
          <w:sz w:val="24"/>
          <w:szCs w:val="24"/>
          <w:lang w:val="en-CA"/>
        </w:rPr>
        <w:t>s</w:t>
      </w:r>
      <w:r>
        <w:rPr>
          <w:rFonts w:ascii="Times New Roman" w:hAnsi="Times New Roman" w:cs="Times New Roman"/>
          <w:sz w:val="24"/>
          <w:szCs w:val="24"/>
          <w:lang w:val="en-CA"/>
        </w:rPr>
        <w:t xml:space="preserve"> or dome-shaped selectivity and this parameter confounding can lead to poorly defined estimation and numerical instability during</w:t>
      </w:r>
      <w:r w:rsidR="00CA7B4A">
        <w:rPr>
          <w:rFonts w:ascii="Times New Roman" w:hAnsi="Times New Roman" w:cs="Times New Roman"/>
          <w:sz w:val="24"/>
          <w:szCs w:val="24"/>
          <w:lang w:val="en-CA"/>
        </w:rPr>
        <w:t xml:space="preserve"> fitting</w:t>
      </w:r>
      <w:r>
        <w:rPr>
          <w:rFonts w:ascii="Times New Roman" w:hAnsi="Times New Roman" w:cs="Times New Roman"/>
          <w:sz w:val="24"/>
          <w:szCs w:val="24"/>
          <w:lang w:val="en-CA"/>
        </w:rPr>
        <w:t xml:space="preserve">. In this case at least one fleet is </w:t>
      </w:r>
      <w:r w:rsidR="006A6054">
        <w:rPr>
          <w:rFonts w:ascii="Times New Roman" w:hAnsi="Times New Roman" w:cs="Times New Roman"/>
          <w:sz w:val="24"/>
          <w:szCs w:val="24"/>
          <w:lang w:val="en-CA"/>
        </w:rPr>
        <w:t>assumed to have</w:t>
      </w:r>
      <w:r>
        <w:rPr>
          <w:rFonts w:ascii="Times New Roman" w:hAnsi="Times New Roman" w:cs="Times New Roman"/>
          <w:sz w:val="24"/>
          <w:szCs w:val="24"/>
          <w:lang w:val="en-CA"/>
        </w:rPr>
        <w:t xml:space="preserve"> a </w:t>
      </w:r>
      <w:r w:rsidR="00B9031E">
        <w:rPr>
          <w:rFonts w:ascii="Times New Roman" w:hAnsi="Times New Roman" w:cs="Times New Roman"/>
          <w:sz w:val="24"/>
          <w:szCs w:val="24"/>
          <w:lang w:val="en-CA"/>
        </w:rPr>
        <w:t xml:space="preserve">2-parameter </w:t>
      </w:r>
      <w:r>
        <w:rPr>
          <w:rFonts w:ascii="Times New Roman" w:hAnsi="Times New Roman" w:cs="Times New Roman"/>
          <w:sz w:val="24"/>
          <w:szCs w:val="24"/>
          <w:lang w:val="en-CA"/>
        </w:rPr>
        <w:t xml:space="preserve">logistic form </w:t>
      </w:r>
      <w:r w:rsidR="00F65023">
        <w:rPr>
          <w:rFonts w:ascii="Times New Roman" w:hAnsi="Times New Roman" w:cs="Times New Roman"/>
          <w:sz w:val="24"/>
          <w:szCs w:val="24"/>
          <w:lang w:val="en-CA"/>
        </w:rPr>
        <w:t>for its</w:t>
      </w:r>
      <w:r>
        <w:rPr>
          <w:rFonts w:ascii="Times New Roman" w:hAnsi="Times New Roman" w:cs="Times New Roman"/>
          <w:sz w:val="24"/>
          <w:szCs w:val="24"/>
          <w:lang w:val="en-CA"/>
        </w:rPr>
        <w:t xml:space="preserve"> selectivity function:</w:t>
      </w:r>
    </w:p>
    <w:p w14:paraId="3424FAD4" w14:textId="77777777" w:rsidR="00942226" w:rsidRDefault="00942226" w:rsidP="00BE5737">
      <w:pPr>
        <w:jc w:val="both"/>
        <w:rPr>
          <w:rFonts w:ascii="Times New Roman" w:hAnsi="Times New Roman" w:cs="Times New Roman"/>
          <w:sz w:val="24"/>
          <w:szCs w:val="24"/>
          <w:lang w:val="en-CA"/>
        </w:rPr>
      </w:pPr>
    </w:p>
    <w:p w14:paraId="72F1FB06" w14:textId="042C577D" w:rsidR="00A75038" w:rsidRDefault="00942226" w:rsidP="00BE5737">
      <w:pPr>
        <w:jc w:val="both"/>
        <w:rPr>
          <w:rFonts w:ascii="Times New Roman" w:hAnsi="Times New Roman" w:cs="Times New Roman"/>
          <w:sz w:val="24"/>
          <w:szCs w:val="24"/>
          <w:lang w:val="en-CA"/>
        </w:rPr>
      </w:pPr>
      <w:r>
        <w:rPr>
          <w:rFonts w:ascii="Times New Roman" w:hAnsi="Times New Roman" w:cs="Times New Roman"/>
          <w:sz w:val="24"/>
          <w:szCs w:val="24"/>
          <w:lang w:val="en-CA"/>
        </w:rPr>
        <w:lastRenderedPageBreak/>
        <w:t xml:space="preserve">  </w:t>
      </w:r>
    </w:p>
    <w:p w14:paraId="2B25FBF0" w14:textId="3279DEED" w:rsidR="00A75038" w:rsidRDefault="006E5632" w:rsidP="00BE5737">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r>
              <w:rPr>
                <w:rFonts w:ascii="Cambria Math" w:hAnsi="Cambria Math" w:cs="Times New Roman"/>
                <w:sz w:val="24"/>
                <w:szCs w:val="24"/>
                <w:lang w:val="en-CA"/>
              </w:rPr>
              <m:t>s</m:t>
            </m:r>
          </m:e>
          <m:sub>
            <m:r>
              <w:rPr>
                <w:rFonts w:ascii="Cambria Math" w:hAnsi="Cambria Math" w:cs="Times New Roman"/>
                <w:sz w:val="24"/>
                <w:szCs w:val="24"/>
                <w:lang w:val="en-CA"/>
              </w:rPr>
              <m:t>f</m:t>
            </m:r>
            <m:r>
              <m:rPr>
                <m:sty m:val="p"/>
              </m:rPr>
              <w:rPr>
                <w:rFonts w:ascii="Cambria Math" w:hAnsi="Cambria Math" w:cs="Times New Roman"/>
                <w:sz w:val="24"/>
                <w:szCs w:val="24"/>
                <w:lang w:val="en-CA"/>
              </w:rPr>
              <m:t>,</m:t>
            </m:r>
            <m:r>
              <w:rPr>
                <w:rFonts w:ascii="Cambria Math" w:hAnsi="Cambria Math" w:cs="Times New Roman"/>
                <w:sz w:val="24"/>
                <w:szCs w:val="24"/>
                <w:lang w:val="en-CA"/>
              </w:rPr>
              <m:t>l</m:t>
            </m:r>
          </m:sub>
        </m:sSub>
        <m:r>
          <m:rPr>
            <m:sty m:val="p"/>
          </m:rPr>
          <w:rPr>
            <w:rFonts w:ascii="Cambria Math" w:hAnsi="Cambria Math" w:cs="Times New Roman"/>
            <w:sz w:val="24"/>
            <w:szCs w:val="24"/>
            <w:lang w:val="en-CA"/>
          </w:rPr>
          <m:t>=</m:t>
        </m:r>
        <m:f>
          <m:fPr>
            <m:ctrlPr>
              <w:rPr>
                <w:rFonts w:ascii="Cambria Math" w:hAnsi="Cambria Math" w:cs="Times New Roman"/>
                <w:sz w:val="24"/>
                <w:szCs w:val="24"/>
                <w:lang w:val="en-CA"/>
              </w:rPr>
            </m:ctrlPr>
          </m:fPr>
          <m:num>
            <m:r>
              <w:rPr>
                <w:rFonts w:ascii="Cambria Math" w:hAnsi="Cambria Math" w:cs="Times New Roman"/>
                <w:sz w:val="24"/>
                <w:szCs w:val="24"/>
                <w:lang w:val="en-CA"/>
              </w:rPr>
              <m:t>1</m:t>
            </m:r>
          </m:num>
          <m:den>
            <m:r>
              <w:rPr>
                <w:rFonts w:ascii="Cambria Math" w:hAnsi="Cambria Math" w:cs="Times New Roman"/>
                <w:sz w:val="24"/>
                <w:szCs w:val="24"/>
                <w:lang w:val="en-CA"/>
              </w:rPr>
              <m:t>1+</m:t>
            </m:r>
            <m:sSup>
              <m:sSupPr>
                <m:ctrlPr>
                  <w:rPr>
                    <w:rFonts w:ascii="Cambria Math" w:hAnsi="Cambria Math" w:cs="Times New Roman"/>
                    <w:i/>
                    <w:sz w:val="24"/>
                    <w:szCs w:val="24"/>
                    <w:lang w:val="en-CA"/>
                  </w:rPr>
                </m:ctrlPr>
              </m:sSupPr>
              <m:e>
                <m:r>
                  <w:rPr>
                    <w:rFonts w:ascii="Cambria Math" w:hAnsi="Cambria Math" w:cs="Times New Roman"/>
                    <w:sz w:val="24"/>
                    <w:szCs w:val="24"/>
                    <w:lang w:val="en-CA"/>
                  </w:rPr>
                  <m:t>e</m:t>
                </m:r>
              </m:e>
              <m:sup>
                <m:f>
                  <m:fPr>
                    <m:type m:val="lin"/>
                    <m:ctrlPr>
                      <w:rPr>
                        <w:rFonts w:ascii="Cambria Math" w:hAnsi="Cambria Math" w:cs="Times New Roman"/>
                        <w:i/>
                        <w:sz w:val="24"/>
                        <w:szCs w:val="24"/>
                        <w:lang w:val="en-CA"/>
                      </w:rPr>
                    </m:ctrlPr>
                  </m:fPr>
                  <m:num>
                    <m:d>
                      <m:dPr>
                        <m:ctrlPr>
                          <w:rPr>
                            <w:rFonts w:ascii="Cambria Math" w:hAnsi="Cambria Math" w:cs="Times New Roman"/>
                            <w:i/>
                            <w:sz w:val="24"/>
                            <w:szCs w:val="24"/>
                            <w:lang w:val="en-CA"/>
                          </w:rPr>
                        </m:ctrlPr>
                      </m:dPr>
                      <m:e>
                        <m:sSub>
                          <m:sSubPr>
                            <m:ctrlPr>
                              <w:rPr>
                                <w:rFonts w:ascii="Cambria Math" w:hAnsi="Cambria Math" w:cs="Times New Roman"/>
                                <w:i/>
                                <w:sz w:val="24"/>
                                <w:szCs w:val="24"/>
                                <w:lang w:val="en-CA"/>
                              </w:rPr>
                            </m:ctrlPr>
                          </m:sSubPr>
                          <m:e>
                            <m:r>
                              <w:rPr>
                                <w:rFonts w:ascii="Cambria Math" w:hAnsi="Cambria Math" w:cs="Times New Roman"/>
                                <w:sz w:val="24"/>
                                <w:szCs w:val="24"/>
                                <w:lang w:val="en-CA"/>
                              </w:rPr>
                              <m:t>l</m:t>
                            </m:r>
                          </m:e>
                          <m:sub>
                            <m:r>
                              <w:rPr>
                                <w:rFonts w:ascii="Cambria Math" w:hAnsi="Cambria Math" w:cs="Times New Roman"/>
                                <w:sz w:val="24"/>
                                <w:szCs w:val="24"/>
                                <w:lang w:val="en-CA"/>
                              </w:rPr>
                              <m:t>inf,f</m:t>
                            </m:r>
                          </m:sub>
                        </m:sSub>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L</m:t>
                            </m:r>
                          </m:e>
                          <m:sub>
                            <m:r>
                              <w:rPr>
                                <w:rFonts w:ascii="Cambria Math" w:hAnsi="Cambria Math" w:cs="Times New Roman"/>
                                <w:sz w:val="24"/>
                                <w:szCs w:val="24"/>
                                <w:lang w:val="en-CA"/>
                              </w:rPr>
                              <m:t>l</m:t>
                            </m:r>
                          </m:sub>
                        </m:sSub>
                      </m:e>
                    </m:d>
                  </m:num>
                  <m:den>
                    <m:sSub>
                      <m:sSubPr>
                        <m:ctrlPr>
                          <w:rPr>
                            <w:rFonts w:ascii="Cambria Math" w:hAnsi="Cambria Math" w:cs="Times New Roman"/>
                            <w:i/>
                            <w:iCs/>
                            <w:sz w:val="24"/>
                            <w:szCs w:val="24"/>
                            <w:lang w:val="en-CA"/>
                          </w:rPr>
                        </m:ctrlPr>
                      </m:sSubPr>
                      <m:e>
                        <m:r>
                          <w:rPr>
                            <w:rFonts w:ascii="Cambria Math" w:hAnsi="Cambria Math" w:cs="Times New Roman"/>
                            <w:sz w:val="24"/>
                            <w:szCs w:val="24"/>
                            <w:lang w:val="en-CA"/>
                          </w:rPr>
                          <m:t>σ</m:t>
                        </m:r>
                      </m:e>
                      <m:sub>
                        <m:r>
                          <w:rPr>
                            <w:rFonts w:ascii="Cambria Math" w:hAnsi="Cambria Math" w:cs="Times New Roman"/>
                            <w:sz w:val="24"/>
                            <w:szCs w:val="24"/>
                            <w:lang w:val="en-CA"/>
                          </w:rPr>
                          <m:t>S,f</m:t>
                        </m:r>
                      </m:sub>
                    </m:sSub>
                  </m:den>
                </m:f>
              </m:sup>
            </m:sSup>
          </m:den>
        </m:f>
        <m:r>
          <m:rPr>
            <m:sty m:val="p"/>
          </m:rPr>
          <w:rPr>
            <w:rFonts w:ascii="Cambria Math" w:hAnsi="Cambria Math" w:cs="Times New Roman"/>
            <w:sz w:val="24"/>
            <w:szCs w:val="24"/>
            <w:lang w:val="en-CA"/>
          </w:rPr>
          <m:t xml:space="preserve"> </m:t>
        </m:r>
      </m:oMath>
      <w:r w:rsidR="00B9031E">
        <w:rPr>
          <w:rFonts w:ascii="Times New Roman" w:hAnsi="Times New Roman" w:cs="Times New Roman"/>
          <w:sz w:val="24"/>
          <w:szCs w:val="24"/>
          <w:lang w:val="en-CA"/>
        </w:rPr>
        <w:tab/>
      </w:r>
      <w:r w:rsidR="00B9031E">
        <w:rPr>
          <w:rFonts w:ascii="Times New Roman" w:hAnsi="Times New Roman" w:cs="Times New Roman"/>
          <w:sz w:val="24"/>
          <w:szCs w:val="24"/>
          <w:lang w:val="en-CA"/>
        </w:rPr>
        <w:tab/>
      </w:r>
      <w:r w:rsidR="00B9031E">
        <w:rPr>
          <w:rFonts w:ascii="Times New Roman" w:hAnsi="Times New Roman" w:cs="Times New Roman"/>
          <w:sz w:val="24"/>
          <w:szCs w:val="24"/>
          <w:lang w:val="en-CA"/>
        </w:rPr>
        <w:tab/>
      </w:r>
      <w:r w:rsidR="00B9031E">
        <w:rPr>
          <w:rFonts w:ascii="Times New Roman" w:hAnsi="Times New Roman" w:cs="Times New Roman"/>
          <w:sz w:val="24"/>
          <w:szCs w:val="24"/>
          <w:lang w:val="en-CA"/>
        </w:rPr>
        <w:tab/>
      </w:r>
      <w:r w:rsidR="00B9031E">
        <w:rPr>
          <w:rFonts w:ascii="Times New Roman" w:hAnsi="Times New Roman" w:cs="Times New Roman"/>
          <w:sz w:val="24"/>
          <w:szCs w:val="24"/>
          <w:lang w:val="en-CA"/>
        </w:rPr>
        <w:tab/>
      </w:r>
      <w:r w:rsidR="00B9031E">
        <w:rPr>
          <w:rFonts w:ascii="Times New Roman" w:hAnsi="Times New Roman" w:cs="Times New Roman"/>
          <w:sz w:val="24"/>
          <w:szCs w:val="24"/>
          <w:lang w:val="en-CA"/>
        </w:rPr>
        <w:tab/>
      </w:r>
      <w:r w:rsidR="00B9031E">
        <w:rPr>
          <w:rFonts w:ascii="Times New Roman" w:hAnsi="Times New Roman" w:cs="Times New Roman"/>
          <w:sz w:val="24"/>
          <w:szCs w:val="24"/>
          <w:lang w:val="en-CA"/>
        </w:rPr>
        <w:tab/>
      </w:r>
      <w:r w:rsidR="00B9031E">
        <w:rPr>
          <w:rFonts w:ascii="Times New Roman" w:hAnsi="Times New Roman" w:cs="Times New Roman"/>
          <w:sz w:val="24"/>
          <w:szCs w:val="24"/>
          <w:lang w:val="en-CA"/>
        </w:rPr>
        <w:tab/>
      </w:r>
      <w:r w:rsidR="00B9031E">
        <w:rPr>
          <w:rFonts w:ascii="Times New Roman" w:hAnsi="Times New Roman" w:cs="Times New Roman"/>
          <w:sz w:val="24"/>
          <w:szCs w:val="24"/>
          <w:lang w:val="en-CA"/>
        </w:rPr>
        <w:tab/>
        <w:t>(3.9)</w:t>
      </w:r>
    </w:p>
    <w:p w14:paraId="3CCC43EA" w14:textId="03564C0B" w:rsidR="00B9031E" w:rsidRDefault="00B9031E" w:rsidP="00BE5737">
      <w:pPr>
        <w:jc w:val="both"/>
        <w:rPr>
          <w:rFonts w:ascii="Times New Roman" w:hAnsi="Times New Roman" w:cs="Times New Roman"/>
          <w:sz w:val="24"/>
          <w:szCs w:val="24"/>
          <w:lang w:val="en-CA"/>
        </w:rPr>
      </w:pPr>
    </w:p>
    <w:p w14:paraId="313755FE" w14:textId="42AE6247" w:rsidR="00B9031E" w:rsidRDefault="00B9031E" w:rsidP="00BE5737">
      <w:pPr>
        <w:jc w:val="both"/>
        <w:rPr>
          <w:rFonts w:ascii="Times New Roman" w:hAnsi="Times New Roman" w:cs="Times New Roman"/>
          <w:iCs/>
          <w:sz w:val="24"/>
          <w:szCs w:val="24"/>
          <w:lang w:val="en-CA"/>
        </w:rPr>
      </w:pPr>
      <w:r>
        <w:rPr>
          <w:rFonts w:ascii="Times New Roman" w:hAnsi="Times New Roman" w:cs="Times New Roman"/>
          <w:sz w:val="24"/>
          <w:szCs w:val="24"/>
          <w:lang w:val="en-CA"/>
        </w:rPr>
        <w:t xml:space="preserve">where </w:t>
      </w:r>
      <w:proofErr w:type="spellStart"/>
      <w:r w:rsidR="004414CA">
        <w:rPr>
          <w:rFonts w:ascii="Times New Roman" w:hAnsi="Times New Roman" w:cs="Times New Roman"/>
          <w:i/>
          <w:iCs/>
          <w:sz w:val="24"/>
          <w:szCs w:val="24"/>
          <w:lang w:val="en-CA"/>
        </w:rPr>
        <w:t>l</w:t>
      </w:r>
      <w:r w:rsidRPr="008B446F">
        <w:rPr>
          <w:rFonts w:ascii="Times New Roman" w:hAnsi="Times New Roman" w:cs="Times New Roman"/>
          <w:i/>
          <w:iCs/>
          <w:sz w:val="24"/>
          <w:szCs w:val="24"/>
          <w:vertAlign w:val="subscript"/>
          <w:lang w:val="en-CA"/>
        </w:rPr>
        <w:t>inf</w:t>
      </w:r>
      <w:proofErr w:type="spellEnd"/>
      <w:r w:rsidRPr="008B446F">
        <w:rPr>
          <w:rFonts w:ascii="Times New Roman" w:hAnsi="Times New Roman" w:cs="Times New Roman"/>
          <w:sz w:val="24"/>
          <w:szCs w:val="24"/>
          <w:vertAlign w:val="subscript"/>
          <w:lang w:val="en-CA"/>
        </w:rPr>
        <w:t xml:space="preserve"> </w:t>
      </w:r>
      <w:r>
        <w:rPr>
          <w:rFonts w:ascii="Times New Roman" w:hAnsi="Times New Roman" w:cs="Times New Roman"/>
          <w:sz w:val="24"/>
          <w:szCs w:val="24"/>
          <w:lang w:val="en-CA"/>
        </w:rPr>
        <w:t xml:space="preserve">is the inflection point (the length at 50% vulnerability) and </w:t>
      </w:r>
      <w:proofErr w:type="spellStart"/>
      <w:r w:rsidRPr="00256DE4">
        <w:rPr>
          <w:rFonts w:ascii="Times New Roman" w:hAnsi="Times New Roman" w:cs="Times New Roman"/>
          <w:i/>
          <w:sz w:val="24"/>
          <w:szCs w:val="24"/>
          <w:lang w:val="en-CA"/>
        </w:rPr>
        <w:t>σ</w:t>
      </w:r>
      <w:r w:rsidR="006A6054">
        <w:rPr>
          <w:rFonts w:ascii="Times New Roman" w:hAnsi="Times New Roman" w:cs="Times New Roman"/>
          <w:i/>
          <w:sz w:val="24"/>
          <w:szCs w:val="24"/>
          <w:vertAlign w:val="subscript"/>
          <w:lang w:val="en-CA"/>
        </w:rPr>
        <w:t>S</w:t>
      </w:r>
      <w:proofErr w:type="spellEnd"/>
      <w:r>
        <w:rPr>
          <w:rFonts w:ascii="Times New Roman" w:hAnsi="Times New Roman" w:cs="Times New Roman"/>
          <w:i/>
          <w:sz w:val="24"/>
          <w:szCs w:val="24"/>
          <w:vertAlign w:val="subscript"/>
          <w:lang w:val="en-CA"/>
        </w:rPr>
        <w:t xml:space="preserve"> </w:t>
      </w:r>
      <w:r>
        <w:rPr>
          <w:rFonts w:ascii="Times New Roman" w:hAnsi="Times New Roman" w:cs="Times New Roman"/>
          <w:iCs/>
          <w:sz w:val="24"/>
          <w:szCs w:val="24"/>
          <w:lang w:val="en-CA"/>
        </w:rPr>
        <w:t xml:space="preserve">is a slope parameter controlling how steeply selectivity increases with length. </w:t>
      </w:r>
      <w:proofErr w:type="gramStart"/>
      <w:r>
        <w:rPr>
          <w:rFonts w:ascii="Times New Roman" w:hAnsi="Times New Roman" w:cs="Times New Roman"/>
          <w:iCs/>
          <w:sz w:val="24"/>
          <w:szCs w:val="24"/>
          <w:lang w:val="en-CA"/>
        </w:rPr>
        <w:t>Similarly</w:t>
      </w:r>
      <w:proofErr w:type="gramEnd"/>
      <w:r>
        <w:rPr>
          <w:rFonts w:ascii="Times New Roman" w:hAnsi="Times New Roman" w:cs="Times New Roman"/>
          <w:iCs/>
          <w:sz w:val="24"/>
          <w:szCs w:val="24"/>
          <w:lang w:val="en-CA"/>
        </w:rPr>
        <w:t xml:space="preserve"> to the 3-parameter double</w:t>
      </w:r>
      <w:r w:rsidR="00A2500C">
        <w:rPr>
          <w:rFonts w:ascii="Times New Roman" w:hAnsi="Times New Roman" w:cs="Times New Roman"/>
          <w:iCs/>
          <w:sz w:val="24"/>
          <w:szCs w:val="24"/>
          <w:lang w:val="en-CA"/>
        </w:rPr>
        <w:t>-</w:t>
      </w:r>
      <w:r>
        <w:rPr>
          <w:rFonts w:ascii="Times New Roman" w:hAnsi="Times New Roman" w:cs="Times New Roman"/>
          <w:iCs/>
          <w:sz w:val="24"/>
          <w:szCs w:val="24"/>
          <w:lang w:val="en-CA"/>
        </w:rPr>
        <w:t xml:space="preserve">normal </w:t>
      </w:r>
      <w:r w:rsidR="00A2500C">
        <w:rPr>
          <w:rFonts w:ascii="Times New Roman" w:hAnsi="Times New Roman" w:cs="Times New Roman"/>
          <w:iCs/>
          <w:sz w:val="24"/>
          <w:szCs w:val="24"/>
          <w:lang w:val="en-CA"/>
        </w:rPr>
        <w:t>function</w:t>
      </w:r>
      <w:r>
        <w:rPr>
          <w:rFonts w:ascii="Times New Roman" w:hAnsi="Times New Roman" w:cs="Times New Roman"/>
          <w:iCs/>
          <w:sz w:val="24"/>
          <w:szCs w:val="24"/>
          <w:lang w:val="en-CA"/>
        </w:rPr>
        <w:t>, there is a reparameterization to ensure numerical stability during</w:t>
      </w:r>
      <w:r w:rsidR="00CA7B4A">
        <w:rPr>
          <w:rFonts w:ascii="Times New Roman" w:hAnsi="Times New Roman" w:cs="Times New Roman"/>
          <w:iCs/>
          <w:sz w:val="24"/>
          <w:szCs w:val="24"/>
          <w:lang w:val="en-CA"/>
        </w:rPr>
        <w:t xml:space="preserve"> fitting</w:t>
      </w:r>
      <w:r>
        <w:rPr>
          <w:rFonts w:ascii="Times New Roman" w:hAnsi="Times New Roman" w:cs="Times New Roman"/>
          <w:iCs/>
          <w:sz w:val="24"/>
          <w:szCs w:val="24"/>
          <w:lang w:val="en-CA"/>
        </w:rPr>
        <w:t xml:space="preserve">: </w:t>
      </w:r>
    </w:p>
    <w:p w14:paraId="629B1FCA" w14:textId="741F63DE" w:rsidR="00B9031E" w:rsidRDefault="00B9031E" w:rsidP="00BE5737">
      <w:pPr>
        <w:jc w:val="both"/>
        <w:rPr>
          <w:rFonts w:ascii="Times New Roman" w:hAnsi="Times New Roman" w:cs="Times New Roman"/>
          <w:iCs/>
          <w:sz w:val="24"/>
          <w:szCs w:val="24"/>
          <w:lang w:val="en-CA"/>
        </w:rPr>
      </w:pPr>
    </w:p>
    <w:p w14:paraId="73473388" w14:textId="0D90DA3A" w:rsidR="00B9031E" w:rsidRDefault="00B9031E" w:rsidP="00BE5737">
      <w:pPr>
        <w:jc w:val="both"/>
        <w:rPr>
          <w:rFonts w:ascii="Times New Roman" w:hAnsi="Times New Roman" w:cs="Times New Roman"/>
          <w:iCs/>
          <w:sz w:val="24"/>
          <w:szCs w:val="24"/>
          <w:lang w:val="en-CA"/>
        </w:rPr>
      </w:pPr>
    </w:p>
    <w:p w14:paraId="09109341" w14:textId="203FCE09" w:rsidR="00B9031E" w:rsidRDefault="006E5632" w:rsidP="00BE5737">
      <w:pPr>
        <w:jc w:val="both"/>
        <w:rPr>
          <w:rFonts w:ascii="Times New Roman" w:hAnsi="Times New Roman" w:cs="Times New Roman"/>
          <w:iCs/>
          <w:sz w:val="24"/>
          <w:szCs w:val="24"/>
          <w:lang w:val="en-CA"/>
        </w:rPr>
      </w:pPr>
      <m:oMath>
        <m:sSub>
          <m:sSubPr>
            <m:ctrlPr>
              <w:rPr>
                <w:rFonts w:ascii="Cambria Math" w:hAnsi="Cambria Math" w:cs="Times New Roman"/>
                <w:i/>
                <w:iCs/>
                <w:sz w:val="24"/>
                <w:szCs w:val="24"/>
                <w:lang w:val="en-CA"/>
              </w:rPr>
            </m:ctrlPr>
          </m:sSubPr>
          <m:e>
            <m:r>
              <w:rPr>
                <w:rFonts w:ascii="Cambria Math" w:hAnsi="Cambria Math" w:cs="Times New Roman"/>
                <w:sz w:val="24"/>
                <w:szCs w:val="24"/>
                <w:lang w:val="en-CA"/>
              </w:rPr>
              <m:t>l</m:t>
            </m:r>
          </m:e>
          <m:sub>
            <m:r>
              <w:rPr>
                <w:rFonts w:ascii="Cambria Math" w:hAnsi="Cambria Math" w:cs="Times New Roman"/>
                <w:sz w:val="24"/>
                <w:szCs w:val="24"/>
                <w:lang w:val="en-CA"/>
              </w:rPr>
              <m:t>inf</m:t>
            </m:r>
          </m:sub>
        </m:sSub>
        <m:r>
          <w:rPr>
            <w:rFonts w:ascii="Cambria Math" w:hAnsi="Cambria Math" w:cs="Times New Roman"/>
            <w:sz w:val="24"/>
            <w:szCs w:val="24"/>
            <w:lang w:val="en-CA"/>
          </w:rPr>
          <m:t>=</m:t>
        </m:r>
        <m:sSub>
          <m:sSubPr>
            <m:ctrlPr>
              <w:ins w:id="515" w:author="Thomas Carruthers" w:date="2019-09-05T20:55:00Z">
                <w:rPr>
                  <w:rFonts w:ascii="Cambria Math" w:hAnsi="Cambria Math" w:cs="Times New Roman"/>
                  <w:i/>
                  <w:sz w:val="24"/>
                  <w:szCs w:val="24"/>
                  <w:lang w:val="en-CA"/>
                </w:rPr>
              </w:ins>
            </m:ctrlPr>
          </m:sSubPr>
          <m:e>
            <m:r>
              <w:ins w:id="516" w:author="Thomas Carruthers" w:date="2019-09-05T20:55:00Z">
                <w:rPr>
                  <w:rFonts w:ascii="Cambria Math" w:hAnsi="Cambria Math" w:cs="Times New Roman"/>
                  <w:sz w:val="24"/>
                  <w:szCs w:val="24"/>
                  <w:lang w:val="en-CA"/>
                </w:rPr>
                <m:t>ρ</m:t>
              </w:ins>
            </m:r>
          </m:e>
          <m:sub>
            <m:r>
              <w:ins w:id="517" w:author="Thomas Carruthers" w:date="2019-09-05T20:55:00Z">
                <w:rPr>
                  <w:rFonts w:ascii="Cambria Math" w:hAnsi="Cambria Math" w:cs="Times New Roman"/>
                  <w:sz w:val="24"/>
                  <w:szCs w:val="24"/>
                  <w:lang w:val="en-CA"/>
                </w:rPr>
                <m:t>L</m:t>
              </w:ins>
            </m:r>
          </m:sub>
        </m:sSub>
        <m:r>
          <w:ins w:id="518" w:author="Thomas Carruthers" w:date="2019-09-05T20:55:00Z">
            <w:rPr>
              <w:rFonts w:ascii="Cambria Math" w:hAnsi="Cambria Math" w:cs="Times New Roman"/>
              <w:sz w:val="24"/>
              <w:szCs w:val="24"/>
              <w:lang w:val="en-CA"/>
            </w:rPr>
            <m:t>+(</m:t>
          </w:ins>
        </m:r>
        <m:sSub>
          <m:sSubPr>
            <m:ctrlPr>
              <w:ins w:id="519" w:author="Thomas Carruthers" w:date="2019-09-05T20:55:00Z">
                <w:rPr>
                  <w:rFonts w:ascii="Cambria Math" w:hAnsi="Cambria Math" w:cs="Times New Roman"/>
                  <w:i/>
                  <w:sz w:val="24"/>
                  <w:szCs w:val="24"/>
                  <w:lang w:val="en-CA"/>
                </w:rPr>
              </w:ins>
            </m:ctrlPr>
          </m:sSubPr>
          <m:e>
            <m:r>
              <w:ins w:id="520" w:author="Thomas Carruthers" w:date="2019-09-05T20:55:00Z">
                <w:rPr>
                  <w:rFonts w:ascii="Cambria Math" w:hAnsi="Cambria Math" w:cs="Times New Roman"/>
                  <w:sz w:val="24"/>
                  <w:szCs w:val="24"/>
                  <w:lang w:val="en-CA"/>
                </w:rPr>
                <m:t>ρ</m:t>
              </w:ins>
            </m:r>
          </m:e>
          <m:sub>
            <m:r>
              <w:ins w:id="521" w:author="Thomas Carruthers" w:date="2019-09-05T20:55:00Z">
                <w:rPr>
                  <w:rFonts w:ascii="Cambria Math" w:hAnsi="Cambria Math" w:cs="Times New Roman"/>
                  <w:sz w:val="24"/>
                  <w:szCs w:val="24"/>
                  <w:lang w:val="en-CA"/>
                </w:rPr>
                <m:t>U</m:t>
              </w:ins>
            </m:r>
          </m:sub>
        </m:sSub>
        <m:r>
          <w:ins w:id="522" w:author="Thomas Carruthers" w:date="2019-09-05T20:55:00Z">
            <w:rPr>
              <w:rFonts w:ascii="Cambria Math" w:hAnsi="Cambria Math" w:cs="Times New Roman"/>
              <w:sz w:val="24"/>
              <w:szCs w:val="24"/>
              <w:lang w:val="en-CA"/>
            </w:rPr>
            <m:t>-</m:t>
          </w:ins>
        </m:r>
        <m:sSub>
          <m:sSubPr>
            <m:ctrlPr>
              <w:ins w:id="523" w:author="Thomas Carruthers" w:date="2019-09-05T20:55:00Z">
                <w:rPr>
                  <w:rFonts w:ascii="Cambria Math" w:hAnsi="Cambria Math" w:cs="Times New Roman"/>
                  <w:i/>
                  <w:sz w:val="24"/>
                  <w:szCs w:val="24"/>
                  <w:lang w:val="en-CA"/>
                </w:rPr>
              </w:ins>
            </m:ctrlPr>
          </m:sSubPr>
          <m:e>
            <m:r>
              <w:ins w:id="524" w:author="Thomas Carruthers" w:date="2019-09-05T20:55:00Z">
                <w:rPr>
                  <w:rFonts w:ascii="Cambria Math" w:hAnsi="Cambria Math" w:cs="Times New Roman"/>
                  <w:sz w:val="24"/>
                  <w:szCs w:val="24"/>
                  <w:lang w:val="en-CA"/>
                </w:rPr>
                <m:t>ρ</m:t>
              </w:ins>
            </m:r>
          </m:e>
          <m:sub>
            <m:r>
              <w:ins w:id="525" w:author="Thomas Carruthers" w:date="2019-09-05T20:55:00Z">
                <w:rPr>
                  <w:rFonts w:ascii="Cambria Math" w:hAnsi="Cambria Math" w:cs="Times New Roman"/>
                  <w:sz w:val="24"/>
                  <w:szCs w:val="24"/>
                  <w:lang w:val="en-CA"/>
                </w:rPr>
                <m:t>L</m:t>
              </w:ins>
            </m:r>
          </m:sub>
        </m:sSub>
        <m:r>
          <w:ins w:id="526" w:author="Thomas Carruthers" w:date="2019-09-05T20:55:00Z">
            <w:rPr>
              <w:rFonts w:ascii="Cambria Math" w:hAnsi="Cambria Math" w:cs="Times New Roman"/>
              <w:sz w:val="24"/>
              <w:szCs w:val="24"/>
              <w:lang w:val="en-CA"/>
            </w:rPr>
            <m:t xml:space="preserve"> )</m:t>
          </w:ins>
        </m:r>
        <m:sSub>
          <m:sSubPr>
            <m:ctrlPr>
              <w:del w:id="527" w:author="Thomas Carruthers" w:date="2019-09-05T20:55:00Z">
                <w:rPr>
                  <w:rFonts w:ascii="Cambria Math" w:hAnsi="Cambria Math" w:cs="Times New Roman"/>
                  <w:i/>
                  <w:iCs/>
                  <w:sz w:val="24"/>
                  <w:szCs w:val="24"/>
                  <w:lang w:val="en-CA"/>
                </w:rPr>
              </w:del>
            </m:ctrlPr>
          </m:sSubPr>
          <m:e>
            <m:r>
              <w:del w:id="528" w:author="Thomas Carruthers" w:date="2019-09-05T20:55:00Z">
                <w:rPr>
                  <w:rFonts w:ascii="Cambria Math" w:hAnsi="Cambria Math" w:cs="Times New Roman"/>
                  <w:sz w:val="24"/>
                  <w:szCs w:val="24"/>
                  <w:lang w:val="en-CA"/>
                </w:rPr>
                <m:t>L</m:t>
              </w:del>
            </m:r>
          </m:e>
          <m:sub>
            <m:sSub>
              <m:sSubPr>
                <m:ctrlPr>
                  <w:del w:id="529" w:author="Thomas Carruthers" w:date="2019-09-05T20:55:00Z">
                    <w:rPr>
                      <w:rFonts w:ascii="Cambria Math" w:hAnsi="Cambria Math" w:cs="Times New Roman"/>
                      <w:i/>
                      <w:iCs/>
                      <w:sz w:val="24"/>
                      <w:szCs w:val="24"/>
                      <w:lang w:val="en-CA"/>
                    </w:rPr>
                  </w:del>
                </m:ctrlPr>
              </m:sSubPr>
              <m:e>
                <m:r>
                  <w:del w:id="530" w:author="Thomas Carruthers" w:date="2019-09-05T20:55:00Z">
                    <w:rPr>
                      <w:rFonts w:ascii="Cambria Math" w:hAnsi="Cambria Math" w:cs="Times New Roman"/>
                      <w:sz w:val="24"/>
                      <w:szCs w:val="24"/>
                      <w:lang w:val="en-CA"/>
                    </w:rPr>
                    <m:t>n</m:t>
                  </w:del>
                </m:r>
              </m:e>
              <m:sub>
                <m:r>
                  <w:del w:id="531" w:author="Thomas Carruthers" w:date="2019-09-05T20:55:00Z">
                    <w:rPr>
                      <w:rFonts w:ascii="Cambria Math" w:hAnsi="Cambria Math" w:cs="Times New Roman"/>
                      <w:sz w:val="24"/>
                      <w:szCs w:val="24"/>
                      <w:lang w:val="en-CA"/>
                    </w:rPr>
                    <m:t>l</m:t>
                  </w:del>
                </m:r>
              </m:sub>
            </m:sSub>
          </m:sub>
        </m:sSub>
        <m:r>
          <w:rPr>
            <w:rFonts w:ascii="Cambria Math" w:hAnsi="Cambria Math" w:cs="Times New Roman"/>
            <w:sz w:val="24"/>
            <w:szCs w:val="24"/>
            <w:lang w:val="en-CA"/>
          </w:rPr>
          <m:t>∙</m:t>
        </m:r>
        <m:d>
          <m:dPr>
            <m:ctrlPr>
              <w:rPr>
                <w:rFonts w:ascii="Cambria Math" w:hAnsi="Cambria Math" w:cs="Times New Roman"/>
                <w:i/>
                <w:iCs/>
                <w:sz w:val="24"/>
                <w:szCs w:val="24"/>
                <w:lang w:val="en-CA"/>
              </w:rPr>
            </m:ctrlPr>
          </m:dPr>
          <m:e>
            <m:f>
              <m:fPr>
                <m:ctrlPr>
                  <w:rPr>
                    <w:rFonts w:ascii="Cambria Math" w:hAnsi="Cambria Math" w:cs="Times New Roman"/>
                    <w:i/>
                    <w:iCs/>
                    <w:sz w:val="24"/>
                    <w:szCs w:val="24"/>
                    <w:lang w:val="en-CA"/>
                  </w:rPr>
                </m:ctrlPr>
              </m:fPr>
              <m:num>
                <m:r>
                  <w:rPr>
                    <w:rFonts w:ascii="Cambria Math" w:hAnsi="Cambria Math" w:cs="Times New Roman"/>
                    <w:sz w:val="24"/>
                    <w:szCs w:val="24"/>
                    <w:lang w:val="en-CA"/>
                  </w:rPr>
                  <m:t>1</m:t>
                </m:r>
              </m:num>
              <m:den>
                <m:r>
                  <w:rPr>
                    <w:rFonts w:ascii="Cambria Math" w:hAnsi="Cambria Math" w:cs="Times New Roman"/>
                    <w:sz w:val="24"/>
                    <w:szCs w:val="24"/>
                    <w:lang w:val="en-CA"/>
                  </w:rPr>
                  <m:t>20</m:t>
                </m:r>
              </m:den>
            </m:f>
            <m:r>
              <w:rPr>
                <w:rFonts w:ascii="Cambria Math" w:hAnsi="Cambria Math" w:cs="Times New Roman"/>
                <w:sz w:val="24"/>
                <w:szCs w:val="24"/>
                <w:lang w:val="en-CA"/>
              </w:rPr>
              <m:t>+</m:t>
            </m:r>
            <m:f>
              <m:fPr>
                <m:ctrlPr>
                  <w:rPr>
                    <w:rFonts w:ascii="Cambria Math" w:hAnsi="Cambria Math" w:cs="Times New Roman"/>
                    <w:i/>
                    <w:iCs/>
                    <w:sz w:val="24"/>
                    <w:szCs w:val="24"/>
                    <w:lang w:val="en-CA"/>
                  </w:rPr>
                </m:ctrlPr>
              </m:fPr>
              <m:num>
                <m:r>
                  <w:rPr>
                    <w:rFonts w:ascii="Cambria Math" w:hAnsi="Cambria Math" w:cs="Times New Roman"/>
                    <w:sz w:val="24"/>
                    <w:szCs w:val="24"/>
                    <w:lang w:val="en-CA"/>
                  </w:rPr>
                  <m:t>17</m:t>
                </m:r>
              </m:num>
              <m:den>
                <m:r>
                  <w:rPr>
                    <w:rFonts w:ascii="Cambria Math" w:hAnsi="Cambria Math" w:cs="Times New Roman"/>
                    <w:sz w:val="24"/>
                    <w:szCs w:val="24"/>
                    <w:lang w:val="en-CA"/>
                  </w:rPr>
                  <m:t>20</m:t>
                </m:r>
              </m:den>
            </m:f>
            <m:r>
              <w:rPr>
                <w:rFonts w:ascii="Cambria Math" w:hAnsi="Cambria Math" w:cs="Times New Roman"/>
                <w:sz w:val="24"/>
                <w:szCs w:val="24"/>
                <w:lang w:val="en-CA"/>
              </w:rPr>
              <m:t>∙</m:t>
            </m:r>
            <m:f>
              <m:fPr>
                <m:ctrlPr>
                  <w:rPr>
                    <w:rFonts w:ascii="Cambria Math" w:hAnsi="Cambria Math" w:cs="Times New Roman"/>
                    <w:i/>
                    <w:iCs/>
                    <w:sz w:val="24"/>
                    <w:szCs w:val="24"/>
                    <w:lang w:val="en-CA"/>
                  </w:rPr>
                </m:ctrlPr>
              </m:fPr>
              <m:num>
                <m:sSup>
                  <m:sSupPr>
                    <m:ctrlPr>
                      <w:rPr>
                        <w:rFonts w:ascii="Cambria Math" w:hAnsi="Cambria Math" w:cs="Times New Roman"/>
                        <w:i/>
                        <w:iCs/>
                        <w:sz w:val="24"/>
                        <w:szCs w:val="24"/>
                        <w:lang w:val="en-CA"/>
                      </w:rPr>
                    </m:ctrlPr>
                  </m:sSupPr>
                  <m:e>
                    <m:r>
                      <w:rPr>
                        <w:rFonts w:ascii="Cambria Math" w:hAnsi="Cambria Math" w:cs="Times New Roman"/>
                        <w:sz w:val="24"/>
                        <w:szCs w:val="24"/>
                        <w:lang w:val="en-CA"/>
                      </w:rPr>
                      <m:t>e</m:t>
                    </m:r>
                  </m:e>
                  <m:sup>
                    <m:sSub>
                      <m:sSubPr>
                        <m:ctrlPr>
                          <w:rPr>
                            <w:rFonts w:ascii="Cambria Math" w:hAnsi="Cambria Math" w:cs="Times New Roman"/>
                            <w:i/>
                            <w:iCs/>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linf</m:t>
                        </m:r>
                      </m:sub>
                    </m:sSub>
                  </m:sup>
                </m:sSup>
              </m:num>
              <m:den>
                <m:r>
                  <w:rPr>
                    <w:rFonts w:ascii="Cambria Math" w:hAnsi="Cambria Math" w:cs="Times New Roman"/>
                    <w:sz w:val="24"/>
                    <w:szCs w:val="24"/>
                    <w:lang w:val="en-CA"/>
                  </w:rPr>
                  <m:t>1+</m:t>
                </m:r>
                <m:sSup>
                  <m:sSupPr>
                    <m:ctrlPr>
                      <w:rPr>
                        <w:rFonts w:ascii="Cambria Math" w:hAnsi="Cambria Math" w:cs="Times New Roman"/>
                        <w:i/>
                        <w:iCs/>
                        <w:sz w:val="24"/>
                        <w:szCs w:val="24"/>
                        <w:lang w:val="en-CA"/>
                      </w:rPr>
                    </m:ctrlPr>
                  </m:sSupPr>
                  <m:e>
                    <m:r>
                      <w:rPr>
                        <w:rFonts w:ascii="Cambria Math" w:hAnsi="Cambria Math" w:cs="Times New Roman"/>
                        <w:sz w:val="24"/>
                        <w:szCs w:val="24"/>
                        <w:lang w:val="en-CA"/>
                      </w:rPr>
                      <m:t>e</m:t>
                    </m:r>
                  </m:e>
                  <m:sup>
                    <m:sSub>
                      <m:sSubPr>
                        <m:ctrlPr>
                          <w:rPr>
                            <w:rFonts w:ascii="Cambria Math" w:hAnsi="Cambria Math" w:cs="Times New Roman"/>
                            <w:i/>
                            <w:iCs/>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linf</m:t>
                        </m:r>
                      </m:sub>
                    </m:sSub>
                  </m:sup>
                </m:sSup>
              </m:den>
            </m:f>
          </m:e>
        </m:d>
      </m:oMath>
      <w:r w:rsidR="00B9031E">
        <w:rPr>
          <w:rFonts w:ascii="Times New Roman" w:hAnsi="Times New Roman" w:cs="Times New Roman"/>
          <w:iCs/>
          <w:sz w:val="24"/>
          <w:szCs w:val="24"/>
          <w:lang w:val="en-CA"/>
        </w:rPr>
        <w:tab/>
      </w:r>
      <w:r w:rsidR="00B9031E">
        <w:rPr>
          <w:rFonts w:ascii="Times New Roman" w:hAnsi="Times New Roman" w:cs="Times New Roman"/>
          <w:iCs/>
          <w:sz w:val="24"/>
          <w:szCs w:val="24"/>
          <w:lang w:val="en-CA"/>
        </w:rPr>
        <w:tab/>
      </w:r>
      <w:r w:rsidR="00B9031E">
        <w:rPr>
          <w:rFonts w:ascii="Times New Roman" w:hAnsi="Times New Roman" w:cs="Times New Roman"/>
          <w:iCs/>
          <w:sz w:val="24"/>
          <w:szCs w:val="24"/>
          <w:lang w:val="en-CA"/>
        </w:rPr>
        <w:tab/>
      </w:r>
      <w:del w:id="532" w:author="Thomas Carruthers" w:date="2019-09-05T20:55:00Z">
        <w:r w:rsidR="00B9031E" w:rsidDel="00F9008C">
          <w:rPr>
            <w:rFonts w:ascii="Times New Roman" w:hAnsi="Times New Roman" w:cs="Times New Roman"/>
            <w:iCs/>
            <w:sz w:val="24"/>
            <w:szCs w:val="24"/>
            <w:lang w:val="en-CA"/>
          </w:rPr>
          <w:tab/>
        </w:r>
      </w:del>
      <w:r w:rsidR="00B9031E">
        <w:rPr>
          <w:rFonts w:ascii="Times New Roman" w:hAnsi="Times New Roman" w:cs="Times New Roman"/>
          <w:iCs/>
          <w:sz w:val="24"/>
          <w:szCs w:val="24"/>
          <w:lang w:val="en-CA"/>
        </w:rPr>
        <w:tab/>
      </w:r>
      <w:r w:rsidR="00B9031E">
        <w:rPr>
          <w:rFonts w:ascii="Times New Roman" w:hAnsi="Times New Roman" w:cs="Times New Roman"/>
          <w:iCs/>
          <w:sz w:val="24"/>
          <w:szCs w:val="24"/>
          <w:lang w:val="en-CA"/>
        </w:rPr>
        <w:tab/>
      </w:r>
      <w:r w:rsidR="00B9031E">
        <w:rPr>
          <w:rFonts w:ascii="Times New Roman" w:hAnsi="Times New Roman" w:cs="Times New Roman"/>
          <w:iCs/>
          <w:sz w:val="24"/>
          <w:szCs w:val="24"/>
          <w:lang w:val="en-CA"/>
        </w:rPr>
        <w:tab/>
      </w:r>
      <w:r w:rsidR="00B9031E">
        <w:rPr>
          <w:rFonts w:ascii="Times New Roman" w:hAnsi="Times New Roman" w:cs="Times New Roman"/>
          <w:iCs/>
          <w:sz w:val="24"/>
          <w:szCs w:val="24"/>
          <w:lang w:val="en-CA"/>
        </w:rPr>
        <w:tab/>
        <w:t>(3.10)</w:t>
      </w:r>
    </w:p>
    <w:p w14:paraId="53A8BA7A" w14:textId="17184A85" w:rsidR="00B9031E" w:rsidRDefault="006E5632" w:rsidP="00BE5737">
      <w:pPr>
        <w:jc w:val="both"/>
        <w:rPr>
          <w:rFonts w:ascii="Times New Roman" w:hAnsi="Times New Roman" w:cs="Times New Roman"/>
          <w:iCs/>
          <w:sz w:val="24"/>
          <w:szCs w:val="24"/>
          <w:lang w:val="en-CA"/>
        </w:rPr>
      </w:pPr>
      <m:oMath>
        <m:sSub>
          <m:sSubPr>
            <m:ctrlPr>
              <w:rPr>
                <w:rFonts w:ascii="Cambria Math" w:hAnsi="Cambria Math" w:cs="Times New Roman"/>
                <w:i/>
                <w:iCs/>
                <w:sz w:val="24"/>
                <w:szCs w:val="24"/>
                <w:lang w:val="en-CA"/>
              </w:rPr>
            </m:ctrlPr>
          </m:sSubPr>
          <m:e>
            <m:r>
              <w:rPr>
                <w:rFonts w:ascii="Cambria Math" w:hAnsi="Cambria Math" w:cs="Times New Roman"/>
                <w:sz w:val="24"/>
                <w:szCs w:val="24"/>
                <w:lang w:val="en-CA"/>
              </w:rPr>
              <m:t>σ</m:t>
            </m:r>
          </m:e>
          <m:sub>
            <m:r>
              <w:rPr>
                <w:rFonts w:ascii="Cambria Math" w:hAnsi="Cambria Math" w:cs="Times New Roman"/>
                <w:sz w:val="24"/>
                <w:szCs w:val="24"/>
                <w:lang w:val="en-CA"/>
              </w:rPr>
              <m:t>S</m:t>
            </m:r>
          </m:sub>
        </m:sSub>
        <m:r>
          <w:rPr>
            <w:rFonts w:ascii="Cambria Math" w:hAnsi="Cambria Math" w:cs="Times New Roman"/>
            <w:sz w:val="24"/>
            <w:szCs w:val="24"/>
            <w:lang w:val="en-CA"/>
          </w:rPr>
          <m:t>=</m:t>
        </m:r>
        <m:r>
          <w:ins w:id="533" w:author="Thomas Carruthers" w:date="2019-09-05T20:56:00Z">
            <w:rPr>
              <w:rFonts w:ascii="Cambria Math" w:hAnsi="Cambria Math" w:cs="Times New Roman"/>
              <w:sz w:val="24"/>
              <w:szCs w:val="24"/>
              <w:lang w:val="en-CA"/>
            </w:rPr>
            <m:t>(</m:t>
          </w:ins>
        </m:r>
        <m:sSub>
          <m:sSubPr>
            <m:ctrlPr>
              <w:ins w:id="534" w:author="Thomas Carruthers" w:date="2019-09-05T20:56:00Z">
                <w:rPr>
                  <w:rFonts w:ascii="Cambria Math" w:hAnsi="Cambria Math" w:cs="Times New Roman"/>
                  <w:i/>
                  <w:sz w:val="24"/>
                  <w:szCs w:val="24"/>
                  <w:lang w:val="en-CA"/>
                </w:rPr>
              </w:ins>
            </m:ctrlPr>
          </m:sSubPr>
          <m:e>
            <m:r>
              <w:ins w:id="535" w:author="Thomas Carruthers" w:date="2019-09-05T20:56:00Z">
                <w:rPr>
                  <w:rFonts w:ascii="Cambria Math" w:hAnsi="Cambria Math" w:cs="Times New Roman"/>
                  <w:sz w:val="24"/>
                  <w:szCs w:val="24"/>
                  <w:lang w:val="en-CA"/>
                </w:rPr>
                <m:t>ρ</m:t>
              </w:ins>
            </m:r>
          </m:e>
          <m:sub>
            <m:r>
              <w:ins w:id="536" w:author="Thomas Carruthers" w:date="2019-09-05T20:56:00Z">
                <w:rPr>
                  <w:rFonts w:ascii="Cambria Math" w:hAnsi="Cambria Math" w:cs="Times New Roman"/>
                  <w:sz w:val="24"/>
                  <w:szCs w:val="24"/>
                  <w:lang w:val="en-CA"/>
                </w:rPr>
                <m:t>U</m:t>
              </w:ins>
            </m:r>
          </m:sub>
        </m:sSub>
        <m:r>
          <w:ins w:id="537" w:author="Thomas Carruthers" w:date="2019-09-05T20:56:00Z">
            <w:rPr>
              <w:rFonts w:ascii="Cambria Math" w:hAnsi="Cambria Math" w:cs="Times New Roman"/>
              <w:sz w:val="24"/>
              <w:szCs w:val="24"/>
              <w:lang w:val="en-CA"/>
            </w:rPr>
            <m:t>-</m:t>
          </w:ins>
        </m:r>
        <m:sSub>
          <m:sSubPr>
            <m:ctrlPr>
              <w:ins w:id="538" w:author="Thomas Carruthers" w:date="2019-09-05T20:56:00Z">
                <w:rPr>
                  <w:rFonts w:ascii="Cambria Math" w:hAnsi="Cambria Math" w:cs="Times New Roman"/>
                  <w:i/>
                  <w:sz w:val="24"/>
                  <w:szCs w:val="24"/>
                  <w:lang w:val="en-CA"/>
                </w:rPr>
              </w:ins>
            </m:ctrlPr>
          </m:sSubPr>
          <m:e>
            <m:r>
              <w:ins w:id="539" w:author="Thomas Carruthers" w:date="2019-09-05T20:56:00Z">
                <w:rPr>
                  <w:rFonts w:ascii="Cambria Math" w:hAnsi="Cambria Math" w:cs="Times New Roman"/>
                  <w:sz w:val="24"/>
                  <w:szCs w:val="24"/>
                  <w:lang w:val="en-CA"/>
                </w:rPr>
                <m:t>ρ</m:t>
              </w:ins>
            </m:r>
          </m:e>
          <m:sub>
            <m:r>
              <w:ins w:id="540" w:author="Thomas Carruthers" w:date="2019-09-05T20:56:00Z">
                <w:rPr>
                  <w:rFonts w:ascii="Cambria Math" w:hAnsi="Cambria Math" w:cs="Times New Roman"/>
                  <w:sz w:val="24"/>
                  <w:szCs w:val="24"/>
                  <w:lang w:val="en-CA"/>
                </w:rPr>
                <m:t>L</m:t>
              </w:ins>
            </m:r>
          </m:sub>
        </m:sSub>
        <m:r>
          <w:ins w:id="541" w:author="Thomas Carruthers" w:date="2019-09-05T20:56:00Z">
            <w:rPr>
              <w:rFonts w:ascii="Cambria Math" w:hAnsi="Cambria Math" w:cs="Times New Roman"/>
              <w:sz w:val="24"/>
              <w:szCs w:val="24"/>
              <w:lang w:val="en-CA"/>
            </w:rPr>
            <m:t xml:space="preserve"> )</m:t>
          </w:ins>
        </m:r>
        <m:sSub>
          <m:sSubPr>
            <m:ctrlPr>
              <w:del w:id="542" w:author="Thomas Carruthers" w:date="2019-09-05T20:56:00Z">
                <w:rPr>
                  <w:rFonts w:ascii="Cambria Math" w:hAnsi="Cambria Math" w:cs="Times New Roman"/>
                  <w:i/>
                  <w:iCs/>
                  <w:sz w:val="24"/>
                  <w:szCs w:val="24"/>
                  <w:lang w:val="en-CA"/>
                </w:rPr>
              </w:del>
            </m:ctrlPr>
          </m:sSubPr>
          <m:e>
            <m:r>
              <w:del w:id="543" w:author="Thomas Carruthers" w:date="2019-09-05T20:56:00Z">
                <w:rPr>
                  <w:rFonts w:ascii="Cambria Math" w:hAnsi="Cambria Math" w:cs="Times New Roman"/>
                  <w:sz w:val="24"/>
                  <w:szCs w:val="24"/>
                  <w:lang w:val="en-CA"/>
                </w:rPr>
                <m:t>L</m:t>
              </w:del>
            </m:r>
          </m:e>
          <m:sub>
            <m:sSub>
              <m:sSubPr>
                <m:ctrlPr>
                  <w:del w:id="544" w:author="Thomas Carruthers" w:date="2019-09-05T20:56:00Z">
                    <w:rPr>
                      <w:rFonts w:ascii="Cambria Math" w:hAnsi="Cambria Math" w:cs="Times New Roman"/>
                      <w:i/>
                      <w:iCs/>
                      <w:sz w:val="24"/>
                      <w:szCs w:val="24"/>
                      <w:lang w:val="en-CA"/>
                    </w:rPr>
                  </w:del>
                </m:ctrlPr>
              </m:sSubPr>
              <m:e>
                <m:r>
                  <w:del w:id="545" w:author="Thomas Carruthers" w:date="2019-09-05T20:56:00Z">
                    <w:rPr>
                      <w:rFonts w:ascii="Cambria Math" w:hAnsi="Cambria Math" w:cs="Times New Roman"/>
                      <w:sz w:val="24"/>
                      <w:szCs w:val="24"/>
                      <w:lang w:val="en-CA"/>
                    </w:rPr>
                    <m:t>n</m:t>
                  </w:del>
                </m:r>
              </m:e>
              <m:sub>
                <m:r>
                  <w:del w:id="546" w:author="Thomas Carruthers" w:date="2019-09-05T20:56:00Z">
                    <w:rPr>
                      <w:rFonts w:ascii="Cambria Math" w:hAnsi="Cambria Math" w:cs="Times New Roman"/>
                      <w:sz w:val="24"/>
                      <w:szCs w:val="24"/>
                      <w:lang w:val="en-CA"/>
                    </w:rPr>
                    <m:t>l</m:t>
                  </w:del>
                </m:r>
              </m:sub>
            </m:sSub>
          </m:sub>
        </m:sSub>
        <m:r>
          <w:rPr>
            <w:rFonts w:ascii="Cambria Math" w:hAnsi="Cambria Math" w:cs="Times New Roman"/>
            <w:sz w:val="24"/>
            <w:szCs w:val="24"/>
            <w:lang w:val="en-CA"/>
          </w:rPr>
          <m:t>∙</m:t>
        </m:r>
        <m:d>
          <m:dPr>
            <m:ctrlPr>
              <w:rPr>
                <w:rFonts w:ascii="Cambria Math" w:hAnsi="Cambria Math" w:cs="Times New Roman"/>
                <w:i/>
                <w:iCs/>
                <w:sz w:val="24"/>
                <w:szCs w:val="24"/>
                <w:lang w:val="en-CA"/>
              </w:rPr>
            </m:ctrlPr>
          </m:dPr>
          <m:e>
            <m:r>
              <w:rPr>
                <w:rFonts w:ascii="Cambria Math" w:hAnsi="Cambria Math" w:cs="Times New Roman"/>
                <w:sz w:val="24"/>
                <w:szCs w:val="24"/>
                <w:lang w:val="en-CA"/>
              </w:rPr>
              <m:t>0.005+0.11∙</m:t>
            </m:r>
            <m:f>
              <m:fPr>
                <m:ctrlPr>
                  <w:rPr>
                    <w:rFonts w:ascii="Cambria Math" w:hAnsi="Cambria Math" w:cs="Times New Roman"/>
                    <w:i/>
                    <w:iCs/>
                    <w:sz w:val="24"/>
                    <w:szCs w:val="24"/>
                    <w:lang w:val="en-CA"/>
                  </w:rPr>
                </m:ctrlPr>
              </m:fPr>
              <m:num>
                <m:sSup>
                  <m:sSupPr>
                    <m:ctrlPr>
                      <w:rPr>
                        <w:rFonts w:ascii="Cambria Math" w:hAnsi="Cambria Math" w:cs="Times New Roman"/>
                        <w:i/>
                        <w:iCs/>
                        <w:sz w:val="24"/>
                        <w:szCs w:val="24"/>
                        <w:lang w:val="en-CA"/>
                      </w:rPr>
                    </m:ctrlPr>
                  </m:sSupPr>
                  <m:e>
                    <m:r>
                      <w:rPr>
                        <w:rFonts w:ascii="Cambria Math" w:hAnsi="Cambria Math" w:cs="Times New Roman"/>
                        <w:sz w:val="24"/>
                        <w:szCs w:val="24"/>
                        <w:lang w:val="en-CA"/>
                      </w:rPr>
                      <m:t>e</m:t>
                    </m:r>
                  </m:e>
                  <m:sup>
                    <m:sSub>
                      <m:sSubPr>
                        <m:ctrlPr>
                          <w:rPr>
                            <w:rFonts w:ascii="Cambria Math" w:hAnsi="Cambria Math" w:cs="Times New Roman"/>
                            <w:i/>
                            <w:iCs/>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S</m:t>
                        </m:r>
                      </m:sub>
                    </m:sSub>
                  </m:sup>
                </m:sSup>
              </m:num>
              <m:den>
                <m:r>
                  <w:rPr>
                    <w:rFonts w:ascii="Cambria Math" w:hAnsi="Cambria Math" w:cs="Times New Roman"/>
                    <w:sz w:val="24"/>
                    <w:szCs w:val="24"/>
                    <w:lang w:val="en-CA"/>
                  </w:rPr>
                  <m:t>1+</m:t>
                </m:r>
                <m:sSup>
                  <m:sSupPr>
                    <m:ctrlPr>
                      <w:rPr>
                        <w:rFonts w:ascii="Cambria Math" w:hAnsi="Cambria Math" w:cs="Times New Roman"/>
                        <w:i/>
                        <w:iCs/>
                        <w:sz w:val="24"/>
                        <w:szCs w:val="24"/>
                        <w:lang w:val="en-CA"/>
                      </w:rPr>
                    </m:ctrlPr>
                  </m:sSupPr>
                  <m:e>
                    <m:r>
                      <w:rPr>
                        <w:rFonts w:ascii="Cambria Math" w:hAnsi="Cambria Math" w:cs="Times New Roman"/>
                        <w:sz w:val="24"/>
                        <w:szCs w:val="24"/>
                        <w:lang w:val="en-CA"/>
                      </w:rPr>
                      <m:t>e</m:t>
                    </m:r>
                  </m:e>
                  <m:sup>
                    <m:sSub>
                      <m:sSubPr>
                        <m:ctrlPr>
                          <w:rPr>
                            <w:rFonts w:ascii="Cambria Math" w:hAnsi="Cambria Math" w:cs="Times New Roman"/>
                            <w:i/>
                            <w:iCs/>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S</m:t>
                        </m:r>
                      </m:sub>
                    </m:sSub>
                  </m:sup>
                </m:sSup>
              </m:den>
            </m:f>
          </m:e>
        </m:d>
      </m:oMath>
      <w:r w:rsidR="00B9031E">
        <w:rPr>
          <w:rFonts w:ascii="Times New Roman" w:hAnsi="Times New Roman" w:cs="Times New Roman"/>
          <w:iCs/>
          <w:sz w:val="24"/>
          <w:szCs w:val="24"/>
          <w:lang w:val="en-CA"/>
        </w:rPr>
        <w:tab/>
      </w:r>
      <w:r w:rsidR="00B9031E">
        <w:rPr>
          <w:rFonts w:ascii="Times New Roman" w:hAnsi="Times New Roman" w:cs="Times New Roman"/>
          <w:iCs/>
          <w:sz w:val="24"/>
          <w:szCs w:val="24"/>
          <w:lang w:val="en-CA"/>
        </w:rPr>
        <w:tab/>
      </w:r>
      <w:del w:id="547" w:author="Thomas Carruthers" w:date="2019-09-05T20:56:00Z">
        <w:r w:rsidR="00B9031E" w:rsidDel="00F9008C">
          <w:rPr>
            <w:rFonts w:ascii="Times New Roman" w:hAnsi="Times New Roman" w:cs="Times New Roman"/>
            <w:iCs/>
            <w:sz w:val="24"/>
            <w:szCs w:val="24"/>
            <w:lang w:val="en-CA"/>
          </w:rPr>
          <w:tab/>
        </w:r>
      </w:del>
      <w:r w:rsidR="00B9031E">
        <w:rPr>
          <w:rFonts w:ascii="Times New Roman" w:hAnsi="Times New Roman" w:cs="Times New Roman"/>
          <w:iCs/>
          <w:sz w:val="24"/>
          <w:szCs w:val="24"/>
          <w:lang w:val="en-CA"/>
        </w:rPr>
        <w:tab/>
      </w:r>
      <w:r w:rsidR="00B9031E">
        <w:rPr>
          <w:rFonts w:ascii="Times New Roman" w:hAnsi="Times New Roman" w:cs="Times New Roman"/>
          <w:iCs/>
          <w:sz w:val="24"/>
          <w:szCs w:val="24"/>
          <w:lang w:val="en-CA"/>
        </w:rPr>
        <w:tab/>
      </w:r>
      <w:r w:rsidR="00B9031E">
        <w:rPr>
          <w:rFonts w:ascii="Times New Roman" w:hAnsi="Times New Roman" w:cs="Times New Roman"/>
          <w:iCs/>
          <w:sz w:val="24"/>
          <w:szCs w:val="24"/>
          <w:lang w:val="en-CA"/>
        </w:rPr>
        <w:tab/>
      </w:r>
      <w:r w:rsidR="00B9031E">
        <w:rPr>
          <w:rFonts w:ascii="Times New Roman" w:hAnsi="Times New Roman" w:cs="Times New Roman"/>
          <w:iCs/>
          <w:sz w:val="24"/>
          <w:szCs w:val="24"/>
          <w:lang w:val="en-CA"/>
        </w:rPr>
        <w:tab/>
      </w:r>
      <w:r w:rsidR="00B9031E">
        <w:rPr>
          <w:rFonts w:ascii="Times New Roman" w:hAnsi="Times New Roman" w:cs="Times New Roman"/>
          <w:iCs/>
          <w:sz w:val="24"/>
          <w:szCs w:val="24"/>
          <w:lang w:val="en-CA"/>
        </w:rPr>
        <w:tab/>
        <w:t>(3.11)</w:t>
      </w:r>
    </w:p>
    <w:p w14:paraId="4D59E99B" w14:textId="262C3253" w:rsidR="00B9031E" w:rsidRDefault="00B9031E" w:rsidP="00BE5737">
      <w:pPr>
        <w:jc w:val="both"/>
        <w:rPr>
          <w:rFonts w:ascii="Times New Roman" w:hAnsi="Times New Roman" w:cs="Times New Roman"/>
          <w:iCs/>
          <w:sz w:val="24"/>
          <w:szCs w:val="24"/>
          <w:lang w:val="en-CA"/>
        </w:rPr>
      </w:pPr>
    </w:p>
    <w:p w14:paraId="0893568C" w14:textId="4C9CAAB3" w:rsidR="00B9031E" w:rsidRDefault="00E159CB" w:rsidP="00BE5737">
      <w:pPr>
        <w:jc w:val="both"/>
        <w:rPr>
          <w:rFonts w:ascii="Times New Roman" w:hAnsi="Times New Roman" w:cs="Times New Roman"/>
          <w:iCs/>
          <w:sz w:val="24"/>
          <w:szCs w:val="24"/>
          <w:lang w:val="en-CA"/>
        </w:rPr>
      </w:pPr>
      <w:r>
        <w:rPr>
          <w:rFonts w:ascii="Times New Roman" w:hAnsi="Times New Roman" w:cs="Times New Roman"/>
          <w:iCs/>
          <w:sz w:val="24"/>
          <w:szCs w:val="24"/>
          <w:lang w:val="en-CA"/>
        </w:rPr>
        <w:t xml:space="preserve">Again, the estimation of the </w:t>
      </w:r>
      <w:r w:rsidRPr="00122A64">
        <w:rPr>
          <w:rFonts w:ascii="Times New Roman" w:hAnsi="Times New Roman" w:cs="Times New Roman"/>
          <w:i/>
          <w:sz w:val="24"/>
          <w:szCs w:val="24"/>
          <w:lang w:val="en-CA"/>
        </w:rPr>
        <w:t>θ</w:t>
      </w:r>
      <w:r>
        <w:rPr>
          <w:rFonts w:ascii="Times New Roman" w:hAnsi="Times New Roman" w:cs="Times New Roman"/>
          <w:i/>
          <w:sz w:val="24"/>
          <w:szCs w:val="24"/>
          <w:lang w:val="en-CA"/>
        </w:rPr>
        <w:t xml:space="preserve"> </w:t>
      </w:r>
      <w:r>
        <w:rPr>
          <w:rFonts w:ascii="Times New Roman" w:hAnsi="Times New Roman" w:cs="Times New Roman"/>
          <w:iCs/>
          <w:sz w:val="24"/>
          <w:szCs w:val="24"/>
          <w:lang w:val="en-CA"/>
        </w:rPr>
        <w:t>parameters can be unbounded but the inflection point</w:t>
      </w:r>
      <w:del w:id="548" w:author="Thomas Carruthers" w:date="2019-09-05T20:56:00Z">
        <w:r w:rsidDel="00F9008C">
          <w:rPr>
            <w:rFonts w:ascii="Times New Roman" w:hAnsi="Times New Roman" w:cs="Times New Roman"/>
            <w:iCs/>
            <w:sz w:val="24"/>
            <w:szCs w:val="24"/>
            <w:lang w:val="en-CA"/>
          </w:rPr>
          <w:delText xml:space="preserve"> </w:delText>
        </w:r>
        <w:r w:rsidR="00B65D2B" w:rsidDel="00F9008C">
          <w:rPr>
            <w:rFonts w:ascii="Times New Roman" w:hAnsi="Times New Roman" w:cs="Times New Roman"/>
            <w:i/>
            <w:sz w:val="24"/>
            <w:szCs w:val="24"/>
            <w:lang w:val="en-CA"/>
          </w:rPr>
          <w:delText>l</w:delText>
        </w:r>
        <w:r w:rsidRPr="008B446F" w:rsidDel="00F9008C">
          <w:rPr>
            <w:rFonts w:ascii="Times New Roman" w:hAnsi="Times New Roman" w:cs="Times New Roman"/>
            <w:i/>
            <w:sz w:val="24"/>
            <w:szCs w:val="24"/>
            <w:vertAlign w:val="subscript"/>
            <w:lang w:val="en-CA"/>
          </w:rPr>
          <w:delText>inf</w:delText>
        </w:r>
        <w:r w:rsidDel="00F9008C">
          <w:rPr>
            <w:rFonts w:ascii="Times New Roman" w:hAnsi="Times New Roman" w:cs="Times New Roman"/>
            <w:iCs/>
            <w:sz w:val="24"/>
            <w:szCs w:val="24"/>
            <w:lang w:val="en-CA"/>
          </w:rPr>
          <w:delText xml:space="preserve"> is limited to between 5 and 90% of the longest length class and the slope parameter </w:delText>
        </w:r>
        <w:r w:rsidRPr="00256DE4" w:rsidDel="00F9008C">
          <w:rPr>
            <w:rFonts w:ascii="Times New Roman" w:hAnsi="Times New Roman" w:cs="Times New Roman"/>
            <w:i/>
            <w:sz w:val="24"/>
            <w:szCs w:val="24"/>
            <w:lang w:val="en-CA"/>
          </w:rPr>
          <w:delText>σ</w:delText>
        </w:r>
        <w:r w:rsidR="009861EE" w:rsidDel="00F9008C">
          <w:rPr>
            <w:rFonts w:ascii="Times New Roman" w:hAnsi="Times New Roman" w:cs="Times New Roman"/>
            <w:i/>
            <w:sz w:val="24"/>
            <w:szCs w:val="24"/>
            <w:vertAlign w:val="subscript"/>
            <w:lang w:val="en-CA"/>
          </w:rPr>
          <w:delText>S</w:delText>
        </w:r>
        <w:r w:rsidDel="00F9008C">
          <w:rPr>
            <w:rFonts w:ascii="Times New Roman" w:hAnsi="Times New Roman" w:cs="Times New Roman"/>
            <w:iCs/>
            <w:sz w:val="24"/>
            <w:szCs w:val="24"/>
            <w:lang w:val="en-CA"/>
          </w:rPr>
          <w:delText xml:space="preserve"> can range from 0.5% </w:delText>
        </w:r>
        <w:r w:rsidR="009861EE" w:rsidDel="00F9008C">
          <w:rPr>
            <w:rFonts w:ascii="Times New Roman" w:hAnsi="Times New Roman" w:cs="Times New Roman"/>
            <w:iCs/>
            <w:sz w:val="24"/>
            <w:szCs w:val="24"/>
            <w:lang w:val="en-CA"/>
          </w:rPr>
          <w:delText>to</w:delText>
        </w:r>
        <w:r w:rsidDel="00F9008C">
          <w:rPr>
            <w:rFonts w:ascii="Times New Roman" w:hAnsi="Times New Roman" w:cs="Times New Roman"/>
            <w:iCs/>
            <w:sz w:val="24"/>
            <w:szCs w:val="24"/>
            <w:lang w:val="en-CA"/>
          </w:rPr>
          <w:delText xml:space="preserve"> 11.6% of the longest length class</w:delText>
        </w:r>
      </w:del>
      <w:r>
        <w:rPr>
          <w:rFonts w:ascii="Times New Roman" w:hAnsi="Times New Roman" w:cs="Times New Roman"/>
          <w:iCs/>
          <w:sz w:val="24"/>
          <w:szCs w:val="24"/>
          <w:lang w:val="en-CA"/>
        </w:rPr>
        <w:t xml:space="preserve">. </w:t>
      </w:r>
    </w:p>
    <w:p w14:paraId="3884AAAA" w14:textId="549419B8" w:rsidR="00E159CB" w:rsidRDefault="00E159CB" w:rsidP="00BE5737">
      <w:pPr>
        <w:jc w:val="both"/>
        <w:rPr>
          <w:rFonts w:ascii="Times New Roman" w:hAnsi="Times New Roman" w:cs="Times New Roman"/>
          <w:iCs/>
          <w:sz w:val="24"/>
          <w:szCs w:val="24"/>
          <w:lang w:val="en-CA"/>
        </w:rPr>
      </w:pPr>
    </w:p>
    <w:p w14:paraId="50AB7924" w14:textId="510C84B7" w:rsidR="00E159CB" w:rsidRDefault="00E159CB" w:rsidP="00BE5737">
      <w:pPr>
        <w:jc w:val="both"/>
        <w:rPr>
          <w:rFonts w:ascii="Times New Roman" w:hAnsi="Times New Roman" w:cs="Times New Roman"/>
          <w:iCs/>
          <w:sz w:val="24"/>
          <w:szCs w:val="24"/>
          <w:lang w:val="en-CA"/>
        </w:rPr>
      </w:pPr>
      <w:r>
        <w:rPr>
          <w:rFonts w:ascii="Times New Roman" w:hAnsi="Times New Roman" w:cs="Times New Roman"/>
          <w:iCs/>
          <w:sz w:val="24"/>
          <w:szCs w:val="24"/>
          <w:lang w:val="en-CA"/>
        </w:rPr>
        <w:t xml:space="preserve">All selectivity </w:t>
      </w:r>
      <w:r w:rsidRPr="00122A64">
        <w:rPr>
          <w:rFonts w:ascii="Times New Roman" w:hAnsi="Times New Roman" w:cs="Times New Roman"/>
          <w:i/>
          <w:sz w:val="24"/>
          <w:szCs w:val="24"/>
          <w:lang w:val="en-CA"/>
        </w:rPr>
        <w:t>θ</w:t>
      </w:r>
      <w:r>
        <w:rPr>
          <w:rFonts w:ascii="Times New Roman" w:hAnsi="Times New Roman" w:cs="Times New Roman"/>
          <w:iCs/>
          <w:sz w:val="24"/>
          <w:szCs w:val="24"/>
          <w:lang w:val="en-CA"/>
        </w:rPr>
        <w:t xml:space="preserve"> parameters are assigned a vague normal prior with mean 0. </w:t>
      </w:r>
    </w:p>
    <w:p w14:paraId="695B9073" w14:textId="3EF577FA" w:rsidR="00A75038" w:rsidRPr="00256DE4" w:rsidRDefault="00B9031E" w:rsidP="00BE5737">
      <w:pPr>
        <w:jc w:val="both"/>
        <w:rPr>
          <w:rFonts w:ascii="Times New Roman" w:hAnsi="Times New Roman" w:cs="Times New Roman"/>
          <w:sz w:val="24"/>
          <w:szCs w:val="24"/>
          <w:lang w:val="en-CA"/>
        </w:rPr>
      </w:pPr>
      <w:r>
        <w:rPr>
          <w:rFonts w:ascii="Times New Roman" w:hAnsi="Times New Roman" w:cs="Times New Roman"/>
          <w:sz w:val="24"/>
          <w:szCs w:val="24"/>
          <w:lang w:val="en-CA"/>
        </w:rPr>
        <w:t xml:space="preserve"> </w:t>
      </w:r>
    </w:p>
    <w:p w14:paraId="66E60F00" w14:textId="77777777" w:rsidR="004414CA" w:rsidRDefault="00BE5737" w:rsidP="00BE5737">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In the spawning </w:t>
      </w:r>
      <w:r w:rsidR="009352E8" w:rsidRPr="00256DE4">
        <w:rPr>
          <w:rFonts w:ascii="Times New Roman" w:hAnsi="Times New Roman" w:cs="Times New Roman"/>
          <w:sz w:val="24"/>
          <w:szCs w:val="24"/>
          <w:lang w:val="en-CA"/>
        </w:rPr>
        <w:t>quarter</w:t>
      </w:r>
      <w:r w:rsidRPr="00256DE4">
        <w:rPr>
          <w:rFonts w:ascii="Times New Roman" w:hAnsi="Times New Roman" w:cs="Times New Roman"/>
          <w:sz w:val="24"/>
          <w:szCs w:val="24"/>
          <w:lang w:val="en-CA"/>
        </w:rPr>
        <w:t xml:space="preserve"> </w:t>
      </w:r>
      <w:proofErr w:type="spellStart"/>
      <w:r w:rsidRPr="00256DE4">
        <w:rPr>
          <w:rFonts w:ascii="Times New Roman" w:hAnsi="Times New Roman" w:cs="Times New Roman"/>
          <w:i/>
          <w:sz w:val="24"/>
          <w:szCs w:val="24"/>
          <w:lang w:val="en-CA"/>
        </w:rPr>
        <w:t>ms</w:t>
      </w:r>
      <w:proofErr w:type="spellEnd"/>
      <w:r w:rsidRPr="00256DE4">
        <w:rPr>
          <w:rFonts w:ascii="Times New Roman" w:hAnsi="Times New Roman" w:cs="Times New Roman"/>
          <w:sz w:val="24"/>
          <w:szCs w:val="24"/>
          <w:lang w:val="en-CA"/>
        </w:rPr>
        <w:t xml:space="preserve">, </w:t>
      </w:r>
      <w:r w:rsidR="004414CA">
        <w:rPr>
          <w:rFonts w:ascii="Times New Roman" w:hAnsi="Times New Roman" w:cs="Times New Roman"/>
          <w:sz w:val="24"/>
          <w:szCs w:val="24"/>
          <w:lang w:val="en-CA"/>
        </w:rPr>
        <w:t xml:space="preserve">and spawning strata </w:t>
      </w:r>
      <w:proofErr w:type="spellStart"/>
      <w:r w:rsidR="004414CA" w:rsidRPr="008B446F">
        <w:rPr>
          <w:rFonts w:ascii="Times New Roman" w:hAnsi="Times New Roman" w:cs="Times New Roman"/>
          <w:i/>
          <w:iCs/>
          <w:sz w:val="24"/>
          <w:szCs w:val="24"/>
          <w:lang w:val="en-CA"/>
        </w:rPr>
        <w:t>rs</w:t>
      </w:r>
      <w:proofErr w:type="spellEnd"/>
      <w:r w:rsidR="004414CA">
        <w:rPr>
          <w:rFonts w:ascii="Times New Roman" w:hAnsi="Times New Roman" w:cs="Times New Roman"/>
          <w:sz w:val="24"/>
          <w:szCs w:val="24"/>
          <w:lang w:val="en-CA"/>
        </w:rPr>
        <w:t xml:space="preserve">, </w:t>
      </w:r>
      <w:r w:rsidRPr="00256DE4">
        <w:rPr>
          <w:rFonts w:ascii="Times New Roman" w:hAnsi="Times New Roman" w:cs="Times New Roman"/>
          <w:sz w:val="24"/>
          <w:szCs w:val="24"/>
          <w:lang w:val="en-CA"/>
        </w:rPr>
        <w:t xml:space="preserve">ages advance by one and recruitment occurs. </w:t>
      </w:r>
    </w:p>
    <w:p w14:paraId="4E3EE2D1" w14:textId="0B44BBD2" w:rsidR="00BE5737" w:rsidRPr="00256DE4" w:rsidRDefault="00BE5737" w:rsidP="00BE5737">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The model includes a plus group which is the final age class </w:t>
      </w:r>
      <w:proofErr w:type="spellStart"/>
      <w:r w:rsidRPr="00256DE4">
        <w:rPr>
          <w:rFonts w:ascii="Times New Roman" w:hAnsi="Times New Roman" w:cs="Times New Roman"/>
          <w:i/>
          <w:sz w:val="24"/>
          <w:szCs w:val="24"/>
          <w:lang w:val="en-CA"/>
        </w:rPr>
        <w:t>n</w:t>
      </w:r>
      <w:r w:rsidRPr="00256DE4">
        <w:rPr>
          <w:rFonts w:ascii="Times New Roman" w:hAnsi="Times New Roman" w:cs="Times New Roman"/>
          <w:i/>
          <w:sz w:val="24"/>
          <w:szCs w:val="24"/>
          <w:vertAlign w:val="subscript"/>
          <w:lang w:val="en-CA"/>
        </w:rPr>
        <w:t>a</w:t>
      </w:r>
      <w:proofErr w:type="spellEnd"/>
      <w:r w:rsidRPr="00256DE4">
        <w:rPr>
          <w:rFonts w:ascii="Times New Roman" w:hAnsi="Times New Roman" w:cs="Times New Roman"/>
          <w:sz w:val="24"/>
          <w:szCs w:val="24"/>
          <w:lang w:val="en-CA"/>
        </w:rPr>
        <w:t>:</w:t>
      </w:r>
    </w:p>
    <w:p w14:paraId="5D905B0B" w14:textId="77777777" w:rsidR="00BE5737" w:rsidRPr="00256DE4" w:rsidRDefault="00BE5737" w:rsidP="00BE5737">
      <w:pPr>
        <w:jc w:val="both"/>
        <w:rPr>
          <w:rFonts w:ascii="Times New Roman" w:hAnsi="Times New Roman" w:cs="Times New Roman"/>
          <w:sz w:val="24"/>
          <w:szCs w:val="24"/>
          <w:lang w:val="en-CA"/>
        </w:rPr>
      </w:pPr>
    </w:p>
    <w:p w14:paraId="06019D26" w14:textId="1D9967DE" w:rsidR="00BE5737" w:rsidRPr="00256DE4" w:rsidRDefault="006E5632" w:rsidP="00BE5737">
      <w:pPr>
        <w:spacing w:after="200"/>
        <w:jc w:val="both"/>
        <w:rPr>
          <w:rFonts w:ascii="Times New Roman" w:hAnsi="Times New Roman" w:cs="Times New Roman"/>
          <w:sz w:val="24"/>
          <w:szCs w:val="24"/>
          <w:lang w:val="en-CA"/>
        </w:rPr>
      </w:pPr>
      <m:oMath>
        <m:sSub>
          <m:sSubPr>
            <m:ctrlPr>
              <w:rPr>
                <w:rFonts w:ascii="Cambria Math" w:hAnsi="Cambria Math" w:cs="Times New Roman"/>
                <w:bCs/>
                <w:i/>
                <w:sz w:val="24"/>
                <w:szCs w:val="24"/>
                <w:lang w:val="en-CA"/>
              </w:rPr>
            </m:ctrlPr>
          </m:sSubPr>
          <m:e>
            <m:r>
              <w:rPr>
                <w:rFonts w:ascii="Cambria Math" w:hAnsi="Cambria Math" w:cs="Times New Roman"/>
                <w:sz w:val="24"/>
                <w:szCs w:val="24"/>
                <w:lang w:val="en-CA"/>
              </w:rPr>
              <m:t>N</m:t>
            </m:r>
          </m:e>
          <m:sub>
            <m:r>
              <w:rPr>
                <w:rFonts w:ascii="Cambria Math" w:hAnsi="Cambria Math" w:cs="Times New Roman"/>
                <w:sz w:val="24"/>
                <w:szCs w:val="24"/>
                <w:lang w:val="en-CA"/>
              </w:rPr>
              <m:t>s,y,ms,a,r</m:t>
            </m:r>
          </m:sub>
        </m:sSub>
        <m:r>
          <w:rPr>
            <w:rFonts w:ascii="Cambria Math" w:hAnsi="Cambria Math" w:cs="Times New Roman"/>
            <w:sz w:val="24"/>
            <w:szCs w:val="24"/>
            <w:lang w:val="en-CA"/>
          </w:rPr>
          <m:t>=</m:t>
        </m:r>
        <m:d>
          <m:dPr>
            <m:begChr m:val="{"/>
            <m:endChr m:val=""/>
            <m:ctrlPr>
              <w:rPr>
                <w:rFonts w:ascii="Cambria Math" w:hAnsi="Cambria Math" w:cs="Times New Roman"/>
                <w:i/>
                <w:sz w:val="24"/>
                <w:szCs w:val="24"/>
                <w:lang w:val="en-CA"/>
              </w:rPr>
            </m:ctrlPr>
          </m:dPr>
          <m:e>
            <m:eqArr>
              <m:eqArrPr>
                <m:ctrlPr>
                  <w:rPr>
                    <w:rFonts w:ascii="Cambria Math" w:hAnsi="Cambria Math" w:cs="Times New Roman"/>
                    <w:i/>
                    <w:sz w:val="24"/>
                    <w:szCs w:val="24"/>
                    <w:lang w:val="en-CA"/>
                  </w:rPr>
                </m:ctrlPr>
              </m:eqArrPr>
              <m:e>
                <m:sSub>
                  <m:sSubPr>
                    <m:ctrlPr>
                      <w:rPr>
                        <w:rFonts w:ascii="Cambria Math" w:hAnsi="Cambria Math" w:cs="Times New Roman"/>
                        <w:bCs/>
                        <w:i/>
                        <w:sz w:val="24"/>
                        <w:szCs w:val="24"/>
                        <w:lang w:val="en-CA"/>
                      </w:rPr>
                    </m:ctrlPr>
                  </m:sSubPr>
                  <m:e>
                    <m:acc>
                      <m:accPr>
                        <m:chr m:val="⃗"/>
                        <m:ctrlPr>
                          <w:rPr>
                            <w:rFonts w:ascii="Cambria Math" w:hAnsi="Cambria Math" w:cs="Times New Roman"/>
                            <w:bCs/>
                            <w:i/>
                            <w:sz w:val="24"/>
                            <w:szCs w:val="24"/>
                            <w:lang w:val="en-CA"/>
                          </w:rPr>
                        </m:ctrlPr>
                      </m:accPr>
                      <m:e>
                        <m:r>
                          <w:rPr>
                            <w:rFonts w:ascii="Cambria Math" w:hAnsi="Cambria Math" w:cs="Times New Roman"/>
                            <w:sz w:val="24"/>
                            <w:szCs w:val="24"/>
                            <w:lang w:val="en-CA"/>
                          </w:rPr>
                          <m:t>N</m:t>
                        </m:r>
                      </m:e>
                    </m:acc>
                  </m:e>
                  <m:sub>
                    <m:r>
                      <w:rPr>
                        <w:rFonts w:ascii="Cambria Math" w:hAnsi="Cambria Math" w:cs="Times New Roman"/>
                        <w:sz w:val="24"/>
                        <w:szCs w:val="24"/>
                        <w:lang w:val="en-CA"/>
                      </w:rPr>
                      <m:t>s,y,ms-1,a-1,r</m:t>
                    </m:r>
                  </m:sub>
                </m:sSub>
                <m:r>
                  <w:rPr>
                    <w:rFonts w:ascii="Cambria Math" w:hAnsi="Cambria Math" w:cs="Times New Roman"/>
                    <w:sz w:val="24"/>
                    <w:szCs w:val="24"/>
                    <w:lang w:val="en-CA"/>
                  </w:rPr>
                  <m:t xml:space="preserve">∙ </m:t>
                </m:r>
                <m:sSup>
                  <m:sSupPr>
                    <m:ctrlPr>
                      <w:rPr>
                        <w:rFonts w:ascii="Cambria Math" w:hAnsi="Cambria Math" w:cs="Times New Roman"/>
                        <w:bCs/>
                        <w:i/>
                        <w:sz w:val="24"/>
                        <w:szCs w:val="24"/>
                        <w:lang w:val="en-CA"/>
                      </w:rPr>
                    </m:ctrlPr>
                  </m:sSupPr>
                  <m:e>
                    <m:r>
                      <w:rPr>
                        <w:rFonts w:ascii="Cambria Math" w:hAnsi="Cambria Math" w:cs="Times New Roman"/>
                        <w:sz w:val="24"/>
                        <w:szCs w:val="24"/>
                        <w:lang w:val="en-CA"/>
                      </w:rPr>
                      <m:t>e</m:t>
                    </m:r>
                  </m:e>
                  <m:sup>
                    <m:r>
                      <w:rPr>
                        <w:rFonts w:ascii="Cambria Math" w:hAnsi="Cambria Math" w:cs="Times New Roman"/>
                        <w:sz w:val="24"/>
                        <w:szCs w:val="24"/>
                        <w:lang w:val="en-CA"/>
                      </w:rPr>
                      <m:t>-</m:t>
                    </m:r>
                    <m:sSub>
                      <m:sSubPr>
                        <m:ctrlPr>
                          <w:rPr>
                            <w:rFonts w:ascii="Cambria Math" w:hAnsi="Cambria Math" w:cs="Times New Roman"/>
                            <w:bCs/>
                            <w:i/>
                            <w:sz w:val="24"/>
                            <w:szCs w:val="24"/>
                            <w:lang w:val="en-CA"/>
                          </w:rPr>
                        </m:ctrlPr>
                      </m:sSubPr>
                      <m:e>
                        <m:r>
                          <w:rPr>
                            <w:rFonts w:ascii="Cambria Math" w:hAnsi="Cambria Math" w:cs="Times New Roman"/>
                            <w:sz w:val="24"/>
                            <w:szCs w:val="24"/>
                            <w:lang w:val="en-CA"/>
                          </w:rPr>
                          <m:t>Z</m:t>
                        </m:r>
                      </m:e>
                      <m:sub>
                        <m:r>
                          <w:rPr>
                            <w:rFonts w:ascii="Cambria Math" w:hAnsi="Cambria Math" w:cs="Times New Roman"/>
                            <w:sz w:val="24"/>
                            <w:szCs w:val="24"/>
                            <w:lang w:val="en-CA"/>
                          </w:rPr>
                          <m:t>s,y,ms-1,a-1,r</m:t>
                        </m:r>
                      </m:sub>
                    </m:sSub>
                  </m:sup>
                </m:sSup>
              </m:e>
              <m:e>
                <m:sSub>
                  <m:sSubPr>
                    <m:ctrlPr>
                      <w:rPr>
                        <w:rFonts w:ascii="Cambria Math" w:hAnsi="Cambria Math" w:cs="Times New Roman"/>
                        <w:bCs/>
                        <w:i/>
                        <w:sz w:val="24"/>
                        <w:szCs w:val="24"/>
                        <w:lang w:val="en-CA"/>
                      </w:rPr>
                    </m:ctrlPr>
                  </m:sSubPr>
                  <m:e>
                    <m:acc>
                      <m:accPr>
                        <m:chr m:val="⃗"/>
                        <m:ctrlPr>
                          <w:rPr>
                            <w:rFonts w:ascii="Cambria Math" w:hAnsi="Cambria Math" w:cs="Times New Roman"/>
                            <w:bCs/>
                            <w:i/>
                            <w:sz w:val="24"/>
                            <w:szCs w:val="24"/>
                            <w:lang w:val="en-CA"/>
                          </w:rPr>
                        </m:ctrlPr>
                      </m:accPr>
                      <m:e>
                        <m:r>
                          <w:rPr>
                            <w:rFonts w:ascii="Cambria Math" w:hAnsi="Cambria Math" w:cs="Times New Roman"/>
                            <w:sz w:val="24"/>
                            <w:szCs w:val="24"/>
                            <w:lang w:val="en-CA"/>
                          </w:rPr>
                          <m:t>N</m:t>
                        </m:r>
                      </m:e>
                    </m:acc>
                  </m:e>
                  <m:sub>
                    <m:r>
                      <w:rPr>
                        <w:rFonts w:ascii="Cambria Math" w:hAnsi="Cambria Math" w:cs="Times New Roman"/>
                        <w:sz w:val="24"/>
                        <w:szCs w:val="24"/>
                        <w:lang w:val="en-CA"/>
                      </w:rPr>
                      <m:t>s,y,ms-1,a-1,r</m:t>
                    </m:r>
                  </m:sub>
                </m:sSub>
                <m:r>
                  <w:rPr>
                    <w:rFonts w:ascii="Cambria Math" w:hAnsi="Cambria Math" w:cs="Times New Roman"/>
                    <w:sz w:val="24"/>
                    <w:szCs w:val="24"/>
                    <w:lang w:val="en-CA"/>
                  </w:rPr>
                  <m:t xml:space="preserve">∙ </m:t>
                </m:r>
                <m:sSup>
                  <m:sSupPr>
                    <m:ctrlPr>
                      <w:rPr>
                        <w:rFonts w:ascii="Cambria Math" w:hAnsi="Cambria Math" w:cs="Times New Roman"/>
                        <w:bCs/>
                        <w:i/>
                        <w:sz w:val="24"/>
                        <w:szCs w:val="24"/>
                        <w:lang w:val="en-CA"/>
                      </w:rPr>
                    </m:ctrlPr>
                  </m:sSupPr>
                  <m:e>
                    <m:r>
                      <w:rPr>
                        <w:rFonts w:ascii="Cambria Math" w:hAnsi="Cambria Math" w:cs="Times New Roman"/>
                        <w:sz w:val="24"/>
                        <w:szCs w:val="24"/>
                        <w:lang w:val="en-CA"/>
                      </w:rPr>
                      <m:t>e</m:t>
                    </m:r>
                  </m:e>
                  <m:sup>
                    <m:r>
                      <w:rPr>
                        <w:rFonts w:ascii="Cambria Math" w:hAnsi="Cambria Math" w:cs="Times New Roman"/>
                        <w:sz w:val="24"/>
                        <w:szCs w:val="24"/>
                        <w:lang w:val="en-CA"/>
                      </w:rPr>
                      <m:t>-</m:t>
                    </m:r>
                    <m:sSub>
                      <m:sSubPr>
                        <m:ctrlPr>
                          <w:rPr>
                            <w:rFonts w:ascii="Cambria Math" w:hAnsi="Cambria Math" w:cs="Times New Roman"/>
                            <w:bCs/>
                            <w:i/>
                            <w:sz w:val="24"/>
                            <w:szCs w:val="24"/>
                            <w:lang w:val="en-CA"/>
                          </w:rPr>
                        </m:ctrlPr>
                      </m:sSubPr>
                      <m:e>
                        <m:r>
                          <w:rPr>
                            <w:rFonts w:ascii="Cambria Math" w:hAnsi="Cambria Math" w:cs="Times New Roman"/>
                            <w:sz w:val="24"/>
                            <w:szCs w:val="24"/>
                            <w:lang w:val="en-CA"/>
                          </w:rPr>
                          <m:t>Z</m:t>
                        </m:r>
                      </m:e>
                      <m:sub>
                        <m:r>
                          <w:rPr>
                            <w:rFonts w:ascii="Cambria Math" w:hAnsi="Cambria Math" w:cs="Times New Roman"/>
                            <w:sz w:val="24"/>
                            <w:szCs w:val="24"/>
                            <w:lang w:val="en-CA"/>
                          </w:rPr>
                          <m:t>s,y,ms-1,a-1,r</m:t>
                        </m:r>
                      </m:sub>
                    </m:sSub>
                  </m:sup>
                </m:sSup>
                <m:r>
                  <w:rPr>
                    <w:rFonts w:ascii="Cambria Math" w:hAnsi="Cambria Math" w:cs="Times New Roman"/>
                    <w:sz w:val="24"/>
                    <w:szCs w:val="24"/>
                    <w:lang w:val="en-CA"/>
                  </w:rPr>
                  <m:t>+</m:t>
                </m:r>
                <m:sSub>
                  <m:sSubPr>
                    <m:ctrlPr>
                      <w:rPr>
                        <w:rFonts w:ascii="Cambria Math" w:hAnsi="Cambria Math" w:cs="Times New Roman"/>
                        <w:bCs/>
                        <w:i/>
                        <w:sz w:val="24"/>
                        <w:szCs w:val="24"/>
                        <w:lang w:val="en-CA"/>
                      </w:rPr>
                    </m:ctrlPr>
                  </m:sSubPr>
                  <m:e>
                    <m:acc>
                      <m:accPr>
                        <m:chr m:val="⃗"/>
                        <m:ctrlPr>
                          <w:rPr>
                            <w:rFonts w:ascii="Cambria Math" w:hAnsi="Cambria Math" w:cs="Times New Roman"/>
                            <w:bCs/>
                            <w:i/>
                            <w:sz w:val="24"/>
                            <w:szCs w:val="24"/>
                            <w:lang w:val="en-CA"/>
                          </w:rPr>
                        </m:ctrlPr>
                      </m:accPr>
                      <m:e>
                        <m:r>
                          <w:rPr>
                            <w:rFonts w:ascii="Cambria Math" w:hAnsi="Cambria Math" w:cs="Times New Roman"/>
                            <w:sz w:val="24"/>
                            <w:szCs w:val="24"/>
                            <w:lang w:val="en-CA"/>
                          </w:rPr>
                          <m:t>N</m:t>
                        </m:r>
                      </m:e>
                    </m:acc>
                  </m:e>
                  <m:sub>
                    <m:r>
                      <w:rPr>
                        <w:rFonts w:ascii="Cambria Math" w:hAnsi="Cambria Math" w:cs="Times New Roman"/>
                        <w:sz w:val="24"/>
                        <w:szCs w:val="24"/>
                        <w:lang w:val="en-CA"/>
                      </w:rPr>
                      <m:t>s,y,ms,a,r</m:t>
                    </m:r>
                  </m:sub>
                </m:sSub>
                <m:r>
                  <w:rPr>
                    <w:rFonts w:ascii="Cambria Math" w:hAnsi="Cambria Math" w:cs="Times New Roman"/>
                    <w:sz w:val="24"/>
                    <w:szCs w:val="24"/>
                    <w:lang w:val="en-CA"/>
                  </w:rPr>
                  <m:t xml:space="preserve">∙ </m:t>
                </m:r>
                <m:sSup>
                  <m:sSupPr>
                    <m:ctrlPr>
                      <w:rPr>
                        <w:rFonts w:ascii="Cambria Math" w:hAnsi="Cambria Math" w:cs="Times New Roman"/>
                        <w:bCs/>
                        <w:i/>
                        <w:sz w:val="24"/>
                        <w:szCs w:val="24"/>
                        <w:lang w:val="en-CA"/>
                      </w:rPr>
                    </m:ctrlPr>
                  </m:sSupPr>
                  <m:e>
                    <m:r>
                      <w:rPr>
                        <w:rFonts w:ascii="Cambria Math" w:hAnsi="Cambria Math" w:cs="Times New Roman"/>
                        <w:sz w:val="24"/>
                        <w:szCs w:val="24"/>
                        <w:lang w:val="en-CA"/>
                      </w:rPr>
                      <m:t>e</m:t>
                    </m:r>
                  </m:e>
                  <m:sup>
                    <m:r>
                      <w:rPr>
                        <w:rFonts w:ascii="Cambria Math" w:hAnsi="Cambria Math" w:cs="Times New Roman"/>
                        <w:sz w:val="24"/>
                        <w:szCs w:val="24"/>
                        <w:lang w:val="en-CA"/>
                      </w:rPr>
                      <m:t>-</m:t>
                    </m:r>
                    <m:sSub>
                      <m:sSubPr>
                        <m:ctrlPr>
                          <w:rPr>
                            <w:rFonts w:ascii="Cambria Math" w:hAnsi="Cambria Math" w:cs="Times New Roman"/>
                            <w:bCs/>
                            <w:i/>
                            <w:sz w:val="24"/>
                            <w:szCs w:val="24"/>
                            <w:lang w:val="en-CA"/>
                          </w:rPr>
                        </m:ctrlPr>
                      </m:sSubPr>
                      <m:e>
                        <m:r>
                          <w:rPr>
                            <w:rFonts w:ascii="Cambria Math" w:hAnsi="Cambria Math" w:cs="Times New Roman"/>
                            <w:sz w:val="24"/>
                            <w:szCs w:val="24"/>
                            <w:lang w:val="en-CA"/>
                          </w:rPr>
                          <m:t>Z</m:t>
                        </m:r>
                      </m:e>
                      <m:sub>
                        <m:r>
                          <w:rPr>
                            <w:rFonts w:ascii="Cambria Math" w:hAnsi="Cambria Math" w:cs="Times New Roman"/>
                            <w:sz w:val="24"/>
                            <w:szCs w:val="24"/>
                            <w:lang w:val="en-CA"/>
                          </w:rPr>
                          <m:t>s,y,ms,a,r</m:t>
                        </m:r>
                      </m:sub>
                    </m:sSub>
                  </m:sup>
                </m:sSup>
              </m:e>
            </m:eqArr>
            <m:r>
              <w:rPr>
                <w:rFonts w:ascii="Cambria Math" w:hAnsi="Cambria Math" w:cs="Times New Roman"/>
                <w:sz w:val="24"/>
                <w:szCs w:val="24"/>
                <w:lang w:val="en-CA"/>
              </w:rPr>
              <m:t xml:space="preserve">     </m:t>
            </m:r>
            <m:m>
              <m:mPr>
                <m:mcs>
                  <m:mc>
                    <m:mcPr>
                      <m:count m:val="1"/>
                      <m:mcJc m:val="center"/>
                    </m:mcPr>
                  </m:mc>
                </m:mcs>
                <m:ctrlPr>
                  <w:rPr>
                    <w:rFonts w:ascii="Cambria Math" w:hAnsi="Cambria Math" w:cs="Times New Roman"/>
                    <w:i/>
                    <w:sz w:val="24"/>
                    <w:szCs w:val="24"/>
                    <w:lang w:val="en-CA"/>
                  </w:rPr>
                </m:ctrlPr>
              </m:mPr>
              <m:mr>
                <m:e>
                  <m:r>
                    <w:rPr>
                      <w:rFonts w:ascii="Cambria Math" w:hAnsi="Cambria Math" w:cs="Times New Roman"/>
                      <w:sz w:val="24"/>
                      <w:szCs w:val="24"/>
                      <w:lang w:val="en-CA"/>
                    </w:rPr>
                    <m:t>1&lt;a&lt;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n</m:t>
                      </m:r>
                    </m:e>
                    <m:sub>
                      <m:r>
                        <w:rPr>
                          <w:rFonts w:ascii="Cambria Math" w:hAnsi="Cambria Math" w:cs="Times New Roman"/>
                          <w:sz w:val="24"/>
                          <w:szCs w:val="24"/>
                          <w:lang w:val="en-CA"/>
                        </w:rPr>
                        <m:t>a</m:t>
                      </m:r>
                    </m:sub>
                  </m:sSub>
                </m:e>
              </m:mr>
              <m:mr>
                <m:e>
                  <m:r>
                    <w:rPr>
                      <w:rFonts w:ascii="Cambria Math" w:hAnsi="Cambria Math" w:cs="Times New Roman"/>
                      <w:sz w:val="24"/>
                      <w:szCs w:val="24"/>
                      <w:lang w:val="en-CA"/>
                    </w:rPr>
                    <m:t>a=</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n</m:t>
                      </m:r>
                    </m:e>
                    <m:sub>
                      <m:r>
                        <w:rPr>
                          <w:rFonts w:ascii="Cambria Math" w:hAnsi="Cambria Math" w:cs="Times New Roman"/>
                          <w:sz w:val="24"/>
                          <w:szCs w:val="24"/>
                          <w:lang w:val="en-CA"/>
                        </w:rPr>
                        <m:t>a</m:t>
                      </m:r>
                    </m:sub>
                  </m:sSub>
                </m:e>
              </m:mr>
            </m:m>
          </m:e>
        </m:d>
      </m:oMath>
      <w:r w:rsidR="00BE5737" w:rsidRPr="00256DE4">
        <w:rPr>
          <w:rFonts w:ascii="Times New Roman" w:hAnsi="Times New Roman" w:cs="Times New Roman"/>
          <w:bCs/>
          <w:sz w:val="24"/>
          <w:szCs w:val="24"/>
          <w:lang w:val="en-CA"/>
        </w:rPr>
        <w:t xml:space="preserve"> </w:t>
      </w:r>
      <w:r w:rsidR="00BE5737" w:rsidRPr="00256DE4">
        <w:rPr>
          <w:rFonts w:ascii="Times New Roman" w:hAnsi="Times New Roman" w:cs="Times New Roman"/>
          <w:bCs/>
          <w:sz w:val="24"/>
          <w:szCs w:val="24"/>
          <w:lang w:val="en-CA"/>
        </w:rPr>
        <w:tab/>
        <w:t xml:space="preserve"> (3.</w:t>
      </w:r>
      <w:r w:rsidR="00E159CB">
        <w:rPr>
          <w:rFonts w:ascii="Times New Roman" w:hAnsi="Times New Roman" w:cs="Times New Roman"/>
          <w:bCs/>
          <w:sz w:val="24"/>
          <w:szCs w:val="24"/>
          <w:lang w:val="en-CA"/>
        </w:rPr>
        <w:t>12</w:t>
      </w:r>
      <w:r w:rsidR="00BE5737" w:rsidRPr="00256DE4">
        <w:rPr>
          <w:rFonts w:ascii="Times New Roman" w:hAnsi="Times New Roman" w:cs="Times New Roman"/>
          <w:bCs/>
          <w:sz w:val="24"/>
          <w:szCs w:val="24"/>
          <w:lang w:val="en-CA"/>
        </w:rPr>
        <w:t>)</w:t>
      </w:r>
    </w:p>
    <w:p w14:paraId="33202B27" w14:textId="77777777" w:rsidR="005A0BA4" w:rsidRPr="00256DE4" w:rsidRDefault="005A0BA4" w:rsidP="00BE5737">
      <w:pPr>
        <w:spacing w:after="200"/>
        <w:jc w:val="both"/>
        <w:rPr>
          <w:rFonts w:ascii="Times New Roman" w:hAnsi="Times New Roman" w:cs="Times New Roman"/>
          <w:sz w:val="24"/>
          <w:szCs w:val="24"/>
          <w:lang w:val="en-CA"/>
        </w:rPr>
      </w:pPr>
    </w:p>
    <w:p w14:paraId="1A103450" w14:textId="2D2B6E98" w:rsidR="00B63296" w:rsidRDefault="00B63296" w:rsidP="00BE5737">
      <w:pPr>
        <w:spacing w:after="200"/>
        <w:jc w:val="both"/>
        <w:rPr>
          <w:rFonts w:ascii="Times New Roman" w:hAnsi="Times New Roman" w:cs="Times New Roman"/>
          <w:sz w:val="24"/>
          <w:szCs w:val="24"/>
          <w:lang w:val="en-CA"/>
        </w:rPr>
      </w:pPr>
      <w:r w:rsidRPr="00B63296">
        <w:rPr>
          <w:rFonts w:ascii="Times New Roman" w:hAnsi="Times New Roman" w:cs="Times New Roman"/>
          <w:sz w:val="24"/>
          <w:szCs w:val="24"/>
          <w:lang w:val="en-CA"/>
        </w:rPr>
        <w:t xml:space="preserve">Recruitment is calculated based on stock-wide spawning stock biomass and recruits enter the model in proportion to spawning stock biomass in the spawning </w:t>
      </w:r>
      <w:r w:rsidR="00524960">
        <w:rPr>
          <w:rFonts w:ascii="Times New Roman" w:hAnsi="Times New Roman" w:cs="Times New Roman"/>
          <w:sz w:val="24"/>
          <w:szCs w:val="24"/>
          <w:lang w:val="en-CA"/>
        </w:rPr>
        <w:t>strata</w:t>
      </w:r>
      <w:r w:rsidRPr="00B63296">
        <w:rPr>
          <w:rFonts w:ascii="Times New Roman" w:hAnsi="Times New Roman" w:cs="Times New Roman"/>
          <w:sz w:val="24"/>
          <w:szCs w:val="24"/>
          <w:lang w:val="en-CA"/>
        </w:rPr>
        <w:t xml:space="preserve"> (Gulf of Mexico and West Atlantic for the West stock, the Mediterranean for the East stock) in the spawning season (quarter 2 for both stocks). The model does not force all the SSB back to the spawning </w:t>
      </w:r>
      <w:r>
        <w:rPr>
          <w:rFonts w:ascii="Times New Roman" w:hAnsi="Times New Roman" w:cs="Times New Roman"/>
          <w:sz w:val="24"/>
          <w:szCs w:val="24"/>
          <w:lang w:val="en-CA"/>
        </w:rPr>
        <w:t>stratum</w:t>
      </w:r>
      <w:r w:rsidRPr="00B63296">
        <w:rPr>
          <w:rFonts w:ascii="Times New Roman" w:hAnsi="Times New Roman" w:cs="Times New Roman"/>
          <w:sz w:val="24"/>
          <w:szCs w:val="24"/>
          <w:lang w:val="en-CA"/>
        </w:rPr>
        <w:t xml:space="preserve"> at the spawning time. It is not possible to estimate recruitment for only those fish that exist in the spawning </w:t>
      </w:r>
      <w:r>
        <w:rPr>
          <w:rFonts w:ascii="Times New Roman" w:hAnsi="Times New Roman" w:cs="Times New Roman"/>
          <w:sz w:val="24"/>
          <w:szCs w:val="24"/>
          <w:lang w:val="en-CA"/>
        </w:rPr>
        <w:t>stratum</w:t>
      </w:r>
      <w:r w:rsidRPr="00B63296">
        <w:rPr>
          <w:rFonts w:ascii="Times New Roman" w:hAnsi="Times New Roman" w:cs="Times New Roman"/>
          <w:sz w:val="24"/>
          <w:szCs w:val="24"/>
          <w:lang w:val="en-CA"/>
        </w:rPr>
        <w:t xml:space="preserve"> in the spawning season as that leads to numerical instability and can result in unrealistic estimates of recruits per </w:t>
      </w:r>
      <w:proofErr w:type="spellStart"/>
      <w:r w:rsidRPr="00B63296">
        <w:rPr>
          <w:rFonts w:ascii="Times New Roman" w:hAnsi="Times New Roman" w:cs="Times New Roman"/>
          <w:sz w:val="24"/>
          <w:szCs w:val="24"/>
          <w:lang w:val="en-CA"/>
        </w:rPr>
        <w:t>spawner</w:t>
      </w:r>
      <w:proofErr w:type="spellEnd"/>
      <w:r w:rsidRPr="00B63296">
        <w:rPr>
          <w:rFonts w:ascii="Times New Roman" w:hAnsi="Times New Roman" w:cs="Times New Roman"/>
          <w:sz w:val="24"/>
          <w:szCs w:val="24"/>
          <w:lang w:val="en-CA"/>
        </w:rPr>
        <w:t xml:space="preserve">. </w:t>
      </w:r>
    </w:p>
    <w:p w14:paraId="06F680B7" w14:textId="74BDC7E6" w:rsidR="00BE5737" w:rsidRPr="00256DE4" w:rsidRDefault="00BE5737" w:rsidP="00BE5737">
      <w:pPr>
        <w:spacing w:after="200"/>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Recruitment</w:t>
      </w:r>
      <w:r w:rsidR="00A47763">
        <w:rPr>
          <w:rFonts w:ascii="Times New Roman" w:hAnsi="Times New Roman" w:cs="Times New Roman"/>
          <w:sz w:val="24"/>
          <w:szCs w:val="24"/>
          <w:lang w:val="en-CA"/>
        </w:rPr>
        <w:t xml:space="preserve"> (</w:t>
      </w:r>
      <w:r w:rsidR="004414CA">
        <w:rPr>
          <w:rFonts w:ascii="Times New Roman" w:hAnsi="Times New Roman" w:cs="Times New Roman"/>
          <w:sz w:val="24"/>
          <w:szCs w:val="24"/>
          <w:lang w:val="en-CA"/>
        </w:rPr>
        <w:t>fish in their first year</w:t>
      </w:r>
      <w:r w:rsidR="00A47763">
        <w:rPr>
          <w:rFonts w:ascii="Times New Roman" w:hAnsi="Times New Roman" w:cs="Times New Roman"/>
          <w:sz w:val="24"/>
          <w:szCs w:val="24"/>
          <w:lang w:val="en-CA"/>
        </w:rPr>
        <w:t>)</w:t>
      </w:r>
      <w:r w:rsidRPr="00256DE4">
        <w:rPr>
          <w:rFonts w:ascii="Times New Roman" w:hAnsi="Times New Roman" w:cs="Times New Roman"/>
          <w:sz w:val="24"/>
          <w:szCs w:val="24"/>
          <w:lang w:val="en-CA"/>
        </w:rPr>
        <w:t xml:space="preserve"> is </w:t>
      </w:r>
      <w:r w:rsidR="004E71A6" w:rsidRPr="00256DE4">
        <w:rPr>
          <w:rFonts w:ascii="Times New Roman" w:hAnsi="Times New Roman" w:cs="Times New Roman"/>
          <w:sz w:val="24"/>
          <w:szCs w:val="24"/>
          <w:lang w:val="en-CA"/>
        </w:rPr>
        <w:t>calculated</w:t>
      </w:r>
      <w:r w:rsidRPr="00256DE4">
        <w:rPr>
          <w:rFonts w:ascii="Times New Roman" w:hAnsi="Times New Roman" w:cs="Times New Roman"/>
          <w:sz w:val="24"/>
          <w:szCs w:val="24"/>
          <w:lang w:val="en-CA"/>
        </w:rPr>
        <w:t xml:space="preserve"> from </w:t>
      </w:r>
      <w:r w:rsidR="0040414E" w:rsidRPr="00256DE4">
        <w:rPr>
          <w:rFonts w:ascii="Times New Roman" w:hAnsi="Times New Roman" w:cs="Times New Roman"/>
          <w:sz w:val="24"/>
          <w:szCs w:val="24"/>
          <w:lang w:val="en-CA"/>
        </w:rPr>
        <w:t xml:space="preserve">a </w:t>
      </w:r>
      <w:proofErr w:type="spellStart"/>
      <w:r w:rsidR="0040414E" w:rsidRPr="00256DE4">
        <w:rPr>
          <w:rFonts w:ascii="Times New Roman" w:hAnsi="Times New Roman" w:cs="Times New Roman"/>
          <w:sz w:val="24"/>
          <w:szCs w:val="24"/>
          <w:lang w:val="en-CA"/>
        </w:rPr>
        <w:t>Beverton</w:t>
      </w:r>
      <w:proofErr w:type="spellEnd"/>
      <w:r w:rsidR="0040414E" w:rsidRPr="00256DE4">
        <w:rPr>
          <w:rFonts w:ascii="Times New Roman" w:hAnsi="Times New Roman" w:cs="Times New Roman"/>
          <w:sz w:val="24"/>
          <w:szCs w:val="24"/>
          <w:lang w:val="en-CA"/>
        </w:rPr>
        <w:t>-Holt stock recruitment rel</w:t>
      </w:r>
      <w:r w:rsidR="00C82587" w:rsidRPr="00256DE4">
        <w:rPr>
          <w:rFonts w:ascii="Times New Roman" w:hAnsi="Times New Roman" w:cs="Times New Roman"/>
          <w:sz w:val="24"/>
          <w:szCs w:val="24"/>
          <w:lang w:val="en-CA"/>
        </w:rPr>
        <w:t>ationship with fixed steepness</w:t>
      </w:r>
      <w:r w:rsidR="00A3588F">
        <w:rPr>
          <w:rFonts w:ascii="Times New Roman" w:hAnsi="Times New Roman" w:cs="Times New Roman"/>
          <w:sz w:val="24"/>
          <w:szCs w:val="24"/>
          <w:lang w:val="en-CA"/>
        </w:rPr>
        <w:t>:</w:t>
      </w:r>
      <w:r w:rsidR="00C82587" w:rsidRPr="00256DE4">
        <w:rPr>
          <w:rFonts w:ascii="Times New Roman" w:hAnsi="Times New Roman" w:cs="Times New Roman"/>
          <w:sz w:val="24"/>
          <w:szCs w:val="24"/>
          <w:lang w:val="en-CA"/>
        </w:rPr>
        <w:t xml:space="preserve"> </w:t>
      </w:r>
    </w:p>
    <w:p w14:paraId="39B4B204" w14:textId="77777777" w:rsidR="00BE5737" w:rsidRPr="00256DE4" w:rsidRDefault="00BE5737" w:rsidP="00BE5737">
      <w:pPr>
        <w:jc w:val="both"/>
        <w:rPr>
          <w:rFonts w:ascii="Times New Roman" w:hAnsi="Times New Roman" w:cs="Times New Roman"/>
          <w:sz w:val="24"/>
          <w:szCs w:val="24"/>
          <w:lang w:val="en-CA"/>
        </w:rPr>
      </w:pPr>
    </w:p>
    <w:p w14:paraId="641E0C82" w14:textId="3B9B1806" w:rsidR="00BE5737" w:rsidRPr="00256DE4" w:rsidRDefault="006E5632" w:rsidP="00BE5737">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r>
              <w:rPr>
                <w:rFonts w:ascii="Cambria Math" w:hAnsi="Cambria Math" w:cs="Times New Roman"/>
                <w:sz w:val="24"/>
                <w:szCs w:val="24"/>
                <w:lang w:val="en-CA"/>
              </w:rPr>
              <m:t>N</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ms</m:t>
            </m:r>
            <m:r>
              <m:rPr>
                <m:sty m:val="p"/>
              </m:rPr>
              <w:rPr>
                <w:rFonts w:ascii="Cambria Math" w:hAnsi="Cambria Math" w:cs="Times New Roman"/>
                <w:sz w:val="24"/>
                <w:szCs w:val="24"/>
                <w:lang w:val="en-CA"/>
              </w:rPr>
              <m:t>,1,</m:t>
            </m:r>
            <m:r>
              <w:rPr>
                <w:rFonts w:ascii="Cambria Math" w:hAnsi="Cambria Math" w:cs="Times New Roman"/>
                <w:sz w:val="24"/>
                <w:szCs w:val="24"/>
                <w:lang w:val="en-CA"/>
              </w:rPr>
              <m:t>rs</m:t>
            </m:r>
          </m:sub>
        </m:sSub>
        <m:r>
          <m:rPr>
            <m:sty m:val="p"/>
          </m:rPr>
          <w:rPr>
            <w:rFonts w:ascii="Cambria Math" w:hAnsi="Cambria Math" w:cs="Times New Roman"/>
            <w:sz w:val="24"/>
            <w:szCs w:val="24"/>
            <w:lang w:val="en-CA"/>
          </w:rPr>
          <m:t>=exp⁡</m:t>
        </m:r>
        <m:d>
          <m:dPr>
            <m:ctrlPr>
              <w:rPr>
                <w:rFonts w:ascii="Cambria Math" w:hAnsi="Cambria Math" w:cs="Times New Roman"/>
                <w:i/>
                <w:sz w:val="24"/>
                <w:szCs w:val="24"/>
                <w:lang w:val="en-CA"/>
              </w:rPr>
            </m:ctrlPr>
          </m:dPr>
          <m:e>
            <m:sSub>
              <m:sSubPr>
                <m:ctrlPr>
                  <w:rPr>
                    <w:rFonts w:ascii="Cambria Math" w:hAnsi="Cambria Math" w:cs="Times New Roman"/>
                    <w:i/>
                    <w:sz w:val="24"/>
                    <w:szCs w:val="24"/>
                    <w:lang w:val="en-CA"/>
                  </w:rPr>
                </m:ctrlPr>
              </m:sSubPr>
              <m:e>
                <m:r>
                  <w:rPr>
                    <w:rFonts w:ascii="Cambria Math" w:hAnsi="Cambria Math" w:cs="Times New Roman"/>
                    <w:sz w:val="24"/>
                    <w:szCs w:val="24"/>
                    <w:lang w:val="en-CA"/>
                  </w:rPr>
                  <m:t>ε</m:t>
                </m:r>
              </m:e>
              <m:sub>
                <m:r>
                  <w:rPr>
                    <w:rFonts w:ascii="Cambria Math" w:hAnsi="Cambria Math" w:cs="Times New Roman"/>
                    <w:sz w:val="24"/>
                    <w:szCs w:val="24"/>
                    <w:lang w:val="en-CA"/>
                  </w:rPr>
                  <m:t>R,s,y</m:t>
                </m:r>
              </m:sub>
            </m:sSub>
            <m:r>
              <w:rPr>
                <w:rFonts w:ascii="Cambria Math" w:hAnsi="Cambria Math" w:cs="Times New Roman"/>
                <w:sz w:val="24"/>
                <w:szCs w:val="24"/>
                <w:lang w:val="en-CA"/>
              </w:rPr>
              <m:t>-</m:t>
            </m:r>
            <m:sSubSup>
              <m:sSubSupPr>
                <m:ctrlPr>
                  <w:rPr>
                    <w:rFonts w:ascii="Cambria Math" w:hAnsi="Cambria Math" w:cs="Times New Roman"/>
                    <w:i/>
                    <w:sz w:val="24"/>
                    <w:szCs w:val="24"/>
                    <w:lang w:val="en-CA"/>
                  </w:rPr>
                </m:ctrlPr>
              </m:sSubSupPr>
              <m:e>
                <m:r>
                  <w:rPr>
                    <w:rFonts w:ascii="Cambria Math" w:hAnsi="Cambria Math" w:cs="Times New Roman"/>
                    <w:sz w:val="24"/>
                    <w:szCs w:val="24"/>
                    <w:lang w:val="en-CA"/>
                  </w:rPr>
                  <m:t>σ</m:t>
                </m:r>
              </m:e>
              <m:sub>
                <m:r>
                  <w:rPr>
                    <w:rFonts w:ascii="Cambria Math" w:hAnsi="Cambria Math" w:cs="Times New Roman"/>
                    <w:sz w:val="24"/>
                    <w:szCs w:val="24"/>
                    <w:lang w:val="en-CA"/>
                  </w:rPr>
                  <m:t>R,s</m:t>
                </m:r>
              </m:sub>
              <m:sup>
                <m:r>
                  <w:rPr>
                    <w:rFonts w:ascii="Cambria Math" w:hAnsi="Cambria Math" w:cs="Times New Roman"/>
                    <w:sz w:val="24"/>
                    <w:szCs w:val="24"/>
                    <w:lang w:val="en-CA"/>
                  </w:rPr>
                  <m:t>2</m:t>
                </m:r>
              </m:sup>
            </m:sSubSup>
            <m:r>
              <w:rPr>
                <w:rFonts w:ascii="Cambria Math" w:hAnsi="Cambria Math" w:cs="Times New Roman"/>
                <w:sz w:val="24"/>
                <w:szCs w:val="24"/>
                <w:lang w:val="en-CA"/>
              </w:rPr>
              <m:t>/2</m:t>
            </m:r>
          </m:e>
        </m:d>
        <m:r>
          <w:rPr>
            <w:rFonts w:ascii="Cambria Math" w:hAnsi="Cambria Math" w:cs="Times New Roman"/>
            <w:sz w:val="24"/>
            <w:szCs w:val="24"/>
            <w:lang w:val="en-CA"/>
          </w:rPr>
          <m:t>∙</m:t>
        </m:r>
        <m:f>
          <m:fPr>
            <m:ctrlPr>
              <w:rPr>
                <w:rFonts w:ascii="Cambria Math" w:hAnsi="Cambria Math" w:cs="Times New Roman"/>
                <w:i/>
                <w:sz w:val="24"/>
                <w:szCs w:val="24"/>
                <w:lang w:val="en-CA"/>
              </w:rPr>
            </m:ctrlPr>
          </m:fPr>
          <m:num>
            <m:f>
              <m:fPr>
                <m:ctrlPr>
                  <w:rPr>
                    <w:rFonts w:ascii="Cambria Math" w:hAnsi="Cambria Math" w:cs="Times New Roman"/>
                    <w:i/>
                    <w:sz w:val="24"/>
                    <w:szCs w:val="24"/>
                    <w:lang w:val="en-CA"/>
                  </w:rPr>
                </m:ctrlPr>
              </m:fPr>
              <m:num>
                <m:r>
                  <w:rPr>
                    <w:rFonts w:ascii="Cambria Math" w:hAnsi="Cambria Math" w:cs="Times New Roman"/>
                    <w:sz w:val="24"/>
                    <w:szCs w:val="24"/>
                    <w:lang w:val="en-CA"/>
                  </w:rPr>
                  <m:t>4</m:t>
                </m:r>
              </m:num>
              <m:den>
                <m:r>
                  <w:rPr>
                    <w:rFonts w:ascii="Cambria Math" w:hAnsi="Cambria Math" w:cs="Times New Roman"/>
                    <w:sz w:val="24"/>
                    <w:szCs w:val="24"/>
                    <w:lang w:val="en-CA"/>
                  </w:rPr>
                  <m:t>5</m:t>
                </m:r>
              </m:den>
            </m:f>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sSub>
                  <m:sSubPr>
                    <m:ctrlPr>
                      <w:rPr>
                        <w:rFonts w:ascii="Cambria Math" w:hAnsi="Cambria Math" w:cs="Times New Roman"/>
                        <w:i/>
                        <w:sz w:val="24"/>
                        <w:szCs w:val="24"/>
                        <w:lang w:val="en-CA"/>
                      </w:rPr>
                    </m:ctrlPr>
                  </m:sSubPr>
                  <m:e>
                    <m:r>
                      <w:rPr>
                        <w:rFonts w:ascii="Cambria Math" w:hAnsi="Cambria Math" w:cs="Times New Roman"/>
                        <w:sz w:val="24"/>
                        <w:szCs w:val="24"/>
                        <w:lang w:val="en-CA"/>
                      </w:rPr>
                      <m:t>h</m:t>
                    </m:r>
                  </m:e>
                  <m:sub>
                    <m:r>
                      <w:rPr>
                        <w:rFonts w:ascii="Cambria Math" w:hAnsi="Cambria Math" w:cs="Times New Roman"/>
                        <w:sz w:val="24"/>
                        <w:szCs w:val="24"/>
                        <w:lang w:val="en-CA"/>
                      </w:rPr>
                      <m:t>s</m:t>
                    </m:r>
                  </m:sub>
                </m:sSub>
                <m:r>
                  <w:rPr>
                    <w:rFonts w:ascii="Cambria Math" w:hAnsi="Cambria Math" w:cs="Times New Roman"/>
                    <w:sz w:val="24"/>
                    <w:szCs w:val="24"/>
                    <w:lang w:val="en-CA"/>
                  </w:rPr>
                  <m:t>∙R</m:t>
                </m:r>
              </m:e>
              <m:sub>
                <m:r>
                  <w:rPr>
                    <w:rFonts w:ascii="Cambria Math" w:hAnsi="Cambria Math" w:cs="Times New Roman"/>
                    <w:sz w:val="24"/>
                    <w:szCs w:val="24"/>
                    <w:lang w:val="en-CA"/>
                  </w:rPr>
                  <m:t>0,s</m:t>
                </m:r>
              </m:sub>
            </m:sSub>
            <m:sSub>
              <m:sSubPr>
                <m:ctrlPr>
                  <w:rPr>
                    <w:rFonts w:ascii="Cambria Math" w:hAnsi="Cambria Math" w:cs="Times New Roman"/>
                    <w:sz w:val="24"/>
                    <w:szCs w:val="24"/>
                    <w:lang w:val="en-CA"/>
                  </w:rPr>
                </m:ctrlPr>
              </m:sSubPr>
              <m:e>
                <m:r>
                  <w:rPr>
                    <w:rFonts w:ascii="Cambria Math" w:hAnsi="Cambria Math" w:cs="Times New Roman"/>
                    <w:sz w:val="24"/>
                    <w:szCs w:val="24"/>
                    <w:lang w:val="en-CA"/>
                  </w:rPr>
                  <m:t>∙SSB</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sub>
            </m:sSub>
          </m:num>
          <m:den>
            <m:f>
              <m:fPr>
                <m:ctrlPr>
                  <w:rPr>
                    <w:rFonts w:ascii="Cambria Math" w:hAnsi="Cambria Math" w:cs="Times New Roman"/>
                    <w:i/>
                    <w:sz w:val="24"/>
                    <w:szCs w:val="24"/>
                    <w:lang w:val="en-CA"/>
                  </w:rPr>
                </m:ctrlPr>
              </m:fPr>
              <m:num>
                <m:r>
                  <w:rPr>
                    <w:rFonts w:ascii="Cambria Math" w:hAnsi="Cambria Math" w:cs="Times New Roman"/>
                    <w:sz w:val="24"/>
                    <w:szCs w:val="24"/>
                    <w:lang w:val="en-CA"/>
                  </w:rPr>
                  <m:t>1</m:t>
                </m:r>
              </m:num>
              <m:den>
                <m:r>
                  <w:rPr>
                    <w:rFonts w:ascii="Cambria Math" w:hAnsi="Cambria Math" w:cs="Times New Roman"/>
                    <w:sz w:val="24"/>
                    <w:szCs w:val="24"/>
                    <w:lang w:val="en-CA"/>
                  </w:rPr>
                  <m:t>5</m:t>
                </m:r>
              </m:den>
            </m:f>
            <m:sSub>
              <m:sSubPr>
                <m:ctrlPr>
                  <w:rPr>
                    <w:rFonts w:ascii="Cambria Math" w:hAnsi="Cambria Math" w:cs="Times New Roman"/>
                    <w:i/>
                    <w:sz w:val="24"/>
                    <w:szCs w:val="24"/>
                    <w:lang w:val="en-CA"/>
                  </w:rPr>
                </m:ctrlPr>
              </m:sSubPr>
              <m:e>
                <m:r>
                  <w:rPr>
                    <w:rFonts w:ascii="Cambria Math" w:hAnsi="Cambria Math" w:cs="Times New Roman"/>
                    <w:sz w:val="24"/>
                    <w:szCs w:val="24"/>
                    <w:lang w:val="en-CA"/>
                  </w:rPr>
                  <m:t>∙SpR</m:t>
                </m:r>
              </m:e>
              <m:sub>
                <m:r>
                  <w:rPr>
                    <w:rFonts w:ascii="Cambria Math" w:hAnsi="Cambria Math" w:cs="Times New Roman"/>
                    <w:sz w:val="24"/>
                    <w:szCs w:val="24"/>
                    <w:lang w:val="en-CA"/>
                  </w:rPr>
                  <m:t>s</m:t>
                </m:r>
              </m:sub>
            </m:sSub>
            <m:r>
              <w:rPr>
                <w:rFonts w:ascii="Cambria Math" w:hAnsi="Cambria Math" w:cs="Times New Roman"/>
                <w:sz w:val="24"/>
                <w:szCs w:val="24"/>
                <w:lang w:val="en-CA"/>
              </w:rPr>
              <m:t xml:space="preserve">∙ </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R</m:t>
                </m:r>
              </m:e>
              <m:sub>
                <m:r>
                  <w:rPr>
                    <w:rFonts w:ascii="Cambria Math" w:hAnsi="Cambria Math" w:cs="Times New Roman"/>
                    <w:sz w:val="24"/>
                    <w:szCs w:val="24"/>
                    <w:lang w:val="en-CA"/>
                  </w:rPr>
                  <m:t>0,s</m:t>
                </m:r>
              </m:sub>
            </m:sSub>
            <m:r>
              <w:rPr>
                <w:rFonts w:ascii="Cambria Math" w:hAnsi="Cambria Math" w:cs="Times New Roman"/>
                <w:sz w:val="24"/>
                <w:szCs w:val="24"/>
                <w:lang w:val="en-CA"/>
              </w:rPr>
              <m:t>∙</m:t>
            </m:r>
            <m:d>
              <m:dPr>
                <m:ctrlPr>
                  <w:rPr>
                    <w:rFonts w:ascii="Cambria Math" w:hAnsi="Cambria Math" w:cs="Times New Roman"/>
                    <w:i/>
                    <w:sz w:val="24"/>
                    <w:szCs w:val="24"/>
                    <w:lang w:val="en-CA"/>
                  </w:rPr>
                </m:ctrlPr>
              </m:dPr>
              <m:e>
                <m:r>
                  <w:rPr>
                    <w:rFonts w:ascii="Cambria Math" w:hAnsi="Cambria Math" w:cs="Times New Roman"/>
                    <w:sz w:val="24"/>
                    <w:szCs w:val="24"/>
                    <w:lang w:val="en-CA"/>
                  </w:rPr>
                  <m:t>1-</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h</m:t>
                    </m:r>
                  </m:e>
                  <m:sub>
                    <m:r>
                      <w:rPr>
                        <w:rFonts w:ascii="Cambria Math" w:hAnsi="Cambria Math" w:cs="Times New Roman"/>
                        <w:sz w:val="24"/>
                        <w:szCs w:val="24"/>
                        <w:lang w:val="en-CA"/>
                      </w:rPr>
                      <m:t>s</m:t>
                    </m:r>
                  </m:sub>
                </m:sSub>
              </m:e>
            </m:d>
            <m:r>
              <w:rPr>
                <w:rFonts w:ascii="Cambria Math" w:hAnsi="Cambria Math" w:cs="Times New Roman"/>
                <w:sz w:val="24"/>
                <w:szCs w:val="24"/>
                <w:lang w:val="en-CA"/>
              </w:rPr>
              <m:t>+</m:t>
            </m:r>
            <m:d>
              <m:dPr>
                <m:ctrlPr>
                  <w:rPr>
                    <w:rFonts w:ascii="Cambria Math" w:hAnsi="Cambria Math" w:cs="Times New Roman"/>
                    <w:i/>
                    <w:sz w:val="24"/>
                    <w:szCs w:val="24"/>
                    <w:lang w:val="en-CA"/>
                  </w:rPr>
                </m:ctrlPr>
              </m:dPr>
              <m:e>
                <m:sSub>
                  <m:sSubPr>
                    <m:ctrlPr>
                      <w:rPr>
                        <w:rFonts w:ascii="Cambria Math" w:hAnsi="Cambria Math" w:cs="Times New Roman"/>
                        <w:i/>
                        <w:sz w:val="24"/>
                        <w:szCs w:val="24"/>
                        <w:lang w:val="en-CA"/>
                      </w:rPr>
                    </m:ctrlPr>
                  </m:sSubPr>
                  <m:e>
                    <m:r>
                      <w:rPr>
                        <w:rFonts w:ascii="Cambria Math" w:hAnsi="Cambria Math" w:cs="Times New Roman"/>
                        <w:sz w:val="24"/>
                        <w:szCs w:val="24"/>
                        <w:lang w:val="en-CA"/>
                      </w:rPr>
                      <m:t>h</m:t>
                    </m:r>
                  </m:e>
                  <m:sub>
                    <m:r>
                      <w:rPr>
                        <w:rFonts w:ascii="Cambria Math" w:hAnsi="Cambria Math" w:cs="Times New Roman"/>
                        <w:sz w:val="24"/>
                        <w:szCs w:val="24"/>
                        <w:lang w:val="en-CA"/>
                      </w:rPr>
                      <m:t>s</m:t>
                    </m:r>
                  </m:sub>
                </m:sSub>
                <m:r>
                  <w:rPr>
                    <w:rFonts w:ascii="Cambria Math" w:hAnsi="Cambria Math" w:cs="Times New Roman"/>
                    <w:sz w:val="24"/>
                    <w:szCs w:val="24"/>
                    <w:lang w:val="en-CA"/>
                  </w:rPr>
                  <m:t>-0.2</m:t>
                </m:r>
              </m:e>
            </m:d>
            <m: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SSB</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sub>
            </m:sSub>
          </m:den>
        </m:f>
      </m:oMath>
      <w:r w:rsidR="004E71A6" w:rsidRPr="00256DE4">
        <w:rPr>
          <w:rFonts w:ascii="Times New Roman" w:hAnsi="Times New Roman" w:cs="Times New Roman"/>
          <w:sz w:val="24"/>
          <w:szCs w:val="24"/>
          <w:lang w:val="en-CA"/>
        </w:rPr>
        <w:t xml:space="preserve">       </w:t>
      </w:r>
      <w:r w:rsidR="00E159CB">
        <w:rPr>
          <w:rFonts w:ascii="Times New Roman" w:hAnsi="Times New Roman" w:cs="Times New Roman"/>
          <w:sz w:val="24"/>
          <w:szCs w:val="24"/>
          <w:lang w:val="en-CA"/>
        </w:rPr>
        <w:tab/>
      </w:r>
      <w:r w:rsidR="00E159CB">
        <w:rPr>
          <w:rFonts w:ascii="Times New Roman" w:hAnsi="Times New Roman" w:cs="Times New Roman"/>
          <w:sz w:val="24"/>
          <w:szCs w:val="24"/>
          <w:lang w:val="en-CA"/>
        </w:rPr>
        <w:tab/>
      </w:r>
      <w:r w:rsidR="00E159CB">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(3.</w:t>
      </w:r>
      <w:r w:rsidR="00E159CB">
        <w:rPr>
          <w:rFonts w:ascii="Times New Roman" w:hAnsi="Times New Roman" w:cs="Times New Roman"/>
          <w:sz w:val="24"/>
          <w:szCs w:val="24"/>
          <w:lang w:val="en-CA"/>
        </w:rPr>
        <w:t>13</w:t>
      </w:r>
      <w:r w:rsidR="00BE5737" w:rsidRPr="00256DE4">
        <w:rPr>
          <w:rFonts w:ascii="Times New Roman" w:hAnsi="Times New Roman" w:cs="Times New Roman"/>
          <w:sz w:val="24"/>
          <w:szCs w:val="24"/>
          <w:lang w:val="en-CA"/>
        </w:rPr>
        <w:t>)</w:t>
      </w:r>
    </w:p>
    <w:p w14:paraId="6FD2B4E2" w14:textId="1EEE54ED" w:rsidR="00BE5737" w:rsidRPr="00256DE4" w:rsidRDefault="00BE5737" w:rsidP="00BE5737">
      <w:pPr>
        <w:jc w:val="both"/>
        <w:rPr>
          <w:rFonts w:ascii="Times New Roman" w:hAnsi="Times New Roman" w:cs="Times New Roman"/>
          <w:sz w:val="24"/>
          <w:szCs w:val="24"/>
          <w:lang w:val="en-CA"/>
        </w:rPr>
      </w:pPr>
    </w:p>
    <w:p w14:paraId="04D9D326" w14:textId="09CB2285" w:rsidR="00BE5737" w:rsidRPr="00256DE4" w:rsidRDefault="00BE5737" w:rsidP="00BE5737">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where </w:t>
      </w:r>
      <w:proofErr w:type="spellStart"/>
      <w:r w:rsidRPr="00256DE4">
        <w:rPr>
          <w:rFonts w:ascii="Times New Roman" w:hAnsi="Times New Roman" w:cs="Times New Roman"/>
          <w:i/>
          <w:sz w:val="24"/>
          <w:szCs w:val="24"/>
          <w:lang w:val="en-CA"/>
        </w:rPr>
        <w:t>ε</w:t>
      </w:r>
      <w:r w:rsidR="0084055A" w:rsidRPr="00256DE4">
        <w:rPr>
          <w:rFonts w:ascii="Times New Roman" w:hAnsi="Times New Roman" w:cs="Times New Roman"/>
          <w:i/>
          <w:sz w:val="24"/>
          <w:szCs w:val="24"/>
          <w:vertAlign w:val="subscript"/>
          <w:lang w:val="en-CA"/>
        </w:rPr>
        <w:t>R</w:t>
      </w:r>
      <w:proofErr w:type="spellEnd"/>
      <w:r w:rsidRPr="00256DE4">
        <w:rPr>
          <w:rFonts w:ascii="Times New Roman" w:hAnsi="Times New Roman" w:cs="Times New Roman"/>
          <w:sz w:val="24"/>
          <w:szCs w:val="24"/>
          <w:lang w:val="en-CA"/>
        </w:rPr>
        <w:t xml:space="preserve"> is a random normal deviate with variance </w:t>
      </w:r>
      <m:oMath>
        <m:sSubSup>
          <m:sSubSupPr>
            <m:ctrlPr>
              <w:rPr>
                <w:rFonts w:ascii="Cambria Math" w:hAnsi="Cambria Math" w:cs="Times New Roman"/>
                <w:i/>
                <w:sz w:val="24"/>
                <w:szCs w:val="24"/>
                <w:lang w:val="en-CA"/>
              </w:rPr>
            </m:ctrlPr>
          </m:sSubSupPr>
          <m:e>
            <m:r>
              <w:rPr>
                <w:rFonts w:ascii="Cambria Math" w:hAnsi="Cambria Math" w:cs="Times New Roman"/>
                <w:sz w:val="24"/>
                <w:szCs w:val="24"/>
                <w:lang w:val="en-CA"/>
              </w:rPr>
              <m:t>σ</m:t>
            </m:r>
          </m:e>
          <m:sub>
            <m:r>
              <w:rPr>
                <w:rFonts w:ascii="Cambria Math" w:hAnsi="Cambria Math" w:cs="Times New Roman"/>
                <w:sz w:val="24"/>
                <w:szCs w:val="24"/>
                <w:lang w:val="en-CA"/>
              </w:rPr>
              <m:t>R</m:t>
            </m:r>
          </m:sub>
          <m:sup>
            <m:r>
              <w:rPr>
                <w:rFonts w:ascii="Cambria Math" w:hAnsi="Cambria Math" w:cs="Times New Roman"/>
                <w:sz w:val="24"/>
                <w:szCs w:val="24"/>
                <w:lang w:val="en-CA"/>
              </w:rPr>
              <m:t>2</m:t>
            </m:r>
          </m:sup>
        </m:sSubSup>
      </m:oMath>
      <w:r w:rsidRPr="00256DE4">
        <w:rPr>
          <w:rFonts w:ascii="Times New Roman" w:hAnsi="Times New Roman" w:cs="Times New Roman"/>
          <w:sz w:val="24"/>
          <w:szCs w:val="24"/>
          <w:lang w:val="en-CA"/>
        </w:rPr>
        <w:t xml:space="preserve"> and </w:t>
      </w:r>
      <m:oMath>
        <m:sSubSup>
          <m:sSubSupPr>
            <m:ctrlPr>
              <w:rPr>
                <w:rFonts w:ascii="Cambria Math" w:hAnsi="Cambria Math" w:cs="Times New Roman"/>
                <w:i/>
                <w:sz w:val="24"/>
                <w:szCs w:val="24"/>
                <w:lang w:val="en-CA"/>
              </w:rPr>
            </m:ctrlPr>
          </m:sSubSupPr>
          <m:e>
            <m:r>
              <w:rPr>
                <w:rFonts w:ascii="Cambria Math" w:hAnsi="Cambria Math" w:cs="Times New Roman"/>
                <w:sz w:val="24"/>
                <w:szCs w:val="24"/>
                <w:lang w:val="en-CA"/>
              </w:rPr>
              <m:t>σ</m:t>
            </m:r>
          </m:e>
          <m:sub>
            <m:r>
              <w:rPr>
                <w:rFonts w:ascii="Cambria Math" w:hAnsi="Cambria Math" w:cs="Times New Roman"/>
                <w:sz w:val="24"/>
                <w:szCs w:val="24"/>
                <w:lang w:val="en-CA"/>
              </w:rPr>
              <m:t>R</m:t>
            </m:r>
          </m:sub>
          <m:sup>
            <m:r>
              <w:rPr>
                <w:rFonts w:ascii="Cambria Math" w:hAnsi="Cambria Math" w:cs="Times New Roman"/>
                <w:sz w:val="24"/>
                <w:szCs w:val="24"/>
                <w:lang w:val="en-CA"/>
              </w:rPr>
              <m:t>2</m:t>
            </m:r>
          </m:sup>
        </m:sSubSup>
      </m:oMath>
      <w:r w:rsidRPr="00256DE4">
        <w:rPr>
          <w:rFonts w:ascii="Times New Roman" w:hAnsi="Times New Roman" w:cs="Times New Roman"/>
          <w:sz w:val="24"/>
          <w:szCs w:val="24"/>
          <w:lang w:val="en-CA"/>
        </w:rPr>
        <w:t>/2 is the bias correction to ensure that on average</w:t>
      </w:r>
      <w:r w:rsidR="004414CA">
        <w:rPr>
          <w:rFonts w:ascii="Times New Roman" w:hAnsi="Times New Roman" w:cs="Times New Roman"/>
          <w:sz w:val="24"/>
          <w:szCs w:val="24"/>
          <w:lang w:val="en-CA"/>
        </w:rPr>
        <w:t xml:space="preserve"> over years, recruitment strengths have</w:t>
      </w:r>
      <w:r w:rsidRPr="00256DE4">
        <w:rPr>
          <w:rFonts w:ascii="Times New Roman" w:hAnsi="Times New Roman" w:cs="Times New Roman"/>
          <w:sz w:val="24"/>
          <w:szCs w:val="24"/>
          <w:lang w:val="en-CA"/>
        </w:rPr>
        <w:t xml:space="preserve"> a mean of 1.  </w:t>
      </w:r>
    </w:p>
    <w:p w14:paraId="338611CA" w14:textId="77777777" w:rsidR="00BE5737" w:rsidRPr="00256DE4" w:rsidRDefault="00BE5737" w:rsidP="00BE5737">
      <w:pPr>
        <w:jc w:val="both"/>
        <w:rPr>
          <w:rFonts w:ascii="Times New Roman" w:hAnsi="Times New Roman" w:cs="Times New Roman"/>
          <w:sz w:val="24"/>
          <w:szCs w:val="24"/>
          <w:lang w:val="en-CA"/>
        </w:rPr>
      </w:pPr>
    </w:p>
    <w:p w14:paraId="39653E53" w14:textId="50F80FB9" w:rsidR="00BE5737" w:rsidRPr="00256DE4" w:rsidRDefault="00BE5737" w:rsidP="00BE5737">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Spawning stock biomass </w:t>
      </w:r>
      <w:r w:rsidR="004C5CBB" w:rsidRPr="008B446F">
        <w:rPr>
          <w:rFonts w:ascii="Times New Roman" w:hAnsi="Times New Roman" w:cs="Times New Roman"/>
          <w:i/>
          <w:iCs/>
          <w:sz w:val="24"/>
          <w:szCs w:val="24"/>
          <w:lang w:val="en-CA"/>
        </w:rPr>
        <w:t>S</w:t>
      </w:r>
      <w:r w:rsidR="00B63296" w:rsidRPr="008B446F">
        <w:rPr>
          <w:rFonts w:ascii="Times New Roman" w:hAnsi="Times New Roman" w:cs="Times New Roman"/>
          <w:i/>
          <w:iCs/>
          <w:sz w:val="24"/>
          <w:szCs w:val="24"/>
          <w:lang w:val="en-CA"/>
        </w:rPr>
        <w:t>SB</w:t>
      </w:r>
      <w:r w:rsidR="004C5CBB">
        <w:rPr>
          <w:rFonts w:ascii="Times New Roman" w:hAnsi="Times New Roman" w:cs="Times New Roman"/>
          <w:sz w:val="24"/>
          <w:szCs w:val="24"/>
          <w:lang w:val="en-CA"/>
        </w:rPr>
        <w:t xml:space="preserve">, </w:t>
      </w:r>
      <w:r w:rsidRPr="00256DE4">
        <w:rPr>
          <w:rFonts w:ascii="Times New Roman" w:hAnsi="Times New Roman" w:cs="Times New Roman"/>
          <w:sz w:val="24"/>
          <w:szCs w:val="24"/>
          <w:lang w:val="en-CA"/>
        </w:rPr>
        <w:t xml:space="preserve">is calculated from moved stock numbers in the previous year, and </w:t>
      </w:r>
      <w:r w:rsidR="009352E8" w:rsidRPr="00256DE4">
        <w:rPr>
          <w:rFonts w:ascii="Times New Roman" w:hAnsi="Times New Roman" w:cs="Times New Roman"/>
          <w:sz w:val="24"/>
          <w:szCs w:val="24"/>
          <w:lang w:val="en-CA"/>
        </w:rPr>
        <w:t>quarter</w:t>
      </w:r>
      <w:r w:rsidRPr="00256DE4">
        <w:rPr>
          <w:rFonts w:ascii="Times New Roman" w:hAnsi="Times New Roman" w:cs="Times New Roman"/>
          <w:sz w:val="24"/>
          <w:szCs w:val="24"/>
          <w:lang w:val="en-CA"/>
        </w:rPr>
        <w:t xml:space="preserve"> prior to spawning </w:t>
      </w:r>
      <w:r w:rsidR="009352E8" w:rsidRPr="00256DE4">
        <w:rPr>
          <w:rFonts w:ascii="Times New Roman" w:hAnsi="Times New Roman" w:cs="Times New Roman"/>
          <w:sz w:val="24"/>
          <w:szCs w:val="24"/>
          <w:lang w:val="en-CA"/>
        </w:rPr>
        <w:t>quarter</w:t>
      </w:r>
      <w:r w:rsidRPr="00256DE4">
        <w:rPr>
          <w:rFonts w:ascii="Times New Roman" w:hAnsi="Times New Roman" w:cs="Times New Roman"/>
          <w:sz w:val="24"/>
          <w:szCs w:val="24"/>
          <w:lang w:val="en-CA"/>
        </w:rPr>
        <w:t xml:space="preserve"> </w:t>
      </w:r>
      <w:proofErr w:type="spellStart"/>
      <w:r w:rsidRPr="00256DE4">
        <w:rPr>
          <w:rFonts w:ascii="Times New Roman" w:hAnsi="Times New Roman" w:cs="Times New Roman"/>
          <w:i/>
          <w:sz w:val="24"/>
          <w:szCs w:val="24"/>
          <w:lang w:val="en-CA"/>
        </w:rPr>
        <w:t>ms</w:t>
      </w:r>
      <w:proofErr w:type="spellEnd"/>
      <w:r w:rsidRPr="00256DE4">
        <w:rPr>
          <w:rFonts w:ascii="Times New Roman" w:hAnsi="Times New Roman" w:cs="Times New Roman"/>
          <w:sz w:val="24"/>
          <w:szCs w:val="24"/>
          <w:lang w:val="en-CA"/>
        </w:rPr>
        <w:t xml:space="preserve">, weight of individuals at age </w:t>
      </w:r>
      <w:r w:rsidRPr="00256DE4">
        <w:rPr>
          <w:rFonts w:ascii="Times New Roman" w:hAnsi="Times New Roman" w:cs="Times New Roman"/>
          <w:i/>
          <w:sz w:val="24"/>
          <w:szCs w:val="24"/>
          <w:lang w:val="en-CA"/>
        </w:rPr>
        <w:t>w</w:t>
      </w:r>
      <w:r w:rsidRPr="00256DE4">
        <w:rPr>
          <w:rFonts w:ascii="Times New Roman" w:hAnsi="Times New Roman" w:cs="Times New Roman"/>
          <w:sz w:val="24"/>
          <w:szCs w:val="24"/>
          <w:lang w:val="en-CA"/>
        </w:rPr>
        <w:t xml:space="preserve">, and the fraction of individuals mature at age </w:t>
      </w:r>
      <w:r w:rsidRPr="00256DE4">
        <w:rPr>
          <w:rFonts w:ascii="Times New Roman" w:hAnsi="Times New Roman" w:cs="Times New Roman"/>
          <w:i/>
          <w:sz w:val="24"/>
          <w:szCs w:val="24"/>
          <w:lang w:val="en-CA"/>
        </w:rPr>
        <w:t>m</w:t>
      </w:r>
      <w:r w:rsidRPr="00256DE4">
        <w:rPr>
          <w:rFonts w:ascii="Times New Roman" w:hAnsi="Times New Roman" w:cs="Times New Roman"/>
          <w:sz w:val="24"/>
          <w:szCs w:val="24"/>
          <w:lang w:val="en-CA"/>
        </w:rPr>
        <w:t xml:space="preserve">: </w:t>
      </w:r>
    </w:p>
    <w:p w14:paraId="7C14C05E" w14:textId="77777777" w:rsidR="00BE5737" w:rsidRPr="00256DE4" w:rsidRDefault="00BE5737" w:rsidP="00BE5737">
      <w:pPr>
        <w:jc w:val="both"/>
        <w:rPr>
          <w:rFonts w:ascii="Times New Roman" w:hAnsi="Times New Roman" w:cs="Times New Roman"/>
          <w:sz w:val="24"/>
          <w:szCs w:val="24"/>
          <w:lang w:val="en-CA"/>
        </w:rPr>
      </w:pPr>
    </w:p>
    <w:p w14:paraId="4324BFF3" w14:textId="08A63829" w:rsidR="00BE5737" w:rsidRPr="00256DE4" w:rsidRDefault="006E5632" w:rsidP="00BE5737">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r>
              <w:rPr>
                <w:rFonts w:ascii="Cambria Math" w:hAnsi="Cambria Math" w:cs="Times New Roman"/>
                <w:sz w:val="24"/>
                <w:szCs w:val="24"/>
                <w:lang w:val="en-CA"/>
              </w:rPr>
              <m:t>SSB</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sub>
        </m:sSub>
        <m:r>
          <m:rPr>
            <m:sty m:val="p"/>
          </m:rPr>
          <w:rPr>
            <w:rFonts w:ascii="Cambria Math" w:hAnsi="Cambria Math" w:cs="Times New Roman"/>
            <w:sz w:val="24"/>
            <w:szCs w:val="24"/>
            <w:lang w:val="en-CA"/>
          </w:rPr>
          <m:t>=</m:t>
        </m:r>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a</m:t>
            </m:r>
          </m:sub>
          <m:sup/>
          <m:e>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r</m:t>
                </m:r>
              </m:sub>
              <m:sup/>
              <m:e>
                <m:sSub>
                  <m:sSubPr>
                    <m:ctrlPr>
                      <w:rPr>
                        <w:rFonts w:ascii="Cambria Math" w:hAnsi="Cambria Math" w:cs="Times New Roman"/>
                        <w:sz w:val="24"/>
                        <w:szCs w:val="24"/>
                        <w:lang w:val="en-CA"/>
                      </w:rPr>
                    </m:ctrlPr>
                  </m:sSubPr>
                  <m:e>
                    <m:acc>
                      <m:accPr>
                        <m:chr m:val="⃗"/>
                        <m:ctrlPr>
                          <w:rPr>
                            <w:rFonts w:ascii="Cambria Math" w:hAnsi="Cambria Math" w:cs="Times New Roman"/>
                            <w:sz w:val="24"/>
                            <w:szCs w:val="24"/>
                            <w:lang w:val="en-CA"/>
                          </w:rPr>
                        </m:ctrlPr>
                      </m:accPr>
                      <m:e>
                        <m:r>
                          <w:rPr>
                            <w:rFonts w:ascii="Cambria Math" w:hAnsi="Cambria Math" w:cs="Times New Roman"/>
                            <w:sz w:val="24"/>
                            <w:szCs w:val="24"/>
                            <w:lang w:val="en-CA"/>
                          </w:rPr>
                          <m:t>N</m:t>
                        </m:r>
                      </m:e>
                    </m:acc>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ms</m:t>
                    </m:r>
                    <m:r>
                      <m:rPr>
                        <m:sty m:val="p"/>
                      </m:rPr>
                      <w:rPr>
                        <w:rFonts w:ascii="Cambria Math" w:hAnsi="Cambria Math" w:cs="Times New Roman"/>
                        <w:sz w:val="24"/>
                        <w:szCs w:val="24"/>
                        <w:lang w:val="en-CA"/>
                      </w:rPr>
                      <m:t>-1,</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r>
                  <m:rPr>
                    <m:sty m:val="p"/>
                  </m:rPr>
                  <w:rPr>
                    <w:rFonts w:ascii="Cambria Math" w:hAnsi="Cambria Math" w:cs="Times New Roman"/>
                    <w:sz w:val="24"/>
                    <w:szCs w:val="24"/>
                    <w:lang w:val="en-CA"/>
                  </w:rPr>
                  <m:t xml:space="preserve">∙ </m:t>
                </m:r>
                <m:sSup>
                  <m:sSupPr>
                    <m:ctrlPr>
                      <w:rPr>
                        <w:rFonts w:ascii="Cambria Math" w:hAnsi="Cambria Math" w:cs="Times New Roman"/>
                        <w:sz w:val="24"/>
                        <w:szCs w:val="24"/>
                        <w:lang w:val="en-CA"/>
                      </w:rPr>
                    </m:ctrlPr>
                  </m:sSupPr>
                  <m:e>
                    <m:r>
                      <w:rPr>
                        <w:rFonts w:ascii="Cambria Math" w:hAnsi="Cambria Math" w:cs="Times New Roman"/>
                        <w:sz w:val="24"/>
                        <w:szCs w:val="24"/>
                        <w:lang w:val="en-CA"/>
                      </w:rPr>
                      <m:t>e</m:t>
                    </m:r>
                  </m:e>
                  <m:sup>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Z</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ms</m:t>
                        </m:r>
                        <m:r>
                          <m:rPr>
                            <m:sty m:val="p"/>
                          </m:rPr>
                          <w:rPr>
                            <w:rFonts w:ascii="Cambria Math" w:hAnsi="Cambria Math" w:cs="Times New Roman"/>
                            <w:sz w:val="24"/>
                            <w:szCs w:val="24"/>
                            <w:lang w:val="en-CA"/>
                          </w:rPr>
                          <m:t>-1,</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sup>
                </m:sSup>
              </m:e>
            </m:nary>
          </m:e>
        </m:nary>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w</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a</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m</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a</m:t>
            </m:r>
          </m:sub>
        </m:sSub>
      </m:oMath>
      <w:r w:rsidR="00BE5737" w:rsidRPr="00256DE4">
        <w:rPr>
          <w:rFonts w:ascii="Times New Roman" w:hAnsi="Times New Roman" w:cs="Times New Roman"/>
          <w:sz w:val="24"/>
          <w:szCs w:val="24"/>
          <w:lang w:val="en-CA"/>
        </w:rPr>
        <w:t xml:space="preserve"> </w:t>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E159CB">
        <w:rPr>
          <w:rFonts w:ascii="Times New Roman" w:hAnsi="Times New Roman" w:cs="Times New Roman"/>
          <w:sz w:val="24"/>
          <w:szCs w:val="24"/>
          <w:lang w:val="en-CA"/>
        </w:rPr>
        <w:tab/>
      </w:r>
      <w:r w:rsidR="00B65D2B">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(3.</w:t>
      </w:r>
      <w:r w:rsidR="00E159CB">
        <w:rPr>
          <w:rFonts w:ascii="Times New Roman" w:hAnsi="Times New Roman" w:cs="Times New Roman"/>
          <w:sz w:val="24"/>
          <w:szCs w:val="24"/>
          <w:lang w:val="en-CA"/>
        </w:rPr>
        <w:t>14</w:t>
      </w:r>
      <w:r w:rsidR="00BE5737" w:rsidRPr="00256DE4">
        <w:rPr>
          <w:rFonts w:ascii="Times New Roman" w:hAnsi="Times New Roman" w:cs="Times New Roman"/>
          <w:sz w:val="24"/>
          <w:szCs w:val="24"/>
          <w:lang w:val="en-CA"/>
        </w:rPr>
        <w:t>)</w:t>
      </w:r>
    </w:p>
    <w:p w14:paraId="73E49308" w14:textId="77777777" w:rsidR="00BE5737" w:rsidRPr="00256DE4" w:rsidRDefault="00BE5737" w:rsidP="00BE5737">
      <w:pPr>
        <w:jc w:val="both"/>
        <w:rPr>
          <w:rFonts w:ascii="Times New Roman" w:hAnsi="Times New Roman" w:cs="Times New Roman"/>
          <w:sz w:val="24"/>
          <w:szCs w:val="24"/>
          <w:lang w:val="en-CA"/>
        </w:rPr>
      </w:pPr>
    </w:p>
    <w:p w14:paraId="22E99E3B" w14:textId="77777777" w:rsidR="00BE5737" w:rsidRPr="00256DE4" w:rsidRDefault="00BE5737" w:rsidP="00BE5737">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lastRenderedPageBreak/>
        <w:t xml:space="preserve">where weight is calculated from length at age </w:t>
      </w:r>
      <w:r w:rsidRPr="00256DE4">
        <w:rPr>
          <w:rFonts w:ascii="Times New Roman" w:hAnsi="Times New Roman" w:cs="Times New Roman"/>
          <w:i/>
          <w:sz w:val="24"/>
          <w:szCs w:val="24"/>
          <w:lang w:val="en-CA"/>
        </w:rPr>
        <w:t>l</w:t>
      </w:r>
      <w:r w:rsidRPr="00256DE4">
        <w:rPr>
          <w:rFonts w:ascii="Times New Roman" w:hAnsi="Times New Roman" w:cs="Times New Roman"/>
          <w:sz w:val="24"/>
          <w:szCs w:val="24"/>
          <w:lang w:val="en-CA"/>
        </w:rPr>
        <w:t xml:space="preserve">: </w:t>
      </w:r>
    </w:p>
    <w:p w14:paraId="77680EBA" w14:textId="77777777" w:rsidR="00BE5737" w:rsidRPr="00256DE4" w:rsidRDefault="00BE5737" w:rsidP="00BE5737">
      <w:pPr>
        <w:jc w:val="both"/>
        <w:rPr>
          <w:rFonts w:ascii="Times New Roman" w:hAnsi="Times New Roman" w:cs="Times New Roman"/>
          <w:sz w:val="24"/>
          <w:szCs w:val="24"/>
          <w:lang w:val="en-CA"/>
        </w:rPr>
      </w:pPr>
    </w:p>
    <w:p w14:paraId="6E09F8D8" w14:textId="6BC5279A" w:rsidR="00BE5737" w:rsidRPr="00256DE4" w:rsidRDefault="006E5632" w:rsidP="00BE5737">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r>
              <w:rPr>
                <w:rFonts w:ascii="Cambria Math" w:hAnsi="Cambria Math" w:cs="Times New Roman"/>
                <w:sz w:val="24"/>
                <w:szCs w:val="24"/>
                <w:lang w:val="en-CA"/>
              </w:rPr>
              <m:t>w</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a</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α</m:t>
            </m:r>
          </m:e>
          <m:sub>
            <m:r>
              <w:rPr>
                <w:rFonts w:ascii="Cambria Math" w:hAnsi="Cambria Math" w:cs="Times New Roman"/>
                <w:sz w:val="24"/>
                <w:szCs w:val="24"/>
                <w:lang w:val="en-CA"/>
              </w:rPr>
              <m:t>s</m:t>
            </m:r>
          </m:sub>
        </m:sSub>
        <m:r>
          <m:rPr>
            <m:sty m:val="p"/>
          </m:rPr>
          <w:rPr>
            <w:rFonts w:ascii="Cambria Math" w:hAnsi="Cambria Math" w:cs="Times New Roman"/>
            <w:sz w:val="24"/>
            <w:szCs w:val="24"/>
            <w:lang w:val="en-CA"/>
          </w:rPr>
          <m:t>∙</m:t>
        </m:r>
        <m:sSubSup>
          <m:sSubSupPr>
            <m:ctrlPr>
              <w:rPr>
                <w:rFonts w:ascii="Cambria Math" w:hAnsi="Cambria Math" w:cs="Times New Roman"/>
                <w:sz w:val="24"/>
                <w:szCs w:val="24"/>
                <w:lang w:val="en-CA"/>
              </w:rPr>
            </m:ctrlPr>
          </m:sSubSupPr>
          <m:e>
            <m:r>
              <w:rPr>
                <w:rFonts w:ascii="Cambria Math" w:hAnsi="Cambria Math" w:cs="Times New Roman"/>
                <w:sz w:val="24"/>
                <w:szCs w:val="24"/>
                <w:lang w:val="en-CA"/>
              </w:rPr>
              <m:t>l</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a</m:t>
            </m:r>
          </m:sub>
          <m:sup>
            <m:sSub>
              <m:sSubPr>
                <m:ctrlPr>
                  <w:rPr>
                    <w:rFonts w:ascii="Cambria Math" w:hAnsi="Cambria Math" w:cs="Times New Roman"/>
                    <w:sz w:val="24"/>
                    <w:szCs w:val="24"/>
                    <w:lang w:val="en-CA"/>
                  </w:rPr>
                </m:ctrlPr>
              </m:sSubPr>
              <m:e>
                <m:r>
                  <w:rPr>
                    <w:rFonts w:ascii="Cambria Math" w:hAnsi="Cambria Math" w:cs="Times New Roman"/>
                    <w:sz w:val="24"/>
                    <w:szCs w:val="24"/>
                    <w:lang w:val="en-CA"/>
                  </w:rPr>
                  <m:t>β</m:t>
                </m:r>
              </m:e>
              <m:sub>
                <m:r>
                  <w:rPr>
                    <w:rFonts w:ascii="Cambria Math" w:hAnsi="Cambria Math" w:cs="Times New Roman"/>
                    <w:sz w:val="24"/>
                    <w:szCs w:val="24"/>
                    <w:lang w:val="en-CA"/>
                  </w:rPr>
                  <m:t>s</m:t>
                </m:r>
              </m:sub>
            </m:sSub>
          </m:sup>
        </m:sSubSup>
      </m:oMath>
      <w:r w:rsidR="00BE5737" w:rsidRPr="00256DE4">
        <w:rPr>
          <w:rFonts w:ascii="Times New Roman" w:hAnsi="Times New Roman" w:cs="Times New Roman"/>
          <w:sz w:val="24"/>
          <w:szCs w:val="24"/>
          <w:lang w:val="en-CA"/>
        </w:rPr>
        <w:t xml:space="preserve"> </w:t>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E159CB">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(3.</w:t>
      </w:r>
      <w:r w:rsidR="00E159CB">
        <w:rPr>
          <w:rFonts w:ascii="Times New Roman" w:hAnsi="Times New Roman" w:cs="Times New Roman"/>
          <w:sz w:val="24"/>
          <w:szCs w:val="24"/>
          <w:lang w:val="en-CA"/>
        </w:rPr>
        <w:t>15</w:t>
      </w:r>
      <w:r w:rsidR="00BE5737" w:rsidRPr="00256DE4">
        <w:rPr>
          <w:rFonts w:ascii="Times New Roman" w:hAnsi="Times New Roman" w:cs="Times New Roman"/>
          <w:sz w:val="24"/>
          <w:szCs w:val="24"/>
          <w:lang w:val="en-CA"/>
        </w:rPr>
        <w:t>)</w:t>
      </w:r>
    </w:p>
    <w:p w14:paraId="0F9C594D" w14:textId="77777777" w:rsidR="00BE5737" w:rsidRPr="00256DE4" w:rsidRDefault="00BE5737" w:rsidP="00BE5737">
      <w:pPr>
        <w:jc w:val="both"/>
        <w:rPr>
          <w:rFonts w:ascii="Times New Roman" w:hAnsi="Times New Roman" w:cs="Times New Roman"/>
          <w:sz w:val="24"/>
          <w:szCs w:val="24"/>
          <w:lang w:val="en-CA"/>
        </w:rPr>
      </w:pPr>
    </w:p>
    <w:p w14:paraId="7C1AA8EC" w14:textId="77777777" w:rsidR="00BE5737" w:rsidRPr="00256DE4" w:rsidRDefault="00BE5737" w:rsidP="00BE5737">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and the fraction mature at age is assumed to be a logistic function of age with parameters for the age at 50% maturity </w:t>
      </w:r>
      <w:r w:rsidRPr="00256DE4">
        <w:rPr>
          <w:rFonts w:ascii="Times New Roman" w:hAnsi="Times New Roman" w:cs="Times New Roman"/>
          <w:i/>
          <w:sz w:val="24"/>
          <w:szCs w:val="24"/>
          <w:lang w:val="en-CA"/>
        </w:rPr>
        <w:t>γ</w:t>
      </w:r>
      <w:r w:rsidRPr="00256DE4">
        <w:rPr>
          <w:rFonts w:ascii="Times New Roman" w:hAnsi="Times New Roman" w:cs="Times New Roman"/>
          <w:sz w:val="24"/>
          <w:szCs w:val="24"/>
          <w:lang w:val="en-CA"/>
        </w:rPr>
        <w:t xml:space="preserve">, and slope </w:t>
      </w:r>
      <w:r w:rsidRPr="00256DE4">
        <w:rPr>
          <w:rFonts w:ascii="Times New Roman" w:hAnsi="Times New Roman" w:cs="Times New Roman"/>
          <w:i/>
          <w:sz w:val="24"/>
          <w:szCs w:val="24"/>
          <w:lang w:val="en-CA"/>
        </w:rPr>
        <w:t>ϑ</w:t>
      </w:r>
      <w:r w:rsidRPr="00256DE4">
        <w:rPr>
          <w:rFonts w:ascii="Times New Roman" w:hAnsi="Times New Roman" w:cs="Times New Roman"/>
          <w:sz w:val="24"/>
          <w:szCs w:val="24"/>
          <w:lang w:val="en-CA"/>
        </w:rPr>
        <w:t>:</w:t>
      </w:r>
    </w:p>
    <w:p w14:paraId="25CF70A7" w14:textId="77777777" w:rsidR="00BE5737" w:rsidRPr="00256DE4" w:rsidRDefault="00BE5737" w:rsidP="00BE5737">
      <w:pPr>
        <w:jc w:val="both"/>
        <w:rPr>
          <w:rFonts w:ascii="Times New Roman" w:hAnsi="Times New Roman" w:cs="Times New Roman"/>
          <w:sz w:val="24"/>
          <w:szCs w:val="24"/>
          <w:lang w:val="en-CA"/>
        </w:rPr>
      </w:pPr>
    </w:p>
    <w:p w14:paraId="2221875E" w14:textId="14104556" w:rsidR="00BE5737" w:rsidRPr="00256DE4" w:rsidRDefault="006E5632" w:rsidP="00BE5737">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r>
              <w:rPr>
                <w:rFonts w:ascii="Cambria Math" w:hAnsi="Cambria Math" w:cs="Times New Roman"/>
                <w:sz w:val="24"/>
                <w:szCs w:val="24"/>
                <w:lang w:val="en-CA"/>
              </w:rPr>
              <m:t>m</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a</m:t>
            </m:r>
          </m:sub>
        </m:sSub>
        <m:r>
          <m:rPr>
            <m:sty m:val="p"/>
          </m:rPr>
          <w:rPr>
            <w:rFonts w:ascii="Cambria Math" w:hAnsi="Cambria Math" w:cs="Times New Roman"/>
            <w:sz w:val="24"/>
            <w:szCs w:val="24"/>
            <w:lang w:val="en-CA"/>
          </w:rPr>
          <m:t>=</m:t>
        </m:r>
        <m:f>
          <m:fPr>
            <m:type m:val="lin"/>
            <m:ctrlPr>
              <w:rPr>
                <w:rFonts w:ascii="Cambria Math" w:hAnsi="Cambria Math" w:cs="Times New Roman"/>
                <w:sz w:val="24"/>
                <w:szCs w:val="24"/>
                <w:lang w:val="en-CA"/>
              </w:rPr>
            </m:ctrlPr>
          </m:fPr>
          <m:num>
            <m:r>
              <m:rPr>
                <m:sty m:val="p"/>
              </m:rPr>
              <w:rPr>
                <w:rFonts w:ascii="Cambria Math" w:hAnsi="Cambria Math" w:cs="Times New Roman"/>
                <w:sz w:val="24"/>
                <w:szCs w:val="24"/>
                <w:lang w:val="en-CA"/>
              </w:rPr>
              <m:t>1</m:t>
            </m:r>
          </m:num>
          <m:den>
            <m:d>
              <m:dPr>
                <m:ctrlPr>
                  <w:rPr>
                    <w:rFonts w:ascii="Cambria Math" w:hAnsi="Cambria Math" w:cs="Times New Roman"/>
                    <w:sz w:val="24"/>
                    <w:szCs w:val="24"/>
                    <w:lang w:val="en-CA"/>
                  </w:rPr>
                </m:ctrlPr>
              </m:dPr>
              <m:e>
                <m:r>
                  <m:rPr>
                    <m:sty m:val="p"/>
                  </m:rPr>
                  <w:rPr>
                    <w:rFonts w:ascii="Cambria Math" w:hAnsi="Cambria Math" w:cs="Times New Roman"/>
                    <w:sz w:val="24"/>
                    <w:szCs w:val="24"/>
                    <w:lang w:val="en-CA"/>
                  </w:rPr>
                  <m:t>1+</m:t>
                </m:r>
                <m:sSup>
                  <m:sSupPr>
                    <m:ctrlPr>
                      <w:rPr>
                        <w:rFonts w:ascii="Cambria Math" w:hAnsi="Cambria Math" w:cs="Times New Roman"/>
                        <w:sz w:val="24"/>
                        <w:szCs w:val="24"/>
                        <w:lang w:val="en-CA"/>
                      </w:rPr>
                    </m:ctrlPr>
                  </m:sSupPr>
                  <m:e>
                    <m:r>
                      <w:rPr>
                        <w:rFonts w:ascii="Cambria Math" w:hAnsi="Cambria Math" w:cs="Times New Roman"/>
                        <w:sz w:val="24"/>
                        <w:szCs w:val="24"/>
                        <w:lang w:val="en-CA"/>
                      </w:rPr>
                      <m:t>e</m:t>
                    </m:r>
                  </m:e>
                  <m:sup>
                    <m:f>
                      <m:fPr>
                        <m:type m:val="lin"/>
                        <m:ctrlPr>
                          <w:rPr>
                            <w:rFonts w:ascii="Cambria Math" w:hAnsi="Cambria Math" w:cs="Times New Roman"/>
                            <w:sz w:val="24"/>
                            <w:szCs w:val="24"/>
                            <w:lang w:val="en-CA"/>
                          </w:rPr>
                        </m:ctrlPr>
                      </m:fPr>
                      <m:num>
                        <m:d>
                          <m:dPr>
                            <m:ctrlPr>
                              <w:rPr>
                                <w:rFonts w:ascii="Cambria Math" w:hAnsi="Cambria Math" w:cs="Times New Roman"/>
                                <w:sz w:val="24"/>
                                <w:szCs w:val="24"/>
                                <w:lang w:val="en-CA"/>
                              </w:rPr>
                            </m:ctrlPr>
                          </m:dPr>
                          <m:e>
                            <m:sSub>
                              <m:sSubPr>
                                <m:ctrlPr>
                                  <w:rPr>
                                    <w:rFonts w:ascii="Cambria Math" w:hAnsi="Cambria Math" w:cs="Times New Roman"/>
                                    <w:sz w:val="24"/>
                                    <w:szCs w:val="24"/>
                                    <w:lang w:val="en-CA"/>
                                  </w:rPr>
                                </m:ctrlPr>
                              </m:sSubPr>
                              <m:e>
                                <m:r>
                                  <w:rPr>
                                    <w:rFonts w:ascii="Cambria Math" w:hAnsi="Cambria Math" w:cs="Times New Roman"/>
                                    <w:sz w:val="24"/>
                                    <w:szCs w:val="24"/>
                                    <w:lang w:val="en-CA"/>
                                  </w:rPr>
                                  <m:t>γ</m:t>
                                </m:r>
                              </m:e>
                              <m:sub>
                                <m:r>
                                  <w:rPr>
                                    <w:rFonts w:ascii="Cambria Math" w:hAnsi="Cambria Math" w:cs="Times New Roman"/>
                                    <w:sz w:val="24"/>
                                    <w:szCs w:val="24"/>
                                    <w:lang w:val="en-CA"/>
                                  </w:rPr>
                                  <m:t>s</m:t>
                                </m:r>
                              </m:sub>
                            </m:sSub>
                            <m:r>
                              <m:rPr>
                                <m:sty m:val="p"/>
                              </m:rPr>
                              <w:rPr>
                                <w:rFonts w:ascii="Cambria Math" w:hAnsi="Cambria Math" w:cs="Times New Roman"/>
                                <w:sz w:val="24"/>
                                <w:szCs w:val="24"/>
                                <w:lang w:val="en-CA"/>
                              </w:rPr>
                              <m:t>-</m:t>
                            </m:r>
                            <m:r>
                              <w:rPr>
                                <w:rFonts w:ascii="Cambria Math" w:hAnsi="Cambria Math" w:cs="Times New Roman"/>
                                <w:sz w:val="24"/>
                                <w:szCs w:val="24"/>
                                <w:lang w:val="en-CA"/>
                              </w:rPr>
                              <m:t>a</m:t>
                            </m:r>
                          </m:e>
                        </m:d>
                      </m:num>
                      <m:den>
                        <m:sSub>
                          <m:sSubPr>
                            <m:ctrlPr>
                              <w:rPr>
                                <w:rFonts w:ascii="Cambria Math" w:hAnsi="Cambria Math" w:cs="Times New Roman"/>
                                <w:sz w:val="24"/>
                                <w:szCs w:val="24"/>
                                <w:lang w:val="en-CA"/>
                              </w:rPr>
                            </m:ctrlPr>
                          </m:sSubPr>
                          <m:e>
                            <m:r>
                              <w:rPr>
                                <w:rFonts w:ascii="Cambria Math" w:hAnsi="Cambria Math" w:cs="Times New Roman"/>
                                <w:sz w:val="24"/>
                                <w:szCs w:val="24"/>
                                <w:lang w:val="en-CA"/>
                              </w:rPr>
                              <m:t>ϑ</m:t>
                            </m:r>
                          </m:e>
                          <m:sub>
                            <m:r>
                              <w:rPr>
                                <w:rFonts w:ascii="Cambria Math" w:hAnsi="Cambria Math" w:cs="Times New Roman"/>
                                <w:sz w:val="24"/>
                                <w:szCs w:val="24"/>
                                <w:lang w:val="en-CA"/>
                              </w:rPr>
                              <m:t>s</m:t>
                            </m:r>
                          </m:sub>
                        </m:sSub>
                      </m:den>
                    </m:f>
                  </m:sup>
                </m:sSup>
              </m:e>
            </m:d>
          </m:den>
        </m:f>
      </m:oMath>
      <w:r w:rsidR="00BE5737" w:rsidRPr="00256DE4">
        <w:rPr>
          <w:rFonts w:ascii="Times New Roman" w:hAnsi="Times New Roman" w:cs="Times New Roman"/>
          <w:sz w:val="24"/>
          <w:szCs w:val="24"/>
          <w:lang w:val="en-CA"/>
        </w:rPr>
        <w:t xml:space="preserve"> </w:t>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E159CB">
        <w:rPr>
          <w:rFonts w:ascii="Times New Roman" w:hAnsi="Times New Roman" w:cs="Times New Roman"/>
          <w:sz w:val="24"/>
          <w:szCs w:val="24"/>
          <w:lang w:val="en-CA"/>
        </w:rPr>
        <w:tab/>
      </w:r>
      <w:r w:rsidR="00B65D2B">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(3.</w:t>
      </w:r>
      <w:r w:rsidR="00E159CB" w:rsidRPr="00256DE4">
        <w:rPr>
          <w:rFonts w:ascii="Times New Roman" w:hAnsi="Times New Roman" w:cs="Times New Roman"/>
          <w:sz w:val="24"/>
          <w:szCs w:val="24"/>
          <w:lang w:val="en-CA"/>
        </w:rPr>
        <w:t>1</w:t>
      </w:r>
      <w:r w:rsidR="00E159CB">
        <w:rPr>
          <w:rFonts w:ascii="Times New Roman" w:hAnsi="Times New Roman" w:cs="Times New Roman"/>
          <w:sz w:val="24"/>
          <w:szCs w:val="24"/>
          <w:lang w:val="en-CA"/>
        </w:rPr>
        <w:t>6</w:t>
      </w:r>
      <w:r w:rsidR="00BE5737" w:rsidRPr="00256DE4">
        <w:rPr>
          <w:rFonts w:ascii="Times New Roman" w:hAnsi="Times New Roman" w:cs="Times New Roman"/>
          <w:sz w:val="24"/>
          <w:szCs w:val="24"/>
          <w:lang w:val="en-CA"/>
        </w:rPr>
        <w:t>)</w:t>
      </w:r>
    </w:p>
    <w:p w14:paraId="7B52ECAC" w14:textId="77777777" w:rsidR="00BE5737" w:rsidRPr="00256DE4" w:rsidRDefault="00BE5737" w:rsidP="00BE5737">
      <w:pPr>
        <w:jc w:val="both"/>
        <w:rPr>
          <w:rFonts w:ascii="Times New Roman" w:hAnsi="Times New Roman" w:cs="Times New Roman"/>
          <w:sz w:val="24"/>
          <w:szCs w:val="24"/>
          <w:lang w:val="en-CA"/>
        </w:rPr>
      </w:pPr>
    </w:p>
    <w:p w14:paraId="1E40E0D5" w14:textId="77777777" w:rsidR="00A47763" w:rsidRDefault="00A47763" w:rsidP="00BE5737">
      <w:pPr>
        <w:jc w:val="both"/>
        <w:rPr>
          <w:rFonts w:ascii="Times New Roman" w:hAnsi="Times New Roman" w:cs="Times New Roman"/>
          <w:sz w:val="24"/>
          <w:szCs w:val="24"/>
          <w:lang w:val="en-CA"/>
        </w:rPr>
      </w:pPr>
    </w:p>
    <w:p w14:paraId="374E8649" w14:textId="1EDCF8C8" w:rsidR="00BE5737" w:rsidRPr="00256DE4" w:rsidRDefault="00BE5737" w:rsidP="00BE5737">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Stock numbers for </w:t>
      </w:r>
      <w:r w:rsidR="009352E8" w:rsidRPr="00256DE4">
        <w:rPr>
          <w:rFonts w:ascii="Times New Roman" w:hAnsi="Times New Roman" w:cs="Times New Roman"/>
          <w:sz w:val="24"/>
          <w:szCs w:val="24"/>
          <w:lang w:val="en-CA"/>
        </w:rPr>
        <w:t>quarter</w:t>
      </w:r>
      <w:r w:rsidRPr="00256DE4">
        <w:rPr>
          <w:rFonts w:ascii="Times New Roman" w:hAnsi="Times New Roman" w:cs="Times New Roman"/>
          <w:sz w:val="24"/>
          <w:szCs w:val="24"/>
          <w:lang w:val="en-CA"/>
        </w:rPr>
        <w:t xml:space="preserve">s that are not the first </w:t>
      </w:r>
      <w:r w:rsidR="009352E8" w:rsidRPr="00256DE4">
        <w:rPr>
          <w:rFonts w:ascii="Times New Roman" w:hAnsi="Times New Roman" w:cs="Times New Roman"/>
          <w:sz w:val="24"/>
          <w:szCs w:val="24"/>
          <w:lang w:val="en-CA"/>
        </w:rPr>
        <w:t>quarter</w:t>
      </w:r>
      <w:r w:rsidRPr="00256DE4">
        <w:rPr>
          <w:rFonts w:ascii="Times New Roman" w:hAnsi="Times New Roman" w:cs="Times New Roman"/>
          <w:sz w:val="24"/>
          <w:szCs w:val="24"/>
          <w:lang w:val="en-CA"/>
        </w:rPr>
        <w:t xml:space="preserve"> of the year and are not the spawning </w:t>
      </w:r>
      <w:r w:rsidR="009352E8" w:rsidRPr="00256DE4">
        <w:rPr>
          <w:rFonts w:ascii="Times New Roman" w:hAnsi="Times New Roman" w:cs="Times New Roman"/>
          <w:sz w:val="24"/>
          <w:szCs w:val="24"/>
          <w:lang w:val="en-CA"/>
        </w:rPr>
        <w:t>quarter</w:t>
      </w:r>
      <w:r w:rsidRPr="00256DE4">
        <w:rPr>
          <w:rFonts w:ascii="Times New Roman" w:hAnsi="Times New Roman" w:cs="Times New Roman"/>
          <w:sz w:val="24"/>
          <w:szCs w:val="24"/>
          <w:lang w:val="en-CA"/>
        </w:rPr>
        <w:t xml:space="preserve"> are calculated:</w:t>
      </w:r>
    </w:p>
    <w:p w14:paraId="5A82657A" w14:textId="77777777" w:rsidR="00BE5737" w:rsidRPr="00256DE4" w:rsidRDefault="00BE5737" w:rsidP="00BE5737">
      <w:pPr>
        <w:jc w:val="both"/>
        <w:rPr>
          <w:rFonts w:ascii="Times New Roman" w:hAnsi="Times New Roman" w:cs="Times New Roman"/>
          <w:sz w:val="24"/>
          <w:szCs w:val="24"/>
          <w:lang w:val="en-CA"/>
        </w:rPr>
      </w:pPr>
    </w:p>
    <w:p w14:paraId="577BD3AF" w14:textId="10454025" w:rsidR="00BE5737" w:rsidRPr="00256DE4" w:rsidRDefault="006E5632" w:rsidP="00BE5737">
      <w:pPr>
        <w:jc w:val="both"/>
        <w:rPr>
          <w:rFonts w:ascii="Times New Roman" w:hAnsi="Times New Roman" w:cs="Times New Roman"/>
          <w:b/>
          <w:bCs/>
          <w:sz w:val="24"/>
          <w:szCs w:val="24"/>
          <w:lang w:val="en-CA"/>
        </w:rPr>
      </w:pPr>
      <m:oMath>
        <m:sSub>
          <m:sSubPr>
            <m:ctrlPr>
              <w:rPr>
                <w:rFonts w:ascii="Cambria Math" w:hAnsi="Cambria Math" w:cs="Times New Roman"/>
                <w:b/>
                <w:bCs/>
                <w:sz w:val="24"/>
                <w:szCs w:val="24"/>
                <w:lang w:val="en-CA"/>
              </w:rPr>
            </m:ctrlPr>
          </m:sSubPr>
          <m:e>
            <m:r>
              <w:rPr>
                <w:rFonts w:ascii="Cambria Math" w:hAnsi="Cambria Math" w:cs="Times New Roman"/>
                <w:sz w:val="24"/>
                <w:szCs w:val="24"/>
                <w:lang w:val="en-CA"/>
              </w:rPr>
              <m:t>N</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r>
          <m:rPr>
            <m:sty m:val="p"/>
          </m:rPr>
          <w:rPr>
            <w:rFonts w:ascii="Cambria Math" w:hAnsi="Cambria Math" w:cs="Times New Roman"/>
            <w:sz w:val="24"/>
            <w:szCs w:val="24"/>
            <w:lang w:val="en-CA"/>
          </w:rPr>
          <m:t>=</m:t>
        </m:r>
        <m:sSub>
          <m:sSubPr>
            <m:ctrlPr>
              <w:rPr>
                <w:rFonts w:ascii="Cambria Math" w:hAnsi="Cambria Math" w:cs="Times New Roman"/>
                <w:b/>
                <w:bCs/>
                <w:sz w:val="24"/>
                <w:szCs w:val="24"/>
                <w:lang w:val="en-CA"/>
              </w:rPr>
            </m:ctrlPr>
          </m:sSubPr>
          <m:e>
            <m:acc>
              <m:accPr>
                <m:chr m:val="⃗"/>
                <m:ctrlPr>
                  <w:rPr>
                    <w:rFonts w:ascii="Cambria Math" w:hAnsi="Cambria Math" w:cs="Times New Roman"/>
                    <w:b/>
                    <w:bCs/>
                    <w:sz w:val="24"/>
                    <w:szCs w:val="24"/>
                    <w:lang w:val="en-CA"/>
                  </w:rPr>
                </m:ctrlPr>
              </m:accPr>
              <m:e>
                <m:r>
                  <w:rPr>
                    <w:rFonts w:ascii="Cambria Math" w:hAnsi="Cambria Math" w:cs="Times New Roman"/>
                    <w:sz w:val="24"/>
                    <w:szCs w:val="24"/>
                    <w:lang w:val="en-CA"/>
                  </w:rPr>
                  <m:t>N</m:t>
                </m:r>
              </m:e>
            </m:acc>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-1,</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r>
          <m:rPr>
            <m:sty m:val="p"/>
          </m:rPr>
          <w:rPr>
            <w:rFonts w:ascii="Cambria Math" w:hAnsi="Cambria Math" w:cs="Times New Roman"/>
            <w:sz w:val="24"/>
            <w:szCs w:val="24"/>
            <w:lang w:val="en-CA"/>
          </w:rPr>
          <m:t xml:space="preserve">∙ </m:t>
        </m:r>
        <m:sSup>
          <m:sSupPr>
            <m:ctrlPr>
              <w:rPr>
                <w:rFonts w:ascii="Cambria Math" w:hAnsi="Cambria Math" w:cs="Times New Roman"/>
                <w:b/>
                <w:bCs/>
                <w:sz w:val="24"/>
                <w:szCs w:val="24"/>
                <w:lang w:val="en-CA"/>
              </w:rPr>
            </m:ctrlPr>
          </m:sSupPr>
          <m:e>
            <m:r>
              <w:rPr>
                <w:rFonts w:ascii="Cambria Math" w:hAnsi="Cambria Math" w:cs="Times New Roman"/>
                <w:sz w:val="24"/>
                <w:szCs w:val="24"/>
                <w:lang w:val="en-CA"/>
              </w:rPr>
              <m:t>e</m:t>
            </m:r>
          </m:e>
          <m:sup>
            <m:r>
              <m:rPr>
                <m:sty m:val="p"/>
              </m:rPr>
              <w:rPr>
                <w:rFonts w:ascii="Cambria Math" w:hAnsi="Cambria Math" w:cs="Times New Roman"/>
                <w:sz w:val="24"/>
                <w:szCs w:val="24"/>
                <w:lang w:val="en-CA"/>
              </w:rPr>
              <m:t>-</m:t>
            </m:r>
            <m:sSub>
              <m:sSubPr>
                <m:ctrlPr>
                  <w:rPr>
                    <w:rFonts w:ascii="Cambria Math" w:hAnsi="Cambria Math" w:cs="Times New Roman"/>
                    <w:b/>
                    <w:bCs/>
                    <w:sz w:val="24"/>
                    <w:szCs w:val="24"/>
                    <w:lang w:val="en-CA"/>
                  </w:rPr>
                </m:ctrlPr>
              </m:sSubPr>
              <m:e>
                <m:r>
                  <w:rPr>
                    <w:rFonts w:ascii="Cambria Math" w:hAnsi="Cambria Math" w:cs="Times New Roman"/>
                    <w:sz w:val="24"/>
                    <w:szCs w:val="24"/>
                    <w:lang w:val="en-CA"/>
                  </w:rPr>
                  <m:t>Z</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-1,</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sup>
        </m:sSup>
      </m:oMath>
      <w:r w:rsidR="00BE5737" w:rsidRPr="00256DE4">
        <w:rPr>
          <w:rFonts w:ascii="Times New Roman" w:hAnsi="Times New Roman" w:cs="Times New Roman"/>
          <w:b/>
          <w:bCs/>
          <w:sz w:val="24"/>
          <w:szCs w:val="24"/>
          <w:lang w:val="en-CA"/>
        </w:rPr>
        <w:t xml:space="preserve"> </w:t>
      </w:r>
      <w:r w:rsidR="00BE5737" w:rsidRPr="00256DE4">
        <w:rPr>
          <w:rFonts w:ascii="Times New Roman" w:hAnsi="Times New Roman" w:cs="Times New Roman"/>
          <w:b/>
          <w:bCs/>
          <w:sz w:val="24"/>
          <w:szCs w:val="24"/>
          <w:lang w:val="en-CA"/>
        </w:rPr>
        <w:tab/>
      </w:r>
      <w:r w:rsidR="00BE5737" w:rsidRPr="00256DE4">
        <w:rPr>
          <w:rFonts w:ascii="Times New Roman" w:hAnsi="Times New Roman" w:cs="Times New Roman"/>
          <w:b/>
          <w:bCs/>
          <w:sz w:val="24"/>
          <w:szCs w:val="24"/>
          <w:lang w:val="en-CA"/>
        </w:rPr>
        <w:tab/>
      </w:r>
      <w:r w:rsidR="00BE5737" w:rsidRPr="00256DE4">
        <w:rPr>
          <w:rFonts w:ascii="Times New Roman" w:hAnsi="Times New Roman" w:cs="Times New Roman"/>
          <w:b/>
          <w:bCs/>
          <w:sz w:val="24"/>
          <w:szCs w:val="24"/>
          <w:lang w:val="en-CA"/>
        </w:rPr>
        <w:tab/>
      </w:r>
      <w:r w:rsidR="00BE5737" w:rsidRPr="00256DE4">
        <w:rPr>
          <w:rFonts w:ascii="Times New Roman" w:hAnsi="Times New Roman" w:cs="Times New Roman"/>
          <w:b/>
          <w:bCs/>
          <w:sz w:val="24"/>
          <w:szCs w:val="24"/>
          <w:lang w:val="en-CA"/>
        </w:rPr>
        <w:tab/>
      </w:r>
      <w:r w:rsidR="00BE5737" w:rsidRPr="00256DE4">
        <w:rPr>
          <w:rFonts w:ascii="Times New Roman" w:hAnsi="Times New Roman" w:cs="Times New Roman"/>
          <w:b/>
          <w:bCs/>
          <w:sz w:val="24"/>
          <w:szCs w:val="24"/>
          <w:lang w:val="en-CA"/>
        </w:rPr>
        <w:tab/>
      </w:r>
      <w:r w:rsidR="00BE5737" w:rsidRPr="00256DE4">
        <w:rPr>
          <w:rFonts w:ascii="Times New Roman" w:hAnsi="Times New Roman" w:cs="Times New Roman"/>
          <w:b/>
          <w:bCs/>
          <w:sz w:val="24"/>
          <w:szCs w:val="24"/>
          <w:lang w:val="en-CA"/>
        </w:rPr>
        <w:tab/>
      </w:r>
      <w:r w:rsidR="00E159CB">
        <w:rPr>
          <w:rFonts w:ascii="Times New Roman" w:hAnsi="Times New Roman" w:cs="Times New Roman"/>
          <w:b/>
          <w:bCs/>
          <w:sz w:val="24"/>
          <w:szCs w:val="24"/>
          <w:lang w:val="en-CA"/>
        </w:rPr>
        <w:tab/>
      </w:r>
      <w:r w:rsidR="00BE5737" w:rsidRPr="00256DE4">
        <w:rPr>
          <w:rFonts w:ascii="Times New Roman" w:hAnsi="Times New Roman" w:cs="Times New Roman"/>
          <w:bCs/>
          <w:sz w:val="24"/>
          <w:szCs w:val="24"/>
          <w:lang w:val="en-CA"/>
        </w:rPr>
        <w:t>(3.</w:t>
      </w:r>
      <w:r w:rsidR="00E159CB" w:rsidRPr="00256DE4">
        <w:rPr>
          <w:rFonts w:ascii="Times New Roman" w:hAnsi="Times New Roman" w:cs="Times New Roman"/>
          <w:bCs/>
          <w:sz w:val="24"/>
          <w:szCs w:val="24"/>
          <w:lang w:val="en-CA"/>
        </w:rPr>
        <w:t>1</w:t>
      </w:r>
      <w:r w:rsidR="00E159CB">
        <w:rPr>
          <w:rFonts w:ascii="Times New Roman" w:hAnsi="Times New Roman" w:cs="Times New Roman"/>
          <w:bCs/>
          <w:sz w:val="24"/>
          <w:szCs w:val="24"/>
          <w:lang w:val="en-CA"/>
        </w:rPr>
        <w:t>7</w:t>
      </w:r>
      <w:r w:rsidR="00BE5737" w:rsidRPr="00256DE4">
        <w:rPr>
          <w:rFonts w:ascii="Times New Roman" w:hAnsi="Times New Roman" w:cs="Times New Roman"/>
          <w:bCs/>
          <w:sz w:val="24"/>
          <w:szCs w:val="24"/>
          <w:lang w:val="en-CA"/>
        </w:rPr>
        <w:t>)</w:t>
      </w:r>
    </w:p>
    <w:p w14:paraId="4474BCA9" w14:textId="77777777" w:rsidR="00BE5737" w:rsidRPr="00256DE4" w:rsidRDefault="00BE5737" w:rsidP="00BE5737">
      <w:pPr>
        <w:jc w:val="both"/>
        <w:rPr>
          <w:rFonts w:ascii="Times New Roman" w:hAnsi="Times New Roman" w:cs="Times New Roman"/>
          <w:sz w:val="24"/>
          <w:szCs w:val="24"/>
          <w:lang w:val="en-CA"/>
        </w:rPr>
      </w:pPr>
    </w:p>
    <w:p w14:paraId="4D76824D" w14:textId="66BBE6A8" w:rsidR="00BE5737" w:rsidRPr="00256DE4" w:rsidRDefault="00BE5737" w:rsidP="00BE5737">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In each </w:t>
      </w:r>
      <w:r w:rsidR="009352E8" w:rsidRPr="00256DE4">
        <w:rPr>
          <w:rFonts w:ascii="Times New Roman" w:hAnsi="Times New Roman" w:cs="Times New Roman"/>
          <w:sz w:val="24"/>
          <w:szCs w:val="24"/>
          <w:lang w:val="en-CA"/>
        </w:rPr>
        <w:t>quarter</w:t>
      </w:r>
      <w:r w:rsidRPr="00256DE4">
        <w:rPr>
          <w:rFonts w:ascii="Times New Roman" w:hAnsi="Times New Roman" w:cs="Times New Roman"/>
          <w:sz w:val="24"/>
          <w:szCs w:val="24"/>
          <w:lang w:val="en-CA"/>
        </w:rPr>
        <w:t xml:space="preserve">, </w:t>
      </w:r>
      <w:del w:id="549" w:author="Thomas Carruthers" w:date="2019-09-05T21:34:00Z">
        <w:r w:rsidRPr="00256DE4" w:rsidDel="00D31ECB">
          <w:rPr>
            <w:rFonts w:ascii="Times New Roman" w:hAnsi="Times New Roman" w:cs="Times New Roman"/>
            <w:sz w:val="24"/>
            <w:szCs w:val="24"/>
            <w:lang w:val="en-CA"/>
          </w:rPr>
          <w:delText xml:space="preserve">after </w:delText>
        </w:r>
      </w:del>
      <w:ins w:id="550" w:author="Thomas Carruthers" w:date="2019-09-05T21:34:00Z">
        <w:r w:rsidR="00D31ECB">
          <w:rPr>
            <w:rFonts w:ascii="Times New Roman" w:hAnsi="Times New Roman" w:cs="Times New Roman"/>
            <w:sz w:val="24"/>
            <w:szCs w:val="24"/>
            <w:lang w:val="en-CA"/>
          </w:rPr>
          <w:t>before</w:t>
        </w:r>
        <w:r w:rsidR="00D31ECB" w:rsidRPr="00256DE4">
          <w:rPr>
            <w:rFonts w:ascii="Times New Roman" w:hAnsi="Times New Roman" w:cs="Times New Roman"/>
            <w:sz w:val="24"/>
            <w:szCs w:val="24"/>
            <w:lang w:val="en-CA"/>
          </w:rPr>
          <w:t xml:space="preserve"> </w:t>
        </w:r>
      </w:ins>
      <w:r w:rsidRPr="00256DE4">
        <w:rPr>
          <w:rFonts w:ascii="Times New Roman" w:hAnsi="Times New Roman" w:cs="Times New Roman"/>
          <w:sz w:val="24"/>
          <w:szCs w:val="24"/>
          <w:lang w:val="en-CA"/>
        </w:rPr>
        <w:t>mortality and recruitment, fish are moved according to an age</w:t>
      </w:r>
      <w:r w:rsidR="00B73258">
        <w:rPr>
          <w:rFonts w:ascii="Times New Roman" w:hAnsi="Times New Roman" w:cs="Times New Roman"/>
          <w:sz w:val="24"/>
          <w:szCs w:val="24"/>
          <w:lang w:val="en-CA"/>
        </w:rPr>
        <w:t>-class</w:t>
      </w:r>
      <w:r w:rsidRPr="00256DE4">
        <w:rPr>
          <w:rFonts w:ascii="Times New Roman" w:hAnsi="Times New Roman" w:cs="Times New Roman"/>
          <w:sz w:val="24"/>
          <w:szCs w:val="24"/>
          <w:lang w:val="en-CA"/>
        </w:rPr>
        <w:t xml:space="preserve">-specific Markov transition matrix </w:t>
      </w:r>
      <w:r w:rsidRPr="00256DE4">
        <w:rPr>
          <w:rFonts w:ascii="Times New Roman" w:hAnsi="Times New Roman" w:cs="Times New Roman"/>
          <w:i/>
          <w:sz w:val="24"/>
          <w:szCs w:val="24"/>
          <w:lang w:val="en-CA"/>
        </w:rPr>
        <w:t>mov</w:t>
      </w:r>
      <w:r w:rsidRPr="00256DE4">
        <w:rPr>
          <w:rFonts w:ascii="Times New Roman" w:hAnsi="Times New Roman" w:cs="Times New Roman"/>
          <w:sz w:val="24"/>
          <w:szCs w:val="24"/>
          <w:lang w:val="en-CA"/>
        </w:rPr>
        <w:t xml:space="preserve"> that represents the probability of a fish moving from </w:t>
      </w:r>
      <w:proofErr w:type="spellStart"/>
      <w:r w:rsidR="00524960">
        <w:rPr>
          <w:rFonts w:ascii="Times New Roman" w:hAnsi="Times New Roman" w:cs="Times New Roman"/>
          <w:sz w:val="24"/>
          <w:szCs w:val="24"/>
          <w:lang w:val="en-CA"/>
        </w:rPr>
        <w:t>statum</w:t>
      </w:r>
      <w:proofErr w:type="spellEnd"/>
      <w:r w:rsidR="00524960" w:rsidRPr="00256DE4">
        <w:rPr>
          <w:rFonts w:ascii="Times New Roman" w:hAnsi="Times New Roman" w:cs="Times New Roman"/>
          <w:sz w:val="24"/>
          <w:szCs w:val="24"/>
          <w:lang w:val="en-CA"/>
        </w:rPr>
        <w:t xml:space="preserve"> </w:t>
      </w:r>
      <w:r w:rsidRPr="00256DE4">
        <w:rPr>
          <w:rFonts w:ascii="Times New Roman" w:hAnsi="Times New Roman" w:cs="Times New Roman"/>
          <w:i/>
          <w:sz w:val="24"/>
          <w:szCs w:val="24"/>
          <w:lang w:val="en-CA"/>
        </w:rPr>
        <w:t>k</w:t>
      </w:r>
      <w:r w:rsidRPr="00256DE4">
        <w:rPr>
          <w:rFonts w:ascii="Times New Roman" w:hAnsi="Times New Roman" w:cs="Times New Roman"/>
          <w:sz w:val="24"/>
          <w:szCs w:val="24"/>
          <w:lang w:val="en-CA"/>
        </w:rPr>
        <w:t xml:space="preserve"> to </w:t>
      </w:r>
      <w:r w:rsidR="00524960">
        <w:rPr>
          <w:rFonts w:ascii="Times New Roman" w:hAnsi="Times New Roman" w:cs="Times New Roman"/>
          <w:sz w:val="24"/>
          <w:szCs w:val="24"/>
          <w:lang w:val="en-CA"/>
        </w:rPr>
        <w:t>stratum</w:t>
      </w:r>
      <w:r w:rsidR="00524960" w:rsidRPr="00256DE4">
        <w:rPr>
          <w:rFonts w:ascii="Times New Roman" w:hAnsi="Times New Roman" w:cs="Times New Roman"/>
          <w:sz w:val="24"/>
          <w:szCs w:val="24"/>
          <w:lang w:val="en-CA"/>
        </w:rPr>
        <w:t xml:space="preserve"> </w:t>
      </w:r>
      <w:r w:rsidRPr="00256DE4">
        <w:rPr>
          <w:rFonts w:ascii="Times New Roman" w:hAnsi="Times New Roman" w:cs="Times New Roman"/>
          <w:i/>
          <w:sz w:val="24"/>
          <w:szCs w:val="24"/>
          <w:lang w:val="en-CA"/>
        </w:rPr>
        <w:t>r</w:t>
      </w:r>
      <w:r w:rsidRPr="00256DE4">
        <w:rPr>
          <w:rFonts w:ascii="Times New Roman" w:hAnsi="Times New Roman" w:cs="Times New Roman"/>
          <w:sz w:val="24"/>
          <w:szCs w:val="24"/>
          <w:lang w:val="en-CA"/>
        </w:rPr>
        <w:t xml:space="preserve"> at the end of the </w:t>
      </w:r>
      <w:r w:rsidR="009352E8" w:rsidRPr="00256DE4">
        <w:rPr>
          <w:rFonts w:ascii="Times New Roman" w:hAnsi="Times New Roman" w:cs="Times New Roman"/>
          <w:sz w:val="24"/>
          <w:szCs w:val="24"/>
          <w:lang w:val="en-CA"/>
        </w:rPr>
        <w:t>quarter</w:t>
      </w:r>
      <w:r w:rsidRPr="00256DE4">
        <w:rPr>
          <w:rFonts w:ascii="Times New Roman" w:hAnsi="Times New Roman" w:cs="Times New Roman"/>
          <w:sz w:val="24"/>
          <w:szCs w:val="24"/>
          <w:lang w:val="en-CA"/>
        </w:rPr>
        <w:t xml:space="preserve"> </w:t>
      </w:r>
      <w:r w:rsidRPr="00256DE4">
        <w:rPr>
          <w:rFonts w:ascii="Times New Roman" w:hAnsi="Times New Roman" w:cs="Times New Roman"/>
          <w:i/>
          <w:sz w:val="24"/>
          <w:szCs w:val="24"/>
          <w:lang w:val="en-CA"/>
        </w:rPr>
        <w:t>m</w:t>
      </w:r>
      <w:r w:rsidRPr="00256DE4">
        <w:rPr>
          <w:rFonts w:ascii="Times New Roman" w:hAnsi="Times New Roman" w:cs="Times New Roman"/>
          <w:sz w:val="24"/>
          <w:szCs w:val="24"/>
          <w:lang w:val="en-CA"/>
        </w:rPr>
        <w:t>:</w:t>
      </w:r>
    </w:p>
    <w:p w14:paraId="567194D2" w14:textId="77777777" w:rsidR="00BE5737" w:rsidRPr="00256DE4" w:rsidRDefault="00BE5737" w:rsidP="00BE5737">
      <w:pPr>
        <w:jc w:val="both"/>
        <w:rPr>
          <w:rFonts w:ascii="Times New Roman" w:hAnsi="Times New Roman" w:cs="Times New Roman"/>
          <w:sz w:val="24"/>
          <w:szCs w:val="24"/>
          <w:lang w:val="en-CA"/>
        </w:rPr>
      </w:pPr>
    </w:p>
    <w:p w14:paraId="5E6715C0" w14:textId="2402A59E" w:rsidR="00BE5737" w:rsidRPr="00256DE4" w:rsidRDefault="006E5632" w:rsidP="00BE5737">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acc>
              <m:accPr>
                <m:chr m:val="⃗"/>
                <m:ctrlPr>
                  <w:rPr>
                    <w:rFonts w:ascii="Cambria Math" w:hAnsi="Cambria Math" w:cs="Times New Roman"/>
                    <w:sz w:val="24"/>
                    <w:szCs w:val="24"/>
                    <w:lang w:val="en-CA"/>
                  </w:rPr>
                </m:ctrlPr>
              </m:accPr>
              <m:e>
                <m:r>
                  <w:rPr>
                    <w:rFonts w:ascii="Cambria Math" w:hAnsi="Cambria Math" w:cs="Times New Roman"/>
                    <w:sz w:val="24"/>
                    <w:szCs w:val="24"/>
                    <w:lang w:val="en-CA"/>
                  </w:rPr>
                  <m:t>N</m:t>
                </m:r>
              </m:e>
            </m:acc>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r>
          <m:rPr>
            <m:sty m:val="p"/>
          </m:rPr>
          <w:rPr>
            <w:rFonts w:ascii="Cambria Math" w:hAnsi="Cambria Math" w:cs="Times New Roman"/>
            <w:sz w:val="24"/>
            <w:szCs w:val="24"/>
            <w:lang w:val="en-CA"/>
          </w:rPr>
          <m:t>=</m:t>
        </m:r>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k</m:t>
            </m:r>
          </m:sub>
          <m:sup/>
          <m:e>
            <m:sSub>
              <m:sSubPr>
                <m:ctrlPr>
                  <w:rPr>
                    <w:rFonts w:ascii="Cambria Math" w:hAnsi="Cambria Math" w:cs="Times New Roman"/>
                    <w:sz w:val="24"/>
                    <w:szCs w:val="24"/>
                    <w:lang w:val="en-CA"/>
                  </w:rPr>
                </m:ctrlPr>
              </m:sSubPr>
              <m:e>
                <m:r>
                  <w:rPr>
                    <w:rFonts w:ascii="Cambria Math" w:hAnsi="Cambria Math" w:cs="Times New Roman"/>
                    <w:sz w:val="24"/>
                    <w:szCs w:val="24"/>
                    <w:lang w:val="en-CA"/>
                  </w:rPr>
                  <m:t>N</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k</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mov</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,a,</m:t>
                </m:r>
                <m:r>
                  <w:rPr>
                    <w:rFonts w:ascii="Cambria Math" w:hAnsi="Cambria Math" w:cs="Times New Roman"/>
                    <w:sz w:val="24"/>
                    <w:szCs w:val="24"/>
                    <w:lang w:val="en-CA"/>
                  </w:rPr>
                  <m:t>k</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e>
        </m:nary>
      </m:oMath>
      <w:r w:rsidR="00BE5737" w:rsidRPr="00256DE4">
        <w:rPr>
          <w:rFonts w:ascii="Times New Roman" w:hAnsi="Times New Roman" w:cs="Times New Roman"/>
          <w:sz w:val="24"/>
          <w:szCs w:val="24"/>
          <w:lang w:val="en-CA"/>
        </w:rPr>
        <w:t xml:space="preserve"> </w:t>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E159CB">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(3.</w:t>
      </w:r>
      <w:r w:rsidR="00E159CB" w:rsidRPr="00256DE4">
        <w:rPr>
          <w:rFonts w:ascii="Times New Roman" w:hAnsi="Times New Roman" w:cs="Times New Roman"/>
          <w:sz w:val="24"/>
          <w:szCs w:val="24"/>
          <w:lang w:val="en-CA"/>
        </w:rPr>
        <w:t>1</w:t>
      </w:r>
      <w:r w:rsidR="00E159CB">
        <w:rPr>
          <w:rFonts w:ascii="Times New Roman" w:hAnsi="Times New Roman" w:cs="Times New Roman"/>
          <w:sz w:val="24"/>
          <w:szCs w:val="24"/>
          <w:lang w:val="en-CA"/>
        </w:rPr>
        <w:t>8</w:t>
      </w:r>
      <w:r w:rsidR="00BE5737" w:rsidRPr="00256DE4">
        <w:rPr>
          <w:rFonts w:ascii="Times New Roman" w:hAnsi="Times New Roman" w:cs="Times New Roman"/>
          <w:sz w:val="24"/>
          <w:szCs w:val="24"/>
          <w:lang w:val="en-CA"/>
        </w:rPr>
        <w:t>)</w:t>
      </w:r>
    </w:p>
    <w:p w14:paraId="33BA624F" w14:textId="77777777" w:rsidR="00BE5737" w:rsidRPr="00256DE4" w:rsidRDefault="00BE5737" w:rsidP="00BE5737">
      <w:pPr>
        <w:jc w:val="both"/>
        <w:rPr>
          <w:rFonts w:ascii="Times New Roman" w:hAnsi="Times New Roman" w:cs="Times New Roman"/>
          <w:sz w:val="24"/>
          <w:szCs w:val="24"/>
          <w:lang w:val="en-CA"/>
        </w:rPr>
      </w:pPr>
    </w:p>
    <w:p w14:paraId="105A3855" w14:textId="77777777" w:rsidR="00BE5737" w:rsidRPr="00256DE4" w:rsidRDefault="00BE5737" w:rsidP="00BE5737">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The movement matrix is calculated from a log-space matrix </w:t>
      </w:r>
      <w:proofErr w:type="spellStart"/>
      <w:r w:rsidRPr="00256DE4">
        <w:rPr>
          <w:rFonts w:ascii="Times New Roman" w:hAnsi="Times New Roman" w:cs="Times New Roman"/>
          <w:i/>
          <w:sz w:val="24"/>
          <w:szCs w:val="24"/>
          <w:lang w:val="en-CA"/>
        </w:rPr>
        <w:t>lnmov</w:t>
      </w:r>
      <w:proofErr w:type="spellEnd"/>
      <w:r w:rsidRPr="00256DE4">
        <w:rPr>
          <w:rFonts w:ascii="Times New Roman" w:hAnsi="Times New Roman" w:cs="Times New Roman"/>
          <w:sz w:val="24"/>
          <w:szCs w:val="24"/>
          <w:lang w:val="en-CA"/>
        </w:rPr>
        <w:t xml:space="preserve"> and a logit model to ensure each row (</w:t>
      </w:r>
      <w:r w:rsidRPr="00256DE4">
        <w:rPr>
          <w:rFonts w:ascii="Times New Roman" w:hAnsi="Times New Roman" w:cs="Times New Roman"/>
          <w:i/>
          <w:sz w:val="24"/>
          <w:szCs w:val="24"/>
          <w:lang w:val="en-CA"/>
        </w:rPr>
        <w:t>k</w:t>
      </w:r>
      <w:r w:rsidRPr="00256DE4">
        <w:rPr>
          <w:rFonts w:ascii="Times New Roman" w:hAnsi="Times New Roman" w:cs="Times New Roman"/>
          <w:sz w:val="24"/>
          <w:szCs w:val="24"/>
          <w:lang w:val="en-CA"/>
        </w:rPr>
        <w:t>) sums to 1:</w:t>
      </w:r>
    </w:p>
    <w:p w14:paraId="702FE13A" w14:textId="77777777" w:rsidR="00BE5737" w:rsidRPr="00256DE4" w:rsidRDefault="00BE5737" w:rsidP="00BE5737">
      <w:pPr>
        <w:jc w:val="both"/>
        <w:rPr>
          <w:rFonts w:ascii="Times New Roman" w:hAnsi="Times New Roman" w:cs="Times New Roman"/>
          <w:sz w:val="24"/>
          <w:szCs w:val="24"/>
          <w:lang w:val="en-CA"/>
        </w:rPr>
      </w:pPr>
    </w:p>
    <w:p w14:paraId="77E071CB" w14:textId="149865A9" w:rsidR="00BE5737" w:rsidRPr="00256DE4" w:rsidRDefault="006E5632" w:rsidP="00BE5737">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r>
              <w:rPr>
                <w:rFonts w:ascii="Cambria Math" w:hAnsi="Cambria Math" w:cs="Times New Roman"/>
                <w:sz w:val="24"/>
                <w:szCs w:val="24"/>
                <w:lang w:val="en-CA"/>
              </w:rPr>
              <m:t>mov</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,a,</m:t>
            </m:r>
            <m:r>
              <w:rPr>
                <w:rFonts w:ascii="Cambria Math" w:hAnsi="Cambria Math" w:cs="Times New Roman"/>
                <w:sz w:val="24"/>
                <w:szCs w:val="24"/>
                <w:lang w:val="en-CA"/>
              </w:rPr>
              <m:t>k</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r>
          <m:rPr>
            <m:sty m:val="p"/>
          </m:rPr>
          <w:rPr>
            <w:rFonts w:ascii="Cambria Math" w:hAnsi="Cambria Math" w:cs="Times New Roman"/>
            <w:sz w:val="24"/>
            <w:szCs w:val="24"/>
            <w:lang w:val="en-CA"/>
          </w:rPr>
          <m:t>=</m:t>
        </m:r>
        <m:f>
          <m:fPr>
            <m:type m:val="lin"/>
            <m:ctrlPr>
              <w:rPr>
                <w:rFonts w:ascii="Cambria Math" w:hAnsi="Cambria Math" w:cs="Times New Roman"/>
                <w:sz w:val="24"/>
                <w:szCs w:val="24"/>
                <w:lang w:val="en-CA"/>
              </w:rPr>
            </m:ctrlPr>
          </m:fPr>
          <m:num>
            <m:sSup>
              <m:sSupPr>
                <m:ctrlPr>
                  <w:rPr>
                    <w:rFonts w:ascii="Cambria Math" w:hAnsi="Cambria Math" w:cs="Times New Roman"/>
                    <w:sz w:val="24"/>
                    <w:szCs w:val="24"/>
                    <w:lang w:val="en-CA"/>
                  </w:rPr>
                </m:ctrlPr>
              </m:sSupPr>
              <m:e>
                <m:r>
                  <w:rPr>
                    <w:rFonts w:ascii="Cambria Math" w:hAnsi="Cambria Math" w:cs="Times New Roman"/>
                    <w:sz w:val="24"/>
                    <w:szCs w:val="24"/>
                    <w:lang w:val="en-CA"/>
                  </w:rPr>
                  <m:t>e</m:t>
                </m:r>
              </m:e>
              <m:sup>
                <m:sSub>
                  <m:sSubPr>
                    <m:ctrlPr>
                      <w:rPr>
                        <w:rFonts w:ascii="Cambria Math" w:hAnsi="Cambria Math" w:cs="Times New Roman"/>
                        <w:sz w:val="24"/>
                        <w:szCs w:val="24"/>
                        <w:lang w:val="en-CA"/>
                      </w:rPr>
                    </m:ctrlPr>
                  </m:sSubPr>
                  <m:e>
                    <m:r>
                      <w:rPr>
                        <w:rFonts w:ascii="Cambria Math" w:hAnsi="Cambria Math" w:cs="Times New Roman"/>
                        <w:sz w:val="24"/>
                        <w:szCs w:val="24"/>
                        <w:lang w:val="en-CA"/>
                      </w:rPr>
                      <m:t>lnmov</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,a,</m:t>
                    </m:r>
                    <m:r>
                      <w:rPr>
                        <w:rFonts w:ascii="Cambria Math" w:hAnsi="Cambria Math" w:cs="Times New Roman"/>
                        <w:sz w:val="24"/>
                        <w:szCs w:val="24"/>
                        <w:lang w:val="en-CA"/>
                      </w:rPr>
                      <m:t>k</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sup>
            </m:sSup>
          </m:num>
          <m:den>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r</m:t>
                </m:r>
              </m:sub>
              <m:sup/>
              <m:e>
                <m:sSup>
                  <m:sSupPr>
                    <m:ctrlPr>
                      <w:rPr>
                        <w:rFonts w:ascii="Cambria Math" w:hAnsi="Cambria Math" w:cs="Times New Roman"/>
                        <w:sz w:val="24"/>
                        <w:szCs w:val="24"/>
                        <w:lang w:val="en-CA"/>
                      </w:rPr>
                    </m:ctrlPr>
                  </m:sSupPr>
                  <m:e>
                    <m:r>
                      <w:rPr>
                        <w:rFonts w:ascii="Cambria Math" w:hAnsi="Cambria Math" w:cs="Times New Roman"/>
                        <w:sz w:val="24"/>
                        <w:szCs w:val="24"/>
                        <w:lang w:val="en-CA"/>
                      </w:rPr>
                      <m:t>e</m:t>
                    </m:r>
                  </m:e>
                  <m:sup>
                    <m:sSub>
                      <m:sSubPr>
                        <m:ctrlPr>
                          <w:rPr>
                            <w:rFonts w:ascii="Cambria Math" w:hAnsi="Cambria Math" w:cs="Times New Roman"/>
                            <w:sz w:val="24"/>
                            <w:szCs w:val="24"/>
                            <w:lang w:val="en-CA"/>
                          </w:rPr>
                        </m:ctrlPr>
                      </m:sSubPr>
                      <m:e>
                        <m:r>
                          <w:rPr>
                            <w:rFonts w:ascii="Cambria Math" w:hAnsi="Cambria Math" w:cs="Times New Roman"/>
                            <w:sz w:val="24"/>
                            <w:szCs w:val="24"/>
                            <w:lang w:val="en-CA"/>
                          </w:rPr>
                          <m:t>lnmov</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,a,</m:t>
                        </m:r>
                        <m:r>
                          <w:rPr>
                            <w:rFonts w:ascii="Cambria Math" w:hAnsi="Cambria Math" w:cs="Times New Roman"/>
                            <w:sz w:val="24"/>
                            <w:szCs w:val="24"/>
                            <w:lang w:val="en-CA"/>
                          </w:rPr>
                          <m:t>k</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sup>
                </m:sSup>
              </m:e>
            </m:nary>
          </m:den>
        </m:f>
      </m:oMath>
      <w:r w:rsidR="00BE5737" w:rsidRPr="00256DE4">
        <w:rPr>
          <w:rFonts w:ascii="Times New Roman" w:hAnsi="Times New Roman" w:cs="Times New Roman"/>
          <w:sz w:val="24"/>
          <w:szCs w:val="24"/>
          <w:lang w:val="en-CA"/>
        </w:rPr>
        <w:t xml:space="preserve"> </w:t>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E159CB">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(3.</w:t>
      </w:r>
      <w:r w:rsidR="00E159CB" w:rsidRPr="00256DE4">
        <w:rPr>
          <w:rFonts w:ascii="Times New Roman" w:hAnsi="Times New Roman" w:cs="Times New Roman"/>
          <w:sz w:val="24"/>
          <w:szCs w:val="24"/>
          <w:lang w:val="en-CA"/>
        </w:rPr>
        <w:t>1</w:t>
      </w:r>
      <w:r w:rsidR="00E159CB">
        <w:rPr>
          <w:rFonts w:ascii="Times New Roman" w:hAnsi="Times New Roman" w:cs="Times New Roman"/>
          <w:sz w:val="24"/>
          <w:szCs w:val="24"/>
          <w:lang w:val="en-CA"/>
        </w:rPr>
        <w:t>9</w:t>
      </w:r>
      <w:r w:rsidR="00BE5737" w:rsidRPr="00256DE4">
        <w:rPr>
          <w:rFonts w:ascii="Times New Roman" w:hAnsi="Times New Roman" w:cs="Times New Roman"/>
          <w:sz w:val="24"/>
          <w:szCs w:val="24"/>
          <w:lang w:val="en-CA"/>
        </w:rPr>
        <w:t>)</w:t>
      </w:r>
    </w:p>
    <w:p w14:paraId="787A5F05" w14:textId="77777777" w:rsidR="00BE5737" w:rsidRPr="00256DE4" w:rsidRDefault="00BE5737" w:rsidP="00BE5737">
      <w:pPr>
        <w:jc w:val="both"/>
        <w:rPr>
          <w:rFonts w:ascii="Times New Roman" w:hAnsi="Times New Roman" w:cs="Times New Roman"/>
          <w:sz w:val="24"/>
          <w:szCs w:val="24"/>
          <w:lang w:val="en-CA"/>
        </w:rPr>
      </w:pPr>
    </w:p>
    <w:p w14:paraId="099C40C6" w14:textId="1F708A82" w:rsidR="00BE5737" w:rsidRPr="00256DE4" w:rsidRDefault="00BE5737" w:rsidP="00BE5737">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Size/age stratification for movement models will initially be attempted for three age groups: </w:t>
      </w:r>
      <w:r w:rsidR="007F7E3D">
        <w:rPr>
          <w:rFonts w:ascii="Times New Roman" w:hAnsi="Times New Roman" w:cs="Times New Roman"/>
          <w:sz w:val="24"/>
          <w:szCs w:val="24"/>
          <w:lang w:val="en-CA"/>
        </w:rPr>
        <w:t>1</w:t>
      </w:r>
      <w:r w:rsidRPr="00256DE4">
        <w:rPr>
          <w:rFonts w:ascii="Times New Roman" w:hAnsi="Times New Roman" w:cs="Times New Roman"/>
          <w:sz w:val="24"/>
          <w:szCs w:val="24"/>
          <w:lang w:val="en-CA"/>
        </w:rPr>
        <w:t>-</w:t>
      </w:r>
      <w:r w:rsidR="007F7E3D">
        <w:rPr>
          <w:rFonts w:ascii="Times New Roman" w:hAnsi="Times New Roman" w:cs="Times New Roman"/>
          <w:sz w:val="24"/>
          <w:szCs w:val="24"/>
          <w:lang w:val="en-CA"/>
        </w:rPr>
        <w:t>4</w:t>
      </w:r>
      <w:r w:rsidRPr="00256DE4">
        <w:rPr>
          <w:rFonts w:ascii="Times New Roman" w:hAnsi="Times New Roman" w:cs="Times New Roman"/>
          <w:sz w:val="24"/>
          <w:szCs w:val="24"/>
          <w:lang w:val="en-CA"/>
        </w:rPr>
        <w:t xml:space="preserve">, </w:t>
      </w:r>
      <w:r w:rsidR="007F7E3D">
        <w:rPr>
          <w:rFonts w:ascii="Times New Roman" w:hAnsi="Times New Roman" w:cs="Times New Roman"/>
          <w:sz w:val="24"/>
          <w:szCs w:val="24"/>
          <w:lang w:val="en-CA"/>
        </w:rPr>
        <w:t>5</w:t>
      </w:r>
      <w:r w:rsidRPr="00256DE4">
        <w:rPr>
          <w:rFonts w:ascii="Times New Roman" w:hAnsi="Times New Roman" w:cs="Times New Roman"/>
          <w:sz w:val="24"/>
          <w:szCs w:val="24"/>
          <w:lang w:val="en-CA"/>
        </w:rPr>
        <w:t>-8 and 9+ years (this will be kept the same for the Western Atlantic and the Eastern Atlantic/Mediterranean,</w:t>
      </w:r>
      <w:r w:rsidR="008253AC" w:rsidRPr="00256DE4">
        <w:rPr>
          <w:rFonts w:ascii="Times New Roman" w:hAnsi="Times New Roman" w:cs="Times New Roman"/>
          <w:sz w:val="24"/>
          <w:szCs w:val="24"/>
          <w:lang w:val="en-CA"/>
        </w:rPr>
        <w:t xml:space="preserve"> </w:t>
      </w:r>
      <w:r w:rsidRPr="00256DE4">
        <w:rPr>
          <w:rFonts w:ascii="Times New Roman" w:hAnsi="Times New Roman" w:cs="Times New Roman"/>
          <w:sz w:val="24"/>
          <w:szCs w:val="24"/>
          <w:lang w:val="en-CA"/>
        </w:rPr>
        <w:t>but should be re-evaluated for the East as future data become available).</w:t>
      </w:r>
    </w:p>
    <w:p w14:paraId="4A6DAC71" w14:textId="232E5C81" w:rsidR="00BE5737" w:rsidRDefault="00BE5737" w:rsidP="00BE5737">
      <w:pPr>
        <w:jc w:val="both"/>
        <w:rPr>
          <w:rFonts w:ascii="Times New Roman" w:hAnsi="Times New Roman" w:cs="Times New Roman"/>
          <w:sz w:val="24"/>
          <w:szCs w:val="24"/>
          <w:lang w:val="en-CA"/>
        </w:rPr>
      </w:pPr>
    </w:p>
    <w:p w14:paraId="197EBE32" w14:textId="0FF7F9D3" w:rsidR="006E143C" w:rsidRPr="00256DE4" w:rsidRDefault="006E143C" w:rsidP="006E143C">
      <w:pPr>
        <w:jc w:val="both"/>
        <w:rPr>
          <w:rFonts w:ascii="Times New Roman" w:hAnsi="Times New Roman" w:cs="Times New Roman"/>
          <w:sz w:val="24"/>
          <w:szCs w:val="24"/>
          <w:lang w:val="en-CA"/>
        </w:rPr>
      </w:pPr>
      <w:r>
        <w:rPr>
          <w:rFonts w:ascii="Times New Roman" w:hAnsi="Times New Roman" w:cs="Times New Roman"/>
          <w:sz w:val="24"/>
          <w:szCs w:val="24"/>
          <w:lang w:val="en-CA"/>
        </w:rPr>
        <w:t xml:space="preserve">Due to the relatively incomplete coverage (over stocks, </w:t>
      </w:r>
      <w:r w:rsidR="00EE02B0">
        <w:rPr>
          <w:rFonts w:ascii="Times New Roman" w:hAnsi="Times New Roman" w:cs="Times New Roman"/>
          <w:sz w:val="24"/>
          <w:szCs w:val="24"/>
          <w:lang w:val="en-CA"/>
        </w:rPr>
        <w:t>quarters</w:t>
      </w:r>
      <w:r>
        <w:rPr>
          <w:rFonts w:ascii="Times New Roman" w:hAnsi="Times New Roman" w:cs="Times New Roman"/>
          <w:sz w:val="24"/>
          <w:szCs w:val="24"/>
          <w:lang w:val="en-CA"/>
        </w:rPr>
        <w:t xml:space="preserve"> and </w:t>
      </w:r>
      <w:r w:rsidR="007F7E3D">
        <w:rPr>
          <w:rFonts w:ascii="Times New Roman" w:hAnsi="Times New Roman" w:cs="Times New Roman"/>
          <w:sz w:val="24"/>
          <w:szCs w:val="24"/>
          <w:lang w:val="en-CA"/>
        </w:rPr>
        <w:t>spatial strata</w:t>
      </w:r>
      <w:r>
        <w:rPr>
          <w:rFonts w:ascii="Times New Roman" w:hAnsi="Times New Roman" w:cs="Times New Roman"/>
          <w:sz w:val="24"/>
          <w:szCs w:val="24"/>
          <w:lang w:val="en-CA"/>
        </w:rPr>
        <w:t xml:space="preserve">) of electronic tagging data to </w:t>
      </w:r>
      <w:r w:rsidR="00F65023">
        <w:rPr>
          <w:rFonts w:ascii="Times New Roman" w:hAnsi="Times New Roman" w:cs="Times New Roman"/>
          <w:sz w:val="24"/>
          <w:szCs w:val="24"/>
          <w:lang w:val="en-CA"/>
        </w:rPr>
        <w:t xml:space="preserve">be able to </w:t>
      </w:r>
      <w:r>
        <w:rPr>
          <w:rFonts w:ascii="Times New Roman" w:hAnsi="Times New Roman" w:cs="Times New Roman"/>
          <w:sz w:val="24"/>
          <w:szCs w:val="24"/>
          <w:lang w:val="en-CA"/>
        </w:rPr>
        <w:t xml:space="preserve">explicitly inform individual movements to/from each </w:t>
      </w:r>
      <w:proofErr w:type="gramStart"/>
      <w:r w:rsidR="009B61D3">
        <w:rPr>
          <w:rFonts w:ascii="Times New Roman" w:hAnsi="Times New Roman" w:cs="Times New Roman"/>
          <w:sz w:val="24"/>
          <w:szCs w:val="24"/>
          <w:lang w:val="en-CA"/>
        </w:rPr>
        <w:t>strata</w:t>
      </w:r>
      <w:proofErr w:type="gramEnd"/>
      <w:r>
        <w:rPr>
          <w:rFonts w:ascii="Times New Roman" w:hAnsi="Times New Roman" w:cs="Times New Roman"/>
          <w:sz w:val="24"/>
          <w:szCs w:val="24"/>
          <w:lang w:val="en-CA"/>
        </w:rPr>
        <w:t xml:space="preserve">, a parsimonious gravity modelling approach was used to estimate movement (e.g. MAST Taylor et al. </w:t>
      </w:r>
      <w:del w:id="551" w:author="Thomas Carruthers" w:date="2019-09-05T21:49:00Z">
        <w:r w:rsidDel="00B9499C">
          <w:rPr>
            <w:rFonts w:ascii="Times New Roman" w:hAnsi="Times New Roman" w:cs="Times New Roman"/>
            <w:sz w:val="24"/>
            <w:szCs w:val="24"/>
            <w:lang w:val="en-CA"/>
          </w:rPr>
          <w:delText>2010</w:delText>
        </w:r>
      </w:del>
      <w:ins w:id="552" w:author="Thomas Carruthers" w:date="2019-09-05T21:49:00Z">
        <w:r w:rsidR="00B9499C">
          <w:rPr>
            <w:rFonts w:ascii="Times New Roman" w:hAnsi="Times New Roman" w:cs="Times New Roman"/>
            <w:sz w:val="24"/>
            <w:szCs w:val="24"/>
            <w:lang w:val="en-CA"/>
          </w:rPr>
          <w:t>201</w:t>
        </w:r>
        <w:r w:rsidR="00B9499C">
          <w:rPr>
            <w:rFonts w:ascii="Times New Roman" w:hAnsi="Times New Roman" w:cs="Times New Roman"/>
            <w:sz w:val="24"/>
            <w:szCs w:val="24"/>
            <w:lang w:val="en-CA"/>
          </w:rPr>
          <w:t>1</w:t>
        </w:r>
      </w:ins>
      <w:r>
        <w:rPr>
          <w:rFonts w:ascii="Times New Roman" w:hAnsi="Times New Roman" w:cs="Times New Roman"/>
          <w:sz w:val="24"/>
          <w:szCs w:val="24"/>
          <w:lang w:val="en-CA"/>
        </w:rPr>
        <w:t>, Carruthers et al. 2010). For a movement matrix</w:t>
      </w:r>
      <w:r w:rsidR="00EE02B0">
        <w:rPr>
          <w:rFonts w:ascii="Times New Roman" w:hAnsi="Times New Roman" w:cs="Times New Roman"/>
          <w:sz w:val="24"/>
          <w:szCs w:val="24"/>
          <w:lang w:val="en-CA"/>
        </w:rPr>
        <w:t xml:space="preserve"> of dimension</w:t>
      </w:r>
      <w:r>
        <w:rPr>
          <w:rFonts w:ascii="Times New Roman" w:hAnsi="Times New Roman" w:cs="Times New Roman"/>
          <w:sz w:val="24"/>
          <w:szCs w:val="24"/>
          <w:lang w:val="en-CA"/>
        </w:rPr>
        <w:t xml:space="preserve"> </w:t>
      </w:r>
      <w:proofErr w:type="spellStart"/>
      <w:r w:rsidRPr="00122A64">
        <w:rPr>
          <w:rFonts w:ascii="Times New Roman" w:hAnsi="Times New Roman" w:cs="Times New Roman"/>
          <w:i/>
          <w:iCs/>
          <w:sz w:val="24"/>
          <w:szCs w:val="24"/>
          <w:lang w:val="en-CA"/>
        </w:rPr>
        <w:t>n</w:t>
      </w:r>
      <w:r w:rsidR="007F7E3D">
        <w:rPr>
          <w:rFonts w:ascii="Times New Roman" w:hAnsi="Times New Roman" w:cs="Times New Roman"/>
          <w:i/>
          <w:iCs/>
          <w:sz w:val="24"/>
          <w:szCs w:val="24"/>
          <w:vertAlign w:val="subscript"/>
          <w:lang w:val="en-CA"/>
        </w:rPr>
        <w:t>strata</w:t>
      </w:r>
      <w:proofErr w:type="spellEnd"/>
      <w:r>
        <w:rPr>
          <w:rFonts w:ascii="Times New Roman" w:hAnsi="Times New Roman" w:cs="Times New Roman"/>
          <w:sz w:val="24"/>
          <w:szCs w:val="24"/>
          <w:lang w:val="en-CA"/>
        </w:rPr>
        <w:t xml:space="preserve"> x </w:t>
      </w:r>
      <w:proofErr w:type="spellStart"/>
      <w:r w:rsidRPr="00122A64">
        <w:rPr>
          <w:rFonts w:ascii="Times New Roman" w:hAnsi="Times New Roman" w:cs="Times New Roman"/>
          <w:i/>
          <w:iCs/>
          <w:sz w:val="24"/>
          <w:szCs w:val="24"/>
          <w:lang w:val="en-CA"/>
        </w:rPr>
        <w:t>n</w:t>
      </w:r>
      <w:r w:rsidRPr="00122A64">
        <w:rPr>
          <w:rFonts w:ascii="Times New Roman" w:hAnsi="Times New Roman" w:cs="Times New Roman"/>
          <w:i/>
          <w:iCs/>
          <w:sz w:val="24"/>
          <w:szCs w:val="24"/>
          <w:vertAlign w:val="subscript"/>
          <w:lang w:val="en-CA"/>
        </w:rPr>
        <w:t>s</w:t>
      </w:r>
      <w:r w:rsidR="007F7E3D">
        <w:rPr>
          <w:rFonts w:ascii="Times New Roman" w:hAnsi="Times New Roman" w:cs="Times New Roman"/>
          <w:i/>
          <w:iCs/>
          <w:sz w:val="24"/>
          <w:szCs w:val="24"/>
          <w:vertAlign w:val="subscript"/>
          <w:lang w:val="en-CA"/>
        </w:rPr>
        <w:t>trata</w:t>
      </w:r>
      <w:proofErr w:type="spellEnd"/>
      <w:r>
        <w:rPr>
          <w:rFonts w:ascii="Times New Roman" w:hAnsi="Times New Roman" w:cs="Times New Roman"/>
          <w:sz w:val="24"/>
          <w:szCs w:val="24"/>
          <w:lang w:val="en-CA"/>
        </w:rPr>
        <w:t>, rather than estimating a parameter for each possible transition (</w:t>
      </w:r>
      <w:r w:rsidR="00EE02B0">
        <w:rPr>
          <w:rFonts w:ascii="Times New Roman" w:hAnsi="Times New Roman" w:cs="Times New Roman"/>
          <w:sz w:val="24"/>
          <w:szCs w:val="24"/>
          <w:lang w:val="en-CA"/>
        </w:rPr>
        <w:t xml:space="preserve">which would result in </w:t>
      </w:r>
      <w:r>
        <w:rPr>
          <w:rFonts w:ascii="Times New Roman" w:hAnsi="Times New Roman" w:cs="Times New Roman"/>
          <w:sz w:val="24"/>
          <w:szCs w:val="24"/>
          <w:lang w:val="en-CA"/>
        </w:rPr>
        <w:t>(</w:t>
      </w:r>
      <w:proofErr w:type="spellStart"/>
      <w:r w:rsidRPr="008B446F">
        <w:rPr>
          <w:rFonts w:ascii="Times New Roman" w:hAnsi="Times New Roman" w:cs="Times New Roman"/>
          <w:i/>
          <w:iCs/>
          <w:sz w:val="24"/>
          <w:szCs w:val="24"/>
          <w:lang w:val="en-CA"/>
        </w:rPr>
        <w:t>n</w:t>
      </w:r>
      <w:r w:rsidR="007F7E3D">
        <w:rPr>
          <w:rFonts w:ascii="Times New Roman" w:hAnsi="Times New Roman" w:cs="Times New Roman"/>
          <w:i/>
          <w:iCs/>
          <w:sz w:val="24"/>
          <w:szCs w:val="24"/>
          <w:vertAlign w:val="subscript"/>
          <w:lang w:val="en-CA"/>
        </w:rPr>
        <w:t>strata</w:t>
      </w:r>
      <w:proofErr w:type="spellEnd"/>
      <w:r>
        <w:rPr>
          <w:rFonts w:ascii="Times New Roman" w:hAnsi="Times New Roman" w:cs="Times New Roman"/>
          <w:sz w:val="24"/>
          <w:szCs w:val="24"/>
          <w:lang w:val="en-CA"/>
        </w:rPr>
        <w:t xml:space="preserve"> -1) x </w:t>
      </w:r>
      <w:proofErr w:type="spellStart"/>
      <w:r w:rsidRPr="008B446F">
        <w:rPr>
          <w:rFonts w:ascii="Times New Roman" w:hAnsi="Times New Roman" w:cs="Times New Roman"/>
          <w:i/>
          <w:iCs/>
          <w:sz w:val="24"/>
          <w:szCs w:val="24"/>
          <w:lang w:val="en-CA"/>
        </w:rPr>
        <w:t>n</w:t>
      </w:r>
      <w:r w:rsidR="007F7E3D">
        <w:rPr>
          <w:rFonts w:ascii="Times New Roman" w:hAnsi="Times New Roman" w:cs="Times New Roman"/>
          <w:i/>
          <w:iCs/>
          <w:sz w:val="24"/>
          <w:szCs w:val="24"/>
          <w:vertAlign w:val="subscript"/>
          <w:lang w:val="en-CA"/>
        </w:rPr>
        <w:t>strata</w:t>
      </w:r>
      <w:proofErr w:type="spellEnd"/>
      <w:r>
        <w:rPr>
          <w:rFonts w:ascii="Times New Roman" w:hAnsi="Times New Roman" w:cs="Times New Roman"/>
          <w:sz w:val="24"/>
          <w:szCs w:val="24"/>
          <w:lang w:val="en-CA"/>
        </w:rPr>
        <w:t xml:space="preserve"> parameters), the gravity model estimates </w:t>
      </w:r>
      <w:r w:rsidR="0070402C">
        <w:rPr>
          <w:rFonts w:ascii="Times New Roman" w:hAnsi="Times New Roman" w:cs="Times New Roman"/>
          <w:sz w:val="24"/>
          <w:szCs w:val="24"/>
          <w:lang w:val="en-CA"/>
        </w:rPr>
        <w:t xml:space="preserve">only </w:t>
      </w:r>
      <w:r>
        <w:rPr>
          <w:rFonts w:ascii="Times New Roman" w:hAnsi="Times New Roman" w:cs="Times New Roman"/>
          <w:sz w:val="24"/>
          <w:szCs w:val="24"/>
          <w:lang w:val="en-CA"/>
        </w:rPr>
        <w:t xml:space="preserve">the attractivity </w:t>
      </w:r>
      <w:r w:rsidRPr="008B446F">
        <w:rPr>
          <w:rFonts w:ascii="Times New Roman" w:hAnsi="Times New Roman" w:cs="Times New Roman"/>
          <w:i/>
          <w:iCs/>
          <w:sz w:val="24"/>
          <w:szCs w:val="24"/>
          <w:lang w:val="en-CA"/>
        </w:rPr>
        <w:t>g</w:t>
      </w:r>
      <w:r>
        <w:rPr>
          <w:rFonts w:ascii="Times New Roman" w:hAnsi="Times New Roman" w:cs="Times New Roman"/>
          <w:sz w:val="24"/>
          <w:szCs w:val="24"/>
          <w:lang w:val="en-CA"/>
        </w:rPr>
        <w:t xml:space="preserve"> of each </w:t>
      </w:r>
      <w:r w:rsidR="009B61D3">
        <w:rPr>
          <w:rFonts w:ascii="Times New Roman" w:hAnsi="Times New Roman" w:cs="Times New Roman"/>
          <w:sz w:val="24"/>
          <w:szCs w:val="24"/>
          <w:lang w:val="en-CA"/>
        </w:rPr>
        <w:t>strata</w:t>
      </w:r>
      <w:r>
        <w:rPr>
          <w:rFonts w:ascii="Times New Roman" w:hAnsi="Times New Roman" w:cs="Times New Roman"/>
          <w:sz w:val="24"/>
          <w:szCs w:val="24"/>
          <w:lang w:val="en-CA"/>
        </w:rPr>
        <w:t xml:space="preserve"> (</w:t>
      </w:r>
      <w:r w:rsidRPr="008B446F">
        <w:rPr>
          <w:rFonts w:ascii="Times New Roman" w:hAnsi="Times New Roman" w:cs="Times New Roman"/>
          <w:i/>
          <w:iCs/>
          <w:sz w:val="24"/>
          <w:szCs w:val="24"/>
          <w:lang w:val="en-CA"/>
        </w:rPr>
        <w:t>n</w:t>
      </w:r>
      <w:r w:rsidR="007F7E3D">
        <w:rPr>
          <w:rFonts w:ascii="Times New Roman" w:hAnsi="Times New Roman" w:cs="Times New Roman"/>
          <w:i/>
          <w:iCs/>
          <w:sz w:val="24"/>
          <w:szCs w:val="24"/>
          <w:vertAlign w:val="subscript"/>
          <w:lang w:val="en-CA"/>
        </w:rPr>
        <w:t>strata</w:t>
      </w:r>
      <w:r>
        <w:rPr>
          <w:rFonts w:ascii="Times New Roman" w:hAnsi="Times New Roman" w:cs="Times New Roman"/>
          <w:sz w:val="24"/>
          <w:szCs w:val="24"/>
          <w:lang w:val="en-CA"/>
        </w:rPr>
        <w:t xml:space="preserve">-1 parameters) identically for all </w:t>
      </w:r>
      <w:r w:rsidR="007F7E3D">
        <w:rPr>
          <w:rFonts w:ascii="Times New Roman" w:hAnsi="Times New Roman" w:cs="Times New Roman"/>
          <w:sz w:val="24"/>
          <w:szCs w:val="24"/>
          <w:lang w:val="en-CA"/>
        </w:rPr>
        <w:t>strata</w:t>
      </w:r>
      <w:r w:rsidR="00EE02B0">
        <w:rPr>
          <w:rFonts w:ascii="Times New Roman" w:hAnsi="Times New Roman" w:cs="Times New Roman"/>
          <w:sz w:val="24"/>
          <w:szCs w:val="24"/>
          <w:lang w:val="en-CA"/>
        </w:rPr>
        <w:t xml:space="preserve"> of departure</w:t>
      </w:r>
      <w:r>
        <w:rPr>
          <w:rFonts w:ascii="Times New Roman" w:hAnsi="Times New Roman" w:cs="Times New Roman"/>
          <w:sz w:val="24"/>
          <w:szCs w:val="24"/>
          <w:lang w:val="en-CA"/>
        </w:rPr>
        <w:t xml:space="preserve">. Unmodified, this is simply a spatial distribution model, mixing all tagged fish in every time step and redistributing them by fractions over all </w:t>
      </w:r>
      <w:r w:rsidR="009B61D3">
        <w:rPr>
          <w:rFonts w:ascii="Times New Roman" w:hAnsi="Times New Roman" w:cs="Times New Roman"/>
          <w:sz w:val="24"/>
          <w:szCs w:val="24"/>
          <w:lang w:val="en-CA"/>
        </w:rPr>
        <w:t>strata</w:t>
      </w:r>
      <w:r>
        <w:rPr>
          <w:rFonts w:ascii="Times New Roman" w:hAnsi="Times New Roman" w:cs="Times New Roman"/>
          <w:sz w:val="24"/>
          <w:szCs w:val="24"/>
          <w:lang w:val="en-CA"/>
        </w:rPr>
        <w:t>. There is however evidence of stock viscosity</w:t>
      </w:r>
      <w:r w:rsidR="00EE02B0">
        <w:rPr>
          <w:rFonts w:ascii="Times New Roman" w:hAnsi="Times New Roman" w:cs="Times New Roman"/>
          <w:sz w:val="24"/>
          <w:szCs w:val="24"/>
          <w:lang w:val="en-CA"/>
        </w:rPr>
        <w:t>,</w:t>
      </w:r>
      <w:r>
        <w:rPr>
          <w:rFonts w:ascii="Times New Roman" w:hAnsi="Times New Roman" w:cs="Times New Roman"/>
          <w:sz w:val="24"/>
          <w:szCs w:val="24"/>
          <w:lang w:val="en-CA"/>
        </w:rPr>
        <w:t xml:space="preserve"> where fish remain in the same </w:t>
      </w:r>
      <w:r w:rsidR="009B61D3">
        <w:rPr>
          <w:rFonts w:ascii="Times New Roman" w:hAnsi="Times New Roman" w:cs="Times New Roman"/>
          <w:sz w:val="24"/>
          <w:szCs w:val="24"/>
          <w:lang w:val="en-CA"/>
        </w:rPr>
        <w:t>strata</w:t>
      </w:r>
      <w:r w:rsidR="0070402C">
        <w:rPr>
          <w:rFonts w:ascii="Times New Roman" w:hAnsi="Times New Roman" w:cs="Times New Roman"/>
          <w:sz w:val="24"/>
          <w:szCs w:val="24"/>
          <w:lang w:val="en-CA"/>
        </w:rPr>
        <w:t xml:space="preserve"> over several</w:t>
      </w:r>
      <w:r>
        <w:rPr>
          <w:rFonts w:ascii="Times New Roman" w:hAnsi="Times New Roman" w:cs="Times New Roman"/>
          <w:sz w:val="24"/>
          <w:szCs w:val="24"/>
          <w:lang w:val="en-CA"/>
        </w:rPr>
        <w:t xml:space="preserve"> time steps. This is particularly the case for spawning </w:t>
      </w:r>
      <w:r w:rsidR="009B61D3">
        <w:rPr>
          <w:rFonts w:ascii="Times New Roman" w:hAnsi="Times New Roman" w:cs="Times New Roman"/>
          <w:sz w:val="24"/>
          <w:szCs w:val="24"/>
          <w:lang w:val="en-CA"/>
        </w:rPr>
        <w:t>strata</w:t>
      </w:r>
      <w:r>
        <w:rPr>
          <w:rFonts w:ascii="Times New Roman" w:hAnsi="Times New Roman" w:cs="Times New Roman"/>
          <w:sz w:val="24"/>
          <w:szCs w:val="24"/>
          <w:lang w:val="en-CA"/>
        </w:rPr>
        <w:t xml:space="preserve"> in spawning seasons</w:t>
      </w:r>
      <w:r w:rsidR="0070402C">
        <w:rPr>
          <w:rFonts w:ascii="Times New Roman" w:hAnsi="Times New Roman" w:cs="Times New Roman"/>
          <w:sz w:val="24"/>
          <w:szCs w:val="24"/>
          <w:lang w:val="en-CA"/>
        </w:rPr>
        <w:t>,</w:t>
      </w:r>
      <w:r>
        <w:rPr>
          <w:rFonts w:ascii="Times New Roman" w:hAnsi="Times New Roman" w:cs="Times New Roman"/>
          <w:sz w:val="24"/>
          <w:szCs w:val="24"/>
          <w:lang w:val="en-CA"/>
        </w:rPr>
        <w:t xml:space="preserve"> for example. The gravity model </w:t>
      </w:r>
      <w:r w:rsidR="00EE02B0">
        <w:rPr>
          <w:rFonts w:ascii="Times New Roman" w:hAnsi="Times New Roman" w:cs="Times New Roman"/>
          <w:sz w:val="24"/>
          <w:szCs w:val="24"/>
          <w:lang w:val="en-CA"/>
        </w:rPr>
        <w:t>incorporates</w:t>
      </w:r>
      <w:r>
        <w:rPr>
          <w:rFonts w:ascii="Times New Roman" w:hAnsi="Times New Roman" w:cs="Times New Roman"/>
          <w:sz w:val="24"/>
          <w:szCs w:val="24"/>
          <w:lang w:val="en-CA"/>
        </w:rPr>
        <w:t xml:space="preserve"> a single additional parameter per movement matrix (</w:t>
      </w:r>
      <w:r w:rsidR="00EE02B0">
        <w:rPr>
          <w:rFonts w:ascii="Times New Roman" w:hAnsi="Times New Roman" w:cs="Times New Roman"/>
          <w:sz w:val="24"/>
          <w:szCs w:val="24"/>
          <w:lang w:val="en-CA"/>
        </w:rPr>
        <w:t>resulting in</w:t>
      </w:r>
      <w:r>
        <w:rPr>
          <w:rFonts w:ascii="Times New Roman" w:hAnsi="Times New Roman" w:cs="Times New Roman"/>
          <w:sz w:val="24"/>
          <w:szCs w:val="24"/>
          <w:lang w:val="en-CA"/>
        </w:rPr>
        <w:t xml:space="preserve"> </w:t>
      </w:r>
      <w:proofErr w:type="spellStart"/>
      <w:r w:rsidRPr="008B446F">
        <w:rPr>
          <w:rFonts w:ascii="Times New Roman" w:hAnsi="Times New Roman" w:cs="Times New Roman"/>
          <w:i/>
          <w:iCs/>
          <w:sz w:val="24"/>
          <w:szCs w:val="24"/>
          <w:lang w:val="en-CA"/>
        </w:rPr>
        <w:t>n</w:t>
      </w:r>
      <w:r w:rsidR="009B61D3">
        <w:rPr>
          <w:rFonts w:ascii="Times New Roman" w:hAnsi="Times New Roman" w:cs="Times New Roman"/>
          <w:i/>
          <w:iCs/>
          <w:sz w:val="24"/>
          <w:szCs w:val="24"/>
          <w:vertAlign w:val="subscript"/>
          <w:lang w:val="en-CA"/>
        </w:rPr>
        <w:t>strata</w:t>
      </w:r>
      <w:proofErr w:type="spellEnd"/>
      <w:r>
        <w:rPr>
          <w:rFonts w:ascii="Times New Roman" w:hAnsi="Times New Roman" w:cs="Times New Roman"/>
          <w:sz w:val="24"/>
          <w:szCs w:val="24"/>
          <w:lang w:val="en-CA"/>
        </w:rPr>
        <w:t xml:space="preserve"> parameters per movement matrix) that is added to the positive diagonal (probability of staying in the same </w:t>
      </w:r>
      <w:r w:rsidR="009B61D3">
        <w:rPr>
          <w:rFonts w:ascii="Times New Roman" w:hAnsi="Times New Roman" w:cs="Times New Roman"/>
          <w:sz w:val="24"/>
          <w:szCs w:val="24"/>
          <w:lang w:val="en-CA"/>
        </w:rPr>
        <w:t>strata</w:t>
      </w:r>
      <w:r>
        <w:rPr>
          <w:rFonts w:ascii="Times New Roman" w:hAnsi="Times New Roman" w:cs="Times New Roman"/>
          <w:sz w:val="24"/>
          <w:szCs w:val="24"/>
          <w:lang w:val="en-CA"/>
        </w:rPr>
        <w:t xml:space="preserve">, </w:t>
      </w:r>
      <w:r w:rsidR="00EE02B0">
        <w:rPr>
          <w:rFonts w:ascii="Times New Roman" w:hAnsi="Times New Roman" w:cs="Times New Roman"/>
          <w:sz w:val="24"/>
          <w:szCs w:val="24"/>
          <w:lang w:val="en-CA"/>
        </w:rPr>
        <w:t xml:space="preserve">i.e. </w:t>
      </w:r>
      <w:r>
        <w:rPr>
          <w:rFonts w:ascii="Times New Roman" w:hAnsi="Times New Roman" w:cs="Times New Roman"/>
          <w:sz w:val="24"/>
          <w:szCs w:val="24"/>
          <w:lang w:val="en-CA"/>
        </w:rPr>
        <w:t xml:space="preserve">when the ‘from </w:t>
      </w:r>
      <w:r w:rsidR="009B61D3">
        <w:rPr>
          <w:rFonts w:ascii="Times New Roman" w:hAnsi="Times New Roman" w:cs="Times New Roman"/>
          <w:sz w:val="24"/>
          <w:szCs w:val="24"/>
          <w:lang w:val="en-CA"/>
        </w:rPr>
        <w:t>strata’</w:t>
      </w:r>
      <w:r>
        <w:rPr>
          <w:rFonts w:ascii="Times New Roman" w:hAnsi="Times New Roman" w:cs="Times New Roman"/>
          <w:sz w:val="24"/>
          <w:szCs w:val="24"/>
          <w:lang w:val="en-CA"/>
        </w:rPr>
        <w:t xml:space="preserve"> </w:t>
      </w:r>
      <w:r w:rsidRPr="00122A64">
        <w:rPr>
          <w:rFonts w:ascii="Times New Roman" w:hAnsi="Times New Roman" w:cs="Times New Roman"/>
          <w:i/>
          <w:iCs/>
          <w:sz w:val="24"/>
          <w:szCs w:val="24"/>
          <w:lang w:val="en-CA"/>
        </w:rPr>
        <w:t>k</w:t>
      </w:r>
      <w:r>
        <w:rPr>
          <w:rFonts w:ascii="Times New Roman" w:hAnsi="Times New Roman" w:cs="Times New Roman"/>
          <w:sz w:val="24"/>
          <w:szCs w:val="24"/>
          <w:lang w:val="en-CA"/>
        </w:rPr>
        <w:t xml:space="preserve"> is the same as the ‘to </w:t>
      </w:r>
      <w:r w:rsidR="009B61D3">
        <w:rPr>
          <w:rFonts w:ascii="Times New Roman" w:hAnsi="Times New Roman" w:cs="Times New Roman"/>
          <w:sz w:val="24"/>
          <w:szCs w:val="24"/>
          <w:lang w:val="en-CA"/>
        </w:rPr>
        <w:t>strata’</w:t>
      </w:r>
      <w:r>
        <w:rPr>
          <w:rFonts w:ascii="Times New Roman" w:hAnsi="Times New Roman" w:cs="Times New Roman"/>
          <w:sz w:val="24"/>
          <w:szCs w:val="24"/>
          <w:lang w:val="en-CA"/>
        </w:rPr>
        <w:t xml:space="preserve"> </w:t>
      </w:r>
      <w:r w:rsidRPr="00122A64">
        <w:rPr>
          <w:rFonts w:ascii="Times New Roman" w:hAnsi="Times New Roman" w:cs="Times New Roman"/>
          <w:i/>
          <w:iCs/>
          <w:sz w:val="24"/>
          <w:szCs w:val="24"/>
          <w:lang w:val="en-CA"/>
        </w:rPr>
        <w:t>r</w:t>
      </w:r>
      <w:r>
        <w:rPr>
          <w:rFonts w:ascii="Times New Roman" w:hAnsi="Times New Roman" w:cs="Times New Roman"/>
          <w:sz w:val="24"/>
          <w:szCs w:val="24"/>
          <w:lang w:val="en-CA"/>
        </w:rPr>
        <w:t xml:space="preserve">) to make fish more likely to stay in proportion to the attractivity of that </w:t>
      </w:r>
      <w:r w:rsidR="009B61D3">
        <w:rPr>
          <w:rFonts w:ascii="Times New Roman" w:hAnsi="Times New Roman" w:cs="Times New Roman"/>
          <w:sz w:val="24"/>
          <w:szCs w:val="24"/>
          <w:lang w:val="en-CA"/>
        </w:rPr>
        <w:t>strata</w:t>
      </w:r>
      <w:r>
        <w:rPr>
          <w:rFonts w:ascii="Times New Roman" w:hAnsi="Times New Roman" w:cs="Times New Roman"/>
          <w:sz w:val="24"/>
          <w:szCs w:val="24"/>
          <w:lang w:val="en-CA"/>
        </w:rPr>
        <w:t xml:space="preserve">: </w:t>
      </w:r>
    </w:p>
    <w:p w14:paraId="24F1253F" w14:textId="77777777" w:rsidR="006E143C" w:rsidRDefault="006E143C" w:rsidP="00BE5737">
      <w:pPr>
        <w:jc w:val="both"/>
        <w:rPr>
          <w:rFonts w:ascii="Times New Roman" w:hAnsi="Times New Roman" w:cs="Times New Roman"/>
          <w:sz w:val="24"/>
          <w:szCs w:val="24"/>
          <w:lang w:val="en-CA"/>
        </w:rPr>
      </w:pPr>
    </w:p>
    <w:p w14:paraId="687907C5" w14:textId="062BFA12" w:rsidR="006D3F6D" w:rsidRDefault="006D3F6D" w:rsidP="00BE5737">
      <w:pPr>
        <w:jc w:val="both"/>
        <w:rPr>
          <w:rFonts w:ascii="Times New Roman" w:hAnsi="Times New Roman" w:cs="Times New Roman"/>
          <w:sz w:val="24"/>
          <w:szCs w:val="24"/>
          <w:lang w:val="en-CA"/>
        </w:rPr>
      </w:pPr>
    </w:p>
    <w:p w14:paraId="60252E6C" w14:textId="31C447F5" w:rsidR="006D3F6D" w:rsidRDefault="006E5632" w:rsidP="00BE5737">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r>
              <w:rPr>
                <w:rFonts w:ascii="Cambria Math" w:hAnsi="Cambria Math" w:cs="Times New Roman"/>
                <w:sz w:val="24"/>
                <w:szCs w:val="24"/>
                <w:lang w:val="en-CA"/>
              </w:rPr>
              <m:t>lnmov</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,2,</m:t>
            </m:r>
            <m:r>
              <w:rPr>
                <w:rFonts w:ascii="Cambria Math" w:hAnsi="Cambria Math" w:cs="Times New Roman"/>
                <w:sz w:val="24"/>
                <w:szCs w:val="24"/>
                <w:lang w:val="en-CA"/>
              </w:rPr>
              <m:t>k</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r>
          <w:rPr>
            <w:rFonts w:ascii="Cambria Math" w:hAnsi="Cambria Math" w:cs="Times New Roman"/>
            <w:sz w:val="24"/>
            <w:szCs w:val="24"/>
            <w:lang w:val="en-CA"/>
          </w:rPr>
          <m:t>=</m:t>
        </m:r>
        <m:d>
          <m:dPr>
            <m:begChr m:val="{"/>
            <m:endChr m:val=""/>
            <m:ctrlPr>
              <w:rPr>
                <w:rFonts w:ascii="Cambria Math" w:hAnsi="Cambria Math" w:cs="Times New Roman"/>
                <w:i/>
                <w:sz w:val="24"/>
                <w:szCs w:val="24"/>
                <w:lang w:val="en-CA"/>
              </w:rPr>
            </m:ctrlPr>
          </m:dPr>
          <m:e>
            <m:r>
              <w:rPr>
                <w:rFonts w:ascii="Cambria Math" w:hAnsi="Cambria Math" w:cs="Times New Roman"/>
                <w:sz w:val="24"/>
                <w:szCs w:val="24"/>
                <w:lang w:val="en-CA"/>
              </w:rPr>
              <m:t xml:space="preserve">  </m:t>
            </m:r>
            <m:m>
              <m:mPr>
                <m:mcs>
                  <m:mc>
                    <m:mcPr>
                      <m:count m:val="2"/>
                      <m:mcJc m:val="center"/>
                    </m:mcPr>
                  </m:mc>
                </m:mcs>
                <m:ctrlPr>
                  <w:rPr>
                    <w:rFonts w:ascii="Cambria Math" w:hAnsi="Cambria Math" w:cs="Times New Roman"/>
                    <w:i/>
                    <w:sz w:val="24"/>
                    <w:szCs w:val="24"/>
                    <w:lang w:val="en-CA"/>
                  </w:rPr>
                </m:ctrlPr>
              </m:mPr>
              <m:mr>
                <m:e>
                  <m:sSub>
                    <m:sSubPr>
                      <m:ctrlPr>
                        <w:rPr>
                          <w:rFonts w:ascii="Cambria Math" w:hAnsi="Cambria Math" w:cs="Times New Roman"/>
                          <w:i/>
                          <w:sz w:val="24"/>
                          <w:szCs w:val="24"/>
                          <w:lang w:val="en-CA"/>
                        </w:rPr>
                      </m:ctrlPr>
                    </m:sSubPr>
                    <m:e>
                      <m:r>
                        <w:rPr>
                          <w:rFonts w:ascii="Cambria Math" w:hAnsi="Cambria Math" w:cs="Times New Roman"/>
                          <w:sz w:val="24"/>
                          <w:szCs w:val="24"/>
                          <w:lang w:val="en-CA"/>
                        </w:rPr>
                        <m:t>g</m:t>
                      </m:r>
                    </m:e>
                    <m:sub>
                      <m:r>
                        <w:rPr>
                          <w:rFonts w:ascii="Cambria Math" w:hAnsi="Cambria Math" w:cs="Times New Roman"/>
                          <w:sz w:val="24"/>
                          <w:szCs w:val="24"/>
                          <w:lang w:val="en-CA"/>
                        </w:rPr>
                        <m:t>s,m,2,r</m:t>
                      </m:r>
                    </m:sub>
                  </m:sSub>
                </m:e>
                <m:e>
                  <m:r>
                    <w:rPr>
                      <w:rFonts w:ascii="Cambria Math" w:hAnsi="Cambria Math" w:cs="Times New Roman"/>
                      <w:sz w:val="24"/>
                      <w:szCs w:val="24"/>
                      <w:lang w:val="en-CA"/>
                    </w:rPr>
                    <m:t>k≠r</m:t>
                  </m:r>
                </m:e>
              </m:mr>
              <m:mr>
                <m:e>
                  <m:sSub>
                    <m:sSubPr>
                      <m:ctrlPr>
                        <w:rPr>
                          <w:rFonts w:ascii="Cambria Math" w:hAnsi="Cambria Math" w:cs="Times New Roman"/>
                          <w:i/>
                          <w:sz w:val="24"/>
                          <w:szCs w:val="24"/>
                          <w:lang w:val="en-CA"/>
                        </w:rPr>
                      </m:ctrlPr>
                    </m:sSubPr>
                    <m:e>
                      <m:r>
                        <w:rPr>
                          <w:rFonts w:ascii="Cambria Math" w:hAnsi="Cambria Math" w:cs="Times New Roman"/>
                          <w:sz w:val="24"/>
                          <w:szCs w:val="24"/>
                          <w:lang w:val="en-CA"/>
                        </w:rPr>
                        <m:t>g</m:t>
                      </m:r>
                    </m:e>
                    <m:sub>
                      <m:r>
                        <w:rPr>
                          <w:rFonts w:ascii="Cambria Math" w:hAnsi="Cambria Math" w:cs="Times New Roman"/>
                          <w:sz w:val="24"/>
                          <w:szCs w:val="24"/>
                          <w:lang w:val="en-CA"/>
                        </w:rPr>
                        <m:t>s,m,2,r</m:t>
                      </m:r>
                    </m:sub>
                  </m:sSub>
                  <m:r>
                    <w:rPr>
                      <w:rFonts w:ascii="Cambria Math" w:hAnsi="Cambria Math" w:cs="Times New Roman"/>
                      <w:sz w:val="24"/>
                      <w:szCs w:val="24"/>
                      <w:lang w:val="en-CA"/>
                    </w:rPr>
                    <m:t>+</m:t>
                  </m:r>
                  <m:sSup>
                    <m:sSupPr>
                      <m:ctrlPr>
                        <w:rPr>
                          <w:rFonts w:ascii="Cambria Math" w:hAnsi="Cambria Math" w:cs="Times New Roman"/>
                          <w:i/>
                          <w:sz w:val="24"/>
                          <w:szCs w:val="24"/>
                          <w:lang w:val="en-CA"/>
                        </w:rPr>
                      </m:ctrlPr>
                    </m:sSupPr>
                    <m:e>
                      <m:r>
                        <w:rPr>
                          <w:rFonts w:ascii="Cambria Math" w:hAnsi="Cambria Math" w:cs="Times New Roman"/>
                          <w:sz w:val="24"/>
                          <w:szCs w:val="24"/>
                          <w:lang w:val="en-CA"/>
                        </w:rPr>
                        <m:t>e</m:t>
                      </m:r>
                    </m:e>
                    <m:sup>
                      <m:sSub>
                        <m:sSubPr>
                          <m:ctrlPr>
                            <w:rPr>
                              <w:rFonts w:ascii="Cambria Math" w:hAnsi="Cambria Math" w:cs="Times New Roman"/>
                              <w:i/>
                              <w:sz w:val="24"/>
                              <w:szCs w:val="24"/>
                              <w:lang w:val="en-CA"/>
                            </w:rPr>
                          </m:ctrlPr>
                        </m:sSubPr>
                        <m:e>
                          <m:r>
                            <w:rPr>
                              <w:rFonts w:ascii="Cambria Math" w:hAnsi="Cambria Math" w:cs="Times New Roman"/>
                              <w:sz w:val="24"/>
                              <w:szCs w:val="24"/>
                              <w:lang w:val="en-CA"/>
                            </w:rPr>
                            <m:t>v</m:t>
                          </m:r>
                        </m:e>
                        <m:sub>
                          <m:r>
                            <w:rPr>
                              <w:rFonts w:ascii="Cambria Math" w:hAnsi="Cambria Math" w:cs="Times New Roman"/>
                              <w:sz w:val="24"/>
                              <w:szCs w:val="24"/>
                              <w:lang w:val="en-CA"/>
                            </w:rPr>
                            <m:t>m,2</m:t>
                          </m:r>
                        </m:sub>
                      </m:sSub>
                    </m:sup>
                  </m:sSup>
                </m:e>
                <m:e>
                  <m:r>
                    <w:rPr>
                      <w:rFonts w:ascii="Cambria Math" w:hAnsi="Cambria Math" w:cs="Times New Roman"/>
                      <w:sz w:val="24"/>
                      <w:szCs w:val="24"/>
                      <w:lang w:val="en-CA"/>
                    </w:rPr>
                    <m:t>k=r</m:t>
                  </m:r>
                </m:e>
              </m:mr>
            </m:m>
          </m:e>
        </m:d>
        <m:r>
          <w:rPr>
            <w:rFonts w:ascii="Cambria Math" w:hAnsi="Cambria Math" w:cs="Times New Roman"/>
            <w:sz w:val="24"/>
            <w:szCs w:val="24"/>
            <w:lang w:val="en-CA"/>
          </w:rPr>
          <m:t xml:space="preserve">     </m:t>
        </m:r>
      </m:oMath>
      <w:r w:rsidR="006D3F6D">
        <w:rPr>
          <w:rFonts w:ascii="Times New Roman" w:hAnsi="Times New Roman" w:cs="Times New Roman"/>
          <w:sz w:val="24"/>
          <w:szCs w:val="24"/>
          <w:lang w:val="en-CA"/>
        </w:rPr>
        <w:tab/>
      </w:r>
      <w:r w:rsidR="006D3F6D">
        <w:rPr>
          <w:rFonts w:ascii="Times New Roman" w:hAnsi="Times New Roman" w:cs="Times New Roman"/>
          <w:sz w:val="24"/>
          <w:szCs w:val="24"/>
          <w:lang w:val="en-CA"/>
        </w:rPr>
        <w:tab/>
      </w:r>
      <w:r w:rsidR="006D3F6D">
        <w:rPr>
          <w:rFonts w:ascii="Times New Roman" w:hAnsi="Times New Roman" w:cs="Times New Roman"/>
          <w:sz w:val="24"/>
          <w:szCs w:val="24"/>
          <w:lang w:val="en-CA"/>
        </w:rPr>
        <w:tab/>
      </w:r>
      <w:r w:rsidR="006D3F6D">
        <w:rPr>
          <w:rFonts w:ascii="Times New Roman" w:hAnsi="Times New Roman" w:cs="Times New Roman"/>
          <w:sz w:val="24"/>
          <w:szCs w:val="24"/>
          <w:lang w:val="en-CA"/>
        </w:rPr>
        <w:tab/>
      </w:r>
      <w:r w:rsidR="006D3F6D">
        <w:rPr>
          <w:rFonts w:ascii="Times New Roman" w:hAnsi="Times New Roman" w:cs="Times New Roman"/>
          <w:sz w:val="24"/>
          <w:szCs w:val="24"/>
          <w:lang w:val="en-CA"/>
        </w:rPr>
        <w:tab/>
      </w:r>
      <w:r w:rsidR="006D3F6D">
        <w:rPr>
          <w:rFonts w:ascii="Times New Roman" w:hAnsi="Times New Roman" w:cs="Times New Roman"/>
          <w:sz w:val="24"/>
          <w:szCs w:val="24"/>
          <w:lang w:val="en-CA"/>
        </w:rPr>
        <w:tab/>
        <w:t>(3.20)</w:t>
      </w:r>
    </w:p>
    <w:p w14:paraId="4DFC6C19" w14:textId="67CBDA9D" w:rsidR="006D3F6D" w:rsidRDefault="006D3F6D" w:rsidP="00BE5737">
      <w:pPr>
        <w:jc w:val="both"/>
        <w:rPr>
          <w:rFonts w:ascii="Times New Roman" w:hAnsi="Times New Roman" w:cs="Times New Roman"/>
          <w:sz w:val="24"/>
          <w:szCs w:val="24"/>
          <w:lang w:val="en-CA"/>
        </w:rPr>
      </w:pPr>
    </w:p>
    <w:p w14:paraId="3D1E9DBD" w14:textId="15E5252E" w:rsidR="006E143C" w:rsidRPr="00256DE4" w:rsidRDefault="00891EB6" w:rsidP="006E143C">
      <w:pPr>
        <w:jc w:val="both"/>
        <w:rPr>
          <w:rFonts w:ascii="Times New Roman" w:hAnsi="Times New Roman" w:cs="Times New Roman"/>
          <w:sz w:val="24"/>
          <w:szCs w:val="24"/>
          <w:lang w:val="en-CA"/>
        </w:rPr>
      </w:pPr>
      <w:r>
        <w:rPr>
          <w:rFonts w:ascii="Times New Roman" w:hAnsi="Times New Roman" w:cs="Times New Roman"/>
          <w:sz w:val="24"/>
          <w:szCs w:val="24"/>
          <w:lang w:val="en-CA"/>
        </w:rPr>
        <w:lastRenderedPageBreak/>
        <w:t xml:space="preserve">In this equation, the subscript “2” refers to the second movement age-class (ages 5-8). </w:t>
      </w:r>
      <w:r w:rsidR="00791B72">
        <w:rPr>
          <w:rFonts w:ascii="Times New Roman" w:hAnsi="Times New Roman" w:cs="Times New Roman"/>
          <w:sz w:val="24"/>
          <w:szCs w:val="24"/>
          <w:lang w:val="en-CA"/>
        </w:rPr>
        <w:t xml:space="preserve">Since the </w:t>
      </w:r>
      <w:proofErr w:type="spellStart"/>
      <w:r w:rsidR="00791B72" w:rsidRPr="008B446F">
        <w:rPr>
          <w:rFonts w:ascii="Times New Roman" w:hAnsi="Times New Roman" w:cs="Times New Roman"/>
          <w:i/>
          <w:iCs/>
          <w:sz w:val="24"/>
          <w:szCs w:val="24"/>
          <w:lang w:val="en-CA"/>
        </w:rPr>
        <w:t>lnmov</w:t>
      </w:r>
      <w:proofErr w:type="spellEnd"/>
      <w:r w:rsidR="00791B72">
        <w:rPr>
          <w:rFonts w:ascii="Times New Roman" w:hAnsi="Times New Roman" w:cs="Times New Roman"/>
          <w:sz w:val="24"/>
          <w:szCs w:val="24"/>
          <w:lang w:val="en-CA"/>
        </w:rPr>
        <w:t xml:space="preserve"> variables are used in a logit model to determine fractional probabilities across all </w:t>
      </w:r>
      <w:r w:rsidR="009B61D3">
        <w:rPr>
          <w:rFonts w:ascii="Times New Roman" w:hAnsi="Times New Roman" w:cs="Times New Roman"/>
          <w:sz w:val="24"/>
          <w:szCs w:val="24"/>
          <w:lang w:val="en-CA"/>
        </w:rPr>
        <w:t>strata</w:t>
      </w:r>
      <w:r w:rsidR="00791B72">
        <w:rPr>
          <w:rFonts w:ascii="Times New Roman" w:hAnsi="Times New Roman" w:cs="Times New Roman"/>
          <w:sz w:val="24"/>
          <w:szCs w:val="24"/>
          <w:lang w:val="en-CA"/>
        </w:rPr>
        <w:t xml:space="preserve">, the estimation is indeterminate if all </w:t>
      </w:r>
      <w:r w:rsidR="00791B72" w:rsidRPr="008B446F">
        <w:rPr>
          <w:rFonts w:ascii="Times New Roman" w:hAnsi="Times New Roman" w:cs="Times New Roman"/>
          <w:i/>
          <w:iCs/>
          <w:sz w:val="24"/>
          <w:szCs w:val="24"/>
          <w:lang w:val="en-CA"/>
        </w:rPr>
        <w:t>g</w:t>
      </w:r>
      <w:r w:rsidR="00791B72">
        <w:rPr>
          <w:rFonts w:ascii="Times New Roman" w:hAnsi="Times New Roman" w:cs="Times New Roman"/>
          <w:sz w:val="24"/>
          <w:szCs w:val="24"/>
          <w:lang w:val="en-CA"/>
        </w:rPr>
        <w:t xml:space="preserve"> terms are freely estimated. To solve this, the first </w:t>
      </w:r>
      <w:r w:rsidR="009B61D3">
        <w:rPr>
          <w:rFonts w:ascii="Times New Roman" w:hAnsi="Times New Roman" w:cs="Times New Roman"/>
          <w:sz w:val="24"/>
          <w:szCs w:val="24"/>
          <w:lang w:val="en-CA"/>
        </w:rPr>
        <w:t>strata</w:t>
      </w:r>
      <w:r w:rsidR="00791B72">
        <w:rPr>
          <w:rFonts w:ascii="Times New Roman" w:hAnsi="Times New Roman" w:cs="Times New Roman"/>
          <w:sz w:val="24"/>
          <w:szCs w:val="24"/>
          <w:lang w:val="en-CA"/>
        </w:rPr>
        <w:t xml:space="preserve"> in each row of the </w:t>
      </w:r>
      <w:r w:rsidR="00791B72" w:rsidRPr="008B446F">
        <w:rPr>
          <w:rFonts w:ascii="Times New Roman" w:hAnsi="Times New Roman" w:cs="Times New Roman"/>
          <w:i/>
          <w:iCs/>
          <w:sz w:val="24"/>
          <w:szCs w:val="24"/>
          <w:lang w:val="en-CA"/>
        </w:rPr>
        <w:t>g</w:t>
      </w:r>
      <w:r w:rsidR="00791B72">
        <w:rPr>
          <w:rFonts w:ascii="Times New Roman" w:hAnsi="Times New Roman" w:cs="Times New Roman"/>
          <w:sz w:val="24"/>
          <w:szCs w:val="24"/>
          <w:lang w:val="en-CA"/>
        </w:rPr>
        <w:t xml:space="preserve"> terms is fixed at 0</w:t>
      </w:r>
      <w:r w:rsidR="006E143C">
        <w:rPr>
          <w:rFonts w:ascii="Times New Roman" w:hAnsi="Times New Roman" w:cs="Times New Roman"/>
          <w:sz w:val="24"/>
          <w:szCs w:val="24"/>
          <w:lang w:val="en-CA"/>
        </w:rPr>
        <w:t xml:space="preserve"> (</w:t>
      </w:r>
      <w:r w:rsidR="00791B72">
        <w:rPr>
          <w:rFonts w:ascii="Times New Roman" w:hAnsi="Times New Roman" w:cs="Times New Roman"/>
          <w:sz w:val="24"/>
          <w:szCs w:val="24"/>
          <w:lang w:val="en-CA"/>
        </w:rPr>
        <w:t xml:space="preserve">e.g. </w:t>
      </w:r>
      <w:proofErr w:type="gramStart"/>
      <w:r w:rsidR="00791B72" w:rsidRPr="008B446F">
        <w:rPr>
          <w:rFonts w:ascii="Times New Roman" w:hAnsi="Times New Roman" w:cs="Times New Roman"/>
          <w:i/>
          <w:iCs/>
          <w:sz w:val="24"/>
          <w:szCs w:val="24"/>
          <w:lang w:val="en-CA"/>
        </w:rPr>
        <w:t>g</w:t>
      </w:r>
      <w:r w:rsidR="00791B72" w:rsidRPr="008B446F">
        <w:rPr>
          <w:rFonts w:ascii="Times New Roman" w:hAnsi="Times New Roman" w:cs="Times New Roman"/>
          <w:i/>
          <w:iCs/>
          <w:sz w:val="24"/>
          <w:szCs w:val="24"/>
          <w:vertAlign w:val="subscript"/>
          <w:lang w:val="en-CA"/>
        </w:rPr>
        <w:t>s,m</w:t>
      </w:r>
      <w:proofErr w:type="gramEnd"/>
      <w:r w:rsidR="00791B72" w:rsidRPr="008B446F">
        <w:rPr>
          <w:rFonts w:ascii="Times New Roman" w:hAnsi="Times New Roman" w:cs="Times New Roman"/>
          <w:i/>
          <w:iCs/>
          <w:sz w:val="24"/>
          <w:szCs w:val="24"/>
          <w:vertAlign w:val="subscript"/>
          <w:lang w:val="en-CA"/>
        </w:rPr>
        <w:t>,</w:t>
      </w:r>
      <w:r w:rsidR="00791B72">
        <w:rPr>
          <w:rFonts w:ascii="Times New Roman" w:hAnsi="Times New Roman" w:cs="Times New Roman"/>
          <w:i/>
          <w:iCs/>
          <w:sz w:val="24"/>
          <w:szCs w:val="24"/>
          <w:vertAlign w:val="subscript"/>
          <w:lang w:val="en-CA"/>
        </w:rPr>
        <w:t>2</w:t>
      </w:r>
      <w:r w:rsidR="00791B72" w:rsidRPr="008B446F">
        <w:rPr>
          <w:rFonts w:ascii="Times New Roman" w:hAnsi="Times New Roman" w:cs="Times New Roman"/>
          <w:i/>
          <w:iCs/>
          <w:sz w:val="24"/>
          <w:szCs w:val="24"/>
          <w:vertAlign w:val="subscript"/>
          <w:lang w:val="en-CA"/>
        </w:rPr>
        <w:t>,k,1</w:t>
      </w:r>
      <w:r w:rsidR="00791B72" w:rsidRPr="008B446F">
        <w:rPr>
          <w:rFonts w:ascii="Times New Roman" w:hAnsi="Times New Roman" w:cs="Times New Roman"/>
          <w:sz w:val="24"/>
          <w:szCs w:val="24"/>
          <w:vertAlign w:val="subscript"/>
          <w:lang w:val="en-CA"/>
        </w:rPr>
        <w:t xml:space="preserve"> </w:t>
      </w:r>
      <w:r w:rsidR="00791B72">
        <w:rPr>
          <w:rFonts w:ascii="Times New Roman" w:hAnsi="Times New Roman" w:cs="Times New Roman"/>
          <w:sz w:val="24"/>
          <w:szCs w:val="24"/>
          <w:lang w:val="en-CA"/>
        </w:rPr>
        <w:t xml:space="preserve">= 0). This means that for each stock </w:t>
      </w:r>
      <w:r w:rsidR="00791B72" w:rsidRPr="008B446F">
        <w:rPr>
          <w:rFonts w:ascii="Times New Roman" w:hAnsi="Times New Roman" w:cs="Times New Roman"/>
          <w:i/>
          <w:iCs/>
          <w:sz w:val="24"/>
          <w:szCs w:val="24"/>
          <w:lang w:val="en-CA"/>
        </w:rPr>
        <w:t>s</w:t>
      </w:r>
      <w:r w:rsidR="00791B72">
        <w:rPr>
          <w:rFonts w:ascii="Times New Roman" w:hAnsi="Times New Roman" w:cs="Times New Roman"/>
          <w:sz w:val="24"/>
          <w:szCs w:val="24"/>
          <w:lang w:val="en-CA"/>
        </w:rPr>
        <w:t xml:space="preserve">, season </w:t>
      </w:r>
      <w:r w:rsidR="00791B72" w:rsidRPr="008B446F">
        <w:rPr>
          <w:rFonts w:ascii="Times New Roman" w:hAnsi="Times New Roman" w:cs="Times New Roman"/>
          <w:i/>
          <w:iCs/>
          <w:sz w:val="24"/>
          <w:szCs w:val="24"/>
          <w:lang w:val="en-CA"/>
        </w:rPr>
        <w:t>m</w:t>
      </w:r>
      <w:r w:rsidR="00791B72">
        <w:rPr>
          <w:rFonts w:ascii="Times New Roman" w:hAnsi="Times New Roman" w:cs="Times New Roman"/>
          <w:sz w:val="24"/>
          <w:szCs w:val="24"/>
          <w:lang w:val="en-CA"/>
        </w:rPr>
        <w:t xml:space="preserve"> and age class </w:t>
      </w:r>
      <w:r w:rsidR="00791B72" w:rsidRPr="008B446F">
        <w:rPr>
          <w:rFonts w:ascii="Times New Roman" w:hAnsi="Times New Roman" w:cs="Times New Roman"/>
          <w:i/>
          <w:iCs/>
          <w:sz w:val="24"/>
          <w:szCs w:val="24"/>
          <w:lang w:val="en-CA"/>
        </w:rPr>
        <w:t>a</w:t>
      </w:r>
      <w:r w:rsidR="00791B72">
        <w:rPr>
          <w:rFonts w:ascii="Times New Roman" w:hAnsi="Times New Roman" w:cs="Times New Roman"/>
          <w:sz w:val="24"/>
          <w:szCs w:val="24"/>
          <w:lang w:val="en-CA"/>
        </w:rPr>
        <w:t>, the movement matrix (</w:t>
      </w:r>
      <w:proofErr w:type="spellStart"/>
      <w:r w:rsidR="009B61D3" w:rsidRPr="00122A64">
        <w:rPr>
          <w:rFonts w:ascii="Times New Roman" w:hAnsi="Times New Roman" w:cs="Times New Roman"/>
          <w:i/>
          <w:iCs/>
          <w:sz w:val="24"/>
          <w:szCs w:val="24"/>
          <w:lang w:val="en-CA"/>
        </w:rPr>
        <w:t>n</w:t>
      </w:r>
      <w:r w:rsidR="009B61D3">
        <w:rPr>
          <w:rFonts w:ascii="Times New Roman" w:hAnsi="Times New Roman" w:cs="Times New Roman"/>
          <w:i/>
          <w:iCs/>
          <w:sz w:val="24"/>
          <w:szCs w:val="24"/>
          <w:vertAlign w:val="subscript"/>
          <w:lang w:val="en-CA"/>
        </w:rPr>
        <w:t>strata</w:t>
      </w:r>
      <w:proofErr w:type="spellEnd"/>
      <w:r w:rsidR="009B61D3">
        <w:rPr>
          <w:rFonts w:ascii="Times New Roman" w:hAnsi="Times New Roman" w:cs="Times New Roman"/>
          <w:sz w:val="24"/>
          <w:szCs w:val="24"/>
          <w:lang w:val="en-CA"/>
        </w:rPr>
        <w:t xml:space="preserve"> </w:t>
      </w:r>
      <w:r w:rsidR="00791B72">
        <w:rPr>
          <w:rFonts w:ascii="Times New Roman" w:hAnsi="Times New Roman" w:cs="Times New Roman"/>
          <w:sz w:val="24"/>
          <w:szCs w:val="24"/>
          <w:lang w:val="en-CA"/>
        </w:rPr>
        <w:t xml:space="preserve">x </w:t>
      </w:r>
      <w:proofErr w:type="spellStart"/>
      <w:r w:rsidR="009B61D3" w:rsidRPr="00122A64">
        <w:rPr>
          <w:rFonts w:ascii="Times New Roman" w:hAnsi="Times New Roman" w:cs="Times New Roman"/>
          <w:i/>
          <w:iCs/>
          <w:sz w:val="24"/>
          <w:szCs w:val="24"/>
          <w:lang w:val="en-CA"/>
        </w:rPr>
        <w:t>n</w:t>
      </w:r>
      <w:r w:rsidR="009B61D3">
        <w:rPr>
          <w:rFonts w:ascii="Times New Roman" w:hAnsi="Times New Roman" w:cs="Times New Roman"/>
          <w:i/>
          <w:iCs/>
          <w:sz w:val="24"/>
          <w:szCs w:val="24"/>
          <w:vertAlign w:val="subscript"/>
          <w:lang w:val="en-CA"/>
        </w:rPr>
        <w:t>strata</w:t>
      </w:r>
      <w:proofErr w:type="spellEnd"/>
      <w:r w:rsidR="00791B72">
        <w:rPr>
          <w:rFonts w:ascii="Times New Roman" w:hAnsi="Times New Roman" w:cs="Times New Roman"/>
          <w:sz w:val="24"/>
          <w:szCs w:val="24"/>
          <w:lang w:val="en-CA"/>
        </w:rPr>
        <w:t xml:space="preserve">) requires the estimation of </w:t>
      </w:r>
      <w:proofErr w:type="spellStart"/>
      <w:r w:rsidR="009B61D3" w:rsidRPr="00122A64">
        <w:rPr>
          <w:rFonts w:ascii="Times New Roman" w:hAnsi="Times New Roman" w:cs="Times New Roman"/>
          <w:i/>
          <w:iCs/>
          <w:sz w:val="24"/>
          <w:szCs w:val="24"/>
          <w:lang w:val="en-CA"/>
        </w:rPr>
        <w:t>n</w:t>
      </w:r>
      <w:r w:rsidR="009B61D3">
        <w:rPr>
          <w:rFonts w:ascii="Times New Roman" w:hAnsi="Times New Roman" w:cs="Times New Roman"/>
          <w:i/>
          <w:iCs/>
          <w:sz w:val="24"/>
          <w:szCs w:val="24"/>
          <w:vertAlign w:val="subscript"/>
          <w:lang w:val="en-CA"/>
        </w:rPr>
        <w:t>strata</w:t>
      </w:r>
      <w:proofErr w:type="spellEnd"/>
      <w:r w:rsidR="009B61D3">
        <w:rPr>
          <w:rFonts w:ascii="Times New Roman" w:hAnsi="Times New Roman" w:cs="Times New Roman"/>
          <w:sz w:val="24"/>
          <w:szCs w:val="24"/>
          <w:lang w:val="en-CA"/>
        </w:rPr>
        <w:t xml:space="preserve"> </w:t>
      </w:r>
      <w:r w:rsidR="00791B72">
        <w:rPr>
          <w:rFonts w:ascii="Times New Roman" w:hAnsi="Times New Roman" w:cs="Times New Roman"/>
          <w:sz w:val="24"/>
          <w:szCs w:val="24"/>
          <w:lang w:val="en-CA"/>
        </w:rPr>
        <w:t>parameters (</w:t>
      </w:r>
      <w:proofErr w:type="spellStart"/>
      <w:r w:rsidR="009B61D3" w:rsidRPr="00122A64">
        <w:rPr>
          <w:rFonts w:ascii="Times New Roman" w:hAnsi="Times New Roman" w:cs="Times New Roman"/>
          <w:i/>
          <w:iCs/>
          <w:sz w:val="24"/>
          <w:szCs w:val="24"/>
          <w:lang w:val="en-CA"/>
        </w:rPr>
        <w:t>n</w:t>
      </w:r>
      <w:r w:rsidR="009B61D3">
        <w:rPr>
          <w:rFonts w:ascii="Times New Roman" w:hAnsi="Times New Roman" w:cs="Times New Roman"/>
          <w:i/>
          <w:iCs/>
          <w:sz w:val="24"/>
          <w:szCs w:val="24"/>
          <w:vertAlign w:val="subscript"/>
          <w:lang w:val="en-CA"/>
        </w:rPr>
        <w:t>strata</w:t>
      </w:r>
      <w:proofErr w:type="spellEnd"/>
      <w:r w:rsidR="009B61D3">
        <w:rPr>
          <w:rFonts w:ascii="Times New Roman" w:hAnsi="Times New Roman" w:cs="Times New Roman"/>
          <w:sz w:val="24"/>
          <w:szCs w:val="24"/>
          <w:lang w:val="en-CA"/>
        </w:rPr>
        <w:t xml:space="preserve"> </w:t>
      </w:r>
      <w:r w:rsidR="00791B72">
        <w:rPr>
          <w:rFonts w:ascii="Times New Roman" w:hAnsi="Times New Roman" w:cs="Times New Roman"/>
          <w:sz w:val="24"/>
          <w:szCs w:val="24"/>
          <w:lang w:val="en-CA"/>
        </w:rPr>
        <w:t xml:space="preserve">-1 </w:t>
      </w:r>
      <w:r w:rsidR="00791B72" w:rsidRPr="008B446F">
        <w:rPr>
          <w:rFonts w:ascii="Times New Roman" w:hAnsi="Times New Roman" w:cs="Times New Roman"/>
          <w:i/>
          <w:iCs/>
          <w:sz w:val="24"/>
          <w:szCs w:val="24"/>
          <w:lang w:val="en-CA"/>
        </w:rPr>
        <w:t>g</w:t>
      </w:r>
      <w:r w:rsidR="00791B72">
        <w:rPr>
          <w:rFonts w:ascii="Times New Roman" w:hAnsi="Times New Roman" w:cs="Times New Roman"/>
          <w:sz w:val="24"/>
          <w:szCs w:val="24"/>
          <w:lang w:val="en-CA"/>
        </w:rPr>
        <w:t xml:space="preserve"> parameters and </w:t>
      </w:r>
      <w:r w:rsidR="006E143C">
        <w:rPr>
          <w:rFonts w:ascii="Times New Roman" w:hAnsi="Times New Roman" w:cs="Times New Roman"/>
          <w:sz w:val="24"/>
          <w:szCs w:val="24"/>
          <w:lang w:val="en-CA"/>
        </w:rPr>
        <w:t>one</w:t>
      </w:r>
      <w:r w:rsidR="00791B72">
        <w:rPr>
          <w:rFonts w:ascii="Times New Roman" w:hAnsi="Times New Roman" w:cs="Times New Roman"/>
          <w:sz w:val="24"/>
          <w:szCs w:val="24"/>
          <w:lang w:val="en-CA"/>
        </w:rPr>
        <w:t xml:space="preserve"> </w:t>
      </w:r>
      <w:r w:rsidR="00791B72" w:rsidRPr="008B446F">
        <w:rPr>
          <w:rFonts w:ascii="Times New Roman" w:hAnsi="Times New Roman" w:cs="Times New Roman"/>
          <w:i/>
          <w:iCs/>
          <w:sz w:val="24"/>
          <w:szCs w:val="24"/>
          <w:lang w:val="en-CA"/>
        </w:rPr>
        <w:t>v</w:t>
      </w:r>
      <w:r w:rsidR="00791B72">
        <w:rPr>
          <w:rFonts w:ascii="Times New Roman" w:hAnsi="Times New Roman" w:cs="Times New Roman"/>
          <w:sz w:val="24"/>
          <w:szCs w:val="24"/>
          <w:lang w:val="en-CA"/>
        </w:rPr>
        <w:t xml:space="preserve"> parameter). The </w:t>
      </w:r>
      <w:r w:rsidR="00791B72" w:rsidRPr="008B446F">
        <w:rPr>
          <w:rFonts w:ascii="Times New Roman" w:hAnsi="Times New Roman" w:cs="Times New Roman"/>
          <w:i/>
          <w:iCs/>
          <w:sz w:val="24"/>
          <w:szCs w:val="24"/>
          <w:lang w:val="en-CA"/>
        </w:rPr>
        <w:t>g</w:t>
      </w:r>
      <w:r w:rsidR="00791B72">
        <w:rPr>
          <w:rFonts w:ascii="Times New Roman" w:hAnsi="Times New Roman" w:cs="Times New Roman"/>
          <w:sz w:val="24"/>
          <w:szCs w:val="24"/>
          <w:lang w:val="en-CA"/>
        </w:rPr>
        <w:t xml:space="preserve"> and </w:t>
      </w:r>
      <w:r w:rsidR="00791B72" w:rsidRPr="008B446F">
        <w:rPr>
          <w:rFonts w:ascii="Times New Roman" w:hAnsi="Times New Roman" w:cs="Times New Roman"/>
          <w:i/>
          <w:iCs/>
          <w:sz w:val="24"/>
          <w:szCs w:val="24"/>
          <w:lang w:val="en-CA"/>
        </w:rPr>
        <w:t>v</w:t>
      </w:r>
      <w:r w:rsidR="00791B72">
        <w:rPr>
          <w:rFonts w:ascii="Times New Roman" w:hAnsi="Times New Roman" w:cs="Times New Roman"/>
          <w:sz w:val="24"/>
          <w:szCs w:val="24"/>
          <w:lang w:val="en-CA"/>
        </w:rPr>
        <w:t xml:space="preserve"> parameters are assigned weak normal priors with mean 0</w:t>
      </w:r>
      <w:r w:rsidR="006E143C">
        <w:rPr>
          <w:rFonts w:ascii="Times New Roman" w:hAnsi="Times New Roman" w:cs="Times New Roman"/>
          <w:sz w:val="24"/>
          <w:szCs w:val="24"/>
          <w:lang w:val="en-CA"/>
        </w:rPr>
        <w:t xml:space="preserve"> (with very low weight)</w:t>
      </w:r>
      <w:r w:rsidR="00791B72">
        <w:rPr>
          <w:rFonts w:ascii="Times New Roman" w:hAnsi="Times New Roman" w:cs="Times New Roman"/>
          <w:sz w:val="24"/>
          <w:szCs w:val="24"/>
          <w:lang w:val="en-CA"/>
        </w:rPr>
        <w:t xml:space="preserve">. </w:t>
      </w:r>
      <w:r w:rsidR="006E143C">
        <w:rPr>
          <w:rFonts w:ascii="Times New Roman" w:hAnsi="Times New Roman" w:cs="Times New Roman"/>
          <w:sz w:val="24"/>
          <w:szCs w:val="24"/>
          <w:lang w:val="en-CA"/>
        </w:rPr>
        <w:t>Previous studies (Carruthers et al. 2011) have demonstrated that the simplified gravity modelling approach is estimable from spatial abundance indices</w:t>
      </w:r>
      <w:r w:rsidR="0070402C">
        <w:rPr>
          <w:rFonts w:ascii="Times New Roman" w:hAnsi="Times New Roman" w:cs="Times New Roman"/>
          <w:sz w:val="24"/>
          <w:szCs w:val="24"/>
          <w:lang w:val="en-CA"/>
        </w:rPr>
        <w:t xml:space="preserve"> alone,</w:t>
      </w:r>
      <w:r w:rsidR="006E143C">
        <w:rPr>
          <w:rFonts w:ascii="Times New Roman" w:hAnsi="Times New Roman" w:cs="Times New Roman"/>
          <w:sz w:val="24"/>
          <w:szCs w:val="24"/>
          <w:lang w:val="en-CA"/>
        </w:rPr>
        <w:t xml:space="preserve"> which means that the estimation will not fail for </w:t>
      </w:r>
      <w:proofErr w:type="spellStart"/>
      <w:r w:rsidR="006E143C">
        <w:rPr>
          <w:rFonts w:ascii="Times New Roman" w:hAnsi="Times New Roman" w:cs="Times New Roman"/>
          <w:sz w:val="24"/>
          <w:szCs w:val="24"/>
          <w:lang w:val="en-CA"/>
        </w:rPr>
        <w:t>spatio</w:t>
      </w:r>
      <w:proofErr w:type="spellEnd"/>
      <w:r w:rsidR="006E143C">
        <w:rPr>
          <w:rFonts w:ascii="Times New Roman" w:hAnsi="Times New Roman" w:cs="Times New Roman"/>
          <w:sz w:val="24"/>
          <w:szCs w:val="24"/>
          <w:lang w:val="en-CA"/>
        </w:rPr>
        <w:t xml:space="preserve">-temporal strata that are sparse in </w:t>
      </w:r>
      <w:r w:rsidR="0070402C">
        <w:rPr>
          <w:rFonts w:ascii="Times New Roman" w:hAnsi="Times New Roman" w:cs="Times New Roman"/>
          <w:sz w:val="24"/>
          <w:szCs w:val="24"/>
          <w:lang w:val="en-CA"/>
        </w:rPr>
        <w:t xml:space="preserve">terms of </w:t>
      </w:r>
      <w:r w:rsidR="006E143C">
        <w:rPr>
          <w:rFonts w:ascii="Times New Roman" w:hAnsi="Times New Roman" w:cs="Times New Roman"/>
          <w:sz w:val="24"/>
          <w:szCs w:val="24"/>
          <w:lang w:val="en-CA"/>
        </w:rPr>
        <w:t xml:space="preserve">electronic tagging data. </w:t>
      </w:r>
    </w:p>
    <w:p w14:paraId="3F8CCFC6" w14:textId="5828B227" w:rsidR="00791B72" w:rsidRDefault="00791B72" w:rsidP="00BE5737">
      <w:pPr>
        <w:jc w:val="both"/>
        <w:rPr>
          <w:rFonts w:ascii="Times New Roman" w:hAnsi="Times New Roman" w:cs="Times New Roman"/>
          <w:sz w:val="24"/>
          <w:szCs w:val="24"/>
          <w:lang w:val="en-CA"/>
        </w:rPr>
      </w:pPr>
    </w:p>
    <w:p w14:paraId="23B60508" w14:textId="37E452F1" w:rsidR="00791B72" w:rsidRDefault="00791B72" w:rsidP="00BE5737">
      <w:pPr>
        <w:jc w:val="both"/>
        <w:rPr>
          <w:rFonts w:ascii="Times New Roman" w:hAnsi="Times New Roman" w:cs="Times New Roman"/>
          <w:sz w:val="24"/>
          <w:szCs w:val="24"/>
          <w:lang w:val="en-CA"/>
        </w:rPr>
      </w:pPr>
      <w:r>
        <w:rPr>
          <w:rFonts w:ascii="Times New Roman" w:hAnsi="Times New Roman" w:cs="Times New Roman"/>
          <w:sz w:val="24"/>
          <w:szCs w:val="24"/>
          <w:lang w:val="en-CA"/>
        </w:rPr>
        <w:t>For</w:t>
      </w:r>
      <w:r w:rsidR="00891EB6">
        <w:rPr>
          <w:rFonts w:ascii="Times New Roman" w:hAnsi="Times New Roman" w:cs="Times New Roman"/>
          <w:sz w:val="24"/>
          <w:szCs w:val="24"/>
          <w:lang w:val="en-CA"/>
        </w:rPr>
        <w:t xml:space="preserve"> the two other movement</w:t>
      </w:r>
      <w:r>
        <w:rPr>
          <w:rFonts w:ascii="Times New Roman" w:hAnsi="Times New Roman" w:cs="Times New Roman"/>
          <w:sz w:val="24"/>
          <w:szCs w:val="24"/>
          <w:lang w:val="en-CA"/>
        </w:rPr>
        <w:t xml:space="preserve"> age classes </w:t>
      </w:r>
      <w:r w:rsidR="00891EB6">
        <w:rPr>
          <w:rFonts w:ascii="Times New Roman" w:hAnsi="Times New Roman" w:cs="Times New Roman"/>
          <w:sz w:val="24"/>
          <w:szCs w:val="24"/>
          <w:lang w:val="en-CA"/>
        </w:rPr>
        <w:t>(</w:t>
      </w:r>
      <w:r>
        <w:rPr>
          <w:rFonts w:ascii="Times New Roman" w:hAnsi="Times New Roman" w:cs="Times New Roman"/>
          <w:sz w:val="24"/>
          <w:szCs w:val="24"/>
          <w:lang w:val="en-CA"/>
        </w:rPr>
        <w:t>a=1 and a=3</w:t>
      </w:r>
      <w:r w:rsidR="00891EB6">
        <w:rPr>
          <w:rFonts w:ascii="Times New Roman" w:hAnsi="Times New Roman" w:cs="Times New Roman"/>
          <w:sz w:val="24"/>
          <w:szCs w:val="24"/>
          <w:lang w:val="en-CA"/>
        </w:rPr>
        <w:t>)</w:t>
      </w:r>
      <w:r>
        <w:rPr>
          <w:rFonts w:ascii="Times New Roman" w:hAnsi="Times New Roman" w:cs="Times New Roman"/>
          <w:sz w:val="24"/>
          <w:szCs w:val="24"/>
          <w:lang w:val="en-CA"/>
        </w:rPr>
        <w:t xml:space="preserve">, the </w:t>
      </w:r>
      <w:r w:rsidRPr="008B446F">
        <w:rPr>
          <w:rFonts w:ascii="Times New Roman" w:hAnsi="Times New Roman" w:cs="Times New Roman"/>
          <w:i/>
          <w:iCs/>
          <w:sz w:val="24"/>
          <w:szCs w:val="24"/>
          <w:lang w:val="en-CA"/>
        </w:rPr>
        <w:t>g</w:t>
      </w:r>
      <w:r>
        <w:rPr>
          <w:rFonts w:ascii="Times New Roman" w:hAnsi="Times New Roman" w:cs="Times New Roman"/>
          <w:sz w:val="24"/>
          <w:szCs w:val="24"/>
          <w:lang w:val="en-CA"/>
        </w:rPr>
        <w:t xml:space="preserve"> parameters and </w:t>
      </w:r>
      <w:r w:rsidRPr="008B446F">
        <w:rPr>
          <w:rFonts w:ascii="Times New Roman" w:hAnsi="Times New Roman" w:cs="Times New Roman"/>
          <w:i/>
          <w:iCs/>
          <w:sz w:val="24"/>
          <w:szCs w:val="24"/>
          <w:lang w:val="en-CA"/>
        </w:rPr>
        <w:t>v</w:t>
      </w:r>
      <w:r>
        <w:rPr>
          <w:rFonts w:ascii="Times New Roman" w:hAnsi="Times New Roman" w:cs="Times New Roman"/>
          <w:sz w:val="24"/>
          <w:szCs w:val="24"/>
          <w:lang w:val="en-CA"/>
        </w:rPr>
        <w:t xml:space="preserve"> parameters are calculated as penalized deviations from the age</w:t>
      </w:r>
      <w:r w:rsidR="00891EB6">
        <w:rPr>
          <w:rFonts w:ascii="Times New Roman" w:hAnsi="Times New Roman" w:cs="Times New Roman"/>
          <w:sz w:val="24"/>
          <w:szCs w:val="24"/>
          <w:lang w:val="en-CA"/>
        </w:rPr>
        <w:t xml:space="preserve"> class</w:t>
      </w:r>
      <w:r>
        <w:rPr>
          <w:rFonts w:ascii="Times New Roman" w:hAnsi="Times New Roman" w:cs="Times New Roman"/>
          <w:sz w:val="24"/>
          <w:szCs w:val="24"/>
          <w:lang w:val="en-CA"/>
        </w:rPr>
        <w:t xml:space="preserve"> 2 parameters. This allows the model to borrow information across the age classes </w:t>
      </w:r>
      <w:r w:rsidR="0070402C">
        <w:rPr>
          <w:rFonts w:ascii="Times New Roman" w:hAnsi="Times New Roman" w:cs="Times New Roman"/>
          <w:sz w:val="24"/>
          <w:szCs w:val="24"/>
          <w:lang w:val="en-CA"/>
        </w:rPr>
        <w:t xml:space="preserve">easily </w:t>
      </w:r>
      <w:r>
        <w:rPr>
          <w:rFonts w:ascii="Times New Roman" w:hAnsi="Times New Roman" w:cs="Times New Roman"/>
          <w:sz w:val="24"/>
          <w:szCs w:val="24"/>
          <w:lang w:val="en-CA"/>
        </w:rPr>
        <w:t>when data are sparse (e.g. if data are available for age class 2</w:t>
      </w:r>
      <w:r w:rsidR="0070402C">
        <w:rPr>
          <w:rFonts w:ascii="Times New Roman" w:hAnsi="Times New Roman" w:cs="Times New Roman"/>
          <w:sz w:val="24"/>
          <w:szCs w:val="24"/>
          <w:lang w:val="en-CA"/>
        </w:rPr>
        <w:t xml:space="preserve"> only</w:t>
      </w:r>
      <w:r>
        <w:rPr>
          <w:rFonts w:ascii="Times New Roman" w:hAnsi="Times New Roman" w:cs="Times New Roman"/>
          <w:sz w:val="24"/>
          <w:szCs w:val="24"/>
          <w:lang w:val="en-CA"/>
        </w:rPr>
        <w:t>, age classes 1 and 3 use age</w:t>
      </w:r>
      <w:r w:rsidR="006E143C">
        <w:rPr>
          <w:rFonts w:ascii="Times New Roman" w:hAnsi="Times New Roman" w:cs="Times New Roman"/>
          <w:sz w:val="24"/>
          <w:szCs w:val="24"/>
          <w:lang w:val="en-CA"/>
        </w:rPr>
        <w:t xml:space="preserve"> class</w:t>
      </w:r>
      <w:r>
        <w:rPr>
          <w:rFonts w:ascii="Times New Roman" w:hAnsi="Times New Roman" w:cs="Times New Roman"/>
          <w:sz w:val="24"/>
          <w:szCs w:val="24"/>
          <w:lang w:val="en-CA"/>
        </w:rPr>
        <w:t xml:space="preserve"> 2 parameters</w:t>
      </w:r>
      <w:r w:rsidR="0059774A">
        <w:rPr>
          <w:rFonts w:ascii="Times New Roman" w:hAnsi="Times New Roman" w:cs="Times New Roman"/>
          <w:sz w:val="24"/>
          <w:szCs w:val="24"/>
          <w:lang w:val="en-CA"/>
        </w:rPr>
        <w:t>;</w:t>
      </w:r>
      <w:r>
        <w:rPr>
          <w:rFonts w:ascii="Times New Roman" w:hAnsi="Times New Roman" w:cs="Times New Roman"/>
          <w:sz w:val="24"/>
          <w:szCs w:val="24"/>
          <w:lang w:val="en-CA"/>
        </w:rPr>
        <w:t xml:space="preserve"> if age </w:t>
      </w:r>
      <w:r w:rsidR="006E143C">
        <w:rPr>
          <w:rFonts w:ascii="Times New Roman" w:hAnsi="Times New Roman" w:cs="Times New Roman"/>
          <w:sz w:val="24"/>
          <w:szCs w:val="24"/>
          <w:lang w:val="en-CA"/>
        </w:rPr>
        <w:t xml:space="preserve">class </w:t>
      </w:r>
      <w:r>
        <w:rPr>
          <w:rFonts w:ascii="Times New Roman" w:hAnsi="Times New Roman" w:cs="Times New Roman"/>
          <w:sz w:val="24"/>
          <w:szCs w:val="24"/>
          <w:lang w:val="en-CA"/>
        </w:rPr>
        <w:t xml:space="preserve">1 data </w:t>
      </w:r>
      <w:r w:rsidR="0070402C">
        <w:rPr>
          <w:rFonts w:ascii="Times New Roman" w:hAnsi="Times New Roman" w:cs="Times New Roman"/>
          <w:sz w:val="24"/>
          <w:szCs w:val="24"/>
          <w:lang w:val="en-CA"/>
        </w:rPr>
        <w:t xml:space="preserve">only </w:t>
      </w:r>
      <w:r>
        <w:rPr>
          <w:rFonts w:ascii="Times New Roman" w:hAnsi="Times New Roman" w:cs="Times New Roman"/>
          <w:sz w:val="24"/>
          <w:szCs w:val="24"/>
          <w:lang w:val="en-CA"/>
        </w:rPr>
        <w:t>are available, age classes 2 and 3 borrow age class 1 parameters)</w:t>
      </w:r>
      <w:r w:rsidR="006E143C">
        <w:rPr>
          <w:rFonts w:ascii="Times New Roman" w:hAnsi="Times New Roman" w:cs="Times New Roman"/>
          <w:sz w:val="24"/>
          <w:szCs w:val="24"/>
          <w:lang w:val="en-CA"/>
        </w:rPr>
        <w:t>. For example, for age class 1:</w:t>
      </w:r>
    </w:p>
    <w:p w14:paraId="5C8EE223" w14:textId="708649B4" w:rsidR="006E143C" w:rsidRDefault="006E143C" w:rsidP="00BE5737">
      <w:pPr>
        <w:jc w:val="both"/>
        <w:rPr>
          <w:rFonts w:ascii="Times New Roman" w:hAnsi="Times New Roman" w:cs="Times New Roman"/>
          <w:sz w:val="24"/>
          <w:szCs w:val="24"/>
          <w:lang w:val="en-CA"/>
        </w:rPr>
      </w:pPr>
    </w:p>
    <w:p w14:paraId="6AC67B4B" w14:textId="77777777" w:rsidR="006E143C" w:rsidRDefault="006E143C" w:rsidP="00BE5737">
      <w:pPr>
        <w:jc w:val="both"/>
        <w:rPr>
          <w:rFonts w:ascii="Times New Roman" w:hAnsi="Times New Roman" w:cs="Times New Roman"/>
          <w:sz w:val="24"/>
          <w:szCs w:val="24"/>
          <w:lang w:val="en-CA"/>
        </w:rPr>
      </w:pPr>
    </w:p>
    <w:p w14:paraId="5ED96867" w14:textId="61087D59" w:rsidR="00791B72" w:rsidRPr="00E873A5" w:rsidRDefault="006E5632" w:rsidP="00BE5737">
      <w:pPr>
        <w:jc w:val="both"/>
        <w:rPr>
          <w:rFonts w:ascii="Times New Roman" w:hAnsi="Times New Roman" w:cs="Times New Roman"/>
          <w:sz w:val="24"/>
          <w:szCs w:val="24"/>
          <w:lang w:val="en-CA"/>
        </w:rPr>
      </w:pP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g</m:t>
            </m:r>
          </m:e>
          <m:sub>
            <m:r>
              <w:rPr>
                <w:rFonts w:ascii="Cambria Math" w:hAnsi="Cambria Math" w:cs="Times New Roman"/>
                <w:sz w:val="24"/>
                <w:szCs w:val="24"/>
                <w:lang w:val="en-CA"/>
              </w:rPr>
              <m:t>s,m,1,r</m:t>
            </m:r>
          </m:sub>
        </m:sSub>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g</m:t>
            </m:r>
          </m:e>
          <m:sub>
            <m:r>
              <w:rPr>
                <w:rFonts w:ascii="Cambria Math" w:hAnsi="Cambria Math" w:cs="Times New Roman"/>
                <w:sz w:val="24"/>
                <w:szCs w:val="24"/>
                <w:lang w:val="en-CA"/>
              </w:rPr>
              <m:t>s,m,2,r</m:t>
            </m:r>
          </m:sub>
        </m:sSub>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θ</m:t>
            </m:r>
          </m:e>
          <m:sub>
            <m:r>
              <w:rPr>
                <w:rFonts w:ascii="Cambria Math" w:hAnsi="Cambria Math" w:cs="Times New Roman"/>
                <w:sz w:val="24"/>
                <w:szCs w:val="24"/>
                <w:lang w:val="en-CA"/>
              </w:rPr>
              <m:t>G,s,m,1,r</m:t>
            </m:r>
          </m:sub>
        </m:sSub>
      </m:oMath>
      <w:r w:rsidR="006E143C">
        <w:rPr>
          <w:rFonts w:ascii="Times New Roman" w:hAnsi="Times New Roman" w:cs="Times New Roman"/>
          <w:sz w:val="24"/>
          <w:szCs w:val="24"/>
          <w:lang w:val="en-CA"/>
        </w:rPr>
        <w:t xml:space="preserve"> </w:t>
      </w:r>
      <w:r w:rsidR="006E143C">
        <w:rPr>
          <w:rFonts w:ascii="Times New Roman" w:hAnsi="Times New Roman" w:cs="Times New Roman"/>
          <w:sz w:val="24"/>
          <w:szCs w:val="24"/>
          <w:lang w:val="en-CA"/>
        </w:rPr>
        <w:tab/>
      </w:r>
      <w:r w:rsidR="006E143C">
        <w:rPr>
          <w:rFonts w:ascii="Times New Roman" w:hAnsi="Times New Roman" w:cs="Times New Roman"/>
          <w:sz w:val="24"/>
          <w:szCs w:val="24"/>
          <w:lang w:val="en-CA"/>
        </w:rPr>
        <w:tab/>
      </w:r>
      <w:r w:rsidR="006E143C">
        <w:rPr>
          <w:rFonts w:ascii="Times New Roman" w:hAnsi="Times New Roman" w:cs="Times New Roman"/>
          <w:sz w:val="24"/>
          <w:szCs w:val="24"/>
          <w:lang w:val="en-CA"/>
        </w:rPr>
        <w:tab/>
      </w:r>
      <w:r w:rsidR="006E143C">
        <w:rPr>
          <w:rFonts w:ascii="Times New Roman" w:hAnsi="Times New Roman" w:cs="Times New Roman"/>
          <w:sz w:val="24"/>
          <w:szCs w:val="24"/>
          <w:lang w:val="en-CA"/>
        </w:rPr>
        <w:tab/>
      </w:r>
      <w:r w:rsidR="006E143C">
        <w:rPr>
          <w:rFonts w:ascii="Times New Roman" w:hAnsi="Times New Roman" w:cs="Times New Roman"/>
          <w:sz w:val="24"/>
          <w:szCs w:val="24"/>
          <w:lang w:val="en-CA"/>
        </w:rPr>
        <w:tab/>
      </w:r>
      <w:r w:rsidR="006E143C">
        <w:rPr>
          <w:rFonts w:ascii="Times New Roman" w:hAnsi="Times New Roman" w:cs="Times New Roman"/>
          <w:sz w:val="24"/>
          <w:szCs w:val="24"/>
          <w:lang w:val="en-CA"/>
        </w:rPr>
        <w:tab/>
      </w:r>
      <w:r w:rsidR="006E143C">
        <w:rPr>
          <w:rFonts w:ascii="Times New Roman" w:hAnsi="Times New Roman" w:cs="Times New Roman"/>
          <w:sz w:val="24"/>
          <w:szCs w:val="24"/>
          <w:lang w:val="en-CA"/>
        </w:rPr>
        <w:tab/>
      </w:r>
      <w:r w:rsidR="006E143C">
        <w:rPr>
          <w:rFonts w:ascii="Times New Roman" w:hAnsi="Times New Roman" w:cs="Times New Roman"/>
          <w:sz w:val="24"/>
          <w:szCs w:val="24"/>
          <w:lang w:val="en-CA"/>
        </w:rPr>
        <w:tab/>
        <w:t>(3.21)</w:t>
      </w:r>
    </w:p>
    <w:p w14:paraId="41162052" w14:textId="77777777" w:rsidR="006E143C" w:rsidRDefault="006E143C" w:rsidP="00BE5737">
      <w:pPr>
        <w:jc w:val="both"/>
        <w:rPr>
          <w:rFonts w:ascii="Times New Roman" w:hAnsi="Times New Roman" w:cs="Times New Roman"/>
          <w:sz w:val="24"/>
          <w:szCs w:val="24"/>
          <w:lang w:val="en-CA"/>
        </w:rPr>
      </w:pPr>
    </w:p>
    <w:p w14:paraId="14603361" w14:textId="77777777" w:rsidR="00791B72" w:rsidRDefault="00791B72" w:rsidP="00BE5737">
      <w:pPr>
        <w:jc w:val="both"/>
        <w:rPr>
          <w:rFonts w:ascii="Times New Roman" w:hAnsi="Times New Roman" w:cs="Times New Roman"/>
          <w:sz w:val="24"/>
          <w:szCs w:val="24"/>
          <w:lang w:val="en-CA"/>
        </w:rPr>
      </w:pPr>
    </w:p>
    <w:p w14:paraId="128EA995" w14:textId="23B13371" w:rsidR="006D3F6D" w:rsidRDefault="006D3F6D" w:rsidP="00BE5737">
      <w:pPr>
        <w:jc w:val="both"/>
        <w:rPr>
          <w:rFonts w:ascii="Times New Roman" w:hAnsi="Times New Roman" w:cs="Times New Roman"/>
          <w:sz w:val="24"/>
          <w:szCs w:val="24"/>
          <w:lang w:val="en-CA"/>
        </w:rPr>
      </w:pPr>
      <w:r>
        <w:rPr>
          <w:rFonts w:ascii="Times New Roman" w:hAnsi="Times New Roman" w:cs="Times New Roman"/>
          <w:sz w:val="24"/>
          <w:szCs w:val="24"/>
          <w:lang w:val="en-CA"/>
        </w:rPr>
        <w:t>Note that due to data sparsity it is not possible to estimate stock-specific viscosity</w:t>
      </w:r>
      <w:r w:rsidR="009B61D3">
        <w:rPr>
          <w:rFonts w:ascii="Times New Roman" w:hAnsi="Times New Roman" w:cs="Times New Roman"/>
          <w:sz w:val="24"/>
          <w:szCs w:val="24"/>
          <w:lang w:val="en-CA"/>
        </w:rPr>
        <w:t xml:space="preserve"> </w:t>
      </w:r>
      <w:r w:rsidR="009B61D3">
        <w:rPr>
          <w:rFonts w:ascii="Times New Roman" w:hAnsi="Times New Roman" w:cs="Times New Roman"/>
          <w:i/>
          <w:iCs/>
          <w:sz w:val="24"/>
          <w:szCs w:val="24"/>
          <w:lang w:val="en-CA"/>
        </w:rPr>
        <w:t>v</w:t>
      </w:r>
      <w:r>
        <w:rPr>
          <w:rFonts w:ascii="Times New Roman" w:hAnsi="Times New Roman" w:cs="Times New Roman"/>
          <w:sz w:val="24"/>
          <w:szCs w:val="24"/>
          <w:lang w:val="en-CA"/>
        </w:rPr>
        <w:t xml:space="preserve">. It is still possible for East and West stocks to have radically different spatial distributions as determined by the </w:t>
      </w:r>
      <w:r w:rsidRPr="008B446F">
        <w:rPr>
          <w:rFonts w:ascii="Times New Roman" w:hAnsi="Times New Roman" w:cs="Times New Roman"/>
          <w:i/>
          <w:iCs/>
          <w:sz w:val="24"/>
          <w:szCs w:val="24"/>
          <w:lang w:val="en-CA"/>
        </w:rPr>
        <w:t>g</w:t>
      </w:r>
      <w:r>
        <w:rPr>
          <w:rFonts w:ascii="Times New Roman" w:hAnsi="Times New Roman" w:cs="Times New Roman"/>
          <w:sz w:val="24"/>
          <w:szCs w:val="24"/>
          <w:lang w:val="en-CA"/>
        </w:rPr>
        <w:t xml:space="preserve"> terms, but their</w:t>
      </w:r>
      <w:r w:rsidR="00791B72">
        <w:rPr>
          <w:rFonts w:ascii="Times New Roman" w:hAnsi="Times New Roman" w:cs="Times New Roman"/>
          <w:sz w:val="24"/>
          <w:szCs w:val="24"/>
          <w:lang w:val="en-CA"/>
        </w:rPr>
        <w:t xml:space="preserve"> seasonal</w:t>
      </w:r>
      <w:r>
        <w:rPr>
          <w:rFonts w:ascii="Times New Roman" w:hAnsi="Times New Roman" w:cs="Times New Roman"/>
          <w:sz w:val="24"/>
          <w:szCs w:val="24"/>
          <w:lang w:val="en-CA"/>
        </w:rPr>
        <w:t xml:space="preserve"> propensity to stay in a given </w:t>
      </w:r>
      <w:r w:rsidR="00524960">
        <w:rPr>
          <w:rFonts w:ascii="Times New Roman" w:hAnsi="Times New Roman" w:cs="Times New Roman"/>
          <w:sz w:val="24"/>
          <w:szCs w:val="24"/>
          <w:lang w:val="en-CA"/>
        </w:rPr>
        <w:t>stratum</w:t>
      </w:r>
      <w:r>
        <w:rPr>
          <w:rFonts w:ascii="Times New Roman" w:hAnsi="Times New Roman" w:cs="Times New Roman"/>
          <w:sz w:val="24"/>
          <w:szCs w:val="24"/>
          <w:lang w:val="en-CA"/>
        </w:rPr>
        <w:t xml:space="preserve"> is linked </w:t>
      </w:r>
      <w:r w:rsidR="00791B72">
        <w:rPr>
          <w:rFonts w:ascii="Times New Roman" w:hAnsi="Times New Roman" w:cs="Times New Roman"/>
          <w:sz w:val="24"/>
          <w:szCs w:val="24"/>
          <w:lang w:val="en-CA"/>
        </w:rPr>
        <w:t xml:space="preserve">for the two stocks. </w:t>
      </w:r>
    </w:p>
    <w:p w14:paraId="5D7EF88A" w14:textId="77777777" w:rsidR="006D3F6D" w:rsidRPr="00256DE4" w:rsidRDefault="006D3F6D" w:rsidP="00BE5737">
      <w:pPr>
        <w:jc w:val="both"/>
        <w:rPr>
          <w:rFonts w:ascii="Times New Roman" w:hAnsi="Times New Roman" w:cs="Times New Roman"/>
          <w:sz w:val="24"/>
          <w:szCs w:val="24"/>
          <w:lang w:val="en-CA"/>
        </w:rPr>
      </w:pPr>
    </w:p>
    <w:p w14:paraId="6C7D53F3" w14:textId="0A99E4EA" w:rsidR="00BE5737" w:rsidRPr="00256DE4" w:rsidRDefault="00BE5737" w:rsidP="00BE5737">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Movements from a</w:t>
      </w:r>
      <w:r w:rsidR="00524960">
        <w:rPr>
          <w:rFonts w:ascii="Times New Roman" w:hAnsi="Times New Roman" w:cs="Times New Roman"/>
          <w:sz w:val="24"/>
          <w:szCs w:val="24"/>
          <w:lang w:val="en-CA"/>
        </w:rPr>
        <w:t xml:space="preserve"> stratum</w:t>
      </w:r>
      <w:r w:rsidRPr="00256DE4">
        <w:rPr>
          <w:rFonts w:ascii="Times New Roman" w:hAnsi="Times New Roman" w:cs="Times New Roman"/>
          <w:sz w:val="24"/>
          <w:szCs w:val="24"/>
          <w:lang w:val="en-CA"/>
        </w:rPr>
        <w:t xml:space="preserve"> </w:t>
      </w:r>
      <w:r w:rsidRPr="00256DE4">
        <w:rPr>
          <w:rFonts w:ascii="Times New Roman" w:hAnsi="Times New Roman" w:cs="Times New Roman"/>
          <w:i/>
          <w:sz w:val="24"/>
          <w:szCs w:val="24"/>
          <w:lang w:val="en-CA"/>
        </w:rPr>
        <w:t>k</w:t>
      </w:r>
      <w:r w:rsidRPr="00256DE4">
        <w:rPr>
          <w:rFonts w:ascii="Times New Roman" w:hAnsi="Times New Roman" w:cs="Times New Roman"/>
          <w:sz w:val="24"/>
          <w:szCs w:val="24"/>
          <w:lang w:val="en-CA"/>
        </w:rPr>
        <w:t xml:space="preserve"> to a </w:t>
      </w:r>
      <w:r w:rsidR="00524960">
        <w:rPr>
          <w:rFonts w:ascii="Times New Roman" w:hAnsi="Times New Roman" w:cs="Times New Roman"/>
          <w:sz w:val="24"/>
          <w:szCs w:val="24"/>
          <w:lang w:val="en-CA"/>
        </w:rPr>
        <w:t>stratum</w:t>
      </w:r>
      <w:r w:rsidR="00524960" w:rsidRPr="00256DE4">
        <w:rPr>
          <w:rFonts w:ascii="Times New Roman" w:hAnsi="Times New Roman" w:cs="Times New Roman"/>
          <w:sz w:val="24"/>
          <w:szCs w:val="24"/>
          <w:lang w:val="en-CA"/>
        </w:rPr>
        <w:t xml:space="preserve"> </w:t>
      </w:r>
      <w:r w:rsidRPr="00256DE4">
        <w:rPr>
          <w:rFonts w:ascii="Times New Roman" w:hAnsi="Times New Roman" w:cs="Times New Roman"/>
          <w:i/>
          <w:sz w:val="24"/>
          <w:szCs w:val="24"/>
          <w:lang w:val="en-CA"/>
        </w:rPr>
        <w:t>r</w:t>
      </w:r>
      <w:r w:rsidRPr="00256DE4">
        <w:rPr>
          <w:rFonts w:ascii="Times New Roman" w:hAnsi="Times New Roman" w:cs="Times New Roman"/>
          <w:sz w:val="24"/>
          <w:szCs w:val="24"/>
          <w:lang w:val="en-CA"/>
        </w:rPr>
        <w:t xml:space="preserve"> that are considered to be implausible (e.g. from the Eastern Mediterranean to the Gulf of Mexico) are assigned a large negative number (essentially zero movement) in</w:t>
      </w:r>
      <w:r w:rsidR="0059774A">
        <w:rPr>
          <w:rFonts w:ascii="Times New Roman" w:hAnsi="Times New Roman" w:cs="Times New Roman"/>
          <w:sz w:val="24"/>
          <w:szCs w:val="24"/>
          <w:lang w:val="en-CA"/>
        </w:rPr>
        <w:t xml:space="preserve"> the</w:t>
      </w:r>
      <w:r w:rsidRPr="00256DE4">
        <w:rPr>
          <w:rFonts w:ascii="Times New Roman" w:hAnsi="Times New Roman" w:cs="Times New Roman"/>
          <w:sz w:val="24"/>
          <w:szCs w:val="24"/>
          <w:lang w:val="en-CA"/>
        </w:rPr>
        <w:t xml:space="preserve"> corresponding cells in these movement matrices. For each </w:t>
      </w:r>
      <w:r w:rsidR="00524960">
        <w:rPr>
          <w:rFonts w:ascii="Times New Roman" w:hAnsi="Times New Roman" w:cs="Times New Roman"/>
          <w:sz w:val="24"/>
          <w:szCs w:val="24"/>
          <w:lang w:val="en-CA"/>
        </w:rPr>
        <w:t>stratum</w:t>
      </w:r>
      <w:r w:rsidR="00524960" w:rsidRPr="00256DE4">
        <w:rPr>
          <w:rFonts w:ascii="Times New Roman" w:hAnsi="Times New Roman" w:cs="Times New Roman"/>
          <w:sz w:val="24"/>
          <w:szCs w:val="24"/>
          <w:lang w:val="en-CA"/>
        </w:rPr>
        <w:t xml:space="preserve"> </w:t>
      </w:r>
      <w:r w:rsidRPr="00256DE4">
        <w:rPr>
          <w:rFonts w:ascii="Times New Roman" w:hAnsi="Times New Roman" w:cs="Times New Roman"/>
          <w:i/>
          <w:sz w:val="24"/>
          <w:szCs w:val="24"/>
          <w:lang w:val="en-CA"/>
        </w:rPr>
        <w:t>k,</w:t>
      </w:r>
      <w:r w:rsidRPr="00256DE4">
        <w:rPr>
          <w:rFonts w:ascii="Times New Roman" w:hAnsi="Times New Roman" w:cs="Times New Roman"/>
          <w:sz w:val="24"/>
          <w:szCs w:val="24"/>
          <w:lang w:val="en-CA"/>
        </w:rPr>
        <w:t xml:space="preserve"> from which individuals can move, one value is assigned zero and all other possible movements are assigned an estimated parameter </w:t>
      </w:r>
      <w:r w:rsidRPr="00256DE4">
        <w:rPr>
          <w:rFonts w:ascii="Times New Roman" w:hAnsi="Times New Roman" w:cs="Times New Roman"/>
          <w:i/>
          <w:sz w:val="24"/>
          <w:szCs w:val="24"/>
          <w:lang w:val="en-CA"/>
        </w:rPr>
        <w:t xml:space="preserve">ψ </w:t>
      </w:r>
      <w:r w:rsidRPr="00256DE4">
        <w:rPr>
          <w:rFonts w:ascii="Times New Roman" w:hAnsi="Times New Roman" w:cs="Times New Roman"/>
          <w:sz w:val="24"/>
          <w:szCs w:val="24"/>
          <w:lang w:val="en-CA"/>
        </w:rPr>
        <w:t>(since rows must sum to 1, there is one less degree of freedom):</w:t>
      </w:r>
    </w:p>
    <w:p w14:paraId="1F0A7682" w14:textId="77777777" w:rsidR="00BE5737" w:rsidRPr="00256DE4" w:rsidRDefault="00BE5737" w:rsidP="00BE5737">
      <w:pPr>
        <w:jc w:val="both"/>
        <w:rPr>
          <w:rFonts w:ascii="Times New Roman" w:hAnsi="Times New Roman" w:cs="Times New Roman"/>
          <w:sz w:val="24"/>
          <w:szCs w:val="24"/>
          <w:lang w:val="en-CA"/>
        </w:rPr>
      </w:pPr>
    </w:p>
    <w:p w14:paraId="6F711BFC" w14:textId="4CEFAD2A" w:rsidR="00BE5737" w:rsidRPr="00256DE4" w:rsidRDefault="006E5632" w:rsidP="00BE5737">
      <w:pPr>
        <w:spacing w:after="200"/>
        <w:jc w:val="both"/>
        <w:rPr>
          <w:rFonts w:ascii="Times New Roman" w:hAnsi="Times New Roman" w:cs="Times New Roman"/>
          <w:bCs/>
          <w:sz w:val="24"/>
          <w:szCs w:val="24"/>
          <w:lang w:val="en-CA"/>
        </w:rPr>
      </w:pPr>
      <m:oMath>
        <m:sSub>
          <m:sSubPr>
            <m:ctrlPr>
              <w:rPr>
                <w:rFonts w:ascii="Cambria Math" w:hAnsi="Cambria Math" w:cs="Times New Roman"/>
                <w:bCs/>
                <w:i/>
                <w:sz w:val="24"/>
                <w:szCs w:val="24"/>
                <w:lang w:val="en-CA"/>
              </w:rPr>
            </m:ctrlPr>
          </m:sSubPr>
          <m:e>
            <m:r>
              <w:rPr>
                <w:rFonts w:ascii="Cambria Math" w:hAnsi="Cambria Math" w:cs="Times New Roman"/>
                <w:sz w:val="24"/>
                <w:szCs w:val="24"/>
                <w:lang w:val="en-CA"/>
              </w:rPr>
              <m:t>lnmov</m:t>
            </m:r>
          </m:e>
          <m:sub>
            <m:r>
              <w:rPr>
                <w:rFonts w:ascii="Cambria Math" w:hAnsi="Cambria Math" w:cs="Times New Roman"/>
                <w:sz w:val="24"/>
                <w:szCs w:val="24"/>
                <w:lang w:val="en-CA"/>
              </w:rPr>
              <m:t>s,m,a,k,r</m:t>
            </m:r>
          </m:sub>
        </m:sSub>
        <m:r>
          <w:rPr>
            <w:rFonts w:ascii="Cambria Math" w:hAnsi="Cambria Math" w:cs="Times New Roman"/>
            <w:sz w:val="24"/>
            <w:szCs w:val="24"/>
            <w:lang w:val="en-CA"/>
          </w:rPr>
          <m:t>=</m:t>
        </m:r>
        <m:d>
          <m:dPr>
            <m:begChr m:val="{"/>
            <m:endChr m:val=""/>
            <m:ctrlPr>
              <w:rPr>
                <w:rFonts w:ascii="Cambria Math" w:hAnsi="Cambria Math" w:cs="Times New Roman"/>
                <w:bCs/>
                <w:i/>
                <w:sz w:val="24"/>
                <w:szCs w:val="24"/>
                <w:lang w:val="en-CA"/>
              </w:rPr>
            </m:ctrlPr>
          </m:dPr>
          <m:e>
            <m:m>
              <m:mPr>
                <m:mcs>
                  <m:mc>
                    <m:mcPr>
                      <m:count m:val="1"/>
                      <m:mcJc m:val="center"/>
                    </m:mcPr>
                  </m:mc>
                </m:mcs>
                <m:ctrlPr>
                  <w:rPr>
                    <w:rFonts w:ascii="Cambria Math" w:hAnsi="Cambria Math" w:cs="Times New Roman"/>
                    <w:bCs/>
                    <w:i/>
                    <w:sz w:val="24"/>
                    <w:szCs w:val="24"/>
                    <w:lang w:val="en-CA"/>
                  </w:rPr>
                </m:ctrlPr>
              </m:mPr>
              <m:mr>
                <m:e>
                  <m:r>
                    <w:rPr>
                      <w:rFonts w:ascii="Cambria Math" w:hAnsi="Cambria Math" w:cs="Times New Roman"/>
                      <w:sz w:val="24"/>
                      <w:szCs w:val="24"/>
                      <w:lang w:val="en-CA"/>
                    </w:rPr>
                    <m:t>1</m:t>
                  </m:r>
                  <m:sSup>
                    <m:sSupPr>
                      <m:ctrlPr>
                        <w:rPr>
                          <w:rFonts w:ascii="Cambria Math" w:hAnsi="Cambria Math" w:cs="Times New Roman"/>
                          <w:i/>
                          <w:sz w:val="24"/>
                          <w:szCs w:val="24"/>
                          <w:lang w:val="en-CA"/>
                        </w:rPr>
                      </m:ctrlPr>
                    </m:sSupPr>
                    <m:e>
                      <m:r>
                        <w:rPr>
                          <w:rFonts w:ascii="Cambria Math" w:hAnsi="Cambria Math" w:cs="Times New Roman"/>
                          <w:sz w:val="24"/>
                          <w:szCs w:val="24"/>
                          <w:lang w:val="en-CA"/>
                        </w:rPr>
                        <m:t>e</m:t>
                      </m:r>
                    </m:e>
                    <m:sup>
                      <m:r>
                        <w:rPr>
                          <w:rFonts w:ascii="Cambria Math" w:hAnsi="Cambria Math" w:cs="Times New Roman"/>
                          <w:sz w:val="24"/>
                          <w:szCs w:val="24"/>
                          <w:lang w:val="en-CA"/>
                        </w:rPr>
                        <m:t>-10</m:t>
                      </m:r>
                    </m:sup>
                  </m:sSup>
                </m:e>
              </m:mr>
              <m:mr>
                <m:e>
                  <m:r>
                    <w:rPr>
                      <w:rFonts w:ascii="Cambria Math" w:hAnsi="Cambria Math" w:cs="Times New Roman"/>
                      <w:sz w:val="24"/>
                      <w:szCs w:val="24"/>
                      <w:lang w:val="en-CA"/>
                    </w:rPr>
                    <m:t>0</m:t>
                  </m:r>
                </m:e>
              </m:mr>
              <m:mr>
                <m:e>
                  <m:sSub>
                    <m:sSubPr>
                      <m:ctrlPr>
                        <w:rPr>
                          <w:rFonts w:ascii="Cambria Math" w:hAnsi="Cambria Math" w:cs="Times New Roman"/>
                          <w:bCs/>
                          <w:i/>
                          <w:sz w:val="24"/>
                          <w:szCs w:val="24"/>
                          <w:lang w:val="en-CA"/>
                        </w:rPr>
                      </m:ctrlPr>
                    </m:sSubPr>
                    <m:e>
                      <m:r>
                        <w:rPr>
                          <w:rFonts w:ascii="Cambria Math" w:hAnsi="Cambria Math" w:cs="Times New Roman"/>
                          <w:sz w:val="24"/>
                          <w:szCs w:val="24"/>
                          <w:lang w:val="en-CA"/>
                        </w:rPr>
                        <m:t>Ψ</m:t>
                      </m:r>
                    </m:e>
                    <m:sub>
                      <m:r>
                        <w:rPr>
                          <w:rFonts w:ascii="Cambria Math" w:hAnsi="Cambria Math" w:cs="Times New Roman"/>
                          <w:sz w:val="24"/>
                          <w:szCs w:val="24"/>
                          <w:lang w:val="en-CA"/>
                        </w:rPr>
                        <m:t>s,m,k,r</m:t>
                      </m:r>
                    </m:sub>
                  </m:sSub>
                </m:e>
              </m:mr>
            </m:m>
            <m:r>
              <w:rPr>
                <w:rFonts w:ascii="Cambria Math" w:hAnsi="Cambria Math" w:cs="Times New Roman"/>
                <w:sz w:val="24"/>
                <w:szCs w:val="24"/>
                <w:lang w:val="en-CA"/>
              </w:rPr>
              <m:t xml:space="preserve">      </m:t>
            </m:r>
            <m:m>
              <m:mPr>
                <m:mcs>
                  <m:mc>
                    <m:mcPr>
                      <m:count m:val="1"/>
                      <m:mcJc m:val="center"/>
                    </m:mcPr>
                  </m:mc>
                </m:mcs>
                <m:ctrlPr>
                  <w:rPr>
                    <w:rFonts w:ascii="Cambria Math" w:hAnsi="Cambria Math" w:cs="Times New Roman"/>
                    <w:bCs/>
                    <w:i/>
                    <w:sz w:val="24"/>
                    <w:szCs w:val="24"/>
                    <w:lang w:val="en-CA"/>
                  </w:rPr>
                </m:ctrlPr>
              </m:mPr>
              <m:mr>
                <m:e>
                  <m:r>
                    <w:rPr>
                      <w:rFonts w:ascii="Cambria Math" w:hAnsi="Cambria Math" w:cs="Times New Roman"/>
                      <w:sz w:val="24"/>
                      <w:szCs w:val="24"/>
                      <w:lang w:val="en-CA"/>
                    </w:rPr>
                    <m:t>no movement from k to r</m:t>
                  </m:r>
                </m:e>
              </m:mr>
              <m:mr>
                <m:e>
                  <m:r>
                    <w:rPr>
                      <w:rFonts w:ascii="Cambria Math" w:hAnsi="Cambria Math" w:cs="Times New Roman"/>
                      <w:sz w:val="24"/>
                      <w:szCs w:val="24"/>
                      <w:lang w:val="en-CA"/>
                    </w:rPr>
                    <m:t>first assigned possible movement from k to r</m:t>
                  </m:r>
                </m:e>
              </m:mr>
              <m:mr>
                <m:e>
                  <m:r>
                    <w:rPr>
                      <w:rFonts w:ascii="Cambria Math" w:hAnsi="Cambria Math" w:cs="Times New Roman"/>
                      <w:sz w:val="24"/>
                      <w:szCs w:val="24"/>
                      <w:lang w:val="en-CA"/>
                    </w:rPr>
                    <m:t>other possible movements from k to r</m:t>
                  </m:r>
                </m:e>
              </m:mr>
            </m:m>
          </m:e>
        </m:d>
      </m:oMath>
      <w:r w:rsidR="00BE5737" w:rsidRPr="00256DE4">
        <w:rPr>
          <w:rFonts w:ascii="Times New Roman" w:hAnsi="Times New Roman" w:cs="Times New Roman"/>
          <w:bCs/>
          <w:sz w:val="24"/>
          <w:szCs w:val="24"/>
          <w:lang w:val="en-CA"/>
        </w:rPr>
        <w:tab/>
        <w:t xml:space="preserve">  </w:t>
      </w:r>
      <w:r w:rsidR="00E159CB">
        <w:rPr>
          <w:rFonts w:ascii="Times New Roman" w:hAnsi="Times New Roman" w:cs="Times New Roman"/>
          <w:bCs/>
          <w:sz w:val="24"/>
          <w:szCs w:val="24"/>
          <w:lang w:val="en-CA"/>
        </w:rPr>
        <w:tab/>
      </w:r>
      <w:r w:rsidR="00BE5737" w:rsidRPr="00256DE4">
        <w:rPr>
          <w:rFonts w:ascii="Times New Roman" w:hAnsi="Times New Roman" w:cs="Times New Roman"/>
          <w:bCs/>
          <w:sz w:val="24"/>
          <w:szCs w:val="24"/>
          <w:lang w:val="en-CA"/>
        </w:rPr>
        <w:t>(3.</w:t>
      </w:r>
      <w:r w:rsidR="00E159CB">
        <w:rPr>
          <w:rFonts w:ascii="Times New Roman" w:hAnsi="Times New Roman" w:cs="Times New Roman"/>
          <w:bCs/>
          <w:sz w:val="24"/>
          <w:szCs w:val="24"/>
          <w:lang w:val="en-CA"/>
        </w:rPr>
        <w:t>2</w:t>
      </w:r>
      <w:r w:rsidR="006E143C">
        <w:rPr>
          <w:rFonts w:ascii="Times New Roman" w:hAnsi="Times New Roman" w:cs="Times New Roman"/>
          <w:bCs/>
          <w:sz w:val="24"/>
          <w:szCs w:val="24"/>
          <w:lang w:val="en-CA"/>
        </w:rPr>
        <w:t>2</w:t>
      </w:r>
      <w:r w:rsidR="00BE5737" w:rsidRPr="00256DE4">
        <w:rPr>
          <w:rFonts w:ascii="Times New Roman" w:hAnsi="Times New Roman" w:cs="Times New Roman"/>
          <w:bCs/>
          <w:sz w:val="24"/>
          <w:szCs w:val="24"/>
          <w:lang w:val="en-CA"/>
        </w:rPr>
        <w:t>)</w:t>
      </w:r>
    </w:p>
    <w:p w14:paraId="614B8CAE" w14:textId="77777777" w:rsidR="00BE5737" w:rsidRPr="00256DE4" w:rsidRDefault="00BE5737" w:rsidP="00BE5737">
      <w:pPr>
        <w:jc w:val="both"/>
        <w:rPr>
          <w:rFonts w:ascii="Times New Roman" w:hAnsi="Times New Roman" w:cs="Times New Roman"/>
          <w:sz w:val="24"/>
          <w:szCs w:val="24"/>
          <w:lang w:val="en-CA"/>
        </w:rPr>
      </w:pPr>
    </w:p>
    <w:p w14:paraId="3067B8ED" w14:textId="40A58D68" w:rsidR="00BE5737" w:rsidRPr="00256DE4" w:rsidRDefault="00BE5737" w:rsidP="00BE5737">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w:t>
      </w:r>
      <w:proofErr w:type="gramStart"/>
      <w:r w:rsidRPr="00256DE4">
        <w:rPr>
          <w:rFonts w:ascii="Times New Roman" w:hAnsi="Times New Roman" w:cs="Times New Roman"/>
          <w:sz w:val="24"/>
          <w:szCs w:val="24"/>
          <w:lang w:val="en-CA"/>
        </w:rPr>
        <w:t>model</w:t>
      </w:r>
      <w:proofErr w:type="gramEnd"/>
      <w:r w:rsidRPr="00256DE4">
        <w:rPr>
          <w:rFonts w:ascii="Times New Roman" w:hAnsi="Times New Roman" w:cs="Times New Roman"/>
          <w:sz w:val="24"/>
          <w:szCs w:val="24"/>
          <w:lang w:val="en-CA"/>
        </w:rPr>
        <w:t xml:space="preserve"> parameters it is necessary to determine these numerically by iteratively multiplying an initial guess of age structure and spatial distribution by the movement matrix. The solution used here is to iterate the transition equations above given a fishing mortality rate averaged over the first five years of model predictions</w:t>
      </w:r>
      <w:r w:rsidR="0070402C">
        <w:rPr>
          <w:rFonts w:ascii="Times New Roman" w:hAnsi="Times New Roman" w:cs="Times New Roman"/>
          <w:sz w:val="24"/>
          <w:szCs w:val="24"/>
          <w:lang w:val="en-CA"/>
        </w:rPr>
        <w:t>,</w:t>
      </w:r>
      <w:r w:rsidRPr="00256DE4">
        <w:rPr>
          <w:rFonts w:ascii="Times New Roman" w:hAnsi="Times New Roman" w:cs="Times New Roman"/>
          <w:sz w:val="24"/>
          <w:szCs w:val="24"/>
          <w:lang w:val="en-CA"/>
        </w:rPr>
        <w:t xml:space="preserve"> until the spatial distribution of stock numbers converges for each of the </w:t>
      </w:r>
      <w:r w:rsidR="009352E8" w:rsidRPr="00256DE4">
        <w:rPr>
          <w:rFonts w:ascii="Times New Roman" w:hAnsi="Times New Roman" w:cs="Times New Roman"/>
          <w:sz w:val="24"/>
          <w:szCs w:val="24"/>
          <w:lang w:val="en-CA"/>
        </w:rPr>
        <w:t>quarter</w:t>
      </w:r>
      <w:r w:rsidRPr="00256DE4">
        <w:rPr>
          <w:rFonts w:ascii="Times New Roman" w:hAnsi="Times New Roman" w:cs="Times New Roman"/>
          <w:sz w:val="24"/>
          <w:szCs w:val="24"/>
          <w:lang w:val="en-CA"/>
        </w:rPr>
        <w:t xml:space="preserve">s. </w:t>
      </w:r>
    </w:p>
    <w:p w14:paraId="162E3890" w14:textId="77777777" w:rsidR="00BE5737" w:rsidRPr="00256DE4" w:rsidRDefault="00BE5737" w:rsidP="00BE5737">
      <w:pPr>
        <w:jc w:val="both"/>
        <w:rPr>
          <w:rFonts w:ascii="Times New Roman" w:hAnsi="Times New Roman" w:cs="Times New Roman"/>
          <w:sz w:val="24"/>
          <w:szCs w:val="24"/>
          <w:lang w:val="en-CA"/>
        </w:rPr>
      </w:pPr>
    </w:p>
    <w:p w14:paraId="063CA556" w14:textId="77777777" w:rsidR="00BE5737" w:rsidRPr="00256DE4" w:rsidRDefault="00BE5737" w:rsidP="00BE5737">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Prior to this iterative process an initial guess at the spatial and age structure of stock numbers </w:t>
      </w:r>
      <m:oMath>
        <m:acc>
          <m:accPr>
            <m:ctrlPr>
              <w:rPr>
                <w:rFonts w:ascii="Cambria Math" w:hAnsi="Cambria Math" w:cs="Times New Roman"/>
                <w:i/>
                <w:sz w:val="24"/>
                <w:szCs w:val="24"/>
                <w:lang w:val="en-CA"/>
              </w:rPr>
            </m:ctrlPr>
          </m:accPr>
          <m:e>
            <m:r>
              <w:rPr>
                <w:rFonts w:ascii="Cambria Math" w:hAnsi="Cambria Math" w:cs="Times New Roman"/>
                <w:sz w:val="24"/>
                <w:szCs w:val="24"/>
                <w:lang w:val="en-CA"/>
              </w:rPr>
              <m:t>N</m:t>
            </m:r>
          </m:e>
        </m:acc>
      </m:oMath>
      <w:r w:rsidRPr="00256DE4">
        <w:rPr>
          <w:rFonts w:ascii="Times New Roman" w:hAnsi="Times New Roman" w:cs="Times New Roman"/>
          <w:sz w:val="24"/>
          <w:szCs w:val="24"/>
          <w:lang w:val="en-CA"/>
        </w:rPr>
        <w:t xml:space="preserve"> is made based on the movement matrix and natural mortality rate at age </w:t>
      </w:r>
      <w:r w:rsidRPr="00256DE4">
        <w:rPr>
          <w:rFonts w:ascii="Times New Roman" w:hAnsi="Times New Roman" w:cs="Times New Roman"/>
          <w:i/>
          <w:sz w:val="24"/>
          <w:szCs w:val="24"/>
          <w:lang w:val="en-CA"/>
        </w:rPr>
        <w:t>M</w:t>
      </w:r>
      <w:r w:rsidRPr="00256DE4">
        <w:rPr>
          <w:rFonts w:ascii="Times New Roman" w:hAnsi="Times New Roman" w:cs="Times New Roman"/>
          <w:sz w:val="24"/>
          <w:szCs w:val="24"/>
          <w:lang w:val="en-CA"/>
        </w:rPr>
        <w:t xml:space="preserve">: </w:t>
      </w:r>
    </w:p>
    <w:p w14:paraId="5F9F907C" w14:textId="77777777" w:rsidR="00BE5737" w:rsidRPr="00256DE4" w:rsidRDefault="00BE5737" w:rsidP="00BE5737">
      <w:pPr>
        <w:jc w:val="both"/>
        <w:rPr>
          <w:rFonts w:ascii="Times New Roman" w:hAnsi="Times New Roman" w:cs="Times New Roman"/>
          <w:sz w:val="24"/>
          <w:szCs w:val="24"/>
          <w:lang w:val="en-CA"/>
        </w:rPr>
      </w:pPr>
    </w:p>
    <w:p w14:paraId="0776C063" w14:textId="040905AD" w:rsidR="00BE5737" w:rsidRPr="00256DE4" w:rsidRDefault="006E5632" w:rsidP="00BE5737">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acc>
              <m:accPr>
                <m:ctrlPr>
                  <w:rPr>
                    <w:rFonts w:ascii="Cambria Math" w:hAnsi="Cambria Math" w:cs="Times New Roman"/>
                    <w:sz w:val="24"/>
                    <w:szCs w:val="24"/>
                    <w:lang w:val="en-CA"/>
                  </w:rPr>
                </m:ctrlPr>
              </m:accPr>
              <m:e>
                <m:r>
                  <w:rPr>
                    <w:rFonts w:ascii="Cambria Math" w:hAnsi="Cambria Math" w:cs="Times New Roman"/>
                    <w:sz w:val="24"/>
                    <w:szCs w:val="24"/>
                    <w:lang w:val="en-CA"/>
                  </w:rPr>
                  <m:t>N</m:t>
                </m:r>
              </m:e>
            </m:acc>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acc>
              <m:accPr>
                <m:chr m:val="̅"/>
                <m:ctrlPr>
                  <w:rPr>
                    <w:rFonts w:ascii="Cambria Math" w:hAnsi="Cambria Math" w:cs="Times New Roman"/>
                    <w:i/>
                    <w:sz w:val="24"/>
                    <w:szCs w:val="24"/>
                    <w:lang w:val="en-CA"/>
                  </w:rPr>
                </m:ctrlPr>
              </m:accPr>
              <m:e>
                <m:r>
                  <w:rPr>
                    <w:rFonts w:ascii="Cambria Math" w:hAnsi="Cambria Math" w:cs="Times New Roman"/>
                    <w:sz w:val="24"/>
                    <w:szCs w:val="24"/>
                    <w:lang w:val="en-CA"/>
                  </w:rPr>
                  <m:t>R</m:t>
                </m:r>
              </m:e>
            </m:acc>
          </m:e>
          <m:sub>
            <m:r>
              <w:rPr>
                <w:rFonts w:ascii="Cambria Math" w:hAnsi="Cambria Math" w:cs="Times New Roman"/>
                <w:sz w:val="24"/>
                <w:szCs w:val="24"/>
                <w:lang w:val="en-CA"/>
              </w:rPr>
              <m:t>s</m:t>
            </m:r>
          </m:sub>
        </m:sSub>
        <m:r>
          <m:rPr>
            <m:sty m:val="p"/>
          </m:rPr>
          <w:rPr>
            <w:rFonts w:ascii="Cambria Math" w:hAnsi="Cambria Math" w:cs="Times New Roman"/>
            <w:sz w:val="24"/>
            <w:szCs w:val="24"/>
            <w:lang w:val="en-CA"/>
          </w:rPr>
          <m:t>∙</m:t>
        </m:r>
        <m:sSup>
          <m:sSupPr>
            <m:ctrlPr>
              <w:rPr>
                <w:rFonts w:ascii="Cambria Math" w:hAnsi="Cambria Math" w:cs="Times New Roman"/>
                <w:sz w:val="24"/>
                <w:szCs w:val="24"/>
                <w:lang w:val="en-CA"/>
              </w:rPr>
            </m:ctrlPr>
          </m:sSupPr>
          <m:e>
            <m:r>
              <m:rPr>
                <m:sty m:val="p"/>
              </m:rPr>
              <w:rPr>
                <w:rFonts w:ascii="Cambria Math" w:hAnsi="Cambria Math" w:cs="Times New Roman"/>
                <w:sz w:val="24"/>
                <w:szCs w:val="24"/>
                <w:lang w:val="en-CA"/>
              </w:rPr>
              <m:t>e</m:t>
            </m:r>
          </m:e>
          <m:sup>
            <m:r>
              <m:rPr>
                <m:sty m:val="p"/>
              </m:rPr>
              <w:rPr>
                <w:rFonts w:ascii="Cambria Math" w:hAnsi="Cambria Math" w:cs="Times New Roman"/>
                <w:sz w:val="24"/>
                <w:szCs w:val="24"/>
                <w:lang w:val="en-CA"/>
              </w:rPr>
              <m:t>-</m:t>
            </m:r>
            <m:nary>
              <m:naryPr>
                <m:chr m:val="∑"/>
                <m:limLoc m:val="undOvr"/>
                <m:ctrlPr>
                  <w:rPr>
                    <w:rFonts w:ascii="Cambria Math" w:hAnsi="Cambria Math" w:cs="Times New Roman"/>
                    <w:sz w:val="24"/>
                    <w:szCs w:val="24"/>
                    <w:lang w:val="en-CA"/>
                  </w:rPr>
                </m:ctrlPr>
              </m:naryPr>
              <m:sub>
                <m:r>
                  <m:rPr>
                    <m:sty m:val="p"/>
                  </m:rPr>
                  <w:rPr>
                    <w:rFonts w:ascii="Cambria Math" w:hAnsi="Cambria Math" w:cs="Times New Roman"/>
                    <w:sz w:val="24"/>
                    <w:szCs w:val="24"/>
                    <w:lang w:val="en-CA"/>
                  </w:rPr>
                  <m:t>1</m:t>
                </m:r>
              </m:sub>
              <m:sup>
                <m:r>
                  <w:rPr>
                    <w:rFonts w:ascii="Cambria Math" w:hAnsi="Cambria Math" w:cs="Times New Roman"/>
                    <w:sz w:val="24"/>
                    <w:szCs w:val="24"/>
                    <w:lang w:val="en-CA"/>
                  </w:rPr>
                  <m:t>a-1</m:t>
                </m:r>
              </m:sup>
              <m:e>
                <m:sSub>
                  <m:sSubPr>
                    <m:ctrlPr>
                      <w:rPr>
                        <w:rFonts w:ascii="Cambria Math" w:hAnsi="Cambria Math" w:cs="Times New Roman"/>
                        <w:sz w:val="24"/>
                        <w:szCs w:val="24"/>
                        <w:lang w:val="en-CA"/>
                      </w:rPr>
                    </m:ctrlPr>
                  </m:sSubPr>
                  <m:e>
                    <m:r>
                      <w:rPr>
                        <w:rFonts w:ascii="Cambria Math" w:hAnsi="Cambria Math" w:cs="Times New Roman"/>
                        <w:sz w:val="24"/>
                        <w:szCs w:val="24"/>
                        <w:lang w:val="en-CA"/>
                      </w:rPr>
                      <m:t>M</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a</m:t>
                    </m:r>
                  </m:sub>
                </m:sSub>
              </m:e>
            </m:nary>
          </m:sup>
        </m:sSup>
        <m:r>
          <m:rPr>
            <m:sty m:val="p"/>
          </m:rPr>
          <w:rPr>
            <w:rFonts w:ascii="Cambria Math" w:hAnsi="Cambria Math" w:cs="Times New Roman"/>
            <w:sz w:val="24"/>
            <w:szCs w:val="24"/>
            <w:lang w:val="en-CA"/>
          </w:rPr>
          <m:t>∙</m:t>
        </m:r>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k</m:t>
            </m:r>
          </m:sub>
          <m:sup/>
          <m:e>
            <m:f>
              <m:fPr>
                <m:ctrlPr>
                  <w:rPr>
                    <w:rFonts w:ascii="Cambria Math" w:hAnsi="Cambria Math" w:cs="Times New Roman"/>
                    <w:sz w:val="24"/>
                    <w:szCs w:val="24"/>
                    <w:lang w:val="en-CA"/>
                  </w:rPr>
                </m:ctrlPr>
              </m:fPr>
              <m:num>
                <m:r>
                  <m:rPr>
                    <m:sty m:val="p"/>
                  </m:rPr>
                  <w:rPr>
                    <w:rFonts w:ascii="Cambria Math" w:hAnsi="Cambria Math" w:cs="Times New Roman"/>
                    <w:sz w:val="24"/>
                    <w:szCs w:val="24"/>
                    <w:lang w:val="en-CA"/>
                  </w:rPr>
                  <m:t>1</m:t>
                </m:r>
              </m:num>
              <m:den>
                <m:sSub>
                  <m:sSubPr>
                    <m:ctrlPr>
                      <w:rPr>
                        <w:rFonts w:ascii="Cambria Math" w:hAnsi="Cambria Math" w:cs="Times New Roman"/>
                        <w:sz w:val="24"/>
                        <w:szCs w:val="24"/>
                        <w:lang w:val="en-CA"/>
                      </w:rPr>
                    </m:ctrlPr>
                  </m:sSubPr>
                  <m:e>
                    <m:r>
                      <w:rPr>
                        <w:rFonts w:ascii="Cambria Math" w:hAnsi="Cambria Math" w:cs="Times New Roman"/>
                        <w:sz w:val="24"/>
                        <w:szCs w:val="24"/>
                        <w:lang w:val="en-CA"/>
                      </w:rPr>
                      <m:t>n</m:t>
                    </m:r>
                  </m:e>
                  <m:sub>
                    <m:r>
                      <w:rPr>
                        <w:rFonts w:ascii="Cambria Math" w:hAnsi="Cambria Math" w:cs="Times New Roman"/>
                        <w:sz w:val="24"/>
                        <w:szCs w:val="24"/>
                        <w:lang w:val="en-CA"/>
                      </w:rPr>
                      <m:t>r</m:t>
                    </m:r>
                  </m:sub>
                </m:sSub>
              </m:den>
            </m:f>
            <m:sSub>
              <m:sSubPr>
                <m:ctrlPr>
                  <w:rPr>
                    <w:rFonts w:ascii="Cambria Math" w:hAnsi="Cambria Math" w:cs="Times New Roman"/>
                    <w:sz w:val="24"/>
                    <w:szCs w:val="24"/>
                    <w:lang w:val="en-CA"/>
                  </w:rPr>
                </m:ctrlPr>
              </m:sSubPr>
              <m:e>
                <m:r>
                  <m:rPr>
                    <m:sty m:val="p"/>
                  </m:rPr>
                  <w:rPr>
                    <w:rFonts w:ascii="Cambria Math" w:hAnsi="Cambria Math" w:cs="Times New Roman"/>
                    <w:sz w:val="24"/>
                    <w:szCs w:val="24"/>
                    <w:lang w:val="en-CA"/>
                  </w:rPr>
                  <m:t>∙</m:t>
                </m:r>
                <m:r>
                  <w:rPr>
                    <w:rFonts w:ascii="Cambria Math" w:hAnsi="Cambria Math" w:cs="Times New Roman"/>
                    <w:sz w:val="24"/>
                    <w:szCs w:val="24"/>
                    <w:lang w:val="en-CA"/>
                  </w:rPr>
                  <m:t>mov</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,a,</m:t>
                </m:r>
                <m:r>
                  <w:rPr>
                    <w:rFonts w:ascii="Cambria Math" w:hAnsi="Cambria Math" w:cs="Times New Roman"/>
                    <w:sz w:val="24"/>
                    <w:szCs w:val="24"/>
                    <w:lang w:val="en-CA"/>
                  </w:rPr>
                  <m:t>k</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e>
        </m:nary>
      </m:oMath>
      <w:r w:rsidR="00BE5737" w:rsidRPr="00256DE4">
        <w:rPr>
          <w:rFonts w:ascii="Times New Roman" w:hAnsi="Times New Roman" w:cs="Times New Roman"/>
          <w:sz w:val="24"/>
          <w:szCs w:val="24"/>
          <w:lang w:val="en-CA"/>
        </w:rPr>
        <w:t xml:space="preserve"> </w:t>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ab/>
      </w:r>
      <w:r w:rsidR="00E159CB">
        <w:rPr>
          <w:rFonts w:ascii="Times New Roman" w:hAnsi="Times New Roman" w:cs="Times New Roman"/>
          <w:sz w:val="24"/>
          <w:szCs w:val="24"/>
          <w:lang w:val="en-CA"/>
        </w:rPr>
        <w:tab/>
      </w:r>
      <w:r w:rsidR="00BE5737" w:rsidRPr="00256DE4">
        <w:rPr>
          <w:rFonts w:ascii="Times New Roman" w:hAnsi="Times New Roman" w:cs="Times New Roman"/>
          <w:sz w:val="24"/>
          <w:szCs w:val="24"/>
          <w:lang w:val="en-CA"/>
        </w:rPr>
        <w:t>(3.</w:t>
      </w:r>
      <w:r w:rsidR="00E159CB">
        <w:rPr>
          <w:rFonts w:ascii="Times New Roman" w:hAnsi="Times New Roman" w:cs="Times New Roman"/>
          <w:sz w:val="24"/>
          <w:szCs w:val="24"/>
          <w:lang w:val="en-CA"/>
        </w:rPr>
        <w:t>2</w:t>
      </w:r>
      <w:r w:rsidR="006E143C">
        <w:rPr>
          <w:rFonts w:ascii="Times New Roman" w:hAnsi="Times New Roman" w:cs="Times New Roman"/>
          <w:sz w:val="24"/>
          <w:szCs w:val="24"/>
          <w:lang w:val="en-CA"/>
        </w:rPr>
        <w:t>3</w:t>
      </w:r>
      <w:r w:rsidR="00BE5737" w:rsidRPr="00256DE4">
        <w:rPr>
          <w:rFonts w:ascii="Times New Roman" w:hAnsi="Times New Roman" w:cs="Times New Roman"/>
          <w:sz w:val="24"/>
          <w:szCs w:val="24"/>
          <w:lang w:val="en-CA"/>
        </w:rPr>
        <w:t>)</w:t>
      </w:r>
    </w:p>
    <w:p w14:paraId="71BF598C" w14:textId="53C50C5D" w:rsidR="00BE5737" w:rsidRPr="00256DE4"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497835CF" w14:textId="77777777" w:rsidR="000A0401" w:rsidRPr="00256DE4" w:rsidRDefault="000A0401" w:rsidP="00BE5737">
      <w:pPr>
        <w:tabs>
          <w:tab w:val="left" w:pos="720"/>
          <w:tab w:val="right" w:pos="8460"/>
        </w:tabs>
        <w:jc w:val="both"/>
        <w:rPr>
          <w:rFonts w:ascii="Times New Roman" w:eastAsia="Times New Roman" w:hAnsi="Times New Roman" w:cs="Times New Roman"/>
          <w:sz w:val="24"/>
          <w:szCs w:val="24"/>
          <w:lang w:eastAsia="en-ZA"/>
        </w:rPr>
      </w:pPr>
    </w:p>
    <w:p w14:paraId="54DB49EB" w14:textId="36A27816" w:rsidR="00BE5737" w:rsidRPr="00256DE4"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256DE4">
        <w:rPr>
          <w:rFonts w:ascii="Times New Roman" w:eastAsia="Times New Roman" w:hAnsi="Times New Roman" w:cs="Times New Roman"/>
          <w:sz w:val="24"/>
          <w:szCs w:val="24"/>
          <w:lang w:eastAsia="en-ZA"/>
        </w:rPr>
        <w:t xml:space="preserve">In </w:t>
      </w:r>
      <w:r w:rsidR="009B61D3">
        <w:rPr>
          <w:rFonts w:ascii="Times New Roman" w:eastAsia="Times New Roman" w:hAnsi="Times New Roman" w:cs="Times New Roman"/>
          <w:sz w:val="24"/>
          <w:szCs w:val="24"/>
          <w:lang w:eastAsia="en-ZA"/>
        </w:rPr>
        <w:t xml:space="preserve">the </w:t>
      </w:r>
      <w:r w:rsidRPr="00256DE4">
        <w:rPr>
          <w:rFonts w:ascii="Times New Roman" w:eastAsia="Times New Roman" w:hAnsi="Times New Roman" w:cs="Times New Roman"/>
          <w:sz w:val="24"/>
          <w:szCs w:val="24"/>
          <w:lang w:eastAsia="en-ZA"/>
        </w:rPr>
        <w:t xml:space="preserve">years </w:t>
      </w:r>
      <w:r w:rsidR="009B61D3">
        <w:rPr>
          <w:rFonts w:ascii="Times New Roman" w:eastAsia="Times New Roman" w:hAnsi="Times New Roman" w:cs="Times New Roman"/>
          <w:sz w:val="24"/>
          <w:szCs w:val="24"/>
          <w:lang w:eastAsia="en-ZA"/>
        </w:rPr>
        <w:t>1864 to</w:t>
      </w:r>
      <w:r w:rsidR="009B61D3" w:rsidRPr="00256DE4">
        <w:rPr>
          <w:rFonts w:ascii="Times New Roman" w:eastAsia="Times New Roman" w:hAnsi="Times New Roman" w:cs="Times New Roman"/>
          <w:sz w:val="24"/>
          <w:szCs w:val="24"/>
          <w:lang w:eastAsia="en-ZA"/>
        </w:rPr>
        <w:t xml:space="preserve"> </w:t>
      </w:r>
      <w:r w:rsidR="00C82587" w:rsidRPr="00256DE4">
        <w:rPr>
          <w:rFonts w:ascii="Times New Roman" w:eastAsia="Times New Roman" w:hAnsi="Times New Roman" w:cs="Times New Roman"/>
          <w:sz w:val="24"/>
          <w:szCs w:val="24"/>
          <w:lang w:eastAsia="en-ZA"/>
        </w:rPr>
        <w:t>196</w:t>
      </w:r>
      <w:r w:rsidR="009B61D3">
        <w:rPr>
          <w:rFonts w:ascii="Times New Roman" w:eastAsia="Times New Roman" w:hAnsi="Times New Roman" w:cs="Times New Roman"/>
          <w:sz w:val="24"/>
          <w:szCs w:val="24"/>
          <w:lang w:eastAsia="en-ZA"/>
        </w:rPr>
        <w:t>4</w:t>
      </w:r>
      <w:r w:rsidRPr="00256DE4">
        <w:rPr>
          <w:rFonts w:ascii="Times New Roman" w:eastAsia="Times New Roman" w:hAnsi="Times New Roman" w:cs="Times New Roman"/>
          <w:sz w:val="24"/>
          <w:szCs w:val="24"/>
          <w:lang w:eastAsia="en-ZA"/>
        </w:rPr>
        <w:t>,</w:t>
      </w:r>
      <w:r w:rsidR="009B61D3">
        <w:rPr>
          <w:rFonts w:ascii="Times New Roman" w:eastAsia="Times New Roman" w:hAnsi="Times New Roman" w:cs="Times New Roman"/>
          <w:sz w:val="24"/>
          <w:szCs w:val="24"/>
          <w:lang w:eastAsia="en-ZA"/>
        </w:rPr>
        <w:t xml:space="preserve"> the model does not predict catches from estimates of fishing mortality rate and instead this historical ‘spool-up’ phase removes catches from the model without error. These historical catches are reconstructed for each age-class and </w:t>
      </w:r>
      <w:proofErr w:type="spellStart"/>
      <w:r w:rsidR="009B61D3">
        <w:rPr>
          <w:rFonts w:ascii="Times New Roman" w:eastAsia="Times New Roman" w:hAnsi="Times New Roman" w:cs="Times New Roman"/>
          <w:sz w:val="24"/>
          <w:szCs w:val="24"/>
          <w:lang w:eastAsia="en-ZA"/>
        </w:rPr>
        <w:t>spatio</w:t>
      </w:r>
      <w:proofErr w:type="spellEnd"/>
      <w:r w:rsidR="009B61D3">
        <w:rPr>
          <w:rFonts w:ascii="Times New Roman" w:eastAsia="Times New Roman" w:hAnsi="Times New Roman" w:cs="Times New Roman"/>
          <w:sz w:val="24"/>
          <w:szCs w:val="24"/>
          <w:lang w:eastAsia="en-ZA"/>
        </w:rPr>
        <w:t>-temporal strata (SCRS/2019/XXX)</w:t>
      </w:r>
      <w:r w:rsidR="008F1973">
        <w:rPr>
          <w:rFonts w:ascii="Times New Roman" w:eastAsia="Times New Roman" w:hAnsi="Times New Roman" w:cs="Times New Roman"/>
          <w:sz w:val="24"/>
          <w:szCs w:val="24"/>
          <w:lang w:eastAsia="en-ZA"/>
        </w:rPr>
        <w:t xml:space="preserve">. This is intended to account for meaningful landings prior to 1965 that are not accompanied by sufficient length composition data to estimate fleet </w:t>
      </w:r>
      <w:proofErr w:type="spellStart"/>
      <w:r w:rsidR="008F1973">
        <w:rPr>
          <w:rFonts w:ascii="Times New Roman" w:eastAsia="Times New Roman" w:hAnsi="Times New Roman" w:cs="Times New Roman"/>
          <w:sz w:val="24"/>
          <w:szCs w:val="24"/>
          <w:lang w:eastAsia="en-ZA"/>
        </w:rPr>
        <w:t>selectivities</w:t>
      </w:r>
      <w:proofErr w:type="spellEnd"/>
      <w:r w:rsidR="008F1973">
        <w:rPr>
          <w:rFonts w:ascii="Times New Roman" w:eastAsia="Times New Roman" w:hAnsi="Times New Roman" w:cs="Times New Roman"/>
          <w:sz w:val="24"/>
          <w:szCs w:val="24"/>
          <w:lang w:eastAsia="en-ZA"/>
        </w:rPr>
        <w:t xml:space="preserve"> in a conventional statistical catch-at-length model that is applied for the years 1965 – 2016.  </w:t>
      </w:r>
    </w:p>
    <w:p w14:paraId="7BAF9229" w14:textId="77777777" w:rsidR="00BE5737" w:rsidRPr="00256DE4"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9872E46" w14:textId="260CCEBE" w:rsidR="00BE5737" w:rsidRPr="00256DE4"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256DE4">
        <w:rPr>
          <w:rFonts w:ascii="Times New Roman" w:eastAsia="Times New Roman" w:hAnsi="Times New Roman" w:cs="Times New Roman"/>
          <w:sz w:val="24"/>
          <w:szCs w:val="24"/>
          <w:lang w:eastAsia="en-ZA"/>
        </w:rPr>
        <w:t xml:space="preserve">Stock numbers for </w:t>
      </w:r>
      <w:r w:rsidR="009B61D3">
        <w:rPr>
          <w:rFonts w:ascii="Times New Roman" w:eastAsia="Times New Roman" w:hAnsi="Times New Roman" w:cs="Times New Roman"/>
          <w:sz w:val="24"/>
          <w:szCs w:val="24"/>
          <w:lang w:eastAsia="en-ZA"/>
        </w:rPr>
        <w:t>historical</w:t>
      </w:r>
      <w:r w:rsidR="009B61D3" w:rsidRPr="00256DE4">
        <w:rPr>
          <w:rFonts w:ascii="Times New Roman" w:eastAsia="Times New Roman" w:hAnsi="Times New Roman" w:cs="Times New Roman"/>
          <w:sz w:val="24"/>
          <w:szCs w:val="24"/>
          <w:lang w:eastAsia="en-ZA"/>
        </w:rPr>
        <w:t xml:space="preserve"> </w:t>
      </w:r>
      <w:r w:rsidRPr="00256DE4">
        <w:rPr>
          <w:rFonts w:ascii="Times New Roman" w:eastAsia="Times New Roman" w:hAnsi="Times New Roman" w:cs="Times New Roman"/>
          <w:sz w:val="24"/>
          <w:szCs w:val="24"/>
          <w:lang w:eastAsia="en-ZA"/>
        </w:rPr>
        <w:t>years (e.g. 1</w:t>
      </w:r>
      <w:r w:rsidR="00DC758F" w:rsidRPr="00256DE4">
        <w:rPr>
          <w:rFonts w:ascii="Times New Roman" w:eastAsia="Times New Roman" w:hAnsi="Times New Roman" w:cs="Times New Roman"/>
          <w:sz w:val="24"/>
          <w:szCs w:val="24"/>
          <w:lang w:eastAsia="en-ZA"/>
        </w:rPr>
        <w:t>864</w:t>
      </w:r>
      <w:r w:rsidRPr="00256DE4">
        <w:rPr>
          <w:rFonts w:ascii="Times New Roman" w:eastAsia="Times New Roman" w:hAnsi="Times New Roman" w:cs="Times New Roman"/>
          <w:sz w:val="24"/>
          <w:szCs w:val="24"/>
          <w:lang w:eastAsia="en-ZA"/>
        </w:rPr>
        <w:t>-19</w:t>
      </w:r>
      <w:r w:rsidR="00C82587" w:rsidRPr="00256DE4">
        <w:rPr>
          <w:rFonts w:ascii="Times New Roman" w:eastAsia="Times New Roman" w:hAnsi="Times New Roman" w:cs="Times New Roman"/>
          <w:sz w:val="24"/>
          <w:szCs w:val="24"/>
          <w:lang w:eastAsia="en-ZA"/>
        </w:rPr>
        <w:t>64</w:t>
      </w:r>
      <w:r w:rsidRPr="00256DE4">
        <w:rPr>
          <w:rFonts w:ascii="Times New Roman" w:eastAsia="Times New Roman" w:hAnsi="Times New Roman" w:cs="Times New Roman"/>
          <w:sz w:val="24"/>
          <w:szCs w:val="24"/>
          <w:lang w:eastAsia="en-ZA"/>
        </w:rPr>
        <w:t>) are calculated using the same equations as model years (e.g. 19</w:t>
      </w:r>
      <w:r w:rsidR="00C82587" w:rsidRPr="00256DE4">
        <w:rPr>
          <w:rFonts w:ascii="Times New Roman" w:eastAsia="Times New Roman" w:hAnsi="Times New Roman" w:cs="Times New Roman"/>
          <w:sz w:val="24"/>
          <w:szCs w:val="24"/>
          <w:lang w:eastAsia="en-ZA"/>
        </w:rPr>
        <w:t>65</w:t>
      </w:r>
      <w:r w:rsidRPr="00256DE4">
        <w:rPr>
          <w:rFonts w:ascii="Times New Roman" w:eastAsia="Times New Roman" w:hAnsi="Times New Roman" w:cs="Times New Roman"/>
          <w:sz w:val="24"/>
          <w:szCs w:val="24"/>
          <w:lang w:eastAsia="en-ZA"/>
        </w:rPr>
        <w:t xml:space="preserve"> – 201</w:t>
      </w:r>
      <w:r w:rsidR="00F41AAB" w:rsidRPr="00256DE4">
        <w:rPr>
          <w:rFonts w:ascii="Times New Roman" w:eastAsia="Times New Roman" w:hAnsi="Times New Roman" w:cs="Times New Roman"/>
          <w:sz w:val="24"/>
          <w:szCs w:val="24"/>
          <w:lang w:eastAsia="en-ZA"/>
        </w:rPr>
        <w:t>6</w:t>
      </w:r>
      <w:r w:rsidRPr="00256DE4">
        <w:rPr>
          <w:rFonts w:ascii="Times New Roman" w:eastAsia="Times New Roman" w:hAnsi="Times New Roman" w:cs="Times New Roman"/>
          <w:sz w:val="24"/>
          <w:szCs w:val="24"/>
          <w:lang w:eastAsia="en-ZA"/>
        </w:rPr>
        <w:t xml:space="preserve">). The exception is that rather than using effort data, </w:t>
      </w:r>
      <w:proofErr w:type="spellStart"/>
      <w:r w:rsidRPr="00256DE4">
        <w:rPr>
          <w:rFonts w:ascii="Times New Roman" w:eastAsia="Times New Roman" w:hAnsi="Times New Roman" w:cs="Times New Roman"/>
          <w:sz w:val="24"/>
          <w:szCs w:val="24"/>
          <w:lang w:eastAsia="en-ZA"/>
        </w:rPr>
        <w:t>selectivities</w:t>
      </w:r>
      <w:proofErr w:type="spellEnd"/>
      <w:r w:rsidRPr="00256DE4">
        <w:rPr>
          <w:rFonts w:ascii="Times New Roman" w:eastAsia="Times New Roman" w:hAnsi="Times New Roman" w:cs="Times New Roman"/>
          <w:sz w:val="24"/>
          <w:szCs w:val="24"/>
          <w:lang w:eastAsia="en-ZA"/>
        </w:rPr>
        <w:t xml:space="preserve"> and an inverse age-length key, fishing mortality rate at age is derived from mean historical catches and the assumption is made that these are taken without error in the middle of the time step with natural mortality rate occurring both before and after fishing:</w:t>
      </w:r>
    </w:p>
    <w:p w14:paraId="7207052C" w14:textId="77777777" w:rsidR="00BE5737" w:rsidRPr="00256DE4"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25E6FB5" w14:textId="546405CC" w:rsidR="00BE5737" w:rsidRPr="00256DE4" w:rsidRDefault="006E5632" w:rsidP="00BE5737">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hAnsi="Cambria Math" w:cs="Times New Roman"/>
                <w:sz w:val="24"/>
                <w:szCs w:val="24"/>
                <w:lang w:val="en-CA" w:eastAsia="en-ZA"/>
              </w:rPr>
            </m:ctrlPr>
          </m:sSubPr>
          <m:e>
            <m:r>
              <w:rPr>
                <w:rFonts w:ascii="Cambria Math" w:hAnsi="Cambria Math" w:cs="Times New Roman"/>
                <w:sz w:val="24"/>
                <w:szCs w:val="24"/>
                <w:lang w:val="en-CA" w:eastAsia="en-ZA"/>
              </w:rPr>
              <m:t>F</m:t>
            </m:r>
          </m:e>
          <m:sub>
            <m:r>
              <w:rPr>
                <w:rFonts w:ascii="Cambria Math" w:hAnsi="Cambria Math" w:cs="Times New Roman"/>
                <w:sz w:val="24"/>
                <w:szCs w:val="24"/>
                <w:lang w:val="en-CA" w:eastAsia="en-ZA"/>
              </w:rPr>
              <m:t>i=1</m:t>
            </m:r>
            <m:r>
              <m:rPr>
                <m:sty m:val="p"/>
              </m:rPr>
              <w:rPr>
                <w:rFonts w:ascii="Cambria Math" w:hAnsi="Cambria Math" w:cs="Times New Roman"/>
                <w:sz w:val="24"/>
                <w:szCs w:val="24"/>
                <w:lang w:val="en-CA" w:eastAsia="en-ZA"/>
              </w:rPr>
              <m:t>,</m:t>
            </m:r>
            <m:r>
              <w:rPr>
                <w:rFonts w:ascii="Cambria Math" w:hAnsi="Cambria Math" w:cs="Times New Roman"/>
                <w:sz w:val="24"/>
                <w:szCs w:val="24"/>
                <w:lang w:val="en-CA" w:eastAsia="en-ZA"/>
              </w:rPr>
              <m:t>m</m:t>
            </m:r>
            <m:r>
              <m:rPr>
                <m:sty m:val="p"/>
              </m:rPr>
              <w:rPr>
                <w:rFonts w:ascii="Cambria Math" w:hAnsi="Cambria Math" w:cs="Times New Roman"/>
                <w:sz w:val="24"/>
                <w:szCs w:val="24"/>
                <w:lang w:val="en-CA" w:eastAsia="en-ZA"/>
              </w:rPr>
              <m:t>,</m:t>
            </m:r>
            <m:r>
              <w:rPr>
                <w:rFonts w:ascii="Cambria Math" w:hAnsi="Cambria Math" w:cs="Times New Roman"/>
                <w:sz w:val="24"/>
                <w:szCs w:val="24"/>
                <w:lang w:val="en-CA" w:eastAsia="en-ZA"/>
              </w:rPr>
              <m:t>a</m:t>
            </m:r>
            <m:r>
              <m:rPr>
                <m:sty m:val="p"/>
              </m:rPr>
              <w:rPr>
                <w:rFonts w:ascii="Cambria Math" w:hAnsi="Cambria Math" w:cs="Times New Roman"/>
                <w:sz w:val="24"/>
                <w:szCs w:val="24"/>
                <w:lang w:val="en-CA" w:eastAsia="en-ZA"/>
              </w:rPr>
              <m:t>,</m:t>
            </m:r>
            <m:r>
              <w:rPr>
                <w:rFonts w:ascii="Cambria Math" w:hAnsi="Cambria Math" w:cs="Times New Roman"/>
                <w:sz w:val="24"/>
                <w:szCs w:val="24"/>
                <w:lang w:val="en-CA" w:eastAsia="en-ZA"/>
              </w:rPr>
              <m:t>r</m:t>
            </m:r>
            <m:r>
              <m:rPr>
                <m:sty m:val="p"/>
              </m:rPr>
              <w:rPr>
                <w:rFonts w:ascii="Cambria Math" w:hAnsi="Cambria Math" w:cs="Times New Roman"/>
                <w:sz w:val="24"/>
                <w:szCs w:val="24"/>
                <w:lang w:val="en-CA" w:eastAsia="en-ZA"/>
              </w:rPr>
              <m:t>,</m:t>
            </m:r>
            <m:r>
              <w:rPr>
                <w:rFonts w:ascii="Cambria Math" w:hAnsi="Cambria Math" w:cs="Times New Roman"/>
                <w:sz w:val="24"/>
                <w:szCs w:val="24"/>
                <w:lang w:val="en-CA" w:eastAsia="en-ZA"/>
              </w:rPr>
              <m:t>f</m:t>
            </m:r>
          </m:sub>
        </m:sSub>
        <m:r>
          <m:rPr>
            <m:sty m:val="p"/>
          </m:rPr>
          <w:rPr>
            <w:rFonts w:ascii="Cambria Math" w:hAnsi="Cambria Math" w:cs="Times New Roman"/>
            <w:sz w:val="24"/>
            <w:szCs w:val="24"/>
            <w:lang w:val="en-CA" w:eastAsia="en-ZA"/>
          </w:rPr>
          <m:t>=</m:t>
        </m:r>
        <m:d>
          <m:dPr>
            <m:begChr m:val="{"/>
            <m:endChr m:val=""/>
            <m:ctrlPr>
              <w:rPr>
                <w:rFonts w:ascii="Cambria Math" w:hAnsi="Cambria Math" w:cs="Times New Roman"/>
                <w:sz w:val="24"/>
                <w:szCs w:val="24"/>
                <w:lang w:val="en-CA" w:eastAsia="en-ZA"/>
              </w:rPr>
            </m:ctrlPr>
          </m:dPr>
          <m:e>
            <m:m>
              <m:mPr>
                <m:mcs>
                  <m:mc>
                    <m:mcPr>
                      <m:count m:val="2"/>
                      <m:mcJc m:val="center"/>
                    </m:mcPr>
                  </m:mc>
                </m:mcs>
                <m:ctrlPr>
                  <w:rPr>
                    <w:rFonts w:ascii="Cambria Math" w:hAnsi="Cambria Math" w:cs="Times New Roman"/>
                    <w:i/>
                    <w:sz w:val="24"/>
                    <w:szCs w:val="24"/>
                    <w:lang w:val="en-CA" w:eastAsia="en-ZA"/>
                  </w:rPr>
                </m:ctrlPr>
              </m:mPr>
              <m:mr>
                <m:e>
                  <m:r>
                    <m:rPr>
                      <m:sty m:val="p"/>
                    </m:rPr>
                    <w:rPr>
                      <w:rFonts w:ascii="Cambria Math" w:hAnsi="Cambria Math" w:cs="Times New Roman"/>
                      <w:sz w:val="24"/>
                      <w:szCs w:val="24"/>
                      <w:lang w:val="en-CA" w:eastAsia="en-ZA"/>
                    </w:rPr>
                    <m:t>-log</m:t>
                  </m:r>
                  <m:d>
                    <m:dPr>
                      <m:ctrlPr>
                        <w:rPr>
                          <w:rFonts w:ascii="Cambria Math" w:hAnsi="Cambria Math" w:cs="Times New Roman"/>
                          <w:sz w:val="24"/>
                          <w:szCs w:val="24"/>
                          <w:lang w:val="en-CA" w:eastAsia="en-ZA"/>
                        </w:rPr>
                      </m:ctrlPr>
                    </m:dPr>
                    <m:e>
                      <m:r>
                        <w:rPr>
                          <w:rFonts w:ascii="Cambria Math" w:hAnsi="Cambria Math" w:cs="Times New Roman"/>
                          <w:sz w:val="24"/>
                          <w:szCs w:val="24"/>
                          <w:lang w:val="en-CA" w:eastAsia="en-ZA"/>
                        </w:rPr>
                        <m:t>1-</m:t>
                      </m:r>
                      <m:f>
                        <m:fPr>
                          <m:ctrlPr>
                            <w:rPr>
                              <w:rFonts w:ascii="Cambria Math" w:hAnsi="Cambria Math" w:cs="Times New Roman"/>
                              <w:sz w:val="24"/>
                              <w:szCs w:val="24"/>
                              <w:lang w:val="en-CA" w:eastAsia="en-ZA"/>
                            </w:rPr>
                          </m:ctrlPr>
                        </m:fPr>
                        <m:num>
                          <m:sSub>
                            <m:sSubPr>
                              <m:ctrlPr>
                                <w:rPr>
                                  <w:rFonts w:ascii="Cambria Math" w:hAnsi="Cambria Math" w:cs="Times New Roman"/>
                                  <w:sz w:val="24"/>
                                  <w:szCs w:val="24"/>
                                  <w:lang w:val="en-CA" w:eastAsia="en-ZA"/>
                                </w:rPr>
                              </m:ctrlPr>
                            </m:sSubPr>
                            <m:e>
                              <m:acc>
                                <m:accPr>
                                  <m:chr m:val="̅"/>
                                  <m:ctrlPr>
                                    <w:rPr>
                                      <w:rFonts w:ascii="Cambria Math" w:hAnsi="Cambria Math" w:cs="Times New Roman"/>
                                      <w:i/>
                                      <w:sz w:val="24"/>
                                      <w:szCs w:val="24"/>
                                      <w:lang w:val="en-CA" w:eastAsia="en-ZA"/>
                                    </w:rPr>
                                  </m:ctrlPr>
                                </m:accPr>
                                <m:e>
                                  <m:r>
                                    <w:rPr>
                                      <w:rFonts w:ascii="Cambria Math" w:hAnsi="Cambria Math" w:cs="Times New Roman"/>
                                      <w:sz w:val="24"/>
                                      <w:szCs w:val="24"/>
                                      <w:lang w:val="en-CA" w:eastAsia="en-ZA"/>
                                    </w:rPr>
                                    <m:t>C</m:t>
                                  </m:r>
                                </m:e>
                              </m:acc>
                            </m:e>
                            <m:sub>
                              <m:r>
                                <w:rPr>
                                  <w:rFonts w:ascii="Cambria Math" w:hAnsi="Cambria Math" w:cs="Times New Roman"/>
                                  <w:sz w:val="24"/>
                                  <w:szCs w:val="24"/>
                                  <w:lang w:val="en-CA" w:eastAsia="en-ZA"/>
                                </w:rPr>
                                <m:t>m</m:t>
                              </m:r>
                              <m:r>
                                <m:rPr>
                                  <m:sty m:val="p"/>
                                </m:rPr>
                                <w:rPr>
                                  <w:rFonts w:ascii="Cambria Math" w:hAnsi="Cambria Math" w:cs="Times New Roman"/>
                                  <w:sz w:val="24"/>
                                  <w:szCs w:val="24"/>
                                  <w:lang w:val="en-CA" w:eastAsia="en-ZA"/>
                                </w:rPr>
                                <m:t>,</m:t>
                              </m:r>
                              <m:r>
                                <w:rPr>
                                  <w:rFonts w:ascii="Cambria Math" w:hAnsi="Cambria Math" w:cs="Times New Roman"/>
                                  <w:sz w:val="24"/>
                                  <w:szCs w:val="24"/>
                                  <w:lang w:val="en-CA" w:eastAsia="en-ZA"/>
                                </w:rPr>
                                <m:t>a</m:t>
                              </m:r>
                              <m:r>
                                <m:rPr>
                                  <m:sty m:val="p"/>
                                </m:rPr>
                                <w:rPr>
                                  <w:rFonts w:ascii="Cambria Math" w:hAnsi="Cambria Math" w:cs="Times New Roman"/>
                                  <w:sz w:val="24"/>
                                  <w:szCs w:val="24"/>
                                  <w:lang w:val="en-CA" w:eastAsia="en-ZA"/>
                                </w:rPr>
                                <m:t>,</m:t>
                              </m:r>
                              <m:r>
                                <w:rPr>
                                  <w:rFonts w:ascii="Cambria Math" w:hAnsi="Cambria Math" w:cs="Times New Roman"/>
                                  <w:sz w:val="24"/>
                                  <w:szCs w:val="24"/>
                                  <w:lang w:val="en-CA" w:eastAsia="en-ZA"/>
                                </w:rPr>
                                <m:t>r,f</m:t>
                              </m:r>
                            </m:sub>
                          </m:sSub>
                        </m:num>
                        <m:den>
                          <m:sSub>
                            <m:sSubPr>
                              <m:ctrlPr>
                                <w:rPr>
                                  <w:rFonts w:ascii="Cambria Math" w:hAnsi="Cambria Math" w:cs="Times New Roman"/>
                                  <w:sz w:val="24"/>
                                  <w:szCs w:val="24"/>
                                  <w:lang w:val="en-CA" w:eastAsia="en-ZA"/>
                                </w:rPr>
                              </m:ctrlPr>
                            </m:sSubPr>
                            <m:e>
                              <m:acc>
                                <m:accPr>
                                  <m:ctrlPr>
                                    <w:rPr>
                                      <w:rFonts w:ascii="Cambria Math" w:hAnsi="Cambria Math" w:cs="Times New Roman"/>
                                      <w:sz w:val="24"/>
                                      <w:szCs w:val="24"/>
                                      <w:lang w:val="en-CA" w:eastAsia="en-ZA"/>
                                    </w:rPr>
                                  </m:ctrlPr>
                                </m:accPr>
                                <m:e>
                                  <m:r>
                                    <w:rPr>
                                      <w:rFonts w:ascii="Cambria Math" w:hAnsi="Cambria Math" w:cs="Times New Roman"/>
                                      <w:sz w:val="24"/>
                                      <w:szCs w:val="24"/>
                                      <w:lang w:val="en-CA" w:eastAsia="en-ZA"/>
                                    </w:rPr>
                                    <m:t>N</m:t>
                                  </m:r>
                                </m:e>
                              </m:acc>
                            </m:e>
                            <m:sub>
                              <m:r>
                                <w:rPr>
                                  <w:rFonts w:ascii="Cambria Math" w:hAnsi="Cambria Math" w:cs="Times New Roman"/>
                                  <w:sz w:val="24"/>
                                  <w:szCs w:val="24"/>
                                  <w:lang w:val="en-CA" w:eastAsia="en-ZA"/>
                                </w:rPr>
                                <m:t>s</m:t>
                              </m:r>
                              <m:r>
                                <m:rPr>
                                  <m:sty m:val="p"/>
                                </m:rPr>
                                <w:rPr>
                                  <w:rFonts w:ascii="Cambria Math" w:hAnsi="Cambria Math" w:cs="Times New Roman"/>
                                  <w:sz w:val="24"/>
                                  <w:szCs w:val="24"/>
                                  <w:lang w:val="en-CA" w:eastAsia="en-ZA"/>
                                </w:rPr>
                                <m:t>,</m:t>
                              </m:r>
                              <m:r>
                                <w:rPr>
                                  <w:rFonts w:ascii="Cambria Math" w:hAnsi="Cambria Math" w:cs="Times New Roman"/>
                                  <w:sz w:val="24"/>
                                  <w:szCs w:val="24"/>
                                  <w:lang w:val="en-CA" w:eastAsia="en-ZA"/>
                                </w:rPr>
                                <m:t>m</m:t>
                              </m:r>
                              <m:r>
                                <m:rPr>
                                  <m:sty m:val="p"/>
                                </m:rPr>
                                <w:rPr>
                                  <w:rFonts w:ascii="Cambria Math" w:hAnsi="Cambria Math" w:cs="Times New Roman"/>
                                  <w:sz w:val="24"/>
                                  <w:szCs w:val="24"/>
                                  <w:lang w:val="en-CA" w:eastAsia="en-ZA"/>
                                </w:rPr>
                                <m:t>,</m:t>
                              </m:r>
                              <m:r>
                                <w:rPr>
                                  <w:rFonts w:ascii="Cambria Math" w:hAnsi="Cambria Math" w:cs="Times New Roman"/>
                                  <w:sz w:val="24"/>
                                  <w:szCs w:val="24"/>
                                  <w:lang w:val="en-CA" w:eastAsia="en-ZA"/>
                                </w:rPr>
                                <m:t>a</m:t>
                              </m:r>
                              <m:r>
                                <m:rPr>
                                  <m:sty m:val="p"/>
                                </m:rPr>
                                <w:rPr>
                                  <w:rFonts w:ascii="Cambria Math" w:hAnsi="Cambria Math" w:cs="Times New Roman"/>
                                  <w:sz w:val="24"/>
                                  <w:szCs w:val="24"/>
                                  <w:lang w:val="en-CA" w:eastAsia="en-ZA"/>
                                </w:rPr>
                                <m:t>,</m:t>
                              </m:r>
                              <m:r>
                                <w:rPr>
                                  <w:rFonts w:ascii="Cambria Math" w:hAnsi="Cambria Math" w:cs="Times New Roman"/>
                                  <w:sz w:val="24"/>
                                  <w:szCs w:val="24"/>
                                  <w:lang w:val="en-CA" w:eastAsia="en-ZA"/>
                                </w:rPr>
                                <m:t>r</m:t>
                              </m:r>
                            </m:sub>
                          </m:sSub>
                          <m:sSup>
                            <m:sSupPr>
                              <m:ctrlPr>
                                <w:rPr>
                                  <w:rFonts w:ascii="Cambria Math" w:hAnsi="Cambria Math" w:cs="Times New Roman"/>
                                  <w:i/>
                                  <w:sz w:val="24"/>
                                  <w:szCs w:val="24"/>
                                  <w:lang w:val="en-CA" w:eastAsia="en-ZA"/>
                                </w:rPr>
                              </m:ctrlPr>
                            </m:sSupPr>
                            <m:e>
                              <m:r>
                                <w:rPr>
                                  <w:rFonts w:ascii="Cambria Math" w:hAnsi="Cambria Math" w:cs="Times New Roman"/>
                                  <w:sz w:val="24"/>
                                  <w:szCs w:val="24"/>
                                  <w:lang w:val="en-CA" w:eastAsia="en-ZA"/>
                                </w:rPr>
                                <m:t>e</m:t>
                              </m:r>
                            </m:e>
                            <m:sup>
                              <m:r>
                                <w:rPr>
                                  <w:rFonts w:ascii="Cambria Math" w:hAnsi="Cambria Math" w:cs="Times New Roman"/>
                                  <w:sz w:val="24"/>
                                  <w:szCs w:val="24"/>
                                  <w:lang w:val="en-CA" w:eastAsia="en-ZA"/>
                                </w:rPr>
                                <m:t>-</m:t>
                              </m:r>
                              <m:d>
                                <m:dPr>
                                  <m:ctrlPr>
                                    <w:rPr>
                                      <w:rFonts w:ascii="Cambria Math" w:hAnsi="Cambria Math" w:cs="Times New Roman"/>
                                      <w:i/>
                                      <w:sz w:val="24"/>
                                      <w:szCs w:val="24"/>
                                      <w:lang w:val="en-CA" w:eastAsia="en-ZA"/>
                                    </w:rPr>
                                  </m:ctrlPr>
                                </m:dPr>
                                <m:e>
                                  <m:sSub>
                                    <m:sSubPr>
                                      <m:ctrlPr>
                                        <w:rPr>
                                          <w:rFonts w:ascii="Cambria Math" w:hAnsi="Cambria Math" w:cs="Times New Roman"/>
                                          <w:bCs/>
                                          <w:i/>
                                          <w:sz w:val="24"/>
                                          <w:szCs w:val="24"/>
                                          <w:lang w:val="en-CA" w:eastAsia="en-ZA"/>
                                        </w:rPr>
                                      </m:ctrlPr>
                                    </m:sSubPr>
                                    <m:e>
                                      <m:sSub>
                                        <m:sSubPr>
                                          <m:ctrlPr>
                                            <w:rPr>
                                              <w:rFonts w:ascii="Cambria Math" w:hAnsi="Cambria Math" w:cs="Times New Roman"/>
                                              <w:bCs/>
                                              <w:i/>
                                              <w:sz w:val="24"/>
                                              <w:szCs w:val="24"/>
                                              <w:lang w:val="en-CA" w:eastAsia="en-ZA"/>
                                            </w:rPr>
                                          </m:ctrlPr>
                                        </m:sSubPr>
                                        <m:e>
                                          <m:r>
                                            <w:rPr>
                                              <w:rFonts w:ascii="Cambria Math" w:hAnsi="Cambria Math" w:cs="Times New Roman"/>
                                              <w:sz w:val="24"/>
                                              <w:szCs w:val="24"/>
                                              <w:lang w:val="en-CA" w:eastAsia="en-ZA"/>
                                            </w:rPr>
                                            <m:t>t</m:t>
                                          </m:r>
                                        </m:e>
                                        <m:sub>
                                          <m:r>
                                            <w:rPr>
                                              <w:rFonts w:ascii="Cambria Math" w:hAnsi="Cambria Math" w:cs="Times New Roman"/>
                                              <w:sz w:val="24"/>
                                              <w:szCs w:val="24"/>
                                              <w:lang w:val="en-CA" w:eastAsia="en-ZA"/>
                                            </w:rPr>
                                            <m:t>m</m:t>
                                          </m:r>
                                        </m:sub>
                                      </m:sSub>
                                      <m:r>
                                        <w:rPr>
                                          <w:rFonts w:ascii="Cambria Math" w:hAnsi="Cambria Math" w:cs="Times New Roman"/>
                                          <w:sz w:val="24"/>
                                          <w:szCs w:val="24"/>
                                          <w:lang w:val="en-CA" w:eastAsia="en-ZA"/>
                                        </w:rPr>
                                        <m:t xml:space="preserve"> M</m:t>
                                      </m:r>
                                    </m:e>
                                    <m:sub>
                                      <m:r>
                                        <w:rPr>
                                          <w:rFonts w:ascii="Cambria Math" w:hAnsi="Cambria Math" w:cs="Times New Roman"/>
                                          <w:sz w:val="24"/>
                                          <w:szCs w:val="24"/>
                                          <w:lang w:val="en-CA" w:eastAsia="en-ZA"/>
                                        </w:rPr>
                                        <m:t>s,a</m:t>
                                      </m:r>
                                    </m:sub>
                                  </m:sSub>
                                </m:e>
                              </m:d>
                              <m:r>
                                <w:rPr>
                                  <w:rFonts w:ascii="Cambria Math" w:hAnsi="Cambria Math" w:cs="Times New Roman"/>
                                  <w:sz w:val="24"/>
                                  <w:szCs w:val="24"/>
                                  <w:lang w:val="en-CA" w:eastAsia="en-ZA"/>
                                </w:rPr>
                                <m:t>/2</m:t>
                              </m:r>
                            </m:sup>
                          </m:sSup>
                        </m:den>
                      </m:f>
                    </m:e>
                  </m:d>
                </m:e>
                <m:e>
                  <m:r>
                    <w:rPr>
                      <w:rFonts w:ascii="Cambria Math" w:hAnsi="Cambria Math" w:cs="Times New Roman"/>
                      <w:sz w:val="24"/>
                      <w:szCs w:val="24"/>
                      <w:lang w:val="en-CA" w:eastAsia="en-ZA"/>
                    </w:rPr>
                    <m:t>i=1</m:t>
                  </m:r>
                </m:e>
              </m:mr>
              <m:mr>
                <m:e>
                  <m:r>
                    <m:rPr>
                      <m:sty m:val="p"/>
                    </m:rPr>
                    <w:rPr>
                      <w:rFonts w:ascii="Cambria Math" w:hAnsi="Cambria Math" w:cs="Times New Roman"/>
                      <w:sz w:val="24"/>
                      <w:szCs w:val="24"/>
                      <w:lang w:val="en-CA" w:eastAsia="en-ZA"/>
                    </w:rPr>
                    <m:t>-log</m:t>
                  </m:r>
                  <m:d>
                    <m:dPr>
                      <m:ctrlPr>
                        <w:rPr>
                          <w:rFonts w:ascii="Cambria Math" w:hAnsi="Cambria Math" w:cs="Times New Roman"/>
                          <w:sz w:val="24"/>
                          <w:szCs w:val="24"/>
                          <w:lang w:val="en-CA" w:eastAsia="en-ZA"/>
                        </w:rPr>
                      </m:ctrlPr>
                    </m:dPr>
                    <m:e>
                      <m:r>
                        <w:rPr>
                          <w:rFonts w:ascii="Cambria Math" w:hAnsi="Cambria Math" w:cs="Times New Roman"/>
                          <w:sz w:val="24"/>
                          <w:szCs w:val="24"/>
                          <w:lang w:val="en-CA" w:eastAsia="en-ZA"/>
                        </w:rPr>
                        <m:t>1-</m:t>
                      </m:r>
                      <m:f>
                        <m:fPr>
                          <m:ctrlPr>
                            <w:rPr>
                              <w:rFonts w:ascii="Cambria Math" w:hAnsi="Cambria Math" w:cs="Times New Roman"/>
                              <w:sz w:val="24"/>
                              <w:szCs w:val="24"/>
                              <w:lang w:val="en-CA" w:eastAsia="en-ZA"/>
                            </w:rPr>
                          </m:ctrlPr>
                        </m:fPr>
                        <m:num>
                          <m:sSub>
                            <m:sSubPr>
                              <m:ctrlPr>
                                <w:rPr>
                                  <w:rFonts w:ascii="Cambria Math" w:hAnsi="Cambria Math" w:cs="Times New Roman"/>
                                  <w:sz w:val="24"/>
                                  <w:szCs w:val="24"/>
                                  <w:lang w:val="en-CA" w:eastAsia="en-ZA"/>
                                </w:rPr>
                              </m:ctrlPr>
                            </m:sSubPr>
                            <m:e>
                              <m:acc>
                                <m:accPr>
                                  <m:chr m:val="̅"/>
                                  <m:ctrlPr>
                                    <w:rPr>
                                      <w:rFonts w:ascii="Cambria Math" w:hAnsi="Cambria Math" w:cs="Times New Roman"/>
                                      <w:i/>
                                      <w:sz w:val="24"/>
                                      <w:szCs w:val="24"/>
                                      <w:lang w:val="en-CA" w:eastAsia="en-ZA"/>
                                    </w:rPr>
                                  </m:ctrlPr>
                                </m:accPr>
                                <m:e>
                                  <m:r>
                                    <w:rPr>
                                      <w:rFonts w:ascii="Cambria Math" w:hAnsi="Cambria Math" w:cs="Times New Roman"/>
                                      <w:sz w:val="24"/>
                                      <w:szCs w:val="24"/>
                                      <w:lang w:val="en-CA" w:eastAsia="en-ZA"/>
                                    </w:rPr>
                                    <m:t>C</m:t>
                                  </m:r>
                                </m:e>
                              </m:acc>
                            </m:e>
                            <m:sub>
                              <m:r>
                                <w:rPr>
                                  <w:rFonts w:ascii="Cambria Math" w:hAnsi="Cambria Math" w:cs="Times New Roman"/>
                                  <w:sz w:val="24"/>
                                  <w:szCs w:val="24"/>
                                  <w:lang w:val="en-CA" w:eastAsia="en-ZA"/>
                                </w:rPr>
                                <m:t>m</m:t>
                              </m:r>
                              <m:r>
                                <m:rPr>
                                  <m:sty m:val="p"/>
                                </m:rPr>
                                <w:rPr>
                                  <w:rFonts w:ascii="Cambria Math" w:hAnsi="Cambria Math" w:cs="Times New Roman"/>
                                  <w:sz w:val="24"/>
                                  <w:szCs w:val="24"/>
                                  <w:lang w:val="en-CA" w:eastAsia="en-ZA"/>
                                </w:rPr>
                                <m:t>,</m:t>
                              </m:r>
                              <m:r>
                                <w:rPr>
                                  <w:rFonts w:ascii="Cambria Math" w:hAnsi="Cambria Math" w:cs="Times New Roman"/>
                                  <w:sz w:val="24"/>
                                  <w:szCs w:val="24"/>
                                  <w:lang w:val="en-CA" w:eastAsia="en-ZA"/>
                                </w:rPr>
                                <m:t>a</m:t>
                              </m:r>
                              <m:r>
                                <m:rPr>
                                  <m:sty m:val="p"/>
                                </m:rPr>
                                <w:rPr>
                                  <w:rFonts w:ascii="Cambria Math" w:hAnsi="Cambria Math" w:cs="Times New Roman"/>
                                  <w:sz w:val="24"/>
                                  <w:szCs w:val="24"/>
                                  <w:lang w:val="en-CA" w:eastAsia="en-ZA"/>
                                </w:rPr>
                                <m:t>,</m:t>
                              </m:r>
                              <m:r>
                                <w:rPr>
                                  <w:rFonts w:ascii="Cambria Math" w:hAnsi="Cambria Math" w:cs="Times New Roman"/>
                                  <w:sz w:val="24"/>
                                  <w:szCs w:val="24"/>
                                  <w:lang w:val="en-CA" w:eastAsia="en-ZA"/>
                                </w:rPr>
                                <m:t>r,f</m:t>
                              </m:r>
                            </m:sub>
                          </m:sSub>
                        </m:num>
                        <m:den>
                          <m:sSub>
                            <m:sSubPr>
                              <m:ctrlPr>
                                <w:rPr>
                                  <w:rFonts w:ascii="Cambria Math" w:hAnsi="Cambria Math" w:cs="Times New Roman"/>
                                  <w:i/>
                                  <w:sz w:val="24"/>
                                  <w:szCs w:val="24"/>
                                  <w:lang w:val="en-CA" w:eastAsia="en-ZA"/>
                                </w:rPr>
                              </m:ctrlPr>
                            </m:sSubPr>
                            <m:e>
                              <m:acc>
                                <m:accPr>
                                  <m:chr m:val="⃗"/>
                                  <m:ctrlPr>
                                    <w:rPr>
                                      <w:rFonts w:ascii="Cambria Math" w:hAnsi="Cambria Math" w:cs="Times New Roman"/>
                                      <w:i/>
                                      <w:sz w:val="24"/>
                                      <w:szCs w:val="24"/>
                                      <w:lang w:val="en-CA" w:eastAsia="en-ZA"/>
                                    </w:rPr>
                                  </m:ctrlPr>
                                </m:accPr>
                                <m:e>
                                  <m:r>
                                    <w:rPr>
                                      <w:rFonts w:ascii="Cambria Math" w:hAnsi="Cambria Math" w:cs="Times New Roman"/>
                                      <w:sz w:val="24"/>
                                      <w:szCs w:val="24"/>
                                      <w:lang w:val="en-CA" w:eastAsia="en-ZA"/>
                                    </w:rPr>
                                    <m:t>N</m:t>
                                  </m:r>
                                </m:e>
                              </m:acc>
                            </m:e>
                            <m:sub>
                              <m:r>
                                <w:rPr>
                                  <w:rFonts w:ascii="Cambria Math" w:hAnsi="Cambria Math" w:cs="Times New Roman"/>
                                  <w:sz w:val="24"/>
                                  <w:szCs w:val="24"/>
                                  <w:lang w:val="en-CA" w:eastAsia="en-ZA"/>
                                </w:rPr>
                                <m:t>s,y-1,</m:t>
                              </m:r>
                              <m:sSub>
                                <m:sSubPr>
                                  <m:ctrlPr>
                                    <w:rPr>
                                      <w:rFonts w:ascii="Cambria Math" w:hAnsi="Cambria Math" w:cs="Times New Roman"/>
                                      <w:i/>
                                      <w:sz w:val="24"/>
                                      <w:szCs w:val="24"/>
                                      <w:lang w:val="en-CA" w:eastAsia="en-ZA"/>
                                    </w:rPr>
                                  </m:ctrlPr>
                                </m:sSubPr>
                                <m:e>
                                  <m:r>
                                    <w:rPr>
                                      <w:rFonts w:ascii="Cambria Math" w:hAnsi="Cambria Math" w:cs="Times New Roman"/>
                                      <w:sz w:val="24"/>
                                      <w:szCs w:val="24"/>
                                      <w:lang w:val="en-CA" w:eastAsia="en-ZA"/>
                                    </w:rPr>
                                    <m:t>n</m:t>
                                  </m:r>
                                </m:e>
                                <m:sub>
                                  <m:r>
                                    <w:rPr>
                                      <w:rFonts w:ascii="Cambria Math" w:hAnsi="Cambria Math" w:cs="Times New Roman"/>
                                      <w:sz w:val="24"/>
                                      <w:szCs w:val="24"/>
                                      <w:lang w:val="en-CA" w:eastAsia="en-ZA"/>
                                    </w:rPr>
                                    <m:t>m</m:t>
                                  </m:r>
                                </m:sub>
                              </m:sSub>
                              <m:r>
                                <w:rPr>
                                  <w:rFonts w:ascii="Cambria Math" w:hAnsi="Cambria Math" w:cs="Times New Roman"/>
                                  <w:sz w:val="24"/>
                                  <w:szCs w:val="24"/>
                                  <w:lang w:val="en-CA" w:eastAsia="en-ZA"/>
                                </w:rPr>
                                <m:t xml:space="preserve">,a,r </m:t>
                              </m:r>
                            </m:sub>
                          </m:sSub>
                          <m:sSup>
                            <m:sSupPr>
                              <m:ctrlPr>
                                <w:rPr>
                                  <w:rFonts w:ascii="Cambria Math" w:hAnsi="Cambria Math" w:cs="Times New Roman"/>
                                  <w:i/>
                                  <w:sz w:val="24"/>
                                  <w:szCs w:val="24"/>
                                  <w:lang w:val="en-CA" w:eastAsia="en-ZA"/>
                                </w:rPr>
                              </m:ctrlPr>
                            </m:sSupPr>
                            <m:e>
                              <m:r>
                                <w:rPr>
                                  <w:rFonts w:ascii="Cambria Math" w:hAnsi="Cambria Math" w:cs="Times New Roman"/>
                                  <w:sz w:val="24"/>
                                  <w:szCs w:val="24"/>
                                  <w:lang w:val="en-CA" w:eastAsia="en-ZA"/>
                                </w:rPr>
                                <m:t>e</m:t>
                              </m:r>
                            </m:e>
                            <m:sup>
                              <m:r>
                                <w:rPr>
                                  <w:rFonts w:ascii="Cambria Math" w:hAnsi="Cambria Math" w:cs="Times New Roman"/>
                                  <w:sz w:val="24"/>
                                  <w:szCs w:val="24"/>
                                  <w:lang w:val="en-CA" w:eastAsia="en-ZA"/>
                                </w:rPr>
                                <m:t>-</m:t>
                              </m:r>
                              <m:d>
                                <m:dPr>
                                  <m:ctrlPr>
                                    <w:rPr>
                                      <w:rFonts w:ascii="Cambria Math" w:hAnsi="Cambria Math" w:cs="Times New Roman"/>
                                      <w:i/>
                                      <w:sz w:val="24"/>
                                      <w:szCs w:val="24"/>
                                      <w:lang w:val="en-CA" w:eastAsia="en-ZA"/>
                                    </w:rPr>
                                  </m:ctrlPr>
                                </m:dPr>
                                <m:e>
                                  <m:sSub>
                                    <m:sSubPr>
                                      <m:ctrlPr>
                                        <w:rPr>
                                          <w:rFonts w:ascii="Cambria Math" w:hAnsi="Cambria Math" w:cs="Times New Roman"/>
                                          <w:bCs/>
                                          <w:i/>
                                          <w:sz w:val="24"/>
                                          <w:szCs w:val="24"/>
                                          <w:lang w:val="en-CA" w:eastAsia="en-ZA"/>
                                        </w:rPr>
                                      </m:ctrlPr>
                                    </m:sSubPr>
                                    <m:e>
                                      <m:sSub>
                                        <m:sSubPr>
                                          <m:ctrlPr>
                                            <w:rPr>
                                              <w:rFonts w:ascii="Cambria Math" w:hAnsi="Cambria Math" w:cs="Times New Roman"/>
                                              <w:bCs/>
                                              <w:i/>
                                              <w:sz w:val="24"/>
                                              <w:szCs w:val="24"/>
                                              <w:lang w:val="en-CA" w:eastAsia="en-ZA"/>
                                            </w:rPr>
                                          </m:ctrlPr>
                                        </m:sSubPr>
                                        <m:e>
                                          <m:r>
                                            <w:rPr>
                                              <w:rFonts w:ascii="Cambria Math" w:hAnsi="Cambria Math" w:cs="Times New Roman"/>
                                              <w:sz w:val="24"/>
                                              <w:szCs w:val="24"/>
                                              <w:lang w:val="en-CA" w:eastAsia="en-ZA"/>
                                            </w:rPr>
                                            <m:t>t</m:t>
                                          </m:r>
                                        </m:e>
                                        <m:sub>
                                          <m:r>
                                            <w:rPr>
                                              <w:rFonts w:ascii="Cambria Math" w:hAnsi="Cambria Math" w:cs="Times New Roman"/>
                                              <w:sz w:val="24"/>
                                              <w:szCs w:val="24"/>
                                              <w:lang w:val="en-CA" w:eastAsia="en-ZA"/>
                                            </w:rPr>
                                            <m:t>m</m:t>
                                          </m:r>
                                        </m:sub>
                                      </m:sSub>
                                      <m:r>
                                        <w:rPr>
                                          <w:rFonts w:ascii="Cambria Math" w:hAnsi="Cambria Math" w:cs="Times New Roman"/>
                                          <w:sz w:val="24"/>
                                          <w:szCs w:val="24"/>
                                          <w:lang w:val="en-CA" w:eastAsia="en-ZA"/>
                                        </w:rPr>
                                        <m:t xml:space="preserve"> M</m:t>
                                      </m:r>
                                    </m:e>
                                    <m:sub>
                                      <m:r>
                                        <w:rPr>
                                          <w:rFonts w:ascii="Cambria Math" w:hAnsi="Cambria Math" w:cs="Times New Roman"/>
                                          <w:sz w:val="24"/>
                                          <w:szCs w:val="24"/>
                                          <w:lang w:val="en-CA" w:eastAsia="en-ZA"/>
                                        </w:rPr>
                                        <m:t>s,a</m:t>
                                      </m:r>
                                    </m:sub>
                                  </m:sSub>
                                </m:e>
                              </m:d>
                              <m:r>
                                <w:rPr>
                                  <w:rFonts w:ascii="Cambria Math" w:hAnsi="Cambria Math" w:cs="Times New Roman"/>
                                  <w:sz w:val="24"/>
                                  <w:szCs w:val="24"/>
                                  <w:lang w:val="en-CA" w:eastAsia="en-ZA"/>
                                </w:rPr>
                                <m:t>/2</m:t>
                              </m:r>
                            </m:sup>
                          </m:sSup>
                        </m:den>
                      </m:f>
                    </m:e>
                  </m:d>
                </m:e>
                <m:e>
                  <m:r>
                    <w:rPr>
                      <w:rFonts w:ascii="Cambria Math" w:hAnsi="Cambria Math" w:cs="Times New Roman"/>
                      <w:sz w:val="24"/>
                      <w:szCs w:val="24"/>
                      <w:lang w:val="en-CA" w:eastAsia="en-ZA"/>
                    </w:rPr>
                    <m:t>i&gt;1, m=1</m:t>
                  </m:r>
                </m:e>
              </m:mr>
              <m:mr>
                <m:e>
                  <m:r>
                    <m:rPr>
                      <m:sty m:val="p"/>
                    </m:rPr>
                    <w:rPr>
                      <w:rFonts w:ascii="Cambria Math" w:hAnsi="Cambria Math" w:cs="Times New Roman"/>
                      <w:sz w:val="24"/>
                      <w:szCs w:val="24"/>
                      <w:lang w:val="en-CA" w:eastAsia="en-ZA"/>
                    </w:rPr>
                    <m:t>-log</m:t>
                  </m:r>
                  <m:d>
                    <m:dPr>
                      <m:ctrlPr>
                        <w:rPr>
                          <w:rFonts w:ascii="Cambria Math" w:hAnsi="Cambria Math" w:cs="Times New Roman"/>
                          <w:sz w:val="24"/>
                          <w:szCs w:val="24"/>
                          <w:lang w:val="en-CA" w:eastAsia="en-ZA"/>
                        </w:rPr>
                      </m:ctrlPr>
                    </m:dPr>
                    <m:e>
                      <m:r>
                        <w:rPr>
                          <w:rFonts w:ascii="Cambria Math" w:hAnsi="Cambria Math" w:cs="Times New Roman"/>
                          <w:sz w:val="24"/>
                          <w:szCs w:val="24"/>
                          <w:lang w:val="en-CA" w:eastAsia="en-ZA"/>
                        </w:rPr>
                        <m:t>1-</m:t>
                      </m:r>
                      <m:f>
                        <m:fPr>
                          <m:ctrlPr>
                            <w:rPr>
                              <w:rFonts w:ascii="Cambria Math" w:hAnsi="Cambria Math" w:cs="Times New Roman"/>
                              <w:sz w:val="24"/>
                              <w:szCs w:val="24"/>
                              <w:lang w:val="en-CA" w:eastAsia="en-ZA"/>
                            </w:rPr>
                          </m:ctrlPr>
                        </m:fPr>
                        <m:num>
                          <m:sSub>
                            <m:sSubPr>
                              <m:ctrlPr>
                                <w:rPr>
                                  <w:rFonts w:ascii="Cambria Math" w:hAnsi="Cambria Math" w:cs="Times New Roman"/>
                                  <w:sz w:val="24"/>
                                  <w:szCs w:val="24"/>
                                  <w:lang w:val="en-CA" w:eastAsia="en-ZA"/>
                                </w:rPr>
                              </m:ctrlPr>
                            </m:sSubPr>
                            <m:e>
                              <m:acc>
                                <m:accPr>
                                  <m:chr m:val="̅"/>
                                  <m:ctrlPr>
                                    <w:rPr>
                                      <w:rFonts w:ascii="Cambria Math" w:hAnsi="Cambria Math" w:cs="Times New Roman"/>
                                      <w:i/>
                                      <w:sz w:val="24"/>
                                      <w:szCs w:val="24"/>
                                      <w:lang w:val="en-CA" w:eastAsia="en-ZA"/>
                                    </w:rPr>
                                  </m:ctrlPr>
                                </m:accPr>
                                <m:e>
                                  <m:r>
                                    <w:rPr>
                                      <w:rFonts w:ascii="Cambria Math" w:hAnsi="Cambria Math" w:cs="Times New Roman"/>
                                      <w:sz w:val="24"/>
                                      <w:szCs w:val="24"/>
                                      <w:lang w:val="en-CA" w:eastAsia="en-ZA"/>
                                    </w:rPr>
                                    <m:t>C</m:t>
                                  </m:r>
                                </m:e>
                              </m:acc>
                            </m:e>
                            <m:sub>
                              <m:r>
                                <w:rPr>
                                  <w:rFonts w:ascii="Cambria Math" w:hAnsi="Cambria Math" w:cs="Times New Roman"/>
                                  <w:sz w:val="24"/>
                                  <w:szCs w:val="24"/>
                                  <w:lang w:val="en-CA" w:eastAsia="en-ZA"/>
                                </w:rPr>
                                <m:t>m</m:t>
                              </m:r>
                              <m:r>
                                <m:rPr>
                                  <m:sty m:val="p"/>
                                </m:rPr>
                                <w:rPr>
                                  <w:rFonts w:ascii="Cambria Math" w:hAnsi="Cambria Math" w:cs="Times New Roman"/>
                                  <w:sz w:val="24"/>
                                  <w:szCs w:val="24"/>
                                  <w:lang w:val="en-CA" w:eastAsia="en-ZA"/>
                                </w:rPr>
                                <m:t>,</m:t>
                              </m:r>
                              <m:r>
                                <w:rPr>
                                  <w:rFonts w:ascii="Cambria Math" w:hAnsi="Cambria Math" w:cs="Times New Roman"/>
                                  <w:sz w:val="24"/>
                                  <w:szCs w:val="24"/>
                                  <w:lang w:val="en-CA" w:eastAsia="en-ZA"/>
                                </w:rPr>
                                <m:t>a</m:t>
                              </m:r>
                              <m:r>
                                <m:rPr>
                                  <m:sty m:val="p"/>
                                </m:rPr>
                                <w:rPr>
                                  <w:rFonts w:ascii="Cambria Math" w:hAnsi="Cambria Math" w:cs="Times New Roman"/>
                                  <w:sz w:val="24"/>
                                  <w:szCs w:val="24"/>
                                  <w:lang w:val="en-CA" w:eastAsia="en-ZA"/>
                                </w:rPr>
                                <m:t>,</m:t>
                              </m:r>
                              <m:r>
                                <w:rPr>
                                  <w:rFonts w:ascii="Cambria Math" w:hAnsi="Cambria Math" w:cs="Times New Roman"/>
                                  <w:sz w:val="24"/>
                                  <w:szCs w:val="24"/>
                                  <w:lang w:val="en-CA" w:eastAsia="en-ZA"/>
                                </w:rPr>
                                <m:t>r,f</m:t>
                              </m:r>
                            </m:sub>
                          </m:sSub>
                        </m:num>
                        <m:den>
                          <m:sSub>
                            <m:sSubPr>
                              <m:ctrlPr>
                                <w:rPr>
                                  <w:rFonts w:ascii="Cambria Math" w:hAnsi="Cambria Math" w:cs="Times New Roman"/>
                                  <w:i/>
                                  <w:sz w:val="24"/>
                                  <w:szCs w:val="24"/>
                                  <w:lang w:val="en-CA" w:eastAsia="en-ZA"/>
                                </w:rPr>
                              </m:ctrlPr>
                            </m:sSubPr>
                            <m:e>
                              <m:acc>
                                <m:accPr>
                                  <m:chr m:val="⃗"/>
                                  <m:ctrlPr>
                                    <w:rPr>
                                      <w:rFonts w:ascii="Cambria Math" w:hAnsi="Cambria Math" w:cs="Times New Roman"/>
                                      <w:i/>
                                      <w:sz w:val="24"/>
                                      <w:szCs w:val="24"/>
                                      <w:lang w:val="en-CA" w:eastAsia="en-ZA"/>
                                    </w:rPr>
                                  </m:ctrlPr>
                                </m:accPr>
                                <m:e>
                                  <m:r>
                                    <w:rPr>
                                      <w:rFonts w:ascii="Cambria Math" w:hAnsi="Cambria Math" w:cs="Times New Roman"/>
                                      <w:sz w:val="24"/>
                                      <w:szCs w:val="24"/>
                                      <w:lang w:val="en-CA" w:eastAsia="en-ZA"/>
                                    </w:rPr>
                                    <m:t>N</m:t>
                                  </m:r>
                                </m:e>
                              </m:acc>
                            </m:e>
                            <m:sub>
                              <m:r>
                                <w:rPr>
                                  <w:rFonts w:ascii="Cambria Math" w:hAnsi="Cambria Math" w:cs="Times New Roman"/>
                                  <w:sz w:val="24"/>
                                  <w:szCs w:val="24"/>
                                  <w:lang w:val="en-CA" w:eastAsia="en-ZA"/>
                                </w:rPr>
                                <m:t>s,y,m-1,a,r</m:t>
                              </m:r>
                            </m:sub>
                          </m:sSub>
                          <m:sSup>
                            <m:sSupPr>
                              <m:ctrlPr>
                                <w:rPr>
                                  <w:rFonts w:ascii="Cambria Math" w:hAnsi="Cambria Math" w:cs="Times New Roman"/>
                                  <w:i/>
                                  <w:sz w:val="24"/>
                                  <w:szCs w:val="24"/>
                                  <w:lang w:val="en-CA" w:eastAsia="en-ZA"/>
                                </w:rPr>
                              </m:ctrlPr>
                            </m:sSupPr>
                            <m:e>
                              <m:r>
                                <w:rPr>
                                  <w:rFonts w:ascii="Cambria Math" w:hAnsi="Cambria Math" w:cs="Times New Roman"/>
                                  <w:sz w:val="24"/>
                                  <w:szCs w:val="24"/>
                                  <w:lang w:val="en-CA" w:eastAsia="en-ZA"/>
                                </w:rPr>
                                <m:t>e</m:t>
                              </m:r>
                            </m:e>
                            <m:sup>
                              <m:r>
                                <w:rPr>
                                  <w:rFonts w:ascii="Cambria Math" w:hAnsi="Cambria Math" w:cs="Times New Roman"/>
                                  <w:sz w:val="24"/>
                                  <w:szCs w:val="24"/>
                                  <w:lang w:val="en-CA" w:eastAsia="en-ZA"/>
                                </w:rPr>
                                <m:t>-</m:t>
                              </m:r>
                              <m:d>
                                <m:dPr>
                                  <m:ctrlPr>
                                    <w:rPr>
                                      <w:rFonts w:ascii="Cambria Math" w:hAnsi="Cambria Math" w:cs="Times New Roman"/>
                                      <w:i/>
                                      <w:sz w:val="24"/>
                                      <w:szCs w:val="24"/>
                                      <w:lang w:val="en-CA" w:eastAsia="en-ZA"/>
                                    </w:rPr>
                                  </m:ctrlPr>
                                </m:dPr>
                                <m:e>
                                  <m:sSub>
                                    <m:sSubPr>
                                      <m:ctrlPr>
                                        <w:rPr>
                                          <w:rFonts w:ascii="Cambria Math" w:hAnsi="Cambria Math" w:cs="Times New Roman"/>
                                          <w:bCs/>
                                          <w:i/>
                                          <w:sz w:val="24"/>
                                          <w:szCs w:val="24"/>
                                          <w:lang w:val="en-CA" w:eastAsia="en-ZA"/>
                                        </w:rPr>
                                      </m:ctrlPr>
                                    </m:sSubPr>
                                    <m:e>
                                      <m:sSub>
                                        <m:sSubPr>
                                          <m:ctrlPr>
                                            <w:rPr>
                                              <w:rFonts w:ascii="Cambria Math" w:hAnsi="Cambria Math" w:cs="Times New Roman"/>
                                              <w:bCs/>
                                              <w:i/>
                                              <w:sz w:val="24"/>
                                              <w:szCs w:val="24"/>
                                              <w:lang w:val="en-CA" w:eastAsia="en-ZA"/>
                                            </w:rPr>
                                          </m:ctrlPr>
                                        </m:sSubPr>
                                        <m:e>
                                          <m:r>
                                            <w:rPr>
                                              <w:rFonts w:ascii="Cambria Math" w:hAnsi="Cambria Math" w:cs="Times New Roman"/>
                                              <w:sz w:val="24"/>
                                              <w:szCs w:val="24"/>
                                              <w:lang w:val="en-CA" w:eastAsia="en-ZA"/>
                                            </w:rPr>
                                            <m:t>t</m:t>
                                          </m:r>
                                        </m:e>
                                        <m:sub>
                                          <m:r>
                                            <w:rPr>
                                              <w:rFonts w:ascii="Cambria Math" w:hAnsi="Cambria Math" w:cs="Times New Roman"/>
                                              <w:sz w:val="24"/>
                                              <w:szCs w:val="24"/>
                                              <w:lang w:val="en-CA" w:eastAsia="en-ZA"/>
                                            </w:rPr>
                                            <m:t>m</m:t>
                                          </m:r>
                                        </m:sub>
                                      </m:sSub>
                                      <m:r>
                                        <w:rPr>
                                          <w:rFonts w:ascii="Cambria Math" w:hAnsi="Cambria Math" w:cs="Times New Roman"/>
                                          <w:sz w:val="24"/>
                                          <w:szCs w:val="24"/>
                                          <w:lang w:val="en-CA" w:eastAsia="en-ZA"/>
                                        </w:rPr>
                                        <m:t xml:space="preserve"> M</m:t>
                                      </m:r>
                                    </m:e>
                                    <m:sub>
                                      <m:r>
                                        <w:rPr>
                                          <w:rFonts w:ascii="Cambria Math" w:hAnsi="Cambria Math" w:cs="Times New Roman"/>
                                          <w:sz w:val="24"/>
                                          <w:szCs w:val="24"/>
                                          <w:lang w:val="en-CA" w:eastAsia="en-ZA"/>
                                        </w:rPr>
                                        <m:t>s,a</m:t>
                                      </m:r>
                                    </m:sub>
                                  </m:sSub>
                                </m:e>
                              </m:d>
                              <m:r>
                                <w:rPr>
                                  <w:rFonts w:ascii="Cambria Math" w:hAnsi="Cambria Math" w:cs="Times New Roman"/>
                                  <w:sz w:val="24"/>
                                  <w:szCs w:val="24"/>
                                  <w:lang w:val="en-CA" w:eastAsia="en-ZA"/>
                                </w:rPr>
                                <m:t>/2</m:t>
                              </m:r>
                            </m:sup>
                          </m:sSup>
                        </m:den>
                      </m:f>
                    </m:e>
                  </m:d>
                </m:e>
                <m:e>
                  <m:r>
                    <w:rPr>
                      <w:rFonts w:ascii="Cambria Math" w:hAnsi="Cambria Math" w:cs="Times New Roman"/>
                      <w:sz w:val="24"/>
                      <w:szCs w:val="24"/>
                      <w:lang w:val="en-CA" w:eastAsia="en-ZA"/>
                    </w:rPr>
                    <m:t>i&gt;1, m&gt;1</m:t>
                  </m:r>
                </m:e>
              </m:mr>
            </m:m>
          </m:e>
        </m:d>
      </m:oMath>
      <w:r w:rsidR="00BE5737" w:rsidRPr="00256DE4">
        <w:rPr>
          <w:rFonts w:ascii="Times New Roman" w:eastAsia="Times New Roman" w:hAnsi="Times New Roman" w:cs="Times New Roman"/>
          <w:sz w:val="24"/>
          <w:szCs w:val="24"/>
          <w:lang w:val="en-CA" w:eastAsia="en-ZA"/>
        </w:rPr>
        <w:tab/>
      </w:r>
      <w:r w:rsidR="00E159CB">
        <w:rPr>
          <w:rFonts w:ascii="Times New Roman" w:eastAsia="Times New Roman" w:hAnsi="Times New Roman" w:cs="Times New Roman"/>
          <w:sz w:val="24"/>
          <w:szCs w:val="24"/>
          <w:lang w:val="en-CA" w:eastAsia="en-ZA"/>
        </w:rPr>
        <w:tab/>
      </w:r>
      <w:r w:rsidR="00BE5737" w:rsidRPr="00256DE4">
        <w:rPr>
          <w:rFonts w:ascii="Times New Roman" w:eastAsia="Times New Roman" w:hAnsi="Times New Roman" w:cs="Times New Roman"/>
          <w:sz w:val="24"/>
          <w:szCs w:val="24"/>
          <w:lang w:val="en-CA" w:eastAsia="en-ZA"/>
        </w:rPr>
        <w:t>(3.</w:t>
      </w:r>
      <w:r w:rsidR="00E159CB">
        <w:rPr>
          <w:rFonts w:ascii="Times New Roman" w:eastAsia="Times New Roman" w:hAnsi="Times New Roman" w:cs="Times New Roman"/>
          <w:sz w:val="24"/>
          <w:szCs w:val="24"/>
          <w:lang w:val="en-CA" w:eastAsia="en-ZA"/>
        </w:rPr>
        <w:t>2</w:t>
      </w:r>
      <w:r w:rsidR="006E143C">
        <w:rPr>
          <w:rFonts w:ascii="Times New Roman" w:eastAsia="Times New Roman" w:hAnsi="Times New Roman" w:cs="Times New Roman"/>
          <w:sz w:val="24"/>
          <w:szCs w:val="24"/>
          <w:lang w:val="en-CA" w:eastAsia="en-ZA"/>
        </w:rPr>
        <w:t>4</w:t>
      </w:r>
      <w:r w:rsidR="00BE5737" w:rsidRPr="00256DE4">
        <w:rPr>
          <w:rFonts w:ascii="Times New Roman" w:eastAsia="Times New Roman" w:hAnsi="Times New Roman" w:cs="Times New Roman"/>
          <w:sz w:val="24"/>
          <w:szCs w:val="24"/>
          <w:lang w:val="en-CA" w:eastAsia="en-ZA"/>
        </w:rPr>
        <w:t>)</w:t>
      </w:r>
    </w:p>
    <w:p w14:paraId="4BF03CDC" w14:textId="77777777" w:rsidR="00BE5737" w:rsidRPr="00256DE4" w:rsidRDefault="00BE5737" w:rsidP="00BE5737">
      <w:pPr>
        <w:tabs>
          <w:tab w:val="left" w:pos="720"/>
          <w:tab w:val="right" w:pos="8460"/>
        </w:tabs>
        <w:jc w:val="both"/>
        <w:rPr>
          <w:rFonts w:ascii="Times New Roman" w:eastAsia="Times New Roman" w:hAnsi="Times New Roman" w:cs="Times New Roman"/>
          <w:sz w:val="24"/>
          <w:szCs w:val="24"/>
          <w:lang w:val="en-CA" w:eastAsia="en-ZA"/>
        </w:rPr>
      </w:pPr>
    </w:p>
    <w:p w14:paraId="5A5B900C" w14:textId="1C3F347C" w:rsidR="00BE5737" w:rsidRPr="00256DE4"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256DE4">
        <w:rPr>
          <w:rFonts w:ascii="Times New Roman" w:eastAsia="Times New Roman" w:hAnsi="Times New Roman" w:cs="Times New Roman"/>
          <w:sz w:val="24"/>
          <w:szCs w:val="24"/>
          <w:lang w:eastAsia="en-ZA"/>
        </w:rPr>
        <w:t xml:space="preserve">where </w:t>
      </w:r>
      <w:proofErr w:type="spellStart"/>
      <w:r w:rsidRPr="00256DE4">
        <w:rPr>
          <w:rFonts w:ascii="Times New Roman" w:eastAsia="Times New Roman" w:hAnsi="Times New Roman" w:cs="Times New Roman"/>
          <w:i/>
          <w:sz w:val="24"/>
          <w:szCs w:val="24"/>
          <w:lang w:eastAsia="en-ZA"/>
        </w:rPr>
        <w:t>i</w:t>
      </w:r>
      <w:proofErr w:type="spellEnd"/>
      <w:r w:rsidRPr="00256DE4">
        <w:rPr>
          <w:rFonts w:ascii="Times New Roman" w:eastAsia="Times New Roman" w:hAnsi="Times New Roman" w:cs="Times New Roman"/>
          <w:sz w:val="24"/>
          <w:szCs w:val="24"/>
          <w:lang w:eastAsia="en-ZA"/>
        </w:rPr>
        <w:t xml:space="preserve">=1 is the first year and calculates fishing mortality rates from asymptotic numbers </w:t>
      </w:r>
      <m:oMath>
        <m:acc>
          <m:accPr>
            <m:ctrlPr>
              <w:rPr>
                <w:rFonts w:ascii="Cambria Math" w:hAnsi="Cambria Math" w:cs="Times New Roman"/>
                <w:i/>
                <w:sz w:val="24"/>
                <w:szCs w:val="24"/>
                <w:lang w:val="en-CA" w:eastAsia="en-ZA"/>
              </w:rPr>
            </m:ctrlPr>
          </m:accPr>
          <m:e>
            <m:r>
              <w:rPr>
                <w:rFonts w:ascii="Cambria Math" w:hAnsi="Cambria Math" w:cs="Times New Roman"/>
                <w:sz w:val="24"/>
                <w:szCs w:val="24"/>
                <w:lang w:val="en-CA" w:eastAsia="en-ZA"/>
              </w:rPr>
              <m:t>N</m:t>
            </m:r>
          </m:e>
        </m:acc>
      </m:oMath>
      <w:r w:rsidRPr="00256DE4">
        <w:rPr>
          <w:rFonts w:ascii="Times New Roman" w:eastAsia="Times New Roman" w:hAnsi="Times New Roman" w:cs="Times New Roman"/>
          <w:sz w:val="24"/>
          <w:szCs w:val="24"/>
          <w:lang w:val="en-CA" w:eastAsia="en-ZA"/>
        </w:rPr>
        <w:t xml:space="preserve">. </w:t>
      </w:r>
    </w:p>
    <w:p w14:paraId="05B20B2F" w14:textId="55660CDD" w:rsidR="00BE5737" w:rsidRPr="00256DE4"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47084AFC" w14:textId="3EB31106" w:rsidR="00E50218" w:rsidRPr="00256DE4" w:rsidRDefault="008F1973" w:rsidP="00BE5737">
      <w:pPr>
        <w:tabs>
          <w:tab w:val="left" w:pos="720"/>
          <w:tab w:val="right" w:pos="8460"/>
        </w:tabs>
        <w:jc w:val="both"/>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t>Under MSE projections (after 2016), t</w:t>
      </w:r>
      <w:r w:rsidRPr="00256DE4">
        <w:rPr>
          <w:rFonts w:ascii="Times New Roman" w:eastAsia="Times New Roman" w:hAnsi="Times New Roman" w:cs="Times New Roman"/>
          <w:sz w:val="24"/>
          <w:szCs w:val="24"/>
          <w:lang w:eastAsia="en-ZA"/>
        </w:rPr>
        <w:t xml:space="preserve">otal </w:t>
      </w:r>
      <w:r>
        <w:rPr>
          <w:rFonts w:ascii="Times New Roman" w:eastAsia="Times New Roman" w:hAnsi="Times New Roman" w:cs="Times New Roman"/>
          <w:sz w:val="24"/>
          <w:szCs w:val="24"/>
          <w:lang w:eastAsia="en-ZA"/>
        </w:rPr>
        <w:t>a</w:t>
      </w:r>
      <w:r w:rsidR="00E50218" w:rsidRPr="00256DE4">
        <w:rPr>
          <w:rFonts w:ascii="Times New Roman" w:eastAsia="Times New Roman" w:hAnsi="Times New Roman" w:cs="Times New Roman"/>
          <w:sz w:val="24"/>
          <w:szCs w:val="24"/>
          <w:lang w:eastAsia="en-ZA"/>
        </w:rPr>
        <w:t>llowable catches (TAC) by East-West</w:t>
      </w:r>
      <w:r w:rsidR="00524960">
        <w:rPr>
          <w:rFonts w:ascii="Times New Roman" w:eastAsia="Times New Roman" w:hAnsi="Times New Roman" w:cs="Times New Roman"/>
          <w:sz w:val="24"/>
          <w:szCs w:val="24"/>
          <w:lang w:eastAsia="en-ZA"/>
        </w:rPr>
        <w:t xml:space="preserve"> management</w:t>
      </w:r>
      <w:r w:rsidR="00E50218" w:rsidRPr="00256DE4">
        <w:rPr>
          <w:rFonts w:ascii="Times New Roman" w:eastAsia="Times New Roman" w:hAnsi="Times New Roman" w:cs="Times New Roman"/>
          <w:sz w:val="24"/>
          <w:szCs w:val="24"/>
          <w:lang w:eastAsia="en-ZA"/>
        </w:rPr>
        <w:t xml:space="preserve"> area are allocated according to a fleet-specific allocation </w:t>
      </w:r>
      <w:proofErr w:type="spellStart"/>
      <w:r w:rsidR="00E50218" w:rsidRPr="00256DE4">
        <w:rPr>
          <w:rFonts w:ascii="Times New Roman" w:eastAsia="Times New Roman" w:hAnsi="Times New Roman" w:cs="Times New Roman"/>
          <w:i/>
          <w:sz w:val="24"/>
          <w:szCs w:val="24"/>
          <w:lang w:eastAsia="en-ZA"/>
        </w:rPr>
        <w:t>A</w:t>
      </w:r>
      <w:r w:rsidR="008273EC" w:rsidRPr="00256DE4">
        <w:rPr>
          <w:rFonts w:ascii="Times New Roman" w:eastAsia="Times New Roman" w:hAnsi="Times New Roman" w:cs="Times New Roman"/>
          <w:i/>
          <w:sz w:val="24"/>
          <w:szCs w:val="24"/>
          <w:vertAlign w:val="subscript"/>
          <w:lang w:eastAsia="en-ZA"/>
        </w:rPr>
        <w:t>f</w:t>
      </w:r>
      <w:proofErr w:type="spellEnd"/>
      <w:r w:rsidR="00E50218" w:rsidRPr="00256DE4">
        <w:rPr>
          <w:rFonts w:ascii="Times New Roman" w:eastAsia="Times New Roman" w:hAnsi="Times New Roman" w:cs="Times New Roman"/>
          <w:sz w:val="24"/>
          <w:szCs w:val="24"/>
          <w:lang w:eastAsia="en-ZA"/>
        </w:rPr>
        <w:t xml:space="preserve"> </w:t>
      </w:r>
      <w:r w:rsidR="002C6422" w:rsidRPr="00256DE4">
        <w:rPr>
          <w:rFonts w:ascii="Times New Roman" w:eastAsia="Times New Roman" w:hAnsi="Times New Roman" w:cs="Times New Roman"/>
          <w:sz w:val="24"/>
          <w:szCs w:val="24"/>
          <w:lang w:eastAsia="en-ZA"/>
        </w:rPr>
        <w:t xml:space="preserve">and </w:t>
      </w:r>
      <w:r w:rsidR="00E50218" w:rsidRPr="00256DE4">
        <w:rPr>
          <w:rFonts w:ascii="Times New Roman" w:eastAsia="Times New Roman" w:hAnsi="Times New Roman" w:cs="Times New Roman"/>
          <w:sz w:val="24"/>
          <w:szCs w:val="24"/>
          <w:lang w:eastAsia="en-ZA"/>
        </w:rPr>
        <w:t xml:space="preserve">the predicted </w:t>
      </w:r>
      <w:r w:rsidR="002C6422" w:rsidRPr="00256DE4">
        <w:rPr>
          <w:rFonts w:ascii="Times New Roman" w:eastAsia="Times New Roman" w:hAnsi="Times New Roman" w:cs="Times New Roman"/>
          <w:sz w:val="24"/>
          <w:szCs w:val="24"/>
          <w:lang w:eastAsia="en-ZA"/>
        </w:rPr>
        <w:t xml:space="preserve">seasonal-spatial-age </w:t>
      </w:r>
      <w:r w:rsidR="00E50218" w:rsidRPr="00256DE4">
        <w:rPr>
          <w:rFonts w:ascii="Times New Roman" w:eastAsia="Times New Roman" w:hAnsi="Times New Roman" w:cs="Times New Roman"/>
          <w:sz w:val="24"/>
          <w:szCs w:val="24"/>
          <w:lang w:eastAsia="en-ZA"/>
        </w:rPr>
        <w:t xml:space="preserve">composition of catches </w:t>
      </w:r>
      <m:oMath>
        <m:sSub>
          <m:sSubPr>
            <m:ctrlPr>
              <w:rPr>
                <w:rFonts w:ascii="Cambria Math" w:eastAsia="Times New Roman" w:hAnsi="Cambria Math" w:cs="Times New Roman"/>
                <w:i/>
                <w:sz w:val="24"/>
                <w:szCs w:val="24"/>
                <w:lang w:eastAsia="en-ZA"/>
              </w:rPr>
            </m:ctrlPr>
          </m:sSubPr>
          <m:e>
            <m:acc>
              <m:accPr>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V</m:t>
                </m:r>
              </m:e>
            </m:acc>
          </m:e>
          <m:sub>
            <m:r>
              <w:rPr>
                <w:rFonts w:ascii="Cambria Math" w:eastAsia="Times New Roman" w:hAnsi="Cambria Math" w:cs="Times New Roman"/>
                <w:sz w:val="24"/>
                <w:szCs w:val="24"/>
                <w:lang w:eastAsia="en-ZA"/>
              </w:rPr>
              <m:t>s,y,m,a,r,f</m:t>
            </m:r>
          </m:sub>
        </m:sSub>
      </m:oMath>
      <w:r w:rsidR="00E50218" w:rsidRPr="00256DE4">
        <w:rPr>
          <w:rFonts w:ascii="Times New Roman" w:eastAsia="Times New Roman" w:hAnsi="Times New Roman" w:cs="Times New Roman"/>
          <w:sz w:val="24"/>
          <w:szCs w:val="24"/>
          <w:lang w:eastAsia="en-ZA"/>
        </w:rPr>
        <w:t xml:space="preserve"> </w:t>
      </w:r>
    </w:p>
    <w:p w14:paraId="26199D82" w14:textId="77777777" w:rsidR="000B122F" w:rsidRPr="00256DE4" w:rsidRDefault="000B122F" w:rsidP="00BE5737">
      <w:pPr>
        <w:tabs>
          <w:tab w:val="left" w:pos="720"/>
          <w:tab w:val="right" w:pos="8460"/>
        </w:tabs>
        <w:jc w:val="both"/>
        <w:rPr>
          <w:rFonts w:ascii="Times New Roman" w:eastAsia="Times New Roman" w:hAnsi="Times New Roman" w:cs="Times New Roman"/>
          <w:sz w:val="24"/>
          <w:szCs w:val="24"/>
          <w:lang w:eastAsia="en-ZA"/>
        </w:rPr>
      </w:pPr>
    </w:p>
    <w:p w14:paraId="2D466790" w14:textId="145BC564" w:rsidR="002C6422" w:rsidRPr="00256DE4" w:rsidRDefault="006E5632" w:rsidP="002C6422">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eastAsia="Times New Roman" w:hAnsi="Cambria Math" w:cs="Times New Roman"/>
                <w:i/>
                <w:sz w:val="24"/>
                <w:szCs w:val="24"/>
                <w:lang w:eastAsia="en-ZA"/>
              </w:rPr>
            </m:ctrlPr>
          </m:sSubPr>
          <m:e>
            <m:r>
              <w:rPr>
                <w:rFonts w:ascii="Cambria Math" w:eastAsia="Times New Roman" w:hAnsi="Cambria Math" w:cs="Times New Roman"/>
                <w:sz w:val="24"/>
                <w:szCs w:val="24"/>
                <w:lang w:eastAsia="en-ZA"/>
              </w:rPr>
              <m:t>C</m:t>
            </m:r>
          </m:e>
          <m:sub>
            <m:r>
              <w:rPr>
                <w:rFonts w:ascii="Cambria Math" w:eastAsia="Times New Roman" w:hAnsi="Cambria Math" w:cs="Times New Roman"/>
                <w:sz w:val="24"/>
                <w:szCs w:val="24"/>
                <w:lang w:eastAsia="en-ZA"/>
              </w:rPr>
              <m:t>s,y,m,a,r,f</m:t>
            </m:r>
          </m:sub>
        </m:sSub>
        <m:r>
          <w:rPr>
            <w:rFonts w:ascii="Cambria Math" w:eastAsia="Times New Roman" w:hAnsi="Cambria Math" w:cs="Times New Roman"/>
            <w:sz w:val="24"/>
            <w:szCs w:val="24"/>
            <w:lang w:eastAsia="en-ZA"/>
          </w:rPr>
          <m:t>=</m:t>
        </m:r>
        <m:d>
          <m:dPr>
            <m:begChr m:val="{"/>
            <m:endChr m:val=""/>
            <m:ctrlPr>
              <w:rPr>
                <w:rFonts w:ascii="Cambria Math" w:eastAsia="Times New Roman" w:hAnsi="Cambria Math" w:cs="Times New Roman"/>
                <w:i/>
                <w:sz w:val="24"/>
                <w:szCs w:val="24"/>
                <w:lang w:eastAsia="en-ZA"/>
              </w:rPr>
            </m:ctrlPr>
          </m:dPr>
          <m:e>
            <m:m>
              <m:mPr>
                <m:mcs>
                  <m:mc>
                    <m:mcPr>
                      <m:count m:val="2"/>
                      <m:mcJc m:val="center"/>
                    </m:mcPr>
                  </m:mc>
                </m:mcs>
                <m:ctrlPr>
                  <w:rPr>
                    <w:rFonts w:ascii="Cambria Math" w:eastAsia="Times New Roman" w:hAnsi="Cambria Math" w:cs="Times New Roman"/>
                    <w:i/>
                    <w:sz w:val="24"/>
                    <w:szCs w:val="24"/>
                    <w:lang w:eastAsia="en-ZA"/>
                  </w:rPr>
                </m:ctrlPr>
              </m:mPr>
              <m:mr>
                <m:e>
                  <m:sSub>
                    <m:sSubPr>
                      <m:ctrlPr>
                        <w:rPr>
                          <w:rFonts w:ascii="Cambria Math" w:eastAsia="Times New Roman" w:hAnsi="Cambria Math" w:cs="Times New Roman"/>
                          <w:i/>
                          <w:sz w:val="24"/>
                          <w:szCs w:val="24"/>
                          <w:lang w:eastAsia="en-ZA"/>
                        </w:rPr>
                      </m:ctrlPr>
                    </m:sSubPr>
                    <m:e>
                      <m:sSub>
                        <m:sSubPr>
                          <m:ctrlPr>
                            <w:rPr>
                              <w:rFonts w:ascii="Cambria Math" w:eastAsia="Times New Roman" w:hAnsi="Cambria Math" w:cs="Times New Roman"/>
                              <w:i/>
                              <w:sz w:val="24"/>
                              <w:szCs w:val="24"/>
                              <w:lang w:eastAsia="en-ZA"/>
                            </w:rPr>
                          </m:ctrlPr>
                        </m:sSubPr>
                        <m:e>
                          <m:acc>
                            <m:accPr>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V</m:t>
                              </m:r>
                            </m:e>
                          </m:acc>
                        </m:e>
                        <m:sub>
                          <m:r>
                            <w:rPr>
                              <w:rFonts w:ascii="Cambria Math" w:eastAsia="Times New Roman" w:hAnsi="Cambria Math" w:cs="Times New Roman"/>
                              <w:sz w:val="24"/>
                              <w:szCs w:val="24"/>
                              <w:lang w:eastAsia="en-ZA"/>
                            </w:rPr>
                            <m:t>s,y,m,a,r,f,west</m:t>
                          </m:r>
                        </m:sub>
                      </m:sSub>
                      <m:r>
                        <w:rPr>
                          <w:rFonts w:ascii="Cambria Math" w:eastAsia="Times New Roman" w:hAnsi="Cambria Math" w:cs="Times New Roman"/>
                          <w:sz w:val="24"/>
                          <w:szCs w:val="24"/>
                          <w:lang w:eastAsia="en-ZA"/>
                        </w:rPr>
                        <m:t xml:space="preserve"> ∙</m:t>
                      </m:r>
                      <m:sSub>
                        <m:sSubPr>
                          <m:ctrlPr>
                            <w:rPr>
                              <w:rFonts w:ascii="Cambria Math" w:eastAsia="Times New Roman" w:hAnsi="Cambria Math" w:cs="Times New Roman"/>
                              <w:i/>
                              <w:sz w:val="24"/>
                              <w:szCs w:val="24"/>
                              <w:lang w:eastAsia="en-ZA"/>
                            </w:rPr>
                          </m:ctrlPr>
                        </m:sSubPr>
                        <m:e>
                          <m:r>
                            <w:rPr>
                              <w:rFonts w:ascii="Cambria Math" w:eastAsia="Times New Roman" w:hAnsi="Cambria Math" w:cs="Times New Roman"/>
                              <w:sz w:val="24"/>
                              <w:szCs w:val="24"/>
                              <w:lang w:eastAsia="en-ZA"/>
                            </w:rPr>
                            <m:t>A</m:t>
                          </m:r>
                        </m:e>
                        <m:sub>
                          <m:r>
                            <w:rPr>
                              <w:rFonts w:ascii="Cambria Math" w:eastAsia="Times New Roman" w:hAnsi="Cambria Math" w:cs="Times New Roman"/>
                              <w:sz w:val="24"/>
                              <w:szCs w:val="24"/>
                              <w:lang w:eastAsia="en-ZA"/>
                            </w:rPr>
                            <m:t>f,west</m:t>
                          </m:r>
                        </m:sub>
                      </m:sSub>
                      <m:r>
                        <w:rPr>
                          <w:rFonts w:ascii="Cambria Math" w:eastAsia="Times New Roman" w:hAnsi="Cambria Math" w:cs="Times New Roman"/>
                          <w:sz w:val="24"/>
                          <w:szCs w:val="24"/>
                          <w:lang w:eastAsia="en-ZA"/>
                        </w:rPr>
                        <m:t xml:space="preserve"> ∙TAC</m:t>
                      </m:r>
                    </m:e>
                    <m:sub>
                      <m:r>
                        <w:rPr>
                          <w:rFonts w:ascii="Cambria Math" w:eastAsia="Times New Roman" w:hAnsi="Cambria Math" w:cs="Times New Roman"/>
                          <w:sz w:val="24"/>
                          <w:szCs w:val="24"/>
                          <w:lang w:eastAsia="en-ZA"/>
                        </w:rPr>
                        <m:t>y,west</m:t>
                      </m:r>
                    </m:sub>
                  </m:sSub>
                </m:e>
                <m:e>
                  <m:r>
                    <w:rPr>
                      <w:rFonts w:ascii="Cambria Math" w:eastAsia="Times New Roman" w:hAnsi="Cambria Math" w:cs="Times New Roman"/>
                      <w:sz w:val="24"/>
                      <w:szCs w:val="24"/>
                      <w:lang w:eastAsia="en-ZA"/>
                    </w:rPr>
                    <m:t>r≤3</m:t>
                  </m:r>
                </m:e>
              </m:mr>
              <m:mr>
                <m:e>
                  <m:sSub>
                    <m:sSubPr>
                      <m:ctrlPr>
                        <w:rPr>
                          <w:rFonts w:ascii="Cambria Math" w:eastAsia="Times New Roman" w:hAnsi="Cambria Math" w:cs="Times New Roman"/>
                          <w:i/>
                          <w:sz w:val="24"/>
                          <w:szCs w:val="24"/>
                          <w:lang w:eastAsia="en-ZA"/>
                        </w:rPr>
                      </m:ctrlPr>
                    </m:sSubPr>
                    <m:e>
                      <m:sSub>
                        <m:sSubPr>
                          <m:ctrlPr>
                            <w:rPr>
                              <w:rFonts w:ascii="Cambria Math" w:eastAsia="Times New Roman" w:hAnsi="Cambria Math" w:cs="Times New Roman"/>
                              <w:i/>
                              <w:sz w:val="24"/>
                              <w:szCs w:val="24"/>
                              <w:lang w:eastAsia="en-ZA"/>
                            </w:rPr>
                          </m:ctrlPr>
                        </m:sSubPr>
                        <m:e>
                          <m:acc>
                            <m:accPr>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V</m:t>
                              </m:r>
                            </m:e>
                          </m:acc>
                        </m:e>
                        <m:sub>
                          <m:r>
                            <w:rPr>
                              <w:rFonts w:ascii="Cambria Math" w:eastAsia="Times New Roman" w:hAnsi="Cambria Math" w:cs="Times New Roman"/>
                              <w:sz w:val="24"/>
                              <w:szCs w:val="24"/>
                              <w:lang w:eastAsia="en-ZA"/>
                            </w:rPr>
                            <m:t>s,y,m,a,r,f,east</m:t>
                          </m:r>
                        </m:sub>
                      </m:sSub>
                      <m:r>
                        <w:rPr>
                          <w:rFonts w:ascii="Cambria Math" w:eastAsia="Times New Roman" w:hAnsi="Cambria Math" w:cs="Times New Roman"/>
                          <w:sz w:val="24"/>
                          <w:szCs w:val="24"/>
                          <w:lang w:eastAsia="en-ZA"/>
                        </w:rPr>
                        <m:t xml:space="preserve"> ∙</m:t>
                      </m:r>
                      <m:sSub>
                        <m:sSubPr>
                          <m:ctrlPr>
                            <w:rPr>
                              <w:rFonts w:ascii="Cambria Math" w:eastAsia="Times New Roman" w:hAnsi="Cambria Math" w:cs="Times New Roman"/>
                              <w:i/>
                              <w:sz w:val="24"/>
                              <w:szCs w:val="24"/>
                              <w:lang w:eastAsia="en-ZA"/>
                            </w:rPr>
                          </m:ctrlPr>
                        </m:sSubPr>
                        <m:e>
                          <m:r>
                            <w:rPr>
                              <w:rFonts w:ascii="Cambria Math" w:eastAsia="Times New Roman" w:hAnsi="Cambria Math" w:cs="Times New Roman"/>
                              <w:sz w:val="24"/>
                              <w:szCs w:val="24"/>
                              <w:lang w:eastAsia="en-ZA"/>
                            </w:rPr>
                            <m:t>A</m:t>
                          </m:r>
                        </m:e>
                        <m:sub>
                          <m:r>
                            <w:rPr>
                              <w:rFonts w:ascii="Cambria Math" w:eastAsia="Times New Roman" w:hAnsi="Cambria Math" w:cs="Times New Roman"/>
                              <w:sz w:val="24"/>
                              <w:szCs w:val="24"/>
                              <w:lang w:eastAsia="en-ZA"/>
                            </w:rPr>
                            <m:t>f,east</m:t>
                          </m:r>
                        </m:sub>
                      </m:sSub>
                      <m:r>
                        <w:rPr>
                          <w:rFonts w:ascii="Cambria Math" w:eastAsia="Times New Roman" w:hAnsi="Cambria Math" w:cs="Times New Roman"/>
                          <w:sz w:val="24"/>
                          <w:szCs w:val="24"/>
                          <w:lang w:eastAsia="en-ZA"/>
                        </w:rPr>
                        <m:t xml:space="preserve"> ∙TAC</m:t>
                      </m:r>
                    </m:e>
                    <m:sub>
                      <m:r>
                        <w:rPr>
                          <w:rFonts w:ascii="Cambria Math" w:eastAsia="Times New Roman" w:hAnsi="Cambria Math" w:cs="Times New Roman"/>
                          <w:sz w:val="24"/>
                          <w:szCs w:val="24"/>
                          <w:lang w:eastAsia="en-ZA"/>
                        </w:rPr>
                        <m:t>y,east</m:t>
                      </m:r>
                    </m:sub>
                  </m:sSub>
                </m:e>
                <m:e>
                  <m:r>
                    <w:rPr>
                      <w:rFonts w:ascii="Cambria Math" w:eastAsia="Times New Roman" w:hAnsi="Cambria Math" w:cs="Times New Roman"/>
                      <w:sz w:val="24"/>
                      <w:szCs w:val="24"/>
                      <w:lang w:eastAsia="en-ZA"/>
                    </w:rPr>
                    <m:t>r≥4</m:t>
                  </m:r>
                </m:e>
              </m:mr>
            </m:m>
          </m:e>
        </m:d>
      </m:oMath>
      <w:r w:rsidR="002C6422" w:rsidRPr="00256DE4">
        <w:rPr>
          <w:rFonts w:ascii="Times New Roman" w:eastAsia="Times New Roman" w:hAnsi="Times New Roman" w:cs="Times New Roman"/>
          <w:sz w:val="24"/>
          <w:szCs w:val="24"/>
          <w:lang w:eastAsia="en-ZA"/>
        </w:rPr>
        <w:t xml:space="preserve">   </w:t>
      </w:r>
      <w:r w:rsidR="002C6422" w:rsidRPr="00256DE4">
        <w:rPr>
          <w:rFonts w:ascii="Times New Roman" w:eastAsia="Times New Roman" w:hAnsi="Times New Roman" w:cs="Times New Roman"/>
          <w:sz w:val="24"/>
          <w:szCs w:val="24"/>
          <w:lang w:eastAsia="en-ZA"/>
        </w:rPr>
        <w:tab/>
      </w:r>
      <w:r w:rsidR="00E159CB">
        <w:rPr>
          <w:rFonts w:ascii="Times New Roman" w:eastAsia="Times New Roman" w:hAnsi="Times New Roman" w:cs="Times New Roman"/>
          <w:sz w:val="24"/>
          <w:szCs w:val="24"/>
          <w:lang w:eastAsia="en-ZA"/>
        </w:rPr>
        <w:tab/>
      </w:r>
      <w:r w:rsidR="002C6422" w:rsidRPr="00256DE4">
        <w:rPr>
          <w:rFonts w:ascii="Times New Roman" w:eastAsia="Times New Roman" w:hAnsi="Times New Roman" w:cs="Times New Roman"/>
          <w:sz w:val="24"/>
          <w:szCs w:val="24"/>
          <w:lang w:val="en-CA" w:eastAsia="en-ZA"/>
        </w:rPr>
        <w:t>(3.</w:t>
      </w:r>
      <w:r w:rsidR="00E159CB">
        <w:rPr>
          <w:rFonts w:ascii="Times New Roman" w:eastAsia="Times New Roman" w:hAnsi="Times New Roman" w:cs="Times New Roman"/>
          <w:sz w:val="24"/>
          <w:szCs w:val="24"/>
          <w:lang w:val="en-CA" w:eastAsia="en-ZA"/>
        </w:rPr>
        <w:t>2</w:t>
      </w:r>
      <w:r w:rsidR="006E143C">
        <w:rPr>
          <w:rFonts w:ascii="Times New Roman" w:eastAsia="Times New Roman" w:hAnsi="Times New Roman" w:cs="Times New Roman"/>
          <w:sz w:val="24"/>
          <w:szCs w:val="24"/>
          <w:lang w:val="en-CA" w:eastAsia="en-ZA"/>
        </w:rPr>
        <w:t>5</w:t>
      </w:r>
      <w:r w:rsidR="002C6422" w:rsidRPr="00256DE4">
        <w:rPr>
          <w:rFonts w:ascii="Times New Roman" w:eastAsia="Times New Roman" w:hAnsi="Times New Roman" w:cs="Times New Roman"/>
          <w:sz w:val="24"/>
          <w:szCs w:val="24"/>
          <w:lang w:val="en-CA" w:eastAsia="en-ZA"/>
        </w:rPr>
        <w:t>)</w:t>
      </w:r>
    </w:p>
    <w:p w14:paraId="589899DD" w14:textId="00CF56ED" w:rsidR="00E50218" w:rsidRPr="00256DE4" w:rsidRDefault="00E50218" w:rsidP="00BE5737">
      <w:pPr>
        <w:tabs>
          <w:tab w:val="left" w:pos="720"/>
          <w:tab w:val="right" w:pos="8460"/>
        </w:tabs>
        <w:jc w:val="both"/>
        <w:rPr>
          <w:rFonts w:ascii="Times New Roman" w:eastAsia="Times New Roman" w:hAnsi="Times New Roman" w:cs="Times New Roman"/>
          <w:sz w:val="24"/>
          <w:szCs w:val="24"/>
          <w:lang w:eastAsia="en-ZA"/>
        </w:rPr>
      </w:pPr>
    </w:p>
    <w:p w14:paraId="7D3FF27C" w14:textId="2A2DE349" w:rsidR="002C6422" w:rsidRPr="00256DE4" w:rsidRDefault="002C6422" w:rsidP="00BE5737">
      <w:pPr>
        <w:tabs>
          <w:tab w:val="left" w:pos="720"/>
          <w:tab w:val="right" w:pos="8460"/>
        </w:tabs>
        <w:jc w:val="both"/>
        <w:rPr>
          <w:rFonts w:ascii="Times New Roman" w:eastAsia="Times New Roman" w:hAnsi="Times New Roman" w:cs="Times New Roman"/>
          <w:sz w:val="24"/>
          <w:szCs w:val="24"/>
          <w:lang w:eastAsia="en-ZA"/>
        </w:rPr>
      </w:pPr>
      <w:r w:rsidRPr="00256DE4">
        <w:rPr>
          <w:rFonts w:ascii="Times New Roman" w:eastAsia="Times New Roman" w:hAnsi="Times New Roman" w:cs="Times New Roman"/>
          <w:sz w:val="24"/>
          <w:szCs w:val="24"/>
          <w:lang w:eastAsia="en-ZA"/>
        </w:rPr>
        <w:t xml:space="preserve">where </w:t>
      </w:r>
    </w:p>
    <w:p w14:paraId="7A6DDF29" w14:textId="48317ECD" w:rsidR="00E50218" w:rsidRPr="00256DE4" w:rsidRDefault="00E50218" w:rsidP="00BE5737">
      <w:pPr>
        <w:tabs>
          <w:tab w:val="left" w:pos="720"/>
          <w:tab w:val="right" w:pos="8460"/>
        </w:tabs>
        <w:jc w:val="both"/>
        <w:rPr>
          <w:rFonts w:ascii="Times New Roman" w:eastAsia="Times New Roman" w:hAnsi="Times New Roman" w:cs="Times New Roman"/>
          <w:sz w:val="24"/>
          <w:szCs w:val="24"/>
          <w:lang w:eastAsia="en-ZA"/>
        </w:rPr>
      </w:pPr>
    </w:p>
    <w:p w14:paraId="72A5D3D9" w14:textId="49A15A43" w:rsidR="002C6422" w:rsidRPr="00256DE4" w:rsidRDefault="006E5632" w:rsidP="002C6422">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eastAsia="Times New Roman" w:hAnsi="Cambria Math" w:cs="Times New Roman"/>
                <w:i/>
                <w:sz w:val="24"/>
                <w:szCs w:val="24"/>
                <w:lang w:eastAsia="en-ZA"/>
              </w:rPr>
            </m:ctrlPr>
          </m:sSubPr>
          <m:e>
            <m:acc>
              <m:accPr>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V</m:t>
                </m:r>
              </m:e>
            </m:acc>
          </m:e>
          <m:sub>
            <m:r>
              <w:rPr>
                <w:rFonts w:ascii="Cambria Math" w:eastAsia="Times New Roman" w:hAnsi="Cambria Math" w:cs="Times New Roman"/>
                <w:sz w:val="24"/>
                <w:szCs w:val="24"/>
                <w:lang w:eastAsia="en-ZA"/>
              </w:rPr>
              <m:t>s,y,m,a,r,f,west</m:t>
            </m:r>
          </m:sub>
        </m:sSub>
        <m:r>
          <w:rPr>
            <w:rFonts w:ascii="Cambria Math" w:eastAsia="Times New Roman" w:hAnsi="Cambria Math" w:cs="Times New Roman"/>
            <w:sz w:val="24"/>
            <w:szCs w:val="24"/>
            <w:lang w:eastAsia="en-ZA"/>
          </w:rPr>
          <m:t>=</m:t>
        </m:r>
        <m:f>
          <m:fPr>
            <m:ctrlPr>
              <w:rPr>
                <w:rFonts w:ascii="Cambria Math" w:hAnsi="Cambria Math" w:cs="Times New Roman"/>
                <w:sz w:val="24"/>
                <w:szCs w:val="24"/>
                <w:lang w:val="en-CA"/>
              </w:rPr>
            </m:ctrlPr>
          </m:fPr>
          <m:num>
            <m:sSub>
              <m:sSubPr>
                <m:ctrlPr>
                  <w:rPr>
                    <w:rFonts w:ascii="Cambria Math" w:hAnsi="Cambria Math" w:cs="Times New Roman"/>
                    <w:sz w:val="24"/>
                    <w:szCs w:val="24"/>
                    <w:lang w:val="en-CA"/>
                  </w:rPr>
                </m:ctrlPr>
              </m:sSubPr>
              <m:e>
                <m:acc>
                  <m:accPr>
                    <m:chr m:val="⃗"/>
                    <m:ctrlPr>
                      <w:rPr>
                        <w:rFonts w:ascii="Cambria Math" w:hAnsi="Cambria Math" w:cs="Times New Roman"/>
                        <w:sz w:val="24"/>
                        <w:szCs w:val="24"/>
                        <w:lang w:val="en-CA"/>
                      </w:rPr>
                    </m:ctrlPr>
                  </m:accPr>
                  <m:e>
                    <m:r>
                      <w:rPr>
                        <w:rFonts w:ascii="Cambria Math" w:hAnsi="Cambria Math" w:cs="Times New Roman"/>
                        <w:sz w:val="24"/>
                        <w:szCs w:val="24"/>
                        <w:lang w:val="en-CA"/>
                      </w:rPr>
                      <m:t>N</m:t>
                    </m:r>
                  </m:e>
                </m:acc>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F</m:t>
                </m:r>
              </m:e>
              <m:sub>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num>
          <m:den>
            <m:nary>
              <m:naryPr>
                <m:chr m:val="∑"/>
                <m:limLoc m:val="undOvr"/>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m</m:t>
                </m:r>
              </m:sub>
              <m:sup/>
              <m:e>
                <m:nary>
                  <m:naryPr>
                    <m:chr m:val="∑"/>
                    <m:limLoc m:val="undOvr"/>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a</m:t>
                    </m:r>
                  </m:sub>
                  <m:sup/>
                  <m:e>
                    <m:nary>
                      <m:naryPr>
                        <m:chr m:val="∑"/>
                        <m:limLoc m:val="undOvr"/>
                        <m:ctrlPr>
                          <w:rPr>
                            <w:rFonts w:ascii="Cambria Math" w:hAnsi="Cambria Math" w:cs="Times New Roman"/>
                            <w:i/>
                            <w:sz w:val="24"/>
                            <w:szCs w:val="24"/>
                            <w:lang w:val="en-CA"/>
                          </w:rPr>
                        </m:ctrlPr>
                      </m:naryPr>
                      <m:sub>
                        <m:r>
                          <w:rPr>
                            <w:rFonts w:ascii="Cambria Math" w:hAnsi="Cambria Math" w:cs="Times New Roman"/>
                            <w:sz w:val="24"/>
                            <w:szCs w:val="24"/>
                            <w:lang w:val="en-CA"/>
                          </w:rPr>
                          <m:t>1</m:t>
                        </m:r>
                      </m:sub>
                      <m:sup>
                        <m:r>
                          <w:rPr>
                            <w:rFonts w:ascii="Cambria Math" w:hAnsi="Cambria Math" w:cs="Times New Roman"/>
                            <w:sz w:val="24"/>
                            <w:szCs w:val="24"/>
                            <w:lang w:val="en-CA"/>
                          </w:rPr>
                          <m:t>3</m:t>
                        </m:r>
                      </m:sup>
                      <m:e>
                        <m:sSub>
                          <m:sSubPr>
                            <m:ctrlPr>
                              <w:rPr>
                                <w:rFonts w:ascii="Cambria Math" w:hAnsi="Cambria Math" w:cs="Times New Roman"/>
                                <w:sz w:val="24"/>
                                <w:szCs w:val="24"/>
                                <w:lang w:val="en-CA"/>
                              </w:rPr>
                            </m:ctrlPr>
                          </m:sSubPr>
                          <m:e>
                            <m:acc>
                              <m:accPr>
                                <m:chr m:val="⃗"/>
                                <m:ctrlPr>
                                  <w:rPr>
                                    <w:rFonts w:ascii="Cambria Math" w:hAnsi="Cambria Math" w:cs="Times New Roman"/>
                                    <w:sz w:val="24"/>
                                    <w:szCs w:val="24"/>
                                    <w:lang w:val="en-CA"/>
                                  </w:rPr>
                                </m:ctrlPr>
                              </m:accPr>
                              <m:e>
                                <m:r>
                                  <w:rPr>
                                    <w:rFonts w:ascii="Cambria Math" w:hAnsi="Cambria Math" w:cs="Times New Roman"/>
                                    <w:sz w:val="24"/>
                                    <w:szCs w:val="24"/>
                                    <w:lang w:val="en-CA"/>
                                  </w:rPr>
                                  <m:t>N</m:t>
                                </m:r>
                              </m:e>
                            </m:acc>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F</m:t>
                            </m:r>
                          </m:e>
                          <m:sub>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e>
                    </m:nary>
                  </m:e>
                </m:nary>
              </m:e>
            </m:nary>
          </m:den>
        </m:f>
      </m:oMath>
      <w:r w:rsidR="002C6422" w:rsidRPr="00256DE4">
        <w:rPr>
          <w:rFonts w:ascii="Times New Roman" w:eastAsia="Times New Roman" w:hAnsi="Times New Roman" w:cs="Times New Roman"/>
          <w:sz w:val="24"/>
          <w:szCs w:val="24"/>
          <w:lang w:val="en-CA"/>
        </w:rPr>
        <w:t xml:space="preserve"> </w:t>
      </w:r>
      <w:r w:rsidR="002C6422" w:rsidRPr="00256DE4">
        <w:rPr>
          <w:rFonts w:ascii="Times New Roman" w:eastAsia="Times New Roman" w:hAnsi="Times New Roman" w:cs="Times New Roman"/>
          <w:sz w:val="24"/>
          <w:szCs w:val="24"/>
          <w:lang w:val="en-CA"/>
        </w:rPr>
        <w:tab/>
      </w:r>
      <w:r w:rsidR="00E159CB">
        <w:rPr>
          <w:rFonts w:ascii="Times New Roman" w:eastAsia="Times New Roman" w:hAnsi="Times New Roman" w:cs="Times New Roman"/>
          <w:sz w:val="24"/>
          <w:szCs w:val="24"/>
          <w:lang w:val="en-CA"/>
        </w:rPr>
        <w:tab/>
      </w:r>
      <w:r w:rsidR="002C6422" w:rsidRPr="00256DE4">
        <w:rPr>
          <w:rFonts w:ascii="Times New Roman" w:eastAsia="Times New Roman" w:hAnsi="Times New Roman" w:cs="Times New Roman"/>
          <w:sz w:val="24"/>
          <w:szCs w:val="24"/>
          <w:lang w:val="en-CA" w:eastAsia="en-ZA"/>
        </w:rPr>
        <w:t>(3.</w:t>
      </w:r>
      <w:r w:rsidR="00E159CB">
        <w:rPr>
          <w:rFonts w:ascii="Times New Roman" w:eastAsia="Times New Roman" w:hAnsi="Times New Roman" w:cs="Times New Roman"/>
          <w:sz w:val="24"/>
          <w:szCs w:val="24"/>
          <w:lang w:val="en-CA" w:eastAsia="en-ZA"/>
        </w:rPr>
        <w:t>2</w:t>
      </w:r>
      <w:r w:rsidR="006E143C">
        <w:rPr>
          <w:rFonts w:ascii="Times New Roman" w:eastAsia="Times New Roman" w:hAnsi="Times New Roman" w:cs="Times New Roman"/>
          <w:sz w:val="24"/>
          <w:szCs w:val="24"/>
          <w:lang w:val="en-CA" w:eastAsia="en-ZA"/>
        </w:rPr>
        <w:t>6</w:t>
      </w:r>
      <w:r w:rsidR="002C6422" w:rsidRPr="00256DE4">
        <w:rPr>
          <w:rFonts w:ascii="Times New Roman" w:eastAsia="Times New Roman" w:hAnsi="Times New Roman" w:cs="Times New Roman"/>
          <w:sz w:val="24"/>
          <w:szCs w:val="24"/>
          <w:lang w:val="en-CA" w:eastAsia="en-ZA"/>
        </w:rPr>
        <w:t>)</w:t>
      </w:r>
    </w:p>
    <w:p w14:paraId="2DDA6606" w14:textId="0407535A" w:rsidR="002C6422" w:rsidRDefault="002C6422" w:rsidP="00BE5737">
      <w:pPr>
        <w:tabs>
          <w:tab w:val="left" w:pos="720"/>
          <w:tab w:val="right" w:pos="8460"/>
        </w:tabs>
        <w:jc w:val="both"/>
        <w:rPr>
          <w:rFonts w:ascii="Times New Roman" w:eastAsia="Times New Roman" w:hAnsi="Times New Roman" w:cs="Times New Roman"/>
          <w:sz w:val="24"/>
          <w:szCs w:val="24"/>
          <w:lang w:eastAsia="en-ZA"/>
        </w:rPr>
      </w:pPr>
    </w:p>
    <w:p w14:paraId="28156230" w14:textId="7E08E612" w:rsidR="00231DED" w:rsidRPr="00256DE4" w:rsidRDefault="006E5632" w:rsidP="00BE5737">
      <w:pPr>
        <w:tabs>
          <w:tab w:val="left" w:pos="720"/>
          <w:tab w:val="right" w:pos="8460"/>
        </w:tabs>
        <w:jc w:val="both"/>
        <w:rPr>
          <w:rFonts w:ascii="Times New Roman" w:eastAsia="Times New Roman" w:hAnsi="Times New Roman" w:cs="Times New Roman"/>
          <w:sz w:val="24"/>
          <w:szCs w:val="24"/>
          <w:lang w:eastAsia="en-ZA"/>
        </w:rPr>
      </w:pPr>
      <m:oMath>
        <m:sSub>
          <m:sSubPr>
            <m:ctrlPr>
              <w:rPr>
                <w:rFonts w:ascii="Cambria Math" w:eastAsia="Times New Roman" w:hAnsi="Cambria Math" w:cs="Times New Roman"/>
                <w:i/>
                <w:sz w:val="24"/>
                <w:szCs w:val="24"/>
                <w:lang w:eastAsia="en-ZA"/>
              </w:rPr>
            </m:ctrlPr>
          </m:sSubPr>
          <m:e>
            <m:acc>
              <m:accPr>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V</m:t>
                </m:r>
              </m:e>
            </m:acc>
          </m:e>
          <m:sub>
            <m:r>
              <w:rPr>
                <w:rFonts w:ascii="Cambria Math" w:eastAsia="Times New Roman" w:hAnsi="Cambria Math" w:cs="Times New Roman"/>
                <w:sz w:val="24"/>
                <w:szCs w:val="24"/>
                <w:lang w:eastAsia="en-ZA"/>
              </w:rPr>
              <m:t>s,y,m,a,r,f,east</m:t>
            </m:r>
          </m:sub>
        </m:sSub>
        <m:r>
          <w:rPr>
            <w:rFonts w:ascii="Cambria Math" w:eastAsia="Times New Roman" w:hAnsi="Cambria Math" w:cs="Times New Roman"/>
            <w:sz w:val="24"/>
            <w:szCs w:val="24"/>
            <w:lang w:eastAsia="en-ZA"/>
          </w:rPr>
          <m:t>=</m:t>
        </m:r>
        <m:f>
          <m:fPr>
            <m:ctrlPr>
              <w:rPr>
                <w:rFonts w:ascii="Cambria Math" w:hAnsi="Cambria Math" w:cs="Times New Roman"/>
                <w:sz w:val="24"/>
                <w:szCs w:val="24"/>
                <w:lang w:val="en-CA"/>
              </w:rPr>
            </m:ctrlPr>
          </m:fPr>
          <m:num>
            <m:sSub>
              <m:sSubPr>
                <m:ctrlPr>
                  <w:rPr>
                    <w:rFonts w:ascii="Cambria Math" w:hAnsi="Cambria Math" w:cs="Times New Roman"/>
                    <w:sz w:val="24"/>
                    <w:szCs w:val="24"/>
                    <w:lang w:val="en-CA"/>
                  </w:rPr>
                </m:ctrlPr>
              </m:sSubPr>
              <m:e>
                <m:acc>
                  <m:accPr>
                    <m:chr m:val="⃗"/>
                    <m:ctrlPr>
                      <w:rPr>
                        <w:rFonts w:ascii="Cambria Math" w:hAnsi="Cambria Math" w:cs="Times New Roman"/>
                        <w:sz w:val="24"/>
                        <w:szCs w:val="24"/>
                        <w:lang w:val="en-CA"/>
                      </w:rPr>
                    </m:ctrlPr>
                  </m:accPr>
                  <m:e>
                    <m:r>
                      <w:rPr>
                        <w:rFonts w:ascii="Cambria Math" w:hAnsi="Cambria Math" w:cs="Times New Roman"/>
                        <w:sz w:val="24"/>
                        <w:szCs w:val="24"/>
                        <w:lang w:val="en-CA"/>
                      </w:rPr>
                      <m:t>N</m:t>
                    </m:r>
                  </m:e>
                </m:acc>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F</m:t>
                </m:r>
              </m:e>
              <m:sub>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num>
          <m:den>
            <m:nary>
              <m:naryPr>
                <m:chr m:val="∑"/>
                <m:limLoc m:val="undOvr"/>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m</m:t>
                </m:r>
              </m:sub>
              <m:sup/>
              <m:e>
                <m:nary>
                  <m:naryPr>
                    <m:chr m:val="∑"/>
                    <m:limLoc m:val="undOvr"/>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a</m:t>
                    </m:r>
                  </m:sub>
                  <m:sup/>
                  <m:e>
                    <m:nary>
                      <m:naryPr>
                        <m:chr m:val="∑"/>
                        <m:limLoc m:val="undOvr"/>
                        <m:ctrlPr>
                          <w:rPr>
                            <w:rFonts w:ascii="Cambria Math" w:hAnsi="Cambria Math" w:cs="Times New Roman"/>
                            <w:i/>
                            <w:sz w:val="24"/>
                            <w:szCs w:val="24"/>
                            <w:lang w:val="en-CA"/>
                          </w:rPr>
                        </m:ctrlPr>
                      </m:naryPr>
                      <m:sub>
                        <m:r>
                          <w:rPr>
                            <w:rFonts w:ascii="Cambria Math" w:hAnsi="Cambria Math" w:cs="Times New Roman"/>
                            <w:sz w:val="24"/>
                            <w:szCs w:val="24"/>
                            <w:lang w:val="en-CA"/>
                          </w:rPr>
                          <m:t>4</m:t>
                        </m:r>
                      </m:sub>
                      <m:sup>
                        <m:r>
                          <w:rPr>
                            <w:rFonts w:ascii="Cambria Math" w:hAnsi="Cambria Math" w:cs="Times New Roman"/>
                            <w:sz w:val="24"/>
                            <w:szCs w:val="24"/>
                            <w:lang w:val="en-CA"/>
                          </w:rPr>
                          <m:t>7</m:t>
                        </m:r>
                      </m:sup>
                      <m:e>
                        <m:sSub>
                          <m:sSubPr>
                            <m:ctrlPr>
                              <w:rPr>
                                <w:rFonts w:ascii="Cambria Math" w:hAnsi="Cambria Math" w:cs="Times New Roman"/>
                                <w:sz w:val="24"/>
                                <w:szCs w:val="24"/>
                                <w:lang w:val="en-CA"/>
                              </w:rPr>
                            </m:ctrlPr>
                          </m:sSubPr>
                          <m:e>
                            <m:acc>
                              <m:accPr>
                                <m:chr m:val="⃗"/>
                                <m:ctrlPr>
                                  <w:rPr>
                                    <w:rFonts w:ascii="Cambria Math" w:hAnsi="Cambria Math" w:cs="Times New Roman"/>
                                    <w:sz w:val="24"/>
                                    <w:szCs w:val="24"/>
                                    <w:lang w:val="en-CA"/>
                                  </w:rPr>
                                </m:ctrlPr>
                              </m:accPr>
                              <m:e>
                                <m:r>
                                  <w:rPr>
                                    <w:rFonts w:ascii="Cambria Math" w:hAnsi="Cambria Math" w:cs="Times New Roman"/>
                                    <w:sz w:val="24"/>
                                    <w:szCs w:val="24"/>
                                    <w:lang w:val="en-CA"/>
                                  </w:rPr>
                                  <m:t>N</m:t>
                                </m:r>
                              </m:e>
                            </m:acc>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F</m:t>
                            </m:r>
                          </m:e>
                          <m:sub>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e>
                    </m:nary>
                  </m:e>
                </m:nary>
              </m:e>
            </m:nary>
          </m:den>
        </m:f>
      </m:oMath>
      <w:r w:rsidR="00231DED">
        <w:rPr>
          <w:rFonts w:ascii="Times New Roman" w:eastAsia="Times New Roman" w:hAnsi="Times New Roman" w:cs="Times New Roman"/>
          <w:sz w:val="24"/>
          <w:szCs w:val="24"/>
          <w:lang w:val="en-CA"/>
        </w:rPr>
        <w:t xml:space="preserve"> </w:t>
      </w:r>
      <w:r w:rsidR="00231DED">
        <w:rPr>
          <w:rFonts w:ascii="Times New Roman" w:eastAsia="Times New Roman" w:hAnsi="Times New Roman" w:cs="Times New Roman"/>
          <w:sz w:val="24"/>
          <w:szCs w:val="24"/>
          <w:lang w:val="en-CA"/>
        </w:rPr>
        <w:tab/>
      </w:r>
      <w:r w:rsidR="00231DED">
        <w:rPr>
          <w:rFonts w:ascii="Times New Roman" w:eastAsia="Times New Roman" w:hAnsi="Times New Roman" w:cs="Times New Roman"/>
          <w:sz w:val="24"/>
          <w:szCs w:val="24"/>
          <w:lang w:val="en-CA"/>
        </w:rPr>
        <w:tab/>
        <w:t>(</w:t>
      </w:r>
      <w:r w:rsidR="00B65D2B">
        <w:rPr>
          <w:rFonts w:ascii="Times New Roman" w:eastAsia="Times New Roman" w:hAnsi="Times New Roman" w:cs="Times New Roman"/>
          <w:sz w:val="24"/>
          <w:szCs w:val="24"/>
          <w:lang w:val="en-CA"/>
        </w:rPr>
        <w:t>3</w:t>
      </w:r>
      <w:r w:rsidR="00231DED">
        <w:rPr>
          <w:rFonts w:ascii="Times New Roman" w:eastAsia="Times New Roman" w:hAnsi="Times New Roman" w:cs="Times New Roman"/>
          <w:sz w:val="24"/>
          <w:szCs w:val="24"/>
          <w:lang w:val="en-CA"/>
        </w:rPr>
        <w:t>.</w:t>
      </w:r>
      <w:r w:rsidR="00B65D2B">
        <w:rPr>
          <w:rFonts w:ascii="Times New Roman" w:eastAsia="Times New Roman" w:hAnsi="Times New Roman" w:cs="Times New Roman"/>
          <w:sz w:val="24"/>
          <w:szCs w:val="24"/>
          <w:lang w:val="en-CA"/>
        </w:rPr>
        <w:t>2</w:t>
      </w:r>
      <w:r w:rsidR="00231DED">
        <w:rPr>
          <w:rFonts w:ascii="Times New Roman" w:eastAsia="Times New Roman" w:hAnsi="Times New Roman" w:cs="Times New Roman"/>
          <w:sz w:val="24"/>
          <w:szCs w:val="24"/>
          <w:lang w:val="en-CA"/>
        </w:rPr>
        <w:t>7)</w:t>
      </w:r>
    </w:p>
    <w:p w14:paraId="4E5F597F" w14:textId="3AF93062" w:rsidR="008273EC" w:rsidRPr="00256DE4" w:rsidRDefault="008273EC" w:rsidP="00BE5737">
      <w:pPr>
        <w:tabs>
          <w:tab w:val="left" w:pos="720"/>
          <w:tab w:val="right" w:pos="8460"/>
        </w:tabs>
        <w:jc w:val="both"/>
        <w:rPr>
          <w:rFonts w:ascii="Times New Roman" w:eastAsia="Times New Roman" w:hAnsi="Times New Roman" w:cs="Times New Roman"/>
          <w:sz w:val="24"/>
          <w:szCs w:val="24"/>
          <w:lang w:eastAsia="en-ZA"/>
        </w:rPr>
      </w:pPr>
    </w:p>
    <w:p w14:paraId="0384B9CE" w14:textId="77777777" w:rsidR="00231DED" w:rsidRDefault="00231DED" w:rsidP="00BE5737">
      <w:pPr>
        <w:tabs>
          <w:tab w:val="left" w:pos="720"/>
          <w:tab w:val="right" w:pos="8460"/>
        </w:tabs>
        <w:jc w:val="both"/>
        <w:rPr>
          <w:rFonts w:ascii="Times New Roman" w:eastAsia="Times New Roman" w:hAnsi="Times New Roman" w:cs="Times New Roman"/>
          <w:sz w:val="24"/>
          <w:szCs w:val="24"/>
          <w:lang w:eastAsia="en-ZA"/>
        </w:rPr>
      </w:pPr>
    </w:p>
    <w:p w14:paraId="6F3872AE" w14:textId="0FB8C0D2" w:rsidR="008273EC" w:rsidRPr="00256DE4" w:rsidRDefault="00231DED" w:rsidP="00BE5737">
      <w:pPr>
        <w:tabs>
          <w:tab w:val="left" w:pos="720"/>
          <w:tab w:val="right" w:pos="8460"/>
        </w:tabs>
        <w:jc w:val="both"/>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t xml:space="preserve">It is possible for MPs to prescribe catches that are higher than the available stock numbers (are not possible). </w:t>
      </w:r>
      <w:r w:rsidR="008273EC" w:rsidRPr="00256DE4">
        <w:rPr>
          <w:rFonts w:ascii="Times New Roman" w:eastAsia="Times New Roman" w:hAnsi="Times New Roman" w:cs="Times New Roman"/>
          <w:sz w:val="24"/>
          <w:szCs w:val="24"/>
          <w:lang w:eastAsia="en-ZA"/>
        </w:rPr>
        <w:t>When</w:t>
      </w:r>
      <w:r>
        <w:rPr>
          <w:rFonts w:ascii="Times New Roman" w:eastAsia="Times New Roman" w:hAnsi="Times New Roman" w:cs="Times New Roman"/>
          <w:sz w:val="24"/>
          <w:szCs w:val="24"/>
          <w:lang w:eastAsia="en-ZA"/>
        </w:rPr>
        <w:t xml:space="preserve"> catches are equivalent to a harvest proportion </w:t>
      </w:r>
      <w:r w:rsidRPr="008B446F">
        <w:rPr>
          <w:rFonts w:ascii="Times New Roman" w:eastAsia="Times New Roman" w:hAnsi="Times New Roman" w:cs="Times New Roman"/>
          <w:i/>
          <w:iCs/>
          <w:sz w:val="24"/>
          <w:szCs w:val="24"/>
          <w:lang w:eastAsia="en-ZA"/>
        </w:rPr>
        <w:t>U</w:t>
      </w:r>
      <w:r>
        <w:rPr>
          <w:rFonts w:ascii="Times New Roman" w:eastAsia="Times New Roman" w:hAnsi="Times New Roman" w:cs="Times New Roman"/>
          <w:sz w:val="24"/>
          <w:szCs w:val="24"/>
          <w:lang w:eastAsia="en-ZA"/>
        </w:rPr>
        <w:t xml:space="preserve">, greater than a maximum harvest proportion </w:t>
      </w:r>
      <w:proofErr w:type="spellStart"/>
      <w:r w:rsidRPr="008B446F">
        <w:rPr>
          <w:rFonts w:ascii="Times New Roman" w:eastAsia="Times New Roman" w:hAnsi="Times New Roman" w:cs="Times New Roman"/>
          <w:i/>
          <w:iCs/>
          <w:sz w:val="24"/>
          <w:szCs w:val="24"/>
          <w:lang w:eastAsia="en-ZA"/>
        </w:rPr>
        <w:t>U</w:t>
      </w:r>
      <w:r w:rsidRPr="008B446F">
        <w:rPr>
          <w:rFonts w:ascii="Times New Roman" w:eastAsia="Times New Roman" w:hAnsi="Times New Roman" w:cs="Times New Roman"/>
          <w:i/>
          <w:iCs/>
          <w:sz w:val="24"/>
          <w:szCs w:val="24"/>
          <w:vertAlign w:val="subscript"/>
          <w:lang w:eastAsia="en-ZA"/>
        </w:rPr>
        <w:t>max</w:t>
      </w:r>
      <w:proofErr w:type="spellEnd"/>
      <w:r>
        <w:rPr>
          <w:rFonts w:ascii="Times New Roman" w:eastAsia="Times New Roman" w:hAnsi="Times New Roman" w:cs="Times New Roman"/>
          <w:sz w:val="24"/>
          <w:szCs w:val="24"/>
          <w:lang w:eastAsia="en-ZA"/>
        </w:rPr>
        <w:t>:</w:t>
      </w:r>
      <w:r w:rsidR="008273EC" w:rsidRPr="00256DE4">
        <w:rPr>
          <w:rFonts w:ascii="Times New Roman" w:eastAsia="Times New Roman" w:hAnsi="Times New Roman" w:cs="Times New Roman"/>
          <w:sz w:val="24"/>
          <w:szCs w:val="24"/>
          <w:lang w:eastAsia="en-ZA"/>
        </w:rPr>
        <w:t xml:space="preserve"> </w:t>
      </w:r>
      <m:oMath>
        <m:sSub>
          <m:sSubPr>
            <m:ctrlPr>
              <w:rPr>
                <w:rFonts w:ascii="Cambria Math" w:eastAsia="Times New Roman" w:hAnsi="Cambria Math" w:cs="Times New Roman"/>
                <w:i/>
                <w:sz w:val="24"/>
                <w:szCs w:val="24"/>
                <w:lang w:eastAsia="en-ZA"/>
              </w:rPr>
            </m:ctrlPr>
          </m:sSubPr>
          <m:e>
            <m:r>
              <w:rPr>
                <w:rFonts w:ascii="Cambria Math" w:eastAsia="Times New Roman" w:hAnsi="Cambria Math" w:cs="Times New Roman"/>
                <w:sz w:val="24"/>
                <w:szCs w:val="24"/>
                <w:lang w:eastAsia="en-ZA"/>
              </w:rPr>
              <m:t>C</m:t>
            </m:r>
          </m:e>
          <m:sub>
            <m:r>
              <w:rPr>
                <w:rFonts w:ascii="Cambria Math" w:eastAsia="Times New Roman" w:hAnsi="Cambria Math" w:cs="Times New Roman"/>
                <w:sz w:val="24"/>
                <w:szCs w:val="24"/>
                <w:lang w:eastAsia="en-ZA"/>
              </w:rPr>
              <m:t>s,y,m,a,r,f</m:t>
            </m:r>
          </m:sub>
        </m:sSub>
        <m:r>
          <w:rPr>
            <w:rFonts w:ascii="Cambria Math" w:eastAsia="Times New Roman" w:hAnsi="Cambria Math" w:cs="Times New Roman"/>
            <w:sz w:val="24"/>
            <w:szCs w:val="24"/>
            <w:lang w:eastAsia="en-ZA"/>
          </w:rPr>
          <m:t>&gt;</m:t>
        </m:r>
        <m:sSub>
          <m:sSubPr>
            <m:ctrlPr>
              <w:rPr>
                <w:rFonts w:ascii="Cambria Math" w:eastAsia="Times New Roman" w:hAnsi="Cambria Math" w:cs="Times New Roman"/>
                <w:i/>
                <w:sz w:val="24"/>
                <w:szCs w:val="24"/>
                <w:lang w:eastAsia="en-ZA"/>
              </w:rPr>
            </m:ctrlPr>
          </m:sSubPr>
          <m:e>
            <m:r>
              <w:rPr>
                <w:rFonts w:ascii="Cambria Math" w:eastAsia="Times New Roman" w:hAnsi="Cambria Math" w:cs="Times New Roman"/>
                <w:sz w:val="24"/>
                <w:szCs w:val="24"/>
                <w:lang w:eastAsia="en-ZA"/>
              </w:rPr>
              <m:t>U</m:t>
            </m:r>
          </m:e>
          <m:sub>
            <m:r>
              <w:rPr>
                <w:rFonts w:ascii="Cambria Math" w:eastAsia="Times New Roman" w:hAnsi="Cambria Math" w:cs="Times New Roman"/>
                <w:sz w:val="24"/>
                <w:szCs w:val="24"/>
                <w:lang w:eastAsia="en-ZA"/>
              </w:rPr>
              <m:t>max</m:t>
            </m:r>
          </m:sub>
        </m:sSub>
        <m:r>
          <w:rPr>
            <w:rFonts w:ascii="Cambria Math" w:eastAsia="Times New Roman" w:hAnsi="Cambria Math" w:cs="Times New Roman"/>
            <w:sz w:val="24"/>
            <w:szCs w:val="24"/>
            <w:lang w:eastAsia="en-ZA"/>
          </w:rPr>
          <m:t xml:space="preserve">∙ </m:t>
        </m:r>
        <m:sSub>
          <m:sSubPr>
            <m:ctrlPr>
              <w:rPr>
                <w:rFonts w:ascii="Cambria Math" w:hAnsi="Cambria Math" w:cs="Times New Roman"/>
                <w:sz w:val="24"/>
                <w:szCs w:val="24"/>
                <w:lang w:val="en-CA"/>
              </w:rPr>
            </m:ctrlPr>
          </m:sSubPr>
          <m:e>
            <m:acc>
              <m:accPr>
                <m:chr m:val="⃗"/>
                <m:ctrlPr>
                  <w:rPr>
                    <w:rFonts w:ascii="Cambria Math" w:hAnsi="Cambria Math" w:cs="Times New Roman"/>
                    <w:sz w:val="24"/>
                    <w:szCs w:val="24"/>
                    <w:lang w:val="en-CA"/>
                  </w:rPr>
                </m:ctrlPr>
              </m:accPr>
              <m:e>
                <m:r>
                  <w:rPr>
                    <w:rFonts w:ascii="Cambria Math" w:hAnsi="Cambria Math" w:cs="Times New Roman"/>
                    <w:sz w:val="24"/>
                    <w:szCs w:val="24"/>
                    <w:lang w:val="en-CA"/>
                  </w:rPr>
                  <m:t>N</m:t>
                </m:r>
              </m:e>
            </m:acc>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oMath>
      <w:r w:rsidR="008273EC" w:rsidRPr="00256DE4">
        <w:rPr>
          <w:rFonts w:ascii="Times New Roman" w:eastAsia="Times New Roman" w:hAnsi="Times New Roman" w:cs="Times New Roman"/>
          <w:sz w:val="24"/>
          <w:szCs w:val="24"/>
          <w:lang w:val="en-CA"/>
        </w:rPr>
        <w:t xml:space="preserve"> the catch is redistributed into </w:t>
      </w:r>
      <w:r w:rsidR="00387838">
        <w:rPr>
          <w:rFonts w:ascii="Times New Roman" w:eastAsia="Times New Roman" w:hAnsi="Times New Roman" w:cs="Times New Roman"/>
          <w:sz w:val="24"/>
          <w:szCs w:val="24"/>
          <w:lang w:val="en-CA"/>
        </w:rPr>
        <w:t>quarter</w:t>
      </w:r>
      <w:r w:rsidR="008273EC" w:rsidRPr="00256DE4">
        <w:rPr>
          <w:rFonts w:ascii="Times New Roman" w:eastAsia="Times New Roman" w:hAnsi="Times New Roman" w:cs="Times New Roman"/>
          <w:sz w:val="24"/>
          <w:szCs w:val="24"/>
          <w:lang w:val="en-CA"/>
        </w:rPr>
        <w:t>-age-</w:t>
      </w:r>
      <w:r>
        <w:rPr>
          <w:rFonts w:ascii="Times New Roman" w:eastAsia="Times New Roman" w:hAnsi="Times New Roman" w:cs="Times New Roman"/>
          <w:sz w:val="24"/>
          <w:szCs w:val="24"/>
          <w:lang w:val="en-CA"/>
        </w:rPr>
        <w:t>strata</w:t>
      </w:r>
      <w:r w:rsidRPr="00256DE4">
        <w:rPr>
          <w:rFonts w:ascii="Times New Roman" w:eastAsia="Times New Roman" w:hAnsi="Times New Roman" w:cs="Times New Roman"/>
          <w:sz w:val="24"/>
          <w:szCs w:val="24"/>
          <w:lang w:val="en-CA"/>
        </w:rPr>
        <w:t xml:space="preserve"> </w:t>
      </w:r>
      <w:r w:rsidR="008273EC" w:rsidRPr="00256DE4">
        <w:rPr>
          <w:rFonts w:ascii="Times New Roman" w:eastAsia="Times New Roman" w:hAnsi="Times New Roman" w:cs="Times New Roman"/>
          <w:sz w:val="24"/>
          <w:szCs w:val="24"/>
          <w:lang w:val="en-CA"/>
        </w:rPr>
        <w:t>(</w:t>
      </w:r>
      <w:r w:rsidR="008273EC" w:rsidRPr="00256DE4">
        <w:rPr>
          <w:rFonts w:ascii="Times New Roman" w:eastAsia="Times New Roman" w:hAnsi="Times New Roman" w:cs="Times New Roman"/>
          <w:i/>
          <w:sz w:val="24"/>
          <w:szCs w:val="24"/>
          <w:lang w:val="en-CA"/>
        </w:rPr>
        <w:t>m</w:t>
      </w:r>
      <w:r w:rsidR="008273EC" w:rsidRPr="00256DE4">
        <w:rPr>
          <w:rFonts w:ascii="Times New Roman" w:eastAsia="Times New Roman" w:hAnsi="Times New Roman" w:cs="Times New Roman"/>
          <w:sz w:val="24"/>
          <w:szCs w:val="24"/>
          <w:lang w:val="en-CA"/>
        </w:rPr>
        <w:t xml:space="preserve">, </w:t>
      </w:r>
      <w:r w:rsidR="008273EC" w:rsidRPr="00256DE4">
        <w:rPr>
          <w:rFonts w:ascii="Times New Roman" w:eastAsia="Times New Roman" w:hAnsi="Times New Roman" w:cs="Times New Roman"/>
          <w:i/>
          <w:sz w:val="24"/>
          <w:szCs w:val="24"/>
          <w:lang w:val="en-CA"/>
        </w:rPr>
        <w:t>a</w:t>
      </w:r>
      <w:r w:rsidR="008273EC" w:rsidRPr="00256DE4">
        <w:rPr>
          <w:rFonts w:ascii="Times New Roman" w:eastAsia="Times New Roman" w:hAnsi="Times New Roman" w:cs="Times New Roman"/>
          <w:sz w:val="24"/>
          <w:szCs w:val="24"/>
          <w:lang w:val="en-CA"/>
        </w:rPr>
        <w:t xml:space="preserve">, </w:t>
      </w:r>
      <w:r w:rsidR="008273EC" w:rsidRPr="00256DE4">
        <w:rPr>
          <w:rFonts w:ascii="Times New Roman" w:eastAsia="Times New Roman" w:hAnsi="Times New Roman" w:cs="Times New Roman"/>
          <w:i/>
          <w:sz w:val="24"/>
          <w:szCs w:val="24"/>
          <w:lang w:val="en-CA"/>
        </w:rPr>
        <w:t>r</w:t>
      </w:r>
      <w:r w:rsidR="008273EC" w:rsidRPr="00256DE4">
        <w:rPr>
          <w:rFonts w:ascii="Times New Roman" w:eastAsia="Times New Roman" w:hAnsi="Times New Roman" w:cs="Times New Roman"/>
          <w:sz w:val="24"/>
          <w:szCs w:val="24"/>
          <w:lang w:val="en-CA"/>
        </w:rPr>
        <w:t xml:space="preserve">) in order of the magnitude of </w:t>
      </w:r>
      <m:oMath>
        <m:acc>
          <m:accPr>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V</m:t>
            </m:r>
          </m:e>
        </m:acc>
      </m:oMath>
      <w:r w:rsidR="008273EC" w:rsidRPr="00256DE4">
        <w:rPr>
          <w:rFonts w:ascii="Times New Roman" w:eastAsia="Times New Roman" w:hAnsi="Times New Roman" w:cs="Times New Roman"/>
          <w:sz w:val="24"/>
          <w:szCs w:val="24"/>
          <w:lang w:eastAsia="en-ZA"/>
        </w:rPr>
        <w:t xml:space="preserve"> up to a maximum harvest rate of </w:t>
      </w:r>
      <w:proofErr w:type="spellStart"/>
      <w:r w:rsidR="008273EC" w:rsidRPr="00256DE4">
        <w:rPr>
          <w:rFonts w:ascii="Times New Roman" w:eastAsia="Times New Roman" w:hAnsi="Times New Roman" w:cs="Times New Roman"/>
          <w:i/>
          <w:sz w:val="24"/>
          <w:szCs w:val="24"/>
          <w:lang w:eastAsia="en-ZA"/>
        </w:rPr>
        <w:t>U</w:t>
      </w:r>
      <w:r w:rsidR="008273EC" w:rsidRPr="00256DE4">
        <w:rPr>
          <w:rFonts w:ascii="Times New Roman" w:eastAsia="Times New Roman" w:hAnsi="Times New Roman" w:cs="Times New Roman"/>
          <w:i/>
          <w:sz w:val="24"/>
          <w:szCs w:val="24"/>
          <w:vertAlign w:val="subscript"/>
          <w:lang w:eastAsia="en-ZA"/>
        </w:rPr>
        <w:t>max</w:t>
      </w:r>
      <w:proofErr w:type="spellEnd"/>
      <w:r w:rsidR="008273EC" w:rsidRPr="00256DE4">
        <w:rPr>
          <w:rFonts w:ascii="Times New Roman" w:eastAsia="Times New Roman" w:hAnsi="Times New Roman" w:cs="Times New Roman"/>
          <w:i/>
          <w:sz w:val="24"/>
          <w:szCs w:val="24"/>
          <w:vertAlign w:val="subscript"/>
          <w:lang w:eastAsia="en-ZA"/>
        </w:rPr>
        <w:t xml:space="preserve"> </w:t>
      </w:r>
      <w:r w:rsidR="008273EC" w:rsidRPr="00256DE4">
        <w:rPr>
          <w:rFonts w:ascii="Times New Roman" w:eastAsia="Times New Roman" w:hAnsi="Times New Roman" w:cs="Times New Roman"/>
          <w:sz w:val="24"/>
          <w:szCs w:val="24"/>
          <w:lang w:eastAsia="en-ZA"/>
        </w:rPr>
        <w:t xml:space="preserve">(the default value is </w:t>
      </w:r>
      <w:r w:rsidR="00FC2508">
        <w:rPr>
          <w:rFonts w:ascii="Times New Roman" w:eastAsia="Times New Roman" w:hAnsi="Times New Roman" w:cs="Times New Roman"/>
          <w:sz w:val="24"/>
          <w:szCs w:val="24"/>
          <w:lang w:eastAsia="en-ZA"/>
        </w:rPr>
        <w:t>9</w:t>
      </w:r>
      <w:r w:rsidR="00FC2508" w:rsidRPr="00256DE4">
        <w:rPr>
          <w:rFonts w:ascii="Times New Roman" w:eastAsia="Times New Roman" w:hAnsi="Times New Roman" w:cs="Times New Roman"/>
          <w:sz w:val="24"/>
          <w:szCs w:val="24"/>
          <w:lang w:eastAsia="en-ZA"/>
        </w:rPr>
        <w:t>0</w:t>
      </w:r>
      <w:r w:rsidR="008273EC" w:rsidRPr="00256DE4">
        <w:rPr>
          <w:rFonts w:ascii="Times New Roman" w:eastAsia="Times New Roman" w:hAnsi="Times New Roman" w:cs="Times New Roman"/>
          <w:sz w:val="24"/>
          <w:szCs w:val="24"/>
          <w:lang w:eastAsia="en-ZA"/>
        </w:rPr>
        <w:t>%). This means that, for example, the catch taken will</w:t>
      </w:r>
      <w:r w:rsidR="00387838">
        <w:rPr>
          <w:rFonts w:ascii="Times New Roman" w:eastAsia="Times New Roman" w:hAnsi="Times New Roman" w:cs="Times New Roman"/>
          <w:sz w:val="24"/>
          <w:szCs w:val="24"/>
          <w:lang w:eastAsia="en-ZA"/>
        </w:rPr>
        <w:t xml:space="preserve"> likely</w:t>
      </w:r>
      <w:r w:rsidR="008273EC" w:rsidRPr="00256DE4">
        <w:rPr>
          <w:rFonts w:ascii="Times New Roman" w:eastAsia="Times New Roman" w:hAnsi="Times New Roman" w:cs="Times New Roman"/>
          <w:sz w:val="24"/>
          <w:szCs w:val="24"/>
          <w:lang w:eastAsia="en-ZA"/>
        </w:rPr>
        <w:t xml:space="preserve"> start to drop below the TAC specified </w:t>
      </w:r>
      <w:r w:rsidR="004A3481" w:rsidRPr="00256DE4">
        <w:rPr>
          <w:rFonts w:ascii="Times New Roman" w:eastAsia="Times New Roman" w:hAnsi="Times New Roman" w:cs="Times New Roman"/>
          <w:sz w:val="24"/>
          <w:szCs w:val="24"/>
          <w:lang w:eastAsia="en-ZA"/>
        </w:rPr>
        <w:t xml:space="preserve">for MPs that lead to continued stock declines. </w:t>
      </w:r>
      <w:r w:rsidR="008273EC" w:rsidRPr="00256DE4">
        <w:rPr>
          <w:rFonts w:ascii="Times New Roman" w:eastAsia="Times New Roman" w:hAnsi="Times New Roman" w:cs="Times New Roman"/>
          <w:sz w:val="24"/>
          <w:szCs w:val="24"/>
          <w:lang w:eastAsia="en-ZA"/>
        </w:rPr>
        <w:t xml:space="preserve"> </w:t>
      </w:r>
    </w:p>
    <w:p w14:paraId="611467B1" w14:textId="77777777" w:rsidR="008273EC" w:rsidRPr="00256DE4" w:rsidRDefault="008273EC" w:rsidP="00BE5737">
      <w:pPr>
        <w:tabs>
          <w:tab w:val="left" w:pos="720"/>
          <w:tab w:val="right" w:pos="8460"/>
        </w:tabs>
        <w:jc w:val="both"/>
        <w:rPr>
          <w:rFonts w:ascii="Times New Roman" w:eastAsia="Times New Roman" w:hAnsi="Times New Roman" w:cs="Times New Roman"/>
          <w:sz w:val="24"/>
          <w:szCs w:val="24"/>
          <w:lang w:eastAsia="en-ZA"/>
        </w:rPr>
      </w:pPr>
    </w:p>
    <w:p w14:paraId="1A63AFFE" w14:textId="3DCA04A4" w:rsidR="00BE5737" w:rsidRPr="00256DE4" w:rsidRDefault="00231DED" w:rsidP="003F4443">
      <w:pPr>
        <w:keepNext/>
        <w:keepLines/>
        <w:numPr>
          <w:ilvl w:val="3"/>
          <w:numId w:val="19"/>
        </w:numPr>
        <w:spacing w:before="200" w:line="276" w:lineRule="auto"/>
        <w:ind w:left="0"/>
        <w:outlineLvl w:val="3"/>
        <w:rPr>
          <w:rFonts w:ascii="Times New Roman" w:eastAsiaTheme="majorEastAsia" w:hAnsi="Times New Roman" w:cs="Times New Roman"/>
          <w:bCs/>
          <w:iCs/>
          <w:color w:val="000000" w:themeColor="text1"/>
          <w:sz w:val="24"/>
          <w:szCs w:val="24"/>
          <w:u w:val="single"/>
          <w:lang w:eastAsia="en-ZA"/>
        </w:rPr>
      </w:pPr>
      <w:bookmarkStart w:id="553" w:name="_Toc14467620"/>
      <w:r w:rsidRPr="00231DED">
        <w:rPr>
          <w:rFonts w:ascii="Times New Roman" w:eastAsiaTheme="majorEastAsia" w:hAnsi="Times New Roman" w:cs="Times New Roman"/>
          <w:bCs/>
          <w:iCs/>
          <w:color w:val="000000" w:themeColor="text1"/>
          <w:sz w:val="24"/>
          <w:szCs w:val="24"/>
          <w:u w:val="single"/>
          <w:lang w:eastAsia="en-ZA"/>
        </w:rPr>
        <w:lastRenderedPageBreak/>
        <w:t>The following selections apply for the Base Case OM:</w:t>
      </w:r>
      <w:bookmarkEnd w:id="553"/>
    </w:p>
    <w:p w14:paraId="7D63534D" w14:textId="77777777" w:rsidR="00BE5737" w:rsidRPr="00256DE4" w:rsidRDefault="00BE5737" w:rsidP="00BE5737">
      <w:pPr>
        <w:jc w:val="both"/>
        <w:rPr>
          <w:rFonts w:ascii="Times New Roman" w:hAnsi="Times New Roman" w:cs="Times New Roman"/>
          <w:sz w:val="24"/>
          <w:szCs w:val="24"/>
        </w:rPr>
      </w:pPr>
    </w:p>
    <w:p w14:paraId="667F9B5E" w14:textId="411367C1" w:rsidR="00BE5737" w:rsidRPr="00256DE4" w:rsidRDefault="00C82587" w:rsidP="00C82587">
      <w:pPr>
        <w:ind w:left="360" w:hanging="360"/>
        <w:jc w:val="both"/>
        <w:rPr>
          <w:rFonts w:ascii="Times New Roman" w:hAnsi="Times New Roman" w:cs="Times New Roman"/>
          <w:sz w:val="24"/>
          <w:szCs w:val="24"/>
        </w:rPr>
      </w:pPr>
      <w:proofErr w:type="spellStart"/>
      <w:r w:rsidRPr="00256DE4">
        <w:rPr>
          <w:rFonts w:ascii="Times New Roman" w:hAnsi="Times New Roman" w:cs="Times New Roman"/>
          <w:sz w:val="24"/>
          <w:szCs w:val="24"/>
        </w:rPr>
        <w:t>Beverton</w:t>
      </w:r>
      <w:proofErr w:type="spellEnd"/>
      <w:r w:rsidR="004C5CBB">
        <w:rPr>
          <w:rFonts w:ascii="Times New Roman" w:hAnsi="Times New Roman" w:cs="Times New Roman"/>
          <w:sz w:val="24"/>
          <w:szCs w:val="24"/>
        </w:rPr>
        <w:t>-</w:t>
      </w:r>
      <w:r w:rsidR="00277545" w:rsidRPr="00256DE4">
        <w:rPr>
          <w:rFonts w:ascii="Times New Roman" w:hAnsi="Times New Roman" w:cs="Times New Roman"/>
          <w:sz w:val="24"/>
          <w:szCs w:val="24"/>
        </w:rPr>
        <w:t xml:space="preserve">Holt with fixed steepness </w:t>
      </w:r>
      <w:r w:rsidRPr="00256DE4">
        <w:rPr>
          <w:rFonts w:ascii="Times New Roman" w:hAnsi="Times New Roman" w:cs="Times New Roman"/>
          <w:sz w:val="24"/>
          <w:szCs w:val="24"/>
        </w:rPr>
        <w:t>(see Section 9A for a detailed account of the stock-specific recruitment assumptions</w:t>
      </w:r>
      <w:r w:rsidR="00EC2B87">
        <w:rPr>
          <w:rFonts w:ascii="Times New Roman" w:hAnsi="Times New Roman" w:cs="Times New Roman"/>
          <w:sz w:val="24"/>
          <w:szCs w:val="24"/>
        </w:rPr>
        <w:t>)</w:t>
      </w:r>
      <w:r w:rsidR="00277545" w:rsidRPr="00256DE4">
        <w:rPr>
          <w:rFonts w:ascii="Times New Roman" w:hAnsi="Times New Roman" w:cs="Times New Roman"/>
          <w:sz w:val="24"/>
          <w:szCs w:val="24"/>
        </w:rPr>
        <w:t xml:space="preserve">. </w:t>
      </w:r>
    </w:p>
    <w:p w14:paraId="487862A7" w14:textId="3D038DDB" w:rsidR="00BE5737" w:rsidRPr="00256DE4" w:rsidRDefault="00BE5737" w:rsidP="00C82587">
      <w:pPr>
        <w:ind w:left="360" w:hanging="360"/>
        <w:jc w:val="both"/>
        <w:rPr>
          <w:rFonts w:ascii="Times New Roman" w:hAnsi="Times New Roman" w:cs="Times New Roman"/>
          <w:sz w:val="24"/>
          <w:szCs w:val="24"/>
        </w:rPr>
      </w:pPr>
      <w:r w:rsidRPr="00256DE4">
        <w:rPr>
          <w:rFonts w:ascii="Times New Roman" w:hAnsi="Times New Roman" w:cs="Times New Roman"/>
          <w:sz w:val="24"/>
          <w:szCs w:val="24"/>
        </w:rPr>
        <w:t>Recruitment calculated from stock-wide SSB</w:t>
      </w:r>
      <w:r w:rsidR="00005937">
        <w:rPr>
          <w:rFonts w:ascii="Times New Roman" w:hAnsi="Times New Roman" w:cs="Times New Roman"/>
          <w:sz w:val="24"/>
          <w:szCs w:val="24"/>
        </w:rPr>
        <w:t xml:space="preserve">. Recruits are subsequently </w:t>
      </w:r>
      <w:r w:rsidR="00030B79">
        <w:rPr>
          <w:rFonts w:ascii="Times New Roman" w:hAnsi="Times New Roman" w:cs="Times New Roman"/>
          <w:sz w:val="24"/>
          <w:szCs w:val="24"/>
        </w:rPr>
        <w:t>placed in</w:t>
      </w:r>
      <w:r w:rsidR="00005937">
        <w:rPr>
          <w:rFonts w:ascii="Times New Roman" w:hAnsi="Times New Roman" w:cs="Times New Roman"/>
          <w:sz w:val="24"/>
          <w:szCs w:val="24"/>
        </w:rPr>
        <w:t xml:space="preserve"> the MED </w:t>
      </w:r>
      <w:r w:rsidR="00231DED">
        <w:rPr>
          <w:rFonts w:ascii="Times New Roman" w:hAnsi="Times New Roman" w:cs="Times New Roman"/>
          <w:sz w:val="24"/>
          <w:szCs w:val="24"/>
        </w:rPr>
        <w:t>strata</w:t>
      </w:r>
      <w:r w:rsidR="00005937">
        <w:rPr>
          <w:rFonts w:ascii="Times New Roman" w:hAnsi="Times New Roman" w:cs="Times New Roman"/>
          <w:sz w:val="24"/>
          <w:szCs w:val="24"/>
        </w:rPr>
        <w:t xml:space="preserve"> (Eastern stock) or</w:t>
      </w:r>
      <w:r w:rsidR="00030B79">
        <w:rPr>
          <w:rFonts w:ascii="Times New Roman" w:hAnsi="Times New Roman" w:cs="Times New Roman"/>
          <w:sz w:val="24"/>
          <w:szCs w:val="24"/>
        </w:rPr>
        <w:t xml:space="preserve"> in</w:t>
      </w:r>
      <w:r w:rsidR="00005937">
        <w:rPr>
          <w:rFonts w:ascii="Times New Roman" w:hAnsi="Times New Roman" w:cs="Times New Roman"/>
          <w:sz w:val="24"/>
          <w:szCs w:val="24"/>
        </w:rPr>
        <w:t xml:space="preserve"> the GOM or WATL </w:t>
      </w:r>
      <w:r w:rsidR="00231DED">
        <w:rPr>
          <w:rFonts w:ascii="Times New Roman" w:hAnsi="Times New Roman" w:cs="Times New Roman"/>
          <w:sz w:val="24"/>
          <w:szCs w:val="24"/>
        </w:rPr>
        <w:t>strata</w:t>
      </w:r>
      <w:r w:rsidR="00005937">
        <w:rPr>
          <w:rFonts w:ascii="Times New Roman" w:hAnsi="Times New Roman" w:cs="Times New Roman"/>
          <w:sz w:val="24"/>
          <w:szCs w:val="24"/>
        </w:rPr>
        <w:t xml:space="preserve"> in proportion to the</w:t>
      </w:r>
      <w:r w:rsidR="00030B79">
        <w:rPr>
          <w:rFonts w:ascii="Times New Roman" w:hAnsi="Times New Roman" w:cs="Times New Roman"/>
          <w:sz w:val="24"/>
          <w:szCs w:val="24"/>
        </w:rPr>
        <w:t xml:space="preserve"> relative</w:t>
      </w:r>
      <w:r w:rsidR="00005937">
        <w:rPr>
          <w:rFonts w:ascii="Times New Roman" w:hAnsi="Times New Roman" w:cs="Times New Roman"/>
          <w:sz w:val="24"/>
          <w:szCs w:val="24"/>
        </w:rPr>
        <w:t xml:space="preserve"> SSB in each of those </w:t>
      </w:r>
      <w:r w:rsidR="00BD30DE" w:rsidRPr="008B446F">
        <w:rPr>
          <w:rFonts w:ascii="Times New Roman" w:hAnsi="Times New Roman" w:cs="Times New Roman"/>
          <w:sz w:val="24"/>
          <w:szCs w:val="24"/>
        </w:rPr>
        <w:t>strata</w:t>
      </w:r>
      <w:r w:rsidR="00005937">
        <w:rPr>
          <w:rFonts w:ascii="Times New Roman" w:hAnsi="Times New Roman" w:cs="Times New Roman"/>
          <w:sz w:val="24"/>
          <w:szCs w:val="24"/>
        </w:rPr>
        <w:t xml:space="preserve"> (Western stock).</w:t>
      </w:r>
      <w:r w:rsidR="008D31F4" w:rsidRPr="00256DE4">
        <w:rPr>
          <w:rFonts w:ascii="Times New Roman" w:hAnsi="Times New Roman" w:cs="Times New Roman"/>
          <w:sz w:val="24"/>
          <w:szCs w:val="24"/>
        </w:rPr>
        <w:t xml:space="preserve"> </w:t>
      </w:r>
    </w:p>
    <w:p w14:paraId="4D6D8406" w14:textId="4C65DF01" w:rsidR="00BE5737" w:rsidRPr="00256DE4" w:rsidRDefault="00BE5737" w:rsidP="00C82587">
      <w:pPr>
        <w:ind w:left="360" w:hanging="360"/>
        <w:jc w:val="both"/>
        <w:rPr>
          <w:rFonts w:ascii="Times New Roman" w:hAnsi="Times New Roman" w:cs="Times New Roman"/>
          <w:sz w:val="24"/>
          <w:szCs w:val="24"/>
        </w:rPr>
      </w:pPr>
      <w:r w:rsidRPr="00256DE4">
        <w:rPr>
          <w:rFonts w:ascii="Times New Roman" w:hAnsi="Times New Roman" w:cs="Times New Roman"/>
          <w:sz w:val="24"/>
          <w:szCs w:val="24"/>
        </w:rPr>
        <w:t>Gravity movement model used to calculate</w:t>
      </w:r>
      <w:r w:rsidR="00C27ACD">
        <w:rPr>
          <w:rFonts w:ascii="Times New Roman" w:hAnsi="Times New Roman" w:cs="Times New Roman"/>
          <w:sz w:val="24"/>
          <w:szCs w:val="24"/>
        </w:rPr>
        <w:t xml:space="preserve"> a</w:t>
      </w:r>
      <w:r w:rsidRPr="00256DE4">
        <w:rPr>
          <w:rFonts w:ascii="Times New Roman" w:hAnsi="Times New Roman" w:cs="Times New Roman"/>
          <w:sz w:val="24"/>
          <w:szCs w:val="24"/>
        </w:rPr>
        <w:t xml:space="preserve"> Markov movement matrix by </w:t>
      </w:r>
      <w:r w:rsidR="009352E8" w:rsidRPr="00256DE4">
        <w:rPr>
          <w:rFonts w:ascii="Times New Roman" w:hAnsi="Times New Roman" w:cs="Times New Roman"/>
          <w:sz w:val="24"/>
          <w:szCs w:val="24"/>
        </w:rPr>
        <w:t>quarter</w:t>
      </w:r>
      <w:r w:rsidR="00C27ACD">
        <w:rPr>
          <w:rFonts w:ascii="Times New Roman" w:hAnsi="Times New Roman" w:cs="Times New Roman"/>
          <w:sz w:val="24"/>
          <w:szCs w:val="24"/>
        </w:rPr>
        <w:t>,</w:t>
      </w:r>
      <w:r w:rsidRPr="00256DE4">
        <w:rPr>
          <w:rFonts w:ascii="Times New Roman" w:hAnsi="Times New Roman" w:cs="Times New Roman"/>
          <w:sz w:val="24"/>
          <w:szCs w:val="24"/>
        </w:rPr>
        <w:t xml:space="preserve"> stock</w:t>
      </w:r>
      <w:r w:rsidR="00EC2B87">
        <w:rPr>
          <w:rFonts w:ascii="Times New Roman" w:hAnsi="Times New Roman" w:cs="Times New Roman"/>
          <w:sz w:val="24"/>
          <w:szCs w:val="24"/>
        </w:rPr>
        <w:t xml:space="preserve"> and age class</w:t>
      </w:r>
      <w:r w:rsidR="003C7D64" w:rsidRPr="00256DE4">
        <w:rPr>
          <w:rFonts w:ascii="Times New Roman" w:hAnsi="Times New Roman" w:cs="Times New Roman"/>
          <w:sz w:val="24"/>
          <w:szCs w:val="24"/>
        </w:rPr>
        <w:t xml:space="preserve"> (e.g. Carruthers et al. 2011). </w:t>
      </w:r>
    </w:p>
    <w:p w14:paraId="1507F9E5" w14:textId="77777777" w:rsidR="00BE5737" w:rsidRPr="00256DE4" w:rsidRDefault="00BE5737" w:rsidP="003F4443">
      <w:pPr>
        <w:keepNext/>
        <w:keepLines/>
        <w:numPr>
          <w:ilvl w:val="3"/>
          <w:numId w:val="19"/>
        </w:numPr>
        <w:spacing w:before="200" w:line="276" w:lineRule="auto"/>
        <w:ind w:left="0"/>
        <w:outlineLvl w:val="3"/>
        <w:rPr>
          <w:rFonts w:ascii="Times New Roman" w:eastAsiaTheme="majorEastAsia" w:hAnsi="Times New Roman" w:cs="Times New Roman"/>
          <w:bCs/>
          <w:iCs/>
          <w:color w:val="000000" w:themeColor="text1"/>
          <w:sz w:val="24"/>
          <w:szCs w:val="24"/>
          <w:u w:val="single"/>
          <w:lang w:eastAsia="en-ZA"/>
        </w:rPr>
      </w:pPr>
      <w:bookmarkStart w:id="554" w:name="_Toc14467621"/>
      <w:r w:rsidRPr="00256DE4">
        <w:rPr>
          <w:rFonts w:ascii="Times New Roman" w:eastAsiaTheme="majorEastAsia" w:hAnsi="Times New Roman" w:cs="Times New Roman"/>
          <w:bCs/>
          <w:iCs/>
          <w:color w:val="000000" w:themeColor="text1"/>
          <w:sz w:val="24"/>
          <w:szCs w:val="24"/>
          <w:u w:val="single"/>
          <w:lang w:eastAsia="en-ZA"/>
        </w:rPr>
        <w:t>Alternative options</w:t>
      </w:r>
      <w:bookmarkEnd w:id="554"/>
    </w:p>
    <w:p w14:paraId="6E0A78B1" w14:textId="77777777" w:rsidR="00BE5737" w:rsidRPr="00256DE4" w:rsidRDefault="00BE5737" w:rsidP="00BE5737">
      <w:pPr>
        <w:contextualSpacing/>
        <w:jc w:val="both"/>
        <w:rPr>
          <w:rFonts w:ascii="Times New Roman" w:hAnsi="Times New Roman" w:cs="Times New Roman"/>
          <w:sz w:val="24"/>
          <w:szCs w:val="24"/>
        </w:rPr>
      </w:pPr>
    </w:p>
    <w:p w14:paraId="7BE2F2A1" w14:textId="0935D312" w:rsidR="00BE5737" w:rsidRPr="00256DE4" w:rsidRDefault="00BE5737" w:rsidP="00C82587">
      <w:pPr>
        <w:ind w:left="360" w:hanging="360"/>
        <w:jc w:val="both"/>
        <w:rPr>
          <w:rFonts w:ascii="Times New Roman" w:hAnsi="Times New Roman" w:cs="Times New Roman"/>
          <w:sz w:val="24"/>
          <w:szCs w:val="24"/>
        </w:rPr>
      </w:pPr>
      <w:r w:rsidRPr="00256DE4">
        <w:rPr>
          <w:rFonts w:ascii="Times New Roman" w:hAnsi="Times New Roman" w:cs="Times New Roman"/>
          <w:sz w:val="24"/>
          <w:szCs w:val="24"/>
        </w:rPr>
        <w:t xml:space="preserve">Recruitment calculated from spawning </w:t>
      </w:r>
      <w:r w:rsidR="00231DED">
        <w:rPr>
          <w:rFonts w:ascii="Times New Roman" w:hAnsi="Times New Roman" w:cs="Times New Roman"/>
          <w:sz w:val="24"/>
          <w:szCs w:val="24"/>
        </w:rPr>
        <w:t>strata</w:t>
      </w:r>
      <w:r w:rsidR="00231DED" w:rsidRPr="00256DE4">
        <w:rPr>
          <w:rFonts w:ascii="Times New Roman" w:hAnsi="Times New Roman" w:cs="Times New Roman"/>
          <w:sz w:val="24"/>
          <w:szCs w:val="24"/>
        </w:rPr>
        <w:t xml:space="preserve"> </w:t>
      </w:r>
      <w:r w:rsidRPr="00256DE4">
        <w:rPr>
          <w:rFonts w:ascii="Times New Roman" w:hAnsi="Times New Roman" w:cs="Times New Roman"/>
          <w:sz w:val="24"/>
          <w:szCs w:val="24"/>
        </w:rPr>
        <w:t>SSB</w:t>
      </w:r>
    </w:p>
    <w:p w14:paraId="4C83012D" w14:textId="064BE8E3" w:rsidR="00BE5737" w:rsidRPr="00256DE4" w:rsidRDefault="00BE5737" w:rsidP="00C82587">
      <w:pPr>
        <w:ind w:left="360" w:hanging="360"/>
        <w:jc w:val="both"/>
        <w:rPr>
          <w:rFonts w:ascii="Times New Roman" w:hAnsi="Times New Roman" w:cs="Times New Roman"/>
          <w:sz w:val="24"/>
          <w:szCs w:val="24"/>
        </w:rPr>
      </w:pPr>
      <w:r w:rsidRPr="00256DE4">
        <w:rPr>
          <w:rFonts w:ascii="Times New Roman" w:hAnsi="Times New Roman" w:cs="Times New Roman"/>
          <w:sz w:val="24"/>
          <w:szCs w:val="24"/>
        </w:rPr>
        <w:t xml:space="preserve">Markov movement matrix by </w:t>
      </w:r>
      <w:r w:rsidR="009352E8" w:rsidRPr="00256DE4">
        <w:rPr>
          <w:rFonts w:ascii="Times New Roman" w:hAnsi="Times New Roman" w:cs="Times New Roman"/>
          <w:sz w:val="24"/>
          <w:szCs w:val="24"/>
        </w:rPr>
        <w:t>quarter</w:t>
      </w:r>
      <w:r w:rsidRPr="00256DE4">
        <w:rPr>
          <w:rFonts w:ascii="Times New Roman" w:hAnsi="Times New Roman" w:cs="Times New Roman"/>
          <w:sz w:val="24"/>
          <w:szCs w:val="24"/>
        </w:rPr>
        <w:t xml:space="preserve"> and stock</w:t>
      </w:r>
      <w:r w:rsidR="008D31F4" w:rsidRPr="00256DE4">
        <w:rPr>
          <w:rFonts w:ascii="Times New Roman" w:hAnsi="Times New Roman" w:cs="Times New Roman"/>
          <w:sz w:val="24"/>
          <w:szCs w:val="24"/>
        </w:rPr>
        <w:t xml:space="preserve"> (</w:t>
      </w:r>
      <w:r w:rsidR="00C27ACD">
        <w:rPr>
          <w:rFonts w:ascii="Times New Roman" w:hAnsi="Times New Roman" w:cs="Times New Roman"/>
          <w:sz w:val="24"/>
          <w:szCs w:val="24"/>
        </w:rPr>
        <w:t xml:space="preserve">note: </w:t>
      </w:r>
      <w:r w:rsidR="008D31F4" w:rsidRPr="00256DE4">
        <w:rPr>
          <w:rFonts w:ascii="Times New Roman" w:hAnsi="Times New Roman" w:cs="Times New Roman"/>
          <w:sz w:val="24"/>
          <w:szCs w:val="24"/>
        </w:rPr>
        <w:t>the gravity model</w:t>
      </w:r>
      <w:r w:rsidR="00C27ACD">
        <w:rPr>
          <w:rFonts w:ascii="Times New Roman" w:hAnsi="Times New Roman" w:cs="Times New Roman"/>
          <w:sz w:val="24"/>
          <w:szCs w:val="24"/>
        </w:rPr>
        <w:t xml:space="preserve"> chosen for the </w:t>
      </w:r>
      <w:r w:rsidR="00231DED">
        <w:rPr>
          <w:rFonts w:ascii="Times New Roman" w:hAnsi="Times New Roman" w:cs="Times New Roman"/>
          <w:sz w:val="24"/>
          <w:szCs w:val="24"/>
        </w:rPr>
        <w:t>Base Case</w:t>
      </w:r>
      <w:r w:rsidR="00C27ACD">
        <w:rPr>
          <w:rFonts w:ascii="Times New Roman" w:hAnsi="Times New Roman" w:cs="Times New Roman"/>
          <w:sz w:val="24"/>
          <w:szCs w:val="24"/>
        </w:rPr>
        <w:t xml:space="preserve"> is</w:t>
      </w:r>
      <w:r w:rsidR="008D31F4" w:rsidRPr="00256DE4">
        <w:rPr>
          <w:rFonts w:ascii="Times New Roman" w:hAnsi="Times New Roman" w:cs="Times New Roman"/>
          <w:sz w:val="24"/>
          <w:szCs w:val="24"/>
        </w:rPr>
        <w:t xml:space="preserve"> a specific case of the more general Markov model).</w:t>
      </w:r>
    </w:p>
    <w:p w14:paraId="0915AC36" w14:textId="77777777" w:rsidR="007E218D" w:rsidRPr="00256DE4" w:rsidRDefault="007E218D" w:rsidP="00406114">
      <w:pPr>
        <w:jc w:val="both"/>
        <w:rPr>
          <w:rFonts w:ascii="Times New Roman" w:hAnsi="Times New Roman" w:cs="Times New Roman"/>
          <w:sz w:val="24"/>
          <w:szCs w:val="24"/>
        </w:rPr>
      </w:pPr>
    </w:p>
    <w:p w14:paraId="1F7C5B7A" w14:textId="77777777" w:rsidR="007E218D" w:rsidRPr="00256DE4" w:rsidRDefault="007E35E6" w:rsidP="00406114">
      <w:pPr>
        <w:pStyle w:val="Heading3"/>
        <w:ind w:left="0"/>
        <w:rPr>
          <w:rFonts w:cs="Times New Roman"/>
          <w:szCs w:val="24"/>
        </w:rPr>
      </w:pPr>
      <w:bookmarkStart w:id="555" w:name="_Toc14467622"/>
      <w:r w:rsidRPr="00256DE4">
        <w:rPr>
          <w:rFonts w:cs="Times New Roman"/>
          <w:szCs w:val="24"/>
        </w:rPr>
        <w:t>Fleet structure and exploitation history</w:t>
      </w:r>
      <w:bookmarkEnd w:id="555"/>
    </w:p>
    <w:p w14:paraId="00CE1238" w14:textId="7BFCD901" w:rsidR="007E218D" w:rsidRDefault="007E218D" w:rsidP="00406114">
      <w:pPr>
        <w:rPr>
          <w:ins w:id="556" w:author="Nicholas Duprey" w:date="2019-07-25T15:33:00Z"/>
          <w:rFonts w:ascii="Times New Roman" w:hAnsi="Times New Roman" w:cs="Times New Roman"/>
          <w:sz w:val="24"/>
          <w:szCs w:val="24"/>
          <w:lang w:val="en-CA"/>
        </w:rPr>
      </w:pPr>
    </w:p>
    <w:p w14:paraId="2E1DFF77" w14:textId="63A7FD7A" w:rsidR="00E56F1E" w:rsidRPr="00256DE4" w:rsidRDefault="00E56F1E" w:rsidP="00406114">
      <w:pPr>
        <w:rPr>
          <w:rFonts w:ascii="Times New Roman" w:hAnsi="Times New Roman" w:cs="Times New Roman"/>
          <w:sz w:val="24"/>
          <w:szCs w:val="24"/>
          <w:lang w:val="en-CA"/>
        </w:rPr>
      </w:pPr>
      <w:ins w:id="557" w:author="Nicholas Duprey" w:date="2019-07-25T15:33:00Z">
        <w:r w:rsidRPr="00256DE4">
          <w:rPr>
            <w:rFonts w:ascii="Times New Roman" w:hAnsi="Times New Roman" w:cs="Times New Roman"/>
            <w:sz w:val="24"/>
            <w:szCs w:val="24"/>
          </w:rPr>
          <w:t xml:space="preserve">Table 3.1. </w:t>
        </w:r>
        <w:r>
          <w:rPr>
            <w:rFonts w:ascii="Times New Roman" w:hAnsi="Times New Roman" w:cs="Times New Roman"/>
            <w:sz w:val="24"/>
            <w:szCs w:val="24"/>
            <w:lang w:val="en-CA"/>
          </w:rPr>
          <w:t>Fishing</w:t>
        </w:r>
        <w:r w:rsidRPr="00256DE4">
          <w:rPr>
            <w:rFonts w:ascii="Times New Roman" w:hAnsi="Times New Roman" w:cs="Times New Roman"/>
            <w:sz w:val="24"/>
            <w:szCs w:val="24"/>
            <w:lang w:val="en-CA"/>
          </w:rPr>
          <w:t xml:space="preserve"> fleets </w:t>
        </w:r>
        <w:r>
          <w:rPr>
            <w:rFonts w:ascii="Times New Roman" w:hAnsi="Times New Roman" w:cs="Times New Roman"/>
            <w:sz w:val="24"/>
            <w:szCs w:val="24"/>
            <w:lang w:val="en-CA"/>
          </w:rPr>
          <w:t>included in the operating model,</w:t>
        </w:r>
        <w:r w:rsidRPr="00256DE4">
          <w:rPr>
            <w:rFonts w:ascii="Times New Roman" w:hAnsi="Times New Roman" w:cs="Times New Roman"/>
            <w:sz w:val="24"/>
            <w:szCs w:val="24"/>
            <w:lang w:val="en-CA"/>
          </w:rPr>
          <w:t xml:space="preserve"> based on the </w:t>
        </w:r>
        <w:proofErr w:type="spellStart"/>
        <w:r w:rsidRPr="00256DE4">
          <w:rPr>
            <w:rFonts w:ascii="Times New Roman" w:hAnsi="Times New Roman" w:cs="Times New Roman"/>
            <w:sz w:val="24"/>
            <w:szCs w:val="24"/>
            <w:lang w:val="en-CA"/>
          </w:rPr>
          <w:t>selectivities</w:t>
        </w:r>
        <w:proofErr w:type="spellEnd"/>
        <w:r w:rsidRPr="00256DE4">
          <w:rPr>
            <w:rFonts w:ascii="Times New Roman" w:hAnsi="Times New Roman" w:cs="Times New Roman"/>
            <w:sz w:val="24"/>
            <w:szCs w:val="24"/>
            <w:lang w:val="en-CA"/>
          </w:rPr>
          <w:t xml:space="preserve"> of fleets</w:t>
        </w:r>
        <w:r>
          <w:rPr>
            <w:rFonts w:ascii="Times New Roman" w:hAnsi="Times New Roman" w:cs="Times New Roman"/>
            <w:sz w:val="24"/>
            <w:szCs w:val="24"/>
            <w:lang w:val="en-CA"/>
          </w:rPr>
          <w:t xml:space="preserve"> active </w:t>
        </w:r>
        <w:r w:rsidRPr="00256DE4">
          <w:rPr>
            <w:rFonts w:ascii="Times New Roman" w:hAnsi="Times New Roman" w:cs="Times New Roman"/>
            <w:sz w:val="24"/>
            <w:szCs w:val="24"/>
            <w:lang w:val="en-CA"/>
          </w:rPr>
          <w:t>historicall</w:t>
        </w:r>
        <w:r>
          <w:rPr>
            <w:rFonts w:ascii="Times New Roman" w:hAnsi="Times New Roman" w:cs="Times New Roman"/>
            <w:sz w:val="24"/>
            <w:szCs w:val="24"/>
            <w:lang w:val="en-CA"/>
          </w:rPr>
          <w:t>y</w:t>
        </w:r>
        <w:r w:rsidRPr="00256DE4">
          <w:rPr>
            <w:rFonts w:ascii="Times New Roman" w:hAnsi="Times New Roman" w:cs="Times New Roman"/>
            <w:sz w:val="24"/>
            <w:szCs w:val="24"/>
            <w:lang w:val="en-CA"/>
          </w:rPr>
          <w:t xml:space="preserve"> in the Atlantic.</w:t>
        </w:r>
        <w:r w:rsidRPr="00256DE4" w:rsidDel="00656BEB">
          <w:rPr>
            <w:rFonts w:ascii="Times New Roman" w:hAnsi="Times New Roman" w:cs="Times New Roman"/>
            <w:sz w:val="24"/>
            <w:szCs w:val="24"/>
          </w:rPr>
          <w:t xml:space="preserve"> </w:t>
        </w:r>
        <w:r w:rsidRPr="00256DE4">
          <w:rPr>
            <w:rFonts w:ascii="Times New Roman" w:hAnsi="Times New Roman" w:cs="Times New Roman"/>
            <w:sz w:val="24"/>
            <w:szCs w:val="24"/>
          </w:rPr>
          <w:t xml:space="preserve"> </w:t>
        </w:r>
      </w:ins>
    </w:p>
    <w:tbl>
      <w:tblPr>
        <w:tblW w:w="9944" w:type="dxa"/>
        <w:tblLook w:val="04A0" w:firstRow="1" w:lastRow="0" w:firstColumn="1" w:lastColumn="0" w:noHBand="0" w:noVBand="1"/>
        <w:tblPrChange w:id="558" w:author="Nicholas Duprey" w:date="2019-07-25T15:32:00Z">
          <w:tblPr>
            <w:tblW w:w="9944" w:type="dxa"/>
            <w:tblLook w:val="04A0" w:firstRow="1" w:lastRow="0" w:firstColumn="1" w:lastColumn="0" w:noHBand="0" w:noVBand="1"/>
          </w:tblPr>
        </w:tblPrChange>
      </w:tblPr>
      <w:tblGrid>
        <w:gridCol w:w="1349"/>
        <w:gridCol w:w="222"/>
        <w:gridCol w:w="1404"/>
        <w:gridCol w:w="755"/>
        <w:gridCol w:w="2300"/>
        <w:gridCol w:w="2430"/>
        <w:gridCol w:w="720"/>
        <w:gridCol w:w="886"/>
        <w:tblGridChange w:id="559">
          <w:tblGrid>
            <w:gridCol w:w="1349"/>
            <w:gridCol w:w="222"/>
            <w:gridCol w:w="1404"/>
            <w:gridCol w:w="755"/>
            <w:gridCol w:w="2123"/>
            <w:gridCol w:w="177"/>
            <w:gridCol w:w="1971"/>
            <w:gridCol w:w="459"/>
            <w:gridCol w:w="720"/>
            <w:gridCol w:w="764"/>
            <w:gridCol w:w="122"/>
          </w:tblGrid>
        </w:tblGridChange>
      </w:tblGrid>
      <w:tr w:rsidR="00E56F1E" w:rsidRPr="00FF594F" w14:paraId="5B06CAFE" w14:textId="77777777" w:rsidTr="00E56F1E">
        <w:trPr>
          <w:trHeight w:val="288"/>
          <w:trPrChange w:id="560" w:author="Nicholas Duprey" w:date="2019-07-25T15:32:00Z">
            <w:trPr>
              <w:gridAfter w:val="0"/>
              <w:trHeight w:val="288"/>
            </w:trPr>
          </w:trPrChange>
        </w:trPr>
        <w:tc>
          <w:tcPr>
            <w:tcW w:w="1349" w:type="dxa"/>
            <w:tcBorders>
              <w:top w:val="single" w:sz="4" w:space="0" w:color="auto"/>
              <w:left w:val="nil"/>
              <w:bottom w:val="single" w:sz="4" w:space="0" w:color="auto"/>
              <w:right w:val="nil"/>
            </w:tcBorders>
            <w:shd w:val="clear" w:color="auto" w:fill="auto"/>
            <w:noWrap/>
            <w:vAlign w:val="center"/>
            <w:hideMark/>
            <w:tcPrChange w:id="561" w:author="Nicholas Duprey" w:date="2019-07-25T15:32:00Z">
              <w:tcPr>
                <w:tcW w:w="1349" w:type="dxa"/>
                <w:tcBorders>
                  <w:top w:val="single" w:sz="4" w:space="0" w:color="auto"/>
                  <w:left w:val="nil"/>
                  <w:bottom w:val="single" w:sz="4" w:space="0" w:color="auto"/>
                  <w:right w:val="nil"/>
                </w:tcBorders>
                <w:shd w:val="clear" w:color="auto" w:fill="auto"/>
                <w:noWrap/>
                <w:vAlign w:val="center"/>
                <w:hideMark/>
              </w:tcPr>
            </w:tcPrChange>
          </w:tcPr>
          <w:p w14:paraId="257737C4" w14:textId="2FE18CF8"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No.</w:t>
            </w:r>
          </w:p>
        </w:tc>
        <w:tc>
          <w:tcPr>
            <w:tcW w:w="222" w:type="dxa"/>
            <w:tcBorders>
              <w:top w:val="single" w:sz="4" w:space="0" w:color="auto"/>
              <w:left w:val="nil"/>
              <w:bottom w:val="single" w:sz="4" w:space="0" w:color="auto"/>
              <w:right w:val="nil"/>
            </w:tcBorders>
            <w:tcPrChange w:id="562" w:author="Nicholas Duprey" w:date="2019-07-25T15:32:00Z">
              <w:tcPr>
                <w:tcW w:w="222" w:type="dxa"/>
                <w:tcBorders>
                  <w:top w:val="single" w:sz="4" w:space="0" w:color="auto"/>
                  <w:left w:val="nil"/>
                  <w:bottom w:val="single" w:sz="4" w:space="0" w:color="auto"/>
                  <w:right w:val="nil"/>
                </w:tcBorders>
              </w:tcPr>
            </w:tcPrChange>
          </w:tcPr>
          <w:p w14:paraId="54A24718" w14:textId="77777777" w:rsidR="00070C58" w:rsidRPr="00FF594F" w:rsidRDefault="00070C58" w:rsidP="00FF594F">
            <w:pPr>
              <w:rPr>
                <w:rFonts w:ascii="Calibri" w:eastAsia="Times New Roman" w:hAnsi="Calibri" w:cs="Calibri"/>
                <w:color w:val="000000"/>
                <w:lang w:val="en-US"/>
              </w:rPr>
            </w:pPr>
          </w:p>
        </w:tc>
        <w:tc>
          <w:tcPr>
            <w:tcW w:w="1404" w:type="dxa"/>
            <w:tcBorders>
              <w:top w:val="single" w:sz="4" w:space="0" w:color="auto"/>
              <w:left w:val="nil"/>
              <w:bottom w:val="single" w:sz="4" w:space="0" w:color="auto"/>
              <w:right w:val="nil"/>
            </w:tcBorders>
            <w:shd w:val="clear" w:color="auto" w:fill="auto"/>
            <w:noWrap/>
            <w:vAlign w:val="center"/>
            <w:hideMark/>
            <w:tcPrChange w:id="563" w:author="Nicholas Duprey" w:date="2019-07-25T15:32:00Z">
              <w:tcPr>
                <w:tcW w:w="1404" w:type="dxa"/>
                <w:tcBorders>
                  <w:top w:val="single" w:sz="4" w:space="0" w:color="auto"/>
                  <w:left w:val="nil"/>
                  <w:bottom w:val="single" w:sz="4" w:space="0" w:color="auto"/>
                  <w:right w:val="nil"/>
                </w:tcBorders>
                <w:shd w:val="clear" w:color="auto" w:fill="auto"/>
                <w:noWrap/>
                <w:vAlign w:val="center"/>
                <w:hideMark/>
              </w:tcPr>
            </w:tcPrChange>
          </w:tcPr>
          <w:p w14:paraId="69A31CF6" w14:textId="3855F4EF"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Name</w:t>
            </w:r>
          </w:p>
        </w:tc>
        <w:tc>
          <w:tcPr>
            <w:tcW w:w="755" w:type="dxa"/>
            <w:tcBorders>
              <w:top w:val="single" w:sz="4" w:space="0" w:color="auto"/>
              <w:left w:val="nil"/>
              <w:bottom w:val="single" w:sz="4" w:space="0" w:color="auto"/>
              <w:right w:val="nil"/>
            </w:tcBorders>
            <w:shd w:val="clear" w:color="auto" w:fill="auto"/>
            <w:noWrap/>
            <w:vAlign w:val="center"/>
            <w:hideMark/>
            <w:tcPrChange w:id="564" w:author="Nicholas Duprey" w:date="2019-07-25T15:32:00Z">
              <w:tcPr>
                <w:tcW w:w="755" w:type="dxa"/>
                <w:tcBorders>
                  <w:top w:val="single" w:sz="4" w:space="0" w:color="auto"/>
                  <w:left w:val="nil"/>
                  <w:bottom w:val="single" w:sz="4" w:space="0" w:color="auto"/>
                  <w:right w:val="nil"/>
                </w:tcBorders>
                <w:shd w:val="clear" w:color="auto" w:fill="auto"/>
                <w:noWrap/>
                <w:vAlign w:val="center"/>
                <w:hideMark/>
              </w:tcPr>
            </w:tcPrChange>
          </w:tcPr>
          <w:p w14:paraId="319B0380"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Gear</w:t>
            </w:r>
          </w:p>
        </w:tc>
        <w:tc>
          <w:tcPr>
            <w:tcW w:w="2300" w:type="dxa"/>
            <w:tcBorders>
              <w:top w:val="single" w:sz="4" w:space="0" w:color="auto"/>
              <w:left w:val="nil"/>
              <w:bottom w:val="single" w:sz="4" w:space="0" w:color="auto"/>
              <w:right w:val="nil"/>
            </w:tcBorders>
            <w:shd w:val="clear" w:color="auto" w:fill="auto"/>
            <w:noWrap/>
            <w:vAlign w:val="center"/>
            <w:hideMark/>
            <w:tcPrChange w:id="565" w:author="Nicholas Duprey" w:date="2019-07-25T15:32:00Z">
              <w:tcPr>
                <w:tcW w:w="2123" w:type="dxa"/>
                <w:tcBorders>
                  <w:top w:val="single" w:sz="4" w:space="0" w:color="auto"/>
                  <w:left w:val="nil"/>
                  <w:bottom w:val="single" w:sz="4" w:space="0" w:color="auto"/>
                  <w:right w:val="nil"/>
                </w:tcBorders>
                <w:shd w:val="clear" w:color="auto" w:fill="auto"/>
                <w:noWrap/>
                <w:vAlign w:val="center"/>
                <w:hideMark/>
              </w:tcPr>
            </w:tcPrChange>
          </w:tcPr>
          <w:p w14:paraId="22E22230"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Flag</w:t>
            </w:r>
          </w:p>
        </w:tc>
        <w:tc>
          <w:tcPr>
            <w:tcW w:w="2430" w:type="dxa"/>
            <w:tcBorders>
              <w:top w:val="single" w:sz="4" w:space="0" w:color="auto"/>
              <w:left w:val="nil"/>
              <w:bottom w:val="single" w:sz="4" w:space="0" w:color="auto"/>
              <w:right w:val="nil"/>
            </w:tcBorders>
            <w:shd w:val="clear" w:color="auto" w:fill="auto"/>
            <w:noWrap/>
            <w:vAlign w:val="center"/>
            <w:hideMark/>
            <w:tcPrChange w:id="566" w:author="Nicholas Duprey" w:date="2019-07-25T15:32:00Z">
              <w:tcPr>
                <w:tcW w:w="2148" w:type="dxa"/>
                <w:gridSpan w:val="2"/>
                <w:tcBorders>
                  <w:top w:val="single" w:sz="4" w:space="0" w:color="auto"/>
                  <w:left w:val="nil"/>
                  <w:bottom w:val="single" w:sz="4" w:space="0" w:color="auto"/>
                  <w:right w:val="nil"/>
                </w:tcBorders>
                <w:shd w:val="clear" w:color="auto" w:fill="auto"/>
                <w:noWrap/>
                <w:vAlign w:val="center"/>
                <w:hideMark/>
              </w:tcPr>
            </w:tcPrChange>
          </w:tcPr>
          <w:p w14:paraId="5846595D" w14:textId="18614B76" w:rsidR="00070C58" w:rsidRPr="00FF594F" w:rsidRDefault="00524960" w:rsidP="00FF594F">
            <w:pPr>
              <w:rPr>
                <w:rFonts w:ascii="Calibri" w:eastAsia="Times New Roman" w:hAnsi="Calibri" w:cs="Calibri"/>
                <w:color w:val="000000"/>
                <w:lang w:val="en-US"/>
              </w:rPr>
            </w:pPr>
            <w:r>
              <w:rPr>
                <w:rFonts w:ascii="Calibri" w:eastAsia="Times New Roman" w:hAnsi="Calibri" w:cs="Calibri"/>
                <w:color w:val="000000"/>
                <w:lang w:val="en-US"/>
              </w:rPr>
              <w:t>Stratum</w:t>
            </w:r>
            <w:commentRangeStart w:id="567"/>
            <w:r w:rsidR="00070C58" w:rsidRPr="00FF594F">
              <w:rPr>
                <w:rFonts w:ascii="Calibri" w:eastAsia="Times New Roman" w:hAnsi="Calibri" w:cs="Calibri"/>
                <w:color w:val="000000"/>
                <w:lang w:val="en-US"/>
              </w:rPr>
              <w:t>/Quarter</w:t>
            </w:r>
            <w:commentRangeEnd w:id="567"/>
            <w:r w:rsidR="00070C58">
              <w:rPr>
                <w:rStyle w:val="CommentReference"/>
              </w:rPr>
              <w:commentReference w:id="567"/>
            </w:r>
          </w:p>
        </w:tc>
        <w:tc>
          <w:tcPr>
            <w:tcW w:w="720" w:type="dxa"/>
            <w:tcBorders>
              <w:top w:val="single" w:sz="4" w:space="0" w:color="auto"/>
              <w:left w:val="nil"/>
              <w:bottom w:val="single" w:sz="4" w:space="0" w:color="auto"/>
              <w:right w:val="nil"/>
            </w:tcBorders>
            <w:shd w:val="clear" w:color="auto" w:fill="auto"/>
            <w:noWrap/>
            <w:vAlign w:val="center"/>
            <w:hideMark/>
            <w:tcPrChange w:id="568" w:author="Nicholas Duprey" w:date="2019-07-25T15:32:00Z">
              <w:tcPr>
                <w:tcW w:w="1179" w:type="dxa"/>
                <w:gridSpan w:val="2"/>
                <w:tcBorders>
                  <w:top w:val="single" w:sz="4" w:space="0" w:color="auto"/>
                  <w:left w:val="nil"/>
                  <w:bottom w:val="single" w:sz="4" w:space="0" w:color="auto"/>
                  <w:right w:val="nil"/>
                </w:tcBorders>
                <w:shd w:val="clear" w:color="auto" w:fill="auto"/>
                <w:noWrap/>
                <w:vAlign w:val="center"/>
                <w:hideMark/>
              </w:tcPr>
            </w:tcPrChange>
          </w:tcPr>
          <w:p w14:paraId="1DDF1B08" w14:textId="77777777" w:rsidR="00070C58" w:rsidRPr="00FF594F" w:rsidRDefault="00070C58">
            <w:pPr>
              <w:rPr>
                <w:rFonts w:ascii="Calibri" w:eastAsia="Times New Roman" w:hAnsi="Calibri" w:cs="Calibri"/>
                <w:color w:val="000000"/>
                <w:lang w:val="en-US"/>
              </w:rPr>
            </w:pPr>
            <w:r w:rsidRPr="00FF594F">
              <w:rPr>
                <w:rFonts w:ascii="Calibri" w:eastAsia="Times New Roman" w:hAnsi="Calibri" w:cs="Calibri"/>
                <w:color w:val="000000"/>
                <w:lang w:val="en-US"/>
              </w:rPr>
              <w:t>Start</w:t>
            </w:r>
          </w:p>
        </w:tc>
        <w:tc>
          <w:tcPr>
            <w:tcW w:w="764" w:type="dxa"/>
            <w:tcBorders>
              <w:top w:val="single" w:sz="4" w:space="0" w:color="auto"/>
              <w:left w:val="nil"/>
              <w:bottom w:val="single" w:sz="4" w:space="0" w:color="auto"/>
              <w:right w:val="nil"/>
            </w:tcBorders>
            <w:shd w:val="clear" w:color="auto" w:fill="auto"/>
            <w:noWrap/>
            <w:vAlign w:val="center"/>
            <w:hideMark/>
            <w:tcPrChange w:id="569" w:author="Nicholas Duprey" w:date="2019-07-25T15:32:00Z">
              <w:tcPr>
                <w:tcW w:w="764" w:type="dxa"/>
                <w:tcBorders>
                  <w:top w:val="single" w:sz="4" w:space="0" w:color="auto"/>
                  <w:left w:val="nil"/>
                  <w:bottom w:val="single" w:sz="4" w:space="0" w:color="auto"/>
                  <w:right w:val="nil"/>
                </w:tcBorders>
                <w:shd w:val="clear" w:color="auto" w:fill="auto"/>
                <w:noWrap/>
                <w:vAlign w:val="center"/>
                <w:hideMark/>
              </w:tcPr>
            </w:tcPrChange>
          </w:tcPr>
          <w:p w14:paraId="131CB802" w14:textId="77777777" w:rsidR="00070C58" w:rsidRPr="00FF594F" w:rsidRDefault="00070C58">
            <w:pPr>
              <w:rPr>
                <w:rFonts w:ascii="Calibri" w:eastAsia="Times New Roman" w:hAnsi="Calibri" w:cs="Calibri"/>
                <w:color w:val="000000"/>
                <w:lang w:val="en-US"/>
              </w:rPr>
            </w:pPr>
            <w:r w:rsidRPr="00FF594F">
              <w:rPr>
                <w:rFonts w:ascii="Calibri" w:eastAsia="Times New Roman" w:hAnsi="Calibri" w:cs="Calibri"/>
                <w:color w:val="000000"/>
                <w:lang w:val="en-US"/>
              </w:rPr>
              <w:t>End</w:t>
            </w:r>
          </w:p>
        </w:tc>
      </w:tr>
      <w:tr w:rsidR="00E56F1E" w:rsidRPr="00FF594F" w14:paraId="51BFC245" w14:textId="77777777" w:rsidTr="00E56F1E">
        <w:trPr>
          <w:trHeight w:val="288"/>
          <w:trPrChange w:id="570" w:author="Nicholas Duprey" w:date="2019-07-25T15:32:00Z">
            <w:trPr>
              <w:gridAfter w:val="0"/>
              <w:trHeight w:val="288"/>
            </w:trPr>
          </w:trPrChange>
        </w:trPr>
        <w:tc>
          <w:tcPr>
            <w:tcW w:w="1349" w:type="dxa"/>
            <w:tcBorders>
              <w:top w:val="nil"/>
              <w:left w:val="nil"/>
              <w:bottom w:val="nil"/>
              <w:right w:val="nil"/>
            </w:tcBorders>
            <w:shd w:val="clear" w:color="auto" w:fill="auto"/>
            <w:noWrap/>
            <w:vAlign w:val="center"/>
            <w:hideMark/>
            <w:tcPrChange w:id="571" w:author="Nicholas Duprey" w:date="2019-07-25T15:32:00Z">
              <w:tcPr>
                <w:tcW w:w="1349" w:type="dxa"/>
                <w:tcBorders>
                  <w:top w:val="nil"/>
                  <w:left w:val="nil"/>
                  <w:bottom w:val="nil"/>
                  <w:right w:val="nil"/>
                </w:tcBorders>
                <w:shd w:val="clear" w:color="auto" w:fill="auto"/>
                <w:noWrap/>
                <w:vAlign w:val="center"/>
                <w:hideMark/>
              </w:tcPr>
            </w:tcPrChange>
          </w:tcPr>
          <w:p w14:paraId="2EA64D9D" w14:textId="77777777" w:rsidR="00070C58" w:rsidRPr="00FF594F" w:rsidRDefault="00070C58" w:rsidP="00FF594F">
            <w:pPr>
              <w:jc w:val="right"/>
              <w:rPr>
                <w:rFonts w:ascii="Calibri" w:eastAsia="Times New Roman" w:hAnsi="Calibri" w:cs="Calibri"/>
                <w:color w:val="000000"/>
                <w:lang w:val="en-US"/>
              </w:rPr>
            </w:pPr>
            <w:r w:rsidRPr="00FF594F">
              <w:rPr>
                <w:rFonts w:ascii="Calibri" w:eastAsia="Times New Roman" w:hAnsi="Calibri" w:cs="Calibri"/>
                <w:color w:val="000000"/>
                <w:lang w:val="en-US"/>
              </w:rPr>
              <w:t>1</w:t>
            </w:r>
          </w:p>
        </w:tc>
        <w:tc>
          <w:tcPr>
            <w:tcW w:w="222" w:type="dxa"/>
            <w:tcBorders>
              <w:top w:val="nil"/>
              <w:left w:val="nil"/>
              <w:bottom w:val="nil"/>
              <w:right w:val="nil"/>
            </w:tcBorders>
            <w:tcPrChange w:id="572" w:author="Nicholas Duprey" w:date="2019-07-25T15:32:00Z">
              <w:tcPr>
                <w:tcW w:w="222" w:type="dxa"/>
                <w:tcBorders>
                  <w:top w:val="nil"/>
                  <w:left w:val="nil"/>
                  <w:bottom w:val="nil"/>
                  <w:right w:val="nil"/>
                </w:tcBorders>
              </w:tcPr>
            </w:tcPrChange>
          </w:tcPr>
          <w:p w14:paraId="1E660B65" w14:textId="77777777" w:rsidR="00070C58" w:rsidRPr="00FF594F" w:rsidRDefault="00070C58" w:rsidP="00FF594F">
            <w:pPr>
              <w:rPr>
                <w:rFonts w:ascii="Calibri" w:eastAsia="Times New Roman" w:hAnsi="Calibri" w:cs="Calibri"/>
                <w:color w:val="000000"/>
                <w:lang w:val="en-US"/>
              </w:rPr>
            </w:pPr>
          </w:p>
        </w:tc>
        <w:tc>
          <w:tcPr>
            <w:tcW w:w="1404" w:type="dxa"/>
            <w:tcBorders>
              <w:top w:val="nil"/>
              <w:left w:val="nil"/>
              <w:bottom w:val="nil"/>
              <w:right w:val="nil"/>
            </w:tcBorders>
            <w:shd w:val="clear" w:color="auto" w:fill="auto"/>
            <w:noWrap/>
            <w:vAlign w:val="center"/>
            <w:hideMark/>
            <w:tcPrChange w:id="573" w:author="Nicholas Duprey" w:date="2019-07-25T15:32:00Z">
              <w:tcPr>
                <w:tcW w:w="1404" w:type="dxa"/>
                <w:tcBorders>
                  <w:top w:val="nil"/>
                  <w:left w:val="nil"/>
                  <w:bottom w:val="nil"/>
                  <w:right w:val="nil"/>
                </w:tcBorders>
                <w:shd w:val="clear" w:color="auto" w:fill="auto"/>
                <w:noWrap/>
                <w:vAlign w:val="center"/>
                <w:hideMark/>
              </w:tcPr>
            </w:tcPrChange>
          </w:tcPr>
          <w:p w14:paraId="3CFC439F" w14:textId="708E4E7D"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LLOTH</w:t>
            </w:r>
          </w:p>
        </w:tc>
        <w:tc>
          <w:tcPr>
            <w:tcW w:w="755" w:type="dxa"/>
            <w:tcBorders>
              <w:top w:val="nil"/>
              <w:left w:val="nil"/>
              <w:bottom w:val="nil"/>
              <w:right w:val="nil"/>
            </w:tcBorders>
            <w:shd w:val="clear" w:color="auto" w:fill="auto"/>
            <w:noWrap/>
            <w:vAlign w:val="center"/>
            <w:hideMark/>
            <w:tcPrChange w:id="574" w:author="Nicholas Duprey" w:date="2019-07-25T15:32:00Z">
              <w:tcPr>
                <w:tcW w:w="755" w:type="dxa"/>
                <w:tcBorders>
                  <w:top w:val="nil"/>
                  <w:left w:val="nil"/>
                  <w:bottom w:val="nil"/>
                  <w:right w:val="nil"/>
                </w:tcBorders>
                <w:shd w:val="clear" w:color="auto" w:fill="auto"/>
                <w:noWrap/>
                <w:vAlign w:val="center"/>
                <w:hideMark/>
              </w:tcPr>
            </w:tcPrChange>
          </w:tcPr>
          <w:p w14:paraId="34BAFE75"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LL</w:t>
            </w:r>
          </w:p>
        </w:tc>
        <w:tc>
          <w:tcPr>
            <w:tcW w:w="2300" w:type="dxa"/>
            <w:tcBorders>
              <w:top w:val="nil"/>
              <w:left w:val="nil"/>
              <w:bottom w:val="nil"/>
              <w:right w:val="nil"/>
            </w:tcBorders>
            <w:shd w:val="clear" w:color="auto" w:fill="auto"/>
            <w:noWrap/>
            <w:vAlign w:val="center"/>
            <w:hideMark/>
            <w:tcPrChange w:id="575" w:author="Nicholas Duprey" w:date="2019-07-25T15:32:00Z">
              <w:tcPr>
                <w:tcW w:w="2123" w:type="dxa"/>
                <w:tcBorders>
                  <w:top w:val="nil"/>
                  <w:left w:val="nil"/>
                  <w:bottom w:val="nil"/>
                  <w:right w:val="nil"/>
                </w:tcBorders>
                <w:shd w:val="clear" w:color="auto" w:fill="auto"/>
                <w:noWrap/>
                <w:vAlign w:val="center"/>
                <w:hideMark/>
              </w:tcPr>
            </w:tcPrChange>
          </w:tcPr>
          <w:p w14:paraId="04C0A43A"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All except Japan</w:t>
            </w:r>
          </w:p>
        </w:tc>
        <w:tc>
          <w:tcPr>
            <w:tcW w:w="2430" w:type="dxa"/>
            <w:tcBorders>
              <w:top w:val="nil"/>
              <w:left w:val="nil"/>
              <w:bottom w:val="nil"/>
              <w:right w:val="nil"/>
            </w:tcBorders>
            <w:shd w:val="clear" w:color="auto" w:fill="auto"/>
            <w:noWrap/>
            <w:vAlign w:val="center"/>
            <w:hideMark/>
            <w:tcPrChange w:id="576" w:author="Nicholas Duprey" w:date="2019-07-25T15:32:00Z">
              <w:tcPr>
                <w:tcW w:w="2148" w:type="dxa"/>
                <w:gridSpan w:val="2"/>
                <w:tcBorders>
                  <w:top w:val="nil"/>
                  <w:left w:val="nil"/>
                  <w:bottom w:val="nil"/>
                  <w:right w:val="nil"/>
                </w:tcBorders>
                <w:shd w:val="clear" w:color="auto" w:fill="auto"/>
                <w:noWrap/>
                <w:vAlign w:val="center"/>
                <w:hideMark/>
              </w:tcPr>
            </w:tcPrChange>
          </w:tcPr>
          <w:p w14:paraId="6D68F0C0"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All</w:t>
            </w:r>
          </w:p>
        </w:tc>
        <w:tc>
          <w:tcPr>
            <w:tcW w:w="720" w:type="dxa"/>
            <w:tcBorders>
              <w:top w:val="nil"/>
              <w:left w:val="nil"/>
              <w:bottom w:val="nil"/>
              <w:right w:val="nil"/>
            </w:tcBorders>
            <w:shd w:val="clear" w:color="auto" w:fill="auto"/>
            <w:noWrap/>
            <w:vAlign w:val="center"/>
            <w:hideMark/>
            <w:tcPrChange w:id="577" w:author="Nicholas Duprey" w:date="2019-07-25T15:32:00Z">
              <w:tcPr>
                <w:tcW w:w="1179" w:type="dxa"/>
                <w:gridSpan w:val="2"/>
                <w:tcBorders>
                  <w:top w:val="nil"/>
                  <w:left w:val="nil"/>
                  <w:bottom w:val="nil"/>
                  <w:right w:val="nil"/>
                </w:tcBorders>
                <w:shd w:val="clear" w:color="auto" w:fill="auto"/>
                <w:noWrap/>
                <w:vAlign w:val="center"/>
                <w:hideMark/>
              </w:tcPr>
            </w:tcPrChange>
          </w:tcPr>
          <w:p w14:paraId="6DE8F1FB"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1960</w:t>
            </w:r>
          </w:p>
        </w:tc>
        <w:tc>
          <w:tcPr>
            <w:tcW w:w="764" w:type="dxa"/>
            <w:tcBorders>
              <w:top w:val="nil"/>
              <w:left w:val="nil"/>
              <w:bottom w:val="nil"/>
              <w:right w:val="nil"/>
            </w:tcBorders>
            <w:shd w:val="clear" w:color="auto" w:fill="auto"/>
            <w:noWrap/>
            <w:vAlign w:val="center"/>
            <w:hideMark/>
            <w:tcPrChange w:id="578" w:author="Nicholas Duprey" w:date="2019-07-25T15:32:00Z">
              <w:tcPr>
                <w:tcW w:w="764" w:type="dxa"/>
                <w:tcBorders>
                  <w:top w:val="nil"/>
                  <w:left w:val="nil"/>
                  <w:bottom w:val="nil"/>
                  <w:right w:val="nil"/>
                </w:tcBorders>
                <w:shd w:val="clear" w:color="auto" w:fill="auto"/>
                <w:noWrap/>
                <w:vAlign w:val="center"/>
                <w:hideMark/>
              </w:tcPr>
            </w:tcPrChange>
          </w:tcPr>
          <w:p w14:paraId="1C980A52"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2016</w:t>
            </w:r>
          </w:p>
        </w:tc>
      </w:tr>
      <w:tr w:rsidR="00E56F1E" w:rsidRPr="00FF594F" w14:paraId="6B75F34C" w14:textId="77777777" w:rsidTr="00E56F1E">
        <w:trPr>
          <w:trHeight w:val="288"/>
          <w:trPrChange w:id="579" w:author="Nicholas Duprey" w:date="2019-07-25T15:32:00Z">
            <w:trPr>
              <w:gridAfter w:val="0"/>
              <w:trHeight w:val="288"/>
            </w:trPr>
          </w:trPrChange>
        </w:trPr>
        <w:tc>
          <w:tcPr>
            <w:tcW w:w="1349" w:type="dxa"/>
            <w:tcBorders>
              <w:top w:val="nil"/>
              <w:left w:val="nil"/>
              <w:bottom w:val="nil"/>
              <w:right w:val="nil"/>
            </w:tcBorders>
            <w:shd w:val="clear" w:color="auto" w:fill="auto"/>
            <w:noWrap/>
            <w:vAlign w:val="center"/>
            <w:hideMark/>
            <w:tcPrChange w:id="580" w:author="Nicholas Duprey" w:date="2019-07-25T15:32:00Z">
              <w:tcPr>
                <w:tcW w:w="1349" w:type="dxa"/>
                <w:tcBorders>
                  <w:top w:val="nil"/>
                  <w:left w:val="nil"/>
                  <w:bottom w:val="nil"/>
                  <w:right w:val="nil"/>
                </w:tcBorders>
                <w:shd w:val="clear" w:color="auto" w:fill="auto"/>
                <w:noWrap/>
                <w:vAlign w:val="center"/>
                <w:hideMark/>
              </w:tcPr>
            </w:tcPrChange>
          </w:tcPr>
          <w:p w14:paraId="448CBAA4" w14:textId="77777777" w:rsidR="00070C58" w:rsidRPr="00FF594F" w:rsidRDefault="00070C58" w:rsidP="00FF594F">
            <w:pPr>
              <w:jc w:val="right"/>
              <w:rPr>
                <w:rFonts w:ascii="Calibri" w:eastAsia="Times New Roman" w:hAnsi="Calibri" w:cs="Calibri"/>
                <w:color w:val="000000"/>
                <w:lang w:val="en-US"/>
              </w:rPr>
            </w:pPr>
            <w:r w:rsidRPr="00FF594F">
              <w:rPr>
                <w:rFonts w:ascii="Calibri" w:eastAsia="Times New Roman" w:hAnsi="Calibri" w:cs="Calibri"/>
                <w:color w:val="000000"/>
                <w:lang w:val="en-US"/>
              </w:rPr>
              <w:t>2</w:t>
            </w:r>
          </w:p>
        </w:tc>
        <w:tc>
          <w:tcPr>
            <w:tcW w:w="222" w:type="dxa"/>
            <w:tcBorders>
              <w:top w:val="nil"/>
              <w:left w:val="nil"/>
              <w:bottom w:val="nil"/>
              <w:right w:val="nil"/>
            </w:tcBorders>
            <w:tcPrChange w:id="581" w:author="Nicholas Duprey" w:date="2019-07-25T15:32:00Z">
              <w:tcPr>
                <w:tcW w:w="222" w:type="dxa"/>
                <w:tcBorders>
                  <w:top w:val="nil"/>
                  <w:left w:val="nil"/>
                  <w:bottom w:val="nil"/>
                  <w:right w:val="nil"/>
                </w:tcBorders>
              </w:tcPr>
            </w:tcPrChange>
          </w:tcPr>
          <w:p w14:paraId="0347F539" w14:textId="77777777" w:rsidR="00070C58" w:rsidRPr="00FF594F" w:rsidRDefault="00070C58" w:rsidP="00FF594F">
            <w:pPr>
              <w:rPr>
                <w:rFonts w:ascii="Calibri" w:eastAsia="Times New Roman" w:hAnsi="Calibri" w:cs="Calibri"/>
                <w:color w:val="000000"/>
                <w:lang w:val="en-US"/>
              </w:rPr>
            </w:pPr>
          </w:p>
        </w:tc>
        <w:tc>
          <w:tcPr>
            <w:tcW w:w="1404" w:type="dxa"/>
            <w:tcBorders>
              <w:top w:val="nil"/>
              <w:left w:val="nil"/>
              <w:bottom w:val="nil"/>
              <w:right w:val="nil"/>
            </w:tcBorders>
            <w:shd w:val="clear" w:color="auto" w:fill="auto"/>
            <w:noWrap/>
            <w:vAlign w:val="center"/>
            <w:hideMark/>
            <w:tcPrChange w:id="582" w:author="Nicholas Duprey" w:date="2019-07-25T15:32:00Z">
              <w:tcPr>
                <w:tcW w:w="1404" w:type="dxa"/>
                <w:tcBorders>
                  <w:top w:val="nil"/>
                  <w:left w:val="nil"/>
                  <w:bottom w:val="nil"/>
                  <w:right w:val="nil"/>
                </w:tcBorders>
                <w:shd w:val="clear" w:color="auto" w:fill="auto"/>
                <w:noWrap/>
                <w:vAlign w:val="center"/>
                <w:hideMark/>
              </w:tcPr>
            </w:tcPrChange>
          </w:tcPr>
          <w:p w14:paraId="65E0FCCB" w14:textId="4BCFF071"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LLJPN</w:t>
            </w:r>
          </w:p>
        </w:tc>
        <w:tc>
          <w:tcPr>
            <w:tcW w:w="755" w:type="dxa"/>
            <w:tcBorders>
              <w:top w:val="nil"/>
              <w:left w:val="nil"/>
              <w:bottom w:val="nil"/>
              <w:right w:val="nil"/>
            </w:tcBorders>
            <w:shd w:val="clear" w:color="auto" w:fill="auto"/>
            <w:noWrap/>
            <w:vAlign w:val="center"/>
            <w:hideMark/>
            <w:tcPrChange w:id="583" w:author="Nicholas Duprey" w:date="2019-07-25T15:32:00Z">
              <w:tcPr>
                <w:tcW w:w="755" w:type="dxa"/>
                <w:tcBorders>
                  <w:top w:val="nil"/>
                  <w:left w:val="nil"/>
                  <w:bottom w:val="nil"/>
                  <w:right w:val="nil"/>
                </w:tcBorders>
                <w:shd w:val="clear" w:color="auto" w:fill="auto"/>
                <w:noWrap/>
                <w:vAlign w:val="center"/>
                <w:hideMark/>
              </w:tcPr>
            </w:tcPrChange>
          </w:tcPr>
          <w:p w14:paraId="034EE213"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LL</w:t>
            </w:r>
          </w:p>
        </w:tc>
        <w:tc>
          <w:tcPr>
            <w:tcW w:w="2300" w:type="dxa"/>
            <w:tcBorders>
              <w:top w:val="nil"/>
              <w:left w:val="nil"/>
              <w:bottom w:val="nil"/>
              <w:right w:val="nil"/>
            </w:tcBorders>
            <w:shd w:val="clear" w:color="auto" w:fill="auto"/>
            <w:noWrap/>
            <w:vAlign w:val="center"/>
            <w:hideMark/>
            <w:tcPrChange w:id="584" w:author="Nicholas Duprey" w:date="2019-07-25T15:32:00Z">
              <w:tcPr>
                <w:tcW w:w="2123" w:type="dxa"/>
                <w:tcBorders>
                  <w:top w:val="nil"/>
                  <w:left w:val="nil"/>
                  <w:bottom w:val="nil"/>
                  <w:right w:val="nil"/>
                </w:tcBorders>
                <w:shd w:val="clear" w:color="auto" w:fill="auto"/>
                <w:noWrap/>
                <w:vAlign w:val="center"/>
                <w:hideMark/>
              </w:tcPr>
            </w:tcPrChange>
          </w:tcPr>
          <w:p w14:paraId="04439CB7"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Japan</w:t>
            </w:r>
          </w:p>
        </w:tc>
        <w:tc>
          <w:tcPr>
            <w:tcW w:w="2430" w:type="dxa"/>
            <w:tcBorders>
              <w:top w:val="nil"/>
              <w:left w:val="nil"/>
              <w:bottom w:val="nil"/>
              <w:right w:val="nil"/>
            </w:tcBorders>
            <w:shd w:val="clear" w:color="auto" w:fill="auto"/>
            <w:noWrap/>
            <w:vAlign w:val="center"/>
            <w:hideMark/>
            <w:tcPrChange w:id="585" w:author="Nicholas Duprey" w:date="2019-07-25T15:32:00Z">
              <w:tcPr>
                <w:tcW w:w="2148" w:type="dxa"/>
                <w:gridSpan w:val="2"/>
                <w:tcBorders>
                  <w:top w:val="nil"/>
                  <w:left w:val="nil"/>
                  <w:bottom w:val="nil"/>
                  <w:right w:val="nil"/>
                </w:tcBorders>
                <w:shd w:val="clear" w:color="auto" w:fill="auto"/>
                <w:noWrap/>
                <w:vAlign w:val="center"/>
                <w:hideMark/>
              </w:tcPr>
            </w:tcPrChange>
          </w:tcPr>
          <w:p w14:paraId="30DFD999"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All</w:t>
            </w:r>
          </w:p>
        </w:tc>
        <w:tc>
          <w:tcPr>
            <w:tcW w:w="720" w:type="dxa"/>
            <w:tcBorders>
              <w:top w:val="nil"/>
              <w:left w:val="nil"/>
              <w:bottom w:val="nil"/>
              <w:right w:val="nil"/>
            </w:tcBorders>
            <w:shd w:val="clear" w:color="auto" w:fill="auto"/>
            <w:noWrap/>
            <w:vAlign w:val="center"/>
            <w:hideMark/>
            <w:tcPrChange w:id="586" w:author="Nicholas Duprey" w:date="2019-07-25T15:32:00Z">
              <w:tcPr>
                <w:tcW w:w="1179" w:type="dxa"/>
                <w:gridSpan w:val="2"/>
                <w:tcBorders>
                  <w:top w:val="nil"/>
                  <w:left w:val="nil"/>
                  <w:bottom w:val="nil"/>
                  <w:right w:val="nil"/>
                </w:tcBorders>
                <w:shd w:val="clear" w:color="auto" w:fill="auto"/>
                <w:noWrap/>
                <w:vAlign w:val="center"/>
                <w:hideMark/>
              </w:tcPr>
            </w:tcPrChange>
          </w:tcPr>
          <w:p w14:paraId="16AB8723"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1960</w:t>
            </w:r>
          </w:p>
        </w:tc>
        <w:tc>
          <w:tcPr>
            <w:tcW w:w="764" w:type="dxa"/>
            <w:tcBorders>
              <w:top w:val="nil"/>
              <w:left w:val="nil"/>
              <w:bottom w:val="nil"/>
              <w:right w:val="nil"/>
            </w:tcBorders>
            <w:shd w:val="clear" w:color="auto" w:fill="auto"/>
            <w:noWrap/>
            <w:vAlign w:val="center"/>
            <w:hideMark/>
            <w:tcPrChange w:id="587" w:author="Nicholas Duprey" w:date="2019-07-25T15:32:00Z">
              <w:tcPr>
                <w:tcW w:w="764" w:type="dxa"/>
                <w:tcBorders>
                  <w:top w:val="nil"/>
                  <w:left w:val="nil"/>
                  <w:bottom w:val="nil"/>
                  <w:right w:val="nil"/>
                </w:tcBorders>
                <w:shd w:val="clear" w:color="auto" w:fill="auto"/>
                <w:noWrap/>
                <w:vAlign w:val="center"/>
                <w:hideMark/>
              </w:tcPr>
            </w:tcPrChange>
          </w:tcPr>
          <w:p w14:paraId="4D6BF5A9" w14:textId="387683F3"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20</w:t>
            </w:r>
            <w:ins w:id="588" w:author="Thomas Carruthers" w:date="2019-09-05T21:39:00Z">
              <w:r w:rsidR="007A46AF">
                <w:rPr>
                  <w:rFonts w:ascii="Calibri" w:eastAsia="Times New Roman" w:hAnsi="Calibri" w:cs="Calibri"/>
                  <w:color w:val="000000"/>
                  <w:lang w:val="en-US"/>
                </w:rPr>
                <w:t>09</w:t>
              </w:r>
            </w:ins>
            <w:del w:id="589" w:author="Thomas Carruthers" w:date="2019-09-05T21:39:00Z">
              <w:r w:rsidRPr="00FF594F" w:rsidDel="007A46AF">
                <w:rPr>
                  <w:rFonts w:ascii="Calibri" w:eastAsia="Times New Roman" w:hAnsi="Calibri" w:cs="Calibri"/>
                  <w:color w:val="000000"/>
                  <w:lang w:val="en-US"/>
                </w:rPr>
                <w:delText>16</w:delText>
              </w:r>
            </w:del>
          </w:p>
        </w:tc>
      </w:tr>
      <w:tr w:rsidR="00E56F1E" w:rsidRPr="00FF594F" w14:paraId="4A4638BB" w14:textId="77777777" w:rsidTr="00E56F1E">
        <w:trPr>
          <w:trHeight w:val="288"/>
          <w:trPrChange w:id="590" w:author="Nicholas Duprey" w:date="2019-07-25T15:32:00Z">
            <w:trPr>
              <w:gridAfter w:val="0"/>
              <w:trHeight w:val="288"/>
            </w:trPr>
          </w:trPrChange>
        </w:trPr>
        <w:tc>
          <w:tcPr>
            <w:tcW w:w="1349" w:type="dxa"/>
            <w:tcBorders>
              <w:top w:val="nil"/>
              <w:left w:val="nil"/>
              <w:bottom w:val="nil"/>
              <w:right w:val="nil"/>
            </w:tcBorders>
            <w:shd w:val="clear" w:color="auto" w:fill="auto"/>
            <w:noWrap/>
            <w:vAlign w:val="center"/>
            <w:hideMark/>
            <w:tcPrChange w:id="591" w:author="Nicholas Duprey" w:date="2019-07-25T15:32:00Z">
              <w:tcPr>
                <w:tcW w:w="1349" w:type="dxa"/>
                <w:tcBorders>
                  <w:top w:val="nil"/>
                  <w:left w:val="nil"/>
                  <w:bottom w:val="nil"/>
                  <w:right w:val="nil"/>
                </w:tcBorders>
                <w:shd w:val="clear" w:color="auto" w:fill="auto"/>
                <w:noWrap/>
                <w:vAlign w:val="center"/>
                <w:hideMark/>
              </w:tcPr>
            </w:tcPrChange>
          </w:tcPr>
          <w:p w14:paraId="2703893F" w14:textId="77777777" w:rsidR="00070C58" w:rsidRPr="00FF594F" w:rsidRDefault="00070C58" w:rsidP="00FF594F">
            <w:pPr>
              <w:jc w:val="right"/>
              <w:rPr>
                <w:rFonts w:ascii="Calibri" w:eastAsia="Times New Roman" w:hAnsi="Calibri" w:cs="Calibri"/>
                <w:color w:val="000000"/>
                <w:lang w:val="en-US"/>
              </w:rPr>
            </w:pPr>
            <w:r w:rsidRPr="00FF594F">
              <w:rPr>
                <w:rFonts w:ascii="Calibri" w:eastAsia="Times New Roman" w:hAnsi="Calibri" w:cs="Calibri"/>
                <w:color w:val="000000"/>
                <w:lang w:val="en-US"/>
              </w:rPr>
              <w:t>3</w:t>
            </w:r>
          </w:p>
        </w:tc>
        <w:tc>
          <w:tcPr>
            <w:tcW w:w="222" w:type="dxa"/>
            <w:tcBorders>
              <w:top w:val="nil"/>
              <w:left w:val="nil"/>
              <w:bottom w:val="nil"/>
              <w:right w:val="nil"/>
            </w:tcBorders>
            <w:tcPrChange w:id="592" w:author="Nicholas Duprey" w:date="2019-07-25T15:32:00Z">
              <w:tcPr>
                <w:tcW w:w="222" w:type="dxa"/>
                <w:tcBorders>
                  <w:top w:val="nil"/>
                  <w:left w:val="nil"/>
                  <w:bottom w:val="nil"/>
                  <w:right w:val="nil"/>
                </w:tcBorders>
              </w:tcPr>
            </w:tcPrChange>
          </w:tcPr>
          <w:p w14:paraId="16B90741" w14:textId="77777777" w:rsidR="00070C58" w:rsidRPr="00FF594F" w:rsidRDefault="00070C58" w:rsidP="00FF594F">
            <w:pPr>
              <w:rPr>
                <w:rFonts w:ascii="Calibri" w:eastAsia="Times New Roman" w:hAnsi="Calibri" w:cs="Calibri"/>
                <w:color w:val="000000"/>
                <w:lang w:val="en-US"/>
              </w:rPr>
            </w:pPr>
          </w:p>
        </w:tc>
        <w:tc>
          <w:tcPr>
            <w:tcW w:w="1404" w:type="dxa"/>
            <w:tcBorders>
              <w:top w:val="nil"/>
              <w:left w:val="nil"/>
              <w:bottom w:val="nil"/>
              <w:right w:val="nil"/>
            </w:tcBorders>
            <w:shd w:val="clear" w:color="auto" w:fill="auto"/>
            <w:noWrap/>
            <w:vAlign w:val="center"/>
            <w:hideMark/>
            <w:tcPrChange w:id="593" w:author="Nicholas Duprey" w:date="2019-07-25T15:32:00Z">
              <w:tcPr>
                <w:tcW w:w="1404" w:type="dxa"/>
                <w:tcBorders>
                  <w:top w:val="nil"/>
                  <w:left w:val="nil"/>
                  <w:bottom w:val="nil"/>
                  <w:right w:val="nil"/>
                </w:tcBorders>
                <w:shd w:val="clear" w:color="auto" w:fill="auto"/>
                <w:noWrap/>
                <w:vAlign w:val="center"/>
                <w:hideMark/>
              </w:tcPr>
            </w:tcPrChange>
          </w:tcPr>
          <w:p w14:paraId="4DB4F93F" w14:textId="7A973AD5" w:rsidR="00070C58" w:rsidRPr="00FF594F" w:rsidRDefault="00070C58" w:rsidP="00FF594F">
            <w:pPr>
              <w:rPr>
                <w:rFonts w:ascii="Calibri" w:eastAsia="Times New Roman" w:hAnsi="Calibri" w:cs="Calibri"/>
                <w:color w:val="000000"/>
                <w:lang w:val="en-US"/>
              </w:rPr>
            </w:pPr>
            <w:proofErr w:type="spellStart"/>
            <w:r w:rsidRPr="00FF594F">
              <w:rPr>
                <w:rFonts w:ascii="Calibri" w:eastAsia="Times New Roman" w:hAnsi="Calibri" w:cs="Calibri"/>
                <w:color w:val="000000"/>
                <w:lang w:val="en-US"/>
              </w:rPr>
              <w:t>BBold</w:t>
            </w:r>
            <w:proofErr w:type="spellEnd"/>
          </w:p>
        </w:tc>
        <w:tc>
          <w:tcPr>
            <w:tcW w:w="755" w:type="dxa"/>
            <w:tcBorders>
              <w:top w:val="nil"/>
              <w:left w:val="nil"/>
              <w:bottom w:val="nil"/>
              <w:right w:val="nil"/>
            </w:tcBorders>
            <w:shd w:val="clear" w:color="auto" w:fill="auto"/>
            <w:noWrap/>
            <w:vAlign w:val="center"/>
            <w:hideMark/>
            <w:tcPrChange w:id="594" w:author="Nicholas Duprey" w:date="2019-07-25T15:32:00Z">
              <w:tcPr>
                <w:tcW w:w="755" w:type="dxa"/>
                <w:tcBorders>
                  <w:top w:val="nil"/>
                  <w:left w:val="nil"/>
                  <w:bottom w:val="nil"/>
                  <w:right w:val="nil"/>
                </w:tcBorders>
                <w:shd w:val="clear" w:color="auto" w:fill="auto"/>
                <w:noWrap/>
                <w:vAlign w:val="center"/>
                <w:hideMark/>
              </w:tcPr>
            </w:tcPrChange>
          </w:tcPr>
          <w:p w14:paraId="32CACB0B"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BB</w:t>
            </w:r>
          </w:p>
        </w:tc>
        <w:tc>
          <w:tcPr>
            <w:tcW w:w="2300" w:type="dxa"/>
            <w:tcBorders>
              <w:top w:val="nil"/>
              <w:left w:val="nil"/>
              <w:bottom w:val="nil"/>
              <w:right w:val="nil"/>
            </w:tcBorders>
            <w:shd w:val="clear" w:color="auto" w:fill="auto"/>
            <w:noWrap/>
            <w:vAlign w:val="center"/>
            <w:hideMark/>
            <w:tcPrChange w:id="595" w:author="Nicholas Duprey" w:date="2019-07-25T15:32:00Z">
              <w:tcPr>
                <w:tcW w:w="2123" w:type="dxa"/>
                <w:tcBorders>
                  <w:top w:val="nil"/>
                  <w:left w:val="nil"/>
                  <w:bottom w:val="nil"/>
                  <w:right w:val="nil"/>
                </w:tcBorders>
                <w:shd w:val="clear" w:color="auto" w:fill="auto"/>
                <w:noWrap/>
                <w:vAlign w:val="center"/>
                <w:hideMark/>
              </w:tcPr>
            </w:tcPrChange>
          </w:tcPr>
          <w:p w14:paraId="28DC20B7" w14:textId="77777777" w:rsidR="00070C58" w:rsidRPr="00FF594F" w:rsidRDefault="00070C58" w:rsidP="00FF594F">
            <w:pPr>
              <w:rPr>
                <w:rFonts w:ascii="Calibri" w:eastAsia="Times New Roman" w:hAnsi="Calibri" w:cs="Calibri"/>
                <w:color w:val="000000"/>
                <w:lang w:val="en-US"/>
              </w:rPr>
            </w:pPr>
            <w:proofErr w:type="spellStart"/>
            <w:proofErr w:type="gramStart"/>
            <w:r w:rsidRPr="00FF594F">
              <w:rPr>
                <w:rFonts w:ascii="Calibri" w:eastAsia="Times New Roman" w:hAnsi="Calibri" w:cs="Calibri"/>
                <w:color w:val="000000"/>
                <w:lang w:val="en-US"/>
              </w:rPr>
              <w:t>EU.Spain</w:t>
            </w:r>
            <w:proofErr w:type="spellEnd"/>
            <w:proofErr w:type="gramEnd"/>
            <w:r w:rsidRPr="00FF594F">
              <w:rPr>
                <w:rFonts w:ascii="Calibri" w:eastAsia="Times New Roman" w:hAnsi="Calibri" w:cs="Calibri"/>
                <w:color w:val="000000"/>
                <w:lang w:val="en-US"/>
              </w:rPr>
              <w:t xml:space="preserve">, </w:t>
            </w:r>
            <w:proofErr w:type="spellStart"/>
            <w:r w:rsidRPr="00FF594F">
              <w:rPr>
                <w:rFonts w:ascii="Calibri" w:eastAsia="Times New Roman" w:hAnsi="Calibri" w:cs="Calibri"/>
                <w:color w:val="000000"/>
                <w:lang w:val="en-US"/>
              </w:rPr>
              <w:t>EU.France</w:t>
            </w:r>
            <w:proofErr w:type="spellEnd"/>
          </w:p>
        </w:tc>
        <w:tc>
          <w:tcPr>
            <w:tcW w:w="2430" w:type="dxa"/>
            <w:tcBorders>
              <w:top w:val="nil"/>
              <w:left w:val="nil"/>
              <w:bottom w:val="nil"/>
              <w:right w:val="nil"/>
            </w:tcBorders>
            <w:shd w:val="clear" w:color="auto" w:fill="auto"/>
            <w:noWrap/>
            <w:vAlign w:val="center"/>
            <w:hideMark/>
            <w:tcPrChange w:id="596" w:author="Nicholas Duprey" w:date="2019-07-25T15:32:00Z">
              <w:tcPr>
                <w:tcW w:w="2148" w:type="dxa"/>
                <w:gridSpan w:val="2"/>
                <w:tcBorders>
                  <w:top w:val="nil"/>
                  <w:left w:val="nil"/>
                  <w:bottom w:val="nil"/>
                  <w:right w:val="nil"/>
                </w:tcBorders>
                <w:shd w:val="clear" w:color="auto" w:fill="auto"/>
                <w:noWrap/>
                <w:vAlign w:val="center"/>
                <w:hideMark/>
              </w:tcPr>
            </w:tcPrChange>
          </w:tcPr>
          <w:p w14:paraId="1FDFDD68"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Bay of Biscay</w:t>
            </w:r>
          </w:p>
        </w:tc>
        <w:tc>
          <w:tcPr>
            <w:tcW w:w="720" w:type="dxa"/>
            <w:tcBorders>
              <w:top w:val="nil"/>
              <w:left w:val="nil"/>
              <w:bottom w:val="nil"/>
              <w:right w:val="nil"/>
            </w:tcBorders>
            <w:shd w:val="clear" w:color="auto" w:fill="auto"/>
            <w:noWrap/>
            <w:vAlign w:val="center"/>
            <w:hideMark/>
            <w:tcPrChange w:id="597" w:author="Nicholas Duprey" w:date="2019-07-25T15:32:00Z">
              <w:tcPr>
                <w:tcW w:w="1179" w:type="dxa"/>
                <w:gridSpan w:val="2"/>
                <w:tcBorders>
                  <w:top w:val="nil"/>
                  <w:left w:val="nil"/>
                  <w:bottom w:val="nil"/>
                  <w:right w:val="nil"/>
                </w:tcBorders>
                <w:shd w:val="clear" w:color="auto" w:fill="auto"/>
                <w:noWrap/>
                <w:vAlign w:val="center"/>
                <w:hideMark/>
              </w:tcPr>
            </w:tcPrChange>
          </w:tcPr>
          <w:p w14:paraId="6A3D98D9"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1960</w:t>
            </w:r>
          </w:p>
        </w:tc>
        <w:tc>
          <w:tcPr>
            <w:tcW w:w="764" w:type="dxa"/>
            <w:tcBorders>
              <w:top w:val="nil"/>
              <w:left w:val="nil"/>
              <w:bottom w:val="nil"/>
              <w:right w:val="nil"/>
            </w:tcBorders>
            <w:shd w:val="clear" w:color="auto" w:fill="auto"/>
            <w:noWrap/>
            <w:vAlign w:val="center"/>
            <w:hideMark/>
            <w:tcPrChange w:id="598" w:author="Nicholas Duprey" w:date="2019-07-25T15:32:00Z">
              <w:tcPr>
                <w:tcW w:w="764" w:type="dxa"/>
                <w:tcBorders>
                  <w:top w:val="nil"/>
                  <w:left w:val="nil"/>
                  <w:bottom w:val="nil"/>
                  <w:right w:val="nil"/>
                </w:tcBorders>
                <w:shd w:val="clear" w:color="auto" w:fill="auto"/>
                <w:noWrap/>
                <w:vAlign w:val="center"/>
                <w:hideMark/>
              </w:tcPr>
            </w:tcPrChange>
          </w:tcPr>
          <w:p w14:paraId="581DB444"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2006</w:t>
            </w:r>
          </w:p>
        </w:tc>
      </w:tr>
      <w:tr w:rsidR="00E56F1E" w:rsidRPr="00FF594F" w14:paraId="5FCCBDF5" w14:textId="77777777" w:rsidTr="00E56F1E">
        <w:trPr>
          <w:trHeight w:val="288"/>
          <w:trPrChange w:id="599" w:author="Nicholas Duprey" w:date="2019-07-25T15:32:00Z">
            <w:trPr>
              <w:gridAfter w:val="0"/>
              <w:trHeight w:val="288"/>
            </w:trPr>
          </w:trPrChange>
        </w:trPr>
        <w:tc>
          <w:tcPr>
            <w:tcW w:w="1349" w:type="dxa"/>
            <w:tcBorders>
              <w:top w:val="nil"/>
              <w:left w:val="nil"/>
              <w:bottom w:val="nil"/>
              <w:right w:val="nil"/>
            </w:tcBorders>
            <w:shd w:val="clear" w:color="auto" w:fill="auto"/>
            <w:noWrap/>
            <w:vAlign w:val="center"/>
            <w:hideMark/>
            <w:tcPrChange w:id="600" w:author="Nicholas Duprey" w:date="2019-07-25T15:32:00Z">
              <w:tcPr>
                <w:tcW w:w="1349" w:type="dxa"/>
                <w:tcBorders>
                  <w:top w:val="nil"/>
                  <w:left w:val="nil"/>
                  <w:bottom w:val="nil"/>
                  <w:right w:val="nil"/>
                </w:tcBorders>
                <w:shd w:val="clear" w:color="auto" w:fill="auto"/>
                <w:noWrap/>
                <w:vAlign w:val="center"/>
                <w:hideMark/>
              </w:tcPr>
            </w:tcPrChange>
          </w:tcPr>
          <w:p w14:paraId="02FB4D0E" w14:textId="77777777" w:rsidR="00070C58" w:rsidRPr="00FF594F" w:rsidRDefault="00070C58" w:rsidP="00FF594F">
            <w:pPr>
              <w:jc w:val="right"/>
              <w:rPr>
                <w:rFonts w:ascii="Calibri" w:eastAsia="Times New Roman" w:hAnsi="Calibri" w:cs="Calibri"/>
                <w:color w:val="000000"/>
                <w:lang w:val="en-US"/>
              </w:rPr>
            </w:pPr>
            <w:r w:rsidRPr="00FF594F">
              <w:rPr>
                <w:rFonts w:ascii="Calibri" w:eastAsia="Times New Roman" w:hAnsi="Calibri" w:cs="Calibri"/>
                <w:color w:val="000000"/>
                <w:lang w:val="en-US"/>
              </w:rPr>
              <w:t>4</w:t>
            </w:r>
          </w:p>
        </w:tc>
        <w:tc>
          <w:tcPr>
            <w:tcW w:w="222" w:type="dxa"/>
            <w:tcBorders>
              <w:top w:val="nil"/>
              <w:left w:val="nil"/>
              <w:bottom w:val="nil"/>
              <w:right w:val="nil"/>
            </w:tcBorders>
            <w:tcPrChange w:id="601" w:author="Nicholas Duprey" w:date="2019-07-25T15:32:00Z">
              <w:tcPr>
                <w:tcW w:w="222" w:type="dxa"/>
                <w:tcBorders>
                  <w:top w:val="nil"/>
                  <w:left w:val="nil"/>
                  <w:bottom w:val="nil"/>
                  <w:right w:val="nil"/>
                </w:tcBorders>
              </w:tcPr>
            </w:tcPrChange>
          </w:tcPr>
          <w:p w14:paraId="70665BEC" w14:textId="77777777" w:rsidR="00070C58" w:rsidRPr="00FF594F" w:rsidRDefault="00070C58" w:rsidP="00FF594F">
            <w:pPr>
              <w:rPr>
                <w:rFonts w:ascii="Calibri" w:eastAsia="Times New Roman" w:hAnsi="Calibri" w:cs="Calibri"/>
                <w:color w:val="000000"/>
                <w:lang w:val="en-US"/>
              </w:rPr>
            </w:pPr>
          </w:p>
        </w:tc>
        <w:tc>
          <w:tcPr>
            <w:tcW w:w="1404" w:type="dxa"/>
            <w:tcBorders>
              <w:top w:val="nil"/>
              <w:left w:val="nil"/>
              <w:bottom w:val="nil"/>
              <w:right w:val="nil"/>
            </w:tcBorders>
            <w:shd w:val="clear" w:color="auto" w:fill="auto"/>
            <w:noWrap/>
            <w:vAlign w:val="center"/>
            <w:hideMark/>
            <w:tcPrChange w:id="602" w:author="Nicholas Duprey" w:date="2019-07-25T15:32:00Z">
              <w:tcPr>
                <w:tcW w:w="1404" w:type="dxa"/>
                <w:tcBorders>
                  <w:top w:val="nil"/>
                  <w:left w:val="nil"/>
                  <w:bottom w:val="nil"/>
                  <w:right w:val="nil"/>
                </w:tcBorders>
                <w:shd w:val="clear" w:color="auto" w:fill="auto"/>
                <w:noWrap/>
                <w:vAlign w:val="center"/>
                <w:hideMark/>
              </w:tcPr>
            </w:tcPrChange>
          </w:tcPr>
          <w:p w14:paraId="7DC7D3DF" w14:textId="5357F532" w:rsidR="00070C58" w:rsidRPr="00FF594F" w:rsidRDefault="00070C58" w:rsidP="00FF594F">
            <w:pPr>
              <w:rPr>
                <w:rFonts w:ascii="Calibri" w:eastAsia="Times New Roman" w:hAnsi="Calibri" w:cs="Calibri"/>
                <w:color w:val="000000"/>
                <w:lang w:val="en-US"/>
              </w:rPr>
            </w:pPr>
            <w:proofErr w:type="spellStart"/>
            <w:r w:rsidRPr="00FF594F">
              <w:rPr>
                <w:rFonts w:ascii="Calibri" w:eastAsia="Times New Roman" w:hAnsi="Calibri" w:cs="Calibri"/>
                <w:color w:val="000000"/>
                <w:lang w:val="en-US"/>
              </w:rPr>
              <w:t>BBnew</w:t>
            </w:r>
            <w:proofErr w:type="spellEnd"/>
          </w:p>
        </w:tc>
        <w:tc>
          <w:tcPr>
            <w:tcW w:w="755" w:type="dxa"/>
            <w:tcBorders>
              <w:top w:val="nil"/>
              <w:left w:val="nil"/>
              <w:bottom w:val="nil"/>
              <w:right w:val="nil"/>
            </w:tcBorders>
            <w:shd w:val="clear" w:color="auto" w:fill="auto"/>
            <w:noWrap/>
            <w:vAlign w:val="center"/>
            <w:hideMark/>
            <w:tcPrChange w:id="603" w:author="Nicholas Duprey" w:date="2019-07-25T15:32:00Z">
              <w:tcPr>
                <w:tcW w:w="755" w:type="dxa"/>
                <w:tcBorders>
                  <w:top w:val="nil"/>
                  <w:left w:val="nil"/>
                  <w:bottom w:val="nil"/>
                  <w:right w:val="nil"/>
                </w:tcBorders>
                <w:shd w:val="clear" w:color="auto" w:fill="auto"/>
                <w:noWrap/>
                <w:vAlign w:val="center"/>
                <w:hideMark/>
              </w:tcPr>
            </w:tcPrChange>
          </w:tcPr>
          <w:p w14:paraId="7617FE48"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BB</w:t>
            </w:r>
          </w:p>
        </w:tc>
        <w:tc>
          <w:tcPr>
            <w:tcW w:w="2300" w:type="dxa"/>
            <w:tcBorders>
              <w:top w:val="nil"/>
              <w:left w:val="nil"/>
              <w:bottom w:val="nil"/>
              <w:right w:val="nil"/>
            </w:tcBorders>
            <w:shd w:val="clear" w:color="auto" w:fill="auto"/>
            <w:noWrap/>
            <w:vAlign w:val="center"/>
            <w:hideMark/>
            <w:tcPrChange w:id="604" w:author="Nicholas Duprey" w:date="2019-07-25T15:32:00Z">
              <w:tcPr>
                <w:tcW w:w="2123" w:type="dxa"/>
                <w:tcBorders>
                  <w:top w:val="nil"/>
                  <w:left w:val="nil"/>
                  <w:bottom w:val="nil"/>
                  <w:right w:val="nil"/>
                </w:tcBorders>
                <w:shd w:val="clear" w:color="auto" w:fill="auto"/>
                <w:noWrap/>
                <w:vAlign w:val="center"/>
                <w:hideMark/>
              </w:tcPr>
            </w:tcPrChange>
          </w:tcPr>
          <w:p w14:paraId="1183130F" w14:textId="77777777" w:rsidR="00070C58" w:rsidRPr="00FF594F" w:rsidRDefault="00070C58" w:rsidP="00FF594F">
            <w:pPr>
              <w:rPr>
                <w:rFonts w:ascii="Calibri" w:eastAsia="Times New Roman" w:hAnsi="Calibri" w:cs="Calibri"/>
                <w:color w:val="000000"/>
                <w:lang w:val="en-US"/>
              </w:rPr>
            </w:pPr>
            <w:proofErr w:type="spellStart"/>
            <w:proofErr w:type="gramStart"/>
            <w:r w:rsidRPr="00FF594F">
              <w:rPr>
                <w:rFonts w:ascii="Calibri" w:eastAsia="Times New Roman" w:hAnsi="Calibri" w:cs="Calibri"/>
                <w:color w:val="000000"/>
                <w:lang w:val="en-US"/>
              </w:rPr>
              <w:t>EU.Spain</w:t>
            </w:r>
            <w:proofErr w:type="spellEnd"/>
            <w:proofErr w:type="gramEnd"/>
            <w:r w:rsidRPr="00FF594F">
              <w:rPr>
                <w:rFonts w:ascii="Calibri" w:eastAsia="Times New Roman" w:hAnsi="Calibri" w:cs="Calibri"/>
                <w:color w:val="000000"/>
                <w:lang w:val="en-US"/>
              </w:rPr>
              <w:t xml:space="preserve">, </w:t>
            </w:r>
            <w:proofErr w:type="spellStart"/>
            <w:r w:rsidRPr="00FF594F">
              <w:rPr>
                <w:rFonts w:ascii="Calibri" w:eastAsia="Times New Roman" w:hAnsi="Calibri" w:cs="Calibri"/>
                <w:color w:val="000000"/>
                <w:lang w:val="en-US"/>
              </w:rPr>
              <w:t>EU.France</w:t>
            </w:r>
            <w:proofErr w:type="spellEnd"/>
          </w:p>
        </w:tc>
        <w:tc>
          <w:tcPr>
            <w:tcW w:w="2430" w:type="dxa"/>
            <w:tcBorders>
              <w:top w:val="nil"/>
              <w:left w:val="nil"/>
              <w:bottom w:val="nil"/>
              <w:right w:val="nil"/>
            </w:tcBorders>
            <w:shd w:val="clear" w:color="auto" w:fill="auto"/>
            <w:noWrap/>
            <w:vAlign w:val="center"/>
            <w:hideMark/>
            <w:tcPrChange w:id="605" w:author="Nicholas Duprey" w:date="2019-07-25T15:32:00Z">
              <w:tcPr>
                <w:tcW w:w="2148" w:type="dxa"/>
                <w:gridSpan w:val="2"/>
                <w:tcBorders>
                  <w:top w:val="nil"/>
                  <w:left w:val="nil"/>
                  <w:bottom w:val="nil"/>
                  <w:right w:val="nil"/>
                </w:tcBorders>
                <w:shd w:val="clear" w:color="auto" w:fill="auto"/>
                <w:noWrap/>
                <w:vAlign w:val="center"/>
                <w:hideMark/>
              </w:tcPr>
            </w:tcPrChange>
          </w:tcPr>
          <w:p w14:paraId="6C7EE683"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Bay of Biscay</w:t>
            </w:r>
          </w:p>
        </w:tc>
        <w:tc>
          <w:tcPr>
            <w:tcW w:w="720" w:type="dxa"/>
            <w:tcBorders>
              <w:top w:val="nil"/>
              <w:left w:val="nil"/>
              <w:bottom w:val="nil"/>
              <w:right w:val="nil"/>
            </w:tcBorders>
            <w:shd w:val="clear" w:color="auto" w:fill="auto"/>
            <w:noWrap/>
            <w:vAlign w:val="center"/>
            <w:hideMark/>
            <w:tcPrChange w:id="606" w:author="Nicholas Duprey" w:date="2019-07-25T15:32:00Z">
              <w:tcPr>
                <w:tcW w:w="1179" w:type="dxa"/>
                <w:gridSpan w:val="2"/>
                <w:tcBorders>
                  <w:top w:val="nil"/>
                  <w:left w:val="nil"/>
                  <w:bottom w:val="nil"/>
                  <w:right w:val="nil"/>
                </w:tcBorders>
                <w:shd w:val="clear" w:color="auto" w:fill="auto"/>
                <w:noWrap/>
                <w:vAlign w:val="center"/>
                <w:hideMark/>
              </w:tcPr>
            </w:tcPrChange>
          </w:tcPr>
          <w:p w14:paraId="5B5E150B"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2007</w:t>
            </w:r>
          </w:p>
        </w:tc>
        <w:tc>
          <w:tcPr>
            <w:tcW w:w="764" w:type="dxa"/>
            <w:tcBorders>
              <w:top w:val="nil"/>
              <w:left w:val="nil"/>
              <w:bottom w:val="nil"/>
              <w:right w:val="nil"/>
            </w:tcBorders>
            <w:shd w:val="clear" w:color="auto" w:fill="auto"/>
            <w:noWrap/>
            <w:vAlign w:val="center"/>
            <w:hideMark/>
            <w:tcPrChange w:id="607" w:author="Nicholas Duprey" w:date="2019-07-25T15:32:00Z">
              <w:tcPr>
                <w:tcW w:w="764" w:type="dxa"/>
                <w:tcBorders>
                  <w:top w:val="nil"/>
                  <w:left w:val="nil"/>
                  <w:bottom w:val="nil"/>
                  <w:right w:val="nil"/>
                </w:tcBorders>
                <w:shd w:val="clear" w:color="auto" w:fill="auto"/>
                <w:noWrap/>
                <w:vAlign w:val="center"/>
                <w:hideMark/>
              </w:tcPr>
            </w:tcPrChange>
          </w:tcPr>
          <w:p w14:paraId="435A1EBD"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2016</w:t>
            </w:r>
          </w:p>
        </w:tc>
      </w:tr>
      <w:tr w:rsidR="00E56F1E" w:rsidRPr="00FF594F" w14:paraId="52D11532" w14:textId="77777777" w:rsidTr="00E56F1E">
        <w:trPr>
          <w:trHeight w:val="288"/>
          <w:trPrChange w:id="608" w:author="Nicholas Duprey" w:date="2019-07-25T15:32:00Z">
            <w:trPr>
              <w:gridAfter w:val="0"/>
              <w:trHeight w:val="288"/>
            </w:trPr>
          </w:trPrChange>
        </w:trPr>
        <w:tc>
          <w:tcPr>
            <w:tcW w:w="1349" w:type="dxa"/>
            <w:tcBorders>
              <w:top w:val="nil"/>
              <w:left w:val="nil"/>
              <w:bottom w:val="nil"/>
              <w:right w:val="nil"/>
            </w:tcBorders>
            <w:shd w:val="clear" w:color="auto" w:fill="auto"/>
            <w:noWrap/>
            <w:vAlign w:val="center"/>
            <w:hideMark/>
            <w:tcPrChange w:id="609" w:author="Nicholas Duprey" w:date="2019-07-25T15:32:00Z">
              <w:tcPr>
                <w:tcW w:w="1349" w:type="dxa"/>
                <w:tcBorders>
                  <w:top w:val="nil"/>
                  <w:left w:val="nil"/>
                  <w:bottom w:val="nil"/>
                  <w:right w:val="nil"/>
                </w:tcBorders>
                <w:shd w:val="clear" w:color="auto" w:fill="auto"/>
                <w:noWrap/>
                <w:vAlign w:val="center"/>
                <w:hideMark/>
              </w:tcPr>
            </w:tcPrChange>
          </w:tcPr>
          <w:p w14:paraId="4CA04A2D" w14:textId="77777777" w:rsidR="00070C58" w:rsidRPr="00FF594F" w:rsidRDefault="00070C58" w:rsidP="00FF594F">
            <w:pPr>
              <w:jc w:val="right"/>
              <w:rPr>
                <w:rFonts w:ascii="Calibri" w:eastAsia="Times New Roman" w:hAnsi="Calibri" w:cs="Calibri"/>
                <w:color w:val="000000"/>
                <w:lang w:val="en-US"/>
              </w:rPr>
            </w:pPr>
            <w:r w:rsidRPr="00FF594F">
              <w:rPr>
                <w:rFonts w:ascii="Calibri" w:eastAsia="Times New Roman" w:hAnsi="Calibri" w:cs="Calibri"/>
                <w:color w:val="000000"/>
                <w:lang w:val="en-US"/>
              </w:rPr>
              <w:t>5</w:t>
            </w:r>
          </w:p>
        </w:tc>
        <w:tc>
          <w:tcPr>
            <w:tcW w:w="222" w:type="dxa"/>
            <w:tcBorders>
              <w:top w:val="nil"/>
              <w:left w:val="nil"/>
              <w:bottom w:val="nil"/>
              <w:right w:val="nil"/>
            </w:tcBorders>
            <w:tcPrChange w:id="610" w:author="Nicholas Duprey" w:date="2019-07-25T15:32:00Z">
              <w:tcPr>
                <w:tcW w:w="222" w:type="dxa"/>
                <w:tcBorders>
                  <w:top w:val="nil"/>
                  <w:left w:val="nil"/>
                  <w:bottom w:val="nil"/>
                  <w:right w:val="nil"/>
                </w:tcBorders>
              </w:tcPr>
            </w:tcPrChange>
          </w:tcPr>
          <w:p w14:paraId="5F5F4D78" w14:textId="77777777" w:rsidR="00070C58" w:rsidRPr="00FF594F" w:rsidRDefault="00070C58" w:rsidP="00FF594F">
            <w:pPr>
              <w:rPr>
                <w:rFonts w:ascii="Calibri" w:eastAsia="Times New Roman" w:hAnsi="Calibri" w:cs="Calibri"/>
                <w:color w:val="000000"/>
                <w:lang w:val="en-US"/>
              </w:rPr>
            </w:pPr>
          </w:p>
        </w:tc>
        <w:tc>
          <w:tcPr>
            <w:tcW w:w="1404" w:type="dxa"/>
            <w:tcBorders>
              <w:top w:val="nil"/>
              <w:left w:val="nil"/>
              <w:bottom w:val="nil"/>
              <w:right w:val="nil"/>
            </w:tcBorders>
            <w:shd w:val="clear" w:color="auto" w:fill="auto"/>
            <w:noWrap/>
            <w:vAlign w:val="center"/>
            <w:hideMark/>
            <w:tcPrChange w:id="611" w:author="Nicholas Duprey" w:date="2019-07-25T15:32:00Z">
              <w:tcPr>
                <w:tcW w:w="1404" w:type="dxa"/>
                <w:tcBorders>
                  <w:top w:val="nil"/>
                  <w:left w:val="nil"/>
                  <w:bottom w:val="nil"/>
                  <w:right w:val="nil"/>
                </w:tcBorders>
                <w:shd w:val="clear" w:color="auto" w:fill="auto"/>
                <w:noWrap/>
                <w:vAlign w:val="center"/>
                <w:hideMark/>
              </w:tcPr>
            </w:tcPrChange>
          </w:tcPr>
          <w:p w14:paraId="3C4A88F3" w14:textId="21E167FE" w:rsidR="00070C58" w:rsidRPr="00FF594F" w:rsidRDefault="00070C58" w:rsidP="00FF594F">
            <w:pPr>
              <w:rPr>
                <w:rFonts w:ascii="Calibri" w:eastAsia="Times New Roman" w:hAnsi="Calibri" w:cs="Calibri"/>
                <w:color w:val="000000"/>
                <w:lang w:val="en-US"/>
              </w:rPr>
            </w:pPr>
            <w:proofErr w:type="spellStart"/>
            <w:r w:rsidRPr="00FF594F">
              <w:rPr>
                <w:rFonts w:ascii="Calibri" w:eastAsia="Times New Roman" w:hAnsi="Calibri" w:cs="Calibri"/>
                <w:color w:val="000000"/>
                <w:lang w:val="en-US"/>
              </w:rPr>
              <w:t>PSMEDold</w:t>
            </w:r>
            <w:proofErr w:type="spellEnd"/>
          </w:p>
        </w:tc>
        <w:tc>
          <w:tcPr>
            <w:tcW w:w="755" w:type="dxa"/>
            <w:tcBorders>
              <w:top w:val="nil"/>
              <w:left w:val="nil"/>
              <w:bottom w:val="nil"/>
              <w:right w:val="nil"/>
            </w:tcBorders>
            <w:shd w:val="clear" w:color="auto" w:fill="auto"/>
            <w:noWrap/>
            <w:vAlign w:val="center"/>
            <w:hideMark/>
            <w:tcPrChange w:id="612" w:author="Nicholas Duprey" w:date="2019-07-25T15:32:00Z">
              <w:tcPr>
                <w:tcW w:w="755" w:type="dxa"/>
                <w:tcBorders>
                  <w:top w:val="nil"/>
                  <w:left w:val="nil"/>
                  <w:bottom w:val="nil"/>
                  <w:right w:val="nil"/>
                </w:tcBorders>
                <w:shd w:val="clear" w:color="auto" w:fill="auto"/>
                <w:noWrap/>
                <w:vAlign w:val="center"/>
                <w:hideMark/>
              </w:tcPr>
            </w:tcPrChange>
          </w:tcPr>
          <w:p w14:paraId="12749BA3"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PS</w:t>
            </w:r>
          </w:p>
        </w:tc>
        <w:tc>
          <w:tcPr>
            <w:tcW w:w="2300" w:type="dxa"/>
            <w:tcBorders>
              <w:top w:val="nil"/>
              <w:left w:val="nil"/>
              <w:bottom w:val="nil"/>
              <w:right w:val="nil"/>
            </w:tcBorders>
            <w:shd w:val="clear" w:color="auto" w:fill="auto"/>
            <w:noWrap/>
            <w:vAlign w:val="center"/>
            <w:hideMark/>
            <w:tcPrChange w:id="613" w:author="Nicholas Duprey" w:date="2019-07-25T15:32:00Z">
              <w:tcPr>
                <w:tcW w:w="2123" w:type="dxa"/>
                <w:tcBorders>
                  <w:top w:val="nil"/>
                  <w:left w:val="nil"/>
                  <w:bottom w:val="nil"/>
                  <w:right w:val="nil"/>
                </w:tcBorders>
                <w:shd w:val="clear" w:color="auto" w:fill="auto"/>
                <w:noWrap/>
                <w:vAlign w:val="center"/>
                <w:hideMark/>
              </w:tcPr>
            </w:tcPrChange>
          </w:tcPr>
          <w:p w14:paraId="1E836906"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 xml:space="preserve">All except </w:t>
            </w:r>
            <w:proofErr w:type="spellStart"/>
            <w:proofErr w:type="gramStart"/>
            <w:r w:rsidRPr="00FF594F">
              <w:rPr>
                <w:rFonts w:ascii="Calibri" w:eastAsia="Times New Roman" w:hAnsi="Calibri" w:cs="Calibri"/>
                <w:color w:val="000000"/>
                <w:lang w:val="en-US"/>
              </w:rPr>
              <w:t>EU.Croatia</w:t>
            </w:r>
            <w:proofErr w:type="spellEnd"/>
            <w:proofErr w:type="gramEnd"/>
          </w:p>
        </w:tc>
        <w:tc>
          <w:tcPr>
            <w:tcW w:w="2430" w:type="dxa"/>
            <w:tcBorders>
              <w:top w:val="nil"/>
              <w:left w:val="nil"/>
              <w:bottom w:val="nil"/>
              <w:right w:val="nil"/>
            </w:tcBorders>
            <w:shd w:val="clear" w:color="auto" w:fill="auto"/>
            <w:noWrap/>
            <w:vAlign w:val="center"/>
            <w:hideMark/>
            <w:tcPrChange w:id="614" w:author="Nicholas Duprey" w:date="2019-07-25T15:32:00Z">
              <w:tcPr>
                <w:tcW w:w="2148" w:type="dxa"/>
                <w:gridSpan w:val="2"/>
                <w:tcBorders>
                  <w:top w:val="nil"/>
                  <w:left w:val="nil"/>
                  <w:bottom w:val="nil"/>
                  <w:right w:val="nil"/>
                </w:tcBorders>
                <w:shd w:val="clear" w:color="auto" w:fill="auto"/>
                <w:noWrap/>
                <w:vAlign w:val="center"/>
                <w:hideMark/>
              </w:tcPr>
            </w:tcPrChange>
          </w:tcPr>
          <w:p w14:paraId="3260D67C"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Med, No Quarter2</w:t>
            </w:r>
          </w:p>
        </w:tc>
        <w:tc>
          <w:tcPr>
            <w:tcW w:w="720" w:type="dxa"/>
            <w:tcBorders>
              <w:top w:val="nil"/>
              <w:left w:val="nil"/>
              <w:bottom w:val="nil"/>
              <w:right w:val="nil"/>
            </w:tcBorders>
            <w:shd w:val="clear" w:color="auto" w:fill="auto"/>
            <w:noWrap/>
            <w:vAlign w:val="center"/>
            <w:hideMark/>
            <w:tcPrChange w:id="615" w:author="Nicholas Duprey" w:date="2019-07-25T15:32:00Z">
              <w:tcPr>
                <w:tcW w:w="1179" w:type="dxa"/>
                <w:gridSpan w:val="2"/>
                <w:tcBorders>
                  <w:top w:val="nil"/>
                  <w:left w:val="nil"/>
                  <w:bottom w:val="nil"/>
                  <w:right w:val="nil"/>
                </w:tcBorders>
                <w:shd w:val="clear" w:color="auto" w:fill="auto"/>
                <w:noWrap/>
                <w:vAlign w:val="center"/>
                <w:hideMark/>
              </w:tcPr>
            </w:tcPrChange>
          </w:tcPr>
          <w:p w14:paraId="48111B94"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1960</w:t>
            </w:r>
          </w:p>
        </w:tc>
        <w:tc>
          <w:tcPr>
            <w:tcW w:w="764" w:type="dxa"/>
            <w:tcBorders>
              <w:top w:val="nil"/>
              <w:left w:val="nil"/>
              <w:bottom w:val="nil"/>
              <w:right w:val="nil"/>
            </w:tcBorders>
            <w:shd w:val="clear" w:color="auto" w:fill="auto"/>
            <w:noWrap/>
            <w:vAlign w:val="center"/>
            <w:hideMark/>
            <w:tcPrChange w:id="616" w:author="Nicholas Duprey" w:date="2019-07-25T15:32:00Z">
              <w:tcPr>
                <w:tcW w:w="764" w:type="dxa"/>
                <w:tcBorders>
                  <w:top w:val="nil"/>
                  <w:left w:val="nil"/>
                  <w:bottom w:val="nil"/>
                  <w:right w:val="nil"/>
                </w:tcBorders>
                <w:shd w:val="clear" w:color="auto" w:fill="auto"/>
                <w:noWrap/>
                <w:vAlign w:val="center"/>
                <w:hideMark/>
              </w:tcPr>
            </w:tcPrChange>
          </w:tcPr>
          <w:p w14:paraId="535BD003"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2008</w:t>
            </w:r>
          </w:p>
        </w:tc>
      </w:tr>
      <w:tr w:rsidR="00E56F1E" w:rsidRPr="00FF594F" w14:paraId="1FC2FB1E" w14:textId="77777777" w:rsidTr="00E56F1E">
        <w:trPr>
          <w:trHeight w:val="288"/>
          <w:trPrChange w:id="617" w:author="Nicholas Duprey" w:date="2019-07-25T15:32:00Z">
            <w:trPr>
              <w:gridAfter w:val="0"/>
              <w:trHeight w:val="288"/>
            </w:trPr>
          </w:trPrChange>
        </w:trPr>
        <w:tc>
          <w:tcPr>
            <w:tcW w:w="1349" w:type="dxa"/>
            <w:tcBorders>
              <w:top w:val="nil"/>
              <w:left w:val="nil"/>
              <w:bottom w:val="nil"/>
              <w:right w:val="nil"/>
            </w:tcBorders>
            <w:shd w:val="clear" w:color="auto" w:fill="auto"/>
            <w:noWrap/>
            <w:vAlign w:val="center"/>
            <w:hideMark/>
            <w:tcPrChange w:id="618" w:author="Nicholas Duprey" w:date="2019-07-25T15:32:00Z">
              <w:tcPr>
                <w:tcW w:w="1349" w:type="dxa"/>
                <w:tcBorders>
                  <w:top w:val="nil"/>
                  <w:left w:val="nil"/>
                  <w:bottom w:val="nil"/>
                  <w:right w:val="nil"/>
                </w:tcBorders>
                <w:shd w:val="clear" w:color="auto" w:fill="auto"/>
                <w:noWrap/>
                <w:vAlign w:val="center"/>
                <w:hideMark/>
              </w:tcPr>
            </w:tcPrChange>
          </w:tcPr>
          <w:p w14:paraId="3A26F2C9" w14:textId="77777777" w:rsidR="00070C58" w:rsidRPr="00FF594F" w:rsidRDefault="00070C58" w:rsidP="00FF594F">
            <w:pPr>
              <w:jc w:val="right"/>
              <w:rPr>
                <w:rFonts w:ascii="Calibri" w:eastAsia="Times New Roman" w:hAnsi="Calibri" w:cs="Calibri"/>
                <w:color w:val="000000"/>
                <w:lang w:val="en-US"/>
              </w:rPr>
            </w:pPr>
            <w:r w:rsidRPr="00FF594F">
              <w:rPr>
                <w:rFonts w:ascii="Calibri" w:eastAsia="Times New Roman" w:hAnsi="Calibri" w:cs="Calibri"/>
                <w:color w:val="000000"/>
                <w:lang w:val="en-US"/>
              </w:rPr>
              <w:t>6</w:t>
            </w:r>
          </w:p>
        </w:tc>
        <w:tc>
          <w:tcPr>
            <w:tcW w:w="222" w:type="dxa"/>
            <w:tcBorders>
              <w:top w:val="nil"/>
              <w:left w:val="nil"/>
              <w:bottom w:val="nil"/>
              <w:right w:val="nil"/>
            </w:tcBorders>
            <w:tcPrChange w:id="619" w:author="Nicholas Duprey" w:date="2019-07-25T15:32:00Z">
              <w:tcPr>
                <w:tcW w:w="222" w:type="dxa"/>
                <w:tcBorders>
                  <w:top w:val="nil"/>
                  <w:left w:val="nil"/>
                  <w:bottom w:val="nil"/>
                  <w:right w:val="nil"/>
                </w:tcBorders>
              </w:tcPr>
            </w:tcPrChange>
          </w:tcPr>
          <w:p w14:paraId="3B1998CC" w14:textId="77777777" w:rsidR="00070C58" w:rsidRPr="00FF594F" w:rsidRDefault="00070C58" w:rsidP="00FF594F">
            <w:pPr>
              <w:rPr>
                <w:rFonts w:ascii="Calibri" w:eastAsia="Times New Roman" w:hAnsi="Calibri" w:cs="Calibri"/>
                <w:color w:val="000000"/>
                <w:lang w:val="en-US"/>
              </w:rPr>
            </w:pPr>
          </w:p>
        </w:tc>
        <w:tc>
          <w:tcPr>
            <w:tcW w:w="1404" w:type="dxa"/>
            <w:tcBorders>
              <w:top w:val="nil"/>
              <w:left w:val="nil"/>
              <w:bottom w:val="nil"/>
              <w:right w:val="nil"/>
            </w:tcBorders>
            <w:shd w:val="clear" w:color="auto" w:fill="auto"/>
            <w:noWrap/>
            <w:vAlign w:val="center"/>
            <w:hideMark/>
            <w:tcPrChange w:id="620" w:author="Nicholas Duprey" w:date="2019-07-25T15:32:00Z">
              <w:tcPr>
                <w:tcW w:w="1404" w:type="dxa"/>
                <w:tcBorders>
                  <w:top w:val="nil"/>
                  <w:left w:val="nil"/>
                  <w:bottom w:val="nil"/>
                  <w:right w:val="nil"/>
                </w:tcBorders>
                <w:shd w:val="clear" w:color="auto" w:fill="auto"/>
                <w:noWrap/>
                <w:vAlign w:val="center"/>
                <w:hideMark/>
              </w:tcPr>
            </w:tcPrChange>
          </w:tcPr>
          <w:p w14:paraId="033CD7C6" w14:textId="662BD865"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PSMEDoldQ2</w:t>
            </w:r>
          </w:p>
        </w:tc>
        <w:tc>
          <w:tcPr>
            <w:tcW w:w="755" w:type="dxa"/>
            <w:tcBorders>
              <w:top w:val="nil"/>
              <w:left w:val="nil"/>
              <w:bottom w:val="nil"/>
              <w:right w:val="nil"/>
            </w:tcBorders>
            <w:shd w:val="clear" w:color="auto" w:fill="auto"/>
            <w:noWrap/>
            <w:vAlign w:val="center"/>
            <w:hideMark/>
            <w:tcPrChange w:id="621" w:author="Nicholas Duprey" w:date="2019-07-25T15:32:00Z">
              <w:tcPr>
                <w:tcW w:w="755" w:type="dxa"/>
                <w:tcBorders>
                  <w:top w:val="nil"/>
                  <w:left w:val="nil"/>
                  <w:bottom w:val="nil"/>
                  <w:right w:val="nil"/>
                </w:tcBorders>
                <w:shd w:val="clear" w:color="auto" w:fill="auto"/>
                <w:noWrap/>
                <w:vAlign w:val="center"/>
                <w:hideMark/>
              </w:tcPr>
            </w:tcPrChange>
          </w:tcPr>
          <w:p w14:paraId="502E76BC"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PS</w:t>
            </w:r>
          </w:p>
        </w:tc>
        <w:tc>
          <w:tcPr>
            <w:tcW w:w="2300" w:type="dxa"/>
            <w:tcBorders>
              <w:top w:val="nil"/>
              <w:left w:val="nil"/>
              <w:bottom w:val="nil"/>
              <w:right w:val="nil"/>
            </w:tcBorders>
            <w:shd w:val="clear" w:color="auto" w:fill="auto"/>
            <w:noWrap/>
            <w:vAlign w:val="center"/>
            <w:hideMark/>
            <w:tcPrChange w:id="622" w:author="Nicholas Duprey" w:date="2019-07-25T15:32:00Z">
              <w:tcPr>
                <w:tcW w:w="2123" w:type="dxa"/>
                <w:tcBorders>
                  <w:top w:val="nil"/>
                  <w:left w:val="nil"/>
                  <w:bottom w:val="nil"/>
                  <w:right w:val="nil"/>
                </w:tcBorders>
                <w:shd w:val="clear" w:color="auto" w:fill="auto"/>
                <w:noWrap/>
                <w:vAlign w:val="center"/>
                <w:hideMark/>
              </w:tcPr>
            </w:tcPrChange>
          </w:tcPr>
          <w:p w14:paraId="218DDFCB"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 xml:space="preserve">All except </w:t>
            </w:r>
            <w:proofErr w:type="spellStart"/>
            <w:proofErr w:type="gramStart"/>
            <w:r w:rsidRPr="00FF594F">
              <w:rPr>
                <w:rFonts w:ascii="Calibri" w:eastAsia="Times New Roman" w:hAnsi="Calibri" w:cs="Calibri"/>
                <w:color w:val="000000"/>
                <w:lang w:val="en-US"/>
              </w:rPr>
              <w:t>EU.Croatia</w:t>
            </w:r>
            <w:proofErr w:type="spellEnd"/>
            <w:proofErr w:type="gramEnd"/>
          </w:p>
        </w:tc>
        <w:tc>
          <w:tcPr>
            <w:tcW w:w="2430" w:type="dxa"/>
            <w:tcBorders>
              <w:top w:val="nil"/>
              <w:left w:val="nil"/>
              <w:bottom w:val="nil"/>
              <w:right w:val="nil"/>
            </w:tcBorders>
            <w:shd w:val="clear" w:color="auto" w:fill="auto"/>
            <w:noWrap/>
            <w:vAlign w:val="center"/>
            <w:hideMark/>
            <w:tcPrChange w:id="623" w:author="Nicholas Duprey" w:date="2019-07-25T15:32:00Z">
              <w:tcPr>
                <w:tcW w:w="2148" w:type="dxa"/>
                <w:gridSpan w:val="2"/>
                <w:tcBorders>
                  <w:top w:val="nil"/>
                  <w:left w:val="nil"/>
                  <w:bottom w:val="nil"/>
                  <w:right w:val="nil"/>
                </w:tcBorders>
                <w:shd w:val="clear" w:color="auto" w:fill="auto"/>
                <w:noWrap/>
                <w:vAlign w:val="center"/>
                <w:hideMark/>
              </w:tcPr>
            </w:tcPrChange>
          </w:tcPr>
          <w:p w14:paraId="5ACF42E4"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Med, Quarter2</w:t>
            </w:r>
          </w:p>
        </w:tc>
        <w:tc>
          <w:tcPr>
            <w:tcW w:w="720" w:type="dxa"/>
            <w:tcBorders>
              <w:top w:val="nil"/>
              <w:left w:val="nil"/>
              <w:bottom w:val="nil"/>
              <w:right w:val="nil"/>
            </w:tcBorders>
            <w:shd w:val="clear" w:color="auto" w:fill="auto"/>
            <w:noWrap/>
            <w:vAlign w:val="center"/>
            <w:hideMark/>
            <w:tcPrChange w:id="624" w:author="Nicholas Duprey" w:date="2019-07-25T15:32:00Z">
              <w:tcPr>
                <w:tcW w:w="1179" w:type="dxa"/>
                <w:gridSpan w:val="2"/>
                <w:tcBorders>
                  <w:top w:val="nil"/>
                  <w:left w:val="nil"/>
                  <w:bottom w:val="nil"/>
                  <w:right w:val="nil"/>
                </w:tcBorders>
                <w:shd w:val="clear" w:color="auto" w:fill="auto"/>
                <w:noWrap/>
                <w:vAlign w:val="center"/>
                <w:hideMark/>
              </w:tcPr>
            </w:tcPrChange>
          </w:tcPr>
          <w:p w14:paraId="5C45FDFE"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1960</w:t>
            </w:r>
          </w:p>
        </w:tc>
        <w:tc>
          <w:tcPr>
            <w:tcW w:w="764" w:type="dxa"/>
            <w:tcBorders>
              <w:top w:val="nil"/>
              <w:left w:val="nil"/>
              <w:bottom w:val="nil"/>
              <w:right w:val="nil"/>
            </w:tcBorders>
            <w:shd w:val="clear" w:color="auto" w:fill="auto"/>
            <w:noWrap/>
            <w:vAlign w:val="center"/>
            <w:hideMark/>
            <w:tcPrChange w:id="625" w:author="Nicholas Duprey" w:date="2019-07-25T15:32:00Z">
              <w:tcPr>
                <w:tcW w:w="764" w:type="dxa"/>
                <w:tcBorders>
                  <w:top w:val="nil"/>
                  <w:left w:val="nil"/>
                  <w:bottom w:val="nil"/>
                  <w:right w:val="nil"/>
                </w:tcBorders>
                <w:shd w:val="clear" w:color="auto" w:fill="auto"/>
                <w:noWrap/>
                <w:vAlign w:val="center"/>
                <w:hideMark/>
              </w:tcPr>
            </w:tcPrChange>
          </w:tcPr>
          <w:p w14:paraId="042DD8F6"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2008</w:t>
            </w:r>
          </w:p>
        </w:tc>
      </w:tr>
      <w:tr w:rsidR="00E56F1E" w:rsidRPr="00FF594F" w14:paraId="3C29ADDE" w14:textId="77777777" w:rsidTr="00E56F1E">
        <w:trPr>
          <w:trHeight w:val="288"/>
          <w:trPrChange w:id="626" w:author="Nicholas Duprey" w:date="2019-07-25T15:32:00Z">
            <w:trPr>
              <w:gridAfter w:val="0"/>
              <w:trHeight w:val="288"/>
            </w:trPr>
          </w:trPrChange>
        </w:trPr>
        <w:tc>
          <w:tcPr>
            <w:tcW w:w="1349" w:type="dxa"/>
            <w:tcBorders>
              <w:top w:val="nil"/>
              <w:left w:val="nil"/>
              <w:bottom w:val="nil"/>
              <w:right w:val="nil"/>
            </w:tcBorders>
            <w:shd w:val="clear" w:color="auto" w:fill="auto"/>
            <w:noWrap/>
            <w:vAlign w:val="center"/>
            <w:hideMark/>
            <w:tcPrChange w:id="627" w:author="Nicholas Duprey" w:date="2019-07-25T15:32:00Z">
              <w:tcPr>
                <w:tcW w:w="1349" w:type="dxa"/>
                <w:tcBorders>
                  <w:top w:val="nil"/>
                  <w:left w:val="nil"/>
                  <w:bottom w:val="nil"/>
                  <w:right w:val="nil"/>
                </w:tcBorders>
                <w:shd w:val="clear" w:color="auto" w:fill="auto"/>
                <w:noWrap/>
                <w:vAlign w:val="center"/>
                <w:hideMark/>
              </w:tcPr>
            </w:tcPrChange>
          </w:tcPr>
          <w:p w14:paraId="1628730F" w14:textId="77777777" w:rsidR="00070C58" w:rsidRPr="00FF594F" w:rsidRDefault="00070C58" w:rsidP="00FF594F">
            <w:pPr>
              <w:jc w:val="right"/>
              <w:rPr>
                <w:rFonts w:ascii="Calibri" w:eastAsia="Times New Roman" w:hAnsi="Calibri" w:cs="Calibri"/>
                <w:color w:val="000000"/>
                <w:lang w:val="en-US"/>
              </w:rPr>
            </w:pPr>
            <w:r w:rsidRPr="00FF594F">
              <w:rPr>
                <w:rFonts w:ascii="Calibri" w:eastAsia="Times New Roman" w:hAnsi="Calibri" w:cs="Calibri"/>
                <w:color w:val="000000"/>
                <w:lang w:val="en-US"/>
              </w:rPr>
              <w:t>7</w:t>
            </w:r>
          </w:p>
        </w:tc>
        <w:tc>
          <w:tcPr>
            <w:tcW w:w="222" w:type="dxa"/>
            <w:tcBorders>
              <w:top w:val="nil"/>
              <w:left w:val="nil"/>
              <w:bottom w:val="nil"/>
              <w:right w:val="nil"/>
            </w:tcBorders>
            <w:tcPrChange w:id="628" w:author="Nicholas Duprey" w:date="2019-07-25T15:32:00Z">
              <w:tcPr>
                <w:tcW w:w="222" w:type="dxa"/>
                <w:tcBorders>
                  <w:top w:val="nil"/>
                  <w:left w:val="nil"/>
                  <w:bottom w:val="nil"/>
                  <w:right w:val="nil"/>
                </w:tcBorders>
              </w:tcPr>
            </w:tcPrChange>
          </w:tcPr>
          <w:p w14:paraId="1E71A6BD" w14:textId="77777777" w:rsidR="00070C58" w:rsidRPr="00FF594F" w:rsidRDefault="00070C58" w:rsidP="00FF594F">
            <w:pPr>
              <w:rPr>
                <w:rFonts w:ascii="Calibri" w:eastAsia="Times New Roman" w:hAnsi="Calibri" w:cs="Calibri"/>
                <w:color w:val="000000"/>
                <w:lang w:val="en-US"/>
              </w:rPr>
            </w:pPr>
          </w:p>
        </w:tc>
        <w:tc>
          <w:tcPr>
            <w:tcW w:w="1404" w:type="dxa"/>
            <w:tcBorders>
              <w:top w:val="nil"/>
              <w:left w:val="nil"/>
              <w:bottom w:val="nil"/>
              <w:right w:val="nil"/>
            </w:tcBorders>
            <w:shd w:val="clear" w:color="auto" w:fill="auto"/>
            <w:noWrap/>
            <w:vAlign w:val="center"/>
            <w:hideMark/>
            <w:tcPrChange w:id="629" w:author="Nicholas Duprey" w:date="2019-07-25T15:32:00Z">
              <w:tcPr>
                <w:tcW w:w="1404" w:type="dxa"/>
                <w:tcBorders>
                  <w:top w:val="nil"/>
                  <w:left w:val="nil"/>
                  <w:bottom w:val="nil"/>
                  <w:right w:val="nil"/>
                </w:tcBorders>
                <w:shd w:val="clear" w:color="auto" w:fill="auto"/>
                <w:noWrap/>
                <w:vAlign w:val="center"/>
                <w:hideMark/>
              </w:tcPr>
            </w:tcPrChange>
          </w:tcPr>
          <w:p w14:paraId="28D2D307" w14:textId="6007987C" w:rsidR="00070C58" w:rsidRPr="00FF594F" w:rsidRDefault="00070C58" w:rsidP="00FF594F">
            <w:pPr>
              <w:rPr>
                <w:rFonts w:ascii="Calibri" w:eastAsia="Times New Roman" w:hAnsi="Calibri" w:cs="Calibri"/>
                <w:color w:val="000000"/>
                <w:lang w:val="en-US"/>
              </w:rPr>
            </w:pPr>
            <w:proofErr w:type="spellStart"/>
            <w:r w:rsidRPr="00FF594F">
              <w:rPr>
                <w:rFonts w:ascii="Calibri" w:eastAsia="Times New Roman" w:hAnsi="Calibri" w:cs="Calibri"/>
                <w:color w:val="000000"/>
                <w:lang w:val="en-US"/>
              </w:rPr>
              <w:t>PSMEDnew</w:t>
            </w:r>
            <w:proofErr w:type="spellEnd"/>
          </w:p>
        </w:tc>
        <w:tc>
          <w:tcPr>
            <w:tcW w:w="755" w:type="dxa"/>
            <w:tcBorders>
              <w:top w:val="nil"/>
              <w:left w:val="nil"/>
              <w:bottom w:val="nil"/>
              <w:right w:val="nil"/>
            </w:tcBorders>
            <w:shd w:val="clear" w:color="auto" w:fill="auto"/>
            <w:noWrap/>
            <w:vAlign w:val="center"/>
            <w:hideMark/>
            <w:tcPrChange w:id="630" w:author="Nicholas Duprey" w:date="2019-07-25T15:32:00Z">
              <w:tcPr>
                <w:tcW w:w="755" w:type="dxa"/>
                <w:tcBorders>
                  <w:top w:val="nil"/>
                  <w:left w:val="nil"/>
                  <w:bottom w:val="nil"/>
                  <w:right w:val="nil"/>
                </w:tcBorders>
                <w:shd w:val="clear" w:color="auto" w:fill="auto"/>
                <w:noWrap/>
                <w:vAlign w:val="center"/>
                <w:hideMark/>
              </w:tcPr>
            </w:tcPrChange>
          </w:tcPr>
          <w:p w14:paraId="3AF67F72"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PS</w:t>
            </w:r>
          </w:p>
        </w:tc>
        <w:tc>
          <w:tcPr>
            <w:tcW w:w="2300" w:type="dxa"/>
            <w:tcBorders>
              <w:top w:val="nil"/>
              <w:left w:val="nil"/>
              <w:bottom w:val="nil"/>
              <w:right w:val="nil"/>
            </w:tcBorders>
            <w:shd w:val="clear" w:color="auto" w:fill="auto"/>
            <w:noWrap/>
            <w:vAlign w:val="center"/>
            <w:hideMark/>
            <w:tcPrChange w:id="631" w:author="Nicholas Duprey" w:date="2019-07-25T15:32:00Z">
              <w:tcPr>
                <w:tcW w:w="2123" w:type="dxa"/>
                <w:tcBorders>
                  <w:top w:val="nil"/>
                  <w:left w:val="nil"/>
                  <w:bottom w:val="nil"/>
                  <w:right w:val="nil"/>
                </w:tcBorders>
                <w:shd w:val="clear" w:color="auto" w:fill="auto"/>
                <w:noWrap/>
                <w:vAlign w:val="center"/>
                <w:hideMark/>
              </w:tcPr>
            </w:tcPrChange>
          </w:tcPr>
          <w:p w14:paraId="1D841255"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 xml:space="preserve">All except </w:t>
            </w:r>
            <w:proofErr w:type="spellStart"/>
            <w:proofErr w:type="gramStart"/>
            <w:r w:rsidRPr="00FF594F">
              <w:rPr>
                <w:rFonts w:ascii="Calibri" w:eastAsia="Times New Roman" w:hAnsi="Calibri" w:cs="Calibri"/>
                <w:color w:val="000000"/>
                <w:lang w:val="en-US"/>
              </w:rPr>
              <w:t>EU.Croatia</w:t>
            </w:r>
            <w:proofErr w:type="spellEnd"/>
            <w:proofErr w:type="gramEnd"/>
          </w:p>
        </w:tc>
        <w:tc>
          <w:tcPr>
            <w:tcW w:w="2430" w:type="dxa"/>
            <w:tcBorders>
              <w:top w:val="nil"/>
              <w:left w:val="nil"/>
              <w:bottom w:val="nil"/>
              <w:right w:val="nil"/>
            </w:tcBorders>
            <w:shd w:val="clear" w:color="auto" w:fill="auto"/>
            <w:noWrap/>
            <w:vAlign w:val="center"/>
            <w:hideMark/>
            <w:tcPrChange w:id="632" w:author="Nicholas Duprey" w:date="2019-07-25T15:32:00Z">
              <w:tcPr>
                <w:tcW w:w="2148" w:type="dxa"/>
                <w:gridSpan w:val="2"/>
                <w:tcBorders>
                  <w:top w:val="nil"/>
                  <w:left w:val="nil"/>
                  <w:bottom w:val="nil"/>
                  <w:right w:val="nil"/>
                </w:tcBorders>
                <w:shd w:val="clear" w:color="auto" w:fill="auto"/>
                <w:noWrap/>
                <w:vAlign w:val="center"/>
                <w:hideMark/>
              </w:tcPr>
            </w:tcPrChange>
          </w:tcPr>
          <w:p w14:paraId="6EBFF927"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Med</w:t>
            </w:r>
          </w:p>
        </w:tc>
        <w:tc>
          <w:tcPr>
            <w:tcW w:w="720" w:type="dxa"/>
            <w:tcBorders>
              <w:top w:val="nil"/>
              <w:left w:val="nil"/>
              <w:bottom w:val="nil"/>
              <w:right w:val="nil"/>
            </w:tcBorders>
            <w:shd w:val="clear" w:color="auto" w:fill="auto"/>
            <w:noWrap/>
            <w:vAlign w:val="center"/>
            <w:hideMark/>
            <w:tcPrChange w:id="633" w:author="Nicholas Duprey" w:date="2019-07-25T15:32:00Z">
              <w:tcPr>
                <w:tcW w:w="1179" w:type="dxa"/>
                <w:gridSpan w:val="2"/>
                <w:tcBorders>
                  <w:top w:val="nil"/>
                  <w:left w:val="nil"/>
                  <w:bottom w:val="nil"/>
                  <w:right w:val="nil"/>
                </w:tcBorders>
                <w:shd w:val="clear" w:color="auto" w:fill="auto"/>
                <w:noWrap/>
                <w:vAlign w:val="center"/>
                <w:hideMark/>
              </w:tcPr>
            </w:tcPrChange>
          </w:tcPr>
          <w:p w14:paraId="55C648CC"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2009</w:t>
            </w:r>
          </w:p>
        </w:tc>
        <w:tc>
          <w:tcPr>
            <w:tcW w:w="764" w:type="dxa"/>
            <w:tcBorders>
              <w:top w:val="nil"/>
              <w:left w:val="nil"/>
              <w:bottom w:val="nil"/>
              <w:right w:val="nil"/>
            </w:tcBorders>
            <w:shd w:val="clear" w:color="auto" w:fill="auto"/>
            <w:noWrap/>
            <w:vAlign w:val="center"/>
            <w:hideMark/>
            <w:tcPrChange w:id="634" w:author="Nicholas Duprey" w:date="2019-07-25T15:32:00Z">
              <w:tcPr>
                <w:tcW w:w="764" w:type="dxa"/>
                <w:tcBorders>
                  <w:top w:val="nil"/>
                  <w:left w:val="nil"/>
                  <w:bottom w:val="nil"/>
                  <w:right w:val="nil"/>
                </w:tcBorders>
                <w:shd w:val="clear" w:color="auto" w:fill="auto"/>
                <w:noWrap/>
                <w:vAlign w:val="center"/>
                <w:hideMark/>
              </w:tcPr>
            </w:tcPrChange>
          </w:tcPr>
          <w:p w14:paraId="32E3AF39"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2016</w:t>
            </w:r>
          </w:p>
        </w:tc>
      </w:tr>
      <w:tr w:rsidR="00E56F1E" w:rsidRPr="00FF594F" w14:paraId="41216DB3" w14:textId="77777777" w:rsidTr="00E56F1E">
        <w:trPr>
          <w:trHeight w:val="288"/>
          <w:trPrChange w:id="635" w:author="Nicholas Duprey" w:date="2019-07-25T15:32:00Z">
            <w:trPr>
              <w:gridAfter w:val="0"/>
              <w:trHeight w:val="288"/>
            </w:trPr>
          </w:trPrChange>
        </w:trPr>
        <w:tc>
          <w:tcPr>
            <w:tcW w:w="1349" w:type="dxa"/>
            <w:tcBorders>
              <w:top w:val="nil"/>
              <w:left w:val="nil"/>
              <w:bottom w:val="nil"/>
              <w:right w:val="nil"/>
            </w:tcBorders>
            <w:shd w:val="clear" w:color="auto" w:fill="auto"/>
            <w:noWrap/>
            <w:vAlign w:val="center"/>
            <w:hideMark/>
            <w:tcPrChange w:id="636" w:author="Nicholas Duprey" w:date="2019-07-25T15:32:00Z">
              <w:tcPr>
                <w:tcW w:w="1349" w:type="dxa"/>
                <w:tcBorders>
                  <w:top w:val="nil"/>
                  <w:left w:val="nil"/>
                  <w:bottom w:val="nil"/>
                  <w:right w:val="nil"/>
                </w:tcBorders>
                <w:shd w:val="clear" w:color="auto" w:fill="auto"/>
                <w:noWrap/>
                <w:vAlign w:val="center"/>
                <w:hideMark/>
              </w:tcPr>
            </w:tcPrChange>
          </w:tcPr>
          <w:p w14:paraId="26000128" w14:textId="77777777" w:rsidR="00070C58" w:rsidRPr="00FF594F" w:rsidRDefault="00070C58" w:rsidP="00FF594F">
            <w:pPr>
              <w:jc w:val="right"/>
              <w:rPr>
                <w:rFonts w:ascii="Calibri" w:eastAsia="Times New Roman" w:hAnsi="Calibri" w:cs="Calibri"/>
                <w:color w:val="000000"/>
                <w:lang w:val="en-US"/>
              </w:rPr>
            </w:pPr>
            <w:r w:rsidRPr="00FF594F">
              <w:rPr>
                <w:rFonts w:ascii="Calibri" w:eastAsia="Times New Roman" w:hAnsi="Calibri" w:cs="Calibri"/>
                <w:color w:val="000000"/>
                <w:lang w:val="en-US"/>
              </w:rPr>
              <w:t>8</w:t>
            </w:r>
          </w:p>
        </w:tc>
        <w:tc>
          <w:tcPr>
            <w:tcW w:w="222" w:type="dxa"/>
            <w:tcBorders>
              <w:top w:val="nil"/>
              <w:left w:val="nil"/>
              <w:bottom w:val="nil"/>
              <w:right w:val="nil"/>
            </w:tcBorders>
            <w:tcPrChange w:id="637" w:author="Nicholas Duprey" w:date="2019-07-25T15:32:00Z">
              <w:tcPr>
                <w:tcW w:w="222" w:type="dxa"/>
                <w:tcBorders>
                  <w:top w:val="nil"/>
                  <w:left w:val="nil"/>
                  <w:bottom w:val="nil"/>
                  <w:right w:val="nil"/>
                </w:tcBorders>
              </w:tcPr>
            </w:tcPrChange>
          </w:tcPr>
          <w:p w14:paraId="3B165853" w14:textId="77777777" w:rsidR="00070C58" w:rsidRPr="00FF594F" w:rsidRDefault="00070C58" w:rsidP="00FF594F">
            <w:pPr>
              <w:rPr>
                <w:rFonts w:ascii="Calibri" w:eastAsia="Times New Roman" w:hAnsi="Calibri" w:cs="Calibri"/>
                <w:color w:val="000000"/>
                <w:lang w:val="en-US"/>
              </w:rPr>
            </w:pPr>
          </w:p>
        </w:tc>
        <w:tc>
          <w:tcPr>
            <w:tcW w:w="1404" w:type="dxa"/>
            <w:tcBorders>
              <w:top w:val="nil"/>
              <w:left w:val="nil"/>
              <w:bottom w:val="nil"/>
              <w:right w:val="nil"/>
            </w:tcBorders>
            <w:shd w:val="clear" w:color="auto" w:fill="auto"/>
            <w:noWrap/>
            <w:vAlign w:val="center"/>
            <w:hideMark/>
            <w:tcPrChange w:id="638" w:author="Nicholas Duprey" w:date="2019-07-25T15:32:00Z">
              <w:tcPr>
                <w:tcW w:w="1404" w:type="dxa"/>
                <w:tcBorders>
                  <w:top w:val="nil"/>
                  <w:left w:val="nil"/>
                  <w:bottom w:val="nil"/>
                  <w:right w:val="nil"/>
                </w:tcBorders>
                <w:shd w:val="clear" w:color="auto" w:fill="auto"/>
                <w:noWrap/>
                <w:vAlign w:val="center"/>
                <w:hideMark/>
              </w:tcPr>
            </w:tcPrChange>
          </w:tcPr>
          <w:p w14:paraId="69391766" w14:textId="09166466"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PSNOR</w:t>
            </w:r>
          </w:p>
        </w:tc>
        <w:tc>
          <w:tcPr>
            <w:tcW w:w="755" w:type="dxa"/>
            <w:tcBorders>
              <w:top w:val="nil"/>
              <w:left w:val="nil"/>
              <w:bottom w:val="nil"/>
              <w:right w:val="nil"/>
            </w:tcBorders>
            <w:shd w:val="clear" w:color="auto" w:fill="auto"/>
            <w:noWrap/>
            <w:vAlign w:val="center"/>
            <w:hideMark/>
            <w:tcPrChange w:id="639" w:author="Nicholas Duprey" w:date="2019-07-25T15:32:00Z">
              <w:tcPr>
                <w:tcW w:w="755" w:type="dxa"/>
                <w:tcBorders>
                  <w:top w:val="nil"/>
                  <w:left w:val="nil"/>
                  <w:bottom w:val="nil"/>
                  <w:right w:val="nil"/>
                </w:tcBorders>
                <w:shd w:val="clear" w:color="auto" w:fill="auto"/>
                <w:noWrap/>
                <w:vAlign w:val="center"/>
                <w:hideMark/>
              </w:tcPr>
            </w:tcPrChange>
          </w:tcPr>
          <w:p w14:paraId="4E4382EA"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PS</w:t>
            </w:r>
          </w:p>
        </w:tc>
        <w:tc>
          <w:tcPr>
            <w:tcW w:w="2300" w:type="dxa"/>
            <w:tcBorders>
              <w:top w:val="nil"/>
              <w:left w:val="nil"/>
              <w:bottom w:val="nil"/>
              <w:right w:val="nil"/>
            </w:tcBorders>
            <w:shd w:val="clear" w:color="auto" w:fill="auto"/>
            <w:noWrap/>
            <w:vAlign w:val="center"/>
            <w:hideMark/>
            <w:tcPrChange w:id="640" w:author="Nicholas Duprey" w:date="2019-07-25T15:32:00Z">
              <w:tcPr>
                <w:tcW w:w="2123" w:type="dxa"/>
                <w:tcBorders>
                  <w:top w:val="nil"/>
                  <w:left w:val="nil"/>
                  <w:bottom w:val="nil"/>
                  <w:right w:val="nil"/>
                </w:tcBorders>
                <w:shd w:val="clear" w:color="auto" w:fill="auto"/>
                <w:noWrap/>
                <w:vAlign w:val="center"/>
                <w:hideMark/>
              </w:tcPr>
            </w:tcPrChange>
          </w:tcPr>
          <w:p w14:paraId="0F022334"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Norway</w:t>
            </w:r>
          </w:p>
        </w:tc>
        <w:tc>
          <w:tcPr>
            <w:tcW w:w="2430" w:type="dxa"/>
            <w:tcBorders>
              <w:top w:val="nil"/>
              <w:left w:val="nil"/>
              <w:bottom w:val="nil"/>
              <w:right w:val="nil"/>
            </w:tcBorders>
            <w:shd w:val="clear" w:color="auto" w:fill="auto"/>
            <w:noWrap/>
            <w:vAlign w:val="center"/>
            <w:hideMark/>
            <w:tcPrChange w:id="641" w:author="Nicholas Duprey" w:date="2019-07-25T15:32:00Z">
              <w:tcPr>
                <w:tcW w:w="2148" w:type="dxa"/>
                <w:gridSpan w:val="2"/>
                <w:tcBorders>
                  <w:top w:val="nil"/>
                  <w:left w:val="nil"/>
                  <w:bottom w:val="nil"/>
                  <w:right w:val="nil"/>
                </w:tcBorders>
                <w:shd w:val="clear" w:color="auto" w:fill="auto"/>
                <w:noWrap/>
                <w:vAlign w:val="center"/>
                <w:hideMark/>
              </w:tcPr>
            </w:tcPrChange>
          </w:tcPr>
          <w:p w14:paraId="600D2D59"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ATE</w:t>
            </w:r>
          </w:p>
        </w:tc>
        <w:tc>
          <w:tcPr>
            <w:tcW w:w="720" w:type="dxa"/>
            <w:tcBorders>
              <w:top w:val="nil"/>
              <w:left w:val="nil"/>
              <w:bottom w:val="nil"/>
              <w:right w:val="nil"/>
            </w:tcBorders>
            <w:shd w:val="clear" w:color="auto" w:fill="auto"/>
            <w:noWrap/>
            <w:vAlign w:val="center"/>
            <w:hideMark/>
            <w:tcPrChange w:id="642" w:author="Nicholas Duprey" w:date="2019-07-25T15:32:00Z">
              <w:tcPr>
                <w:tcW w:w="1179" w:type="dxa"/>
                <w:gridSpan w:val="2"/>
                <w:tcBorders>
                  <w:top w:val="nil"/>
                  <w:left w:val="nil"/>
                  <w:bottom w:val="nil"/>
                  <w:right w:val="nil"/>
                </w:tcBorders>
                <w:shd w:val="clear" w:color="auto" w:fill="auto"/>
                <w:noWrap/>
                <w:vAlign w:val="center"/>
                <w:hideMark/>
              </w:tcPr>
            </w:tcPrChange>
          </w:tcPr>
          <w:p w14:paraId="749196A8"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1950</w:t>
            </w:r>
          </w:p>
        </w:tc>
        <w:tc>
          <w:tcPr>
            <w:tcW w:w="764" w:type="dxa"/>
            <w:tcBorders>
              <w:top w:val="nil"/>
              <w:left w:val="nil"/>
              <w:bottom w:val="nil"/>
              <w:right w:val="nil"/>
            </w:tcBorders>
            <w:shd w:val="clear" w:color="auto" w:fill="auto"/>
            <w:noWrap/>
            <w:vAlign w:val="center"/>
            <w:hideMark/>
            <w:tcPrChange w:id="643" w:author="Nicholas Duprey" w:date="2019-07-25T15:32:00Z">
              <w:tcPr>
                <w:tcW w:w="764" w:type="dxa"/>
                <w:tcBorders>
                  <w:top w:val="nil"/>
                  <w:left w:val="nil"/>
                  <w:bottom w:val="nil"/>
                  <w:right w:val="nil"/>
                </w:tcBorders>
                <w:shd w:val="clear" w:color="auto" w:fill="auto"/>
                <w:noWrap/>
                <w:vAlign w:val="center"/>
                <w:hideMark/>
              </w:tcPr>
            </w:tcPrChange>
          </w:tcPr>
          <w:p w14:paraId="104D9761"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2016</w:t>
            </w:r>
          </w:p>
        </w:tc>
      </w:tr>
      <w:tr w:rsidR="00E56F1E" w:rsidRPr="00FF594F" w14:paraId="30DFCEF1" w14:textId="77777777" w:rsidTr="00E56F1E">
        <w:trPr>
          <w:trHeight w:val="288"/>
          <w:trPrChange w:id="644" w:author="Nicholas Duprey" w:date="2019-07-25T15:32:00Z">
            <w:trPr>
              <w:gridAfter w:val="0"/>
              <w:trHeight w:val="288"/>
            </w:trPr>
          </w:trPrChange>
        </w:trPr>
        <w:tc>
          <w:tcPr>
            <w:tcW w:w="1349" w:type="dxa"/>
            <w:tcBorders>
              <w:top w:val="nil"/>
              <w:left w:val="nil"/>
              <w:bottom w:val="nil"/>
              <w:right w:val="nil"/>
            </w:tcBorders>
            <w:shd w:val="clear" w:color="auto" w:fill="auto"/>
            <w:noWrap/>
            <w:vAlign w:val="center"/>
            <w:hideMark/>
            <w:tcPrChange w:id="645" w:author="Nicholas Duprey" w:date="2019-07-25T15:32:00Z">
              <w:tcPr>
                <w:tcW w:w="1349" w:type="dxa"/>
                <w:tcBorders>
                  <w:top w:val="nil"/>
                  <w:left w:val="nil"/>
                  <w:bottom w:val="nil"/>
                  <w:right w:val="nil"/>
                </w:tcBorders>
                <w:shd w:val="clear" w:color="auto" w:fill="auto"/>
                <w:noWrap/>
                <w:vAlign w:val="center"/>
                <w:hideMark/>
              </w:tcPr>
            </w:tcPrChange>
          </w:tcPr>
          <w:p w14:paraId="3A7A41D2" w14:textId="77777777" w:rsidR="00070C58" w:rsidRPr="00FF594F" w:rsidRDefault="00070C58" w:rsidP="00FF594F">
            <w:pPr>
              <w:jc w:val="right"/>
              <w:rPr>
                <w:rFonts w:ascii="Calibri" w:eastAsia="Times New Roman" w:hAnsi="Calibri" w:cs="Calibri"/>
                <w:color w:val="000000"/>
                <w:lang w:val="en-US"/>
              </w:rPr>
            </w:pPr>
            <w:r w:rsidRPr="00FF594F">
              <w:rPr>
                <w:rFonts w:ascii="Calibri" w:eastAsia="Times New Roman" w:hAnsi="Calibri" w:cs="Calibri"/>
                <w:color w:val="000000"/>
                <w:lang w:val="en-US"/>
              </w:rPr>
              <w:t>9</w:t>
            </w:r>
          </w:p>
        </w:tc>
        <w:tc>
          <w:tcPr>
            <w:tcW w:w="222" w:type="dxa"/>
            <w:tcBorders>
              <w:top w:val="nil"/>
              <w:left w:val="nil"/>
              <w:bottom w:val="nil"/>
              <w:right w:val="nil"/>
            </w:tcBorders>
            <w:tcPrChange w:id="646" w:author="Nicholas Duprey" w:date="2019-07-25T15:32:00Z">
              <w:tcPr>
                <w:tcW w:w="222" w:type="dxa"/>
                <w:tcBorders>
                  <w:top w:val="nil"/>
                  <w:left w:val="nil"/>
                  <w:bottom w:val="nil"/>
                  <w:right w:val="nil"/>
                </w:tcBorders>
              </w:tcPr>
            </w:tcPrChange>
          </w:tcPr>
          <w:p w14:paraId="3DE13449" w14:textId="77777777" w:rsidR="00070C58" w:rsidRPr="00FF594F" w:rsidRDefault="00070C58" w:rsidP="00FF594F">
            <w:pPr>
              <w:rPr>
                <w:rFonts w:ascii="Calibri" w:eastAsia="Times New Roman" w:hAnsi="Calibri" w:cs="Calibri"/>
                <w:color w:val="000000"/>
                <w:lang w:val="en-US"/>
              </w:rPr>
            </w:pPr>
          </w:p>
        </w:tc>
        <w:tc>
          <w:tcPr>
            <w:tcW w:w="1404" w:type="dxa"/>
            <w:tcBorders>
              <w:top w:val="nil"/>
              <w:left w:val="nil"/>
              <w:bottom w:val="nil"/>
              <w:right w:val="nil"/>
            </w:tcBorders>
            <w:shd w:val="clear" w:color="auto" w:fill="auto"/>
            <w:noWrap/>
            <w:vAlign w:val="center"/>
            <w:hideMark/>
            <w:tcPrChange w:id="647" w:author="Nicholas Duprey" w:date="2019-07-25T15:32:00Z">
              <w:tcPr>
                <w:tcW w:w="1404" w:type="dxa"/>
                <w:tcBorders>
                  <w:top w:val="nil"/>
                  <w:left w:val="nil"/>
                  <w:bottom w:val="nil"/>
                  <w:right w:val="nil"/>
                </w:tcBorders>
                <w:shd w:val="clear" w:color="auto" w:fill="auto"/>
                <w:noWrap/>
                <w:vAlign w:val="center"/>
                <w:hideMark/>
              </w:tcPr>
            </w:tcPrChange>
          </w:tcPr>
          <w:p w14:paraId="7F3BEE4D" w14:textId="634735A0"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PSHRV</w:t>
            </w:r>
          </w:p>
        </w:tc>
        <w:tc>
          <w:tcPr>
            <w:tcW w:w="755" w:type="dxa"/>
            <w:tcBorders>
              <w:top w:val="nil"/>
              <w:left w:val="nil"/>
              <w:bottom w:val="nil"/>
              <w:right w:val="nil"/>
            </w:tcBorders>
            <w:shd w:val="clear" w:color="auto" w:fill="auto"/>
            <w:noWrap/>
            <w:vAlign w:val="center"/>
            <w:hideMark/>
            <w:tcPrChange w:id="648" w:author="Nicholas Duprey" w:date="2019-07-25T15:32:00Z">
              <w:tcPr>
                <w:tcW w:w="755" w:type="dxa"/>
                <w:tcBorders>
                  <w:top w:val="nil"/>
                  <w:left w:val="nil"/>
                  <w:bottom w:val="nil"/>
                  <w:right w:val="nil"/>
                </w:tcBorders>
                <w:shd w:val="clear" w:color="auto" w:fill="auto"/>
                <w:noWrap/>
                <w:vAlign w:val="center"/>
                <w:hideMark/>
              </w:tcPr>
            </w:tcPrChange>
          </w:tcPr>
          <w:p w14:paraId="3931F815"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PS</w:t>
            </w:r>
          </w:p>
        </w:tc>
        <w:tc>
          <w:tcPr>
            <w:tcW w:w="2300" w:type="dxa"/>
            <w:tcBorders>
              <w:top w:val="nil"/>
              <w:left w:val="nil"/>
              <w:bottom w:val="nil"/>
              <w:right w:val="nil"/>
            </w:tcBorders>
            <w:shd w:val="clear" w:color="auto" w:fill="auto"/>
            <w:noWrap/>
            <w:vAlign w:val="center"/>
            <w:hideMark/>
            <w:tcPrChange w:id="649" w:author="Nicholas Duprey" w:date="2019-07-25T15:32:00Z">
              <w:tcPr>
                <w:tcW w:w="2123" w:type="dxa"/>
                <w:tcBorders>
                  <w:top w:val="nil"/>
                  <w:left w:val="nil"/>
                  <w:bottom w:val="nil"/>
                  <w:right w:val="nil"/>
                </w:tcBorders>
                <w:shd w:val="clear" w:color="auto" w:fill="auto"/>
                <w:noWrap/>
                <w:vAlign w:val="center"/>
                <w:hideMark/>
              </w:tcPr>
            </w:tcPrChange>
          </w:tcPr>
          <w:p w14:paraId="4D071E10" w14:textId="77777777" w:rsidR="00070C58" w:rsidRPr="00FF594F" w:rsidRDefault="00070C58" w:rsidP="00FF594F">
            <w:pPr>
              <w:rPr>
                <w:rFonts w:ascii="Calibri" w:eastAsia="Times New Roman" w:hAnsi="Calibri" w:cs="Calibri"/>
                <w:color w:val="000000"/>
                <w:lang w:val="en-US"/>
              </w:rPr>
            </w:pPr>
            <w:proofErr w:type="spellStart"/>
            <w:proofErr w:type="gramStart"/>
            <w:r w:rsidRPr="00FF594F">
              <w:rPr>
                <w:rFonts w:ascii="Calibri" w:eastAsia="Times New Roman" w:hAnsi="Calibri" w:cs="Calibri"/>
                <w:color w:val="000000"/>
                <w:lang w:val="en-US"/>
              </w:rPr>
              <w:t>EU.Croatia</w:t>
            </w:r>
            <w:proofErr w:type="spellEnd"/>
            <w:proofErr w:type="gramEnd"/>
          </w:p>
        </w:tc>
        <w:tc>
          <w:tcPr>
            <w:tcW w:w="2430" w:type="dxa"/>
            <w:tcBorders>
              <w:top w:val="nil"/>
              <w:left w:val="nil"/>
              <w:bottom w:val="nil"/>
              <w:right w:val="nil"/>
            </w:tcBorders>
            <w:shd w:val="clear" w:color="auto" w:fill="auto"/>
            <w:noWrap/>
            <w:vAlign w:val="center"/>
            <w:hideMark/>
            <w:tcPrChange w:id="650" w:author="Nicholas Duprey" w:date="2019-07-25T15:32:00Z">
              <w:tcPr>
                <w:tcW w:w="2148" w:type="dxa"/>
                <w:gridSpan w:val="2"/>
                <w:tcBorders>
                  <w:top w:val="nil"/>
                  <w:left w:val="nil"/>
                  <w:bottom w:val="nil"/>
                  <w:right w:val="nil"/>
                </w:tcBorders>
                <w:shd w:val="clear" w:color="auto" w:fill="auto"/>
                <w:noWrap/>
                <w:vAlign w:val="center"/>
                <w:hideMark/>
              </w:tcPr>
            </w:tcPrChange>
          </w:tcPr>
          <w:p w14:paraId="25191CE3"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Med</w:t>
            </w:r>
          </w:p>
        </w:tc>
        <w:tc>
          <w:tcPr>
            <w:tcW w:w="720" w:type="dxa"/>
            <w:tcBorders>
              <w:top w:val="nil"/>
              <w:left w:val="nil"/>
              <w:bottom w:val="nil"/>
              <w:right w:val="nil"/>
            </w:tcBorders>
            <w:shd w:val="clear" w:color="auto" w:fill="auto"/>
            <w:noWrap/>
            <w:vAlign w:val="center"/>
            <w:hideMark/>
            <w:tcPrChange w:id="651" w:author="Nicholas Duprey" w:date="2019-07-25T15:32:00Z">
              <w:tcPr>
                <w:tcW w:w="1179" w:type="dxa"/>
                <w:gridSpan w:val="2"/>
                <w:tcBorders>
                  <w:top w:val="nil"/>
                  <w:left w:val="nil"/>
                  <w:bottom w:val="nil"/>
                  <w:right w:val="nil"/>
                </w:tcBorders>
                <w:shd w:val="clear" w:color="auto" w:fill="auto"/>
                <w:noWrap/>
                <w:vAlign w:val="center"/>
                <w:hideMark/>
              </w:tcPr>
            </w:tcPrChange>
          </w:tcPr>
          <w:p w14:paraId="4F75F878"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1991</w:t>
            </w:r>
          </w:p>
        </w:tc>
        <w:tc>
          <w:tcPr>
            <w:tcW w:w="764" w:type="dxa"/>
            <w:tcBorders>
              <w:top w:val="nil"/>
              <w:left w:val="nil"/>
              <w:bottom w:val="nil"/>
              <w:right w:val="nil"/>
            </w:tcBorders>
            <w:shd w:val="clear" w:color="auto" w:fill="auto"/>
            <w:noWrap/>
            <w:vAlign w:val="center"/>
            <w:hideMark/>
            <w:tcPrChange w:id="652" w:author="Nicholas Duprey" w:date="2019-07-25T15:32:00Z">
              <w:tcPr>
                <w:tcW w:w="764" w:type="dxa"/>
                <w:tcBorders>
                  <w:top w:val="nil"/>
                  <w:left w:val="nil"/>
                  <w:bottom w:val="nil"/>
                  <w:right w:val="nil"/>
                </w:tcBorders>
                <w:shd w:val="clear" w:color="auto" w:fill="auto"/>
                <w:noWrap/>
                <w:vAlign w:val="center"/>
                <w:hideMark/>
              </w:tcPr>
            </w:tcPrChange>
          </w:tcPr>
          <w:p w14:paraId="7BCA02C9"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2016</w:t>
            </w:r>
          </w:p>
        </w:tc>
      </w:tr>
      <w:tr w:rsidR="00E56F1E" w:rsidRPr="00FF594F" w14:paraId="1FC7DCA9" w14:textId="77777777" w:rsidTr="00E56F1E">
        <w:trPr>
          <w:trHeight w:val="288"/>
          <w:trPrChange w:id="653" w:author="Nicholas Duprey" w:date="2019-07-25T15:32:00Z">
            <w:trPr>
              <w:gridAfter w:val="0"/>
              <w:trHeight w:val="288"/>
            </w:trPr>
          </w:trPrChange>
        </w:trPr>
        <w:tc>
          <w:tcPr>
            <w:tcW w:w="1349" w:type="dxa"/>
            <w:tcBorders>
              <w:top w:val="nil"/>
              <w:left w:val="nil"/>
              <w:bottom w:val="nil"/>
              <w:right w:val="nil"/>
            </w:tcBorders>
            <w:shd w:val="clear" w:color="auto" w:fill="auto"/>
            <w:noWrap/>
            <w:vAlign w:val="center"/>
            <w:hideMark/>
            <w:tcPrChange w:id="654" w:author="Nicholas Duprey" w:date="2019-07-25T15:32:00Z">
              <w:tcPr>
                <w:tcW w:w="1349" w:type="dxa"/>
                <w:tcBorders>
                  <w:top w:val="nil"/>
                  <w:left w:val="nil"/>
                  <w:bottom w:val="nil"/>
                  <w:right w:val="nil"/>
                </w:tcBorders>
                <w:shd w:val="clear" w:color="auto" w:fill="auto"/>
                <w:noWrap/>
                <w:vAlign w:val="center"/>
                <w:hideMark/>
              </w:tcPr>
            </w:tcPrChange>
          </w:tcPr>
          <w:p w14:paraId="1512C06E" w14:textId="77777777" w:rsidR="00070C58" w:rsidRPr="00FF594F" w:rsidRDefault="00070C58" w:rsidP="00FF594F">
            <w:pPr>
              <w:jc w:val="right"/>
              <w:rPr>
                <w:rFonts w:ascii="Calibri" w:eastAsia="Times New Roman" w:hAnsi="Calibri" w:cs="Calibri"/>
                <w:color w:val="000000"/>
                <w:lang w:val="en-US"/>
              </w:rPr>
            </w:pPr>
            <w:r w:rsidRPr="00FF594F">
              <w:rPr>
                <w:rFonts w:ascii="Calibri" w:eastAsia="Times New Roman" w:hAnsi="Calibri" w:cs="Calibri"/>
                <w:color w:val="000000"/>
                <w:lang w:val="en-US"/>
              </w:rPr>
              <w:t>10</w:t>
            </w:r>
          </w:p>
        </w:tc>
        <w:tc>
          <w:tcPr>
            <w:tcW w:w="222" w:type="dxa"/>
            <w:tcBorders>
              <w:top w:val="nil"/>
              <w:left w:val="nil"/>
              <w:bottom w:val="nil"/>
              <w:right w:val="nil"/>
            </w:tcBorders>
            <w:tcPrChange w:id="655" w:author="Nicholas Duprey" w:date="2019-07-25T15:32:00Z">
              <w:tcPr>
                <w:tcW w:w="222" w:type="dxa"/>
                <w:tcBorders>
                  <w:top w:val="nil"/>
                  <w:left w:val="nil"/>
                  <w:bottom w:val="nil"/>
                  <w:right w:val="nil"/>
                </w:tcBorders>
              </w:tcPr>
            </w:tcPrChange>
          </w:tcPr>
          <w:p w14:paraId="1E4A441B" w14:textId="77777777" w:rsidR="00070C58" w:rsidRPr="00FF594F" w:rsidRDefault="00070C58" w:rsidP="00FF594F">
            <w:pPr>
              <w:rPr>
                <w:rFonts w:ascii="Calibri" w:eastAsia="Times New Roman" w:hAnsi="Calibri" w:cs="Calibri"/>
                <w:color w:val="000000"/>
                <w:lang w:val="en-US"/>
              </w:rPr>
            </w:pPr>
          </w:p>
        </w:tc>
        <w:tc>
          <w:tcPr>
            <w:tcW w:w="1404" w:type="dxa"/>
            <w:tcBorders>
              <w:top w:val="nil"/>
              <w:left w:val="nil"/>
              <w:bottom w:val="nil"/>
              <w:right w:val="nil"/>
            </w:tcBorders>
            <w:shd w:val="clear" w:color="auto" w:fill="auto"/>
            <w:noWrap/>
            <w:vAlign w:val="center"/>
            <w:hideMark/>
            <w:tcPrChange w:id="656" w:author="Nicholas Duprey" w:date="2019-07-25T15:32:00Z">
              <w:tcPr>
                <w:tcW w:w="1404" w:type="dxa"/>
                <w:tcBorders>
                  <w:top w:val="nil"/>
                  <w:left w:val="nil"/>
                  <w:bottom w:val="nil"/>
                  <w:right w:val="nil"/>
                </w:tcBorders>
                <w:shd w:val="clear" w:color="auto" w:fill="auto"/>
                <w:noWrap/>
                <w:vAlign w:val="center"/>
                <w:hideMark/>
              </w:tcPr>
            </w:tcPrChange>
          </w:tcPr>
          <w:p w14:paraId="0B6CFD60" w14:textId="039FA359" w:rsidR="00070C58" w:rsidRPr="00FF594F" w:rsidRDefault="00070C58" w:rsidP="00FF594F">
            <w:pPr>
              <w:rPr>
                <w:rFonts w:ascii="Calibri" w:eastAsia="Times New Roman" w:hAnsi="Calibri" w:cs="Calibri"/>
                <w:color w:val="000000"/>
                <w:lang w:val="en-US"/>
              </w:rPr>
            </w:pPr>
            <w:proofErr w:type="spellStart"/>
            <w:r w:rsidRPr="00FF594F">
              <w:rPr>
                <w:rFonts w:ascii="Calibri" w:eastAsia="Times New Roman" w:hAnsi="Calibri" w:cs="Calibri"/>
                <w:color w:val="000000"/>
                <w:lang w:val="en-US"/>
              </w:rPr>
              <w:t>PSWold</w:t>
            </w:r>
            <w:proofErr w:type="spellEnd"/>
          </w:p>
        </w:tc>
        <w:tc>
          <w:tcPr>
            <w:tcW w:w="755" w:type="dxa"/>
            <w:tcBorders>
              <w:top w:val="nil"/>
              <w:left w:val="nil"/>
              <w:bottom w:val="nil"/>
              <w:right w:val="nil"/>
            </w:tcBorders>
            <w:shd w:val="clear" w:color="auto" w:fill="auto"/>
            <w:noWrap/>
            <w:vAlign w:val="center"/>
            <w:hideMark/>
            <w:tcPrChange w:id="657" w:author="Nicholas Duprey" w:date="2019-07-25T15:32:00Z">
              <w:tcPr>
                <w:tcW w:w="755" w:type="dxa"/>
                <w:tcBorders>
                  <w:top w:val="nil"/>
                  <w:left w:val="nil"/>
                  <w:bottom w:val="nil"/>
                  <w:right w:val="nil"/>
                </w:tcBorders>
                <w:shd w:val="clear" w:color="auto" w:fill="auto"/>
                <w:noWrap/>
                <w:vAlign w:val="center"/>
                <w:hideMark/>
              </w:tcPr>
            </w:tcPrChange>
          </w:tcPr>
          <w:p w14:paraId="6F41154D"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PS</w:t>
            </w:r>
          </w:p>
        </w:tc>
        <w:tc>
          <w:tcPr>
            <w:tcW w:w="2300" w:type="dxa"/>
            <w:tcBorders>
              <w:top w:val="nil"/>
              <w:left w:val="nil"/>
              <w:bottom w:val="nil"/>
              <w:right w:val="nil"/>
            </w:tcBorders>
            <w:shd w:val="clear" w:color="auto" w:fill="auto"/>
            <w:noWrap/>
            <w:vAlign w:val="center"/>
            <w:hideMark/>
            <w:tcPrChange w:id="658" w:author="Nicholas Duprey" w:date="2019-07-25T15:32:00Z">
              <w:tcPr>
                <w:tcW w:w="2123" w:type="dxa"/>
                <w:tcBorders>
                  <w:top w:val="nil"/>
                  <w:left w:val="nil"/>
                  <w:bottom w:val="nil"/>
                  <w:right w:val="nil"/>
                </w:tcBorders>
                <w:shd w:val="clear" w:color="auto" w:fill="auto"/>
                <w:noWrap/>
                <w:vAlign w:val="center"/>
                <w:hideMark/>
              </w:tcPr>
            </w:tcPrChange>
          </w:tcPr>
          <w:p w14:paraId="2EDB2B7A"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USA, Canada</w:t>
            </w:r>
          </w:p>
        </w:tc>
        <w:tc>
          <w:tcPr>
            <w:tcW w:w="2430" w:type="dxa"/>
            <w:tcBorders>
              <w:top w:val="nil"/>
              <w:left w:val="nil"/>
              <w:bottom w:val="nil"/>
              <w:right w:val="nil"/>
            </w:tcBorders>
            <w:shd w:val="clear" w:color="auto" w:fill="auto"/>
            <w:noWrap/>
            <w:vAlign w:val="center"/>
            <w:hideMark/>
            <w:tcPrChange w:id="659" w:author="Nicholas Duprey" w:date="2019-07-25T15:32:00Z">
              <w:tcPr>
                <w:tcW w:w="2148" w:type="dxa"/>
                <w:gridSpan w:val="2"/>
                <w:tcBorders>
                  <w:top w:val="nil"/>
                  <w:left w:val="nil"/>
                  <w:bottom w:val="nil"/>
                  <w:right w:val="nil"/>
                </w:tcBorders>
                <w:shd w:val="clear" w:color="auto" w:fill="auto"/>
                <w:noWrap/>
                <w:vAlign w:val="center"/>
                <w:hideMark/>
              </w:tcPr>
            </w:tcPrChange>
          </w:tcPr>
          <w:p w14:paraId="291FAE94"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ATW</w:t>
            </w:r>
          </w:p>
        </w:tc>
        <w:tc>
          <w:tcPr>
            <w:tcW w:w="720" w:type="dxa"/>
            <w:tcBorders>
              <w:top w:val="nil"/>
              <w:left w:val="nil"/>
              <w:bottom w:val="nil"/>
              <w:right w:val="nil"/>
            </w:tcBorders>
            <w:shd w:val="clear" w:color="auto" w:fill="auto"/>
            <w:noWrap/>
            <w:vAlign w:val="center"/>
            <w:hideMark/>
            <w:tcPrChange w:id="660" w:author="Nicholas Duprey" w:date="2019-07-25T15:32:00Z">
              <w:tcPr>
                <w:tcW w:w="1179" w:type="dxa"/>
                <w:gridSpan w:val="2"/>
                <w:tcBorders>
                  <w:top w:val="nil"/>
                  <w:left w:val="nil"/>
                  <w:bottom w:val="nil"/>
                  <w:right w:val="nil"/>
                </w:tcBorders>
                <w:shd w:val="clear" w:color="auto" w:fill="auto"/>
                <w:noWrap/>
                <w:vAlign w:val="center"/>
                <w:hideMark/>
              </w:tcPr>
            </w:tcPrChange>
          </w:tcPr>
          <w:p w14:paraId="3F7933A4"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1960</w:t>
            </w:r>
          </w:p>
        </w:tc>
        <w:tc>
          <w:tcPr>
            <w:tcW w:w="764" w:type="dxa"/>
            <w:tcBorders>
              <w:top w:val="nil"/>
              <w:left w:val="nil"/>
              <w:bottom w:val="nil"/>
              <w:right w:val="nil"/>
            </w:tcBorders>
            <w:shd w:val="clear" w:color="auto" w:fill="auto"/>
            <w:noWrap/>
            <w:vAlign w:val="center"/>
            <w:hideMark/>
            <w:tcPrChange w:id="661" w:author="Nicholas Duprey" w:date="2019-07-25T15:32:00Z">
              <w:tcPr>
                <w:tcW w:w="764" w:type="dxa"/>
                <w:tcBorders>
                  <w:top w:val="nil"/>
                  <w:left w:val="nil"/>
                  <w:bottom w:val="nil"/>
                  <w:right w:val="nil"/>
                </w:tcBorders>
                <w:shd w:val="clear" w:color="auto" w:fill="auto"/>
                <w:noWrap/>
                <w:vAlign w:val="center"/>
                <w:hideMark/>
              </w:tcPr>
            </w:tcPrChange>
          </w:tcPr>
          <w:p w14:paraId="27BEE62F"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1984</w:t>
            </w:r>
          </w:p>
        </w:tc>
      </w:tr>
      <w:tr w:rsidR="00E56F1E" w:rsidRPr="00FF594F" w14:paraId="298664E8" w14:textId="77777777" w:rsidTr="00E56F1E">
        <w:trPr>
          <w:trHeight w:val="288"/>
          <w:trPrChange w:id="662" w:author="Nicholas Duprey" w:date="2019-07-25T15:32:00Z">
            <w:trPr>
              <w:gridAfter w:val="0"/>
              <w:trHeight w:val="288"/>
            </w:trPr>
          </w:trPrChange>
        </w:trPr>
        <w:tc>
          <w:tcPr>
            <w:tcW w:w="1349" w:type="dxa"/>
            <w:tcBorders>
              <w:top w:val="nil"/>
              <w:left w:val="nil"/>
              <w:bottom w:val="nil"/>
              <w:right w:val="nil"/>
            </w:tcBorders>
            <w:shd w:val="clear" w:color="auto" w:fill="auto"/>
            <w:noWrap/>
            <w:vAlign w:val="center"/>
            <w:hideMark/>
            <w:tcPrChange w:id="663" w:author="Nicholas Duprey" w:date="2019-07-25T15:32:00Z">
              <w:tcPr>
                <w:tcW w:w="1349" w:type="dxa"/>
                <w:tcBorders>
                  <w:top w:val="nil"/>
                  <w:left w:val="nil"/>
                  <w:bottom w:val="nil"/>
                  <w:right w:val="nil"/>
                </w:tcBorders>
                <w:shd w:val="clear" w:color="auto" w:fill="auto"/>
                <w:noWrap/>
                <w:vAlign w:val="center"/>
                <w:hideMark/>
              </w:tcPr>
            </w:tcPrChange>
          </w:tcPr>
          <w:p w14:paraId="5169132A" w14:textId="77777777" w:rsidR="00070C58" w:rsidRPr="00FF594F" w:rsidRDefault="00070C58" w:rsidP="00FF594F">
            <w:pPr>
              <w:jc w:val="right"/>
              <w:rPr>
                <w:rFonts w:ascii="Calibri" w:eastAsia="Times New Roman" w:hAnsi="Calibri" w:cs="Calibri"/>
                <w:color w:val="000000"/>
                <w:lang w:val="en-US"/>
              </w:rPr>
            </w:pPr>
            <w:r w:rsidRPr="00FF594F">
              <w:rPr>
                <w:rFonts w:ascii="Calibri" w:eastAsia="Times New Roman" w:hAnsi="Calibri" w:cs="Calibri"/>
                <w:color w:val="000000"/>
                <w:lang w:val="en-US"/>
              </w:rPr>
              <w:t>11</w:t>
            </w:r>
          </w:p>
        </w:tc>
        <w:tc>
          <w:tcPr>
            <w:tcW w:w="222" w:type="dxa"/>
            <w:tcBorders>
              <w:top w:val="nil"/>
              <w:left w:val="nil"/>
              <w:bottom w:val="nil"/>
              <w:right w:val="nil"/>
            </w:tcBorders>
            <w:tcPrChange w:id="664" w:author="Nicholas Duprey" w:date="2019-07-25T15:32:00Z">
              <w:tcPr>
                <w:tcW w:w="222" w:type="dxa"/>
                <w:tcBorders>
                  <w:top w:val="nil"/>
                  <w:left w:val="nil"/>
                  <w:bottom w:val="nil"/>
                  <w:right w:val="nil"/>
                </w:tcBorders>
              </w:tcPr>
            </w:tcPrChange>
          </w:tcPr>
          <w:p w14:paraId="49857597" w14:textId="77777777" w:rsidR="00070C58" w:rsidRPr="00FF594F" w:rsidRDefault="00070C58" w:rsidP="00FF594F">
            <w:pPr>
              <w:rPr>
                <w:rFonts w:ascii="Calibri" w:eastAsia="Times New Roman" w:hAnsi="Calibri" w:cs="Calibri"/>
                <w:color w:val="000000"/>
                <w:lang w:val="en-US"/>
              </w:rPr>
            </w:pPr>
          </w:p>
        </w:tc>
        <w:tc>
          <w:tcPr>
            <w:tcW w:w="1404" w:type="dxa"/>
            <w:tcBorders>
              <w:top w:val="nil"/>
              <w:left w:val="nil"/>
              <w:bottom w:val="nil"/>
              <w:right w:val="nil"/>
            </w:tcBorders>
            <w:shd w:val="clear" w:color="auto" w:fill="auto"/>
            <w:noWrap/>
            <w:vAlign w:val="center"/>
            <w:hideMark/>
            <w:tcPrChange w:id="665" w:author="Nicholas Duprey" w:date="2019-07-25T15:32:00Z">
              <w:tcPr>
                <w:tcW w:w="1404" w:type="dxa"/>
                <w:tcBorders>
                  <w:top w:val="nil"/>
                  <w:left w:val="nil"/>
                  <w:bottom w:val="nil"/>
                  <w:right w:val="nil"/>
                </w:tcBorders>
                <w:shd w:val="clear" w:color="auto" w:fill="auto"/>
                <w:noWrap/>
                <w:vAlign w:val="center"/>
                <w:hideMark/>
              </w:tcPr>
            </w:tcPrChange>
          </w:tcPr>
          <w:p w14:paraId="47110EF2" w14:textId="2223912F" w:rsidR="00070C58" w:rsidRPr="00FF594F" w:rsidRDefault="00070C58" w:rsidP="00FF594F">
            <w:pPr>
              <w:rPr>
                <w:rFonts w:ascii="Calibri" w:eastAsia="Times New Roman" w:hAnsi="Calibri" w:cs="Calibri"/>
                <w:color w:val="000000"/>
                <w:lang w:val="en-US"/>
              </w:rPr>
            </w:pPr>
            <w:proofErr w:type="spellStart"/>
            <w:r w:rsidRPr="00FF594F">
              <w:rPr>
                <w:rFonts w:ascii="Calibri" w:eastAsia="Times New Roman" w:hAnsi="Calibri" w:cs="Calibri"/>
                <w:color w:val="000000"/>
                <w:lang w:val="en-US"/>
              </w:rPr>
              <w:t>PSWnew</w:t>
            </w:r>
            <w:proofErr w:type="spellEnd"/>
          </w:p>
        </w:tc>
        <w:tc>
          <w:tcPr>
            <w:tcW w:w="755" w:type="dxa"/>
            <w:tcBorders>
              <w:top w:val="nil"/>
              <w:left w:val="nil"/>
              <w:bottom w:val="nil"/>
              <w:right w:val="nil"/>
            </w:tcBorders>
            <w:shd w:val="clear" w:color="auto" w:fill="auto"/>
            <w:noWrap/>
            <w:vAlign w:val="center"/>
            <w:hideMark/>
            <w:tcPrChange w:id="666" w:author="Nicholas Duprey" w:date="2019-07-25T15:32:00Z">
              <w:tcPr>
                <w:tcW w:w="755" w:type="dxa"/>
                <w:tcBorders>
                  <w:top w:val="nil"/>
                  <w:left w:val="nil"/>
                  <w:bottom w:val="nil"/>
                  <w:right w:val="nil"/>
                </w:tcBorders>
                <w:shd w:val="clear" w:color="auto" w:fill="auto"/>
                <w:noWrap/>
                <w:vAlign w:val="center"/>
                <w:hideMark/>
              </w:tcPr>
            </w:tcPrChange>
          </w:tcPr>
          <w:p w14:paraId="747727D6"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PS</w:t>
            </w:r>
          </w:p>
        </w:tc>
        <w:tc>
          <w:tcPr>
            <w:tcW w:w="2300" w:type="dxa"/>
            <w:tcBorders>
              <w:top w:val="nil"/>
              <w:left w:val="nil"/>
              <w:bottom w:val="nil"/>
              <w:right w:val="nil"/>
            </w:tcBorders>
            <w:shd w:val="clear" w:color="auto" w:fill="auto"/>
            <w:noWrap/>
            <w:vAlign w:val="center"/>
            <w:hideMark/>
            <w:tcPrChange w:id="667" w:author="Nicholas Duprey" w:date="2019-07-25T15:32:00Z">
              <w:tcPr>
                <w:tcW w:w="2123" w:type="dxa"/>
                <w:tcBorders>
                  <w:top w:val="nil"/>
                  <w:left w:val="nil"/>
                  <w:bottom w:val="nil"/>
                  <w:right w:val="nil"/>
                </w:tcBorders>
                <w:shd w:val="clear" w:color="auto" w:fill="auto"/>
                <w:noWrap/>
                <w:vAlign w:val="center"/>
                <w:hideMark/>
              </w:tcPr>
            </w:tcPrChange>
          </w:tcPr>
          <w:p w14:paraId="1A40395A"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USA, Canada</w:t>
            </w:r>
          </w:p>
        </w:tc>
        <w:tc>
          <w:tcPr>
            <w:tcW w:w="2430" w:type="dxa"/>
            <w:tcBorders>
              <w:top w:val="nil"/>
              <w:left w:val="nil"/>
              <w:bottom w:val="nil"/>
              <w:right w:val="nil"/>
            </w:tcBorders>
            <w:shd w:val="clear" w:color="auto" w:fill="auto"/>
            <w:noWrap/>
            <w:vAlign w:val="center"/>
            <w:hideMark/>
            <w:tcPrChange w:id="668" w:author="Nicholas Duprey" w:date="2019-07-25T15:32:00Z">
              <w:tcPr>
                <w:tcW w:w="2148" w:type="dxa"/>
                <w:gridSpan w:val="2"/>
                <w:tcBorders>
                  <w:top w:val="nil"/>
                  <w:left w:val="nil"/>
                  <w:bottom w:val="nil"/>
                  <w:right w:val="nil"/>
                </w:tcBorders>
                <w:shd w:val="clear" w:color="auto" w:fill="auto"/>
                <w:noWrap/>
                <w:vAlign w:val="center"/>
                <w:hideMark/>
              </w:tcPr>
            </w:tcPrChange>
          </w:tcPr>
          <w:p w14:paraId="2CE4E7DF"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ATW</w:t>
            </w:r>
          </w:p>
        </w:tc>
        <w:tc>
          <w:tcPr>
            <w:tcW w:w="720" w:type="dxa"/>
            <w:tcBorders>
              <w:top w:val="nil"/>
              <w:left w:val="nil"/>
              <w:bottom w:val="nil"/>
              <w:right w:val="nil"/>
            </w:tcBorders>
            <w:shd w:val="clear" w:color="auto" w:fill="auto"/>
            <w:noWrap/>
            <w:vAlign w:val="center"/>
            <w:hideMark/>
            <w:tcPrChange w:id="669" w:author="Nicholas Duprey" w:date="2019-07-25T15:32:00Z">
              <w:tcPr>
                <w:tcW w:w="1179" w:type="dxa"/>
                <w:gridSpan w:val="2"/>
                <w:tcBorders>
                  <w:top w:val="nil"/>
                  <w:left w:val="nil"/>
                  <w:bottom w:val="nil"/>
                  <w:right w:val="nil"/>
                </w:tcBorders>
                <w:shd w:val="clear" w:color="auto" w:fill="auto"/>
                <w:noWrap/>
                <w:vAlign w:val="center"/>
                <w:hideMark/>
              </w:tcPr>
            </w:tcPrChange>
          </w:tcPr>
          <w:p w14:paraId="64A01600"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1985</w:t>
            </w:r>
          </w:p>
        </w:tc>
        <w:tc>
          <w:tcPr>
            <w:tcW w:w="764" w:type="dxa"/>
            <w:tcBorders>
              <w:top w:val="nil"/>
              <w:left w:val="nil"/>
              <w:bottom w:val="nil"/>
              <w:right w:val="nil"/>
            </w:tcBorders>
            <w:shd w:val="clear" w:color="auto" w:fill="auto"/>
            <w:noWrap/>
            <w:vAlign w:val="center"/>
            <w:hideMark/>
            <w:tcPrChange w:id="670" w:author="Nicholas Duprey" w:date="2019-07-25T15:32:00Z">
              <w:tcPr>
                <w:tcW w:w="764" w:type="dxa"/>
                <w:tcBorders>
                  <w:top w:val="nil"/>
                  <w:left w:val="nil"/>
                  <w:bottom w:val="nil"/>
                  <w:right w:val="nil"/>
                </w:tcBorders>
                <w:shd w:val="clear" w:color="auto" w:fill="auto"/>
                <w:noWrap/>
                <w:vAlign w:val="center"/>
                <w:hideMark/>
              </w:tcPr>
            </w:tcPrChange>
          </w:tcPr>
          <w:p w14:paraId="6C78DC7B"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2016</w:t>
            </w:r>
          </w:p>
        </w:tc>
      </w:tr>
      <w:tr w:rsidR="00E56F1E" w:rsidRPr="00FF594F" w14:paraId="3363E4CD" w14:textId="77777777" w:rsidTr="00E56F1E">
        <w:trPr>
          <w:trHeight w:val="288"/>
          <w:trPrChange w:id="671" w:author="Nicholas Duprey" w:date="2019-07-25T15:32:00Z">
            <w:trPr>
              <w:gridAfter w:val="0"/>
              <w:trHeight w:val="288"/>
            </w:trPr>
          </w:trPrChange>
        </w:trPr>
        <w:tc>
          <w:tcPr>
            <w:tcW w:w="1349" w:type="dxa"/>
            <w:tcBorders>
              <w:top w:val="nil"/>
              <w:left w:val="nil"/>
              <w:bottom w:val="nil"/>
              <w:right w:val="nil"/>
            </w:tcBorders>
            <w:shd w:val="clear" w:color="auto" w:fill="auto"/>
            <w:noWrap/>
            <w:vAlign w:val="center"/>
            <w:hideMark/>
            <w:tcPrChange w:id="672" w:author="Nicholas Duprey" w:date="2019-07-25T15:32:00Z">
              <w:tcPr>
                <w:tcW w:w="1349" w:type="dxa"/>
                <w:tcBorders>
                  <w:top w:val="nil"/>
                  <w:left w:val="nil"/>
                  <w:bottom w:val="nil"/>
                  <w:right w:val="nil"/>
                </w:tcBorders>
                <w:shd w:val="clear" w:color="auto" w:fill="auto"/>
                <w:noWrap/>
                <w:vAlign w:val="center"/>
                <w:hideMark/>
              </w:tcPr>
            </w:tcPrChange>
          </w:tcPr>
          <w:p w14:paraId="23D9D773" w14:textId="77777777" w:rsidR="00070C58" w:rsidRPr="00FF594F" w:rsidRDefault="00070C58" w:rsidP="00FF594F">
            <w:pPr>
              <w:jc w:val="right"/>
              <w:rPr>
                <w:rFonts w:ascii="Calibri" w:eastAsia="Times New Roman" w:hAnsi="Calibri" w:cs="Calibri"/>
                <w:color w:val="000000"/>
                <w:lang w:val="en-US"/>
              </w:rPr>
            </w:pPr>
            <w:r w:rsidRPr="00FF594F">
              <w:rPr>
                <w:rFonts w:ascii="Calibri" w:eastAsia="Times New Roman" w:hAnsi="Calibri" w:cs="Calibri"/>
                <w:color w:val="000000"/>
                <w:lang w:val="en-US"/>
              </w:rPr>
              <w:t>12</w:t>
            </w:r>
          </w:p>
        </w:tc>
        <w:tc>
          <w:tcPr>
            <w:tcW w:w="222" w:type="dxa"/>
            <w:tcBorders>
              <w:top w:val="nil"/>
              <w:left w:val="nil"/>
              <w:bottom w:val="nil"/>
              <w:right w:val="nil"/>
            </w:tcBorders>
            <w:tcPrChange w:id="673" w:author="Nicholas Duprey" w:date="2019-07-25T15:32:00Z">
              <w:tcPr>
                <w:tcW w:w="222" w:type="dxa"/>
                <w:tcBorders>
                  <w:top w:val="nil"/>
                  <w:left w:val="nil"/>
                  <w:bottom w:val="nil"/>
                  <w:right w:val="nil"/>
                </w:tcBorders>
              </w:tcPr>
            </w:tcPrChange>
          </w:tcPr>
          <w:p w14:paraId="480B84EE" w14:textId="77777777" w:rsidR="00070C58" w:rsidRPr="00FF594F" w:rsidRDefault="00070C58" w:rsidP="00FF594F">
            <w:pPr>
              <w:rPr>
                <w:rFonts w:ascii="Calibri" w:eastAsia="Times New Roman" w:hAnsi="Calibri" w:cs="Calibri"/>
                <w:color w:val="000000"/>
                <w:lang w:val="en-US"/>
              </w:rPr>
            </w:pPr>
          </w:p>
        </w:tc>
        <w:tc>
          <w:tcPr>
            <w:tcW w:w="1404" w:type="dxa"/>
            <w:tcBorders>
              <w:top w:val="nil"/>
              <w:left w:val="nil"/>
              <w:bottom w:val="nil"/>
              <w:right w:val="nil"/>
            </w:tcBorders>
            <w:shd w:val="clear" w:color="auto" w:fill="auto"/>
            <w:noWrap/>
            <w:vAlign w:val="center"/>
            <w:hideMark/>
            <w:tcPrChange w:id="674" w:author="Nicholas Duprey" w:date="2019-07-25T15:32:00Z">
              <w:tcPr>
                <w:tcW w:w="1404" w:type="dxa"/>
                <w:tcBorders>
                  <w:top w:val="nil"/>
                  <w:left w:val="nil"/>
                  <w:bottom w:val="nil"/>
                  <w:right w:val="nil"/>
                </w:tcBorders>
                <w:shd w:val="clear" w:color="auto" w:fill="auto"/>
                <w:noWrap/>
                <w:vAlign w:val="center"/>
                <w:hideMark/>
              </w:tcPr>
            </w:tcPrChange>
          </w:tcPr>
          <w:p w14:paraId="772B0EF8" w14:textId="1FFD0091" w:rsidR="00070C58" w:rsidRPr="00FF594F" w:rsidRDefault="00070C58" w:rsidP="00FF594F">
            <w:pPr>
              <w:rPr>
                <w:rFonts w:ascii="Calibri" w:eastAsia="Times New Roman" w:hAnsi="Calibri" w:cs="Calibri"/>
                <w:color w:val="000000"/>
                <w:lang w:val="en-US"/>
              </w:rPr>
            </w:pPr>
            <w:proofErr w:type="spellStart"/>
            <w:r w:rsidRPr="00FF594F">
              <w:rPr>
                <w:rFonts w:ascii="Calibri" w:eastAsia="Times New Roman" w:hAnsi="Calibri" w:cs="Calibri"/>
                <w:color w:val="000000"/>
                <w:lang w:val="en-US"/>
              </w:rPr>
              <w:t>TPold</w:t>
            </w:r>
            <w:proofErr w:type="spellEnd"/>
          </w:p>
        </w:tc>
        <w:tc>
          <w:tcPr>
            <w:tcW w:w="755" w:type="dxa"/>
            <w:tcBorders>
              <w:top w:val="nil"/>
              <w:left w:val="nil"/>
              <w:bottom w:val="nil"/>
              <w:right w:val="nil"/>
            </w:tcBorders>
            <w:shd w:val="clear" w:color="auto" w:fill="auto"/>
            <w:noWrap/>
            <w:vAlign w:val="center"/>
            <w:hideMark/>
            <w:tcPrChange w:id="675" w:author="Nicholas Duprey" w:date="2019-07-25T15:32:00Z">
              <w:tcPr>
                <w:tcW w:w="755" w:type="dxa"/>
                <w:tcBorders>
                  <w:top w:val="nil"/>
                  <w:left w:val="nil"/>
                  <w:bottom w:val="nil"/>
                  <w:right w:val="nil"/>
                </w:tcBorders>
                <w:shd w:val="clear" w:color="auto" w:fill="auto"/>
                <w:noWrap/>
                <w:vAlign w:val="center"/>
                <w:hideMark/>
              </w:tcPr>
            </w:tcPrChange>
          </w:tcPr>
          <w:p w14:paraId="49EA4923"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TP</w:t>
            </w:r>
          </w:p>
        </w:tc>
        <w:tc>
          <w:tcPr>
            <w:tcW w:w="2300" w:type="dxa"/>
            <w:tcBorders>
              <w:top w:val="nil"/>
              <w:left w:val="nil"/>
              <w:bottom w:val="nil"/>
              <w:right w:val="nil"/>
            </w:tcBorders>
            <w:shd w:val="clear" w:color="auto" w:fill="auto"/>
            <w:noWrap/>
            <w:vAlign w:val="center"/>
            <w:hideMark/>
            <w:tcPrChange w:id="676" w:author="Nicholas Duprey" w:date="2019-07-25T15:32:00Z">
              <w:tcPr>
                <w:tcW w:w="2123" w:type="dxa"/>
                <w:tcBorders>
                  <w:top w:val="nil"/>
                  <w:left w:val="nil"/>
                  <w:bottom w:val="nil"/>
                  <w:right w:val="nil"/>
                </w:tcBorders>
                <w:shd w:val="clear" w:color="auto" w:fill="auto"/>
                <w:noWrap/>
                <w:vAlign w:val="center"/>
                <w:hideMark/>
              </w:tcPr>
            </w:tcPrChange>
          </w:tcPr>
          <w:p w14:paraId="3C04A619" w14:textId="77777777" w:rsidR="00070C58" w:rsidRPr="00D25416" w:rsidRDefault="00070C58" w:rsidP="00FF594F">
            <w:pPr>
              <w:rPr>
                <w:rFonts w:ascii="Calibri" w:eastAsia="Times New Roman" w:hAnsi="Calibri" w:cs="Calibri"/>
                <w:color w:val="000000"/>
                <w:lang w:val="fr-CA"/>
                <w:rPrChange w:id="677" w:author="Nicholas Duprey" w:date="2019-07-23T11:51:00Z">
                  <w:rPr>
                    <w:rFonts w:ascii="Calibri" w:eastAsia="Times New Roman" w:hAnsi="Calibri" w:cs="Calibri"/>
                    <w:color w:val="000000"/>
                    <w:lang w:val="en-US"/>
                  </w:rPr>
                </w:rPrChange>
              </w:rPr>
            </w:pPr>
            <w:proofErr w:type="spellStart"/>
            <w:proofErr w:type="gramStart"/>
            <w:r w:rsidRPr="00D25416">
              <w:rPr>
                <w:rFonts w:ascii="Calibri" w:eastAsia="Times New Roman" w:hAnsi="Calibri" w:cs="Calibri"/>
                <w:color w:val="000000"/>
                <w:lang w:val="fr-CA"/>
                <w:rPrChange w:id="678" w:author="Nicholas Duprey" w:date="2019-07-23T11:51:00Z">
                  <w:rPr>
                    <w:rFonts w:ascii="Calibri" w:eastAsia="Times New Roman" w:hAnsi="Calibri" w:cs="Calibri"/>
                    <w:color w:val="000000"/>
                    <w:lang w:val="en-US"/>
                  </w:rPr>
                </w:rPrChange>
              </w:rPr>
              <w:t>EU.Spain</w:t>
            </w:r>
            <w:proofErr w:type="spellEnd"/>
            <w:proofErr w:type="gramEnd"/>
            <w:r w:rsidRPr="00D25416">
              <w:rPr>
                <w:rFonts w:ascii="Calibri" w:eastAsia="Times New Roman" w:hAnsi="Calibri" w:cs="Calibri"/>
                <w:color w:val="000000"/>
                <w:lang w:val="fr-CA"/>
                <w:rPrChange w:id="679" w:author="Nicholas Duprey" w:date="2019-07-23T11:51:00Z">
                  <w:rPr>
                    <w:rFonts w:ascii="Calibri" w:eastAsia="Times New Roman" w:hAnsi="Calibri" w:cs="Calibri"/>
                    <w:color w:val="000000"/>
                    <w:lang w:val="en-US"/>
                  </w:rPr>
                </w:rPrChange>
              </w:rPr>
              <w:t>, Morocco, EU. Portugal</w:t>
            </w:r>
          </w:p>
        </w:tc>
        <w:tc>
          <w:tcPr>
            <w:tcW w:w="2430" w:type="dxa"/>
            <w:tcBorders>
              <w:top w:val="nil"/>
              <w:left w:val="nil"/>
              <w:bottom w:val="nil"/>
              <w:right w:val="nil"/>
            </w:tcBorders>
            <w:shd w:val="clear" w:color="auto" w:fill="auto"/>
            <w:noWrap/>
            <w:vAlign w:val="center"/>
            <w:hideMark/>
            <w:tcPrChange w:id="680" w:author="Nicholas Duprey" w:date="2019-07-25T15:32:00Z">
              <w:tcPr>
                <w:tcW w:w="2148" w:type="dxa"/>
                <w:gridSpan w:val="2"/>
                <w:tcBorders>
                  <w:top w:val="nil"/>
                  <w:left w:val="nil"/>
                  <w:bottom w:val="nil"/>
                  <w:right w:val="nil"/>
                </w:tcBorders>
                <w:shd w:val="clear" w:color="auto" w:fill="auto"/>
                <w:noWrap/>
                <w:vAlign w:val="center"/>
                <w:hideMark/>
              </w:tcPr>
            </w:tcPrChange>
          </w:tcPr>
          <w:p w14:paraId="1964D384"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 xml:space="preserve">St. </w:t>
            </w:r>
            <w:proofErr w:type="spellStart"/>
            <w:r w:rsidRPr="00FF594F">
              <w:rPr>
                <w:rFonts w:ascii="Calibri" w:eastAsia="Times New Roman" w:hAnsi="Calibri" w:cs="Calibri"/>
                <w:color w:val="000000"/>
                <w:lang w:val="en-US"/>
              </w:rPr>
              <w:t>Gibrartar</w:t>
            </w:r>
            <w:proofErr w:type="spellEnd"/>
          </w:p>
        </w:tc>
        <w:tc>
          <w:tcPr>
            <w:tcW w:w="720" w:type="dxa"/>
            <w:tcBorders>
              <w:top w:val="nil"/>
              <w:left w:val="nil"/>
              <w:bottom w:val="nil"/>
              <w:right w:val="nil"/>
            </w:tcBorders>
            <w:shd w:val="clear" w:color="auto" w:fill="auto"/>
            <w:noWrap/>
            <w:vAlign w:val="center"/>
            <w:hideMark/>
            <w:tcPrChange w:id="681" w:author="Nicholas Duprey" w:date="2019-07-25T15:32:00Z">
              <w:tcPr>
                <w:tcW w:w="1179" w:type="dxa"/>
                <w:gridSpan w:val="2"/>
                <w:tcBorders>
                  <w:top w:val="nil"/>
                  <w:left w:val="nil"/>
                  <w:bottom w:val="nil"/>
                  <w:right w:val="nil"/>
                </w:tcBorders>
                <w:shd w:val="clear" w:color="auto" w:fill="auto"/>
                <w:noWrap/>
                <w:vAlign w:val="center"/>
                <w:hideMark/>
              </w:tcPr>
            </w:tcPrChange>
          </w:tcPr>
          <w:p w14:paraId="4C133EE7"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1950</w:t>
            </w:r>
          </w:p>
        </w:tc>
        <w:tc>
          <w:tcPr>
            <w:tcW w:w="764" w:type="dxa"/>
            <w:tcBorders>
              <w:top w:val="nil"/>
              <w:left w:val="nil"/>
              <w:bottom w:val="nil"/>
              <w:right w:val="nil"/>
            </w:tcBorders>
            <w:shd w:val="clear" w:color="auto" w:fill="auto"/>
            <w:noWrap/>
            <w:vAlign w:val="center"/>
            <w:hideMark/>
            <w:tcPrChange w:id="682" w:author="Nicholas Duprey" w:date="2019-07-25T15:32:00Z">
              <w:tcPr>
                <w:tcW w:w="764" w:type="dxa"/>
                <w:tcBorders>
                  <w:top w:val="nil"/>
                  <w:left w:val="nil"/>
                  <w:bottom w:val="nil"/>
                  <w:right w:val="nil"/>
                </w:tcBorders>
                <w:shd w:val="clear" w:color="auto" w:fill="auto"/>
                <w:noWrap/>
                <w:vAlign w:val="center"/>
                <w:hideMark/>
              </w:tcPr>
            </w:tcPrChange>
          </w:tcPr>
          <w:p w14:paraId="1960F67E"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2011</w:t>
            </w:r>
          </w:p>
        </w:tc>
      </w:tr>
      <w:tr w:rsidR="00E56F1E" w:rsidRPr="00FF594F" w14:paraId="5A68B69D" w14:textId="77777777" w:rsidTr="00E56F1E">
        <w:trPr>
          <w:trHeight w:val="288"/>
          <w:trPrChange w:id="683" w:author="Nicholas Duprey" w:date="2019-07-25T15:32:00Z">
            <w:trPr>
              <w:gridAfter w:val="0"/>
              <w:trHeight w:val="288"/>
            </w:trPr>
          </w:trPrChange>
        </w:trPr>
        <w:tc>
          <w:tcPr>
            <w:tcW w:w="1349" w:type="dxa"/>
            <w:tcBorders>
              <w:top w:val="nil"/>
              <w:left w:val="nil"/>
              <w:bottom w:val="nil"/>
              <w:right w:val="nil"/>
            </w:tcBorders>
            <w:shd w:val="clear" w:color="auto" w:fill="auto"/>
            <w:noWrap/>
            <w:vAlign w:val="center"/>
            <w:hideMark/>
            <w:tcPrChange w:id="684" w:author="Nicholas Duprey" w:date="2019-07-25T15:32:00Z">
              <w:tcPr>
                <w:tcW w:w="1349" w:type="dxa"/>
                <w:tcBorders>
                  <w:top w:val="nil"/>
                  <w:left w:val="nil"/>
                  <w:bottom w:val="nil"/>
                  <w:right w:val="nil"/>
                </w:tcBorders>
                <w:shd w:val="clear" w:color="auto" w:fill="auto"/>
                <w:noWrap/>
                <w:vAlign w:val="center"/>
                <w:hideMark/>
              </w:tcPr>
            </w:tcPrChange>
          </w:tcPr>
          <w:p w14:paraId="1A4D5CB9" w14:textId="77777777" w:rsidR="00070C58" w:rsidRPr="00FF594F" w:rsidRDefault="00070C58" w:rsidP="00FF594F">
            <w:pPr>
              <w:jc w:val="right"/>
              <w:rPr>
                <w:rFonts w:ascii="Calibri" w:eastAsia="Times New Roman" w:hAnsi="Calibri" w:cs="Calibri"/>
                <w:color w:val="000000"/>
                <w:lang w:val="en-US"/>
              </w:rPr>
            </w:pPr>
            <w:r w:rsidRPr="00FF594F">
              <w:rPr>
                <w:rFonts w:ascii="Calibri" w:eastAsia="Times New Roman" w:hAnsi="Calibri" w:cs="Calibri"/>
                <w:color w:val="000000"/>
                <w:lang w:val="en-US"/>
              </w:rPr>
              <w:t>13</w:t>
            </w:r>
          </w:p>
        </w:tc>
        <w:tc>
          <w:tcPr>
            <w:tcW w:w="222" w:type="dxa"/>
            <w:tcBorders>
              <w:top w:val="nil"/>
              <w:left w:val="nil"/>
              <w:bottom w:val="nil"/>
              <w:right w:val="nil"/>
            </w:tcBorders>
            <w:tcPrChange w:id="685" w:author="Nicholas Duprey" w:date="2019-07-25T15:32:00Z">
              <w:tcPr>
                <w:tcW w:w="222" w:type="dxa"/>
                <w:tcBorders>
                  <w:top w:val="nil"/>
                  <w:left w:val="nil"/>
                  <w:bottom w:val="nil"/>
                  <w:right w:val="nil"/>
                </w:tcBorders>
              </w:tcPr>
            </w:tcPrChange>
          </w:tcPr>
          <w:p w14:paraId="3CD79342" w14:textId="77777777" w:rsidR="00070C58" w:rsidRPr="00FF594F" w:rsidRDefault="00070C58" w:rsidP="00FF594F">
            <w:pPr>
              <w:rPr>
                <w:rFonts w:ascii="Calibri" w:eastAsia="Times New Roman" w:hAnsi="Calibri" w:cs="Calibri"/>
                <w:color w:val="000000"/>
                <w:lang w:val="en-US"/>
              </w:rPr>
            </w:pPr>
          </w:p>
        </w:tc>
        <w:tc>
          <w:tcPr>
            <w:tcW w:w="1404" w:type="dxa"/>
            <w:tcBorders>
              <w:top w:val="nil"/>
              <w:left w:val="nil"/>
              <w:bottom w:val="nil"/>
              <w:right w:val="nil"/>
            </w:tcBorders>
            <w:shd w:val="clear" w:color="auto" w:fill="auto"/>
            <w:noWrap/>
            <w:vAlign w:val="center"/>
            <w:hideMark/>
            <w:tcPrChange w:id="686" w:author="Nicholas Duprey" w:date="2019-07-25T15:32:00Z">
              <w:tcPr>
                <w:tcW w:w="1404" w:type="dxa"/>
                <w:tcBorders>
                  <w:top w:val="nil"/>
                  <w:left w:val="nil"/>
                  <w:bottom w:val="nil"/>
                  <w:right w:val="nil"/>
                </w:tcBorders>
                <w:shd w:val="clear" w:color="auto" w:fill="auto"/>
                <w:noWrap/>
                <w:vAlign w:val="center"/>
                <w:hideMark/>
              </w:tcPr>
            </w:tcPrChange>
          </w:tcPr>
          <w:p w14:paraId="24EAED4A" w14:textId="7CF77885" w:rsidR="00070C58" w:rsidRPr="00FF594F" w:rsidRDefault="00070C58" w:rsidP="00FF594F">
            <w:pPr>
              <w:rPr>
                <w:rFonts w:ascii="Calibri" w:eastAsia="Times New Roman" w:hAnsi="Calibri" w:cs="Calibri"/>
                <w:color w:val="000000"/>
                <w:lang w:val="en-US"/>
              </w:rPr>
            </w:pPr>
            <w:proofErr w:type="spellStart"/>
            <w:r w:rsidRPr="00FF594F">
              <w:rPr>
                <w:rFonts w:ascii="Calibri" w:eastAsia="Times New Roman" w:hAnsi="Calibri" w:cs="Calibri"/>
                <w:color w:val="000000"/>
                <w:lang w:val="en-US"/>
              </w:rPr>
              <w:t>TPnew</w:t>
            </w:r>
            <w:proofErr w:type="spellEnd"/>
          </w:p>
        </w:tc>
        <w:tc>
          <w:tcPr>
            <w:tcW w:w="755" w:type="dxa"/>
            <w:tcBorders>
              <w:top w:val="nil"/>
              <w:left w:val="nil"/>
              <w:bottom w:val="nil"/>
              <w:right w:val="nil"/>
            </w:tcBorders>
            <w:shd w:val="clear" w:color="auto" w:fill="auto"/>
            <w:noWrap/>
            <w:vAlign w:val="center"/>
            <w:hideMark/>
            <w:tcPrChange w:id="687" w:author="Nicholas Duprey" w:date="2019-07-25T15:32:00Z">
              <w:tcPr>
                <w:tcW w:w="755" w:type="dxa"/>
                <w:tcBorders>
                  <w:top w:val="nil"/>
                  <w:left w:val="nil"/>
                  <w:bottom w:val="nil"/>
                  <w:right w:val="nil"/>
                </w:tcBorders>
                <w:shd w:val="clear" w:color="auto" w:fill="auto"/>
                <w:noWrap/>
                <w:vAlign w:val="center"/>
                <w:hideMark/>
              </w:tcPr>
            </w:tcPrChange>
          </w:tcPr>
          <w:p w14:paraId="639DFFAE"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TP</w:t>
            </w:r>
          </w:p>
        </w:tc>
        <w:tc>
          <w:tcPr>
            <w:tcW w:w="2300" w:type="dxa"/>
            <w:tcBorders>
              <w:top w:val="nil"/>
              <w:left w:val="nil"/>
              <w:bottom w:val="nil"/>
              <w:right w:val="nil"/>
            </w:tcBorders>
            <w:shd w:val="clear" w:color="auto" w:fill="auto"/>
            <w:noWrap/>
            <w:vAlign w:val="center"/>
            <w:hideMark/>
            <w:tcPrChange w:id="688" w:author="Nicholas Duprey" w:date="2019-07-25T15:32:00Z">
              <w:tcPr>
                <w:tcW w:w="2123" w:type="dxa"/>
                <w:tcBorders>
                  <w:top w:val="nil"/>
                  <w:left w:val="nil"/>
                  <w:bottom w:val="nil"/>
                  <w:right w:val="nil"/>
                </w:tcBorders>
                <w:shd w:val="clear" w:color="auto" w:fill="auto"/>
                <w:noWrap/>
                <w:vAlign w:val="center"/>
                <w:hideMark/>
              </w:tcPr>
            </w:tcPrChange>
          </w:tcPr>
          <w:p w14:paraId="3F66A135" w14:textId="77777777" w:rsidR="00070C58" w:rsidRPr="00D25416" w:rsidRDefault="00070C58" w:rsidP="00FF594F">
            <w:pPr>
              <w:rPr>
                <w:rFonts w:ascii="Calibri" w:eastAsia="Times New Roman" w:hAnsi="Calibri" w:cs="Calibri"/>
                <w:color w:val="000000"/>
                <w:lang w:val="fr-CA"/>
                <w:rPrChange w:id="689" w:author="Nicholas Duprey" w:date="2019-07-23T11:51:00Z">
                  <w:rPr>
                    <w:rFonts w:ascii="Calibri" w:eastAsia="Times New Roman" w:hAnsi="Calibri" w:cs="Calibri"/>
                    <w:color w:val="000000"/>
                    <w:lang w:val="en-US"/>
                  </w:rPr>
                </w:rPrChange>
              </w:rPr>
            </w:pPr>
            <w:proofErr w:type="spellStart"/>
            <w:proofErr w:type="gramStart"/>
            <w:r w:rsidRPr="00D25416">
              <w:rPr>
                <w:rFonts w:ascii="Calibri" w:eastAsia="Times New Roman" w:hAnsi="Calibri" w:cs="Calibri"/>
                <w:color w:val="000000"/>
                <w:lang w:val="fr-CA"/>
                <w:rPrChange w:id="690" w:author="Nicholas Duprey" w:date="2019-07-23T11:51:00Z">
                  <w:rPr>
                    <w:rFonts w:ascii="Calibri" w:eastAsia="Times New Roman" w:hAnsi="Calibri" w:cs="Calibri"/>
                    <w:color w:val="000000"/>
                    <w:lang w:val="en-US"/>
                  </w:rPr>
                </w:rPrChange>
              </w:rPr>
              <w:t>EU.Spain</w:t>
            </w:r>
            <w:proofErr w:type="spellEnd"/>
            <w:proofErr w:type="gramEnd"/>
            <w:r w:rsidRPr="00D25416">
              <w:rPr>
                <w:rFonts w:ascii="Calibri" w:eastAsia="Times New Roman" w:hAnsi="Calibri" w:cs="Calibri"/>
                <w:color w:val="000000"/>
                <w:lang w:val="fr-CA"/>
                <w:rPrChange w:id="691" w:author="Nicholas Duprey" w:date="2019-07-23T11:51:00Z">
                  <w:rPr>
                    <w:rFonts w:ascii="Calibri" w:eastAsia="Times New Roman" w:hAnsi="Calibri" w:cs="Calibri"/>
                    <w:color w:val="000000"/>
                    <w:lang w:val="en-US"/>
                  </w:rPr>
                </w:rPrChange>
              </w:rPr>
              <w:t>, Morocco, EU. Portugal</w:t>
            </w:r>
          </w:p>
        </w:tc>
        <w:tc>
          <w:tcPr>
            <w:tcW w:w="2430" w:type="dxa"/>
            <w:tcBorders>
              <w:top w:val="nil"/>
              <w:left w:val="nil"/>
              <w:bottom w:val="nil"/>
              <w:right w:val="nil"/>
            </w:tcBorders>
            <w:shd w:val="clear" w:color="auto" w:fill="auto"/>
            <w:noWrap/>
            <w:vAlign w:val="center"/>
            <w:hideMark/>
            <w:tcPrChange w:id="692" w:author="Nicholas Duprey" w:date="2019-07-25T15:32:00Z">
              <w:tcPr>
                <w:tcW w:w="2148" w:type="dxa"/>
                <w:gridSpan w:val="2"/>
                <w:tcBorders>
                  <w:top w:val="nil"/>
                  <w:left w:val="nil"/>
                  <w:bottom w:val="nil"/>
                  <w:right w:val="nil"/>
                </w:tcBorders>
                <w:shd w:val="clear" w:color="auto" w:fill="auto"/>
                <w:noWrap/>
                <w:vAlign w:val="center"/>
                <w:hideMark/>
              </w:tcPr>
            </w:tcPrChange>
          </w:tcPr>
          <w:p w14:paraId="5F4356C7"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 xml:space="preserve">St. </w:t>
            </w:r>
            <w:proofErr w:type="spellStart"/>
            <w:r w:rsidRPr="00FF594F">
              <w:rPr>
                <w:rFonts w:ascii="Calibri" w:eastAsia="Times New Roman" w:hAnsi="Calibri" w:cs="Calibri"/>
                <w:color w:val="000000"/>
                <w:lang w:val="en-US"/>
              </w:rPr>
              <w:t>Gibrartar</w:t>
            </w:r>
            <w:proofErr w:type="spellEnd"/>
          </w:p>
        </w:tc>
        <w:tc>
          <w:tcPr>
            <w:tcW w:w="720" w:type="dxa"/>
            <w:tcBorders>
              <w:top w:val="nil"/>
              <w:left w:val="nil"/>
              <w:bottom w:val="nil"/>
              <w:right w:val="nil"/>
            </w:tcBorders>
            <w:shd w:val="clear" w:color="auto" w:fill="auto"/>
            <w:noWrap/>
            <w:vAlign w:val="center"/>
            <w:hideMark/>
            <w:tcPrChange w:id="693" w:author="Nicholas Duprey" w:date="2019-07-25T15:32:00Z">
              <w:tcPr>
                <w:tcW w:w="1179" w:type="dxa"/>
                <w:gridSpan w:val="2"/>
                <w:tcBorders>
                  <w:top w:val="nil"/>
                  <w:left w:val="nil"/>
                  <w:bottom w:val="nil"/>
                  <w:right w:val="nil"/>
                </w:tcBorders>
                <w:shd w:val="clear" w:color="auto" w:fill="auto"/>
                <w:noWrap/>
                <w:vAlign w:val="center"/>
                <w:hideMark/>
              </w:tcPr>
            </w:tcPrChange>
          </w:tcPr>
          <w:p w14:paraId="3564F90B"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2012</w:t>
            </w:r>
          </w:p>
        </w:tc>
        <w:tc>
          <w:tcPr>
            <w:tcW w:w="764" w:type="dxa"/>
            <w:tcBorders>
              <w:top w:val="nil"/>
              <w:left w:val="nil"/>
              <w:bottom w:val="nil"/>
              <w:right w:val="nil"/>
            </w:tcBorders>
            <w:shd w:val="clear" w:color="auto" w:fill="auto"/>
            <w:noWrap/>
            <w:vAlign w:val="center"/>
            <w:hideMark/>
            <w:tcPrChange w:id="694" w:author="Nicholas Duprey" w:date="2019-07-25T15:32:00Z">
              <w:tcPr>
                <w:tcW w:w="764" w:type="dxa"/>
                <w:tcBorders>
                  <w:top w:val="nil"/>
                  <w:left w:val="nil"/>
                  <w:bottom w:val="nil"/>
                  <w:right w:val="nil"/>
                </w:tcBorders>
                <w:shd w:val="clear" w:color="auto" w:fill="auto"/>
                <w:noWrap/>
                <w:vAlign w:val="center"/>
                <w:hideMark/>
              </w:tcPr>
            </w:tcPrChange>
          </w:tcPr>
          <w:p w14:paraId="7DB2F249"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2016</w:t>
            </w:r>
          </w:p>
        </w:tc>
      </w:tr>
      <w:tr w:rsidR="00E56F1E" w:rsidRPr="00FF594F" w14:paraId="32106E8E" w14:textId="77777777" w:rsidTr="00E56F1E">
        <w:trPr>
          <w:trHeight w:val="288"/>
          <w:trPrChange w:id="695" w:author="Nicholas Duprey" w:date="2019-07-25T15:32:00Z">
            <w:trPr>
              <w:gridAfter w:val="0"/>
              <w:trHeight w:val="288"/>
            </w:trPr>
          </w:trPrChange>
        </w:trPr>
        <w:tc>
          <w:tcPr>
            <w:tcW w:w="1349" w:type="dxa"/>
            <w:tcBorders>
              <w:top w:val="nil"/>
              <w:left w:val="nil"/>
              <w:bottom w:val="nil"/>
              <w:right w:val="nil"/>
            </w:tcBorders>
            <w:shd w:val="clear" w:color="auto" w:fill="auto"/>
            <w:noWrap/>
            <w:vAlign w:val="center"/>
            <w:hideMark/>
            <w:tcPrChange w:id="696" w:author="Nicholas Duprey" w:date="2019-07-25T15:32:00Z">
              <w:tcPr>
                <w:tcW w:w="1349" w:type="dxa"/>
                <w:tcBorders>
                  <w:top w:val="nil"/>
                  <w:left w:val="nil"/>
                  <w:bottom w:val="nil"/>
                  <w:right w:val="nil"/>
                </w:tcBorders>
                <w:shd w:val="clear" w:color="auto" w:fill="auto"/>
                <w:noWrap/>
                <w:vAlign w:val="center"/>
                <w:hideMark/>
              </w:tcPr>
            </w:tcPrChange>
          </w:tcPr>
          <w:p w14:paraId="7E328CE2" w14:textId="77777777" w:rsidR="00070C58" w:rsidRPr="00FF594F" w:rsidRDefault="00070C58" w:rsidP="00FF594F">
            <w:pPr>
              <w:jc w:val="right"/>
              <w:rPr>
                <w:rFonts w:ascii="Calibri" w:eastAsia="Times New Roman" w:hAnsi="Calibri" w:cs="Calibri"/>
                <w:color w:val="000000"/>
                <w:lang w:val="en-US"/>
              </w:rPr>
            </w:pPr>
            <w:r w:rsidRPr="00FF594F">
              <w:rPr>
                <w:rFonts w:ascii="Calibri" w:eastAsia="Times New Roman" w:hAnsi="Calibri" w:cs="Calibri"/>
                <w:color w:val="000000"/>
                <w:lang w:val="en-US"/>
              </w:rPr>
              <w:t>14</w:t>
            </w:r>
          </w:p>
        </w:tc>
        <w:tc>
          <w:tcPr>
            <w:tcW w:w="222" w:type="dxa"/>
            <w:tcBorders>
              <w:top w:val="nil"/>
              <w:left w:val="nil"/>
              <w:bottom w:val="nil"/>
              <w:right w:val="nil"/>
            </w:tcBorders>
            <w:tcPrChange w:id="697" w:author="Nicholas Duprey" w:date="2019-07-25T15:32:00Z">
              <w:tcPr>
                <w:tcW w:w="222" w:type="dxa"/>
                <w:tcBorders>
                  <w:top w:val="nil"/>
                  <w:left w:val="nil"/>
                  <w:bottom w:val="nil"/>
                  <w:right w:val="nil"/>
                </w:tcBorders>
              </w:tcPr>
            </w:tcPrChange>
          </w:tcPr>
          <w:p w14:paraId="6A5D8D95" w14:textId="77777777" w:rsidR="00070C58" w:rsidRPr="00FF594F" w:rsidRDefault="00070C58" w:rsidP="00FF594F">
            <w:pPr>
              <w:rPr>
                <w:rFonts w:ascii="Calibri" w:eastAsia="Times New Roman" w:hAnsi="Calibri" w:cs="Calibri"/>
                <w:color w:val="000000"/>
                <w:lang w:val="en-US"/>
              </w:rPr>
            </w:pPr>
          </w:p>
        </w:tc>
        <w:tc>
          <w:tcPr>
            <w:tcW w:w="1404" w:type="dxa"/>
            <w:tcBorders>
              <w:top w:val="nil"/>
              <w:left w:val="nil"/>
              <w:bottom w:val="nil"/>
              <w:right w:val="nil"/>
            </w:tcBorders>
            <w:shd w:val="clear" w:color="auto" w:fill="auto"/>
            <w:noWrap/>
            <w:vAlign w:val="center"/>
            <w:hideMark/>
            <w:tcPrChange w:id="698" w:author="Nicholas Duprey" w:date="2019-07-25T15:32:00Z">
              <w:tcPr>
                <w:tcW w:w="1404" w:type="dxa"/>
                <w:tcBorders>
                  <w:top w:val="nil"/>
                  <w:left w:val="nil"/>
                  <w:bottom w:val="nil"/>
                  <w:right w:val="nil"/>
                </w:tcBorders>
                <w:shd w:val="clear" w:color="auto" w:fill="auto"/>
                <w:noWrap/>
                <w:vAlign w:val="center"/>
                <w:hideMark/>
              </w:tcPr>
            </w:tcPrChange>
          </w:tcPr>
          <w:p w14:paraId="7453B0DC" w14:textId="35391814"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RRCAN</w:t>
            </w:r>
          </w:p>
        </w:tc>
        <w:tc>
          <w:tcPr>
            <w:tcW w:w="755" w:type="dxa"/>
            <w:tcBorders>
              <w:top w:val="nil"/>
              <w:left w:val="nil"/>
              <w:bottom w:val="nil"/>
              <w:right w:val="nil"/>
            </w:tcBorders>
            <w:shd w:val="clear" w:color="auto" w:fill="auto"/>
            <w:noWrap/>
            <w:vAlign w:val="center"/>
            <w:hideMark/>
            <w:tcPrChange w:id="699" w:author="Nicholas Duprey" w:date="2019-07-25T15:32:00Z">
              <w:tcPr>
                <w:tcW w:w="755" w:type="dxa"/>
                <w:tcBorders>
                  <w:top w:val="nil"/>
                  <w:left w:val="nil"/>
                  <w:bottom w:val="nil"/>
                  <w:right w:val="nil"/>
                </w:tcBorders>
                <w:shd w:val="clear" w:color="auto" w:fill="auto"/>
                <w:noWrap/>
                <w:vAlign w:val="center"/>
                <w:hideMark/>
              </w:tcPr>
            </w:tcPrChange>
          </w:tcPr>
          <w:p w14:paraId="49B4E461"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RR</w:t>
            </w:r>
          </w:p>
        </w:tc>
        <w:tc>
          <w:tcPr>
            <w:tcW w:w="2300" w:type="dxa"/>
            <w:tcBorders>
              <w:top w:val="nil"/>
              <w:left w:val="nil"/>
              <w:bottom w:val="nil"/>
              <w:right w:val="nil"/>
            </w:tcBorders>
            <w:shd w:val="clear" w:color="auto" w:fill="auto"/>
            <w:noWrap/>
            <w:vAlign w:val="center"/>
            <w:hideMark/>
            <w:tcPrChange w:id="700" w:author="Nicholas Duprey" w:date="2019-07-25T15:32:00Z">
              <w:tcPr>
                <w:tcW w:w="2123" w:type="dxa"/>
                <w:tcBorders>
                  <w:top w:val="nil"/>
                  <w:left w:val="nil"/>
                  <w:bottom w:val="nil"/>
                  <w:right w:val="nil"/>
                </w:tcBorders>
                <w:shd w:val="clear" w:color="auto" w:fill="auto"/>
                <w:noWrap/>
                <w:vAlign w:val="center"/>
                <w:hideMark/>
              </w:tcPr>
            </w:tcPrChange>
          </w:tcPr>
          <w:p w14:paraId="3BAA2BD7"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Canada</w:t>
            </w:r>
          </w:p>
        </w:tc>
        <w:tc>
          <w:tcPr>
            <w:tcW w:w="2430" w:type="dxa"/>
            <w:tcBorders>
              <w:top w:val="nil"/>
              <w:left w:val="nil"/>
              <w:bottom w:val="nil"/>
              <w:right w:val="nil"/>
            </w:tcBorders>
            <w:shd w:val="clear" w:color="auto" w:fill="auto"/>
            <w:noWrap/>
            <w:vAlign w:val="center"/>
            <w:hideMark/>
            <w:tcPrChange w:id="701" w:author="Nicholas Duprey" w:date="2019-07-25T15:32:00Z">
              <w:tcPr>
                <w:tcW w:w="2148" w:type="dxa"/>
                <w:gridSpan w:val="2"/>
                <w:tcBorders>
                  <w:top w:val="nil"/>
                  <w:left w:val="nil"/>
                  <w:bottom w:val="nil"/>
                  <w:right w:val="nil"/>
                </w:tcBorders>
                <w:shd w:val="clear" w:color="auto" w:fill="auto"/>
                <w:noWrap/>
                <w:vAlign w:val="center"/>
                <w:hideMark/>
              </w:tcPr>
            </w:tcPrChange>
          </w:tcPr>
          <w:p w14:paraId="0A609F57"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ATW, GSL</w:t>
            </w:r>
          </w:p>
        </w:tc>
        <w:tc>
          <w:tcPr>
            <w:tcW w:w="720" w:type="dxa"/>
            <w:tcBorders>
              <w:top w:val="nil"/>
              <w:left w:val="nil"/>
              <w:bottom w:val="nil"/>
              <w:right w:val="nil"/>
            </w:tcBorders>
            <w:shd w:val="clear" w:color="auto" w:fill="auto"/>
            <w:noWrap/>
            <w:vAlign w:val="center"/>
            <w:hideMark/>
            <w:tcPrChange w:id="702" w:author="Nicholas Duprey" w:date="2019-07-25T15:32:00Z">
              <w:tcPr>
                <w:tcW w:w="1179" w:type="dxa"/>
                <w:gridSpan w:val="2"/>
                <w:tcBorders>
                  <w:top w:val="nil"/>
                  <w:left w:val="nil"/>
                  <w:bottom w:val="nil"/>
                  <w:right w:val="nil"/>
                </w:tcBorders>
                <w:shd w:val="clear" w:color="auto" w:fill="auto"/>
                <w:noWrap/>
                <w:vAlign w:val="center"/>
                <w:hideMark/>
              </w:tcPr>
            </w:tcPrChange>
          </w:tcPr>
          <w:p w14:paraId="37CD83FA"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1960</w:t>
            </w:r>
          </w:p>
        </w:tc>
        <w:tc>
          <w:tcPr>
            <w:tcW w:w="764" w:type="dxa"/>
            <w:tcBorders>
              <w:top w:val="nil"/>
              <w:left w:val="nil"/>
              <w:bottom w:val="nil"/>
              <w:right w:val="nil"/>
            </w:tcBorders>
            <w:shd w:val="clear" w:color="auto" w:fill="auto"/>
            <w:noWrap/>
            <w:vAlign w:val="center"/>
            <w:hideMark/>
            <w:tcPrChange w:id="703" w:author="Nicholas Duprey" w:date="2019-07-25T15:32:00Z">
              <w:tcPr>
                <w:tcW w:w="764" w:type="dxa"/>
                <w:tcBorders>
                  <w:top w:val="nil"/>
                  <w:left w:val="nil"/>
                  <w:bottom w:val="nil"/>
                  <w:right w:val="nil"/>
                </w:tcBorders>
                <w:shd w:val="clear" w:color="auto" w:fill="auto"/>
                <w:noWrap/>
                <w:vAlign w:val="center"/>
                <w:hideMark/>
              </w:tcPr>
            </w:tcPrChange>
          </w:tcPr>
          <w:p w14:paraId="624CF093"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2016</w:t>
            </w:r>
          </w:p>
        </w:tc>
      </w:tr>
      <w:tr w:rsidR="00E56F1E" w:rsidRPr="00FF594F" w14:paraId="2165707F" w14:textId="77777777" w:rsidTr="00E56F1E">
        <w:trPr>
          <w:trHeight w:val="288"/>
          <w:trPrChange w:id="704" w:author="Nicholas Duprey" w:date="2019-07-25T15:32:00Z">
            <w:trPr>
              <w:gridAfter w:val="0"/>
              <w:trHeight w:val="288"/>
            </w:trPr>
          </w:trPrChange>
        </w:trPr>
        <w:tc>
          <w:tcPr>
            <w:tcW w:w="1349" w:type="dxa"/>
            <w:tcBorders>
              <w:top w:val="nil"/>
              <w:left w:val="nil"/>
              <w:bottom w:val="nil"/>
              <w:right w:val="nil"/>
            </w:tcBorders>
            <w:shd w:val="clear" w:color="auto" w:fill="auto"/>
            <w:noWrap/>
            <w:vAlign w:val="center"/>
            <w:hideMark/>
            <w:tcPrChange w:id="705" w:author="Nicholas Duprey" w:date="2019-07-25T15:32:00Z">
              <w:tcPr>
                <w:tcW w:w="1349" w:type="dxa"/>
                <w:tcBorders>
                  <w:top w:val="nil"/>
                  <w:left w:val="nil"/>
                  <w:bottom w:val="nil"/>
                  <w:right w:val="nil"/>
                </w:tcBorders>
                <w:shd w:val="clear" w:color="auto" w:fill="auto"/>
                <w:noWrap/>
                <w:vAlign w:val="center"/>
                <w:hideMark/>
              </w:tcPr>
            </w:tcPrChange>
          </w:tcPr>
          <w:p w14:paraId="3B6E1208" w14:textId="77777777" w:rsidR="00070C58" w:rsidRPr="00FF594F" w:rsidRDefault="00070C58" w:rsidP="00FF594F">
            <w:pPr>
              <w:jc w:val="right"/>
              <w:rPr>
                <w:rFonts w:ascii="Calibri" w:eastAsia="Times New Roman" w:hAnsi="Calibri" w:cs="Calibri"/>
                <w:color w:val="000000"/>
                <w:lang w:val="en-US"/>
              </w:rPr>
            </w:pPr>
            <w:r w:rsidRPr="00FF594F">
              <w:rPr>
                <w:rFonts w:ascii="Calibri" w:eastAsia="Times New Roman" w:hAnsi="Calibri" w:cs="Calibri"/>
                <w:color w:val="000000"/>
                <w:lang w:val="en-US"/>
              </w:rPr>
              <w:t>15</w:t>
            </w:r>
          </w:p>
        </w:tc>
        <w:tc>
          <w:tcPr>
            <w:tcW w:w="222" w:type="dxa"/>
            <w:tcBorders>
              <w:top w:val="nil"/>
              <w:left w:val="nil"/>
              <w:bottom w:val="nil"/>
              <w:right w:val="nil"/>
            </w:tcBorders>
            <w:tcPrChange w:id="706" w:author="Nicholas Duprey" w:date="2019-07-25T15:32:00Z">
              <w:tcPr>
                <w:tcW w:w="222" w:type="dxa"/>
                <w:tcBorders>
                  <w:top w:val="nil"/>
                  <w:left w:val="nil"/>
                  <w:bottom w:val="nil"/>
                  <w:right w:val="nil"/>
                </w:tcBorders>
              </w:tcPr>
            </w:tcPrChange>
          </w:tcPr>
          <w:p w14:paraId="78A3F935" w14:textId="77777777" w:rsidR="00070C58" w:rsidRPr="00FF594F" w:rsidRDefault="00070C58" w:rsidP="00FF594F">
            <w:pPr>
              <w:rPr>
                <w:rFonts w:ascii="Calibri" w:eastAsia="Times New Roman" w:hAnsi="Calibri" w:cs="Calibri"/>
                <w:color w:val="000000"/>
                <w:lang w:val="en-US"/>
              </w:rPr>
            </w:pPr>
          </w:p>
        </w:tc>
        <w:tc>
          <w:tcPr>
            <w:tcW w:w="1404" w:type="dxa"/>
            <w:tcBorders>
              <w:top w:val="nil"/>
              <w:left w:val="nil"/>
              <w:bottom w:val="nil"/>
              <w:right w:val="nil"/>
            </w:tcBorders>
            <w:shd w:val="clear" w:color="auto" w:fill="auto"/>
            <w:noWrap/>
            <w:vAlign w:val="center"/>
            <w:hideMark/>
            <w:tcPrChange w:id="707" w:author="Nicholas Duprey" w:date="2019-07-25T15:32:00Z">
              <w:tcPr>
                <w:tcW w:w="1404" w:type="dxa"/>
                <w:tcBorders>
                  <w:top w:val="nil"/>
                  <w:left w:val="nil"/>
                  <w:bottom w:val="nil"/>
                  <w:right w:val="nil"/>
                </w:tcBorders>
                <w:shd w:val="clear" w:color="auto" w:fill="auto"/>
                <w:noWrap/>
                <w:vAlign w:val="center"/>
                <w:hideMark/>
              </w:tcPr>
            </w:tcPrChange>
          </w:tcPr>
          <w:p w14:paraId="08B68B96" w14:textId="220D7090"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RRUSAFS</w:t>
            </w:r>
          </w:p>
        </w:tc>
        <w:tc>
          <w:tcPr>
            <w:tcW w:w="755" w:type="dxa"/>
            <w:tcBorders>
              <w:top w:val="nil"/>
              <w:left w:val="nil"/>
              <w:bottom w:val="nil"/>
              <w:right w:val="nil"/>
            </w:tcBorders>
            <w:shd w:val="clear" w:color="auto" w:fill="auto"/>
            <w:noWrap/>
            <w:vAlign w:val="center"/>
            <w:hideMark/>
            <w:tcPrChange w:id="708" w:author="Nicholas Duprey" w:date="2019-07-25T15:32:00Z">
              <w:tcPr>
                <w:tcW w:w="755" w:type="dxa"/>
                <w:tcBorders>
                  <w:top w:val="nil"/>
                  <w:left w:val="nil"/>
                  <w:bottom w:val="nil"/>
                  <w:right w:val="nil"/>
                </w:tcBorders>
                <w:shd w:val="clear" w:color="auto" w:fill="auto"/>
                <w:noWrap/>
                <w:vAlign w:val="center"/>
                <w:hideMark/>
              </w:tcPr>
            </w:tcPrChange>
          </w:tcPr>
          <w:p w14:paraId="5E15A254"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RR</w:t>
            </w:r>
          </w:p>
        </w:tc>
        <w:tc>
          <w:tcPr>
            <w:tcW w:w="2300" w:type="dxa"/>
            <w:tcBorders>
              <w:top w:val="nil"/>
              <w:left w:val="nil"/>
              <w:bottom w:val="nil"/>
              <w:right w:val="nil"/>
            </w:tcBorders>
            <w:shd w:val="clear" w:color="auto" w:fill="auto"/>
            <w:noWrap/>
            <w:vAlign w:val="center"/>
            <w:hideMark/>
            <w:tcPrChange w:id="709" w:author="Nicholas Duprey" w:date="2019-07-25T15:32:00Z">
              <w:tcPr>
                <w:tcW w:w="2123" w:type="dxa"/>
                <w:tcBorders>
                  <w:top w:val="nil"/>
                  <w:left w:val="nil"/>
                  <w:bottom w:val="nil"/>
                  <w:right w:val="nil"/>
                </w:tcBorders>
                <w:shd w:val="clear" w:color="auto" w:fill="auto"/>
                <w:noWrap/>
                <w:vAlign w:val="center"/>
                <w:hideMark/>
              </w:tcPr>
            </w:tcPrChange>
          </w:tcPr>
          <w:p w14:paraId="7F014A20"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USA</w:t>
            </w:r>
          </w:p>
        </w:tc>
        <w:tc>
          <w:tcPr>
            <w:tcW w:w="2430" w:type="dxa"/>
            <w:tcBorders>
              <w:top w:val="nil"/>
              <w:left w:val="nil"/>
              <w:bottom w:val="nil"/>
              <w:right w:val="nil"/>
            </w:tcBorders>
            <w:shd w:val="clear" w:color="auto" w:fill="auto"/>
            <w:noWrap/>
            <w:vAlign w:val="center"/>
            <w:hideMark/>
            <w:tcPrChange w:id="710" w:author="Nicholas Duprey" w:date="2019-07-25T15:32:00Z">
              <w:tcPr>
                <w:tcW w:w="2148" w:type="dxa"/>
                <w:gridSpan w:val="2"/>
                <w:tcBorders>
                  <w:top w:val="nil"/>
                  <w:left w:val="nil"/>
                  <w:bottom w:val="nil"/>
                  <w:right w:val="nil"/>
                </w:tcBorders>
                <w:shd w:val="clear" w:color="auto" w:fill="auto"/>
                <w:noWrap/>
                <w:vAlign w:val="center"/>
                <w:hideMark/>
              </w:tcPr>
            </w:tcPrChange>
          </w:tcPr>
          <w:p w14:paraId="6F85B71E"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ATW</w:t>
            </w:r>
          </w:p>
        </w:tc>
        <w:tc>
          <w:tcPr>
            <w:tcW w:w="720" w:type="dxa"/>
            <w:tcBorders>
              <w:top w:val="nil"/>
              <w:left w:val="nil"/>
              <w:bottom w:val="nil"/>
              <w:right w:val="nil"/>
            </w:tcBorders>
            <w:shd w:val="clear" w:color="auto" w:fill="auto"/>
            <w:noWrap/>
            <w:vAlign w:val="center"/>
            <w:hideMark/>
            <w:tcPrChange w:id="711" w:author="Nicholas Duprey" w:date="2019-07-25T15:32:00Z">
              <w:tcPr>
                <w:tcW w:w="1179" w:type="dxa"/>
                <w:gridSpan w:val="2"/>
                <w:tcBorders>
                  <w:top w:val="nil"/>
                  <w:left w:val="nil"/>
                  <w:bottom w:val="nil"/>
                  <w:right w:val="nil"/>
                </w:tcBorders>
                <w:shd w:val="clear" w:color="auto" w:fill="auto"/>
                <w:noWrap/>
                <w:vAlign w:val="center"/>
                <w:hideMark/>
              </w:tcPr>
            </w:tcPrChange>
          </w:tcPr>
          <w:p w14:paraId="77CEDFB9"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1960</w:t>
            </w:r>
          </w:p>
        </w:tc>
        <w:tc>
          <w:tcPr>
            <w:tcW w:w="764" w:type="dxa"/>
            <w:tcBorders>
              <w:top w:val="nil"/>
              <w:left w:val="nil"/>
              <w:bottom w:val="nil"/>
              <w:right w:val="nil"/>
            </w:tcBorders>
            <w:shd w:val="clear" w:color="auto" w:fill="auto"/>
            <w:noWrap/>
            <w:vAlign w:val="center"/>
            <w:hideMark/>
            <w:tcPrChange w:id="712" w:author="Nicholas Duprey" w:date="2019-07-25T15:32:00Z">
              <w:tcPr>
                <w:tcW w:w="764" w:type="dxa"/>
                <w:tcBorders>
                  <w:top w:val="nil"/>
                  <w:left w:val="nil"/>
                  <w:bottom w:val="nil"/>
                  <w:right w:val="nil"/>
                </w:tcBorders>
                <w:shd w:val="clear" w:color="auto" w:fill="auto"/>
                <w:noWrap/>
                <w:vAlign w:val="center"/>
                <w:hideMark/>
              </w:tcPr>
            </w:tcPrChange>
          </w:tcPr>
          <w:p w14:paraId="5669B6B7"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2016</w:t>
            </w:r>
          </w:p>
        </w:tc>
      </w:tr>
      <w:tr w:rsidR="00E56F1E" w:rsidRPr="00FF594F" w14:paraId="26667E6C" w14:textId="77777777" w:rsidTr="00E56F1E">
        <w:trPr>
          <w:trHeight w:val="288"/>
          <w:trPrChange w:id="713" w:author="Nicholas Duprey" w:date="2019-07-25T15:32:00Z">
            <w:trPr>
              <w:gridAfter w:val="0"/>
              <w:trHeight w:val="288"/>
            </w:trPr>
          </w:trPrChange>
        </w:trPr>
        <w:tc>
          <w:tcPr>
            <w:tcW w:w="1349" w:type="dxa"/>
            <w:tcBorders>
              <w:top w:val="nil"/>
              <w:left w:val="nil"/>
              <w:bottom w:val="nil"/>
              <w:right w:val="nil"/>
            </w:tcBorders>
            <w:shd w:val="clear" w:color="auto" w:fill="auto"/>
            <w:noWrap/>
            <w:vAlign w:val="center"/>
            <w:hideMark/>
            <w:tcPrChange w:id="714" w:author="Nicholas Duprey" w:date="2019-07-25T15:32:00Z">
              <w:tcPr>
                <w:tcW w:w="1349" w:type="dxa"/>
                <w:tcBorders>
                  <w:top w:val="nil"/>
                  <w:left w:val="nil"/>
                  <w:bottom w:val="nil"/>
                  <w:right w:val="nil"/>
                </w:tcBorders>
                <w:shd w:val="clear" w:color="auto" w:fill="auto"/>
                <w:noWrap/>
                <w:vAlign w:val="center"/>
                <w:hideMark/>
              </w:tcPr>
            </w:tcPrChange>
          </w:tcPr>
          <w:p w14:paraId="4B998C22" w14:textId="77777777" w:rsidR="00070C58" w:rsidRPr="00FF594F" w:rsidRDefault="00070C58" w:rsidP="00FF594F">
            <w:pPr>
              <w:jc w:val="right"/>
              <w:rPr>
                <w:rFonts w:ascii="Calibri" w:eastAsia="Times New Roman" w:hAnsi="Calibri" w:cs="Calibri"/>
                <w:color w:val="000000"/>
                <w:lang w:val="en-US"/>
              </w:rPr>
            </w:pPr>
            <w:r w:rsidRPr="00FF594F">
              <w:rPr>
                <w:rFonts w:ascii="Calibri" w:eastAsia="Times New Roman" w:hAnsi="Calibri" w:cs="Calibri"/>
                <w:color w:val="000000"/>
                <w:lang w:val="en-US"/>
              </w:rPr>
              <w:t>16</w:t>
            </w:r>
          </w:p>
        </w:tc>
        <w:tc>
          <w:tcPr>
            <w:tcW w:w="222" w:type="dxa"/>
            <w:tcBorders>
              <w:top w:val="nil"/>
              <w:left w:val="nil"/>
              <w:bottom w:val="nil"/>
              <w:right w:val="nil"/>
            </w:tcBorders>
            <w:tcPrChange w:id="715" w:author="Nicholas Duprey" w:date="2019-07-25T15:32:00Z">
              <w:tcPr>
                <w:tcW w:w="222" w:type="dxa"/>
                <w:tcBorders>
                  <w:top w:val="nil"/>
                  <w:left w:val="nil"/>
                  <w:bottom w:val="nil"/>
                  <w:right w:val="nil"/>
                </w:tcBorders>
              </w:tcPr>
            </w:tcPrChange>
          </w:tcPr>
          <w:p w14:paraId="1D72187A" w14:textId="77777777" w:rsidR="00070C58" w:rsidRPr="00FF594F" w:rsidRDefault="00070C58" w:rsidP="00FF594F">
            <w:pPr>
              <w:rPr>
                <w:rFonts w:ascii="Calibri" w:eastAsia="Times New Roman" w:hAnsi="Calibri" w:cs="Calibri"/>
                <w:color w:val="000000"/>
                <w:lang w:val="en-US"/>
              </w:rPr>
            </w:pPr>
          </w:p>
        </w:tc>
        <w:tc>
          <w:tcPr>
            <w:tcW w:w="1404" w:type="dxa"/>
            <w:tcBorders>
              <w:top w:val="nil"/>
              <w:left w:val="nil"/>
              <w:bottom w:val="nil"/>
              <w:right w:val="nil"/>
            </w:tcBorders>
            <w:shd w:val="clear" w:color="auto" w:fill="auto"/>
            <w:noWrap/>
            <w:vAlign w:val="center"/>
            <w:hideMark/>
            <w:tcPrChange w:id="716" w:author="Nicholas Duprey" w:date="2019-07-25T15:32:00Z">
              <w:tcPr>
                <w:tcW w:w="1404" w:type="dxa"/>
                <w:tcBorders>
                  <w:top w:val="nil"/>
                  <w:left w:val="nil"/>
                  <w:bottom w:val="nil"/>
                  <w:right w:val="nil"/>
                </w:tcBorders>
                <w:shd w:val="clear" w:color="auto" w:fill="auto"/>
                <w:noWrap/>
                <w:vAlign w:val="center"/>
                <w:hideMark/>
              </w:tcPr>
            </w:tcPrChange>
          </w:tcPr>
          <w:p w14:paraId="5CA1BF94" w14:textId="459C6F99"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RRUSAFB</w:t>
            </w:r>
          </w:p>
        </w:tc>
        <w:tc>
          <w:tcPr>
            <w:tcW w:w="755" w:type="dxa"/>
            <w:tcBorders>
              <w:top w:val="nil"/>
              <w:left w:val="nil"/>
              <w:bottom w:val="nil"/>
              <w:right w:val="nil"/>
            </w:tcBorders>
            <w:shd w:val="clear" w:color="auto" w:fill="auto"/>
            <w:noWrap/>
            <w:vAlign w:val="center"/>
            <w:hideMark/>
            <w:tcPrChange w:id="717" w:author="Nicholas Duprey" w:date="2019-07-25T15:32:00Z">
              <w:tcPr>
                <w:tcW w:w="755" w:type="dxa"/>
                <w:tcBorders>
                  <w:top w:val="nil"/>
                  <w:left w:val="nil"/>
                  <w:bottom w:val="nil"/>
                  <w:right w:val="nil"/>
                </w:tcBorders>
                <w:shd w:val="clear" w:color="auto" w:fill="auto"/>
                <w:noWrap/>
                <w:vAlign w:val="center"/>
                <w:hideMark/>
              </w:tcPr>
            </w:tcPrChange>
          </w:tcPr>
          <w:p w14:paraId="443F78B1"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RR</w:t>
            </w:r>
          </w:p>
        </w:tc>
        <w:tc>
          <w:tcPr>
            <w:tcW w:w="2300" w:type="dxa"/>
            <w:tcBorders>
              <w:top w:val="nil"/>
              <w:left w:val="nil"/>
              <w:bottom w:val="nil"/>
              <w:right w:val="nil"/>
            </w:tcBorders>
            <w:shd w:val="clear" w:color="auto" w:fill="auto"/>
            <w:noWrap/>
            <w:vAlign w:val="center"/>
            <w:hideMark/>
            <w:tcPrChange w:id="718" w:author="Nicholas Duprey" w:date="2019-07-25T15:32:00Z">
              <w:tcPr>
                <w:tcW w:w="2123" w:type="dxa"/>
                <w:tcBorders>
                  <w:top w:val="nil"/>
                  <w:left w:val="nil"/>
                  <w:bottom w:val="nil"/>
                  <w:right w:val="nil"/>
                </w:tcBorders>
                <w:shd w:val="clear" w:color="auto" w:fill="auto"/>
                <w:noWrap/>
                <w:vAlign w:val="center"/>
                <w:hideMark/>
              </w:tcPr>
            </w:tcPrChange>
          </w:tcPr>
          <w:p w14:paraId="5205F5AB"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USA</w:t>
            </w:r>
          </w:p>
        </w:tc>
        <w:tc>
          <w:tcPr>
            <w:tcW w:w="2430" w:type="dxa"/>
            <w:tcBorders>
              <w:top w:val="nil"/>
              <w:left w:val="nil"/>
              <w:bottom w:val="nil"/>
              <w:right w:val="nil"/>
            </w:tcBorders>
            <w:shd w:val="clear" w:color="auto" w:fill="auto"/>
            <w:noWrap/>
            <w:vAlign w:val="center"/>
            <w:hideMark/>
            <w:tcPrChange w:id="719" w:author="Nicholas Duprey" w:date="2019-07-25T15:32:00Z">
              <w:tcPr>
                <w:tcW w:w="2148" w:type="dxa"/>
                <w:gridSpan w:val="2"/>
                <w:tcBorders>
                  <w:top w:val="nil"/>
                  <w:left w:val="nil"/>
                  <w:bottom w:val="nil"/>
                  <w:right w:val="nil"/>
                </w:tcBorders>
                <w:shd w:val="clear" w:color="auto" w:fill="auto"/>
                <w:noWrap/>
                <w:vAlign w:val="center"/>
                <w:hideMark/>
              </w:tcPr>
            </w:tcPrChange>
          </w:tcPr>
          <w:p w14:paraId="49AE7304"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ATW</w:t>
            </w:r>
          </w:p>
        </w:tc>
        <w:tc>
          <w:tcPr>
            <w:tcW w:w="720" w:type="dxa"/>
            <w:tcBorders>
              <w:top w:val="nil"/>
              <w:left w:val="nil"/>
              <w:bottom w:val="nil"/>
              <w:right w:val="nil"/>
            </w:tcBorders>
            <w:shd w:val="clear" w:color="auto" w:fill="auto"/>
            <w:noWrap/>
            <w:vAlign w:val="center"/>
            <w:hideMark/>
            <w:tcPrChange w:id="720" w:author="Nicholas Duprey" w:date="2019-07-25T15:32:00Z">
              <w:tcPr>
                <w:tcW w:w="1179" w:type="dxa"/>
                <w:gridSpan w:val="2"/>
                <w:tcBorders>
                  <w:top w:val="nil"/>
                  <w:left w:val="nil"/>
                  <w:bottom w:val="nil"/>
                  <w:right w:val="nil"/>
                </w:tcBorders>
                <w:shd w:val="clear" w:color="auto" w:fill="auto"/>
                <w:noWrap/>
                <w:vAlign w:val="center"/>
                <w:hideMark/>
              </w:tcPr>
            </w:tcPrChange>
          </w:tcPr>
          <w:p w14:paraId="447F4EBF"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1960</w:t>
            </w:r>
          </w:p>
        </w:tc>
        <w:tc>
          <w:tcPr>
            <w:tcW w:w="764" w:type="dxa"/>
            <w:tcBorders>
              <w:top w:val="nil"/>
              <w:left w:val="nil"/>
              <w:bottom w:val="nil"/>
              <w:right w:val="nil"/>
            </w:tcBorders>
            <w:shd w:val="clear" w:color="auto" w:fill="auto"/>
            <w:noWrap/>
            <w:vAlign w:val="center"/>
            <w:hideMark/>
            <w:tcPrChange w:id="721" w:author="Nicholas Duprey" w:date="2019-07-25T15:32:00Z">
              <w:tcPr>
                <w:tcW w:w="764" w:type="dxa"/>
                <w:tcBorders>
                  <w:top w:val="nil"/>
                  <w:left w:val="nil"/>
                  <w:bottom w:val="nil"/>
                  <w:right w:val="nil"/>
                </w:tcBorders>
                <w:shd w:val="clear" w:color="auto" w:fill="auto"/>
                <w:noWrap/>
                <w:vAlign w:val="center"/>
                <w:hideMark/>
              </w:tcPr>
            </w:tcPrChange>
          </w:tcPr>
          <w:p w14:paraId="62FCDD9C"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2016</w:t>
            </w:r>
          </w:p>
        </w:tc>
      </w:tr>
      <w:tr w:rsidR="00E56F1E" w:rsidRPr="00FF594F" w14:paraId="1CF371A7" w14:textId="77777777" w:rsidTr="007A46AF">
        <w:trPr>
          <w:trHeight w:val="288"/>
          <w:trPrChange w:id="722" w:author="Thomas Carruthers" w:date="2019-09-05T21:36:00Z">
            <w:trPr>
              <w:gridAfter w:val="0"/>
              <w:trHeight w:val="288"/>
            </w:trPr>
          </w:trPrChange>
        </w:trPr>
        <w:tc>
          <w:tcPr>
            <w:tcW w:w="1349" w:type="dxa"/>
            <w:tcBorders>
              <w:top w:val="nil"/>
              <w:left w:val="nil"/>
              <w:bottom w:val="nil"/>
              <w:right w:val="nil"/>
            </w:tcBorders>
            <w:shd w:val="clear" w:color="auto" w:fill="auto"/>
            <w:noWrap/>
            <w:vAlign w:val="center"/>
            <w:hideMark/>
            <w:tcPrChange w:id="723" w:author="Thomas Carruthers" w:date="2019-09-05T21:36:00Z">
              <w:tcPr>
                <w:tcW w:w="1349" w:type="dxa"/>
                <w:tcBorders>
                  <w:top w:val="nil"/>
                  <w:left w:val="nil"/>
                  <w:bottom w:val="single" w:sz="4" w:space="0" w:color="auto"/>
                  <w:right w:val="nil"/>
                </w:tcBorders>
                <w:shd w:val="clear" w:color="auto" w:fill="auto"/>
                <w:noWrap/>
                <w:vAlign w:val="center"/>
                <w:hideMark/>
              </w:tcPr>
            </w:tcPrChange>
          </w:tcPr>
          <w:p w14:paraId="450CBEAA" w14:textId="77777777" w:rsidR="00070C58" w:rsidRPr="00FF594F" w:rsidRDefault="00070C58" w:rsidP="00FF594F">
            <w:pPr>
              <w:jc w:val="right"/>
              <w:rPr>
                <w:rFonts w:ascii="Calibri" w:eastAsia="Times New Roman" w:hAnsi="Calibri" w:cs="Calibri"/>
                <w:color w:val="000000"/>
                <w:lang w:val="en-US"/>
              </w:rPr>
            </w:pPr>
            <w:r w:rsidRPr="00FF594F">
              <w:rPr>
                <w:rFonts w:ascii="Calibri" w:eastAsia="Times New Roman" w:hAnsi="Calibri" w:cs="Calibri"/>
                <w:color w:val="000000"/>
                <w:lang w:val="en-US"/>
              </w:rPr>
              <w:t>17</w:t>
            </w:r>
          </w:p>
        </w:tc>
        <w:tc>
          <w:tcPr>
            <w:tcW w:w="222" w:type="dxa"/>
            <w:tcBorders>
              <w:top w:val="nil"/>
              <w:left w:val="nil"/>
              <w:bottom w:val="nil"/>
              <w:right w:val="nil"/>
            </w:tcBorders>
            <w:tcPrChange w:id="724" w:author="Thomas Carruthers" w:date="2019-09-05T21:36:00Z">
              <w:tcPr>
                <w:tcW w:w="222" w:type="dxa"/>
                <w:tcBorders>
                  <w:top w:val="nil"/>
                  <w:left w:val="nil"/>
                  <w:bottom w:val="single" w:sz="4" w:space="0" w:color="auto"/>
                  <w:right w:val="nil"/>
                </w:tcBorders>
              </w:tcPr>
            </w:tcPrChange>
          </w:tcPr>
          <w:p w14:paraId="515A4683" w14:textId="77777777" w:rsidR="00070C58" w:rsidRPr="00FF594F" w:rsidRDefault="00070C58" w:rsidP="00FF594F">
            <w:pPr>
              <w:rPr>
                <w:rFonts w:ascii="Calibri" w:eastAsia="Times New Roman" w:hAnsi="Calibri" w:cs="Calibri"/>
                <w:color w:val="000000"/>
                <w:lang w:val="en-US"/>
              </w:rPr>
            </w:pPr>
          </w:p>
        </w:tc>
        <w:tc>
          <w:tcPr>
            <w:tcW w:w="1404" w:type="dxa"/>
            <w:tcBorders>
              <w:top w:val="nil"/>
              <w:left w:val="nil"/>
              <w:bottom w:val="nil"/>
              <w:right w:val="nil"/>
            </w:tcBorders>
            <w:shd w:val="clear" w:color="auto" w:fill="auto"/>
            <w:noWrap/>
            <w:vAlign w:val="center"/>
            <w:hideMark/>
            <w:tcPrChange w:id="725" w:author="Thomas Carruthers" w:date="2019-09-05T21:36:00Z">
              <w:tcPr>
                <w:tcW w:w="1404" w:type="dxa"/>
                <w:tcBorders>
                  <w:top w:val="nil"/>
                  <w:left w:val="nil"/>
                  <w:bottom w:val="single" w:sz="4" w:space="0" w:color="auto"/>
                  <w:right w:val="nil"/>
                </w:tcBorders>
                <w:shd w:val="clear" w:color="auto" w:fill="auto"/>
                <w:noWrap/>
                <w:vAlign w:val="center"/>
                <w:hideMark/>
              </w:tcPr>
            </w:tcPrChange>
          </w:tcPr>
          <w:p w14:paraId="14FB59E6" w14:textId="3D21B645"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OTH</w:t>
            </w:r>
          </w:p>
        </w:tc>
        <w:tc>
          <w:tcPr>
            <w:tcW w:w="755" w:type="dxa"/>
            <w:tcBorders>
              <w:top w:val="nil"/>
              <w:left w:val="nil"/>
              <w:bottom w:val="nil"/>
              <w:right w:val="nil"/>
            </w:tcBorders>
            <w:shd w:val="clear" w:color="auto" w:fill="auto"/>
            <w:noWrap/>
            <w:vAlign w:val="center"/>
            <w:hideMark/>
            <w:tcPrChange w:id="726" w:author="Thomas Carruthers" w:date="2019-09-05T21:36:00Z">
              <w:tcPr>
                <w:tcW w:w="755" w:type="dxa"/>
                <w:tcBorders>
                  <w:top w:val="nil"/>
                  <w:left w:val="nil"/>
                  <w:bottom w:val="single" w:sz="4" w:space="0" w:color="auto"/>
                  <w:right w:val="nil"/>
                </w:tcBorders>
                <w:shd w:val="clear" w:color="auto" w:fill="auto"/>
                <w:noWrap/>
                <w:vAlign w:val="center"/>
                <w:hideMark/>
              </w:tcPr>
            </w:tcPrChange>
          </w:tcPr>
          <w:p w14:paraId="09B493BD"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other</w:t>
            </w:r>
          </w:p>
        </w:tc>
        <w:tc>
          <w:tcPr>
            <w:tcW w:w="2300" w:type="dxa"/>
            <w:tcBorders>
              <w:top w:val="nil"/>
              <w:left w:val="nil"/>
              <w:bottom w:val="nil"/>
              <w:right w:val="nil"/>
            </w:tcBorders>
            <w:shd w:val="clear" w:color="auto" w:fill="auto"/>
            <w:noWrap/>
            <w:vAlign w:val="center"/>
            <w:hideMark/>
            <w:tcPrChange w:id="727" w:author="Thomas Carruthers" w:date="2019-09-05T21:36:00Z">
              <w:tcPr>
                <w:tcW w:w="2123" w:type="dxa"/>
                <w:tcBorders>
                  <w:top w:val="nil"/>
                  <w:left w:val="nil"/>
                  <w:bottom w:val="single" w:sz="4" w:space="0" w:color="auto"/>
                  <w:right w:val="nil"/>
                </w:tcBorders>
                <w:shd w:val="clear" w:color="auto" w:fill="auto"/>
                <w:noWrap/>
                <w:vAlign w:val="center"/>
                <w:hideMark/>
              </w:tcPr>
            </w:tcPrChange>
          </w:tcPr>
          <w:p w14:paraId="6F948290"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other</w:t>
            </w:r>
          </w:p>
        </w:tc>
        <w:tc>
          <w:tcPr>
            <w:tcW w:w="2430" w:type="dxa"/>
            <w:tcBorders>
              <w:top w:val="nil"/>
              <w:left w:val="nil"/>
              <w:bottom w:val="nil"/>
              <w:right w:val="nil"/>
            </w:tcBorders>
            <w:shd w:val="clear" w:color="auto" w:fill="auto"/>
            <w:noWrap/>
            <w:vAlign w:val="center"/>
            <w:hideMark/>
            <w:tcPrChange w:id="728" w:author="Thomas Carruthers" w:date="2019-09-05T21:36:00Z">
              <w:tcPr>
                <w:tcW w:w="2148" w:type="dxa"/>
                <w:gridSpan w:val="2"/>
                <w:tcBorders>
                  <w:top w:val="nil"/>
                  <w:left w:val="nil"/>
                  <w:bottom w:val="single" w:sz="4" w:space="0" w:color="auto"/>
                  <w:right w:val="nil"/>
                </w:tcBorders>
                <w:shd w:val="clear" w:color="auto" w:fill="auto"/>
                <w:noWrap/>
                <w:vAlign w:val="center"/>
                <w:hideMark/>
              </w:tcPr>
            </w:tcPrChange>
          </w:tcPr>
          <w:p w14:paraId="2F61C467" w14:textId="77777777" w:rsidR="00070C58" w:rsidRPr="00FF594F" w:rsidRDefault="00070C58" w:rsidP="00FF594F">
            <w:pPr>
              <w:rPr>
                <w:rFonts w:ascii="Calibri" w:eastAsia="Times New Roman" w:hAnsi="Calibri" w:cs="Calibri"/>
                <w:color w:val="000000"/>
                <w:lang w:val="en-US"/>
              </w:rPr>
            </w:pPr>
            <w:r w:rsidRPr="00FF594F">
              <w:rPr>
                <w:rFonts w:ascii="Calibri" w:eastAsia="Times New Roman" w:hAnsi="Calibri" w:cs="Calibri"/>
                <w:color w:val="000000"/>
                <w:lang w:val="en-US"/>
              </w:rPr>
              <w:t>other</w:t>
            </w:r>
          </w:p>
        </w:tc>
        <w:tc>
          <w:tcPr>
            <w:tcW w:w="720" w:type="dxa"/>
            <w:tcBorders>
              <w:top w:val="nil"/>
              <w:left w:val="nil"/>
              <w:bottom w:val="nil"/>
              <w:right w:val="nil"/>
            </w:tcBorders>
            <w:shd w:val="clear" w:color="auto" w:fill="auto"/>
            <w:noWrap/>
            <w:vAlign w:val="center"/>
            <w:hideMark/>
            <w:tcPrChange w:id="729" w:author="Thomas Carruthers" w:date="2019-09-05T21:36:00Z">
              <w:tcPr>
                <w:tcW w:w="1179" w:type="dxa"/>
                <w:gridSpan w:val="2"/>
                <w:tcBorders>
                  <w:top w:val="nil"/>
                  <w:left w:val="nil"/>
                  <w:bottom w:val="single" w:sz="4" w:space="0" w:color="auto"/>
                  <w:right w:val="nil"/>
                </w:tcBorders>
                <w:shd w:val="clear" w:color="auto" w:fill="auto"/>
                <w:noWrap/>
                <w:vAlign w:val="center"/>
                <w:hideMark/>
              </w:tcPr>
            </w:tcPrChange>
          </w:tcPr>
          <w:p w14:paraId="54B86115"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1960</w:t>
            </w:r>
          </w:p>
        </w:tc>
        <w:tc>
          <w:tcPr>
            <w:tcW w:w="764" w:type="dxa"/>
            <w:tcBorders>
              <w:top w:val="nil"/>
              <w:left w:val="nil"/>
              <w:bottom w:val="nil"/>
              <w:right w:val="nil"/>
            </w:tcBorders>
            <w:shd w:val="clear" w:color="auto" w:fill="auto"/>
            <w:noWrap/>
            <w:vAlign w:val="center"/>
            <w:hideMark/>
            <w:tcPrChange w:id="730" w:author="Thomas Carruthers" w:date="2019-09-05T21:36:00Z">
              <w:tcPr>
                <w:tcW w:w="764" w:type="dxa"/>
                <w:tcBorders>
                  <w:top w:val="nil"/>
                  <w:left w:val="nil"/>
                  <w:bottom w:val="single" w:sz="4" w:space="0" w:color="auto"/>
                  <w:right w:val="nil"/>
                </w:tcBorders>
                <w:shd w:val="clear" w:color="auto" w:fill="auto"/>
                <w:noWrap/>
                <w:vAlign w:val="center"/>
                <w:hideMark/>
              </w:tcPr>
            </w:tcPrChange>
          </w:tcPr>
          <w:p w14:paraId="40714F46" w14:textId="77777777" w:rsidR="00070C58" w:rsidRPr="00FF594F" w:rsidRDefault="00070C58" w:rsidP="008B446F">
            <w:pPr>
              <w:rPr>
                <w:rFonts w:ascii="Calibri" w:eastAsia="Times New Roman" w:hAnsi="Calibri" w:cs="Calibri"/>
                <w:color w:val="000000"/>
                <w:lang w:val="en-US"/>
              </w:rPr>
            </w:pPr>
            <w:r w:rsidRPr="00FF594F">
              <w:rPr>
                <w:rFonts w:ascii="Calibri" w:eastAsia="Times New Roman" w:hAnsi="Calibri" w:cs="Calibri"/>
                <w:color w:val="000000"/>
                <w:lang w:val="en-US"/>
              </w:rPr>
              <w:t>2016</w:t>
            </w:r>
          </w:p>
        </w:tc>
      </w:tr>
      <w:tr w:rsidR="007A46AF" w:rsidRPr="00FF594F" w14:paraId="631FBC12" w14:textId="77777777" w:rsidTr="00E56F1E">
        <w:trPr>
          <w:trHeight w:val="288"/>
          <w:ins w:id="731" w:author="Thomas Carruthers" w:date="2019-09-05T21:36:00Z"/>
        </w:trPr>
        <w:tc>
          <w:tcPr>
            <w:tcW w:w="1349" w:type="dxa"/>
            <w:tcBorders>
              <w:top w:val="nil"/>
              <w:left w:val="nil"/>
              <w:bottom w:val="single" w:sz="4" w:space="0" w:color="auto"/>
              <w:right w:val="nil"/>
            </w:tcBorders>
            <w:shd w:val="clear" w:color="auto" w:fill="auto"/>
            <w:noWrap/>
            <w:vAlign w:val="center"/>
          </w:tcPr>
          <w:p w14:paraId="3F768170" w14:textId="47E32902" w:rsidR="007A46AF" w:rsidRPr="00FF594F" w:rsidRDefault="007A46AF" w:rsidP="007A46AF">
            <w:pPr>
              <w:jc w:val="right"/>
              <w:rPr>
                <w:ins w:id="732" w:author="Thomas Carruthers" w:date="2019-09-05T21:36:00Z"/>
                <w:rFonts w:ascii="Calibri" w:eastAsia="Times New Roman" w:hAnsi="Calibri" w:cs="Calibri"/>
                <w:color w:val="000000"/>
                <w:lang w:val="en-US"/>
              </w:rPr>
            </w:pPr>
            <w:ins w:id="733" w:author="Thomas Carruthers" w:date="2019-09-05T21:36:00Z">
              <w:r>
                <w:rPr>
                  <w:rFonts w:ascii="Calibri" w:eastAsia="Times New Roman" w:hAnsi="Calibri" w:cs="Calibri"/>
                  <w:color w:val="000000"/>
                  <w:lang w:val="en-US"/>
                </w:rPr>
                <w:t>18</w:t>
              </w:r>
            </w:ins>
          </w:p>
        </w:tc>
        <w:tc>
          <w:tcPr>
            <w:tcW w:w="222" w:type="dxa"/>
            <w:tcBorders>
              <w:top w:val="nil"/>
              <w:left w:val="nil"/>
              <w:bottom w:val="single" w:sz="4" w:space="0" w:color="auto"/>
              <w:right w:val="nil"/>
            </w:tcBorders>
          </w:tcPr>
          <w:p w14:paraId="40508EBD" w14:textId="77777777" w:rsidR="007A46AF" w:rsidRPr="00FF594F" w:rsidRDefault="007A46AF" w:rsidP="007A46AF">
            <w:pPr>
              <w:rPr>
                <w:ins w:id="734" w:author="Thomas Carruthers" w:date="2019-09-05T21:36:00Z"/>
                <w:rFonts w:ascii="Calibri" w:eastAsia="Times New Roman" w:hAnsi="Calibri" w:cs="Calibri"/>
                <w:color w:val="000000"/>
                <w:lang w:val="en-US"/>
              </w:rPr>
            </w:pPr>
          </w:p>
        </w:tc>
        <w:tc>
          <w:tcPr>
            <w:tcW w:w="1404" w:type="dxa"/>
            <w:tcBorders>
              <w:top w:val="nil"/>
              <w:left w:val="nil"/>
              <w:bottom w:val="single" w:sz="4" w:space="0" w:color="auto"/>
              <w:right w:val="nil"/>
            </w:tcBorders>
            <w:shd w:val="clear" w:color="auto" w:fill="auto"/>
            <w:noWrap/>
            <w:vAlign w:val="center"/>
          </w:tcPr>
          <w:p w14:paraId="6D80B576" w14:textId="53A15E12" w:rsidR="007A46AF" w:rsidRPr="00FF594F" w:rsidRDefault="007A46AF" w:rsidP="007A46AF">
            <w:pPr>
              <w:rPr>
                <w:ins w:id="735" w:author="Thomas Carruthers" w:date="2019-09-05T21:36:00Z"/>
                <w:rFonts w:ascii="Calibri" w:eastAsia="Times New Roman" w:hAnsi="Calibri" w:cs="Calibri"/>
                <w:color w:val="000000"/>
                <w:lang w:val="en-US"/>
              </w:rPr>
            </w:pPr>
            <w:proofErr w:type="spellStart"/>
            <w:ins w:id="736" w:author="Thomas Carruthers" w:date="2019-09-05T21:36:00Z">
              <w:r>
                <w:rPr>
                  <w:rFonts w:ascii="Calibri" w:eastAsia="Times New Roman" w:hAnsi="Calibri" w:cs="Calibri"/>
                  <w:color w:val="000000"/>
                  <w:lang w:val="en-US"/>
                </w:rPr>
                <w:t>LLJPNnew</w:t>
              </w:r>
              <w:proofErr w:type="spellEnd"/>
            </w:ins>
          </w:p>
        </w:tc>
        <w:tc>
          <w:tcPr>
            <w:tcW w:w="755" w:type="dxa"/>
            <w:tcBorders>
              <w:top w:val="nil"/>
              <w:left w:val="nil"/>
              <w:bottom w:val="single" w:sz="4" w:space="0" w:color="auto"/>
              <w:right w:val="nil"/>
            </w:tcBorders>
            <w:shd w:val="clear" w:color="auto" w:fill="auto"/>
            <w:noWrap/>
            <w:vAlign w:val="center"/>
          </w:tcPr>
          <w:p w14:paraId="7DBE50AC" w14:textId="60E20CD9" w:rsidR="007A46AF" w:rsidRPr="00FF594F" w:rsidRDefault="007A46AF" w:rsidP="007A46AF">
            <w:pPr>
              <w:rPr>
                <w:ins w:id="737" w:author="Thomas Carruthers" w:date="2019-09-05T21:36:00Z"/>
                <w:rFonts w:ascii="Calibri" w:eastAsia="Times New Roman" w:hAnsi="Calibri" w:cs="Calibri"/>
                <w:color w:val="000000"/>
                <w:lang w:val="en-US"/>
              </w:rPr>
            </w:pPr>
            <w:ins w:id="738" w:author="Thomas Carruthers" w:date="2019-09-05T21:36:00Z">
              <w:r w:rsidRPr="00FF594F">
                <w:rPr>
                  <w:rFonts w:ascii="Calibri" w:eastAsia="Times New Roman" w:hAnsi="Calibri" w:cs="Calibri"/>
                  <w:color w:val="000000"/>
                  <w:lang w:val="en-US"/>
                </w:rPr>
                <w:t>LL</w:t>
              </w:r>
            </w:ins>
          </w:p>
        </w:tc>
        <w:tc>
          <w:tcPr>
            <w:tcW w:w="2300" w:type="dxa"/>
            <w:tcBorders>
              <w:top w:val="nil"/>
              <w:left w:val="nil"/>
              <w:bottom w:val="single" w:sz="4" w:space="0" w:color="auto"/>
              <w:right w:val="nil"/>
            </w:tcBorders>
            <w:shd w:val="clear" w:color="auto" w:fill="auto"/>
            <w:noWrap/>
            <w:vAlign w:val="center"/>
          </w:tcPr>
          <w:p w14:paraId="0929CA67" w14:textId="5B13BFD7" w:rsidR="007A46AF" w:rsidRPr="00FF594F" w:rsidRDefault="007A46AF" w:rsidP="007A46AF">
            <w:pPr>
              <w:rPr>
                <w:ins w:id="739" w:author="Thomas Carruthers" w:date="2019-09-05T21:36:00Z"/>
                <w:rFonts w:ascii="Calibri" w:eastAsia="Times New Roman" w:hAnsi="Calibri" w:cs="Calibri"/>
                <w:color w:val="000000"/>
                <w:lang w:val="en-US"/>
              </w:rPr>
            </w:pPr>
            <w:ins w:id="740" w:author="Thomas Carruthers" w:date="2019-09-05T21:36:00Z">
              <w:r w:rsidRPr="00FF594F">
                <w:rPr>
                  <w:rFonts w:ascii="Calibri" w:eastAsia="Times New Roman" w:hAnsi="Calibri" w:cs="Calibri"/>
                  <w:color w:val="000000"/>
                  <w:lang w:val="en-US"/>
                </w:rPr>
                <w:t>Japan</w:t>
              </w:r>
            </w:ins>
          </w:p>
        </w:tc>
        <w:tc>
          <w:tcPr>
            <w:tcW w:w="2430" w:type="dxa"/>
            <w:tcBorders>
              <w:top w:val="nil"/>
              <w:left w:val="nil"/>
              <w:bottom w:val="single" w:sz="4" w:space="0" w:color="auto"/>
              <w:right w:val="nil"/>
            </w:tcBorders>
            <w:shd w:val="clear" w:color="auto" w:fill="auto"/>
            <w:noWrap/>
            <w:vAlign w:val="center"/>
          </w:tcPr>
          <w:p w14:paraId="234684E5" w14:textId="1FB3813C" w:rsidR="007A46AF" w:rsidRPr="00FF594F" w:rsidRDefault="007A46AF" w:rsidP="007A46AF">
            <w:pPr>
              <w:rPr>
                <w:ins w:id="741" w:author="Thomas Carruthers" w:date="2019-09-05T21:36:00Z"/>
                <w:rFonts w:ascii="Calibri" w:eastAsia="Times New Roman" w:hAnsi="Calibri" w:cs="Calibri"/>
                <w:color w:val="000000"/>
                <w:lang w:val="en-US"/>
              </w:rPr>
            </w:pPr>
            <w:ins w:id="742" w:author="Thomas Carruthers" w:date="2019-09-05T21:36:00Z">
              <w:r w:rsidRPr="00FF594F">
                <w:rPr>
                  <w:rFonts w:ascii="Calibri" w:eastAsia="Times New Roman" w:hAnsi="Calibri" w:cs="Calibri"/>
                  <w:color w:val="000000"/>
                  <w:lang w:val="en-US"/>
                </w:rPr>
                <w:t>All</w:t>
              </w:r>
            </w:ins>
          </w:p>
        </w:tc>
        <w:tc>
          <w:tcPr>
            <w:tcW w:w="720" w:type="dxa"/>
            <w:tcBorders>
              <w:top w:val="nil"/>
              <w:left w:val="nil"/>
              <w:bottom w:val="single" w:sz="4" w:space="0" w:color="auto"/>
              <w:right w:val="nil"/>
            </w:tcBorders>
            <w:shd w:val="clear" w:color="auto" w:fill="auto"/>
            <w:noWrap/>
            <w:vAlign w:val="center"/>
          </w:tcPr>
          <w:p w14:paraId="636516DD" w14:textId="27F221D1" w:rsidR="007A46AF" w:rsidRPr="00FF594F" w:rsidRDefault="007A46AF" w:rsidP="007A46AF">
            <w:pPr>
              <w:rPr>
                <w:ins w:id="743" w:author="Thomas Carruthers" w:date="2019-09-05T21:36:00Z"/>
                <w:rFonts w:ascii="Calibri" w:eastAsia="Times New Roman" w:hAnsi="Calibri" w:cs="Calibri"/>
                <w:color w:val="000000"/>
                <w:lang w:val="en-US"/>
              </w:rPr>
            </w:pPr>
            <w:ins w:id="744" w:author="Thomas Carruthers" w:date="2019-09-05T21:39:00Z">
              <w:r>
                <w:rPr>
                  <w:rFonts w:ascii="Calibri" w:eastAsia="Times New Roman" w:hAnsi="Calibri" w:cs="Calibri"/>
                  <w:color w:val="000000"/>
                  <w:lang w:val="en-US"/>
                </w:rPr>
                <w:t>2010</w:t>
              </w:r>
            </w:ins>
          </w:p>
        </w:tc>
        <w:tc>
          <w:tcPr>
            <w:tcW w:w="764" w:type="dxa"/>
            <w:tcBorders>
              <w:top w:val="nil"/>
              <w:left w:val="nil"/>
              <w:bottom w:val="single" w:sz="4" w:space="0" w:color="auto"/>
              <w:right w:val="nil"/>
            </w:tcBorders>
            <w:shd w:val="clear" w:color="auto" w:fill="auto"/>
            <w:noWrap/>
            <w:vAlign w:val="center"/>
          </w:tcPr>
          <w:p w14:paraId="382AF5AD" w14:textId="56BBDEF3" w:rsidR="007A46AF" w:rsidRPr="00FF594F" w:rsidRDefault="007A46AF" w:rsidP="007A46AF">
            <w:pPr>
              <w:rPr>
                <w:ins w:id="745" w:author="Thomas Carruthers" w:date="2019-09-05T21:36:00Z"/>
                <w:rFonts w:ascii="Calibri" w:eastAsia="Times New Roman" w:hAnsi="Calibri" w:cs="Calibri"/>
                <w:color w:val="000000"/>
                <w:lang w:val="en-US"/>
              </w:rPr>
            </w:pPr>
            <w:ins w:id="746" w:author="Thomas Carruthers" w:date="2019-09-05T21:36:00Z">
              <w:r w:rsidRPr="00FF594F">
                <w:rPr>
                  <w:rFonts w:ascii="Calibri" w:eastAsia="Times New Roman" w:hAnsi="Calibri" w:cs="Calibri"/>
                  <w:color w:val="000000"/>
                  <w:lang w:val="en-US"/>
                </w:rPr>
                <w:t>2016</w:t>
              </w:r>
            </w:ins>
          </w:p>
        </w:tc>
      </w:tr>
    </w:tbl>
    <w:p w14:paraId="45029639" w14:textId="265B6A9D" w:rsidR="007E218D" w:rsidRPr="00256DE4" w:rsidRDefault="007E218D" w:rsidP="008B446F">
      <w:pPr>
        <w:keepNext/>
        <w:keepLines/>
        <w:spacing w:after="120"/>
        <w:jc w:val="both"/>
        <w:rPr>
          <w:rFonts w:ascii="Times New Roman" w:hAnsi="Times New Roman" w:cs="Times New Roman"/>
          <w:sz w:val="24"/>
          <w:szCs w:val="24"/>
        </w:rPr>
      </w:pPr>
    </w:p>
    <w:p w14:paraId="205128DD" w14:textId="4CE68E6E" w:rsidR="007E218D" w:rsidRPr="008B446F" w:rsidRDefault="00D073F6" w:rsidP="00406114">
      <w:pPr>
        <w:pStyle w:val="Heading4"/>
        <w:ind w:left="0"/>
        <w:rPr>
          <w:rFonts w:cs="Times New Roman"/>
          <w:szCs w:val="24"/>
        </w:rPr>
      </w:pPr>
      <w:bookmarkStart w:id="747" w:name="_Toc14467623"/>
      <w:r w:rsidRPr="008B446F">
        <w:rPr>
          <w:rFonts w:cs="Times New Roman"/>
          <w:szCs w:val="24"/>
        </w:rPr>
        <w:t>Base Case</w:t>
      </w:r>
      <w:bookmarkEnd w:id="747"/>
    </w:p>
    <w:p w14:paraId="649956C3" w14:textId="77777777" w:rsidR="007E218D" w:rsidRPr="00256DE4" w:rsidRDefault="007E218D" w:rsidP="00406114">
      <w:pPr>
        <w:jc w:val="both"/>
        <w:rPr>
          <w:rFonts w:ascii="Times New Roman" w:hAnsi="Times New Roman" w:cs="Times New Roman"/>
          <w:sz w:val="24"/>
          <w:szCs w:val="24"/>
        </w:rPr>
      </w:pPr>
    </w:p>
    <w:p w14:paraId="6B8E042F" w14:textId="59B284D9" w:rsidR="00BD0C59" w:rsidRPr="00256DE4" w:rsidRDefault="007E35E6" w:rsidP="00406114">
      <w:pPr>
        <w:jc w:val="both"/>
        <w:rPr>
          <w:rFonts w:ascii="Times New Roman" w:hAnsi="Times New Roman" w:cs="Times New Roman"/>
          <w:b/>
          <w:i/>
          <w:color w:val="FF0000"/>
          <w:sz w:val="24"/>
          <w:szCs w:val="24"/>
        </w:rPr>
      </w:pPr>
      <w:r w:rsidRPr="00256DE4">
        <w:rPr>
          <w:rFonts w:ascii="Times New Roman" w:hAnsi="Times New Roman" w:cs="Times New Roman"/>
          <w:sz w:val="24"/>
          <w:szCs w:val="24"/>
        </w:rPr>
        <w:t xml:space="preserve">A </w:t>
      </w:r>
      <w:r w:rsidR="00FF594F" w:rsidRPr="00256DE4">
        <w:rPr>
          <w:rFonts w:ascii="Times New Roman" w:hAnsi="Times New Roman" w:cs="Times New Roman"/>
          <w:sz w:val="24"/>
          <w:szCs w:val="24"/>
        </w:rPr>
        <w:t>1</w:t>
      </w:r>
      <w:r w:rsidR="00FF594F">
        <w:rPr>
          <w:rFonts w:ascii="Times New Roman" w:hAnsi="Times New Roman" w:cs="Times New Roman"/>
          <w:sz w:val="24"/>
          <w:szCs w:val="24"/>
        </w:rPr>
        <w:t>7</w:t>
      </w:r>
      <w:r w:rsidR="00981CE9" w:rsidRPr="00256DE4">
        <w:rPr>
          <w:rFonts w:ascii="Times New Roman" w:hAnsi="Times New Roman" w:cs="Times New Roman"/>
          <w:sz w:val="24"/>
          <w:szCs w:val="24"/>
        </w:rPr>
        <w:t>-</w:t>
      </w:r>
      <w:r w:rsidRPr="00256DE4">
        <w:rPr>
          <w:rFonts w:ascii="Times New Roman" w:hAnsi="Times New Roman" w:cs="Times New Roman"/>
          <w:sz w:val="24"/>
          <w:szCs w:val="24"/>
        </w:rPr>
        <w:t>fleet model based on the</w:t>
      </w:r>
      <w:r w:rsidR="009D082B" w:rsidRPr="00256DE4">
        <w:rPr>
          <w:rFonts w:ascii="Times New Roman" w:hAnsi="Times New Roman" w:cs="Times New Roman"/>
          <w:sz w:val="24"/>
          <w:szCs w:val="24"/>
        </w:rPr>
        <w:t xml:space="preserve"> definitions of Table 3.1.</w:t>
      </w:r>
      <w:r w:rsidRPr="00256DE4">
        <w:rPr>
          <w:rFonts w:ascii="Times New Roman" w:hAnsi="Times New Roman" w:cs="Times New Roman"/>
          <w:sz w:val="24"/>
          <w:szCs w:val="24"/>
        </w:rPr>
        <w:t xml:space="preserve"> </w:t>
      </w:r>
    </w:p>
    <w:p w14:paraId="3718CC4D" w14:textId="5E20170E" w:rsidR="007E218D" w:rsidRPr="00256DE4" w:rsidRDefault="007E35E6" w:rsidP="00406114">
      <w:pPr>
        <w:pStyle w:val="Heading4"/>
        <w:ind w:left="0"/>
        <w:rPr>
          <w:rFonts w:cs="Times New Roman"/>
          <w:szCs w:val="24"/>
        </w:rPr>
      </w:pPr>
      <w:bookmarkStart w:id="748" w:name="_Toc14467624"/>
      <w:r w:rsidRPr="00256DE4">
        <w:rPr>
          <w:rFonts w:cs="Times New Roman"/>
          <w:szCs w:val="24"/>
        </w:rPr>
        <w:t>Alternative options</w:t>
      </w:r>
      <w:bookmarkEnd w:id="748"/>
    </w:p>
    <w:p w14:paraId="4D626523" w14:textId="77777777" w:rsidR="007E218D" w:rsidRPr="00256DE4" w:rsidRDefault="007E218D" w:rsidP="00406114">
      <w:pPr>
        <w:jc w:val="both"/>
        <w:rPr>
          <w:rFonts w:ascii="Times New Roman" w:hAnsi="Times New Roman" w:cs="Times New Roman"/>
          <w:sz w:val="24"/>
          <w:szCs w:val="24"/>
        </w:rPr>
      </w:pPr>
    </w:p>
    <w:p w14:paraId="197FD827" w14:textId="0C3C2B62" w:rsidR="008253AC" w:rsidRPr="00256DE4" w:rsidRDefault="00D24B08" w:rsidP="005137BE">
      <w:pPr>
        <w:jc w:val="both"/>
        <w:rPr>
          <w:rFonts w:ascii="Times New Roman" w:hAnsi="Times New Roman" w:cs="Times New Roman"/>
          <w:sz w:val="24"/>
          <w:szCs w:val="24"/>
        </w:rPr>
      </w:pPr>
      <w:r w:rsidRPr="00256DE4">
        <w:rPr>
          <w:rFonts w:ascii="Times New Roman" w:hAnsi="Times New Roman" w:cs="Times New Roman"/>
          <w:sz w:val="24"/>
          <w:szCs w:val="24"/>
        </w:rPr>
        <w:lastRenderedPageBreak/>
        <w:t xml:space="preserve">A proposal for alternatives </w:t>
      </w:r>
      <w:r w:rsidR="00206292" w:rsidRPr="00256DE4">
        <w:rPr>
          <w:rFonts w:ascii="Times New Roman" w:hAnsi="Times New Roman" w:cs="Times New Roman"/>
          <w:sz w:val="24"/>
          <w:szCs w:val="24"/>
        </w:rPr>
        <w:t xml:space="preserve">may </w:t>
      </w:r>
      <w:r w:rsidRPr="00256DE4">
        <w:rPr>
          <w:rFonts w:ascii="Times New Roman" w:hAnsi="Times New Roman" w:cs="Times New Roman"/>
          <w:sz w:val="24"/>
          <w:szCs w:val="24"/>
        </w:rPr>
        <w:t xml:space="preserve">need to be developed </w:t>
      </w:r>
      <w:r w:rsidR="00201356" w:rsidRPr="00256DE4">
        <w:rPr>
          <w:rFonts w:ascii="Times New Roman" w:hAnsi="Times New Roman" w:cs="Times New Roman"/>
          <w:sz w:val="24"/>
          <w:szCs w:val="24"/>
        </w:rPr>
        <w:t xml:space="preserve">and </w:t>
      </w:r>
      <w:r w:rsidRPr="00256DE4">
        <w:rPr>
          <w:rFonts w:ascii="Times New Roman" w:hAnsi="Times New Roman" w:cs="Times New Roman"/>
          <w:sz w:val="24"/>
          <w:szCs w:val="24"/>
        </w:rPr>
        <w:t>revie</w:t>
      </w:r>
      <w:r w:rsidR="001F2259" w:rsidRPr="00256DE4">
        <w:rPr>
          <w:rFonts w:ascii="Times New Roman" w:hAnsi="Times New Roman" w:cs="Times New Roman"/>
          <w:sz w:val="24"/>
          <w:szCs w:val="24"/>
        </w:rPr>
        <w:t>w</w:t>
      </w:r>
      <w:r w:rsidR="00201356" w:rsidRPr="00256DE4">
        <w:rPr>
          <w:rFonts w:ascii="Times New Roman" w:hAnsi="Times New Roman" w:cs="Times New Roman"/>
          <w:sz w:val="24"/>
          <w:szCs w:val="24"/>
        </w:rPr>
        <w:t>ed</w:t>
      </w:r>
      <w:r w:rsidR="008D31F4" w:rsidRPr="00256DE4">
        <w:rPr>
          <w:rFonts w:ascii="Times New Roman" w:hAnsi="Times New Roman" w:cs="Times New Roman"/>
          <w:sz w:val="24"/>
          <w:szCs w:val="24"/>
        </w:rPr>
        <w:t xml:space="preserve"> </w:t>
      </w:r>
      <w:r w:rsidR="00206292" w:rsidRPr="00256DE4">
        <w:rPr>
          <w:rFonts w:ascii="Times New Roman" w:hAnsi="Times New Roman" w:cs="Times New Roman"/>
          <w:sz w:val="24"/>
          <w:szCs w:val="24"/>
        </w:rPr>
        <w:t>in the future</w:t>
      </w:r>
      <w:r w:rsidRPr="00256DE4">
        <w:rPr>
          <w:rFonts w:ascii="Times New Roman" w:hAnsi="Times New Roman" w:cs="Times New Roman"/>
          <w:sz w:val="24"/>
          <w:szCs w:val="24"/>
        </w:rPr>
        <w:t>.</w:t>
      </w:r>
      <w:r w:rsidR="00E14D46" w:rsidRPr="00256DE4">
        <w:rPr>
          <w:rFonts w:ascii="Times New Roman" w:hAnsi="Times New Roman" w:cs="Times New Roman"/>
          <w:sz w:val="24"/>
          <w:szCs w:val="24"/>
        </w:rPr>
        <w:t xml:space="preserve">   </w:t>
      </w:r>
    </w:p>
    <w:p w14:paraId="7B590E83" w14:textId="77777777" w:rsidR="00B62603" w:rsidRPr="00256DE4" w:rsidRDefault="00B62603" w:rsidP="005137BE">
      <w:pPr>
        <w:jc w:val="both"/>
        <w:rPr>
          <w:rFonts w:ascii="Times New Roman" w:hAnsi="Times New Roman" w:cs="Times New Roman"/>
          <w:sz w:val="24"/>
          <w:szCs w:val="24"/>
        </w:rPr>
      </w:pPr>
    </w:p>
    <w:p w14:paraId="407F4C92" w14:textId="77777777" w:rsidR="00CC223C" w:rsidRPr="00256DE4" w:rsidRDefault="00E75498" w:rsidP="001B61C4">
      <w:pPr>
        <w:pStyle w:val="Heading1"/>
        <w:ind w:left="0"/>
        <w:rPr>
          <w:rFonts w:cs="Times New Roman"/>
          <w:szCs w:val="24"/>
        </w:rPr>
      </w:pPr>
      <w:bookmarkStart w:id="749" w:name="_Toc14467625"/>
      <w:r w:rsidRPr="00256DE4">
        <w:rPr>
          <w:rFonts w:cs="Times New Roman"/>
          <w:szCs w:val="24"/>
        </w:rPr>
        <w:t>MANAGEMENT OPTIONS</w:t>
      </w:r>
      <w:bookmarkEnd w:id="749"/>
    </w:p>
    <w:p w14:paraId="6EA960D7" w14:textId="77777777" w:rsidR="00580726" w:rsidRPr="00256DE4" w:rsidRDefault="00580726" w:rsidP="001B61C4">
      <w:pPr>
        <w:pStyle w:val="ListParagraph"/>
        <w:ind w:left="0"/>
        <w:jc w:val="both"/>
        <w:rPr>
          <w:rFonts w:ascii="Times New Roman" w:hAnsi="Times New Roman" w:cs="Times New Roman"/>
          <w:sz w:val="24"/>
          <w:szCs w:val="24"/>
        </w:rPr>
      </w:pPr>
    </w:p>
    <w:p w14:paraId="397196C4" w14:textId="77777777" w:rsidR="00206292" w:rsidRPr="00256DE4" w:rsidRDefault="00206292" w:rsidP="00206292">
      <w:pPr>
        <w:pStyle w:val="ListParagraph"/>
        <w:ind w:left="0"/>
        <w:jc w:val="both"/>
        <w:rPr>
          <w:rFonts w:ascii="Times New Roman" w:hAnsi="Times New Roman" w:cs="Times New Roman"/>
          <w:sz w:val="24"/>
          <w:szCs w:val="24"/>
        </w:rPr>
      </w:pPr>
      <w:commentRangeStart w:id="750"/>
      <w:r w:rsidRPr="00256DE4">
        <w:rPr>
          <w:rFonts w:ascii="Times New Roman" w:hAnsi="Times New Roman" w:cs="Times New Roman"/>
          <w:sz w:val="24"/>
          <w:szCs w:val="24"/>
        </w:rPr>
        <w:t>Notes</w:t>
      </w:r>
      <w:commentRangeEnd w:id="750"/>
      <w:r w:rsidR="00F103A4">
        <w:rPr>
          <w:rStyle w:val="CommentReference"/>
        </w:rPr>
        <w:commentReference w:id="750"/>
      </w:r>
      <w:r w:rsidRPr="00256DE4">
        <w:rPr>
          <w:rFonts w:ascii="Times New Roman" w:hAnsi="Times New Roman" w:cs="Times New Roman"/>
          <w:sz w:val="24"/>
          <w:szCs w:val="24"/>
        </w:rPr>
        <w:t xml:space="preserve">: </w:t>
      </w:r>
    </w:p>
    <w:p w14:paraId="55B1B7CA" w14:textId="7E8D63A2" w:rsidR="00206292" w:rsidRPr="00256DE4" w:rsidRDefault="00206292" w:rsidP="003F4443">
      <w:pPr>
        <w:pStyle w:val="ListParagraph"/>
        <w:numPr>
          <w:ilvl w:val="0"/>
          <w:numId w:val="1"/>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 xml:space="preserve">The following section is included to provide some suggestions on possible structures to </w:t>
      </w:r>
      <w:r w:rsidR="00013C4F">
        <w:rPr>
          <w:rFonts w:ascii="Times New Roman" w:hAnsi="Times New Roman" w:cs="Times New Roman"/>
          <w:sz w:val="24"/>
          <w:szCs w:val="24"/>
        </w:rPr>
        <w:t xml:space="preserve">Candidate </w:t>
      </w:r>
      <w:r w:rsidRPr="00256DE4">
        <w:rPr>
          <w:rFonts w:ascii="Times New Roman" w:hAnsi="Times New Roman" w:cs="Times New Roman"/>
          <w:sz w:val="24"/>
          <w:szCs w:val="24"/>
        </w:rPr>
        <w:t>MP</w:t>
      </w:r>
      <w:r w:rsidR="00013C4F">
        <w:rPr>
          <w:rFonts w:ascii="Times New Roman" w:hAnsi="Times New Roman" w:cs="Times New Roman"/>
          <w:sz w:val="24"/>
          <w:szCs w:val="24"/>
        </w:rPr>
        <w:t xml:space="preserve"> (CMP)</w:t>
      </w:r>
      <w:r w:rsidRPr="00256DE4">
        <w:rPr>
          <w:rFonts w:ascii="Times New Roman" w:hAnsi="Times New Roman" w:cs="Times New Roman"/>
          <w:sz w:val="24"/>
          <w:szCs w:val="24"/>
        </w:rPr>
        <w:t xml:space="preserve"> developers of management options to be included in the </w:t>
      </w:r>
      <w:r w:rsidR="00277AFF">
        <w:rPr>
          <w:rFonts w:ascii="Times New Roman" w:hAnsi="Times New Roman" w:cs="Times New Roman"/>
          <w:sz w:val="24"/>
          <w:szCs w:val="24"/>
        </w:rPr>
        <w:t>C</w:t>
      </w:r>
      <w:r w:rsidRPr="00256DE4">
        <w:rPr>
          <w:rFonts w:ascii="Times New Roman" w:hAnsi="Times New Roman" w:cs="Times New Roman"/>
          <w:sz w:val="24"/>
          <w:szCs w:val="24"/>
        </w:rPr>
        <w:t xml:space="preserve">MPs. The suggestions offered are illustrative – </w:t>
      </w:r>
      <w:proofErr w:type="gramStart"/>
      <w:r w:rsidRPr="00256DE4">
        <w:rPr>
          <w:rFonts w:ascii="Times New Roman" w:hAnsi="Times New Roman" w:cs="Times New Roman"/>
          <w:sz w:val="24"/>
          <w:szCs w:val="24"/>
        </w:rPr>
        <w:t>clearly</w:t>
      </w:r>
      <w:proofErr w:type="gramEnd"/>
      <w:r w:rsidRPr="00256DE4">
        <w:rPr>
          <w:rFonts w:ascii="Times New Roman" w:hAnsi="Times New Roman" w:cs="Times New Roman"/>
          <w:sz w:val="24"/>
          <w:szCs w:val="24"/>
        </w:rPr>
        <w:t xml:space="preserve"> they will need to be discussed with stakeholders as the process develops.</w:t>
      </w:r>
    </w:p>
    <w:p w14:paraId="1DE4B161" w14:textId="6C2D76E7" w:rsidR="00206292" w:rsidRPr="00256DE4" w:rsidRDefault="00206292" w:rsidP="003F4443">
      <w:pPr>
        <w:pStyle w:val="ListParagraph"/>
        <w:numPr>
          <w:ilvl w:val="0"/>
          <w:numId w:val="1"/>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 xml:space="preserve">As above, for convenience they have been set out in </w:t>
      </w:r>
      <w:r w:rsidR="00D073F6">
        <w:rPr>
          <w:rFonts w:ascii="Times New Roman" w:hAnsi="Times New Roman" w:cs="Times New Roman"/>
          <w:sz w:val="24"/>
          <w:szCs w:val="24"/>
        </w:rPr>
        <w:t>Base Case</w:t>
      </w:r>
      <w:r w:rsidR="00D073F6"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and alternative option form. It is recommended that many of the choices for the final </w:t>
      </w:r>
      <w:r w:rsidR="00277AFF">
        <w:rPr>
          <w:rFonts w:ascii="Times New Roman" w:hAnsi="Times New Roman" w:cs="Times New Roman"/>
          <w:sz w:val="24"/>
          <w:szCs w:val="24"/>
        </w:rPr>
        <w:t>C</w:t>
      </w:r>
      <w:r w:rsidRPr="00256DE4">
        <w:rPr>
          <w:rFonts w:ascii="Times New Roman" w:hAnsi="Times New Roman" w:cs="Times New Roman"/>
          <w:sz w:val="24"/>
          <w:szCs w:val="24"/>
        </w:rPr>
        <w:t>MP options be made later in the process, so that they can be informed by results from trials which show the pro/con trade-offs amongst such options.</w:t>
      </w:r>
    </w:p>
    <w:p w14:paraId="6975866A" w14:textId="27376E69" w:rsidR="00206292" w:rsidRPr="00256DE4" w:rsidRDefault="00206292" w:rsidP="003F4443">
      <w:pPr>
        <w:pStyle w:val="ListParagraph"/>
        <w:numPr>
          <w:ilvl w:val="0"/>
          <w:numId w:val="1"/>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 xml:space="preserve">The specifics of future </w:t>
      </w:r>
      <w:r w:rsidR="00013C4F">
        <w:rPr>
          <w:rFonts w:ascii="Times New Roman" w:hAnsi="Times New Roman" w:cs="Times New Roman"/>
          <w:sz w:val="24"/>
          <w:szCs w:val="24"/>
        </w:rPr>
        <w:t>C</w:t>
      </w:r>
      <w:r w:rsidRPr="00256DE4">
        <w:rPr>
          <w:rFonts w:ascii="Times New Roman" w:hAnsi="Times New Roman" w:cs="Times New Roman"/>
          <w:sz w:val="24"/>
          <w:szCs w:val="24"/>
        </w:rPr>
        <w:t>MPs will be left to their developers to determine based on the results of their application to the finalised trials. However</w:t>
      </w:r>
      <w:r w:rsidR="00013C4F">
        <w:rPr>
          <w:rFonts w:ascii="Times New Roman" w:hAnsi="Times New Roman" w:cs="Times New Roman"/>
          <w:sz w:val="24"/>
          <w:szCs w:val="24"/>
        </w:rPr>
        <w:t>,</w:t>
      </w:r>
      <w:r w:rsidRPr="00256DE4">
        <w:rPr>
          <w:rFonts w:ascii="Times New Roman" w:hAnsi="Times New Roman" w:cs="Times New Roman"/>
          <w:sz w:val="24"/>
          <w:szCs w:val="24"/>
        </w:rPr>
        <w:t xml:space="preserve"> those candidates need to take account of the broad desired characteristics/limitations set out below.</w:t>
      </w:r>
    </w:p>
    <w:p w14:paraId="5CB288D7" w14:textId="19DE496F" w:rsidR="00206292" w:rsidRDefault="00206292" w:rsidP="003F4443">
      <w:pPr>
        <w:pStyle w:val="ListParagraph"/>
        <w:numPr>
          <w:ilvl w:val="0"/>
          <w:numId w:val="1"/>
        </w:numPr>
        <w:ind w:left="357" w:hanging="357"/>
        <w:jc w:val="both"/>
        <w:rPr>
          <w:ins w:id="751" w:author="Nicholas Duprey" w:date="2019-08-01T11:44:00Z"/>
          <w:rFonts w:ascii="Times New Roman" w:hAnsi="Times New Roman" w:cs="Times New Roman"/>
          <w:sz w:val="24"/>
          <w:szCs w:val="24"/>
        </w:rPr>
      </w:pPr>
      <w:r w:rsidRPr="00256DE4">
        <w:rPr>
          <w:rFonts w:ascii="Times New Roman" w:hAnsi="Times New Roman" w:cs="Times New Roman"/>
          <w:sz w:val="24"/>
          <w:szCs w:val="24"/>
        </w:rPr>
        <w:t>HCRs need not to explicitly include reference points</w:t>
      </w:r>
    </w:p>
    <w:p w14:paraId="7FB3F8C5" w14:textId="7CD62044" w:rsidR="00FD0F58" w:rsidRPr="00256DE4" w:rsidRDefault="00FD0F58" w:rsidP="003F4443">
      <w:pPr>
        <w:pStyle w:val="ListParagraph"/>
        <w:numPr>
          <w:ilvl w:val="0"/>
          <w:numId w:val="1"/>
        </w:numPr>
        <w:ind w:left="357" w:hanging="357"/>
        <w:jc w:val="both"/>
        <w:rPr>
          <w:rFonts w:ascii="Times New Roman" w:hAnsi="Times New Roman" w:cs="Times New Roman"/>
          <w:sz w:val="24"/>
          <w:szCs w:val="24"/>
        </w:rPr>
      </w:pPr>
      <w:ins w:id="752" w:author="Nicholas Duprey" w:date="2019-08-01T11:44:00Z">
        <w:r>
          <w:rPr>
            <w:rFonts w:ascii="Times New Roman" w:hAnsi="Times New Roman" w:cs="Times New Roman"/>
            <w:sz w:val="24"/>
            <w:szCs w:val="24"/>
          </w:rPr>
          <w:t xml:space="preserve">In March 2019 Panel met and began setting their recommendation on what their objectives would be for the MSE. </w:t>
        </w:r>
      </w:ins>
      <w:ins w:id="753" w:author="Nicholas Duprey" w:date="2019-08-01T11:45:00Z">
        <w:r>
          <w:rPr>
            <w:rFonts w:ascii="Times New Roman" w:hAnsi="Times New Roman" w:cs="Times New Roman"/>
            <w:sz w:val="24"/>
            <w:szCs w:val="24"/>
          </w:rPr>
          <w:t xml:space="preserve">They also provided some guidance on preferences for some management options. This advice will be incorporated below where applicable. </w:t>
        </w:r>
      </w:ins>
    </w:p>
    <w:p w14:paraId="00B17AB6" w14:textId="77777777" w:rsidR="007D255E" w:rsidRPr="00256DE4" w:rsidRDefault="007D255E" w:rsidP="001B61C4">
      <w:pPr>
        <w:jc w:val="both"/>
        <w:rPr>
          <w:rFonts w:ascii="Times New Roman" w:hAnsi="Times New Roman" w:cs="Times New Roman"/>
          <w:sz w:val="24"/>
          <w:szCs w:val="24"/>
        </w:rPr>
      </w:pPr>
    </w:p>
    <w:p w14:paraId="774FADE8" w14:textId="14937A9A" w:rsidR="007E218D" w:rsidRPr="00256DE4" w:rsidRDefault="00580726" w:rsidP="00406114">
      <w:pPr>
        <w:pStyle w:val="Heading3"/>
        <w:ind w:left="0"/>
        <w:rPr>
          <w:rFonts w:cs="Times New Roman"/>
          <w:szCs w:val="24"/>
        </w:rPr>
      </w:pPr>
      <w:bookmarkStart w:id="754" w:name="_Toc14467626"/>
      <w:r w:rsidRPr="00256DE4">
        <w:rPr>
          <w:rFonts w:cs="Times New Roman"/>
          <w:szCs w:val="24"/>
        </w:rPr>
        <w:t xml:space="preserve">Spatial </w:t>
      </w:r>
      <w:r w:rsidR="00D073F6">
        <w:rPr>
          <w:rFonts w:cs="Times New Roman"/>
          <w:szCs w:val="24"/>
        </w:rPr>
        <w:t>strata</w:t>
      </w:r>
      <w:r w:rsidR="0079679A" w:rsidRPr="00256DE4">
        <w:rPr>
          <w:rFonts w:cs="Times New Roman"/>
          <w:szCs w:val="24"/>
        </w:rPr>
        <w:t xml:space="preserve"> </w:t>
      </w:r>
      <w:r w:rsidRPr="00256DE4">
        <w:rPr>
          <w:rFonts w:cs="Times New Roman"/>
          <w:szCs w:val="24"/>
        </w:rPr>
        <w:t>for which TACs are set</w:t>
      </w:r>
      <w:bookmarkEnd w:id="754"/>
    </w:p>
    <w:p w14:paraId="2726E0CB" w14:textId="6CA98E49" w:rsidR="007E218D" w:rsidRPr="00256DE4" w:rsidRDefault="00277AFF" w:rsidP="00406114">
      <w:pPr>
        <w:pStyle w:val="Heading4"/>
        <w:ind w:left="0"/>
        <w:rPr>
          <w:rFonts w:cs="Times New Roman"/>
          <w:szCs w:val="24"/>
        </w:rPr>
      </w:pPr>
      <w:bookmarkStart w:id="755" w:name="_Toc14467627"/>
      <w:r>
        <w:rPr>
          <w:rFonts w:cs="Times New Roman"/>
          <w:szCs w:val="24"/>
        </w:rPr>
        <w:t>Base Case</w:t>
      </w:r>
      <w:bookmarkEnd w:id="755"/>
    </w:p>
    <w:p w14:paraId="198A9A6C" w14:textId="77777777" w:rsidR="007E218D" w:rsidRPr="00256DE4" w:rsidRDefault="007E218D" w:rsidP="00406114">
      <w:pPr>
        <w:rPr>
          <w:rFonts w:ascii="Times New Roman" w:hAnsi="Times New Roman" w:cs="Times New Roman"/>
          <w:sz w:val="24"/>
          <w:szCs w:val="24"/>
          <w:lang w:eastAsia="en-ZA"/>
        </w:rPr>
      </w:pPr>
    </w:p>
    <w:p w14:paraId="7552F06E" w14:textId="6A4DB14C" w:rsidR="007E218D" w:rsidRPr="00256DE4" w:rsidRDefault="00B20954" w:rsidP="00406114">
      <w:pPr>
        <w:jc w:val="both"/>
        <w:rPr>
          <w:rFonts w:ascii="Times New Roman" w:hAnsi="Times New Roman" w:cs="Times New Roman"/>
          <w:sz w:val="24"/>
          <w:szCs w:val="24"/>
        </w:rPr>
      </w:pPr>
      <w:r w:rsidRPr="00256DE4">
        <w:rPr>
          <w:rFonts w:ascii="Times New Roman" w:hAnsi="Times New Roman" w:cs="Times New Roman"/>
          <w:sz w:val="24"/>
          <w:szCs w:val="24"/>
        </w:rPr>
        <w:t>Conventional West and East</w:t>
      </w:r>
      <w:r w:rsidR="00706A1F" w:rsidRPr="00256DE4">
        <w:rPr>
          <w:rFonts w:ascii="Times New Roman" w:hAnsi="Times New Roman" w:cs="Times New Roman"/>
          <w:sz w:val="24"/>
          <w:szCs w:val="24"/>
        </w:rPr>
        <w:t>/</w:t>
      </w:r>
      <w:r w:rsidRPr="00256DE4">
        <w:rPr>
          <w:rFonts w:ascii="Times New Roman" w:hAnsi="Times New Roman" w:cs="Times New Roman"/>
          <w:sz w:val="24"/>
          <w:szCs w:val="24"/>
        </w:rPr>
        <w:t xml:space="preserve">Mediterranean regions </w:t>
      </w:r>
      <w:r w:rsidR="001D1844" w:rsidRPr="00256DE4">
        <w:rPr>
          <w:rFonts w:ascii="Times New Roman" w:hAnsi="Times New Roman" w:cs="Times New Roman"/>
          <w:sz w:val="24"/>
          <w:szCs w:val="24"/>
        </w:rPr>
        <w:t>(Figure 1</w:t>
      </w:r>
      <w:r w:rsidR="007D2E3B" w:rsidRPr="00256DE4">
        <w:rPr>
          <w:rFonts w:ascii="Times New Roman" w:hAnsi="Times New Roman" w:cs="Times New Roman"/>
          <w:sz w:val="24"/>
          <w:szCs w:val="24"/>
        </w:rPr>
        <w:t>.1</w:t>
      </w:r>
      <w:r w:rsidR="001D1844" w:rsidRPr="00256DE4">
        <w:rPr>
          <w:rFonts w:ascii="Times New Roman" w:hAnsi="Times New Roman" w:cs="Times New Roman"/>
          <w:sz w:val="24"/>
          <w:szCs w:val="24"/>
        </w:rPr>
        <w:t xml:space="preserve">): </w:t>
      </w:r>
    </w:p>
    <w:p w14:paraId="1029A123" w14:textId="77777777" w:rsidR="00257C2D" w:rsidRPr="00256DE4" w:rsidRDefault="00257C2D" w:rsidP="00257C2D">
      <w:pPr>
        <w:jc w:val="both"/>
        <w:rPr>
          <w:rFonts w:ascii="Times New Roman" w:hAnsi="Times New Roman" w:cs="Times New Roman"/>
          <w:sz w:val="24"/>
          <w:szCs w:val="24"/>
        </w:rPr>
      </w:pPr>
    </w:p>
    <w:p w14:paraId="0352E01A" w14:textId="3A1FDE3B" w:rsidR="00257C2D" w:rsidRPr="00256DE4" w:rsidRDefault="00257C2D" w:rsidP="00257C2D">
      <w:pPr>
        <w:jc w:val="both"/>
        <w:rPr>
          <w:rFonts w:ascii="Times New Roman" w:hAnsi="Times New Roman" w:cs="Times New Roman"/>
          <w:sz w:val="24"/>
          <w:szCs w:val="24"/>
        </w:rPr>
      </w:pPr>
      <w:r w:rsidRPr="00256DE4">
        <w:rPr>
          <w:rFonts w:ascii="Times New Roman" w:hAnsi="Times New Roman" w:cs="Times New Roman"/>
          <w:sz w:val="24"/>
          <w:szCs w:val="24"/>
        </w:rPr>
        <w:t xml:space="preserve">West: </w:t>
      </w:r>
      <w:r w:rsidR="00D073F6">
        <w:rPr>
          <w:rFonts w:ascii="Times New Roman" w:hAnsi="Times New Roman" w:cs="Times New Roman"/>
          <w:sz w:val="24"/>
          <w:szCs w:val="24"/>
        </w:rPr>
        <w:t>strata</w:t>
      </w:r>
      <w:r w:rsidR="00D073F6" w:rsidRPr="00256DE4">
        <w:rPr>
          <w:rFonts w:ascii="Times New Roman" w:hAnsi="Times New Roman" w:cs="Times New Roman"/>
          <w:sz w:val="24"/>
          <w:szCs w:val="24"/>
        </w:rPr>
        <w:t xml:space="preserve"> </w:t>
      </w:r>
      <w:r w:rsidRPr="00256DE4">
        <w:rPr>
          <w:rFonts w:ascii="Times New Roman" w:hAnsi="Times New Roman" w:cs="Times New Roman"/>
          <w:sz w:val="24"/>
          <w:szCs w:val="24"/>
        </w:rPr>
        <w:t>1-3 (GOM, WATL, GSL)</w:t>
      </w:r>
    </w:p>
    <w:p w14:paraId="1D6BFF11" w14:textId="739D4729" w:rsidR="00257C2D" w:rsidRPr="00256DE4" w:rsidRDefault="00257C2D" w:rsidP="00257C2D">
      <w:pPr>
        <w:jc w:val="both"/>
        <w:rPr>
          <w:rFonts w:ascii="Times New Roman" w:hAnsi="Times New Roman" w:cs="Times New Roman"/>
          <w:sz w:val="24"/>
          <w:szCs w:val="24"/>
        </w:rPr>
      </w:pPr>
      <w:r w:rsidRPr="00256DE4">
        <w:rPr>
          <w:rFonts w:ascii="Times New Roman" w:hAnsi="Times New Roman" w:cs="Times New Roman"/>
          <w:sz w:val="24"/>
          <w:szCs w:val="24"/>
        </w:rPr>
        <w:t xml:space="preserve">East: </w:t>
      </w:r>
      <w:r w:rsidR="00D073F6">
        <w:rPr>
          <w:rFonts w:ascii="Times New Roman" w:hAnsi="Times New Roman" w:cs="Times New Roman"/>
          <w:sz w:val="24"/>
          <w:szCs w:val="24"/>
        </w:rPr>
        <w:t>strata</w:t>
      </w:r>
      <w:r w:rsidR="00D073F6" w:rsidRPr="00256DE4">
        <w:rPr>
          <w:rFonts w:ascii="Times New Roman" w:hAnsi="Times New Roman" w:cs="Times New Roman"/>
          <w:sz w:val="24"/>
          <w:szCs w:val="24"/>
        </w:rPr>
        <w:t xml:space="preserve"> </w:t>
      </w:r>
      <w:r w:rsidRPr="00256DE4">
        <w:rPr>
          <w:rFonts w:ascii="Times New Roman" w:hAnsi="Times New Roman" w:cs="Times New Roman"/>
          <w:sz w:val="24"/>
          <w:szCs w:val="24"/>
        </w:rPr>
        <w:t>4-7 (</w:t>
      </w:r>
      <w:r w:rsidR="00936A35" w:rsidRPr="00256DE4">
        <w:rPr>
          <w:rFonts w:ascii="Times New Roman" w:hAnsi="Times New Roman" w:cs="Times New Roman"/>
          <w:sz w:val="24"/>
          <w:szCs w:val="24"/>
        </w:rPr>
        <w:t>SATL</w:t>
      </w:r>
      <w:r w:rsidRPr="00256DE4">
        <w:rPr>
          <w:rFonts w:ascii="Times New Roman" w:hAnsi="Times New Roman" w:cs="Times New Roman"/>
          <w:sz w:val="24"/>
          <w:szCs w:val="24"/>
        </w:rPr>
        <w:t xml:space="preserve">, </w:t>
      </w:r>
      <w:r w:rsidR="00936A35" w:rsidRPr="00256DE4">
        <w:rPr>
          <w:rFonts w:ascii="Times New Roman" w:hAnsi="Times New Roman" w:cs="Times New Roman"/>
          <w:sz w:val="24"/>
          <w:szCs w:val="24"/>
        </w:rPr>
        <w:t>NATL</w:t>
      </w:r>
      <w:r w:rsidRPr="00256DE4">
        <w:rPr>
          <w:rFonts w:ascii="Times New Roman" w:hAnsi="Times New Roman" w:cs="Times New Roman"/>
          <w:sz w:val="24"/>
          <w:szCs w:val="24"/>
        </w:rPr>
        <w:t xml:space="preserve">, EATL, MED) </w:t>
      </w:r>
    </w:p>
    <w:p w14:paraId="09DEABF1" w14:textId="77777777" w:rsidR="007E218D" w:rsidRPr="00256DE4" w:rsidRDefault="007E218D" w:rsidP="00406114">
      <w:pPr>
        <w:jc w:val="both"/>
        <w:rPr>
          <w:rFonts w:ascii="Times New Roman" w:hAnsi="Times New Roman" w:cs="Times New Roman"/>
          <w:sz w:val="24"/>
          <w:szCs w:val="24"/>
        </w:rPr>
      </w:pPr>
    </w:p>
    <w:p w14:paraId="3CC13CF5" w14:textId="77777777" w:rsidR="007E218D" w:rsidRPr="00256DE4" w:rsidRDefault="00B20954" w:rsidP="00406114">
      <w:pPr>
        <w:pStyle w:val="Heading4"/>
        <w:ind w:left="0"/>
        <w:rPr>
          <w:rFonts w:cs="Times New Roman"/>
          <w:szCs w:val="24"/>
        </w:rPr>
      </w:pPr>
      <w:bookmarkStart w:id="756" w:name="_Toc14467628"/>
      <w:r w:rsidRPr="00256DE4">
        <w:rPr>
          <w:rFonts w:cs="Times New Roman"/>
          <w:szCs w:val="24"/>
        </w:rPr>
        <w:t>Alternative options</w:t>
      </w:r>
      <w:bookmarkEnd w:id="756"/>
    </w:p>
    <w:p w14:paraId="5C4C470A" w14:textId="77777777" w:rsidR="007E218D" w:rsidRPr="00256DE4" w:rsidRDefault="007E218D" w:rsidP="00406114">
      <w:pPr>
        <w:rPr>
          <w:rFonts w:ascii="Times New Roman" w:hAnsi="Times New Roman" w:cs="Times New Roman"/>
          <w:sz w:val="24"/>
          <w:szCs w:val="24"/>
          <w:lang w:eastAsia="en-ZA"/>
        </w:rPr>
      </w:pPr>
    </w:p>
    <w:p w14:paraId="754E21C6" w14:textId="75177125" w:rsidR="007E218D" w:rsidRPr="00256DE4" w:rsidRDefault="00B20954" w:rsidP="00406114">
      <w:pPr>
        <w:jc w:val="both"/>
        <w:rPr>
          <w:rFonts w:ascii="Times New Roman" w:hAnsi="Times New Roman" w:cs="Times New Roman"/>
          <w:sz w:val="24"/>
          <w:szCs w:val="24"/>
        </w:rPr>
      </w:pPr>
      <w:r w:rsidRPr="00256DE4">
        <w:rPr>
          <w:rFonts w:ascii="Times New Roman" w:hAnsi="Times New Roman" w:cs="Times New Roman"/>
          <w:sz w:val="24"/>
          <w:szCs w:val="24"/>
        </w:rPr>
        <w:t>Various possibilities exist. For example, separating out central Atlantic</w:t>
      </w:r>
      <w:r w:rsidR="00D073F6">
        <w:rPr>
          <w:rFonts w:ascii="Times New Roman" w:hAnsi="Times New Roman" w:cs="Times New Roman"/>
          <w:sz w:val="24"/>
          <w:szCs w:val="24"/>
        </w:rPr>
        <w:t xml:space="preserve"> strata</w:t>
      </w:r>
      <w:r w:rsidR="001D1844" w:rsidRPr="00256DE4">
        <w:rPr>
          <w:rFonts w:ascii="Times New Roman" w:hAnsi="Times New Roman" w:cs="Times New Roman"/>
          <w:sz w:val="24"/>
          <w:szCs w:val="24"/>
        </w:rPr>
        <w:t>.</w:t>
      </w:r>
    </w:p>
    <w:p w14:paraId="5FCC75AB" w14:textId="2222AD0A" w:rsidR="000C1381" w:rsidRPr="00256DE4" w:rsidRDefault="000C1381" w:rsidP="00406114">
      <w:pPr>
        <w:jc w:val="both"/>
        <w:rPr>
          <w:rFonts w:ascii="Times New Roman" w:hAnsi="Times New Roman" w:cs="Times New Roman"/>
          <w:sz w:val="24"/>
          <w:szCs w:val="24"/>
        </w:rPr>
      </w:pPr>
    </w:p>
    <w:p w14:paraId="22D9A33D" w14:textId="3B04141B" w:rsidR="000C1381" w:rsidRPr="00256DE4" w:rsidRDefault="00732181" w:rsidP="00406114">
      <w:pPr>
        <w:jc w:val="both"/>
        <w:rPr>
          <w:rFonts w:ascii="Times New Roman" w:hAnsi="Times New Roman" w:cs="Times New Roman"/>
          <w:sz w:val="24"/>
          <w:szCs w:val="24"/>
        </w:rPr>
      </w:pPr>
      <w:r>
        <w:rPr>
          <w:rFonts w:ascii="Times New Roman" w:hAnsi="Times New Roman" w:cs="Times New Roman"/>
          <w:sz w:val="24"/>
          <w:szCs w:val="24"/>
        </w:rPr>
        <w:t>A m</w:t>
      </w:r>
      <w:r w:rsidR="000C1381" w:rsidRPr="00256DE4">
        <w:rPr>
          <w:rFonts w:ascii="Times New Roman" w:hAnsi="Times New Roman" w:cs="Times New Roman"/>
          <w:sz w:val="24"/>
          <w:szCs w:val="24"/>
        </w:rPr>
        <w:t xml:space="preserve">ore </w:t>
      </w:r>
      <w:r w:rsidR="00257C2D" w:rsidRPr="00256DE4">
        <w:rPr>
          <w:rFonts w:ascii="Times New Roman" w:hAnsi="Times New Roman" w:cs="Times New Roman"/>
          <w:sz w:val="24"/>
          <w:szCs w:val="24"/>
        </w:rPr>
        <w:t>complex</w:t>
      </w:r>
      <w:r w:rsidR="000C1381" w:rsidRPr="00256DE4">
        <w:rPr>
          <w:rFonts w:ascii="Times New Roman" w:hAnsi="Times New Roman" w:cs="Times New Roman"/>
          <w:sz w:val="24"/>
          <w:szCs w:val="24"/>
        </w:rPr>
        <w:t xml:space="preserve"> </w:t>
      </w:r>
      <w:r w:rsidR="005A1833" w:rsidRPr="00256DE4">
        <w:rPr>
          <w:rFonts w:ascii="Times New Roman" w:hAnsi="Times New Roman" w:cs="Times New Roman"/>
          <w:sz w:val="24"/>
          <w:szCs w:val="24"/>
        </w:rPr>
        <w:t xml:space="preserve">10 </w:t>
      </w:r>
      <w:r w:rsidR="00D073F6">
        <w:rPr>
          <w:rFonts w:ascii="Times New Roman" w:hAnsi="Times New Roman" w:cs="Times New Roman"/>
          <w:sz w:val="24"/>
          <w:szCs w:val="24"/>
        </w:rPr>
        <w:t>strata</w:t>
      </w:r>
      <w:r w:rsidR="00D073F6" w:rsidRPr="00256DE4">
        <w:rPr>
          <w:rFonts w:ascii="Times New Roman" w:hAnsi="Times New Roman" w:cs="Times New Roman"/>
          <w:sz w:val="24"/>
          <w:szCs w:val="24"/>
        </w:rPr>
        <w:t xml:space="preserve"> </w:t>
      </w:r>
      <w:r w:rsidR="000C1381" w:rsidRPr="00256DE4">
        <w:rPr>
          <w:rFonts w:ascii="Times New Roman" w:hAnsi="Times New Roman" w:cs="Times New Roman"/>
          <w:sz w:val="24"/>
          <w:szCs w:val="24"/>
        </w:rPr>
        <w:t>option</w:t>
      </w:r>
      <w:r w:rsidR="008F2EE9" w:rsidRPr="00256DE4">
        <w:rPr>
          <w:rFonts w:ascii="Times New Roman" w:hAnsi="Times New Roman" w:cs="Times New Roman"/>
          <w:sz w:val="24"/>
          <w:szCs w:val="24"/>
        </w:rPr>
        <w:t xml:space="preserve"> </w:t>
      </w:r>
      <w:r>
        <w:rPr>
          <w:rFonts w:ascii="Times New Roman" w:hAnsi="Times New Roman" w:cs="Times New Roman"/>
          <w:sz w:val="24"/>
          <w:szCs w:val="24"/>
        </w:rPr>
        <w:t>could separate both the central Atlantic and the Caribbean (CAR)</w:t>
      </w:r>
      <w:r w:rsidR="000C1381" w:rsidRPr="00256DE4">
        <w:rPr>
          <w:rFonts w:ascii="Times New Roman" w:hAnsi="Times New Roman" w:cs="Times New Roman"/>
          <w:sz w:val="24"/>
          <w:szCs w:val="24"/>
        </w:rPr>
        <w:t xml:space="preserve">: </w:t>
      </w:r>
    </w:p>
    <w:p w14:paraId="07C1EA3E" w14:textId="26842B5F" w:rsidR="00257C2D" w:rsidRPr="00256DE4" w:rsidRDefault="00257C2D" w:rsidP="00257C2D">
      <w:pPr>
        <w:jc w:val="both"/>
        <w:rPr>
          <w:rFonts w:ascii="Times New Roman" w:hAnsi="Times New Roman" w:cs="Times New Roman"/>
          <w:sz w:val="24"/>
          <w:szCs w:val="24"/>
        </w:rPr>
      </w:pPr>
      <w:r w:rsidRPr="00256DE4">
        <w:rPr>
          <w:rFonts w:ascii="Times New Roman" w:hAnsi="Times New Roman" w:cs="Times New Roman"/>
          <w:sz w:val="24"/>
          <w:szCs w:val="24"/>
        </w:rPr>
        <w:t xml:space="preserve">West: </w:t>
      </w:r>
      <w:r w:rsidR="00524960">
        <w:rPr>
          <w:rFonts w:ascii="Times New Roman" w:hAnsi="Times New Roman" w:cs="Times New Roman"/>
          <w:sz w:val="24"/>
          <w:szCs w:val="24"/>
        </w:rPr>
        <w:t>strata</w:t>
      </w:r>
      <w:r w:rsidR="00524960" w:rsidRPr="00256DE4">
        <w:rPr>
          <w:rFonts w:ascii="Times New Roman" w:hAnsi="Times New Roman" w:cs="Times New Roman"/>
          <w:sz w:val="24"/>
          <w:szCs w:val="24"/>
        </w:rPr>
        <w:t xml:space="preserve"> </w:t>
      </w:r>
      <w:r w:rsidRPr="00256DE4">
        <w:rPr>
          <w:rFonts w:ascii="Times New Roman" w:hAnsi="Times New Roman" w:cs="Times New Roman"/>
          <w:sz w:val="24"/>
          <w:szCs w:val="24"/>
        </w:rPr>
        <w:t>1-4 (GOM, CAR, WATL, GSL).</w:t>
      </w:r>
    </w:p>
    <w:p w14:paraId="35440CBD" w14:textId="3780B401" w:rsidR="00257C2D" w:rsidRPr="00256DE4" w:rsidRDefault="00257C2D" w:rsidP="00257C2D">
      <w:pPr>
        <w:jc w:val="both"/>
        <w:rPr>
          <w:rFonts w:ascii="Times New Roman" w:hAnsi="Times New Roman" w:cs="Times New Roman"/>
          <w:sz w:val="24"/>
          <w:szCs w:val="24"/>
        </w:rPr>
      </w:pPr>
      <w:proofErr w:type="spellStart"/>
      <w:r w:rsidRPr="00256DE4">
        <w:rPr>
          <w:rFonts w:ascii="Times New Roman" w:hAnsi="Times New Roman" w:cs="Times New Roman"/>
          <w:sz w:val="24"/>
          <w:szCs w:val="24"/>
        </w:rPr>
        <w:t>East+Med</w:t>
      </w:r>
      <w:proofErr w:type="spellEnd"/>
      <w:r w:rsidRPr="00256DE4">
        <w:rPr>
          <w:rFonts w:ascii="Times New Roman" w:hAnsi="Times New Roman" w:cs="Times New Roman"/>
          <w:sz w:val="24"/>
          <w:szCs w:val="24"/>
        </w:rPr>
        <w:t xml:space="preserve">: </w:t>
      </w:r>
      <w:r w:rsidR="00524960">
        <w:rPr>
          <w:rFonts w:ascii="Times New Roman" w:hAnsi="Times New Roman" w:cs="Times New Roman"/>
          <w:sz w:val="24"/>
          <w:szCs w:val="24"/>
        </w:rPr>
        <w:t>strata</w:t>
      </w:r>
      <w:r w:rsidR="00524960" w:rsidRPr="00256DE4">
        <w:rPr>
          <w:rFonts w:ascii="Times New Roman" w:hAnsi="Times New Roman" w:cs="Times New Roman"/>
          <w:sz w:val="24"/>
          <w:szCs w:val="24"/>
        </w:rPr>
        <w:t xml:space="preserve"> </w:t>
      </w:r>
      <w:r w:rsidRPr="00256DE4">
        <w:rPr>
          <w:rFonts w:ascii="Times New Roman" w:hAnsi="Times New Roman" w:cs="Times New Roman"/>
          <w:sz w:val="24"/>
          <w:szCs w:val="24"/>
        </w:rPr>
        <w:t>5-10 (SCATL, NCATL, NEATL, EATL, SEATL, MED).</w:t>
      </w:r>
    </w:p>
    <w:p w14:paraId="51728C49" w14:textId="20D133E1" w:rsidR="007E218D" w:rsidRPr="00256DE4" w:rsidRDefault="007E218D" w:rsidP="00406114">
      <w:pPr>
        <w:jc w:val="both"/>
        <w:rPr>
          <w:rFonts w:ascii="Times New Roman" w:hAnsi="Times New Roman" w:cs="Times New Roman"/>
          <w:sz w:val="24"/>
          <w:szCs w:val="24"/>
        </w:rPr>
      </w:pPr>
    </w:p>
    <w:p w14:paraId="3B4D711C" w14:textId="33D7DD9F" w:rsidR="007E218D" w:rsidRPr="00256DE4" w:rsidRDefault="009D7428" w:rsidP="00406114">
      <w:pPr>
        <w:jc w:val="both"/>
        <w:rPr>
          <w:rFonts w:ascii="Times New Roman" w:hAnsi="Times New Roman" w:cs="Times New Roman"/>
          <w:sz w:val="24"/>
          <w:szCs w:val="24"/>
        </w:rPr>
      </w:pPr>
      <w:r w:rsidRPr="00256DE4">
        <w:rPr>
          <w:rFonts w:ascii="Times New Roman" w:hAnsi="Times New Roman" w:cs="Times New Roman"/>
          <w:sz w:val="24"/>
          <w:szCs w:val="24"/>
        </w:rPr>
        <w:t>However</w:t>
      </w:r>
      <w:r w:rsidR="00013C4F">
        <w:rPr>
          <w:rFonts w:ascii="Times New Roman" w:hAnsi="Times New Roman" w:cs="Times New Roman"/>
          <w:sz w:val="24"/>
          <w:szCs w:val="24"/>
        </w:rPr>
        <w:t>,</w:t>
      </w:r>
      <w:r w:rsidRPr="00256DE4">
        <w:rPr>
          <w:rFonts w:ascii="Times New Roman" w:hAnsi="Times New Roman" w:cs="Times New Roman"/>
          <w:sz w:val="24"/>
          <w:szCs w:val="24"/>
        </w:rPr>
        <w:t xml:space="preserve"> it is suggested that consideration of such more complex options be postponed to a “second round”.</w:t>
      </w:r>
    </w:p>
    <w:p w14:paraId="046C4C51" w14:textId="77777777" w:rsidR="00303ADC" w:rsidRPr="00256DE4" w:rsidRDefault="00303ADC" w:rsidP="00303ADC">
      <w:pPr>
        <w:rPr>
          <w:rFonts w:ascii="Times New Roman" w:hAnsi="Times New Roman" w:cs="Times New Roman"/>
          <w:i/>
          <w:sz w:val="24"/>
          <w:szCs w:val="24"/>
        </w:rPr>
      </w:pPr>
    </w:p>
    <w:p w14:paraId="49B86BDC" w14:textId="0203D571" w:rsidR="007E218D" w:rsidRPr="00256DE4" w:rsidRDefault="00013C4F" w:rsidP="00406114">
      <w:pPr>
        <w:pStyle w:val="Heading3"/>
        <w:ind w:left="0"/>
        <w:rPr>
          <w:rFonts w:cs="Times New Roman"/>
          <w:szCs w:val="24"/>
        </w:rPr>
      </w:pPr>
      <w:bookmarkStart w:id="757" w:name="_Toc14467629"/>
      <w:r>
        <w:rPr>
          <w:rFonts w:cs="Times New Roman"/>
          <w:szCs w:val="24"/>
        </w:rPr>
        <w:t>M</w:t>
      </w:r>
      <w:r w:rsidR="00A36731" w:rsidRPr="00256DE4">
        <w:rPr>
          <w:rFonts w:cs="Times New Roman"/>
          <w:szCs w:val="24"/>
        </w:rPr>
        <w:t xml:space="preserve">anagement period length for the </w:t>
      </w:r>
      <w:r w:rsidR="009D7428" w:rsidRPr="00256DE4">
        <w:rPr>
          <w:rFonts w:cs="Times New Roman"/>
          <w:szCs w:val="24"/>
        </w:rPr>
        <w:t xml:space="preserve">setting </w:t>
      </w:r>
      <w:r w:rsidR="00A36731" w:rsidRPr="00256DE4">
        <w:rPr>
          <w:rFonts w:cs="Times New Roman"/>
          <w:szCs w:val="24"/>
        </w:rPr>
        <w:t xml:space="preserve">of </w:t>
      </w:r>
      <w:r w:rsidR="009D7428" w:rsidRPr="00256DE4">
        <w:rPr>
          <w:rFonts w:cs="Times New Roman"/>
          <w:szCs w:val="24"/>
        </w:rPr>
        <w:t>TACs</w:t>
      </w:r>
      <w:bookmarkEnd w:id="757"/>
    </w:p>
    <w:p w14:paraId="54650505" w14:textId="77777777" w:rsidR="00EC27B7" w:rsidRDefault="00EC27B7" w:rsidP="00EC27B7">
      <w:pPr>
        <w:rPr>
          <w:rFonts w:ascii="Times New Roman" w:hAnsi="Times New Roman" w:cs="Times New Roman"/>
          <w:sz w:val="24"/>
          <w:szCs w:val="24"/>
        </w:rPr>
      </w:pPr>
    </w:p>
    <w:p w14:paraId="50318762" w14:textId="48CF58F9" w:rsidR="00A36731" w:rsidRPr="0025224B" w:rsidRDefault="00A36731" w:rsidP="008B446F">
      <w:pPr>
        <w:rPr>
          <w:rFonts w:cs="Times New Roman"/>
          <w:szCs w:val="24"/>
        </w:rPr>
      </w:pPr>
      <w:r w:rsidRPr="008B446F">
        <w:rPr>
          <w:rFonts w:ascii="Times New Roman" w:hAnsi="Times New Roman" w:cs="Times New Roman"/>
          <w:sz w:val="24"/>
          <w:szCs w:val="24"/>
        </w:rPr>
        <w:t xml:space="preserve">The management period is the number of years a TAC is </w:t>
      </w:r>
      <w:r w:rsidR="009C4A08" w:rsidRPr="008B446F">
        <w:rPr>
          <w:rFonts w:ascii="Times New Roman" w:hAnsi="Times New Roman" w:cs="Times New Roman"/>
          <w:sz w:val="24"/>
          <w:szCs w:val="24"/>
        </w:rPr>
        <w:t>set</w:t>
      </w:r>
      <w:r w:rsidRPr="008B446F">
        <w:rPr>
          <w:rFonts w:ascii="Times New Roman" w:hAnsi="Times New Roman" w:cs="Times New Roman"/>
          <w:sz w:val="24"/>
          <w:szCs w:val="24"/>
        </w:rPr>
        <w:t xml:space="preserve"> before the management procedure </w:t>
      </w:r>
      <w:r w:rsidR="009C4A08" w:rsidRPr="008B446F">
        <w:rPr>
          <w:rFonts w:ascii="Times New Roman" w:hAnsi="Times New Roman" w:cs="Times New Roman"/>
          <w:sz w:val="24"/>
          <w:szCs w:val="24"/>
        </w:rPr>
        <w:t xml:space="preserve">is used again to </w:t>
      </w:r>
      <w:r w:rsidRPr="008B446F">
        <w:rPr>
          <w:rFonts w:ascii="Times New Roman" w:hAnsi="Times New Roman" w:cs="Times New Roman"/>
          <w:sz w:val="24"/>
          <w:szCs w:val="24"/>
        </w:rPr>
        <w:t>calculat</w:t>
      </w:r>
      <w:r w:rsidR="009C4A08" w:rsidRPr="008B446F">
        <w:rPr>
          <w:rFonts w:ascii="Times New Roman" w:hAnsi="Times New Roman" w:cs="Times New Roman"/>
          <w:sz w:val="24"/>
          <w:szCs w:val="24"/>
        </w:rPr>
        <w:t>e</w:t>
      </w:r>
      <w:r w:rsidRPr="008B446F">
        <w:rPr>
          <w:rFonts w:ascii="Times New Roman" w:hAnsi="Times New Roman" w:cs="Times New Roman"/>
          <w:sz w:val="24"/>
          <w:szCs w:val="24"/>
        </w:rPr>
        <w:t xml:space="preserve"> </w:t>
      </w:r>
      <w:r w:rsidR="009C4A08" w:rsidRPr="008B446F">
        <w:rPr>
          <w:rFonts w:ascii="Times New Roman" w:hAnsi="Times New Roman" w:cs="Times New Roman"/>
          <w:sz w:val="24"/>
          <w:szCs w:val="24"/>
        </w:rPr>
        <w:t xml:space="preserve">a new </w:t>
      </w:r>
      <w:r w:rsidRPr="008B446F">
        <w:rPr>
          <w:rFonts w:ascii="Times New Roman" w:hAnsi="Times New Roman" w:cs="Times New Roman"/>
          <w:sz w:val="24"/>
          <w:szCs w:val="24"/>
        </w:rPr>
        <w:t>TAC. The length of the management period must be set when implementing a</w:t>
      </w:r>
      <w:r w:rsidR="00277AFF">
        <w:rPr>
          <w:rFonts w:ascii="Times New Roman" w:hAnsi="Times New Roman" w:cs="Times New Roman"/>
          <w:sz w:val="24"/>
          <w:szCs w:val="24"/>
        </w:rPr>
        <w:t xml:space="preserve"> C</w:t>
      </w:r>
      <w:r w:rsidRPr="008B446F">
        <w:rPr>
          <w:rFonts w:ascii="Times New Roman" w:hAnsi="Times New Roman" w:cs="Times New Roman"/>
          <w:sz w:val="24"/>
          <w:szCs w:val="24"/>
        </w:rPr>
        <w:t>MP, managers should be consulted on desirable management period lengths to make certain the period length is</w:t>
      </w:r>
      <w:r w:rsidR="00013C4F">
        <w:rPr>
          <w:rFonts w:ascii="Times New Roman" w:hAnsi="Times New Roman" w:cs="Times New Roman"/>
          <w:sz w:val="24"/>
          <w:szCs w:val="24"/>
        </w:rPr>
        <w:t xml:space="preserve"> suitable</w:t>
      </w:r>
      <w:r w:rsidRPr="008B446F">
        <w:rPr>
          <w:rFonts w:ascii="Times New Roman" w:hAnsi="Times New Roman" w:cs="Times New Roman"/>
          <w:sz w:val="24"/>
          <w:szCs w:val="24"/>
        </w:rPr>
        <w:t xml:space="preserve"> for other management actions needed beyond TAC</w:t>
      </w:r>
      <w:r w:rsidR="00013C4F">
        <w:rPr>
          <w:rFonts w:ascii="Times New Roman" w:hAnsi="Times New Roman" w:cs="Times New Roman"/>
          <w:sz w:val="24"/>
          <w:szCs w:val="24"/>
        </w:rPr>
        <w:t xml:space="preserve"> </w:t>
      </w:r>
      <w:r w:rsidR="00013C4F">
        <w:rPr>
          <w:rFonts w:ascii="Times New Roman" w:hAnsi="Times New Roman" w:cs="Times New Roman"/>
          <w:sz w:val="24"/>
          <w:szCs w:val="24"/>
        </w:rPr>
        <w:lastRenderedPageBreak/>
        <w:t>setting</w:t>
      </w:r>
      <w:r w:rsidRPr="008B446F">
        <w:rPr>
          <w:rFonts w:ascii="Times New Roman" w:hAnsi="Times New Roman" w:cs="Times New Roman"/>
          <w:sz w:val="24"/>
          <w:szCs w:val="24"/>
        </w:rPr>
        <w:t xml:space="preserve"> (e.g. fleet allocation planning, consultations, etc.).</w:t>
      </w:r>
      <w:ins w:id="758" w:author="Nicholas Duprey" w:date="2019-08-01T11:46:00Z">
        <w:r w:rsidR="00FD0F58">
          <w:rPr>
            <w:rFonts w:ascii="Times New Roman" w:hAnsi="Times New Roman" w:cs="Times New Roman"/>
            <w:sz w:val="24"/>
            <w:szCs w:val="24"/>
          </w:rPr>
          <w:t xml:space="preserve"> Panel 2 has indicated they would prefer to see a 3-year management cycle, similar to what is currently used in Bluefin Tuna </w:t>
        </w:r>
      </w:ins>
      <w:ins w:id="759" w:author="Nicholas Duprey" w:date="2019-08-01T11:47:00Z">
        <w:r w:rsidR="00FD0F58">
          <w:rPr>
            <w:rFonts w:ascii="Times New Roman" w:hAnsi="Times New Roman" w:cs="Times New Roman"/>
            <w:sz w:val="24"/>
            <w:szCs w:val="24"/>
          </w:rPr>
          <w:t>management</w:t>
        </w:r>
      </w:ins>
      <w:ins w:id="760" w:author="Nicholas Duprey" w:date="2019-08-01T11:46:00Z">
        <w:r w:rsidR="00FD0F58">
          <w:rPr>
            <w:rFonts w:ascii="Times New Roman" w:hAnsi="Times New Roman" w:cs="Times New Roman"/>
            <w:sz w:val="24"/>
            <w:szCs w:val="24"/>
          </w:rPr>
          <w:t xml:space="preserve"> plans (</w:t>
        </w:r>
      </w:ins>
      <w:ins w:id="761" w:author="Nicholas Duprey" w:date="2019-08-01T11:47:00Z">
        <w:r w:rsidR="00FD0F58">
          <w:rPr>
            <w:rFonts w:ascii="Times New Roman" w:hAnsi="Times New Roman" w:cs="Times New Roman"/>
            <w:sz w:val="24"/>
            <w:szCs w:val="24"/>
          </w:rPr>
          <w:t>Anon. 2019).</w:t>
        </w:r>
      </w:ins>
    </w:p>
    <w:p w14:paraId="23F96D86" w14:textId="557769FB" w:rsidR="00CC223C" w:rsidRPr="00256DE4" w:rsidRDefault="00277AFF" w:rsidP="001B61C4">
      <w:pPr>
        <w:pStyle w:val="Heading4"/>
        <w:ind w:left="0"/>
        <w:rPr>
          <w:rFonts w:cs="Times New Roman"/>
          <w:szCs w:val="24"/>
        </w:rPr>
      </w:pPr>
      <w:bookmarkStart w:id="762" w:name="_Toc14467630"/>
      <w:r>
        <w:rPr>
          <w:rFonts w:cs="Times New Roman"/>
          <w:szCs w:val="24"/>
        </w:rPr>
        <w:t>Base Case</w:t>
      </w:r>
      <w:bookmarkEnd w:id="762"/>
    </w:p>
    <w:p w14:paraId="32EB7F0E" w14:textId="77777777" w:rsidR="007E218D" w:rsidRPr="00256DE4" w:rsidRDefault="007E218D" w:rsidP="00406114">
      <w:pPr>
        <w:rPr>
          <w:rFonts w:ascii="Times New Roman" w:hAnsi="Times New Roman" w:cs="Times New Roman"/>
          <w:sz w:val="24"/>
          <w:szCs w:val="24"/>
        </w:rPr>
      </w:pPr>
    </w:p>
    <w:p w14:paraId="0F75F99B" w14:textId="3A8DD747" w:rsidR="004239D2" w:rsidRPr="00256DE4" w:rsidRDefault="004239D2" w:rsidP="001B61C4">
      <w:pPr>
        <w:jc w:val="both"/>
        <w:rPr>
          <w:rFonts w:ascii="Times New Roman" w:hAnsi="Times New Roman" w:cs="Times New Roman"/>
          <w:sz w:val="24"/>
          <w:szCs w:val="24"/>
        </w:rPr>
      </w:pPr>
      <w:r w:rsidRPr="00256DE4">
        <w:rPr>
          <w:rFonts w:ascii="Times New Roman" w:hAnsi="Times New Roman" w:cs="Times New Roman"/>
          <w:sz w:val="24"/>
          <w:szCs w:val="24"/>
        </w:rPr>
        <w:t xml:space="preserve">Every </w:t>
      </w:r>
      <w:ins w:id="763" w:author="Nicholas Duprey" w:date="2019-07-24T15:16:00Z">
        <w:r w:rsidR="00F103A4">
          <w:rPr>
            <w:rFonts w:ascii="Times New Roman" w:hAnsi="Times New Roman" w:cs="Times New Roman"/>
            <w:sz w:val="24"/>
            <w:szCs w:val="24"/>
          </w:rPr>
          <w:t>three</w:t>
        </w:r>
      </w:ins>
      <w:del w:id="764" w:author="Nicholas Duprey" w:date="2019-07-24T15:16:00Z">
        <w:r w:rsidRPr="00256DE4" w:rsidDel="00F103A4">
          <w:rPr>
            <w:rFonts w:ascii="Times New Roman" w:hAnsi="Times New Roman" w:cs="Times New Roman"/>
            <w:sz w:val="24"/>
            <w:szCs w:val="24"/>
          </w:rPr>
          <w:delText>two</w:delText>
        </w:r>
      </w:del>
      <w:r w:rsidRPr="00256DE4">
        <w:rPr>
          <w:rFonts w:ascii="Times New Roman" w:hAnsi="Times New Roman" w:cs="Times New Roman"/>
          <w:sz w:val="24"/>
          <w:szCs w:val="24"/>
        </w:rPr>
        <w:t xml:space="preserve"> years both </w:t>
      </w:r>
      <w:r w:rsidR="00A36731" w:rsidRPr="00256DE4">
        <w:rPr>
          <w:rFonts w:ascii="Times New Roman" w:hAnsi="Times New Roman" w:cs="Times New Roman"/>
          <w:sz w:val="24"/>
          <w:szCs w:val="24"/>
        </w:rPr>
        <w:t xml:space="preserve">a </w:t>
      </w:r>
      <w:r w:rsidRPr="00256DE4">
        <w:rPr>
          <w:rFonts w:ascii="Times New Roman" w:hAnsi="Times New Roman" w:cs="Times New Roman"/>
          <w:sz w:val="24"/>
          <w:szCs w:val="24"/>
        </w:rPr>
        <w:t xml:space="preserve">West </w:t>
      </w:r>
      <w:r w:rsidR="009C4A08" w:rsidRPr="00256DE4">
        <w:rPr>
          <w:rFonts w:ascii="Times New Roman" w:hAnsi="Times New Roman" w:cs="Times New Roman"/>
          <w:sz w:val="24"/>
          <w:szCs w:val="24"/>
        </w:rPr>
        <w:t xml:space="preserve">Area TAC </w:t>
      </w:r>
      <w:r w:rsidRPr="00256DE4">
        <w:rPr>
          <w:rFonts w:ascii="Times New Roman" w:hAnsi="Times New Roman" w:cs="Times New Roman"/>
          <w:sz w:val="24"/>
          <w:szCs w:val="24"/>
        </w:rPr>
        <w:t xml:space="preserve">and </w:t>
      </w:r>
      <w:r w:rsidR="00A36731" w:rsidRPr="00256DE4">
        <w:rPr>
          <w:rFonts w:ascii="Times New Roman" w:hAnsi="Times New Roman" w:cs="Times New Roman"/>
          <w:sz w:val="24"/>
          <w:szCs w:val="24"/>
        </w:rPr>
        <w:t>a</w:t>
      </w:r>
      <w:r w:rsidR="00006404" w:rsidRPr="00256DE4">
        <w:rPr>
          <w:rFonts w:ascii="Times New Roman" w:hAnsi="Times New Roman" w:cs="Times New Roman"/>
          <w:sz w:val="24"/>
          <w:szCs w:val="24"/>
        </w:rPr>
        <w:t>n</w:t>
      </w:r>
      <w:r w:rsidR="00A36731" w:rsidRPr="00256DE4">
        <w:rPr>
          <w:rFonts w:ascii="Times New Roman" w:hAnsi="Times New Roman" w:cs="Times New Roman"/>
          <w:sz w:val="24"/>
          <w:szCs w:val="24"/>
        </w:rPr>
        <w:t xml:space="preserve"> </w:t>
      </w:r>
      <w:proofErr w:type="spellStart"/>
      <w:r w:rsidRPr="00256DE4">
        <w:rPr>
          <w:rFonts w:ascii="Times New Roman" w:hAnsi="Times New Roman" w:cs="Times New Roman"/>
          <w:sz w:val="24"/>
          <w:szCs w:val="24"/>
        </w:rPr>
        <w:t>East+Med</w:t>
      </w:r>
      <w:proofErr w:type="spellEnd"/>
      <w:r w:rsidRPr="00256DE4">
        <w:rPr>
          <w:rFonts w:ascii="Times New Roman" w:hAnsi="Times New Roman" w:cs="Times New Roman"/>
          <w:sz w:val="24"/>
          <w:szCs w:val="24"/>
        </w:rPr>
        <w:t xml:space="preserve"> </w:t>
      </w:r>
      <w:r w:rsidR="009C4A08" w:rsidRPr="00256DE4">
        <w:rPr>
          <w:rFonts w:ascii="Times New Roman" w:hAnsi="Times New Roman" w:cs="Times New Roman"/>
          <w:sz w:val="24"/>
          <w:szCs w:val="24"/>
        </w:rPr>
        <w:t xml:space="preserve">Area </w:t>
      </w:r>
      <w:r w:rsidR="00A36731" w:rsidRPr="00256DE4">
        <w:rPr>
          <w:rFonts w:ascii="Times New Roman" w:hAnsi="Times New Roman" w:cs="Times New Roman"/>
          <w:sz w:val="24"/>
          <w:szCs w:val="24"/>
        </w:rPr>
        <w:t xml:space="preserve">TAC are set. </w:t>
      </w:r>
    </w:p>
    <w:p w14:paraId="50966249" w14:textId="77777777" w:rsidR="00CC223C" w:rsidRPr="00256DE4" w:rsidRDefault="004239D2" w:rsidP="001B61C4">
      <w:pPr>
        <w:pStyle w:val="Heading4"/>
        <w:ind w:left="0"/>
        <w:rPr>
          <w:rFonts w:cs="Times New Roman"/>
          <w:szCs w:val="24"/>
        </w:rPr>
      </w:pPr>
      <w:bookmarkStart w:id="765" w:name="_Toc14467631"/>
      <w:r w:rsidRPr="00256DE4">
        <w:rPr>
          <w:rFonts w:cs="Times New Roman"/>
          <w:szCs w:val="24"/>
        </w:rPr>
        <w:t>Alternative options</w:t>
      </w:r>
      <w:bookmarkEnd w:id="765"/>
    </w:p>
    <w:p w14:paraId="34456496" w14:textId="77777777" w:rsidR="007E218D" w:rsidRPr="00256DE4" w:rsidRDefault="007E218D" w:rsidP="00406114">
      <w:pPr>
        <w:rPr>
          <w:rFonts w:ascii="Times New Roman" w:hAnsi="Times New Roman" w:cs="Times New Roman"/>
          <w:sz w:val="24"/>
          <w:szCs w:val="24"/>
        </w:rPr>
      </w:pPr>
    </w:p>
    <w:p w14:paraId="65308EB4" w14:textId="025941FD" w:rsidR="004239D2" w:rsidRPr="00256DE4" w:rsidRDefault="004239D2" w:rsidP="003F4443">
      <w:pPr>
        <w:pStyle w:val="ListParagraph"/>
        <w:numPr>
          <w:ilvl w:val="0"/>
          <w:numId w:val="2"/>
        </w:numPr>
        <w:ind w:left="720"/>
        <w:jc w:val="both"/>
        <w:rPr>
          <w:rFonts w:ascii="Times New Roman" w:hAnsi="Times New Roman" w:cs="Times New Roman"/>
          <w:sz w:val="24"/>
          <w:szCs w:val="24"/>
        </w:rPr>
      </w:pPr>
      <w:r w:rsidRPr="00256DE4">
        <w:rPr>
          <w:rFonts w:ascii="Times New Roman" w:hAnsi="Times New Roman" w:cs="Times New Roman"/>
          <w:sz w:val="24"/>
          <w:szCs w:val="24"/>
        </w:rPr>
        <w:t xml:space="preserve">Every </w:t>
      </w:r>
      <w:del w:id="766" w:author="Nicholas Duprey" w:date="2019-08-01T11:47:00Z">
        <w:r w:rsidRPr="00256DE4" w:rsidDel="00FD0F58">
          <w:rPr>
            <w:rFonts w:ascii="Times New Roman" w:hAnsi="Times New Roman" w:cs="Times New Roman"/>
            <w:sz w:val="24"/>
            <w:szCs w:val="24"/>
          </w:rPr>
          <w:delText xml:space="preserve">three </w:delText>
        </w:r>
      </w:del>
      <w:ins w:id="767" w:author="Nicholas Duprey" w:date="2019-08-01T11:47:00Z">
        <w:r w:rsidR="00FD0F58">
          <w:rPr>
            <w:rFonts w:ascii="Times New Roman" w:hAnsi="Times New Roman" w:cs="Times New Roman"/>
            <w:sz w:val="24"/>
            <w:szCs w:val="24"/>
          </w:rPr>
          <w:t>two</w:t>
        </w:r>
        <w:r w:rsidR="00FD0F58" w:rsidRPr="00256DE4">
          <w:rPr>
            <w:rFonts w:ascii="Times New Roman" w:hAnsi="Times New Roman" w:cs="Times New Roman"/>
            <w:sz w:val="24"/>
            <w:szCs w:val="24"/>
          </w:rPr>
          <w:t xml:space="preserve"> </w:t>
        </w:r>
      </w:ins>
      <w:r w:rsidRPr="00256DE4">
        <w:rPr>
          <w:rFonts w:ascii="Times New Roman" w:hAnsi="Times New Roman" w:cs="Times New Roman"/>
          <w:sz w:val="24"/>
          <w:szCs w:val="24"/>
        </w:rPr>
        <w:t>years</w:t>
      </w:r>
    </w:p>
    <w:p w14:paraId="12DF82C9" w14:textId="77777777" w:rsidR="004239D2" w:rsidRPr="00256DE4" w:rsidRDefault="004239D2" w:rsidP="003F4443">
      <w:pPr>
        <w:pStyle w:val="ListParagraph"/>
        <w:numPr>
          <w:ilvl w:val="0"/>
          <w:numId w:val="2"/>
        </w:numPr>
        <w:ind w:left="720"/>
        <w:jc w:val="both"/>
        <w:rPr>
          <w:rFonts w:ascii="Times New Roman" w:hAnsi="Times New Roman" w:cs="Times New Roman"/>
          <w:sz w:val="24"/>
          <w:szCs w:val="24"/>
        </w:rPr>
      </w:pPr>
      <w:r w:rsidRPr="00256DE4">
        <w:rPr>
          <w:rFonts w:ascii="Times New Roman" w:hAnsi="Times New Roman" w:cs="Times New Roman"/>
          <w:sz w:val="24"/>
          <w:szCs w:val="24"/>
        </w:rPr>
        <w:t>Every four years</w:t>
      </w:r>
    </w:p>
    <w:p w14:paraId="25BEC7EB" w14:textId="1FCC940B" w:rsidR="00303ADC" w:rsidRPr="00256DE4" w:rsidRDefault="00303ADC">
      <w:pPr>
        <w:rPr>
          <w:rFonts w:ascii="Times New Roman" w:hAnsi="Times New Roman" w:cs="Times New Roman"/>
          <w:sz w:val="24"/>
          <w:szCs w:val="24"/>
        </w:rPr>
      </w:pPr>
    </w:p>
    <w:p w14:paraId="0D2ED5B2" w14:textId="77777777" w:rsidR="007E218D" w:rsidRPr="00256DE4" w:rsidRDefault="004239D2" w:rsidP="00406114">
      <w:pPr>
        <w:pStyle w:val="Heading3"/>
        <w:ind w:left="0"/>
        <w:rPr>
          <w:rFonts w:cs="Times New Roman"/>
          <w:szCs w:val="24"/>
        </w:rPr>
      </w:pPr>
      <w:bookmarkStart w:id="768" w:name="_Toc14467632"/>
      <w:r w:rsidRPr="00256DE4">
        <w:rPr>
          <w:rFonts w:cs="Times New Roman"/>
          <w:szCs w:val="24"/>
        </w:rPr>
        <w:t>Upper limits on TACs</w:t>
      </w:r>
      <w:bookmarkEnd w:id="768"/>
    </w:p>
    <w:p w14:paraId="58C8D3B9" w14:textId="77777777" w:rsidR="004239D2" w:rsidRPr="00256DE4" w:rsidRDefault="004239D2" w:rsidP="001B61C4">
      <w:pPr>
        <w:jc w:val="both"/>
        <w:rPr>
          <w:rFonts w:ascii="Times New Roman" w:hAnsi="Times New Roman" w:cs="Times New Roman"/>
          <w:sz w:val="24"/>
          <w:szCs w:val="24"/>
        </w:rPr>
      </w:pPr>
    </w:p>
    <w:p w14:paraId="2B6F33AE" w14:textId="51025CBF" w:rsidR="007E218D" w:rsidRPr="00256DE4" w:rsidRDefault="008D6E8A" w:rsidP="0040611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The “upper limits o</w:t>
      </w:r>
      <w:r w:rsidR="00732181">
        <w:rPr>
          <w:rFonts w:ascii="Times New Roman" w:hAnsi="Times New Roman" w:cs="Times New Roman"/>
          <w:sz w:val="24"/>
          <w:szCs w:val="24"/>
        </w:rPr>
        <w:t>n</w:t>
      </w:r>
      <w:r w:rsidRPr="00256DE4">
        <w:rPr>
          <w:rFonts w:ascii="Times New Roman" w:hAnsi="Times New Roman" w:cs="Times New Roman"/>
          <w:sz w:val="24"/>
          <w:szCs w:val="24"/>
        </w:rPr>
        <w:t xml:space="preserve"> TAC” allows </w:t>
      </w:r>
      <w:r w:rsidR="00277AFF">
        <w:rPr>
          <w:rFonts w:ascii="Times New Roman" w:hAnsi="Times New Roman" w:cs="Times New Roman"/>
          <w:sz w:val="24"/>
          <w:szCs w:val="24"/>
        </w:rPr>
        <w:t>C</w:t>
      </w:r>
      <w:r w:rsidRPr="00256DE4">
        <w:rPr>
          <w:rFonts w:ascii="Times New Roman" w:hAnsi="Times New Roman" w:cs="Times New Roman"/>
          <w:sz w:val="24"/>
          <w:szCs w:val="24"/>
        </w:rPr>
        <w:t>MP developers to put restrictions on</w:t>
      </w:r>
      <w:r w:rsidR="00732181">
        <w:rPr>
          <w:rFonts w:ascii="Times New Roman" w:hAnsi="Times New Roman" w:cs="Times New Roman"/>
          <w:sz w:val="24"/>
          <w:szCs w:val="24"/>
        </w:rPr>
        <w:t xml:space="preserve"> the</w:t>
      </w:r>
      <w:r w:rsidRPr="00256DE4">
        <w:rPr>
          <w:rFonts w:ascii="Times New Roman" w:hAnsi="Times New Roman" w:cs="Times New Roman"/>
          <w:sz w:val="24"/>
          <w:szCs w:val="24"/>
        </w:rPr>
        <w:t xml:space="preserve"> maximum level</w:t>
      </w:r>
      <w:r w:rsidR="00732181">
        <w:rPr>
          <w:rFonts w:ascii="Times New Roman" w:hAnsi="Times New Roman" w:cs="Times New Roman"/>
          <w:sz w:val="24"/>
          <w:szCs w:val="24"/>
        </w:rPr>
        <w:t xml:space="preserve"> the</w:t>
      </w:r>
      <w:r w:rsidRPr="00256DE4">
        <w:rPr>
          <w:rFonts w:ascii="Times New Roman" w:hAnsi="Times New Roman" w:cs="Times New Roman"/>
          <w:sz w:val="24"/>
          <w:szCs w:val="24"/>
        </w:rPr>
        <w:t xml:space="preserve"> TAC can achieve in the running of the </w:t>
      </w:r>
      <w:r w:rsidR="00277AFF">
        <w:rPr>
          <w:rFonts w:ascii="Times New Roman" w:hAnsi="Times New Roman" w:cs="Times New Roman"/>
          <w:sz w:val="24"/>
          <w:szCs w:val="24"/>
        </w:rPr>
        <w:t>C</w:t>
      </w:r>
      <w:r w:rsidRPr="00256DE4">
        <w:rPr>
          <w:rFonts w:ascii="Times New Roman" w:hAnsi="Times New Roman" w:cs="Times New Roman"/>
          <w:sz w:val="24"/>
          <w:szCs w:val="24"/>
        </w:rPr>
        <w:t xml:space="preserve">MPs. </w:t>
      </w:r>
    </w:p>
    <w:p w14:paraId="641E5B06" w14:textId="77777777" w:rsidR="007E218D" w:rsidRPr="00256DE4" w:rsidRDefault="007E218D" w:rsidP="00406114">
      <w:pPr>
        <w:pStyle w:val="ListParagraph"/>
        <w:ind w:left="0"/>
        <w:jc w:val="both"/>
        <w:rPr>
          <w:rFonts w:ascii="Times New Roman" w:hAnsi="Times New Roman" w:cs="Times New Roman"/>
          <w:sz w:val="24"/>
          <w:szCs w:val="24"/>
        </w:rPr>
      </w:pPr>
    </w:p>
    <w:p w14:paraId="7B96D396" w14:textId="62ACE260" w:rsidR="007E218D" w:rsidRPr="00256DE4" w:rsidRDefault="00277AFF" w:rsidP="00406114">
      <w:pPr>
        <w:pStyle w:val="ListParagraph"/>
        <w:ind w:left="0"/>
        <w:jc w:val="both"/>
        <w:rPr>
          <w:rFonts w:ascii="Times New Roman" w:hAnsi="Times New Roman" w:cs="Times New Roman"/>
          <w:sz w:val="24"/>
          <w:szCs w:val="24"/>
          <w:u w:val="single"/>
        </w:rPr>
      </w:pPr>
      <w:r>
        <w:rPr>
          <w:rFonts w:ascii="Times New Roman" w:hAnsi="Times New Roman" w:cs="Times New Roman"/>
          <w:sz w:val="24"/>
          <w:szCs w:val="24"/>
          <w:u w:val="single"/>
        </w:rPr>
        <w:t>Base Case</w:t>
      </w:r>
    </w:p>
    <w:p w14:paraId="64401C99" w14:textId="77777777" w:rsidR="007E218D" w:rsidRPr="00256DE4" w:rsidRDefault="007E218D" w:rsidP="00406114">
      <w:pPr>
        <w:pStyle w:val="ListParagraph"/>
        <w:ind w:left="0"/>
        <w:jc w:val="both"/>
        <w:rPr>
          <w:rFonts w:ascii="Times New Roman" w:hAnsi="Times New Roman" w:cs="Times New Roman"/>
          <w:sz w:val="24"/>
          <w:szCs w:val="24"/>
        </w:rPr>
      </w:pPr>
    </w:p>
    <w:p w14:paraId="0A960435" w14:textId="77777777" w:rsidR="003D7B06" w:rsidRPr="00256DE4" w:rsidRDefault="003D7B06" w:rsidP="0040611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No upper limit</w:t>
      </w:r>
    </w:p>
    <w:p w14:paraId="46118A21" w14:textId="77777777" w:rsidR="007E218D" w:rsidRPr="00256DE4" w:rsidRDefault="007E218D" w:rsidP="00406114">
      <w:pPr>
        <w:pStyle w:val="ListParagraph"/>
        <w:ind w:left="0"/>
        <w:jc w:val="both"/>
        <w:rPr>
          <w:rFonts w:ascii="Times New Roman" w:hAnsi="Times New Roman" w:cs="Times New Roman"/>
          <w:sz w:val="24"/>
          <w:szCs w:val="24"/>
        </w:rPr>
      </w:pPr>
    </w:p>
    <w:p w14:paraId="29ECF087" w14:textId="77777777" w:rsidR="007E218D" w:rsidRPr="00256DE4" w:rsidRDefault="009F3A87" w:rsidP="00406114">
      <w:pPr>
        <w:pStyle w:val="ListParagraph"/>
        <w:ind w:left="0"/>
        <w:jc w:val="both"/>
        <w:rPr>
          <w:rFonts w:ascii="Times New Roman" w:hAnsi="Times New Roman" w:cs="Times New Roman"/>
          <w:sz w:val="24"/>
          <w:szCs w:val="24"/>
          <w:u w:val="single"/>
        </w:rPr>
      </w:pPr>
      <w:r w:rsidRPr="00256DE4">
        <w:rPr>
          <w:rFonts w:ascii="Times New Roman" w:hAnsi="Times New Roman" w:cs="Times New Roman"/>
          <w:sz w:val="24"/>
          <w:szCs w:val="24"/>
          <w:u w:val="single"/>
        </w:rPr>
        <w:t>Alternative options</w:t>
      </w:r>
    </w:p>
    <w:p w14:paraId="01D42B09" w14:textId="77777777" w:rsidR="007E218D" w:rsidRPr="00256DE4" w:rsidRDefault="007E218D" w:rsidP="00406114">
      <w:pPr>
        <w:pStyle w:val="ListParagraph"/>
        <w:ind w:left="0"/>
        <w:jc w:val="both"/>
        <w:rPr>
          <w:rFonts w:ascii="Times New Roman" w:hAnsi="Times New Roman" w:cs="Times New Roman"/>
          <w:sz w:val="24"/>
          <w:szCs w:val="24"/>
        </w:rPr>
      </w:pPr>
    </w:p>
    <w:p w14:paraId="4383B064" w14:textId="1D7578A9" w:rsidR="007E218D" w:rsidRPr="00256DE4" w:rsidRDefault="009F3A87" w:rsidP="0040611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West</w:t>
      </w:r>
      <w:r w:rsidRPr="00256DE4">
        <w:rPr>
          <w:rFonts w:ascii="Times New Roman" w:hAnsi="Times New Roman" w:cs="Times New Roman"/>
          <w:sz w:val="24"/>
          <w:szCs w:val="24"/>
        </w:rPr>
        <w:tab/>
      </w:r>
      <w:r w:rsidRPr="00256DE4">
        <w:rPr>
          <w:rFonts w:ascii="Times New Roman" w:hAnsi="Times New Roman" w:cs="Times New Roman"/>
          <w:sz w:val="24"/>
          <w:szCs w:val="24"/>
        </w:rPr>
        <w:tab/>
      </w:r>
      <w:r w:rsidRPr="00256DE4">
        <w:rPr>
          <w:rFonts w:ascii="Times New Roman" w:hAnsi="Times New Roman" w:cs="Times New Roman"/>
          <w:sz w:val="24"/>
          <w:szCs w:val="24"/>
        </w:rPr>
        <w:tab/>
        <w:t xml:space="preserve"> </w:t>
      </w:r>
      <w:r w:rsidR="001F2259" w:rsidRPr="00256DE4">
        <w:rPr>
          <w:rFonts w:ascii="Times New Roman" w:hAnsi="Times New Roman" w:cs="Times New Roman"/>
          <w:sz w:val="24"/>
          <w:szCs w:val="24"/>
        </w:rPr>
        <w:t xml:space="preserve">e.g.   </w:t>
      </w:r>
      <w:r w:rsidRPr="00256DE4">
        <w:rPr>
          <w:rFonts w:ascii="Times New Roman" w:hAnsi="Times New Roman" w:cs="Times New Roman"/>
          <w:sz w:val="24"/>
          <w:szCs w:val="24"/>
        </w:rPr>
        <w:t>5</w:t>
      </w:r>
      <w:r w:rsidR="001F2259" w:rsidRPr="00256DE4">
        <w:rPr>
          <w:rFonts w:ascii="Times New Roman" w:hAnsi="Times New Roman" w:cs="Times New Roman"/>
          <w:sz w:val="24"/>
          <w:szCs w:val="24"/>
        </w:rPr>
        <w:t> </w:t>
      </w:r>
      <w:proofErr w:type="gramStart"/>
      <w:r w:rsidRPr="00256DE4">
        <w:rPr>
          <w:rFonts w:ascii="Times New Roman" w:hAnsi="Times New Roman" w:cs="Times New Roman"/>
          <w:sz w:val="24"/>
          <w:szCs w:val="24"/>
        </w:rPr>
        <w:t>000</w:t>
      </w:r>
      <w:r w:rsidR="001F2259" w:rsidRPr="00256DE4">
        <w:rPr>
          <w:rFonts w:ascii="Times New Roman" w:hAnsi="Times New Roman" w:cs="Times New Roman"/>
          <w:sz w:val="24"/>
          <w:szCs w:val="24"/>
        </w:rPr>
        <w:t xml:space="preserve">,   </w:t>
      </w:r>
      <w:proofErr w:type="gramEnd"/>
      <w:r w:rsidR="001F2259" w:rsidRPr="00256DE4">
        <w:rPr>
          <w:rFonts w:ascii="Times New Roman" w:hAnsi="Times New Roman" w:cs="Times New Roman"/>
          <w:sz w:val="24"/>
          <w:szCs w:val="24"/>
        </w:rPr>
        <w:t>6 000</w:t>
      </w:r>
      <w:r w:rsidRPr="00256DE4">
        <w:rPr>
          <w:rFonts w:ascii="Times New Roman" w:hAnsi="Times New Roman" w:cs="Times New Roman"/>
          <w:sz w:val="24"/>
          <w:szCs w:val="24"/>
        </w:rPr>
        <w:t xml:space="preserve"> </w:t>
      </w:r>
      <w:r w:rsidR="00732181">
        <w:rPr>
          <w:rFonts w:ascii="Times New Roman" w:hAnsi="Times New Roman" w:cs="Times New Roman"/>
          <w:sz w:val="24"/>
          <w:szCs w:val="24"/>
        </w:rPr>
        <w:t>tons</w:t>
      </w:r>
    </w:p>
    <w:p w14:paraId="2E12C80B" w14:textId="3EA2A191" w:rsidR="007E218D" w:rsidRPr="00256DE4" w:rsidRDefault="009F3A87" w:rsidP="0040611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East +Med</w:t>
      </w:r>
      <w:r w:rsidRPr="00256DE4">
        <w:rPr>
          <w:rFonts w:ascii="Times New Roman" w:hAnsi="Times New Roman" w:cs="Times New Roman"/>
          <w:sz w:val="24"/>
          <w:szCs w:val="24"/>
        </w:rPr>
        <w:tab/>
      </w:r>
      <w:r w:rsidRPr="00256DE4">
        <w:rPr>
          <w:rFonts w:ascii="Times New Roman" w:hAnsi="Times New Roman" w:cs="Times New Roman"/>
          <w:sz w:val="24"/>
          <w:szCs w:val="24"/>
        </w:rPr>
        <w:tab/>
      </w:r>
      <w:r w:rsidR="001F2259" w:rsidRPr="00256DE4">
        <w:rPr>
          <w:rFonts w:ascii="Times New Roman" w:hAnsi="Times New Roman" w:cs="Times New Roman"/>
          <w:sz w:val="24"/>
          <w:szCs w:val="24"/>
        </w:rPr>
        <w:t xml:space="preserve"> e.g. </w:t>
      </w:r>
      <w:r w:rsidRPr="00256DE4">
        <w:rPr>
          <w:rFonts w:ascii="Times New Roman" w:hAnsi="Times New Roman" w:cs="Times New Roman"/>
          <w:sz w:val="24"/>
          <w:szCs w:val="24"/>
        </w:rPr>
        <w:t>30</w:t>
      </w:r>
      <w:r w:rsidR="001F2259" w:rsidRPr="00256DE4">
        <w:rPr>
          <w:rFonts w:ascii="Times New Roman" w:hAnsi="Times New Roman" w:cs="Times New Roman"/>
          <w:sz w:val="24"/>
          <w:szCs w:val="24"/>
        </w:rPr>
        <w:t> </w:t>
      </w:r>
      <w:proofErr w:type="gramStart"/>
      <w:r w:rsidRPr="00256DE4">
        <w:rPr>
          <w:rFonts w:ascii="Times New Roman" w:hAnsi="Times New Roman" w:cs="Times New Roman"/>
          <w:sz w:val="24"/>
          <w:szCs w:val="24"/>
        </w:rPr>
        <w:t>000</w:t>
      </w:r>
      <w:r w:rsidR="001F2259"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 </w:t>
      </w:r>
      <w:r w:rsidR="001F2259" w:rsidRPr="00256DE4">
        <w:rPr>
          <w:rFonts w:ascii="Times New Roman" w:hAnsi="Times New Roman" w:cs="Times New Roman"/>
          <w:sz w:val="24"/>
          <w:szCs w:val="24"/>
        </w:rPr>
        <w:t>40</w:t>
      </w:r>
      <w:proofErr w:type="gramEnd"/>
      <w:r w:rsidR="001F2259" w:rsidRPr="00256DE4">
        <w:rPr>
          <w:rFonts w:ascii="Times New Roman" w:hAnsi="Times New Roman" w:cs="Times New Roman"/>
          <w:sz w:val="24"/>
          <w:szCs w:val="24"/>
        </w:rPr>
        <w:t xml:space="preserve"> 000 </w:t>
      </w:r>
      <w:r w:rsidR="00732181">
        <w:rPr>
          <w:rFonts w:ascii="Times New Roman" w:hAnsi="Times New Roman" w:cs="Times New Roman"/>
          <w:sz w:val="24"/>
          <w:szCs w:val="24"/>
        </w:rPr>
        <w:t>tons</w:t>
      </w:r>
    </w:p>
    <w:p w14:paraId="21912511" w14:textId="77777777" w:rsidR="007E218D" w:rsidRPr="00256DE4" w:rsidRDefault="007E218D" w:rsidP="00406114">
      <w:pPr>
        <w:pStyle w:val="ListParagraph"/>
        <w:ind w:left="0"/>
        <w:jc w:val="both"/>
        <w:rPr>
          <w:rFonts w:ascii="Times New Roman" w:hAnsi="Times New Roman" w:cs="Times New Roman"/>
          <w:sz w:val="24"/>
          <w:szCs w:val="24"/>
        </w:rPr>
      </w:pPr>
    </w:p>
    <w:p w14:paraId="51B283F1" w14:textId="77777777" w:rsidR="007E218D" w:rsidRPr="00256DE4" w:rsidRDefault="007D255E" w:rsidP="00406114">
      <w:pPr>
        <w:pStyle w:val="Heading3"/>
        <w:ind w:left="0"/>
        <w:rPr>
          <w:rFonts w:cs="Times New Roman"/>
          <w:szCs w:val="24"/>
        </w:rPr>
      </w:pPr>
      <w:bookmarkStart w:id="769" w:name="_Toc14467633"/>
      <w:r w:rsidRPr="00256DE4">
        <w:rPr>
          <w:rFonts w:cs="Times New Roman"/>
          <w:szCs w:val="24"/>
        </w:rPr>
        <w:t xml:space="preserve">Minimum extent of TAC </w:t>
      </w:r>
      <w:commentRangeStart w:id="770"/>
      <w:r w:rsidRPr="00256DE4">
        <w:rPr>
          <w:rFonts w:cs="Times New Roman"/>
          <w:szCs w:val="24"/>
        </w:rPr>
        <w:t>change</w:t>
      </w:r>
      <w:commentRangeEnd w:id="770"/>
      <w:r w:rsidR="00DC3AEE">
        <w:rPr>
          <w:rStyle w:val="CommentReference"/>
          <w:rFonts w:asciiTheme="minorHAnsi" w:eastAsiaTheme="minorEastAsia" w:hAnsiTheme="minorHAnsi" w:cstheme="minorBidi"/>
          <w:bCs w:val="0"/>
          <w:i w:val="0"/>
          <w:color w:val="auto"/>
          <w:lang w:val="en-ZA"/>
        </w:rPr>
        <w:commentReference w:id="770"/>
      </w:r>
      <w:bookmarkEnd w:id="769"/>
    </w:p>
    <w:p w14:paraId="6A64D772" w14:textId="77777777" w:rsidR="00EC27B7" w:rsidRDefault="00EC27B7" w:rsidP="00EC27B7">
      <w:pPr>
        <w:rPr>
          <w:rFonts w:ascii="Times New Roman" w:hAnsi="Times New Roman" w:cs="Times New Roman"/>
          <w:sz w:val="24"/>
          <w:szCs w:val="24"/>
        </w:rPr>
      </w:pPr>
    </w:p>
    <w:p w14:paraId="1595789E" w14:textId="4884E8C1" w:rsidR="00F00A3B" w:rsidRPr="005A2198" w:rsidRDefault="00F00A3B" w:rsidP="008B446F">
      <w:pPr>
        <w:rPr>
          <w:rFonts w:cs="Times New Roman"/>
          <w:szCs w:val="24"/>
        </w:rPr>
      </w:pPr>
      <w:r w:rsidRPr="008B446F">
        <w:rPr>
          <w:rFonts w:ascii="Times New Roman" w:hAnsi="Times New Roman" w:cs="Times New Roman"/>
          <w:sz w:val="24"/>
          <w:szCs w:val="24"/>
        </w:rPr>
        <w:t xml:space="preserve">The </w:t>
      </w:r>
      <w:r w:rsidR="008D6E8A" w:rsidRPr="008B446F">
        <w:rPr>
          <w:rFonts w:ascii="Times New Roman" w:hAnsi="Times New Roman" w:cs="Times New Roman"/>
          <w:sz w:val="24"/>
          <w:szCs w:val="24"/>
        </w:rPr>
        <w:t>“</w:t>
      </w:r>
      <w:r w:rsidRPr="008B446F">
        <w:rPr>
          <w:rFonts w:ascii="Times New Roman" w:hAnsi="Times New Roman" w:cs="Times New Roman"/>
          <w:sz w:val="24"/>
          <w:szCs w:val="24"/>
        </w:rPr>
        <w:t>minimum extent of TAC change</w:t>
      </w:r>
      <w:r w:rsidR="008D6E8A" w:rsidRPr="008B446F">
        <w:rPr>
          <w:rFonts w:ascii="Times New Roman" w:hAnsi="Times New Roman" w:cs="Times New Roman"/>
          <w:sz w:val="24"/>
          <w:szCs w:val="24"/>
        </w:rPr>
        <w:t>”</w:t>
      </w:r>
      <w:r w:rsidRPr="008B446F">
        <w:rPr>
          <w:rFonts w:ascii="Times New Roman" w:hAnsi="Times New Roman" w:cs="Times New Roman"/>
          <w:sz w:val="24"/>
          <w:szCs w:val="24"/>
        </w:rPr>
        <w:t xml:space="preserve"> allows the </w:t>
      </w:r>
      <w:r w:rsidR="00277AFF">
        <w:rPr>
          <w:rFonts w:ascii="Times New Roman" w:hAnsi="Times New Roman" w:cs="Times New Roman"/>
          <w:sz w:val="24"/>
          <w:szCs w:val="24"/>
        </w:rPr>
        <w:t>C</w:t>
      </w:r>
      <w:r w:rsidRPr="008B446F">
        <w:rPr>
          <w:rFonts w:ascii="Times New Roman" w:hAnsi="Times New Roman" w:cs="Times New Roman"/>
          <w:sz w:val="24"/>
          <w:szCs w:val="24"/>
        </w:rPr>
        <w:t>MP developer to avoid having small changes in TAC between management periods</w:t>
      </w:r>
      <w:r w:rsidR="00732181">
        <w:rPr>
          <w:rFonts w:ascii="Times New Roman" w:hAnsi="Times New Roman" w:cs="Times New Roman"/>
          <w:sz w:val="24"/>
          <w:szCs w:val="24"/>
        </w:rPr>
        <w:t xml:space="preserve"> by setting a value and </w:t>
      </w:r>
      <w:r w:rsidR="00013C4F">
        <w:rPr>
          <w:rFonts w:ascii="Times New Roman" w:hAnsi="Times New Roman" w:cs="Times New Roman"/>
          <w:sz w:val="24"/>
          <w:szCs w:val="24"/>
        </w:rPr>
        <w:t>implementing</w:t>
      </w:r>
      <w:r w:rsidR="00732181">
        <w:rPr>
          <w:rFonts w:ascii="Times New Roman" w:hAnsi="Times New Roman" w:cs="Times New Roman"/>
          <w:sz w:val="24"/>
          <w:szCs w:val="24"/>
        </w:rPr>
        <w:t xml:space="preserve"> the TAC change only if the extent of the change is at least equal to the set value</w:t>
      </w:r>
      <w:r w:rsidRPr="008B446F">
        <w:rPr>
          <w:rFonts w:ascii="Times New Roman" w:hAnsi="Times New Roman" w:cs="Times New Roman"/>
          <w:sz w:val="24"/>
          <w:szCs w:val="24"/>
        </w:rPr>
        <w:t xml:space="preserve">. </w:t>
      </w:r>
      <w:r w:rsidR="008D6E8A" w:rsidRPr="008B446F">
        <w:rPr>
          <w:rFonts w:ascii="Times New Roman" w:hAnsi="Times New Roman" w:cs="Times New Roman"/>
          <w:sz w:val="24"/>
          <w:szCs w:val="24"/>
        </w:rPr>
        <w:t>Managers might find t</w:t>
      </w:r>
      <w:r w:rsidRPr="008B446F">
        <w:rPr>
          <w:rFonts w:ascii="Times New Roman" w:hAnsi="Times New Roman" w:cs="Times New Roman"/>
          <w:sz w:val="24"/>
          <w:szCs w:val="24"/>
        </w:rPr>
        <w:t xml:space="preserve">his desirable to avoid having </w:t>
      </w:r>
      <w:r w:rsidR="00DC3AEE">
        <w:rPr>
          <w:rFonts w:ascii="Times New Roman" w:hAnsi="Times New Roman" w:cs="Times New Roman"/>
          <w:sz w:val="24"/>
          <w:szCs w:val="24"/>
        </w:rPr>
        <w:t>“trivial”</w:t>
      </w:r>
      <w:r w:rsidR="008D6E8A" w:rsidRPr="008B446F">
        <w:rPr>
          <w:rFonts w:ascii="Times New Roman" w:hAnsi="Times New Roman" w:cs="Times New Roman"/>
          <w:sz w:val="24"/>
          <w:szCs w:val="24"/>
        </w:rPr>
        <w:t xml:space="preserve"> increases or decreases being incorporated in management recommendations. This </w:t>
      </w:r>
      <w:r w:rsidR="00FF594F" w:rsidRPr="008B446F">
        <w:rPr>
          <w:rFonts w:ascii="Times New Roman" w:hAnsi="Times New Roman" w:cs="Times New Roman"/>
          <w:sz w:val="24"/>
          <w:szCs w:val="24"/>
        </w:rPr>
        <w:t xml:space="preserve">restriction </w:t>
      </w:r>
      <w:r w:rsidR="008D6E8A" w:rsidRPr="008B446F">
        <w:rPr>
          <w:rFonts w:ascii="Times New Roman" w:hAnsi="Times New Roman" w:cs="Times New Roman"/>
          <w:sz w:val="24"/>
          <w:szCs w:val="24"/>
        </w:rPr>
        <w:t>should be used</w:t>
      </w:r>
      <w:r w:rsidR="00DC3AEE">
        <w:rPr>
          <w:rFonts w:ascii="Times New Roman" w:hAnsi="Times New Roman" w:cs="Times New Roman"/>
          <w:sz w:val="24"/>
          <w:szCs w:val="24"/>
        </w:rPr>
        <w:t xml:space="preserve"> only</w:t>
      </w:r>
      <w:r w:rsidR="008D6E8A" w:rsidRPr="008B446F">
        <w:rPr>
          <w:rFonts w:ascii="Times New Roman" w:hAnsi="Times New Roman" w:cs="Times New Roman"/>
          <w:sz w:val="24"/>
          <w:szCs w:val="24"/>
        </w:rPr>
        <w:t xml:space="preserve"> if it is requested by managers</w:t>
      </w:r>
      <w:r w:rsidR="00DC3AEE">
        <w:rPr>
          <w:rFonts w:ascii="Times New Roman" w:hAnsi="Times New Roman" w:cs="Times New Roman"/>
          <w:sz w:val="24"/>
          <w:szCs w:val="24"/>
        </w:rPr>
        <w:t>;</w:t>
      </w:r>
      <w:r w:rsidR="008D6E8A" w:rsidRPr="008B446F">
        <w:rPr>
          <w:rFonts w:ascii="Times New Roman" w:hAnsi="Times New Roman" w:cs="Times New Roman"/>
          <w:sz w:val="24"/>
          <w:szCs w:val="24"/>
        </w:rPr>
        <w:t xml:space="preserve"> otherwise it should be kept at no minimum as is the case in the </w:t>
      </w:r>
      <w:r w:rsidR="00277AFF">
        <w:rPr>
          <w:rFonts w:ascii="Times New Roman" w:hAnsi="Times New Roman" w:cs="Times New Roman"/>
          <w:sz w:val="24"/>
          <w:szCs w:val="24"/>
        </w:rPr>
        <w:t>base case</w:t>
      </w:r>
      <w:r w:rsidR="00277AFF" w:rsidRPr="008B446F">
        <w:rPr>
          <w:rFonts w:ascii="Times New Roman" w:hAnsi="Times New Roman" w:cs="Times New Roman"/>
          <w:sz w:val="24"/>
          <w:szCs w:val="24"/>
        </w:rPr>
        <w:t xml:space="preserve"> </w:t>
      </w:r>
      <w:r w:rsidR="008D6E8A" w:rsidRPr="008B446F">
        <w:rPr>
          <w:rFonts w:ascii="Times New Roman" w:hAnsi="Times New Roman" w:cs="Times New Roman"/>
          <w:sz w:val="24"/>
          <w:szCs w:val="24"/>
        </w:rPr>
        <w:t>below.</w:t>
      </w:r>
    </w:p>
    <w:p w14:paraId="538C0681" w14:textId="2DE1FE72" w:rsidR="007E218D" w:rsidRPr="008B446F" w:rsidRDefault="00277AFF" w:rsidP="00406114">
      <w:pPr>
        <w:pStyle w:val="Heading4"/>
        <w:ind w:left="0"/>
        <w:rPr>
          <w:rFonts w:cs="Times New Roman"/>
          <w:szCs w:val="24"/>
        </w:rPr>
      </w:pPr>
      <w:bookmarkStart w:id="771" w:name="_Toc14467634"/>
      <w:r w:rsidRPr="008B446F">
        <w:rPr>
          <w:rFonts w:cs="Times New Roman"/>
          <w:szCs w:val="24"/>
        </w:rPr>
        <w:t>Base Case</w:t>
      </w:r>
      <w:bookmarkEnd w:id="771"/>
    </w:p>
    <w:p w14:paraId="3DE25DC0" w14:textId="77777777" w:rsidR="007E218D" w:rsidRPr="00256DE4" w:rsidRDefault="007E218D" w:rsidP="00406114">
      <w:pPr>
        <w:pStyle w:val="ListParagraph"/>
        <w:ind w:left="0"/>
        <w:jc w:val="both"/>
        <w:rPr>
          <w:rFonts w:ascii="Times New Roman" w:hAnsi="Times New Roman" w:cs="Times New Roman"/>
          <w:sz w:val="24"/>
          <w:szCs w:val="24"/>
        </w:rPr>
      </w:pPr>
    </w:p>
    <w:p w14:paraId="30337541" w14:textId="77777777" w:rsidR="003D7B06" w:rsidRPr="00256DE4" w:rsidRDefault="003D7B06" w:rsidP="0040611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No minimum.</w:t>
      </w:r>
    </w:p>
    <w:p w14:paraId="66BA30D1" w14:textId="77777777" w:rsidR="007E218D" w:rsidRPr="00256DE4" w:rsidRDefault="007E218D" w:rsidP="00406114">
      <w:pPr>
        <w:pStyle w:val="ListParagraph"/>
        <w:ind w:left="0"/>
        <w:jc w:val="both"/>
        <w:rPr>
          <w:rFonts w:ascii="Times New Roman" w:hAnsi="Times New Roman" w:cs="Times New Roman"/>
          <w:sz w:val="24"/>
          <w:szCs w:val="24"/>
        </w:rPr>
      </w:pPr>
    </w:p>
    <w:p w14:paraId="0FEFA057" w14:textId="77777777" w:rsidR="007E218D" w:rsidRPr="00256DE4" w:rsidRDefault="007D255E" w:rsidP="00406114">
      <w:pPr>
        <w:pStyle w:val="Heading4"/>
        <w:ind w:left="0"/>
        <w:rPr>
          <w:rFonts w:cs="Times New Roman"/>
          <w:szCs w:val="24"/>
        </w:rPr>
      </w:pPr>
      <w:bookmarkStart w:id="772" w:name="_Toc14467635"/>
      <w:r w:rsidRPr="00256DE4">
        <w:rPr>
          <w:rFonts w:cs="Times New Roman"/>
          <w:szCs w:val="24"/>
        </w:rPr>
        <w:t>Alternative options</w:t>
      </w:r>
      <w:bookmarkEnd w:id="772"/>
    </w:p>
    <w:p w14:paraId="76E6D7FC" w14:textId="77777777" w:rsidR="007E218D" w:rsidRPr="00256DE4" w:rsidRDefault="007E218D" w:rsidP="00406114">
      <w:pPr>
        <w:pStyle w:val="ListParagraph"/>
        <w:ind w:left="0"/>
        <w:jc w:val="both"/>
        <w:rPr>
          <w:rFonts w:ascii="Times New Roman" w:hAnsi="Times New Roman" w:cs="Times New Roman"/>
          <w:sz w:val="24"/>
          <w:szCs w:val="24"/>
        </w:rPr>
      </w:pPr>
    </w:p>
    <w:p w14:paraId="10F8C919" w14:textId="3C1CCB57" w:rsidR="007E218D" w:rsidRPr="00256DE4" w:rsidRDefault="007D255E" w:rsidP="0040611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West</w:t>
      </w:r>
      <w:r w:rsidRPr="00256DE4">
        <w:rPr>
          <w:rFonts w:ascii="Times New Roman" w:hAnsi="Times New Roman" w:cs="Times New Roman"/>
          <w:sz w:val="24"/>
          <w:szCs w:val="24"/>
        </w:rPr>
        <w:tab/>
      </w:r>
      <w:r w:rsidRPr="00256DE4">
        <w:rPr>
          <w:rFonts w:ascii="Times New Roman" w:hAnsi="Times New Roman" w:cs="Times New Roman"/>
          <w:sz w:val="24"/>
          <w:szCs w:val="24"/>
        </w:rPr>
        <w:tab/>
      </w:r>
      <w:r w:rsidRPr="00256DE4">
        <w:rPr>
          <w:rFonts w:ascii="Times New Roman" w:hAnsi="Times New Roman" w:cs="Times New Roman"/>
          <w:sz w:val="24"/>
          <w:szCs w:val="24"/>
        </w:rPr>
        <w:tab/>
        <w:t xml:space="preserve"> </w:t>
      </w:r>
      <w:r w:rsidR="00A86DCC" w:rsidRPr="00256DE4">
        <w:rPr>
          <w:rFonts w:ascii="Times New Roman" w:hAnsi="Times New Roman" w:cs="Times New Roman"/>
          <w:sz w:val="24"/>
          <w:szCs w:val="24"/>
        </w:rPr>
        <w:t xml:space="preserve">    </w:t>
      </w:r>
      <w:r w:rsidR="001F2259" w:rsidRPr="00256DE4">
        <w:rPr>
          <w:rFonts w:ascii="Times New Roman" w:hAnsi="Times New Roman" w:cs="Times New Roman"/>
          <w:sz w:val="24"/>
          <w:szCs w:val="24"/>
        </w:rPr>
        <w:t xml:space="preserve">e.g. </w:t>
      </w:r>
      <w:r w:rsidR="00BF0EC6" w:rsidRPr="00256DE4">
        <w:rPr>
          <w:rFonts w:ascii="Times New Roman" w:hAnsi="Times New Roman" w:cs="Times New Roman"/>
          <w:sz w:val="24"/>
          <w:szCs w:val="24"/>
        </w:rPr>
        <w:t xml:space="preserve">  </w:t>
      </w:r>
      <w:r w:rsidR="001F2259" w:rsidRPr="00256DE4">
        <w:rPr>
          <w:rFonts w:ascii="Times New Roman" w:hAnsi="Times New Roman" w:cs="Times New Roman"/>
          <w:sz w:val="24"/>
          <w:szCs w:val="24"/>
        </w:rPr>
        <w:t xml:space="preserve">200, </w:t>
      </w:r>
      <w:r w:rsidR="00A86DCC" w:rsidRPr="00256DE4">
        <w:rPr>
          <w:rFonts w:ascii="Times New Roman" w:hAnsi="Times New Roman" w:cs="Times New Roman"/>
          <w:sz w:val="24"/>
          <w:szCs w:val="24"/>
        </w:rPr>
        <w:t>3</w:t>
      </w:r>
      <w:r w:rsidRPr="00256DE4">
        <w:rPr>
          <w:rFonts w:ascii="Times New Roman" w:hAnsi="Times New Roman" w:cs="Times New Roman"/>
          <w:sz w:val="24"/>
          <w:szCs w:val="24"/>
        </w:rPr>
        <w:t xml:space="preserve">00 </w:t>
      </w:r>
      <w:r w:rsidR="00732181">
        <w:rPr>
          <w:rFonts w:ascii="Times New Roman" w:hAnsi="Times New Roman" w:cs="Times New Roman"/>
          <w:sz w:val="24"/>
          <w:szCs w:val="24"/>
        </w:rPr>
        <w:t>tons</w:t>
      </w:r>
    </w:p>
    <w:p w14:paraId="334782F3" w14:textId="37B19ACD" w:rsidR="007E218D" w:rsidRPr="00256DE4" w:rsidRDefault="007D255E" w:rsidP="0040611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East +Med</w:t>
      </w:r>
      <w:r w:rsidRPr="00256DE4">
        <w:rPr>
          <w:rFonts w:ascii="Times New Roman" w:hAnsi="Times New Roman" w:cs="Times New Roman"/>
          <w:sz w:val="24"/>
          <w:szCs w:val="24"/>
        </w:rPr>
        <w:tab/>
      </w:r>
      <w:r w:rsidRPr="00256DE4">
        <w:rPr>
          <w:rFonts w:ascii="Times New Roman" w:hAnsi="Times New Roman" w:cs="Times New Roman"/>
          <w:sz w:val="24"/>
          <w:szCs w:val="24"/>
        </w:rPr>
        <w:tab/>
      </w:r>
      <w:r w:rsidR="00A86DCC" w:rsidRPr="00256DE4">
        <w:rPr>
          <w:rFonts w:ascii="Times New Roman" w:hAnsi="Times New Roman" w:cs="Times New Roman"/>
          <w:sz w:val="24"/>
          <w:szCs w:val="24"/>
        </w:rPr>
        <w:t xml:space="preserve"> </w:t>
      </w:r>
      <w:r w:rsidR="00BF0EC6" w:rsidRPr="00256DE4">
        <w:rPr>
          <w:rFonts w:ascii="Times New Roman" w:hAnsi="Times New Roman" w:cs="Times New Roman"/>
          <w:sz w:val="24"/>
          <w:szCs w:val="24"/>
        </w:rPr>
        <w:t xml:space="preserve">   </w:t>
      </w:r>
      <w:r w:rsidR="00A86DCC" w:rsidRPr="00256DE4">
        <w:rPr>
          <w:rFonts w:ascii="Times New Roman" w:hAnsi="Times New Roman" w:cs="Times New Roman"/>
          <w:sz w:val="24"/>
          <w:szCs w:val="24"/>
        </w:rPr>
        <w:t xml:space="preserve"> </w:t>
      </w:r>
      <w:r w:rsidR="001F2259" w:rsidRPr="00256DE4">
        <w:rPr>
          <w:rFonts w:ascii="Times New Roman" w:hAnsi="Times New Roman" w:cs="Times New Roman"/>
          <w:sz w:val="24"/>
          <w:szCs w:val="24"/>
        </w:rPr>
        <w:t xml:space="preserve">e.g. </w:t>
      </w:r>
      <w:r w:rsidR="009D1008" w:rsidRPr="00256DE4">
        <w:rPr>
          <w:rFonts w:ascii="Times New Roman" w:hAnsi="Times New Roman" w:cs="Times New Roman"/>
          <w:sz w:val="24"/>
          <w:szCs w:val="24"/>
        </w:rPr>
        <w:t>1 </w:t>
      </w:r>
      <w:r w:rsidR="00BF0EC6" w:rsidRPr="00256DE4">
        <w:rPr>
          <w:rFonts w:ascii="Times New Roman" w:hAnsi="Times New Roman" w:cs="Times New Roman"/>
          <w:sz w:val="24"/>
          <w:szCs w:val="24"/>
        </w:rPr>
        <w:t xml:space="preserve">000, </w:t>
      </w:r>
      <w:r w:rsidR="009D1008" w:rsidRPr="00256DE4">
        <w:rPr>
          <w:rFonts w:ascii="Times New Roman" w:hAnsi="Times New Roman" w:cs="Times New Roman"/>
          <w:sz w:val="24"/>
          <w:szCs w:val="24"/>
        </w:rPr>
        <w:t>2 </w:t>
      </w:r>
      <w:r w:rsidRPr="00256DE4">
        <w:rPr>
          <w:rFonts w:ascii="Times New Roman" w:hAnsi="Times New Roman" w:cs="Times New Roman"/>
          <w:sz w:val="24"/>
          <w:szCs w:val="24"/>
        </w:rPr>
        <w:t xml:space="preserve">000 </w:t>
      </w:r>
      <w:r w:rsidR="00732181">
        <w:rPr>
          <w:rFonts w:ascii="Times New Roman" w:hAnsi="Times New Roman" w:cs="Times New Roman"/>
          <w:sz w:val="24"/>
          <w:szCs w:val="24"/>
        </w:rPr>
        <w:t>tons</w:t>
      </w:r>
    </w:p>
    <w:p w14:paraId="54B5DE88" w14:textId="77777777" w:rsidR="007E218D" w:rsidRPr="00256DE4" w:rsidRDefault="007E218D" w:rsidP="00406114">
      <w:pPr>
        <w:pStyle w:val="ListParagraph"/>
        <w:ind w:left="0"/>
        <w:jc w:val="both"/>
        <w:rPr>
          <w:rFonts w:ascii="Times New Roman" w:hAnsi="Times New Roman" w:cs="Times New Roman"/>
          <w:sz w:val="24"/>
          <w:szCs w:val="24"/>
        </w:rPr>
      </w:pPr>
    </w:p>
    <w:p w14:paraId="6026E836" w14:textId="77777777" w:rsidR="007E218D" w:rsidRPr="00256DE4" w:rsidRDefault="00A86DCC" w:rsidP="00406114">
      <w:pPr>
        <w:pStyle w:val="Heading3"/>
        <w:ind w:left="0"/>
        <w:rPr>
          <w:rFonts w:cs="Times New Roman"/>
          <w:szCs w:val="24"/>
        </w:rPr>
      </w:pPr>
      <w:bookmarkStart w:id="773" w:name="_Toc14467636"/>
      <w:r w:rsidRPr="00256DE4">
        <w:rPr>
          <w:rFonts w:cs="Times New Roman"/>
          <w:szCs w:val="24"/>
        </w:rPr>
        <w:t>Maximum extent of TAC change</w:t>
      </w:r>
      <w:bookmarkEnd w:id="773"/>
    </w:p>
    <w:p w14:paraId="4FA75388" w14:textId="77777777" w:rsidR="00A86DCC" w:rsidRPr="00256DE4" w:rsidRDefault="00A86DCC" w:rsidP="001B61C4">
      <w:pPr>
        <w:jc w:val="both"/>
        <w:rPr>
          <w:rFonts w:ascii="Times New Roman" w:hAnsi="Times New Roman" w:cs="Times New Roman"/>
          <w:sz w:val="24"/>
          <w:szCs w:val="24"/>
        </w:rPr>
      </w:pPr>
    </w:p>
    <w:p w14:paraId="613C622B" w14:textId="591478A8" w:rsidR="007E218D" w:rsidRPr="00256DE4" w:rsidRDefault="008D6E8A" w:rsidP="00406114">
      <w:pPr>
        <w:jc w:val="both"/>
        <w:rPr>
          <w:rFonts w:ascii="Times New Roman" w:hAnsi="Times New Roman" w:cs="Times New Roman"/>
          <w:sz w:val="24"/>
          <w:szCs w:val="24"/>
        </w:rPr>
      </w:pPr>
      <w:r w:rsidRPr="00256DE4">
        <w:rPr>
          <w:rFonts w:ascii="Times New Roman" w:hAnsi="Times New Roman" w:cs="Times New Roman"/>
          <w:sz w:val="24"/>
          <w:szCs w:val="24"/>
        </w:rPr>
        <w:lastRenderedPageBreak/>
        <w:t xml:space="preserve">The “maximum extent of TAC change” allows </w:t>
      </w:r>
      <w:r w:rsidR="00277AFF">
        <w:rPr>
          <w:rFonts w:ascii="Times New Roman" w:hAnsi="Times New Roman" w:cs="Times New Roman"/>
          <w:sz w:val="24"/>
          <w:szCs w:val="24"/>
        </w:rPr>
        <w:t>C</w:t>
      </w:r>
      <w:r w:rsidRPr="00256DE4">
        <w:rPr>
          <w:rFonts w:ascii="Times New Roman" w:hAnsi="Times New Roman" w:cs="Times New Roman"/>
          <w:sz w:val="24"/>
          <w:szCs w:val="24"/>
        </w:rPr>
        <w:t xml:space="preserve">MP developers to </w:t>
      </w:r>
      <w:r w:rsidR="00723217">
        <w:rPr>
          <w:rFonts w:ascii="Times New Roman" w:hAnsi="Times New Roman" w:cs="Times New Roman"/>
          <w:sz w:val="24"/>
          <w:szCs w:val="24"/>
        </w:rPr>
        <w:t>limit the</w:t>
      </w:r>
      <w:r w:rsidRPr="00256DE4">
        <w:rPr>
          <w:rFonts w:ascii="Times New Roman" w:hAnsi="Times New Roman" w:cs="Times New Roman"/>
          <w:sz w:val="24"/>
          <w:szCs w:val="24"/>
        </w:rPr>
        <w:t xml:space="preserve"> maximum allowed increase or decrease in TAC between management periods. </w:t>
      </w:r>
      <w:r w:rsidR="00723217">
        <w:rPr>
          <w:rFonts w:ascii="Times New Roman" w:hAnsi="Times New Roman" w:cs="Times New Roman"/>
          <w:sz w:val="24"/>
          <w:szCs w:val="24"/>
        </w:rPr>
        <w:t>T</w:t>
      </w:r>
      <w:r w:rsidRPr="00256DE4">
        <w:rPr>
          <w:rFonts w:ascii="Times New Roman" w:hAnsi="Times New Roman" w:cs="Times New Roman"/>
          <w:sz w:val="24"/>
          <w:szCs w:val="24"/>
        </w:rPr>
        <w:t xml:space="preserve">his </w:t>
      </w:r>
      <w:r w:rsidR="008D6958">
        <w:rPr>
          <w:rFonts w:ascii="Times New Roman" w:hAnsi="Times New Roman" w:cs="Times New Roman"/>
          <w:sz w:val="24"/>
          <w:szCs w:val="24"/>
        </w:rPr>
        <w:t xml:space="preserve">may help </w:t>
      </w:r>
      <w:r w:rsidRPr="00256DE4">
        <w:rPr>
          <w:rFonts w:ascii="Times New Roman" w:hAnsi="Times New Roman" w:cs="Times New Roman"/>
          <w:sz w:val="24"/>
          <w:szCs w:val="24"/>
        </w:rPr>
        <w:t>to achieve TAC stability</w:t>
      </w:r>
      <w:r w:rsidR="00723217">
        <w:rPr>
          <w:rFonts w:ascii="Times New Roman" w:hAnsi="Times New Roman" w:cs="Times New Roman"/>
          <w:sz w:val="24"/>
          <w:szCs w:val="24"/>
        </w:rPr>
        <w:t xml:space="preserve"> between consecutive management periods</w:t>
      </w:r>
      <w:r w:rsidRPr="00256DE4">
        <w:rPr>
          <w:rFonts w:ascii="Times New Roman" w:hAnsi="Times New Roman" w:cs="Times New Roman"/>
          <w:sz w:val="24"/>
          <w:szCs w:val="24"/>
        </w:rPr>
        <w:t xml:space="preserve">. </w:t>
      </w:r>
      <w:ins w:id="774" w:author="Nicholas Duprey" w:date="2019-08-01T11:54:00Z">
        <w:r w:rsidR="00FD0F58">
          <w:rPr>
            <w:rFonts w:ascii="Times New Roman" w:hAnsi="Times New Roman" w:cs="Times New Roman"/>
            <w:sz w:val="24"/>
            <w:szCs w:val="24"/>
          </w:rPr>
          <w:t>CMP developers can also incorporate a “maximum extent of TAC change</w:t>
        </w:r>
      </w:ins>
      <w:ins w:id="775" w:author="Nicholas Duprey" w:date="2019-08-01T11:55:00Z">
        <w:r w:rsidR="00CC768E">
          <w:rPr>
            <w:rFonts w:ascii="Times New Roman" w:hAnsi="Times New Roman" w:cs="Times New Roman"/>
            <w:sz w:val="24"/>
            <w:szCs w:val="24"/>
          </w:rPr>
          <w:t>”</w:t>
        </w:r>
      </w:ins>
      <w:ins w:id="776" w:author="Nicholas Duprey" w:date="2019-08-01T11:54:00Z">
        <w:r w:rsidR="00FD0F58">
          <w:rPr>
            <w:rFonts w:ascii="Times New Roman" w:hAnsi="Times New Roman" w:cs="Times New Roman"/>
            <w:sz w:val="24"/>
            <w:szCs w:val="24"/>
          </w:rPr>
          <w:t xml:space="preserve"> in the actual design of their CMP</w:t>
        </w:r>
      </w:ins>
      <w:ins w:id="777" w:author="Nicholas Duprey" w:date="2019-08-01T11:56:00Z">
        <w:r w:rsidR="00CC768E">
          <w:rPr>
            <w:rFonts w:ascii="Times New Roman" w:hAnsi="Times New Roman" w:cs="Times New Roman"/>
            <w:sz w:val="24"/>
            <w:szCs w:val="24"/>
          </w:rPr>
          <w:t>,</w:t>
        </w:r>
      </w:ins>
      <w:ins w:id="778" w:author="Nicholas Duprey" w:date="2019-08-01T11:54:00Z">
        <w:r w:rsidR="00FD0F58">
          <w:rPr>
            <w:rFonts w:ascii="Times New Roman" w:hAnsi="Times New Roman" w:cs="Times New Roman"/>
            <w:sz w:val="24"/>
            <w:szCs w:val="24"/>
          </w:rPr>
          <w:t xml:space="preserve"> so </w:t>
        </w:r>
      </w:ins>
      <w:ins w:id="779" w:author="Nicholas Duprey" w:date="2019-08-01T11:56:00Z">
        <w:r w:rsidR="00CC768E">
          <w:rPr>
            <w:rFonts w:ascii="Times New Roman" w:hAnsi="Times New Roman" w:cs="Times New Roman"/>
            <w:sz w:val="24"/>
            <w:szCs w:val="24"/>
          </w:rPr>
          <w:t xml:space="preserve">there are two ways to incorporate this type of constriction. </w:t>
        </w:r>
      </w:ins>
      <w:ins w:id="780" w:author="Nicholas Duprey" w:date="2019-08-01T11:54:00Z">
        <w:r w:rsidR="00FD0F58">
          <w:rPr>
            <w:rFonts w:ascii="Times New Roman" w:hAnsi="Times New Roman" w:cs="Times New Roman"/>
            <w:sz w:val="24"/>
            <w:szCs w:val="24"/>
          </w:rPr>
          <w:t xml:space="preserve"> </w:t>
        </w:r>
      </w:ins>
      <w:del w:id="781" w:author="Nicholas Duprey" w:date="2019-08-01T11:53:00Z">
        <w:r w:rsidRPr="00256DE4" w:rsidDel="00FD0F58">
          <w:rPr>
            <w:rFonts w:ascii="Times New Roman" w:hAnsi="Times New Roman" w:cs="Times New Roman"/>
            <w:sz w:val="24"/>
            <w:szCs w:val="24"/>
          </w:rPr>
          <w:delText xml:space="preserve"> </w:delText>
        </w:r>
      </w:del>
      <w:ins w:id="782" w:author="Nicholas Duprey" w:date="2019-08-01T11:48:00Z">
        <w:r w:rsidR="00FD0F58">
          <w:rPr>
            <w:rFonts w:ascii="Times New Roman" w:hAnsi="Times New Roman" w:cs="Times New Roman"/>
            <w:sz w:val="24"/>
            <w:szCs w:val="24"/>
          </w:rPr>
          <w:t>Pan</w:t>
        </w:r>
      </w:ins>
      <w:ins w:id="783" w:author="Nicholas Duprey" w:date="2019-08-01T11:49:00Z">
        <w:r w:rsidR="00FD0F58">
          <w:rPr>
            <w:rFonts w:ascii="Times New Roman" w:hAnsi="Times New Roman" w:cs="Times New Roman"/>
            <w:sz w:val="24"/>
            <w:szCs w:val="24"/>
          </w:rPr>
          <w:t>e</w:t>
        </w:r>
      </w:ins>
      <w:ins w:id="784" w:author="Nicholas Duprey" w:date="2019-08-01T11:48:00Z">
        <w:r w:rsidR="00FD0F58">
          <w:rPr>
            <w:rFonts w:ascii="Times New Roman" w:hAnsi="Times New Roman" w:cs="Times New Roman"/>
            <w:sz w:val="24"/>
            <w:szCs w:val="24"/>
          </w:rPr>
          <w:t xml:space="preserve">l 2 has provided </w:t>
        </w:r>
      </w:ins>
      <w:ins w:id="785" w:author="Nicholas Duprey" w:date="2019-08-01T11:49:00Z">
        <w:r w:rsidR="00FD0F58">
          <w:rPr>
            <w:rFonts w:ascii="Times New Roman" w:hAnsi="Times New Roman" w:cs="Times New Roman"/>
            <w:sz w:val="24"/>
            <w:szCs w:val="24"/>
          </w:rPr>
          <w:t xml:space="preserve">several values of maximum extent of TAC change they would like to see (Anon 2019). The values they would like to see are 20%, </w:t>
        </w:r>
      </w:ins>
      <w:ins w:id="786" w:author="Nicholas Duprey" w:date="2019-08-01T11:50:00Z">
        <w:r w:rsidR="00FD0F58">
          <w:rPr>
            <w:rFonts w:ascii="Times New Roman" w:hAnsi="Times New Roman" w:cs="Times New Roman"/>
            <w:sz w:val="24"/>
            <w:szCs w:val="24"/>
          </w:rPr>
          <w:t xml:space="preserve">30%, </w:t>
        </w:r>
      </w:ins>
      <w:ins w:id="787" w:author="Nicholas Duprey" w:date="2019-08-01T11:49:00Z">
        <w:r w:rsidR="00FD0F58">
          <w:rPr>
            <w:rFonts w:ascii="Times New Roman" w:hAnsi="Times New Roman" w:cs="Times New Roman"/>
            <w:sz w:val="24"/>
            <w:szCs w:val="24"/>
          </w:rPr>
          <w:t>40%</w:t>
        </w:r>
      </w:ins>
      <w:ins w:id="788" w:author="Nicholas Duprey" w:date="2019-08-01T11:50:00Z">
        <w:r w:rsidR="00FD0F58">
          <w:rPr>
            <w:rFonts w:ascii="Times New Roman" w:hAnsi="Times New Roman" w:cs="Times New Roman"/>
            <w:sz w:val="24"/>
            <w:szCs w:val="24"/>
          </w:rPr>
          <w:t xml:space="preserve">, and outcomes where no restriction in TAC is implemented. </w:t>
        </w:r>
      </w:ins>
    </w:p>
    <w:p w14:paraId="648EFCB0" w14:textId="77777777" w:rsidR="007E218D" w:rsidRPr="00256DE4" w:rsidRDefault="007E218D" w:rsidP="00406114">
      <w:pPr>
        <w:jc w:val="both"/>
        <w:rPr>
          <w:rFonts w:ascii="Times New Roman" w:hAnsi="Times New Roman" w:cs="Times New Roman"/>
          <w:sz w:val="24"/>
          <w:szCs w:val="24"/>
        </w:rPr>
      </w:pPr>
    </w:p>
    <w:p w14:paraId="5C80C972" w14:textId="62D86816" w:rsidR="007E218D" w:rsidRPr="00256DE4" w:rsidRDefault="00277AFF" w:rsidP="00406114">
      <w:pPr>
        <w:pStyle w:val="Heading4"/>
        <w:ind w:left="0"/>
        <w:rPr>
          <w:rFonts w:cs="Times New Roman"/>
          <w:szCs w:val="24"/>
        </w:rPr>
      </w:pPr>
      <w:bookmarkStart w:id="789" w:name="_Toc14467637"/>
      <w:r>
        <w:rPr>
          <w:rFonts w:cs="Times New Roman"/>
          <w:szCs w:val="24"/>
        </w:rPr>
        <w:t>Base Case</w:t>
      </w:r>
      <w:commentRangeStart w:id="790"/>
      <w:commentRangeEnd w:id="790"/>
      <w:r w:rsidR="000218C7" w:rsidRPr="00256DE4">
        <w:rPr>
          <w:rStyle w:val="CommentReference"/>
          <w:rFonts w:eastAsiaTheme="minorHAnsi" w:cs="Times New Roman"/>
          <w:bCs w:val="0"/>
          <w:iCs w:val="0"/>
          <w:color w:val="auto"/>
          <w:sz w:val="24"/>
          <w:szCs w:val="24"/>
          <w:u w:val="none"/>
          <w:lang w:eastAsia="en-US"/>
        </w:rPr>
        <w:commentReference w:id="790"/>
      </w:r>
      <w:bookmarkEnd w:id="789"/>
    </w:p>
    <w:p w14:paraId="53BD0EA1" w14:textId="77777777" w:rsidR="007E218D" w:rsidRPr="00256DE4" w:rsidRDefault="007E218D" w:rsidP="00406114">
      <w:pPr>
        <w:pStyle w:val="ListParagraph"/>
        <w:ind w:left="0"/>
        <w:jc w:val="both"/>
        <w:rPr>
          <w:rFonts w:ascii="Times New Roman" w:hAnsi="Times New Roman" w:cs="Times New Roman"/>
          <w:sz w:val="24"/>
          <w:szCs w:val="24"/>
        </w:rPr>
      </w:pPr>
    </w:p>
    <w:p w14:paraId="16E705C4" w14:textId="385156B4" w:rsidR="007E218D" w:rsidRPr="00256DE4" w:rsidRDefault="00A86DCC" w:rsidP="0040611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West</w:t>
      </w:r>
      <w:r w:rsidRPr="00256DE4">
        <w:rPr>
          <w:rFonts w:ascii="Times New Roman" w:hAnsi="Times New Roman" w:cs="Times New Roman"/>
          <w:sz w:val="24"/>
          <w:szCs w:val="24"/>
        </w:rPr>
        <w:tab/>
      </w:r>
      <w:r w:rsidRPr="00256DE4">
        <w:rPr>
          <w:rFonts w:ascii="Times New Roman" w:hAnsi="Times New Roman" w:cs="Times New Roman"/>
          <w:sz w:val="24"/>
          <w:szCs w:val="24"/>
        </w:rPr>
        <w:tab/>
      </w:r>
      <w:r w:rsidRPr="00256DE4">
        <w:rPr>
          <w:rFonts w:ascii="Times New Roman" w:hAnsi="Times New Roman" w:cs="Times New Roman"/>
          <w:sz w:val="24"/>
          <w:szCs w:val="24"/>
        </w:rPr>
        <w:tab/>
      </w:r>
      <w:r w:rsidR="00305487" w:rsidRPr="00256DE4">
        <w:rPr>
          <w:rFonts w:ascii="Times New Roman" w:hAnsi="Times New Roman" w:cs="Times New Roman"/>
          <w:sz w:val="24"/>
          <w:szCs w:val="24"/>
        </w:rPr>
        <w:t>No restriction</w:t>
      </w:r>
    </w:p>
    <w:p w14:paraId="37D4EA6C" w14:textId="0B9FF710" w:rsidR="007E218D" w:rsidRPr="00256DE4" w:rsidRDefault="00A86DCC" w:rsidP="0040611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East +Med</w:t>
      </w:r>
      <w:r w:rsidRPr="00256DE4">
        <w:rPr>
          <w:rFonts w:ascii="Times New Roman" w:hAnsi="Times New Roman" w:cs="Times New Roman"/>
          <w:sz w:val="24"/>
          <w:szCs w:val="24"/>
        </w:rPr>
        <w:tab/>
      </w:r>
      <w:r w:rsidRPr="00256DE4">
        <w:rPr>
          <w:rFonts w:ascii="Times New Roman" w:hAnsi="Times New Roman" w:cs="Times New Roman"/>
          <w:sz w:val="24"/>
          <w:szCs w:val="24"/>
        </w:rPr>
        <w:tab/>
      </w:r>
      <w:r w:rsidR="00305487" w:rsidRPr="00256DE4">
        <w:rPr>
          <w:rFonts w:ascii="Times New Roman" w:hAnsi="Times New Roman" w:cs="Times New Roman"/>
          <w:sz w:val="24"/>
          <w:szCs w:val="24"/>
        </w:rPr>
        <w:t>No restriction</w:t>
      </w:r>
    </w:p>
    <w:p w14:paraId="7E32103D" w14:textId="77777777" w:rsidR="007E218D" w:rsidRPr="00256DE4" w:rsidRDefault="007E218D" w:rsidP="00406114">
      <w:pPr>
        <w:pStyle w:val="ListParagraph"/>
        <w:ind w:left="0"/>
        <w:jc w:val="both"/>
        <w:rPr>
          <w:rFonts w:ascii="Times New Roman" w:hAnsi="Times New Roman" w:cs="Times New Roman"/>
          <w:sz w:val="24"/>
          <w:szCs w:val="24"/>
        </w:rPr>
      </w:pPr>
    </w:p>
    <w:p w14:paraId="61A600A6" w14:textId="0511B172" w:rsidR="007E218D" w:rsidRPr="00256DE4" w:rsidRDefault="00A86DCC" w:rsidP="00406114">
      <w:pPr>
        <w:pStyle w:val="Heading4"/>
        <w:ind w:left="0"/>
        <w:rPr>
          <w:rFonts w:cs="Times New Roman"/>
          <w:szCs w:val="24"/>
        </w:rPr>
      </w:pPr>
      <w:bookmarkStart w:id="791" w:name="_Toc14467638"/>
      <w:r w:rsidRPr="00256DE4">
        <w:rPr>
          <w:rFonts w:cs="Times New Roman"/>
          <w:szCs w:val="24"/>
        </w:rPr>
        <w:t>Alternative options</w:t>
      </w:r>
      <w:bookmarkEnd w:id="791"/>
    </w:p>
    <w:p w14:paraId="3873D053" w14:textId="77777777" w:rsidR="007E218D" w:rsidRPr="00256DE4" w:rsidRDefault="007E218D" w:rsidP="00406114">
      <w:pPr>
        <w:pStyle w:val="ListParagraph"/>
        <w:ind w:left="0"/>
        <w:jc w:val="both"/>
        <w:rPr>
          <w:rFonts w:ascii="Times New Roman" w:hAnsi="Times New Roman" w:cs="Times New Roman"/>
          <w:sz w:val="24"/>
          <w:szCs w:val="24"/>
        </w:rPr>
      </w:pPr>
    </w:p>
    <w:p w14:paraId="4E0BC8D5" w14:textId="4AEE9DA4" w:rsidR="007E218D" w:rsidRPr="00256DE4" w:rsidRDefault="00A86DCC" w:rsidP="0040611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West</w:t>
      </w:r>
      <w:r w:rsidRPr="00256DE4">
        <w:rPr>
          <w:rFonts w:ascii="Times New Roman" w:hAnsi="Times New Roman" w:cs="Times New Roman"/>
          <w:sz w:val="24"/>
          <w:szCs w:val="24"/>
        </w:rPr>
        <w:tab/>
      </w:r>
      <w:r w:rsidRPr="00256DE4">
        <w:rPr>
          <w:rFonts w:ascii="Times New Roman" w:hAnsi="Times New Roman" w:cs="Times New Roman"/>
          <w:sz w:val="24"/>
          <w:szCs w:val="24"/>
        </w:rPr>
        <w:tab/>
      </w:r>
      <w:r w:rsidRPr="00256DE4">
        <w:rPr>
          <w:rFonts w:ascii="Times New Roman" w:hAnsi="Times New Roman" w:cs="Times New Roman"/>
          <w:sz w:val="24"/>
          <w:szCs w:val="24"/>
        </w:rPr>
        <w:tab/>
        <w:t xml:space="preserve">         </w:t>
      </w:r>
      <w:del w:id="792" w:author="Nicholas Duprey" w:date="2019-08-01T11:52:00Z">
        <w:r w:rsidR="003D7B06" w:rsidRPr="00256DE4" w:rsidDel="00FD0F58">
          <w:rPr>
            <w:rFonts w:ascii="Times New Roman" w:hAnsi="Times New Roman" w:cs="Times New Roman"/>
            <w:sz w:val="24"/>
            <w:szCs w:val="24"/>
          </w:rPr>
          <w:delText>15</w:delText>
        </w:r>
      </w:del>
      <w:ins w:id="793" w:author="Nicholas Duprey" w:date="2019-08-01T11:52:00Z">
        <w:r w:rsidR="00FD0F58">
          <w:rPr>
            <w:rFonts w:ascii="Times New Roman" w:hAnsi="Times New Roman" w:cs="Times New Roman"/>
            <w:sz w:val="24"/>
            <w:szCs w:val="24"/>
          </w:rPr>
          <w:t>20</w:t>
        </w:r>
      </w:ins>
      <w:r w:rsidRPr="00256DE4">
        <w:rPr>
          <w:rFonts w:ascii="Times New Roman" w:hAnsi="Times New Roman" w:cs="Times New Roman"/>
          <w:sz w:val="24"/>
          <w:szCs w:val="24"/>
        </w:rPr>
        <w:t>%</w:t>
      </w:r>
      <w:ins w:id="794" w:author="Nicholas Duprey" w:date="2019-08-01T11:52:00Z">
        <w:r w:rsidR="00FD0F58">
          <w:rPr>
            <w:rFonts w:ascii="Times New Roman" w:hAnsi="Times New Roman" w:cs="Times New Roman"/>
            <w:sz w:val="24"/>
            <w:szCs w:val="24"/>
          </w:rPr>
          <w:t>, 30%, 40%</w:t>
        </w:r>
      </w:ins>
    </w:p>
    <w:p w14:paraId="35247490" w14:textId="5A0A8164" w:rsidR="007E218D" w:rsidRPr="00256DE4" w:rsidRDefault="00A86DCC" w:rsidP="0040611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East</w:t>
      </w:r>
      <w:del w:id="795" w:author="Nicholas Duprey" w:date="2019-07-25T16:36:00Z">
        <w:r w:rsidRPr="00256DE4" w:rsidDel="00E72E0D">
          <w:rPr>
            <w:rFonts w:ascii="Times New Roman" w:hAnsi="Times New Roman" w:cs="Times New Roman"/>
            <w:sz w:val="24"/>
            <w:szCs w:val="24"/>
          </w:rPr>
          <w:delText xml:space="preserve"> </w:delText>
        </w:r>
      </w:del>
      <w:ins w:id="796" w:author="Nicholas Duprey" w:date="2019-07-25T16:36:00Z">
        <w:r w:rsidR="00E72E0D">
          <w:rPr>
            <w:rFonts w:ascii="Times New Roman" w:hAnsi="Times New Roman" w:cs="Times New Roman"/>
            <w:sz w:val="24"/>
            <w:szCs w:val="24"/>
          </w:rPr>
          <w:t xml:space="preserve"> </w:t>
        </w:r>
      </w:ins>
      <w:r w:rsidRPr="00256DE4">
        <w:rPr>
          <w:rFonts w:ascii="Times New Roman" w:hAnsi="Times New Roman" w:cs="Times New Roman"/>
          <w:sz w:val="24"/>
          <w:szCs w:val="24"/>
        </w:rPr>
        <w:t>+</w:t>
      </w:r>
      <w:ins w:id="797" w:author="Nicholas Duprey" w:date="2019-07-25T16:36:00Z">
        <w:r w:rsidR="00E72E0D">
          <w:rPr>
            <w:rFonts w:ascii="Times New Roman" w:hAnsi="Times New Roman" w:cs="Times New Roman"/>
            <w:sz w:val="24"/>
            <w:szCs w:val="24"/>
          </w:rPr>
          <w:t xml:space="preserve"> </w:t>
        </w:r>
      </w:ins>
      <w:r w:rsidRPr="00256DE4">
        <w:rPr>
          <w:rFonts w:ascii="Times New Roman" w:hAnsi="Times New Roman" w:cs="Times New Roman"/>
          <w:sz w:val="24"/>
          <w:szCs w:val="24"/>
        </w:rPr>
        <w:t>Med</w:t>
      </w:r>
      <w:r w:rsidRPr="00256DE4">
        <w:rPr>
          <w:rFonts w:ascii="Times New Roman" w:hAnsi="Times New Roman" w:cs="Times New Roman"/>
          <w:sz w:val="24"/>
          <w:szCs w:val="24"/>
        </w:rPr>
        <w:tab/>
      </w:r>
      <w:r w:rsidRPr="00256DE4">
        <w:rPr>
          <w:rFonts w:ascii="Times New Roman" w:hAnsi="Times New Roman" w:cs="Times New Roman"/>
          <w:sz w:val="24"/>
          <w:szCs w:val="24"/>
        </w:rPr>
        <w:tab/>
        <w:t xml:space="preserve">         </w:t>
      </w:r>
      <w:del w:id="798" w:author="Nicholas Duprey" w:date="2019-08-01T11:52:00Z">
        <w:r w:rsidR="003D7B06" w:rsidRPr="00256DE4" w:rsidDel="00FD0F58">
          <w:rPr>
            <w:rFonts w:ascii="Times New Roman" w:hAnsi="Times New Roman" w:cs="Times New Roman"/>
            <w:sz w:val="24"/>
            <w:szCs w:val="24"/>
          </w:rPr>
          <w:delText>15</w:delText>
        </w:r>
      </w:del>
      <w:ins w:id="799" w:author="Nicholas Duprey" w:date="2019-08-01T11:52:00Z">
        <w:r w:rsidR="00FD0F58">
          <w:rPr>
            <w:rFonts w:ascii="Times New Roman" w:hAnsi="Times New Roman" w:cs="Times New Roman"/>
            <w:sz w:val="24"/>
            <w:szCs w:val="24"/>
          </w:rPr>
          <w:t>20</w:t>
        </w:r>
      </w:ins>
      <w:r w:rsidRPr="00256DE4">
        <w:rPr>
          <w:rFonts w:ascii="Times New Roman" w:hAnsi="Times New Roman" w:cs="Times New Roman"/>
          <w:sz w:val="24"/>
          <w:szCs w:val="24"/>
        </w:rPr>
        <w:t>%</w:t>
      </w:r>
      <w:ins w:id="800" w:author="Nicholas Duprey" w:date="2019-08-01T11:52:00Z">
        <w:r w:rsidR="00FD0F58">
          <w:rPr>
            <w:rFonts w:ascii="Times New Roman" w:hAnsi="Times New Roman" w:cs="Times New Roman"/>
            <w:sz w:val="24"/>
            <w:szCs w:val="24"/>
          </w:rPr>
          <w:t>, 30%, 40%</w:t>
        </w:r>
      </w:ins>
    </w:p>
    <w:p w14:paraId="52988257" w14:textId="77777777" w:rsidR="007E218D" w:rsidRPr="00256DE4" w:rsidRDefault="007E218D" w:rsidP="00406114">
      <w:pPr>
        <w:pStyle w:val="ListParagraph"/>
        <w:ind w:left="0"/>
        <w:jc w:val="both"/>
        <w:rPr>
          <w:rFonts w:ascii="Times New Roman" w:hAnsi="Times New Roman" w:cs="Times New Roman"/>
          <w:sz w:val="24"/>
          <w:szCs w:val="24"/>
        </w:rPr>
      </w:pPr>
    </w:p>
    <w:p w14:paraId="3FCD2F21" w14:textId="4429C6D3" w:rsidR="007E218D" w:rsidRPr="00256DE4" w:rsidRDefault="008E43D5" w:rsidP="00406114">
      <w:pPr>
        <w:pStyle w:val="ListParagraph"/>
        <w:ind w:left="0"/>
        <w:jc w:val="both"/>
        <w:rPr>
          <w:rFonts w:ascii="Times New Roman" w:hAnsi="Times New Roman" w:cs="Times New Roman"/>
          <w:sz w:val="24"/>
          <w:szCs w:val="24"/>
        </w:rPr>
      </w:pPr>
      <w:commentRangeStart w:id="801"/>
      <w:r w:rsidRPr="00256DE4">
        <w:rPr>
          <w:rFonts w:ascii="Times New Roman" w:hAnsi="Times New Roman" w:cs="Times New Roman"/>
          <w:sz w:val="24"/>
          <w:szCs w:val="24"/>
        </w:rPr>
        <w:t>Note that d</w:t>
      </w:r>
      <w:r w:rsidR="00A86DCC" w:rsidRPr="00256DE4">
        <w:rPr>
          <w:rFonts w:ascii="Times New Roman" w:hAnsi="Times New Roman" w:cs="Times New Roman"/>
          <w:sz w:val="24"/>
          <w:szCs w:val="24"/>
        </w:rPr>
        <w:t xml:space="preserve">evelopers of candidate </w:t>
      </w:r>
      <w:r w:rsidR="00277AFF">
        <w:rPr>
          <w:rFonts w:ascii="Times New Roman" w:hAnsi="Times New Roman" w:cs="Times New Roman"/>
          <w:sz w:val="24"/>
          <w:szCs w:val="24"/>
        </w:rPr>
        <w:t>C</w:t>
      </w:r>
      <w:r w:rsidR="00A86DCC" w:rsidRPr="00256DE4">
        <w:rPr>
          <w:rFonts w:ascii="Times New Roman" w:hAnsi="Times New Roman" w:cs="Times New Roman"/>
          <w:sz w:val="24"/>
          <w:szCs w:val="24"/>
        </w:rPr>
        <w:t>MPs should consider</w:t>
      </w:r>
      <w:r w:rsidRPr="00256DE4">
        <w:rPr>
          <w:rFonts w:ascii="Times New Roman" w:hAnsi="Times New Roman" w:cs="Times New Roman"/>
          <w:sz w:val="24"/>
          <w:szCs w:val="24"/>
        </w:rPr>
        <w:t xml:space="preserve"> including options which:</w:t>
      </w:r>
    </w:p>
    <w:p w14:paraId="3D95D191" w14:textId="0D15A6AE" w:rsidR="008E43D5" w:rsidRPr="00256DE4" w:rsidRDefault="008E43D5" w:rsidP="003F4443">
      <w:pPr>
        <w:pStyle w:val="ListParagraph"/>
        <w:numPr>
          <w:ilvl w:val="0"/>
          <w:numId w:val="3"/>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Override such restrictions on the maximum extent of</w:t>
      </w:r>
      <w:r w:rsidR="008708F7">
        <w:rPr>
          <w:rFonts w:ascii="Times New Roman" w:hAnsi="Times New Roman" w:cs="Times New Roman"/>
          <w:sz w:val="24"/>
          <w:szCs w:val="24"/>
        </w:rPr>
        <w:t xml:space="preserve"> TAC</w:t>
      </w:r>
      <w:r w:rsidRPr="00256DE4">
        <w:rPr>
          <w:rFonts w:ascii="Times New Roman" w:hAnsi="Times New Roman" w:cs="Times New Roman"/>
          <w:sz w:val="24"/>
          <w:szCs w:val="24"/>
        </w:rPr>
        <w:t xml:space="preserve"> reduction if abundance indices drop below specified thresholds.</w:t>
      </w:r>
    </w:p>
    <w:p w14:paraId="37957394" w14:textId="7B9D1550" w:rsidR="008E43D5" w:rsidRPr="00256DE4" w:rsidRDefault="008E43D5" w:rsidP="003F4443">
      <w:pPr>
        <w:pStyle w:val="ListParagraph"/>
        <w:numPr>
          <w:ilvl w:val="0"/>
          <w:numId w:val="3"/>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Allow for greater</w:t>
      </w:r>
      <w:r w:rsidR="008708F7">
        <w:rPr>
          <w:rFonts w:ascii="Times New Roman" w:hAnsi="Times New Roman" w:cs="Times New Roman"/>
          <w:sz w:val="24"/>
          <w:szCs w:val="24"/>
        </w:rPr>
        <w:t xml:space="preserve"> TAC</w:t>
      </w:r>
      <w:r w:rsidRPr="00256DE4">
        <w:rPr>
          <w:rFonts w:ascii="Times New Roman" w:hAnsi="Times New Roman" w:cs="Times New Roman"/>
          <w:sz w:val="24"/>
          <w:szCs w:val="24"/>
        </w:rPr>
        <w:t xml:space="preserve"> increases (in terms of tonnage) if a TAC has had to be reduced to a low level and indices confirm subsequent recovery</w:t>
      </w:r>
      <w:commentRangeEnd w:id="801"/>
      <w:r w:rsidR="00CC768E">
        <w:rPr>
          <w:rStyle w:val="CommentReference"/>
        </w:rPr>
        <w:commentReference w:id="801"/>
      </w:r>
      <w:r w:rsidRPr="00256DE4">
        <w:rPr>
          <w:rFonts w:ascii="Times New Roman" w:hAnsi="Times New Roman" w:cs="Times New Roman"/>
          <w:sz w:val="24"/>
          <w:szCs w:val="24"/>
        </w:rPr>
        <w:t>.</w:t>
      </w:r>
    </w:p>
    <w:p w14:paraId="7B7FCEAD" w14:textId="77777777" w:rsidR="00A86DCC" w:rsidRPr="00256DE4" w:rsidRDefault="00A86DCC" w:rsidP="001B61C4">
      <w:pPr>
        <w:jc w:val="both"/>
        <w:rPr>
          <w:rFonts w:ascii="Times New Roman" w:hAnsi="Times New Roman" w:cs="Times New Roman"/>
          <w:sz w:val="24"/>
          <w:szCs w:val="24"/>
        </w:rPr>
      </w:pPr>
    </w:p>
    <w:p w14:paraId="43A19D8A" w14:textId="77777777" w:rsidR="007E218D" w:rsidRPr="00256DE4" w:rsidRDefault="008E43D5" w:rsidP="00406114">
      <w:pPr>
        <w:pStyle w:val="Heading3"/>
        <w:ind w:left="0"/>
        <w:rPr>
          <w:rFonts w:cs="Times New Roman"/>
          <w:szCs w:val="24"/>
        </w:rPr>
      </w:pPr>
      <w:bookmarkStart w:id="802" w:name="_Toc14467639"/>
      <w:r w:rsidRPr="00256DE4">
        <w:rPr>
          <w:rFonts w:cs="Times New Roman"/>
          <w:szCs w:val="24"/>
        </w:rPr>
        <w:t>Technical measures</w:t>
      </w:r>
      <w:bookmarkEnd w:id="802"/>
    </w:p>
    <w:p w14:paraId="2A258CC7" w14:textId="77777777" w:rsidR="007E218D" w:rsidRPr="00256DE4" w:rsidRDefault="007E218D" w:rsidP="00406114">
      <w:pPr>
        <w:pStyle w:val="ListParagraph"/>
        <w:ind w:left="0"/>
        <w:jc w:val="both"/>
        <w:rPr>
          <w:rFonts w:ascii="Times New Roman" w:hAnsi="Times New Roman" w:cs="Times New Roman"/>
          <w:sz w:val="24"/>
          <w:szCs w:val="24"/>
        </w:rPr>
      </w:pPr>
    </w:p>
    <w:p w14:paraId="7D96795E" w14:textId="245377FF" w:rsidR="007E218D" w:rsidRPr="00256DE4" w:rsidRDefault="008D6E8A" w:rsidP="0040611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 xml:space="preserve">No “technical measures” are currently </w:t>
      </w:r>
      <w:r w:rsidR="009C4A08" w:rsidRPr="00256DE4">
        <w:rPr>
          <w:rFonts w:ascii="Times New Roman" w:hAnsi="Times New Roman" w:cs="Times New Roman"/>
          <w:sz w:val="24"/>
          <w:szCs w:val="24"/>
        </w:rPr>
        <w:t xml:space="preserve">being </w:t>
      </w:r>
      <w:r w:rsidRPr="00256DE4">
        <w:rPr>
          <w:rFonts w:ascii="Times New Roman" w:hAnsi="Times New Roman" w:cs="Times New Roman"/>
          <w:sz w:val="24"/>
          <w:szCs w:val="24"/>
        </w:rPr>
        <w:t xml:space="preserve">implemented in the MSE. </w:t>
      </w:r>
      <w:r w:rsidR="008708F7">
        <w:rPr>
          <w:rFonts w:ascii="Times New Roman" w:hAnsi="Times New Roman" w:cs="Times New Roman"/>
          <w:sz w:val="24"/>
          <w:szCs w:val="24"/>
        </w:rPr>
        <w:t>S</w:t>
      </w:r>
      <w:r w:rsidR="008E43D5" w:rsidRPr="00256DE4">
        <w:rPr>
          <w:rFonts w:ascii="Times New Roman" w:hAnsi="Times New Roman" w:cs="Times New Roman"/>
          <w:sz w:val="24"/>
          <w:szCs w:val="24"/>
        </w:rPr>
        <w:t xml:space="preserve">ize restrictions might be considered on a fleet and/or spatial stratum basis. However, for a “first round” it is suggested that these not be included explicitly, but instead </w:t>
      </w:r>
      <w:r w:rsidR="00FF74B6" w:rsidRPr="00256DE4">
        <w:rPr>
          <w:rFonts w:ascii="Times New Roman" w:hAnsi="Times New Roman" w:cs="Times New Roman"/>
          <w:sz w:val="24"/>
          <w:szCs w:val="24"/>
        </w:rPr>
        <w:t xml:space="preserve">be considered to be </w:t>
      </w:r>
      <w:r w:rsidR="004C5CBB">
        <w:rPr>
          <w:rFonts w:ascii="Times New Roman" w:hAnsi="Times New Roman" w:cs="Times New Roman"/>
          <w:sz w:val="24"/>
          <w:szCs w:val="24"/>
        </w:rPr>
        <w:t>implemented</w:t>
      </w:r>
      <w:r w:rsidR="004C5CBB" w:rsidRPr="00256DE4">
        <w:rPr>
          <w:rFonts w:ascii="Times New Roman" w:hAnsi="Times New Roman" w:cs="Times New Roman"/>
          <w:sz w:val="24"/>
          <w:szCs w:val="24"/>
        </w:rPr>
        <w:t xml:space="preserve"> </w:t>
      </w:r>
      <w:r w:rsidR="00FF74B6" w:rsidRPr="00256DE4">
        <w:rPr>
          <w:rFonts w:ascii="Times New Roman" w:hAnsi="Times New Roman" w:cs="Times New Roman"/>
          <w:sz w:val="24"/>
          <w:szCs w:val="24"/>
        </w:rPr>
        <w:t xml:space="preserve">implicitly through the selectivity prescriptions for future catches by the various fleets which are set out under </w:t>
      </w:r>
      <w:r w:rsidR="009A5BD2">
        <w:rPr>
          <w:rFonts w:ascii="Times New Roman" w:hAnsi="Times New Roman" w:cs="Times New Roman"/>
          <w:sz w:val="24"/>
          <w:szCs w:val="24"/>
        </w:rPr>
        <w:t>Section</w:t>
      </w:r>
      <w:r w:rsidR="009A5BD2" w:rsidRPr="00256DE4">
        <w:rPr>
          <w:rFonts w:ascii="Times New Roman" w:hAnsi="Times New Roman" w:cs="Times New Roman"/>
          <w:sz w:val="24"/>
          <w:szCs w:val="24"/>
        </w:rPr>
        <w:t xml:space="preserve"> </w:t>
      </w:r>
      <w:r w:rsidR="00FF74B6" w:rsidRPr="00256DE4">
        <w:rPr>
          <w:rFonts w:ascii="Times New Roman" w:hAnsi="Times New Roman" w:cs="Times New Roman"/>
          <w:sz w:val="24"/>
          <w:szCs w:val="24"/>
        </w:rPr>
        <w:t>6 below.</w:t>
      </w:r>
    </w:p>
    <w:p w14:paraId="72B50D2E" w14:textId="77777777" w:rsidR="006C5970" w:rsidRPr="00256DE4" w:rsidRDefault="006C5970" w:rsidP="001B61C4">
      <w:pPr>
        <w:jc w:val="both"/>
        <w:rPr>
          <w:rFonts w:ascii="Times New Roman" w:hAnsi="Times New Roman" w:cs="Times New Roman"/>
          <w:sz w:val="24"/>
          <w:szCs w:val="24"/>
        </w:rPr>
      </w:pPr>
    </w:p>
    <w:p w14:paraId="26C79C31" w14:textId="77777777" w:rsidR="001D16B6" w:rsidRPr="00256DE4" w:rsidRDefault="001D16B6" w:rsidP="001B61C4">
      <w:pPr>
        <w:jc w:val="both"/>
        <w:rPr>
          <w:rFonts w:ascii="Times New Roman" w:hAnsi="Times New Roman" w:cs="Times New Roman"/>
          <w:sz w:val="24"/>
          <w:szCs w:val="24"/>
        </w:rPr>
      </w:pPr>
    </w:p>
    <w:p w14:paraId="52BFCEA7" w14:textId="05B9DCB1" w:rsidR="007E218D" w:rsidRPr="00256DE4" w:rsidRDefault="00AF7796" w:rsidP="00406114">
      <w:pPr>
        <w:pStyle w:val="Heading1"/>
        <w:ind w:left="0"/>
        <w:rPr>
          <w:rFonts w:cs="Times New Roman"/>
          <w:szCs w:val="24"/>
        </w:rPr>
      </w:pPr>
      <w:bookmarkStart w:id="803" w:name="_Toc14467640"/>
      <w:r w:rsidRPr="00256DE4">
        <w:rPr>
          <w:rFonts w:cs="Times New Roman"/>
          <w:szCs w:val="24"/>
        </w:rPr>
        <w:t xml:space="preserve">RECRUITMENT </w:t>
      </w:r>
      <w:r w:rsidR="00815AF5" w:rsidRPr="00256DE4">
        <w:rPr>
          <w:rFonts w:cs="Times New Roman"/>
          <w:szCs w:val="24"/>
        </w:rPr>
        <w:t>AND</w:t>
      </w:r>
      <w:r w:rsidR="00872598">
        <w:rPr>
          <w:rFonts w:cs="Times New Roman"/>
          <w:szCs w:val="24"/>
        </w:rPr>
        <w:t xml:space="preserve"> SPATIAL</w:t>
      </w:r>
      <w:r w:rsidR="00815AF5" w:rsidRPr="00256DE4">
        <w:rPr>
          <w:rFonts w:cs="Times New Roman"/>
          <w:szCs w:val="24"/>
        </w:rPr>
        <w:t xml:space="preserve"> DISTRIBUTION </w:t>
      </w:r>
      <w:r w:rsidRPr="00256DE4">
        <w:rPr>
          <w:rFonts w:cs="Times New Roman"/>
          <w:szCs w:val="24"/>
        </w:rPr>
        <w:t>SCENARIOS</w:t>
      </w:r>
      <w:r w:rsidR="009A5BD2">
        <w:rPr>
          <w:rFonts w:cs="Times New Roman"/>
          <w:szCs w:val="24"/>
        </w:rPr>
        <w:t xml:space="preserve"> IN THE OPERATING MODEL</w:t>
      </w:r>
      <w:bookmarkEnd w:id="803"/>
    </w:p>
    <w:p w14:paraId="2367C81E" w14:textId="77777777" w:rsidR="007E218D" w:rsidRPr="00256DE4" w:rsidRDefault="007E218D" w:rsidP="00406114">
      <w:pPr>
        <w:pStyle w:val="ListParagraph"/>
        <w:ind w:left="0"/>
        <w:jc w:val="both"/>
        <w:rPr>
          <w:rFonts w:ascii="Times New Roman" w:hAnsi="Times New Roman" w:cs="Times New Roman"/>
          <w:sz w:val="24"/>
          <w:szCs w:val="24"/>
        </w:rPr>
      </w:pPr>
    </w:p>
    <w:p w14:paraId="2DECAE9D" w14:textId="2177FA8B" w:rsidR="009D1008" w:rsidRPr="00256DE4" w:rsidRDefault="009D1008" w:rsidP="009D1008">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 xml:space="preserve">See also </w:t>
      </w:r>
      <w:r w:rsidR="009A5BD2">
        <w:rPr>
          <w:rFonts w:ascii="Times New Roman" w:hAnsi="Times New Roman" w:cs="Times New Roman"/>
          <w:sz w:val="24"/>
          <w:szCs w:val="24"/>
        </w:rPr>
        <w:t>S</w:t>
      </w:r>
      <w:r w:rsidRPr="00256DE4">
        <w:rPr>
          <w:rFonts w:ascii="Times New Roman" w:hAnsi="Times New Roman" w:cs="Times New Roman"/>
          <w:sz w:val="24"/>
          <w:szCs w:val="24"/>
        </w:rPr>
        <w:t>ection 9 of this document</w:t>
      </w:r>
      <w:r w:rsidR="004A3481" w:rsidRPr="00256DE4">
        <w:rPr>
          <w:rFonts w:ascii="Times New Roman" w:hAnsi="Times New Roman" w:cs="Times New Roman"/>
          <w:sz w:val="24"/>
          <w:szCs w:val="24"/>
        </w:rPr>
        <w:t xml:space="preserve"> for additional detail on specified trials</w:t>
      </w:r>
      <w:r w:rsidRPr="00256DE4">
        <w:rPr>
          <w:rFonts w:ascii="Times New Roman" w:hAnsi="Times New Roman" w:cs="Times New Roman"/>
          <w:sz w:val="24"/>
          <w:szCs w:val="24"/>
        </w:rPr>
        <w:t>.</w:t>
      </w:r>
    </w:p>
    <w:p w14:paraId="7C64465F" w14:textId="22030503" w:rsidR="009D1008" w:rsidRDefault="009D1008" w:rsidP="00406114">
      <w:pPr>
        <w:pStyle w:val="ListParagraph"/>
        <w:ind w:left="0"/>
        <w:jc w:val="both"/>
        <w:rPr>
          <w:rFonts w:ascii="Times New Roman" w:hAnsi="Times New Roman" w:cs="Times New Roman"/>
          <w:sz w:val="24"/>
          <w:szCs w:val="24"/>
        </w:rPr>
      </w:pPr>
    </w:p>
    <w:p w14:paraId="68E40B1F" w14:textId="72AEBA20" w:rsidR="009F1CDE" w:rsidRDefault="009F1CD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For both stocks, estimated historical recruitment ends four years before the end of the historical time period (</w:t>
      </w:r>
      <w:r w:rsidR="009A5BD2">
        <w:rPr>
          <w:rFonts w:ascii="Times New Roman" w:hAnsi="Times New Roman" w:cs="Times New Roman"/>
          <w:sz w:val="24"/>
          <w:szCs w:val="24"/>
        </w:rPr>
        <w:t xml:space="preserve">i.e. recruitment estimation ends in </w:t>
      </w:r>
      <w:r>
        <w:rPr>
          <w:rFonts w:ascii="Times New Roman" w:hAnsi="Times New Roman" w:cs="Times New Roman"/>
          <w:sz w:val="24"/>
          <w:szCs w:val="24"/>
        </w:rPr>
        <w:t>2012)</w:t>
      </w:r>
      <w:r w:rsidR="00DD585C">
        <w:rPr>
          <w:rFonts w:ascii="Times New Roman" w:hAnsi="Times New Roman" w:cs="Times New Roman"/>
          <w:sz w:val="24"/>
          <w:szCs w:val="24"/>
        </w:rPr>
        <w:t>,</w:t>
      </w:r>
      <w:r>
        <w:rPr>
          <w:rFonts w:ascii="Times New Roman" w:hAnsi="Times New Roman" w:cs="Times New Roman"/>
          <w:sz w:val="24"/>
          <w:szCs w:val="24"/>
        </w:rPr>
        <w:t xml:space="preserve"> after which it is considered that recruitment is poorly estimated. Consequently</w:t>
      </w:r>
      <w:r w:rsidR="002F5C40">
        <w:rPr>
          <w:rFonts w:ascii="Times New Roman" w:hAnsi="Times New Roman" w:cs="Times New Roman"/>
          <w:sz w:val="24"/>
          <w:szCs w:val="24"/>
        </w:rPr>
        <w:t>,</w:t>
      </w:r>
      <w:r>
        <w:rPr>
          <w:rFonts w:ascii="Times New Roman" w:hAnsi="Times New Roman" w:cs="Times New Roman"/>
          <w:sz w:val="24"/>
          <w:szCs w:val="24"/>
        </w:rPr>
        <w:t xml:space="preserve"> stochastic recruitment projections</w:t>
      </w:r>
      <w:r w:rsidR="002F5C40">
        <w:rPr>
          <w:rFonts w:ascii="Times New Roman" w:hAnsi="Times New Roman" w:cs="Times New Roman"/>
          <w:sz w:val="24"/>
          <w:szCs w:val="24"/>
        </w:rPr>
        <w:t xml:space="preserve"> start </w:t>
      </w:r>
      <w:r>
        <w:rPr>
          <w:rFonts w:ascii="Times New Roman" w:hAnsi="Times New Roman" w:cs="Times New Roman"/>
          <w:sz w:val="24"/>
          <w:szCs w:val="24"/>
        </w:rPr>
        <w:t>in 2013.</w:t>
      </w:r>
    </w:p>
    <w:p w14:paraId="0883DF7B" w14:textId="462121DD" w:rsidR="003E52C7" w:rsidRDefault="003E52C7" w:rsidP="00406114">
      <w:pPr>
        <w:pStyle w:val="ListParagraph"/>
        <w:ind w:left="0"/>
        <w:jc w:val="both"/>
        <w:rPr>
          <w:rFonts w:ascii="Times New Roman" w:hAnsi="Times New Roman" w:cs="Times New Roman"/>
          <w:sz w:val="24"/>
          <w:szCs w:val="24"/>
        </w:rPr>
      </w:pPr>
    </w:p>
    <w:p w14:paraId="001CED43" w14:textId="74D124DA" w:rsidR="003E52C7" w:rsidRPr="00256DE4" w:rsidRDefault="003E52C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Recruitment deviations are estimated in two-year time blocks</w:t>
      </w:r>
      <w:r w:rsidR="00FF0B8D">
        <w:rPr>
          <w:rFonts w:ascii="Times New Roman" w:hAnsi="Times New Roman" w:cs="Times New Roman"/>
          <w:sz w:val="24"/>
          <w:szCs w:val="24"/>
        </w:rPr>
        <w:t xml:space="preserve"> (i.e. </w:t>
      </w:r>
      <w:r w:rsidR="00DD585C">
        <w:rPr>
          <w:rFonts w:ascii="Times New Roman" w:hAnsi="Times New Roman" w:cs="Times New Roman"/>
          <w:sz w:val="24"/>
          <w:szCs w:val="24"/>
        </w:rPr>
        <w:t xml:space="preserve">the </w:t>
      </w:r>
      <w:r w:rsidR="00FF0B8D">
        <w:rPr>
          <w:rFonts w:ascii="Times New Roman" w:hAnsi="Times New Roman" w:cs="Times New Roman"/>
          <w:sz w:val="24"/>
          <w:szCs w:val="24"/>
        </w:rPr>
        <w:t>same deviation in the two years)</w:t>
      </w:r>
      <w:r>
        <w:rPr>
          <w:rFonts w:ascii="Times New Roman" w:hAnsi="Times New Roman" w:cs="Times New Roman"/>
          <w:sz w:val="24"/>
          <w:szCs w:val="24"/>
        </w:rPr>
        <w:t>. This is necessary because the model is fitted to length-composition data</w:t>
      </w:r>
      <w:r w:rsidR="00DD585C">
        <w:rPr>
          <w:rFonts w:ascii="Times New Roman" w:hAnsi="Times New Roman" w:cs="Times New Roman"/>
          <w:sz w:val="24"/>
          <w:szCs w:val="24"/>
        </w:rPr>
        <w:t xml:space="preserve"> (without age composition data). D</w:t>
      </w:r>
      <w:r>
        <w:rPr>
          <w:rFonts w:ascii="Times New Roman" w:hAnsi="Times New Roman" w:cs="Times New Roman"/>
          <w:sz w:val="24"/>
          <w:szCs w:val="24"/>
        </w:rPr>
        <w:t>ue to variability in growth there are multiple age classes in each length class and</w:t>
      </w:r>
      <w:r w:rsidR="00FF0B8D">
        <w:rPr>
          <w:rFonts w:ascii="Times New Roman" w:hAnsi="Times New Roman" w:cs="Times New Roman"/>
          <w:sz w:val="24"/>
          <w:szCs w:val="24"/>
        </w:rPr>
        <w:t>,</w:t>
      </w:r>
      <w:r>
        <w:rPr>
          <w:rFonts w:ascii="Times New Roman" w:hAnsi="Times New Roman" w:cs="Times New Roman"/>
          <w:sz w:val="24"/>
          <w:szCs w:val="24"/>
        </w:rPr>
        <w:t xml:space="preserve"> therefore</w:t>
      </w:r>
      <w:r w:rsidR="00FF0B8D">
        <w:rPr>
          <w:rFonts w:ascii="Times New Roman" w:hAnsi="Times New Roman" w:cs="Times New Roman"/>
          <w:sz w:val="24"/>
          <w:szCs w:val="24"/>
        </w:rPr>
        <w:t>,</w:t>
      </w:r>
      <w:r>
        <w:rPr>
          <w:rFonts w:ascii="Times New Roman" w:hAnsi="Times New Roman" w:cs="Times New Roman"/>
          <w:sz w:val="24"/>
          <w:szCs w:val="24"/>
        </w:rPr>
        <w:t xml:space="preserve"> adjacent cohorts have poorly informed relative strength</w:t>
      </w:r>
      <w:r w:rsidR="00DD585C">
        <w:rPr>
          <w:rFonts w:ascii="Times New Roman" w:hAnsi="Times New Roman" w:cs="Times New Roman"/>
          <w:sz w:val="24"/>
          <w:szCs w:val="24"/>
        </w:rPr>
        <w:t>s</w:t>
      </w:r>
      <w:r>
        <w:rPr>
          <w:rFonts w:ascii="Times New Roman" w:hAnsi="Times New Roman" w:cs="Times New Roman"/>
          <w:sz w:val="24"/>
          <w:szCs w:val="24"/>
        </w:rPr>
        <w:t>. In traditional statistical-catch-at-length models this often leads to strong negative correlation</w:t>
      </w:r>
      <w:r w:rsidR="00384D7C">
        <w:rPr>
          <w:rFonts w:ascii="Times New Roman" w:hAnsi="Times New Roman" w:cs="Times New Roman"/>
          <w:sz w:val="24"/>
          <w:szCs w:val="24"/>
        </w:rPr>
        <w:t xml:space="preserve"> between adjacent years</w:t>
      </w:r>
      <w:r>
        <w:rPr>
          <w:rFonts w:ascii="Times New Roman" w:hAnsi="Times New Roman" w:cs="Times New Roman"/>
          <w:sz w:val="24"/>
          <w:szCs w:val="24"/>
        </w:rPr>
        <w:t xml:space="preserve"> in </w:t>
      </w:r>
      <w:r>
        <w:rPr>
          <w:rFonts w:ascii="Times New Roman" w:hAnsi="Times New Roman" w:cs="Times New Roman"/>
          <w:sz w:val="24"/>
          <w:szCs w:val="24"/>
        </w:rPr>
        <w:lastRenderedPageBreak/>
        <w:t xml:space="preserve">estimates of annual recruitment deviations, a poorly defined estimation problem and numerical instability of parameter </w:t>
      </w:r>
      <w:r w:rsidR="00DD585C">
        <w:rPr>
          <w:rFonts w:ascii="Times New Roman" w:hAnsi="Times New Roman" w:cs="Times New Roman"/>
          <w:sz w:val="24"/>
          <w:szCs w:val="24"/>
        </w:rPr>
        <w:t>estimation</w:t>
      </w:r>
      <w:r>
        <w:rPr>
          <w:rFonts w:ascii="Times New Roman" w:hAnsi="Times New Roman" w:cs="Times New Roman"/>
          <w:sz w:val="24"/>
          <w:szCs w:val="24"/>
        </w:rPr>
        <w:t xml:space="preserve">. </w:t>
      </w:r>
    </w:p>
    <w:p w14:paraId="5F74EC81" w14:textId="7C7FAEA0" w:rsidR="007E218D" w:rsidRPr="00256DE4" w:rsidRDefault="00FF74B6" w:rsidP="00406114">
      <w:pPr>
        <w:pStyle w:val="Heading3"/>
        <w:ind w:left="0"/>
        <w:rPr>
          <w:rFonts w:cs="Times New Roman"/>
          <w:szCs w:val="24"/>
        </w:rPr>
      </w:pPr>
      <w:bookmarkStart w:id="804" w:name="_Toc14467641"/>
      <w:r w:rsidRPr="00256DE4">
        <w:rPr>
          <w:rFonts w:cs="Times New Roman"/>
          <w:szCs w:val="24"/>
        </w:rPr>
        <w:t>West</w:t>
      </w:r>
      <w:r w:rsidR="000D1323">
        <w:rPr>
          <w:rFonts w:cs="Times New Roman"/>
          <w:szCs w:val="24"/>
        </w:rPr>
        <w:t>ern stock</w:t>
      </w:r>
      <w:bookmarkEnd w:id="804"/>
    </w:p>
    <w:p w14:paraId="23A20741" w14:textId="77777777" w:rsidR="00FF74B6" w:rsidRPr="00256DE4" w:rsidRDefault="00FF74B6" w:rsidP="001B61C4">
      <w:pPr>
        <w:jc w:val="both"/>
        <w:rPr>
          <w:rFonts w:ascii="Times New Roman" w:hAnsi="Times New Roman" w:cs="Times New Roman"/>
          <w:sz w:val="24"/>
          <w:szCs w:val="24"/>
        </w:rPr>
      </w:pPr>
    </w:p>
    <w:p w14:paraId="19FCFBCB" w14:textId="3634CD1C" w:rsidR="007E218D" w:rsidRPr="00256DE4" w:rsidRDefault="006247E3" w:rsidP="00406114">
      <w:pPr>
        <w:jc w:val="both"/>
        <w:rPr>
          <w:rFonts w:ascii="Times New Roman" w:hAnsi="Times New Roman" w:cs="Times New Roman"/>
          <w:sz w:val="24"/>
          <w:szCs w:val="24"/>
        </w:rPr>
      </w:pPr>
      <w:r w:rsidRPr="00256DE4">
        <w:rPr>
          <w:rFonts w:ascii="Times New Roman" w:hAnsi="Times New Roman" w:cs="Times New Roman"/>
          <w:sz w:val="24"/>
          <w:szCs w:val="24"/>
        </w:rPr>
        <w:t xml:space="preserve">Functional forms fitted to </w:t>
      </w:r>
      <w:r w:rsidR="008474C5" w:rsidRPr="00256DE4">
        <w:rPr>
          <w:rFonts w:ascii="Times New Roman" w:hAnsi="Times New Roman" w:cs="Times New Roman"/>
          <w:sz w:val="24"/>
          <w:szCs w:val="24"/>
        </w:rPr>
        <w:t xml:space="preserve">assessment outputs for the </w:t>
      </w:r>
      <w:r w:rsidR="002C1CAD" w:rsidRPr="00256DE4">
        <w:rPr>
          <w:rFonts w:ascii="Times New Roman" w:hAnsi="Times New Roman" w:cs="Times New Roman"/>
          <w:sz w:val="24"/>
          <w:szCs w:val="24"/>
        </w:rPr>
        <w:t xml:space="preserve">years </w:t>
      </w:r>
      <w:r w:rsidR="008D6958" w:rsidRPr="00256DE4">
        <w:rPr>
          <w:rFonts w:ascii="Times New Roman" w:hAnsi="Times New Roman" w:cs="Times New Roman"/>
          <w:sz w:val="24"/>
          <w:szCs w:val="24"/>
        </w:rPr>
        <w:t>19</w:t>
      </w:r>
      <w:r w:rsidR="008D6958">
        <w:rPr>
          <w:rFonts w:ascii="Times New Roman" w:hAnsi="Times New Roman" w:cs="Times New Roman"/>
          <w:sz w:val="24"/>
          <w:szCs w:val="24"/>
        </w:rPr>
        <w:t>65</w:t>
      </w:r>
      <w:r w:rsidR="002C1CAD" w:rsidRPr="00256DE4">
        <w:rPr>
          <w:rFonts w:ascii="Times New Roman" w:hAnsi="Times New Roman" w:cs="Times New Roman"/>
          <w:sz w:val="24"/>
          <w:szCs w:val="24"/>
        </w:rPr>
        <w:t>+</w:t>
      </w:r>
    </w:p>
    <w:p w14:paraId="1954508C" w14:textId="65509B36" w:rsidR="007E218D" w:rsidRPr="00256DE4" w:rsidRDefault="00F7053B" w:rsidP="00B34288">
      <w:pPr>
        <w:pStyle w:val="ListParagraph"/>
        <w:numPr>
          <w:ilvl w:val="0"/>
          <w:numId w:val="4"/>
        </w:numPr>
        <w:ind w:left="357" w:hanging="357"/>
        <w:jc w:val="both"/>
        <w:rPr>
          <w:rFonts w:ascii="Times New Roman" w:hAnsi="Times New Roman" w:cs="Times New Roman"/>
          <w:sz w:val="24"/>
          <w:szCs w:val="24"/>
        </w:rPr>
      </w:pPr>
      <w:proofErr w:type="spellStart"/>
      <w:r w:rsidRPr="00256DE4">
        <w:rPr>
          <w:rFonts w:ascii="Times New Roman" w:hAnsi="Times New Roman" w:cs="Times New Roman"/>
          <w:sz w:val="24"/>
          <w:szCs w:val="24"/>
        </w:rPr>
        <w:t>Beverton</w:t>
      </w:r>
      <w:proofErr w:type="spellEnd"/>
      <w:r w:rsidR="004C5CBB">
        <w:rPr>
          <w:rFonts w:ascii="Times New Roman" w:hAnsi="Times New Roman" w:cs="Times New Roman"/>
          <w:sz w:val="24"/>
          <w:szCs w:val="24"/>
        </w:rPr>
        <w:t>-</w:t>
      </w:r>
      <w:r w:rsidRPr="00256DE4">
        <w:rPr>
          <w:rFonts w:ascii="Times New Roman" w:hAnsi="Times New Roman" w:cs="Times New Roman"/>
          <w:sz w:val="24"/>
          <w:szCs w:val="24"/>
        </w:rPr>
        <w:t xml:space="preserve">Holt with steepness </w:t>
      </w:r>
      <w:r w:rsidRPr="00256DE4">
        <w:rPr>
          <w:rFonts w:ascii="Times New Roman" w:hAnsi="Times New Roman" w:cs="Times New Roman"/>
          <w:i/>
          <w:sz w:val="24"/>
          <w:szCs w:val="24"/>
        </w:rPr>
        <w:t xml:space="preserve">h </w:t>
      </w:r>
      <w:r w:rsidRPr="00256DE4">
        <w:rPr>
          <w:rFonts w:ascii="Times New Roman" w:hAnsi="Times New Roman" w:cs="Times New Roman"/>
          <w:sz w:val="24"/>
          <w:szCs w:val="24"/>
        </w:rPr>
        <w:t xml:space="preserve">fixed to 0.6 </w:t>
      </w:r>
      <w:r w:rsidR="00BB776F" w:rsidRPr="00256DE4">
        <w:rPr>
          <w:rFonts w:ascii="Times New Roman" w:hAnsi="Times New Roman" w:cs="Times New Roman"/>
          <w:sz w:val="24"/>
          <w:szCs w:val="24"/>
        </w:rPr>
        <w:t>un</w:t>
      </w:r>
      <w:r w:rsidRPr="00256DE4">
        <w:rPr>
          <w:rFonts w:ascii="Times New Roman" w:hAnsi="Times New Roman" w:cs="Times New Roman"/>
          <w:sz w:val="24"/>
          <w:szCs w:val="24"/>
        </w:rPr>
        <w:t>til 1974,</w:t>
      </w:r>
      <w:r w:rsidR="006D57DA">
        <w:rPr>
          <w:rFonts w:ascii="Times New Roman" w:hAnsi="Times New Roman" w:cs="Times New Roman"/>
          <w:sz w:val="24"/>
          <w:szCs w:val="24"/>
        </w:rPr>
        <w:t xml:space="preserve"> then</w:t>
      </w:r>
      <w:r w:rsidR="006D57DA" w:rsidRPr="006D57DA">
        <w:rPr>
          <w:rFonts w:ascii="Times New Roman" w:hAnsi="Times New Roman" w:cs="Times New Roman"/>
          <w:sz w:val="24"/>
          <w:szCs w:val="24"/>
        </w:rPr>
        <w:t xml:space="preserve"> </w:t>
      </w:r>
      <w:r w:rsidR="006D57DA" w:rsidRPr="00256DE4">
        <w:rPr>
          <w:rFonts w:ascii="Times New Roman" w:hAnsi="Times New Roman" w:cs="Times New Roman"/>
          <w:i/>
          <w:sz w:val="24"/>
          <w:szCs w:val="24"/>
        </w:rPr>
        <w:t xml:space="preserve">h </w:t>
      </w:r>
      <w:r w:rsidR="006D57DA" w:rsidRPr="00256DE4">
        <w:rPr>
          <w:rFonts w:ascii="Times New Roman" w:hAnsi="Times New Roman" w:cs="Times New Roman"/>
          <w:sz w:val="24"/>
          <w:szCs w:val="24"/>
        </w:rPr>
        <w:t>fixed to 0.</w:t>
      </w:r>
      <w:r w:rsidR="006D57DA">
        <w:rPr>
          <w:rFonts w:ascii="Times New Roman" w:hAnsi="Times New Roman" w:cs="Times New Roman"/>
          <w:sz w:val="24"/>
          <w:szCs w:val="24"/>
        </w:rPr>
        <w:t>9</w:t>
      </w:r>
      <w:r w:rsidR="00FF0B8D">
        <w:rPr>
          <w:rFonts w:ascii="Times New Roman" w:hAnsi="Times New Roman" w:cs="Times New Roman"/>
          <w:sz w:val="24"/>
          <w:szCs w:val="24"/>
        </w:rPr>
        <w:t xml:space="preserve"> as of 1975. Two values of </w:t>
      </w:r>
      <w:r w:rsidR="00FF0B8D">
        <w:rPr>
          <w:rFonts w:ascii="Times New Roman" w:hAnsi="Times New Roman" w:cs="Times New Roman"/>
          <w:i/>
          <w:sz w:val="24"/>
          <w:szCs w:val="24"/>
        </w:rPr>
        <w:t>R</w:t>
      </w:r>
      <w:r w:rsidR="00FF0B8D">
        <w:rPr>
          <w:rFonts w:ascii="Times New Roman" w:hAnsi="Times New Roman" w:cs="Times New Roman"/>
          <w:i/>
          <w:sz w:val="24"/>
          <w:szCs w:val="24"/>
          <w:vertAlign w:val="subscript"/>
        </w:rPr>
        <w:t>0</w:t>
      </w:r>
      <w:r w:rsidR="006D57DA" w:rsidRPr="00256DE4">
        <w:rPr>
          <w:rFonts w:ascii="Times New Roman" w:hAnsi="Times New Roman" w:cs="Times New Roman"/>
          <w:sz w:val="24"/>
          <w:szCs w:val="24"/>
        </w:rPr>
        <w:t xml:space="preserve"> </w:t>
      </w:r>
      <w:r w:rsidR="000D1323">
        <w:rPr>
          <w:rFonts w:ascii="Times New Roman" w:hAnsi="Times New Roman" w:cs="Times New Roman"/>
          <w:sz w:val="24"/>
          <w:szCs w:val="24"/>
        </w:rPr>
        <w:t xml:space="preserve">(unfished recruitment) </w:t>
      </w:r>
      <w:r w:rsidR="00FF0B8D">
        <w:rPr>
          <w:rFonts w:ascii="Times New Roman" w:hAnsi="Times New Roman" w:cs="Times New Roman"/>
          <w:sz w:val="24"/>
          <w:szCs w:val="24"/>
        </w:rPr>
        <w:t>are estimated, one for each time period</w:t>
      </w:r>
      <w:r w:rsidR="008D6958">
        <w:rPr>
          <w:rFonts w:ascii="Times New Roman" w:hAnsi="Times New Roman" w:cs="Times New Roman"/>
          <w:sz w:val="24"/>
          <w:szCs w:val="24"/>
        </w:rPr>
        <w:t xml:space="preserve"> (mimics the hockey-stick approach after 1975 used in past assessments)</w:t>
      </w:r>
      <w:r w:rsidR="00FF0B8D">
        <w:rPr>
          <w:rFonts w:ascii="Times New Roman" w:hAnsi="Times New Roman" w:cs="Times New Roman"/>
          <w:sz w:val="24"/>
          <w:szCs w:val="24"/>
        </w:rPr>
        <w:t xml:space="preserve">. </w:t>
      </w:r>
    </w:p>
    <w:p w14:paraId="52A2CE5E" w14:textId="605F5C41" w:rsidR="007E218D" w:rsidRPr="00256DE4" w:rsidRDefault="006247E3" w:rsidP="003F4443">
      <w:pPr>
        <w:pStyle w:val="ListParagraph"/>
        <w:numPr>
          <w:ilvl w:val="0"/>
          <w:numId w:val="4"/>
        </w:numPr>
        <w:ind w:left="357" w:hanging="357"/>
        <w:jc w:val="both"/>
        <w:rPr>
          <w:rFonts w:ascii="Times New Roman" w:hAnsi="Times New Roman" w:cs="Times New Roman"/>
          <w:sz w:val="24"/>
          <w:szCs w:val="24"/>
        </w:rPr>
      </w:pPr>
      <w:proofErr w:type="spellStart"/>
      <w:r w:rsidRPr="00256DE4">
        <w:rPr>
          <w:rFonts w:ascii="Times New Roman" w:hAnsi="Times New Roman" w:cs="Times New Roman"/>
          <w:sz w:val="24"/>
          <w:szCs w:val="24"/>
        </w:rPr>
        <w:t>Beverton</w:t>
      </w:r>
      <w:proofErr w:type="spellEnd"/>
      <w:r w:rsidR="004C5CBB">
        <w:rPr>
          <w:rFonts w:ascii="Times New Roman" w:hAnsi="Times New Roman" w:cs="Times New Roman"/>
          <w:sz w:val="24"/>
          <w:szCs w:val="24"/>
        </w:rPr>
        <w:t>-</w:t>
      </w:r>
      <w:r w:rsidRPr="00256DE4">
        <w:rPr>
          <w:rFonts w:ascii="Times New Roman" w:hAnsi="Times New Roman" w:cs="Times New Roman"/>
          <w:sz w:val="24"/>
          <w:szCs w:val="24"/>
        </w:rPr>
        <w:t xml:space="preserve">Holt with steepness </w:t>
      </w:r>
      <w:r w:rsidRPr="00256DE4">
        <w:rPr>
          <w:rFonts w:ascii="Times New Roman" w:hAnsi="Times New Roman" w:cs="Times New Roman"/>
          <w:i/>
          <w:sz w:val="24"/>
          <w:szCs w:val="24"/>
        </w:rPr>
        <w:t xml:space="preserve">h </w:t>
      </w:r>
      <w:r w:rsidR="00AD3DC9" w:rsidRPr="00256DE4">
        <w:rPr>
          <w:rFonts w:ascii="Times New Roman" w:hAnsi="Times New Roman" w:cs="Times New Roman"/>
          <w:sz w:val="24"/>
          <w:szCs w:val="24"/>
        </w:rPr>
        <w:t>fixed to 0.6</w:t>
      </w:r>
      <w:r w:rsidR="00FF0B8D">
        <w:rPr>
          <w:rFonts w:ascii="Times New Roman" w:hAnsi="Times New Roman" w:cs="Times New Roman"/>
          <w:sz w:val="24"/>
          <w:szCs w:val="24"/>
        </w:rPr>
        <w:t xml:space="preserve">. A single value of </w:t>
      </w:r>
      <w:r w:rsidR="00FF0B8D">
        <w:rPr>
          <w:rFonts w:ascii="Times New Roman" w:hAnsi="Times New Roman" w:cs="Times New Roman"/>
          <w:i/>
          <w:sz w:val="24"/>
          <w:szCs w:val="24"/>
        </w:rPr>
        <w:t>R</w:t>
      </w:r>
      <w:r w:rsidR="00FF0B8D">
        <w:rPr>
          <w:rFonts w:ascii="Times New Roman" w:hAnsi="Times New Roman" w:cs="Times New Roman"/>
          <w:i/>
          <w:sz w:val="24"/>
          <w:szCs w:val="24"/>
          <w:vertAlign w:val="subscript"/>
        </w:rPr>
        <w:t>0</w:t>
      </w:r>
      <w:r w:rsidR="00FF0B8D" w:rsidRPr="00256DE4">
        <w:rPr>
          <w:rFonts w:ascii="Times New Roman" w:hAnsi="Times New Roman" w:cs="Times New Roman"/>
          <w:sz w:val="24"/>
          <w:szCs w:val="24"/>
        </w:rPr>
        <w:t xml:space="preserve"> </w:t>
      </w:r>
      <w:r w:rsidR="00FF0B8D">
        <w:rPr>
          <w:rFonts w:ascii="Times New Roman" w:hAnsi="Times New Roman" w:cs="Times New Roman"/>
          <w:sz w:val="24"/>
          <w:szCs w:val="24"/>
        </w:rPr>
        <w:t>is estimated.</w:t>
      </w:r>
      <w:r w:rsidR="00424841" w:rsidRPr="00256DE4">
        <w:rPr>
          <w:rFonts w:ascii="Times New Roman" w:hAnsi="Times New Roman" w:cs="Times New Roman"/>
          <w:sz w:val="24"/>
          <w:szCs w:val="24"/>
        </w:rPr>
        <w:t xml:space="preserve"> </w:t>
      </w:r>
    </w:p>
    <w:p w14:paraId="4AD3DF3D" w14:textId="77777777" w:rsidR="006247E3" w:rsidRPr="00256DE4" w:rsidRDefault="006247E3" w:rsidP="001B61C4">
      <w:pPr>
        <w:jc w:val="both"/>
        <w:rPr>
          <w:rFonts w:ascii="Times New Roman" w:hAnsi="Times New Roman" w:cs="Times New Roman"/>
          <w:sz w:val="24"/>
          <w:szCs w:val="24"/>
        </w:rPr>
      </w:pPr>
    </w:p>
    <w:p w14:paraId="3D280100" w14:textId="65DF0C6B" w:rsidR="007E218D" w:rsidRPr="00256DE4" w:rsidRDefault="00FF74B6" w:rsidP="00406114">
      <w:pPr>
        <w:pStyle w:val="Heading3"/>
        <w:ind w:left="0"/>
        <w:rPr>
          <w:rFonts w:cs="Times New Roman"/>
          <w:szCs w:val="24"/>
        </w:rPr>
      </w:pPr>
      <w:bookmarkStart w:id="805" w:name="_Toc14467642"/>
      <w:r w:rsidRPr="00256DE4">
        <w:rPr>
          <w:rFonts w:cs="Times New Roman"/>
          <w:szCs w:val="24"/>
        </w:rPr>
        <w:t>East</w:t>
      </w:r>
      <w:r w:rsidR="000D1323">
        <w:rPr>
          <w:rFonts w:cs="Times New Roman"/>
          <w:szCs w:val="24"/>
        </w:rPr>
        <w:t>ern stock</w:t>
      </w:r>
      <w:bookmarkEnd w:id="805"/>
    </w:p>
    <w:p w14:paraId="42BB2EAC" w14:textId="77777777" w:rsidR="00FF74B6" w:rsidRPr="00256DE4" w:rsidRDefault="00FF74B6" w:rsidP="001B61C4">
      <w:pPr>
        <w:rPr>
          <w:rFonts w:ascii="Times New Roman" w:hAnsi="Times New Roman" w:cs="Times New Roman"/>
          <w:sz w:val="24"/>
          <w:szCs w:val="24"/>
        </w:rPr>
      </w:pPr>
    </w:p>
    <w:p w14:paraId="21FA55E0" w14:textId="38EC56C3" w:rsidR="007E218D" w:rsidRPr="00256DE4" w:rsidRDefault="006247E3" w:rsidP="00406114">
      <w:pPr>
        <w:rPr>
          <w:rFonts w:ascii="Times New Roman" w:hAnsi="Times New Roman" w:cs="Times New Roman"/>
          <w:sz w:val="24"/>
          <w:szCs w:val="24"/>
        </w:rPr>
      </w:pPr>
      <w:r w:rsidRPr="00256DE4">
        <w:rPr>
          <w:rFonts w:ascii="Times New Roman" w:hAnsi="Times New Roman" w:cs="Times New Roman"/>
          <w:sz w:val="24"/>
          <w:szCs w:val="24"/>
        </w:rPr>
        <w:t>Functional form</w:t>
      </w:r>
      <w:r w:rsidR="002C1CAD" w:rsidRPr="00256DE4">
        <w:rPr>
          <w:rFonts w:ascii="Times New Roman" w:hAnsi="Times New Roman" w:cs="Times New Roman"/>
          <w:sz w:val="24"/>
          <w:szCs w:val="24"/>
        </w:rPr>
        <w:t xml:space="preserve">s fitted to </w:t>
      </w:r>
      <w:r w:rsidR="00BB776F" w:rsidRPr="00256DE4">
        <w:rPr>
          <w:rFonts w:ascii="Times New Roman" w:hAnsi="Times New Roman" w:cs="Times New Roman"/>
          <w:sz w:val="24"/>
          <w:szCs w:val="24"/>
        </w:rPr>
        <w:t xml:space="preserve">assessment outputs for the </w:t>
      </w:r>
      <w:r w:rsidR="002C1CAD" w:rsidRPr="00256DE4">
        <w:rPr>
          <w:rFonts w:ascii="Times New Roman" w:hAnsi="Times New Roman" w:cs="Times New Roman"/>
          <w:sz w:val="24"/>
          <w:szCs w:val="24"/>
        </w:rPr>
        <w:t xml:space="preserve">years </w:t>
      </w:r>
      <w:r w:rsidR="008D6958" w:rsidRPr="00256DE4">
        <w:rPr>
          <w:rFonts w:ascii="Times New Roman" w:hAnsi="Times New Roman" w:cs="Times New Roman"/>
          <w:sz w:val="24"/>
          <w:szCs w:val="24"/>
        </w:rPr>
        <w:t>19</w:t>
      </w:r>
      <w:r w:rsidR="008D6958">
        <w:rPr>
          <w:rFonts w:ascii="Times New Roman" w:hAnsi="Times New Roman" w:cs="Times New Roman"/>
          <w:sz w:val="24"/>
          <w:szCs w:val="24"/>
        </w:rPr>
        <w:t>65</w:t>
      </w:r>
      <w:r w:rsidR="002C1CAD" w:rsidRPr="00256DE4">
        <w:rPr>
          <w:rFonts w:ascii="Times New Roman" w:hAnsi="Times New Roman" w:cs="Times New Roman"/>
          <w:sz w:val="24"/>
          <w:szCs w:val="24"/>
        </w:rPr>
        <w:t>+</w:t>
      </w:r>
    </w:p>
    <w:p w14:paraId="40003C9D" w14:textId="75A26826" w:rsidR="006D57DA" w:rsidRDefault="00271515" w:rsidP="008B446F">
      <w:pPr>
        <w:pStyle w:val="ListParagraph"/>
        <w:numPr>
          <w:ilvl w:val="0"/>
          <w:numId w:val="5"/>
        </w:numPr>
        <w:ind w:left="284" w:hanging="284"/>
        <w:jc w:val="both"/>
        <w:rPr>
          <w:rFonts w:ascii="Times New Roman" w:hAnsi="Times New Roman" w:cs="Times New Roman"/>
          <w:sz w:val="24"/>
          <w:szCs w:val="24"/>
        </w:rPr>
      </w:pPr>
      <w:proofErr w:type="spellStart"/>
      <w:r w:rsidRPr="006D57DA">
        <w:rPr>
          <w:rFonts w:ascii="Times New Roman" w:hAnsi="Times New Roman" w:cs="Times New Roman"/>
          <w:sz w:val="24"/>
          <w:szCs w:val="24"/>
        </w:rPr>
        <w:t>Beverton</w:t>
      </w:r>
      <w:proofErr w:type="spellEnd"/>
      <w:r w:rsidR="004C5CBB">
        <w:rPr>
          <w:rFonts w:ascii="Times New Roman" w:hAnsi="Times New Roman" w:cs="Times New Roman"/>
          <w:sz w:val="24"/>
          <w:szCs w:val="24"/>
        </w:rPr>
        <w:t>-</w:t>
      </w:r>
      <w:r w:rsidRPr="006D57DA">
        <w:rPr>
          <w:rFonts w:ascii="Times New Roman" w:hAnsi="Times New Roman" w:cs="Times New Roman"/>
          <w:sz w:val="24"/>
          <w:szCs w:val="24"/>
        </w:rPr>
        <w:t xml:space="preserve">Holt with </w:t>
      </w:r>
      <w:r w:rsidRPr="006D57DA">
        <w:rPr>
          <w:rFonts w:ascii="Times New Roman" w:hAnsi="Times New Roman" w:cs="Times New Roman"/>
          <w:i/>
          <w:sz w:val="24"/>
          <w:szCs w:val="24"/>
        </w:rPr>
        <w:t>h</w:t>
      </w:r>
      <w:r w:rsidRPr="006D57DA">
        <w:rPr>
          <w:rFonts w:ascii="Times New Roman" w:hAnsi="Times New Roman" w:cs="Times New Roman"/>
          <w:sz w:val="24"/>
          <w:szCs w:val="24"/>
        </w:rPr>
        <w:t xml:space="preserve"> = 0.98</w:t>
      </w:r>
      <w:r w:rsidR="000D1323">
        <w:rPr>
          <w:rFonts w:ascii="Times New Roman" w:hAnsi="Times New Roman" w:cs="Times New Roman"/>
          <w:sz w:val="24"/>
          <w:szCs w:val="24"/>
        </w:rPr>
        <w:t>.</w:t>
      </w:r>
      <w:r w:rsidRPr="006D57DA">
        <w:rPr>
          <w:rFonts w:ascii="Times New Roman" w:hAnsi="Times New Roman" w:cs="Times New Roman"/>
          <w:sz w:val="24"/>
          <w:szCs w:val="24"/>
        </w:rPr>
        <w:t xml:space="preserve"> </w:t>
      </w:r>
      <w:r w:rsidR="000D1323">
        <w:rPr>
          <w:rFonts w:ascii="Times New Roman" w:hAnsi="Times New Roman" w:cs="Times New Roman"/>
          <w:sz w:val="24"/>
          <w:szCs w:val="24"/>
        </w:rPr>
        <w:t xml:space="preserve">Two values of </w:t>
      </w:r>
      <w:r w:rsidR="000D1323">
        <w:rPr>
          <w:rFonts w:ascii="Times New Roman" w:hAnsi="Times New Roman" w:cs="Times New Roman"/>
          <w:i/>
          <w:sz w:val="24"/>
          <w:szCs w:val="24"/>
        </w:rPr>
        <w:t>R</w:t>
      </w:r>
      <w:r w:rsidR="000D1323">
        <w:rPr>
          <w:rFonts w:ascii="Times New Roman" w:hAnsi="Times New Roman" w:cs="Times New Roman"/>
          <w:i/>
          <w:sz w:val="24"/>
          <w:szCs w:val="24"/>
          <w:vertAlign w:val="subscript"/>
        </w:rPr>
        <w:t>0</w:t>
      </w:r>
      <w:r w:rsidR="000D1323" w:rsidRPr="00256DE4">
        <w:rPr>
          <w:rFonts w:ascii="Times New Roman" w:hAnsi="Times New Roman" w:cs="Times New Roman"/>
          <w:sz w:val="24"/>
          <w:szCs w:val="24"/>
        </w:rPr>
        <w:t xml:space="preserve"> </w:t>
      </w:r>
      <w:r w:rsidR="000D1323">
        <w:rPr>
          <w:rFonts w:ascii="Times New Roman" w:hAnsi="Times New Roman" w:cs="Times New Roman"/>
          <w:sz w:val="24"/>
          <w:szCs w:val="24"/>
        </w:rPr>
        <w:t xml:space="preserve">(unfished recruitment) are estimated, </w:t>
      </w:r>
      <w:r w:rsidR="00F7053B" w:rsidRPr="006D57DA">
        <w:rPr>
          <w:rFonts w:ascii="Times New Roman" w:hAnsi="Times New Roman" w:cs="Times New Roman"/>
          <w:sz w:val="24"/>
          <w:szCs w:val="24"/>
        </w:rPr>
        <w:t xml:space="preserve">for </w:t>
      </w:r>
      <w:r w:rsidR="000D1323">
        <w:rPr>
          <w:rFonts w:ascii="Times New Roman" w:hAnsi="Times New Roman" w:cs="Times New Roman"/>
          <w:sz w:val="24"/>
          <w:szCs w:val="24"/>
        </w:rPr>
        <w:t>the</w:t>
      </w:r>
      <w:r w:rsidR="000D1323" w:rsidRPr="006D57DA">
        <w:rPr>
          <w:rFonts w:ascii="Times New Roman" w:hAnsi="Times New Roman" w:cs="Times New Roman"/>
          <w:sz w:val="24"/>
          <w:szCs w:val="24"/>
        </w:rPr>
        <w:t xml:space="preserve"> </w:t>
      </w:r>
      <w:proofErr w:type="spellStart"/>
      <w:r w:rsidR="006D57DA">
        <w:rPr>
          <w:rFonts w:ascii="Times New Roman" w:hAnsi="Times New Roman" w:cs="Times New Roman"/>
          <w:sz w:val="24"/>
          <w:szCs w:val="24"/>
        </w:rPr>
        <w:t>the</w:t>
      </w:r>
      <w:proofErr w:type="spellEnd"/>
      <w:r w:rsidR="006D57DA" w:rsidRPr="006D57DA">
        <w:rPr>
          <w:rFonts w:ascii="Times New Roman" w:hAnsi="Times New Roman" w:cs="Times New Roman"/>
          <w:sz w:val="24"/>
          <w:szCs w:val="24"/>
        </w:rPr>
        <w:t xml:space="preserve"> </w:t>
      </w:r>
      <w:r w:rsidR="00F7053B" w:rsidRPr="006D57DA">
        <w:rPr>
          <w:rFonts w:ascii="Times New Roman" w:hAnsi="Times New Roman" w:cs="Times New Roman"/>
          <w:sz w:val="24"/>
          <w:szCs w:val="24"/>
        </w:rPr>
        <w:t>periods</w:t>
      </w:r>
      <w:r w:rsidRPr="006D57DA">
        <w:rPr>
          <w:rFonts w:ascii="Times New Roman" w:hAnsi="Times New Roman" w:cs="Times New Roman"/>
          <w:sz w:val="24"/>
          <w:szCs w:val="24"/>
        </w:rPr>
        <w:t xml:space="preserve"> 1950-198</w:t>
      </w:r>
      <w:r w:rsidR="00C4007F" w:rsidRPr="006D57DA">
        <w:rPr>
          <w:rFonts w:ascii="Times New Roman" w:hAnsi="Times New Roman" w:cs="Times New Roman"/>
          <w:sz w:val="24"/>
          <w:szCs w:val="24"/>
        </w:rPr>
        <w:t>7</w:t>
      </w:r>
      <w:r w:rsidR="00F7053B" w:rsidRPr="006D57DA">
        <w:rPr>
          <w:rFonts w:ascii="Times New Roman" w:hAnsi="Times New Roman" w:cs="Times New Roman"/>
          <w:sz w:val="24"/>
          <w:szCs w:val="24"/>
        </w:rPr>
        <w:t xml:space="preserve"> and</w:t>
      </w:r>
      <w:r w:rsidRPr="006D57DA">
        <w:rPr>
          <w:rFonts w:ascii="Times New Roman" w:hAnsi="Times New Roman" w:cs="Times New Roman"/>
          <w:sz w:val="24"/>
          <w:szCs w:val="24"/>
        </w:rPr>
        <w:t xml:space="preserve"> 198</w:t>
      </w:r>
      <w:r w:rsidR="00C4007F" w:rsidRPr="006D57DA">
        <w:rPr>
          <w:rFonts w:ascii="Times New Roman" w:hAnsi="Times New Roman" w:cs="Times New Roman"/>
          <w:sz w:val="24"/>
          <w:szCs w:val="24"/>
        </w:rPr>
        <w:t>8</w:t>
      </w:r>
      <w:r w:rsidRPr="006D57DA">
        <w:rPr>
          <w:rFonts w:ascii="Times New Roman" w:hAnsi="Times New Roman" w:cs="Times New Roman"/>
          <w:sz w:val="24"/>
          <w:szCs w:val="24"/>
        </w:rPr>
        <w:t>+</w:t>
      </w:r>
      <w:r w:rsidR="000D1323">
        <w:rPr>
          <w:rFonts w:ascii="Times New Roman" w:hAnsi="Times New Roman" w:cs="Times New Roman"/>
          <w:sz w:val="24"/>
          <w:szCs w:val="24"/>
        </w:rPr>
        <w:t xml:space="preserve"> respectively.</w:t>
      </w:r>
      <w:r w:rsidRPr="006D57DA">
        <w:rPr>
          <w:rFonts w:ascii="Times New Roman" w:hAnsi="Times New Roman" w:cs="Times New Roman"/>
          <w:sz w:val="24"/>
          <w:szCs w:val="24"/>
        </w:rPr>
        <w:t xml:space="preserve"> </w:t>
      </w:r>
    </w:p>
    <w:p w14:paraId="427331B8" w14:textId="5A7CD2E9" w:rsidR="006D57DA" w:rsidRPr="006D57DA" w:rsidRDefault="006D57DA" w:rsidP="008B446F">
      <w:pPr>
        <w:pStyle w:val="ListParagraph"/>
        <w:numPr>
          <w:ilvl w:val="0"/>
          <w:numId w:val="5"/>
        </w:numPr>
        <w:ind w:left="284" w:hanging="284"/>
        <w:jc w:val="both"/>
        <w:rPr>
          <w:rFonts w:ascii="Times New Roman" w:hAnsi="Times New Roman" w:cs="Times New Roman"/>
          <w:sz w:val="24"/>
          <w:szCs w:val="24"/>
        </w:rPr>
      </w:pPr>
      <w:proofErr w:type="spellStart"/>
      <w:r w:rsidRPr="006D57DA">
        <w:rPr>
          <w:rFonts w:ascii="Times New Roman" w:hAnsi="Times New Roman" w:cs="Times New Roman"/>
          <w:sz w:val="24"/>
          <w:szCs w:val="24"/>
        </w:rPr>
        <w:t>Beverton</w:t>
      </w:r>
      <w:proofErr w:type="spellEnd"/>
      <w:r w:rsidR="004C5CBB">
        <w:rPr>
          <w:rFonts w:ascii="Times New Roman" w:hAnsi="Times New Roman" w:cs="Times New Roman"/>
          <w:sz w:val="24"/>
          <w:szCs w:val="24"/>
        </w:rPr>
        <w:t>-</w:t>
      </w:r>
      <w:r w:rsidRPr="006D57DA">
        <w:rPr>
          <w:rFonts w:ascii="Times New Roman" w:hAnsi="Times New Roman" w:cs="Times New Roman"/>
          <w:sz w:val="24"/>
          <w:szCs w:val="24"/>
        </w:rPr>
        <w:t xml:space="preserve">Holt with steepness </w:t>
      </w:r>
      <w:r w:rsidRPr="006D57DA">
        <w:rPr>
          <w:rFonts w:ascii="Times New Roman" w:hAnsi="Times New Roman" w:cs="Times New Roman"/>
          <w:i/>
          <w:sz w:val="24"/>
          <w:szCs w:val="24"/>
        </w:rPr>
        <w:t xml:space="preserve">h </w:t>
      </w:r>
      <w:r w:rsidRPr="006D57DA">
        <w:rPr>
          <w:rFonts w:ascii="Times New Roman" w:hAnsi="Times New Roman" w:cs="Times New Roman"/>
          <w:sz w:val="24"/>
          <w:szCs w:val="24"/>
        </w:rPr>
        <w:t>fixed to 0.</w:t>
      </w:r>
      <w:r>
        <w:rPr>
          <w:rFonts w:ascii="Times New Roman" w:hAnsi="Times New Roman" w:cs="Times New Roman"/>
          <w:sz w:val="24"/>
          <w:szCs w:val="24"/>
        </w:rPr>
        <w:t>7</w:t>
      </w:r>
      <w:r w:rsidR="000D1323">
        <w:rPr>
          <w:rFonts w:ascii="Times New Roman" w:hAnsi="Times New Roman" w:cs="Times New Roman"/>
          <w:sz w:val="24"/>
          <w:szCs w:val="24"/>
        </w:rPr>
        <w:t xml:space="preserve">. A single value of </w:t>
      </w:r>
      <w:r w:rsidR="000D1323">
        <w:rPr>
          <w:rFonts w:ascii="Times New Roman" w:hAnsi="Times New Roman" w:cs="Times New Roman"/>
          <w:i/>
          <w:sz w:val="24"/>
          <w:szCs w:val="24"/>
        </w:rPr>
        <w:t>R</w:t>
      </w:r>
      <w:r w:rsidR="000D1323">
        <w:rPr>
          <w:rFonts w:ascii="Times New Roman" w:hAnsi="Times New Roman" w:cs="Times New Roman"/>
          <w:i/>
          <w:sz w:val="24"/>
          <w:szCs w:val="24"/>
          <w:vertAlign w:val="subscript"/>
        </w:rPr>
        <w:t>0</w:t>
      </w:r>
      <w:r w:rsidR="000D1323" w:rsidRPr="00256DE4">
        <w:rPr>
          <w:rFonts w:ascii="Times New Roman" w:hAnsi="Times New Roman" w:cs="Times New Roman"/>
          <w:sz w:val="24"/>
          <w:szCs w:val="24"/>
        </w:rPr>
        <w:t xml:space="preserve"> </w:t>
      </w:r>
      <w:r w:rsidR="000D1323">
        <w:rPr>
          <w:rFonts w:ascii="Times New Roman" w:hAnsi="Times New Roman" w:cs="Times New Roman"/>
          <w:sz w:val="24"/>
          <w:szCs w:val="24"/>
        </w:rPr>
        <w:t>is estimated</w:t>
      </w:r>
      <w:r w:rsidR="008D6958">
        <w:rPr>
          <w:rFonts w:ascii="Times New Roman" w:hAnsi="Times New Roman" w:cs="Times New Roman"/>
          <w:sz w:val="24"/>
          <w:szCs w:val="24"/>
        </w:rPr>
        <w:t xml:space="preserve"> (to include scenarios where recruitment overfishing could occur to test a CMP’s ability to react adequately to this)</w:t>
      </w:r>
      <w:r w:rsidR="000D1323">
        <w:rPr>
          <w:rFonts w:ascii="Times New Roman" w:hAnsi="Times New Roman" w:cs="Times New Roman"/>
          <w:sz w:val="24"/>
          <w:szCs w:val="24"/>
        </w:rPr>
        <w:t>.</w:t>
      </w:r>
    </w:p>
    <w:p w14:paraId="2A06AF83" w14:textId="77777777" w:rsidR="00F7053B" w:rsidRPr="00256DE4" w:rsidRDefault="00F7053B" w:rsidP="00F7053B">
      <w:pPr>
        <w:pStyle w:val="ListParagraph"/>
        <w:ind w:left="357"/>
        <w:jc w:val="both"/>
        <w:rPr>
          <w:rFonts w:ascii="Times New Roman" w:hAnsi="Times New Roman" w:cs="Times New Roman"/>
          <w:sz w:val="24"/>
          <w:szCs w:val="24"/>
        </w:rPr>
      </w:pPr>
    </w:p>
    <w:p w14:paraId="2A8B213F" w14:textId="441F966A" w:rsidR="007E218D" w:rsidRPr="00256DE4" w:rsidRDefault="0065577D" w:rsidP="00406114">
      <w:pPr>
        <w:rPr>
          <w:rFonts w:ascii="Times New Roman" w:hAnsi="Times New Roman" w:cs="Times New Roman"/>
          <w:sz w:val="24"/>
          <w:szCs w:val="24"/>
        </w:rPr>
      </w:pPr>
      <w:r w:rsidRPr="00256DE4">
        <w:rPr>
          <w:rFonts w:ascii="Times New Roman" w:hAnsi="Times New Roman" w:cs="Times New Roman"/>
          <w:sz w:val="24"/>
          <w:szCs w:val="24"/>
        </w:rPr>
        <w:t>Note that</w:t>
      </w:r>
      <w:r w:rsidR="000D1323">
        <w:rPr>
          <w:rFonts w:ascii="Times New Roman" w:hAnsi="Times New Roman" w:cs="Times New Roman"/>
          <w:sz w:val="24"/>
          <w:szCs w:val="24"/>
        </w:rPr>
        <w:t xml:space="preserve">, for the Eastern </w:t>
      </w:r>
      <w:del w:id="806" w:author="Nicholas Duprey" w:date="2019-07-30T10:05:00Z">
        <w:r w:rsidR="000D1323" w:rsidDel="00B41A0D">
          <w:rPr>
            <w:rFonts w:ascii="Times New Roman" w:hAnsi="Times New Roman" w:cs="Times New Roman"/>
            <w:sz w:val="24"/>
            <w:szCs w:val="24"/>
          </w:rPr>
          <w:delText>s</w:delText>
        </w:r>
      </w:del>
      <w:ins w:id="807" w:author="Nicholas Duprey" w:date="2019-07-30T10:05:00Z">
        <w:r w:rsidR="00B41A0D">
          <w:rPr>
            <w:rFonts w:ascii="Times New Roman" w:hAnsi="Times New Roman" w:cs="Times New Roman"/>
            <w:sz w:val="24"/>
            <w:szCs w:val="24"/>
          </w:rPr>
          <w:t>S</w:t>
        </w:r>
      </w:ins>
      <w:r w:rsidR="000D1323">
        <w:rPr>
          <w:rFonts w:ascii="Times New Roman" w:hAnsi="Times New Roman" w:cs="Times New Roman"/>
          <w:sz w:val="24"/>
          <w:szCs w:val="24"/>
        </w:rPr>
        <w:t>tock,</w:t>
      </w:r>
      <w:r w:rsidRPr="00256DE4">
        <w:rPr>
          <w:rFonts w:ascii="Times New Roman" w:hAnsi="Times New Roman" w:cs="Times New Roman"/>
          <w:sz w:val="24"/>
          <w:szCs w:val="24"/>
        </w:rPr>
        <w:t xml:space="preserve"> 19</w:t>
      </w:r>
      <w:r w:rsidR="009E3D98">
        <w:rPr>
          <w:rFonts w:ascii="Times New Roman" w:hAnsi="Times New Roman" w:cs="Times New Roman"/>
          <w:sz w:val="24"/>
          <w:szCs w:val="24"/>
        </w:rPr>
        <w:t>6</w:t>
      </w:r>
      <w:r w:rsidRPr="00256DE4">
        <w:rPr>
          <w:rFonts w:ascii="Times New Roman" w:hAnsi="Times New Roman" w:cs="Times New Roman"/>
          <w:sz w:val="24"/>
          <w:szCs w:val="24"/>
        </w:rPr>
        <w:t>5-1</w:t>
      </w:r>
      <w:r w:rsidR="00D63EA0" w:rsidRPr="00256DE4">
        <w:rPr>
          <w:rFonts w:ascii="Times New Roman" w:hAnsi="Times New Roman" w:cs="Times New Roman"/>
          <w:sz w:val="24"/>
          <w:szCs w:val="24"/>
        </w:rPr>
        <w:t>9</w:t>
      </w:r>
      <w:r w:rsidRPr="00256DE4">
        <w:rPr>
          <w:rFonts w:ascii="Times New Roman" w:hAnsi="Times New Roman" w:cs="Times New Roman"/>
          <w:sz w:val="24"/>
          <w:szCs w:val="24"/>
        </w:rPr>
        <w:t>8</w:t>
      </w:r>
      <w:r w:rsidR="00277545" w:rsidRPr="00256DE4">
        <w:rPr>
          <w:rFonts w:ascii="Times New Roman" w:hAnsi="Times New Roman" w:cs="Times New Roman"/>
          <w:sz w:val="24"/>
          <w:szCs w:val="24"/>
        </w:rPr>
        <w:t>7</w:t>
      </w:r>
      <w:r w:rsidRPr="00256DE4">
        <w:rPr>
          <w:rFonts w:ascii="Times New Roman" w:hAnsi="Times New Roman" w:cs="Times New Roman"/>
          <w:sz w:val="24"/>
          <w:szCs w:val="24"/>
        </w:rPr>
        <w:t xml:space="preserve"> </w:t>
      </w:r>
      <w:r w:rsidR="000D1323">
        <w:rPr>
          <w:rFonts w:ascii="Times New Roman" w:hAnsi="Times New Roman" w:cs="Times New Roman"/>
          <w:sz w:val="24"/>
          <w:szCs w:val="24"/>
        </w:rPr>
        <w:t>represents</w:t>
      </w:r>
      <w:r w:rsidRPr="00256DE4">
        <w:rPr>
          <w:rFonts w:ascii="Times New Roman" w:hAnsi="Times New Roman" w:cs="Times New Roman"/>
          <w:sz w:val="24"/>
          <w:szCs w:val="24"/>
        </w:rPr>
        <w:t xml:space="preserve"> “low” recruitment and 198</w:t>
      </w:r>
      <w:r w:rsidR="00277545" w:rsidRPr="00256DE4">
        <w:rPr>
          <w:rFonts w:ascii="Times New Roman" w:hAnsi="Times New Roman" w:cs="Times New Roman"/>
          <w:sz w:val="24"/>
          <w:szCs w:val="24"/>
        </w:rPr>
        <w:t>8</w:t>
      </w:r>
      <w:r w:rsidRPr="00256DE4">
        <w:rPr>
          <w:rFonts w:ascii="Times New Roman" w:hAnsi="Times New Roman" w:cs="Times New Roman"/>
          <w:sz w:val="24"/>
          <w:szCs w:val="24"/>
        </w:rPr>
        <w:t>+ “high” recruitment.</w:t>
      </w:r>
      <w:ins w:id="808" w:author="Nicholas Duprey" w:date="2019-07-30T10:05:00Z">
        <w:r w:rsidR="00B41A0D">
          <w:rPr>
            <w:rFonts w:ascii="Times New Roman" w:hAnsi="Times New Roman" w:cs="Times New Roman"/>
            <w:sz w:val="24"/>
            <w:szCs w:val="24"/>
          </w:rPr>
          <w:t xml:space="preserve"> For the Western Stock a) represents “xx” recruitment and b) represents </w:t>
        </w:r>
      </w:ins>
      <w:ins w:id="809" w:author="Nicholas Duprey" w:date="2019-07-30T10:06:00Z">
        <w:r w:rsidR="00B41A0D">
          <w:rPr>
            <w:rFonts w:ascii="Times New Roman" w:hAnsi="Times New Roman" w:cs="Times New Roman"/>
            <w:sz w:val="24"/>
            <w:szCs w:val="24"/>
          </w:rPr>
          <w:t xml:space="preserve">“xx” </w:t>
        </w:r>
        <w:commentRangeStart w:id="810"/>
        <w:r w:rsidR="00B41A0D">
          <w:rPr>
            <w:rFonts w:ascii="Times New Roman" w:hAnsi="Times New Roman" w:cs="Times New Roman"/>
            <w:sz w:val="24"/>
            <w:szCs w:val="24"/>
          </w:rPr>
          <w:t>recruitment</w:t>
        </w:r>
        <w:commentRangeEnd w:id="810"/>
        <w:r w:rsidR="00B41A0D">
          <w:rPr>
            <w:rStyle w:val="CommentReference"/>
          </w:rPr>
          <w:commentReference w:id="810"/>
        </w:r>
        <w:r w:rsidR="00B41A0D">
          <w:rPr>
            <w:rFonts w:ascii="Times New Roman" w:hAnsi="Times New Roman" w:cs="Times New Roman"/>
            <w:sz w:val="24"/>
            <w:szCs w:val="24"/>
          </w:rPr>
          <w:t xml:space="preserve">. </w:t>
        </w:r>
      </w:ins>
      <w:ins w:id="811" w:author="Nicholas Duprey" w:date="2019-07-30T10:05:00Z">
        <w:r w:rsidR="00B41A0D">
          <w:rPr>
            <w:rFonts w:ascii="Times New Roman" w:hAnsi="Times New Roman" w:cs="Times New Roman"/>
            <w:sz w:val="24"/>
            <w:szCs w:val="24"/>
          </w:rPr>
          <w:t xml:space="preserve"> </w:t>
        </w:r>
      </w:ins>
    </w:p>
    <w:p w14:paraId="36874268" w14:textId="77777777" w:rsidR="00FF74B6" w:rsidRPr="00256DE4" w:rsidRDefault="00FF74B6" w:rsidP="001B61C4">
      <w:pPr>
        <w:jc w:val="both"/>
        <w:rPr>
          <w:rFonts w:ascii="Times New Roman" w:hAnsi="Times New Roman" w:cs="Times New Roman"/>
          <w:sz w:val="24"/>
          <w:szCs w:val="24"/>
        </w:rPr>
      </w:pPr>
    </w:p>
    <w:p w14:paraId="7E0B656C" w14:textId="77777777" w:rsidR="007E218D" w:rsidRPr="00256DE4" w:rsidRDefault="00271515" w:rsidP="00406114">
      <w:pPr>
        <w:pStyle w:val="Heading3"/>
        <w:ind w:left="0"/>
        <w:rPr>
          <w:rFonts w:cs="Times New Roman"/>
          <w:szCs w:val="24"/>
        </w:rPr>
      </w:pPr>
      <w:bookmarkStart w:id="812" w:name="_Toc14467643"/>
      <w:r w:rsidRPr="00256DE4">
        <w:rPr>
          <w:rFonts w:cs="Times New Roman"/>
          <w:szCs w:val="24"/>
        </w:rPr>
        <w:t>Future regime shifts</w:t>
      </w:r>
      <w:bookmarkEnd w:id="812"/>
    </w:p>
    <w:p w14:paraId="02FEB3FE" w14:textId="2CCF93E8" w:rsidR="007E218D" w:rsidRPr="00256DE4" w:rsidRDefault="00271515" w:rsidP="00406114">
      <w:pPr>
        <w:pStyle w:val="Heading4"/>
        <w:ind w:left="0"/>
        <w:rPr>
          <w:rFonts w:cs="Times New Roman"/>
          <w:szCs w:val="24"/>
        </w:rPr>
      </w:pPr>
      <w:bookmarkStart w:id="813" w:name="_Toc14467644"/>
      <w:r w:rsidRPr="00256DE4">
        <w:rPr>
          <w:rFonts w:cs="Times New Roman"/>
          <w:szCs w:val="24"/>
        </w:rPr>
        <w:t>West</w:t>
      </w:r>
      <w:r w:rsidR="000D1323">
        <w:rPr>
          <w:rFonts w:cs="Times New Roman"/>
          <w:szCs w:val="24"/>
        </w:rPr>
        <w:t>ern stock</w:t>
      </w:r>
      <w:bookmarkEnd w:id="813"/>
    </w:p>
    <w:p w14:paraId="004BB819" w14:textId="38479F92" w:rsidR="007E218D" w:rsidRPr="00256DE4" w:rsidRDefault="00271515" w:rsidP="003F4443">
      <w:pPr>
        <w:pStyle w:val="ListParagraph"/>
        <w:numPr>
          <w:ilvl w:val="0"/>
          <w:numId w:val="6"/>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None</w:t>
      </w:r>
    </w:p>
    <w:p w14:paraId="73E239A0" w14:textId="7CB54E97" w:rsidR="007E218D" w:rsidRPr="00256DE4" w:rsidRDefault="0089132A" w:rsidP="003F4443">
      <w:pPr>
        <w:pStyle w:val="ListParagraph"/>
        <w:numPr>
          <w:ilvl w:val="0"/>
          <w:numId w:val="6"/>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After 10 years of projection,</w:t>
      </w:r>
      <w:r w:rsidR="00AD3DC9" w:rsidRPr="00256DE4">
        <w:rPr>
          <w:rFonts w:ascii="Times New Roman" w:hAnsi="Times New Roman" w:cs="Times New Roman"/>
          <w:sz w:val="24"/>
          <w:szCs w:val="24"/>
        </w:rPr>
        <w:t xml:space="preserve"> </w:t>
      </w:r>
      <w:r w:rsidR="00C7434A">
        <w:rPr>
          <w:rFonts w:ascii="Times New Roman" w:hAnsi="Times New Roman" w:cs="Times New Roman"/>
          <w:sz w:val="24"/>
          <w:szCs w:val="24"/>
        </w:rPr>
        <w:t>there is a change back to the to pre</w:t>
      </w:r>
      <w:r w:rsidR="000D1323">
        <w:rPr>
          <w:rFonts w:ascii="Times New Roman" w:hAnsi="Times New Roman" w:cs="Times New Roman"/>
          <w:sz w:val="24"/>
          <w:szCs w:val="24"/>
        </w:rPr>
        <w:t>-</w:t>
      </w:r>
      <w:r w:rsidR="00C7434A">
        <w:rPr>
          <w:rFonts w:ascii="Times New Roman" w:hAnsi="Times New Roman" w:cs="Times New Roman"/>
          <w:sz w:val="24"/>
          <w:szCs w:val="24"/>
        </w:rPr>
        <w:t>1974 stock-recruitment relationship</w:t>
      </w:r>
      <w:r w:rsidR="000D1323">
        <w:rPr>
          <w:rFonts w:ascii="Times New Roman" w:hAnsi="Times New Roman" w:cs="Times New Roman"/>
          <w:sz w:val="24"/>
          <w:szCs w:val="24"/>
        </w:rPr>
        <w:t xml:space="preserve"> (applicable only to OMs with a change in 1975).</w:t>
      </w:r>
    </w:p>
    <w:p w14:paraId="589DD505" w14:textId="5294F675" w:rsidR="007E218D" w:rsidRPr="00256DE4" w:rsidRDefault="0089132A" w:rsidP="00406114">
      <w:pPr>
        <w:pStyle w:val="Heading4"/>
        <w:ind w:left="0"/>
        <w:rPr>
          <w:rFonts w:cs="Times New Roman"/>
          <w:szCs w:val="24"/>
        </w:rPr>
      </w:pPr>
      <w:bookmarkStart w:id="814" w:name="_Toc14467645"/>
      <w:r w:rsidRPr="00256DE4">
        <w:rPr>
          <w:rFonts w:cs="Times New Roman"/>
          <w:szCs w:val="24"/>
        </w:rPr>
        <w:t>East</w:t>
      </w:r>
      <w:r w:rsidR="000D1323">
        <w:rPr>
          <w:rFonts w:cs="Times New Roman"/>
          <w:szCs w:val="24"/>
        </w:rPr>
        <w:t>ern stock</w:t>
      </w:r>
      <w:bookmarkEnd w:id="814"/>
    </w:p>
    <w:p w14:paraId="3A020CF0" w14:textId="2CEF60FF" w:rsidR="007E218D" w:rsidRPr="00256DE4" w:rsidRDefault="000D1323"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2F687697" w14:textId="0122548B" w:rsidR="00C7434A" w:rsidRPr="00C7434A" w:rsidRDefault="00C7434A">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A</w:t>
      </w:r>
      <w:r w:rsidRPr="00C7434A">
        <w:rPr>
          <w:rFonts w:ascii="Times New Roman" w:hAnsi="Times New Roman" w:cs="Times New Roman"/>
          <w:sz w:val="24"/>
          <w:szCs w:val="24"/>
        </w:rPr>
        <w:t>fter 10 years</w:t>
      </w:r>
      <w:r>
        <w:rPr>
          <w:rFonts w:ascii="Times New Roman" w:hAnsi="Times New Roman" w:cs="Times New Roman"/>
          <w:sz w:val="24"/>
          <w:szCs w:val="24"/>
        </w:rPr>
        <w:t xml:space="preserve"> there is a change back to the </w:t>
      </w:r>
      <w:r w:rsidR="0089132A" w:rsidRPr="00C7434A">
        <w:rPr>
          <w:rFonts w:ascii="Times New Roman" w:hAnsi="Times New Roman" w:cs="Times New Roman"/>
          <w:sz w:val="24"/>
          <w:szCs w:val="24"/>
        </w:rPr>
        <w:t>19</w:t>
      </w:r>
      <w:r w:rsidR="009E3D98">
        <w:rPr>
          <w:rFonts w:ascii="Times New Roman" w:hAnsi="Times New Roman" w:cs="Times New Roman"/>
          <w:sz w:val="24"/>
          <w:szCs w:val="24"/>
        </w:rPr>
        <w:t>6</w:t>
      </w:r>
      <w:r w:rsidR="0089132A" w:rsidRPr="00C7434A">
        <w:rPr>
          <w:rFonts w:ascii="Times New Roman" w:hAnsi="Times New Roman" w:cs="Times New Roman"/>
          <w:sz w:val="24"/>
          <w:szCs w:val="24"/>
        </w:rPr>
        <w:t>5-198</w:t>
      </w:r>
      <w:r w:rsidR="00AD3DC9" w:rsidRPr="00C7434A">
        <w:rPr>
          <w:rFonts w:ascii="Times New Roman" w:hAnsi="Times New Roman" w:cs="Times New Roman"/>
          <w:sz w:val="24"/>
          <w:szCs w:val="24"/>
        </w:rPr>
        <w:t>7</w:t>
      </w:r>
      <w:r w:rsidR="0089132A" w:rsidRPr="00C7434A">
        <w:rPr>
          <w:rFonts w:ascii="Times New Roman" w:hAnsi="Times New Roman" w:cs="Times New Roman"/>
          <w:sz w:val="24"/>
          <w:szCs w:val="24"/>
        </w:rPr>
        <w:t xml:space="preserve"> relationship</w:t>
      </w:r>
      <w:r w:rsidR="000D1323">
        <w:rPr>
          <w:rFonts w:ascii="Times New Roman" w:hAnsi="Times New Roman" w:cs="Times New Roman"/>
          <w:sz w:val="24"/>
          <w:szCs w:val="24"/>
        </w:rPr>
        <w:t xml:space="preserve"> (applicable only to OMs with a change in 1988).</w:t>
      </w:r>
      <w:r w:rsidR="0089132A" w:rsidRPr="00C7434A">
        <w:rPr>
          <w:rFonts w:ascii="Times New Roman" w:hAnsi="Times New Roman" w:cs="Times New Roman"/>
          <w:sz w:val="24"/>
          <w:szCs w:val="24"/>
        </w:rPr>
        <w:t xml:space="preserve"> </w:t>
      </w:r>
    </w:p>
    <w:p w14:paraId="55380466" w14:textId="610DAAD3" w:rsidR="00C7434A" w:rsidRDefault="00C7434A" w:rsidP="00C7434A">
      <w:pPr>
        <w:rPr>
          <w:rFonts w:ascii="Times New Roman" w:hAnsi="Times New Roman" w:cs="Times New Roman"/>
          <w:sz w:val="24"/>
          <w:szCs w:val="24"/>
        </w:rPr>
      </w:pPr>
    </w:p>
    <w:p w14:paraId="645F3E76" w14:textId="77777777" w:rsidR="00C7434A" w:rsidRPr="00C7434A" w:rsidRDefault="00C7434A" w:rsidP="008B446F">
      <w:pPr>
        <w:rPr>
          <w:rFonts w:ascii="Times New Roman" w:hAnsi="Times New Roman" w:cs="Times New Roman"/>
          <w:sz w:val="24"/>
          <w:szCs w:val="24"/>
        </w:rPr>
      </w:pPr>
    </w:p>
    <w:p w14:paraId="5E08788B" w14:textId="74AC8C4D" w:rsidR="007E218D" w:rsidRPr="000612A3" w:rsidRDefault="0059552F" w:rsidP="008B446F">
      <w:pPr>
        <w:rPr>
          <w:rFonts w:cs="Times New Roman"/>
          <w:szCs w:val="24"/>
        </w:rPr>
      </w:pPr>
      <w:r w:rsidRPr="008B446F">
        <w:rPr>
          <w:rFonts w:ascii="Times New Roman" w:hAnsi="Times New Roman" w:cs="Times New Roman"/>
          <w:sz w:val="24"/>
          <w:szCs w:val="24"/>
        </w:rPr>
        <w:t>Statistical properties</w:t>
      </w:r>
      <w:r w:rsidR="00FB6945" w:rsidRPr="008B446F">
        <w:rPr>
          <w:rFonts w:ascii="Times New Roman" w:hAnsi="Times New Roman" w:cs="Times New Roman"/>
          <w:sz w:val="24"/>
          <w:szCs w:val="24"/>
        </w:rPr>
        <w:t xml:space="preserve"> of recruitment deviations:</w:t>
      </w:r>
    </w:p>
    <w:p w14:paraId="060554E0" w14:textId="77777777" w:rsidR="00271515" w:rsidRPr="00256DE4" w:rsidRDefault="00271515" w:rsidP="001B61C4">
      <w:pPr>
        <w:jc w:val="both"/>
        <w:rPr>
          <w:rFonts w:ascii="Times New Roman" w:hAnsi="Times New Roman" w:cs="Times New Roman"/>
          <w:sz w:val="24"/>
          <w:szCs w:val="24"/>
        </w:rPr>
      </w:pPr>
    </w:p>
    <w:p w14:paraId="13F1929F" w14:textId="783B049A" w:rsidR="007E218D" w:rsidRPr="00256DE4" w:rsidRDefault="00AC1FEE" w:rsidP="00406114">
      <w:pPr>
        <w:pStyle w:val="Heading4"/>
        <w:ind w:left="0"/>
        <w:rPr>
          <w:rFonts w:cs="Times New Roman"/>
          <w:szCs w:val="24"/>
        </w:rPr>
      </w:pPr>
      <w:bookmarkStart w:id="815" w:name="_Toc14467646"/>
      <w:r>
        <w:rPr>
          <w:rFonts w:cs="Times New Roman"/>
          <w:szCs w:val="24"/>
        </w:rPr>
        <w:t>Base Case</w:t>
      </w:r>
      <w:bookmarkEnd w:id="815"/>
    </w:p>
    <w:p w14:paraId="35928A7F" w14:textId="77777777" w:rsidR="007E218D" w:rsidRPr="00256DE4" w:rsidRDefault="007E218D" w:rsidP="00406114">
      <w:pPr>
        <w:rPr>
          <w:rFonts w:ascii="Times New Roman" w:hAnsi="Times New Roman" w:cs="Times New Roman"/>
          <w:sz w:val="24"/>
          <w:szCs w:val="24"/>
          <w:lang w:eastAsia="en-ZA"/>
        </w:rPr>
      </w:pPr>
    </w:p>
    <w:p w14:paraId="7A06432A" w14:textId="3A848C0E" w:rsidR="00D7223D" w:rsidRDefault="00D7223D" w:rsidP="009D1008">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For historical years, recruitment deviations (also called “residuals”) are estimated in two-year blocks, as noted earlier, starting from a </w:t>
      </w:r>
      <w:r w:rsidR="00294418">
        <w:rPr>
          <w:rFonts w:ascii="Times New Roman" w:hAnsi="Times New Roman" w:cs="Times New Roman"/>
          <w:sz w:val="24"/>
          <w:szCs w:val="24"/>
        </w:rPr>
        <w:t>lognormal</w:t>
      </w:r>
      <w:r>
        <w:rPr>
          <w:rFonts w:ascii="Times New Roman" w:hAnsi="Times New Roman" w:cs="Times New Roman"/>
          <w:sz w:val="24"/>
          <w:szCs w:val="24"/>
        </w:rPr>
        <w:t xml:space="preserve"> prior with</w:t>
      </w:r>
      <w:r w:rsidR="00294418">
        <w:rPr>
          <w:rFonts w:ascii="Times New Roman" w:hAnsi="Times New Roman" w:cs="Times New Roman"/>
          <w:sz w:val="24"/>
          <w:szCs w:val="24"/>
        </w:rPr>
        <w:t xml:space="preserve"> standard deviation </w:t>
      </w:r>
      <w:proofErr w:type="spellStart"/>
      <w:r w:rsidR="00D2389D" w:rsidRPr="00256DE4">
        <w:rPr>
          <w:rFonts w:ascii="Times New Roman" w:hAnsi="Times New Roman" w:cs="Times New Roman"/>
          <w:i/>
          <w:sz w:val="24"/>
          <w:szCs w:val="24"/>
        </w:rPr>
        <w:t>σ</w:t>
      </w:r>
      <w:r w:rsidR="00D2389D" w:rsidRPr="00256DE4">
        <w:rPr>
          <w:rFonts w:ascii="Times New Roman" w:hAnsi="Times New Roman" w:cs="Times New Roman"/>
          <w:i/>
          <w:sz w:val="24"/>
          <w:szCs w:val="24"/>
          <w:vertAlign w:val="subscript"/>
        </w:rPr>
        <w:t>R</w:t>
      </w:r>
      <w:proofErr w:type="spellEnd"/>
      <w:r>
        <w:rPr>
          <w:rFonts w:ascii="Times New Roman" w:hAnsi="Times New Roman" w:cs="Times New Roman"/>
          <w:i/>
          <w:sz w:val="24"/>
          <w:szCs w:val="24"/>
          <w:vertAlign w:val="subscript"/>
        </w:rPr>
        <w:t xml:space="preserve"> </w:t>
      </w:r>
      <w:r w:rsidR="00D2389D" w:rsidRPr="00256DE4">
        <w:rPr>
          <w:rFonts w:ascii="Times New Roman" w:hAnsi="Times New Roman" w:cs="Times New Roman"/>
          <w:sz w:val="24"/>
          <w:szCs w:val="24"/>
        </w:rPr>
        <w:t>= 0.</w:t>
      </w:r>
      <w:r w:rsidR="004A3481" w:rsidRPr="00256DE4">
        <w:rPr>
          <w:rFonts w:ascii="Times New Roman" w:hAnsi="Times New Roman" w:cs="Times New Roman"/>
          <w:sz w:val="24"/>
          <w:szCs w:val="24"/>
        </w:rPr>
        <w:t>5</w:t>
      </w:r>
      <w:r w:rsidR="009D1008" w:rsidRPr="00256DE4">
        <w:rPr>
          <w:rFonts w:ascii="Times New Roman" w:hAnsi="Times New Roman" w:cs="Times New Roman"/>
          <w:sz w:val="24"/>
          <w:szCs w:val="24"/>
        </w:rPr>
        <w:t xml:space="preserve"> (a common value obtained from the RAM legacy database)</w:t>
      </w:r>
      <w:r>
        <w:rPr>
          <w:rFonts w:ascii="Times New Roman" w:hAnsi="Times New Roman" w:cs="Times New Roman"/>
          <w:sz w:val="24"/>
          <w:szCs w:val="24"/>
        </w:rPr>
        <w:t xml:space="preserve"> and without correlation between the blocks</w:t>
      </w:r>
      <w:r w:rsidR="009D1008" w:rsidRPr="00256DE4">
        <w:rPr>
          <w:rFonts w:ascii="Times New Roman" w:hAnsi="Times New Roman" w:cs="Times New Roman"/>
          <w:sz w:val="24"/>
          <w:szCs w:val="24"/>
        </w:rPr>
        <w:t>.</w:t>
      </w:r>
      <w:r w:rsidR="00C7434A">
        <w:rPr>
          <w:rFonts w:ascii="Times New Roman" w:hAnsi="Times New Roman" w:cs="Times New Roman"/>
          <w:sz w:val="24"/>
          <w:szCs w:val="24"/>
        </w:rPr>
        <w:t xml:space="preserve"> </w:t>
      </w:r>
    </w:p>
    <w:p w14:paraId="31C4C76A" w14:textId="77777777" w:rsidR="00D7223D" w:rsidRDefault="00D7223D" w:rsidP="009D1008">
      <w:pPr>
        <w:pStyle w:val="ListParagraph"/>
        <w:ind w:left="0"/>
        <w:jc w:val="both"/>
        <w:rPr>
          <w:rFonts w:ascii="Times New Roman" w:hAnsi="Times New Roman" w:cs="Times New Roman"/>
          <w:sz w:val="24"/>
          <w:szCs w:val="24"/>
        </w:rPr>
      </w:pPr>
    </w:p>
    <w:p w14:paraId="0D28713D" w14:textId="0AFFC757" w:rsidR="003E52C7" w:rsidRDefault="00C7434A" w:rsidP="009D1008">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For </w:t>
      </w:r>
      <w:r w:rsidR="002437C2">
        <w:rPr>
          <w:rFonts w:ascii="Times New Roman" w:hAnsi="Times New Roman" w:cs="Times New Roman"/>
          <w:sz w:val="24"/>
          <w:szCs w:val="24"/>
        </w:rPr>
        <w:t xml:space="preserve">future </w:t>
      </w:r>
      <w:r>
        <w:rPr>
          <w:rFonts w:ascii="Times New Roman" w:hAnsi="Times New Roman" w:cs="Times New Roman"/>
          <w:sz w:val="24"/>
          <w:szCs w:val="24"/>
        </w:rPr>
        <w:t>projection</w:t>
      </w:r>
      <w:r w:rsidR="00D7223D">
        <w:rPr>
          <w:rFonts w:ascii="Times New Roman" w:hAnsi="Times New Roman" w:cs="Times New Roman"/>
          <w:sz w:val="24"/>
          <w:szCs w:val="24"/>
        </w:rPr>
        <w:t xml:space="preserve"> years, annual recruitment deviations</w:t>
      </w:r>
      <w:r w:rsidR="006415F5">
        <w:rPr>
          <w:rFonts w:ascii="Times New Roman" w:hAnsi="Times New Roman" w:cs="Times New Roman"/>
          <w:sz w:val="24"/>
          <w:szCs w:val="24"/>
        </w:rPr>
        <w:t xml:space="preserve"> for each stock</w:t>
      </w:r>
      <w:r w:rsidR="00D7223D">
        <w:rPr>
          <w:rFonts w:ascii="Times New Roman" w:hAnsi="Times New Roman" w:cs="Times New Roman"/>
          <w:sz w:val="24"/>
          <w:szCs w:val="24"/>
        </w:rPr>
        <w:t xml:space="preserve"> are simulated from lognormal distributions with</w:t>
      </w:r>
      <w:r w:rsidRPr="00C7434A">
        <w:rPr>
          <w:rFonts w:ascii="Times New Roman" w:hAnsi="Times New Roman" w:cs="Times New Roman"/>
          <w:i/>
          <w:sz w:val="24"/>
          <w:szCs w:val="24"/>
        </w:rPr>
        <w:t xml:space="preserve"> </w:t>
      </w:r>
      <w:r w:rsidR="00294418" w:rsidRPr="008B446F">
        <w:rPr>
          <w:rFonts w:ascii="Times New Roman" w:hAnsi="Times New Roman" w:cs="Times New Roman"/>
          <w:iCs/>
          <w:sz w:val="24"/>
          <w:szCs w:val="24"/>
        </w:rPr>
        <w:t>variance</w:t>
      </w:r>
      <w:r w:rsidRPr="00256DE4">
        <w:rPr>
          <w:rFonts w:ascii="Times New Roman" w:hAnsi="Times New Roman" w:cs="Times New Roman"/>
          <w:sz w:val="24"/>
          <w:szCs w:val="24"/>
          <w:vertAlign w:val="subscript"/>
        </w:rPr>
        <w:t xml:space="preserve"> </w:t>
      </w:r>
      <w:r w:rsidRPr="00256DE4">
        <w:rPr>
          <w:rFonts w:ascii="Times New Roman" w:hAnsi="Times New Roman" w:cs="Times New Roman"/>
          <w:sz w:val="24"/>
          <w:szCs w:val="24"/>
        </w:rPr>
        <w:t xml:space="preserve">and autocorrelation </w:t>
      </w:r>
      <w:r>
        <w:rPr>
          <w:rFonts w:ascii="Times New Roman" w:hAnsi="Times New Roman" w:cs="Times New Roman"/>
          <w:sz w:val="24"/>
          <w:szCs w:val="24"/>
        </w:rPr>
        <w:t>from</w:t>
      </w:r>
      <w:r w:rsidR="00D7223D">
        <w:rPr>
          <w:rFonts w:ascii="Times New Roman" w:hAnsi="Times New Roman" w:cs="Times New Roman"/>
          <w:sz w:val="24"/>
          <w:szCs w:val="24"/>
        </w:rPr>
        <w:t xml:space="preserve"> the historical</w:t>
      </w:r>
      <w:r>
        <w:rPr>
          <w:rFonts w:ascii="Times New Roman" w:hAnsi="Times New Roman" w:cs="Times New Roman"/>
          <w:sz w:val="24"/>
          <w:szCs w:val="24"/>
        </w:rPr>
        <w:t xml:space="preserve"> r</w:t>
      </w:r>
      <w:r w:rsidRPr="00256DE4">
        <w:rPr>
          <w:rFonts w:ascii="Times New Roman" w:hAnsi="Times New Roman" w:cs="Times New Roman"/>
          <w:sz w:val="24"/>
          <w:szCs w:val="24"/>
        </w:rPr>
        <w:t>esiduals</w:t>
      </w:r>
      <w:r w:rsidR="006415F5">
        <w:rPr>
          <w:rFonts w:ascii="Times New Roman" w:hAnsi="Times New Roman" w:cs="Times New Roman"/>
          <w:sz w:val="24"/>
          <w:szCs w:val="24"/>
        </w:rPr>
        <w:t xml:space="preserve"> for that stock, estimated</w:t>
      </w:r>
      <w:r w:rsidRPr="00256DE4">
        <w:rPr>
          <w:rFonts w:ascii="Times New Roman" w:hAnsi="Times New Roman" w:cs="Times New Roman"/>
          <w:sz w:val="24"/>
          <w:szCs w:val="24"/>
        </w:rPr>
        <w:t xml:space="preserve"> post model </w:t>
      </w:r>
      <w:r>
        <w:rPr>
          <w:rFonts w:ascii="Times New Roman" w:hAnsi="Times New Roman" w:cs="Times New Roman"/>
          <w:sz w:val="24"/>
          <w:szCs w:val="24"/>
        </w:rPr>
        <w:t>conditioning</w:t>
      </w:r>
      <w:r w:rsidRPr="00256DE4">
        <w:rPr>
          <w:rFonts w:ascii="Times New Roman" w:hAnsi="Times New Roman" w:cs="Times New Roman"/>
          <w:sz w:val="24"/>
          <w:szCs w:val="24"/>
        </w:rPr>
        <w:t xml:space="preserve"> </w:t>
      </w:r>
      <w:r>
        <w:rPr>
          <w:rFonts w:ascii="Times New Roman" w:hAnsi="Times New Roman" w:cs="Times New Roman"/>
          <w:sz w:val="24"/>
          <w:szCs w:val="24"/>
        </w:rPr>
        <w:t>(</w:t>
      </w:r>
      <w:r w:rsidRPr="00256DE4">
        <w:rPr>
          <w:rFonts w:ascii="Times New Roman" w:hAnsi="Times New Roman" w:cs="Times New Roman"/>
          <w:sz w:val="24"/>
          <w:szCs w:val="24"/>
        </w:rPr>
        <w:t>not within model fit</w:t>
      </w:r>
      <w:r>
        <w:rPr>
          <w:rFonts w:ascii="Times New Roman" w:hAnsi="Times New Roman" w:cs="Times New Roman"/>
          <w:sz w:val="24"/>
          <w:szCs w:val="24"/>
        </w:rPr>
        <w:t>)</w:t>
      </w:r>
      <w:r w:rsidRPr="00256DE4">
        <w:rPr>
          <w:rFonts w:ascii="Times New Roman" w:hAnsi="Times New Roman" w:cs="Times New Roman"/>
          <w:sz w:val="24"/>
          <w:szCs w:val="24"/>
        </w:rPr>
        <w:t xml:space="preserve"> for greater </w:t>
      </w:r>
      <w:r>
        <w:rPr>
          <w:rFonts w:ascii="Times New Roman" w:hAnsi="Times New Roman" w:cs="Times New Roman"/>
          <w:sz w:val="24"/>
          <w:szCs w:val="24"/>
        </w:rPr>
        <w:t>numerical</w:t>
      </w:r>
      <w:r w:rsidRPr="00256DE4">
        <w:rPr>
          <w:rFonts w:ascii="Times New Roman" w:hAnsi="Times New Roman" w:cs="Times New Roman"/>
          <w:sz w:val="24"/>
          <w:szCs w:val="24"/>
        </w:rPr>
        <w:t xml:space="preserve"> stability</w:t>
      </w:r>
      <w:r w:rsidR="003E52C7">
        <w:rPr>
          <w:rFonts w:ascii="Times New Roman" w:hAnsi="Times New Roman" w:cs="Times New Roman"/>
          <w:sz w:val="24"/>
          <w:szCs w:val="24"/>
        </w:rPr>
        <w:t xml:space="preserve">. </w:t>
      </w:r>
    </w:p>
    <w:p w14:paraId="2D128B12" w14:textId="77777777" w:rsidR="003E52C7" w:rsidRDefault="003E52C7" w:rsidP="009D1008">
      <w:pPr>
        <w:pStyle w:val="ListParagraph"/>
        <w:ind w:left="0"/>
        <w:jc w:val="both"/>
        <w:rPr>
          <w:rFonts w:ascii="Times New Roman" w:hAnsi="Times New Roman" w:cs="Times New Roman"/>
          <w:sz w:val="24"/>
          <w:szCs w:val="24"/>
        </w:rPr>
      </w:pPr>
    </w:p>
    <w:p w14:paraId="488FF562" w14:textId="6A73741F" w:rsidR="003E52C7" w:rsidRDefault="003E52C7" w:rsidP="009D1008">
      <w:pPr>
        <w:pStyle w:val="ListParagraph"/>
        <w:ind w:left="0"/>
        <w:jc w:val="both"/>
        <w:rPr>
          <w:rFonts w:ascii="Times New Roman" w:hAnsi="Times New Roman" w:cs="Times New Roman"/>
          <w:sz w:val="24"/>
          <w:szCs w:val="24"/>
        </w:rPr>
      </w:pPr>
      <w:r>
        <w:rPr>
          <w:rFonts w:ascii="Times New Roman" w:hAnsi="Times New Roman" w:cs="Times New Roman"/>
          <w:sz w:val="24"/>
          <w:szCs w:val="24"/>
        </w:rPr>
        <w:t>For future projection</w:t>
      </w:r>
      <w:r w:rsidR="002437C2">
        <w:rPr>
          <w:rFonts w:ascii="Times New Roman" w:hAnsi="Times New Roman" w:cs="Times New Roman"/>
          <w:sz w:val="24"/>
          <w:szCs w:val="24"/>
        </w:rPr>
        <w:t xml:space="preserve"> year</w:t>
      </w:r>
      <w:r>
        <w:rPr>
          <w:rFonts w:ascii="Times New Roman" w:hAnsi="Times New Roman" w:cs="Times New Roman"/>
          <w:sz w:val="24"/>
          <w:szCs w:val="24"/>
        </w:rPr>
        <w:t>s</w:t>
      </w:r>
      <w:r w:rsidR="006415F5">
        <w:rPr>
          <w:rFonts w:ascii="Times New Roman" w:hAnsi="Times New Roman" w:cs="Times New Roman"/>
          <w:sz w:val="24"/>
          <w:szCs w:val="24"/>
        </w:rPr>
        <w:t xml:space="preserve"> and for each stock separately</w:t>
      </w:r>
      <w:r>
        <w:rPr>
          <w:rFonts w:ascii="Times New Roman" w:hAnsi="Times New Roman" w:cs="Times New Roman"/>
          <w:sz w:val="24"/>
          <w:szCs w:val="24"/>
        </w:rPr>
        <w:t xml:space="preserve">, annual variance in recruitment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R,1</m:t>
            </m:r>
          </m:sub>
          <m:sup>
            <m:r>
              <w:rPr>
                <w:rFonts w:ascii="Cambria Math" w:hAnsi="Cambria Math" w:cs="Times New Roman"/>
                <w:sz w:val="24"/>
                <w:szCs w:val="24"/>
              </w:rPr>
              <m:t>2</m:t>
            </m:r>
          </m:sup>
        </m:sSubSup>
      </m:oMath>
      <w:r>
        <w:rPr>
          <w:rFonts w:ascii="Times New Roman" w:hAnsi="Times New Roman" w:cs="Times New Roman"/>
          <w:sz w:val="24"/>
          <w:szCs w:val="24"/>
        </w:rPr>
        <w:t xml:space="preserve"> and annual lag-1 autocorrelation in recruitment deviations </w:t>
      </w:r>
      <w:r w:rsidRPr="008B446F">
        <w:rPr>
          <w:rFonts w:ascii="Times New Roman" w:hAnsi="Times New Roman" w:cs="Times New Roman"/>
          <w:i/>
          <w:iCs/>
          <w:sz w:val="24"/>
          <w:szCs w:val="24"/>
        </w:rPr>
        <w:t>γ</w:t>
      </w:r>
      <w:r w:rsidRPr="008B446F">
        <w:rPr>
          <w:rFonts w:ascii="Times New Roman" w:hAnsi="Times New Roman" w:cs="Times New Roman"/>
          <w:i/>
          <w:iCs/>
          <w:sz w:val="24"/>
          <w:szCs w:val="24"/>
          <w:vertAlign w:val="subscript"/>
        </w:rPr>
        <w:t>R,1</w:t>
      </w:r>
      <w:r w:rsidRPr="008B446F">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can be derived analytically from 2-year blocked estimates of variance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R,2</m:t>
            </m:r>
          </m:sub>
          <m:sup>
            <m:r>
              <w:rPr>
                <w:rFonts w:ascii="Cambria Math" w:hAnsi="Cambria Math" w:cs="Times New Roman"/>
                <w:sz w:val="24"/>
                <w:szCs w:val="24"/>
              </w:rPr>
              <m:t>2</m:t>
            </m:r>
          </m:sup>
        </m:sSubSup>
        <m:r>
          <w:rPr>
            <w:rFonts w:ascii="Cambria Math" w:hAnsi="Cambria Math" w:cs="Times New Roman"/>
            <w:sz w:val="24"/>
            <w:szCs w:val="24"/>
          </w:rPr>
          <m:t xml:space="preserve"> </m:t>
        </m:r>
      </m:oMath>
      <w:r>
        <w:rPr>
          <w:rFonts w:ascii="Times New Roman" w:hAnsi="Times New Roman" w:cs="Times New Roman"/>
          <w:sz w:val="24"/>
          <w:szCs w:val="24"/>
        </w:rPr>
        <w:t xml:space="preserve">and ‘lag-1’ </w:t>
      </w:r>
      <w:r w:rsidRPr="00122A64">
        <w:rPr>
          <w:rFonts w:ascii="Times New Roman" w:hAnsi="Times New Roman" w:cs="Times New Roman"/>
          <w:i/>
          <w:iCs/>
          <w:sz w:val="24"/>
          <w:szCs w:val="24"/>
        </w:rPr>
        <w:t>γ</w:t>
      </w:r>
      <w:r w:rsidRPr="00122A64">
        <w:rPr>
          <w:rFonts w:ascii="Times New Roman" w:hAnsi="Times New Roman" w:cs="Times New Roman"/>
          <w:i/>
          <w:iCs/>
          <w:sz w:val="24"/>
          <w:szCs w:val="24"/>
          <w:vertAlign w:val="subscript"/>
        </w:rPr>
        <w:t>R,</w:t>
      </w:r>
      <w:r>
        <w:rPr>
          <w:rFonts w:ascii="Times New Roman" w:hAnsi="Times New Roman" w:cs="Times New Roman"/>
          <w:i/>
          <w:iCs/>
          <w:sz w:val="24"/>
          <w:szCs w:val="24"/>
          <w:vertAlign w:val="subscript"/>
        </w:rPr>
        <w:t>2</w:t>
      </w:r>
      <w:r w:rsidRPr="00122A64">
        <w:rPr>
          <w:rFonts w:ascii="Times New Roman" w:hAnsi="Times New Roman" w:cs="Times New Roman"/>
          <w:sz w:val="24"/>
          <w:szCs w:val="24"/>
          <w:vertAlign w:val="subscript"/>
        </w:rPr>
        <w:t xml:space="preserve"> </w:t>
      </w:r>
      <w:r>
        <w:rPr>
          <w:rFonts w:ascii="Times New Roman" w:hAnsi="Times New Roman" w:cs="Times New Roman"/>
          <w:sz w:val="24"/>
          <w:szCs w:val="24"/>
        </w:rPr>
        <w:t>autocorrelation by</w:t>
      </w:r>
      <w:r w:rsidR="00E105A0">
        <w:rPr>
          <w:rFonts w:ascii="Times New Roman" w:hAnsi="Times New Roman" w:cs="Times New Roman"/>
          <w:sz w:val="24"/>
          <w:szCs w:val="24"/>
        </w:rPr>
        <w:t xml:space="preserve"> inverting the relationships</w:t>
      </w:r>
      <w:r>
        <w:rPr>
          <w:rFonts w:ascii="Times New Roman" w:hAnsi="Times New Roman" w:cs="Times New Roman"/>
          <w:sz w:val="24"/>
          <w:szCs w:val="24"/>
        </w:rPr>
        <w:t xml:space="preserve">: </w:t>
      </w:r>
    </w:p>
    <w:p w14:paraId="02DAD2C7" w14:textId="1FD4DDEF" w:rsidR="003E52C7" w:rsidRDefault="003E52C7" w:rsidP="009D1008">
      <w:pPr>
        <w:pStyle w:val="ListParagraph"/>
        <w:ind w:left="0"/>
        <w:jc w:val="both"/>
        <w:rPr>
          <w:rFonts w:ascii="Times New Roman" w:hAnsi="Times New Roman" w:cs="Times New Roman"/>
          <w:sz w:val="24"/>
          <w:szCs w:val="24"/>
        </w:rPr>
      </w:pPr>
    </w:p>
    <w:p w14:paraId="4452D1CC" w14:textId="20ED5525" w:rsidR="003E52C7" w:rsidRPr="00294418" w:rsidRDefault="006E5632" w:rsidP="009D1008">
      <w:pPr>
        <w:pStyle w:val="ListParagraph"/>
        <w:ind w:left="0"/>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R,2</m:t>
            </m:r>
          </m:sub>
          <m:sup>
            <m:r>
              <w:rPr>
                <w:rFonts w:ascii="Cambria Math" w:hAnsi="Cambria Math" w:cs="Times New Roman"/>
                <w:sz w:val="24"/>
                <w:szCs w:val="24"/>
              </w:rPr>
              <m:t>2</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R,1</m:t>
            </m:r>
          </m:sub>
          <m:sup>
            <m:r>
              <w:rPr>
                <w:rFonts w:ascii="Cambria Math" w:hAnsi="Cambria Math" w:cs="Times New Roman"/>
                <w:sz w:val="24"/>
                <w:szCs w:val="24"/>
              </w:rPr>
              <m:t>2</m:t>
            </m:r>
          </m:sup>
        </m:sSubSup>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R,1</m:t>
                </m:r>
              </m:sub>
            </m:sSub>
          </m:e>
        </m:d>
        <m:r>
          <w:rPr>
            <w:rFonts w:ascii="Cambria Math" w:hAnsi="Cambria Math" w:cs="Times New Roman"/>
            <w:sz w:val="24"/>
            <w:szCs w:val="24"/>
          </w:rPr>
          <m:t>/2</m:t>
        </m:r>
      </m:oMath>
      <w:r w:rsidR="00294418">
        <w:rPr>
          <w:rFonts w:ascii="Times New Roman" w:hAnsi="Times New Roman" w:cs="Times New Roman"/>
          <w:sz w:val="24"/>
          <w:szCs w:val="24"/>
        </w:rPr>
        <w:t xml:space="preserve"> </w:t>
      </w:r>
      <w:r w:rsidR="00294418">
        <w:rPr>
          <w:rFonts w:ascii="Times New Roman" w:hAnsi="Times New Roman" w:cs="Times New Roman"/>
          <w:sz w:val="24"/>
          <w:szCs w:val="24"/>
        </w:rPr>
        <w:tab/>
      </w:r>
      <w:r w:rsidR="00294418">
        <w:rPr>
          <w:rFonts w:ascii="Times New Roman" w:hAnsi="Times New Roman" w:cs="Times New Roman"/>
          <w:sz w:val="24"/>
          <w:szCs w:val="24"/>
        </w:rPr>
        <w:tab/>
      </w:r>
      <w:r w:rsidR="00294418">
        <w:rPr>
          <w:rFonts w:ascii="Times New Roman" w:hAnsi="Times New Roman" w:cs="Times New Roman"/>
          <w:sz w:val="24"/>
          <w:szCs w:val="24"/>
        </w:rPr>
        <w:tab/>
      </w:r>
      <w:r w:rsidR="00294418">
        <w:rPr>
          <w:rFonts w:ascii="Times New Roman" w:hAnsi="Times New Roman" w:cs="Times New Roman"/>
          <w:sz w:val="24"/>
          <w:szCs w:val="24"/>
        </w:rPr>
        <w:tab/>
      </w:r>
      <w:r w:rsidR="00294418">
        <w:rPr>
          <w:rFonts w:ascii="Times New Roman" w:hAnsi="Times New Roman" w:cs="Times New Roman"/>
          <w:sz w:val="24"/>
          <w:szCs w:val="24"/>
        </w:rPr>
        <w:tab/>
      </w:r>
      <w:r w:rsidR="00294418">
        <w:rPr>
          <w:rFonts w:ascii="Times New Roman" w:hAnsi="Times New Roman" w:cs="Times New Roman"/>
          <w:sz w:val="24"/>
          <w:szCs w:val="24"/>
        </w:rPr>
        <w:tab/>
      </w:r>
      <w:r w:rsidR="00294418">
        <w:rPr>
          <w:rFonts w:ascii="Times New Roman" w:hAnsi="Times New Roman" w:cs="Times New Roman"/>
          <w:sz w:val="24"/>
          <w:szCs w:val="24"/>
        </w:rPr>
        <w:tab/>
      </w:r>
      <w:r w:rsidR="00294418">
        <w:rPr>
          <w:rFonts w:ascii="Times New Roman" w:hAnsi="Times New Roman" w:cs="Times New Roman"/>
          <w:sz w:val="24"/>
          <w:szCs w:val="24"/>
        </w:rPr>
        <w:tab/>
      </w:r>
      <w:r w:rsidR="00294418">
        <w:rPr>
          <w:rFonts w:ascii="Times New Roman" w:hAnsi="Times New Roman" w:cs="Times New Roman"/>
          <w:sz w:val="24"/>
          <w:szCs w:val="24"/>
        </w:rPr>
        <w:tab/>
        <w:t>(5.1)</w:t>
      </w:r>
    </w:p>
    <w:p w14:paraId="62293E6B" w14:textId="77777777" w:rsidR="00294418" w:rsidRDefault="00294418" w:rsidP="009D1008">
      <w:pPr>
        <w:pStyle w:val="ListParagraph"/>
        <w:ind w:left="0"/>
        <w:jc w:val="both"/>
        <w:rPr>
          <w:rFonts w:ascii="Times New Roman" w:hAnsi="Times New Roman" w:cs="Times New Roman"/>
          <w:sz w:val="24"/>
          <w:szCs w:val="24"/>
        </w:rPr>
      </w:pPr>
    </w:p>
    <w:p w14:paraId="0E7FB6F2" w14:textId="03161288" w:rsidR="003E52C7" w:rsidRPr="008B446F" w:rsidRDefault="006E5632" w:rsidP="008B446F">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R,2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R,1</m:t>
            </m:r>
          </m:sub>
        </m:sSub>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R,1</m:t>
                </m:r>
              </m:sub>
            </m:sSub>
          </m:e>
        </m:d>
        <m:r>
          <w:rPr>
            <w:rFonts w:ascii="Cambria Math" w:hAnsi="Cambria Math" w:cs="Times New Roman"/>
            <w:sz w:val="24"/>
            <w:szCs w:val="24"/>
          </w:rPr>
          <m:t>/2</m:t>
        </m:r>
      </m:oMath>
      <w:r w:rsidR="00294418">
        <w:rPr>
          <w:rFonts w:ascii="Times New Roman" w:hAnsi="Times New Roman" w:cs="Times New Roman"/>
          <w:sz w:val="24"/>
          <w:szCs w:val="24"/>
        </w:rPr>
        <w:t xml:space="preserve"> </w:t>
      </w:r>
      <w:r w:rsidR="00294418">
        <w:rPr>
          <w:rFonts w:ascii="Times New Roman" w:hAnsi="Times New Roman" w:cs="Times New Roman"/>
          <w:sz w:val="24"/>
          <w:szCs w:val="24"/>
        </w:rPr>
        <w:tab/>
      </w:r>
      <w:r w:rsidR="00294418">
        <w:rPr>
          <w:rFonts w:ascii="Times New Roman" w:hAnsi="Times New Roman" w:cs="Times New Roman"/>
          <w:sz w:val="24"/>
          <w:szCs w:val="24"/>
        </w:rPr>
        <w:tab/>
      </w:r>
      <w:r w:rsidR="00294418">
        <w:rPr>
          <w:rFonts w:ascii="Times New Roman" w:hAnsi="Times New Roman" w:cs="Times New Roman"/>
          <w:sz w:val="24"/>
          <w:szCs w:val="24"/>
        </w:rPr>
        <w:tab/>
      </w:r>
      <w:r w:rsidR="00294418">
        <w:rPr>
          <w:rFonts w:ascii="Times New Roman" w:hAnsi="Times New Roman" w:cs="Times New Roman"/>
          <w:sz w:val="24"/>
          <w:szCs w:val="24"/>
        </w:rPr>
        <w:tab/>
      </w:r>
      <w:r w:rsidR="00294418">
        <w:rPr>
          <w:rFonts w:ascii="Times New Roman" w:hAnsi="Times New Roman" w:cs="Times New Roman"/>
          <w:sz w:val="24"/>
          <w:szCs w:val="24"/>
        </w:rPr>
        <w:tab/>
      </w:r>
      <w:r w:rsidR="00294418">
        <w:rPr>
          <w:rFonts w:ascii="Times New Roman" w:hAnsi="Times New Roman" w:cs="Times New Roman"/>
          <w:sz w:val="24"/>
          <w:szCs w:val="24"/>
        </w:rPr>
        <w:tab/>
      </w:r>
      <w:r w:rsidR="00294418">
        <w:rPr>
          <w:rFonts w:ascii="Times New Roman" w:hAnsi="Times New Roman" w:cs="Times New Roman"/>
          <w:sz w:val="24"/>
          <w:szCs w:val="24"/>
        </w:rPr>
        <w:tab/>
      </w:r>
      <w:r w:rsidR="00294418">
        <w:rPr>
          <w:rFonts w:ascii="Times New Roman" w:hAnsi="Times New Roman" w:cs="Times New Roman"/>
          <w:sz w:val="24"/>
          <w:szCs w:val="24"/>
        </w:rPr>
        <w:tab/>
      </w:r>
      <w:r w:rsidR="00294418">
        <w:rPr>
          <w:rFonts w:ascii="Times New Roman" w:hAnsi="Times New Roman" w:cs="Times New Roman"/>
          <w:sz w:val="24"/>
          <w:szCs w:val="24"/>
        </w:rPr>
        <w:tab/>
        <w:t>(5.2)</w:t>
      </w:r>
    </w:p>
    <w:p w14:paraId="39892897" w14:textId="77777777" w:rsidR="003E52C7" w:rsidRPr="003E52C7" w:rsidRDefault="003E52C7" w:rsidP="003E52C7">
      <w:pPr>
        <w:pStyle w:val="ListParagraph"/>
        <w:jc w:val="both"/>
        <w:rPr>
          <w:rFonts w:ascii="Times New Roman" w:hAnsi="Times New Roman" w:cs="Times New Roman"/>
          <w:sz w:val="24"/>
          <w:szCs w:val="24"/>
        </w:rPr>
      </w:pPr>
    </w:p>
    <w:p w14:paraId="1A4FC9FC" w14:textId="4DC8E31A" w:rsidR="007E218D" w:rsidRPr="00256DE4" w:rsidRDefault="000708BD" w:rsidP="00406114">
      <w:pPr>
        <w:pStyle w:val="Heading3"/>
        <w:ind w:left="0"/>
        <w:rPr>
          <w:rFonts w:cs="Times New Roman"/>
          <w:szCs w:val="24"/>
        </w:rPr>
      </w:pPr>
      <w:bookmarkStart w:id="816" w:name="_Toc14465980"/>
      <w:bookmarkStart w:id="817" w:name="_Toc14467563"/>
      <w:bookmarkStart w:id="818" w:name="_Toc14467647"/>
      <w:bookmarkStart w:id="819" w:name="_Toc13563337"/>
      <w:bookmarkStart w:id="820" w:name="_Toc13563682"/>
      <w:bookmarkStart w:id="821" w:name="_Toc14465981"/>
      <w:bookmarkStart w:id="822" w:name="_Toc14467564"/>
      <w:bookmarkStart w:id="823" w:name="_Toc14467648"/>
      <w:bookmarkStart w:id="824" w:name="_Toc13563338"/>
      <w:bookmarkStart w:id="825" w:name="_Toc13563683"/>
      <w:bookmarkStart w:id="826" w:name="_Toc14465982"/>
      <w:bookmarkStart w:id="827" w:name="_Toc14467565"/>
      <w:bookmarkStart w:id="828" w:name="_Toc14467649"/>
      <w:bookmarkStart w:id="829" w:name="_Toc13563339"/>
      <w:bookmarkStart w:id="830" w:name="_Toc13563684"/>
      <w:bookmarkStart w:id="831" w:name="_Toc14465983"/>
      <w:bookmarkStart w:id="832" w:name="_Toc14467566"/>
      <w:bookmarkStart w:id="833" w:name="_Toc14467650"/>
      <w:bookmarkStart w:id="834" w:name="_Toc13563340"/>
      <w:bookmarkStart w:id="835" w:name="_Toc13563685"/>
      <w:bookmarkStart w:id="836" w:name="_Toc14465984"/>
      <w:bookmarkStart w:id="837" w:name="_Toc14467567"/>
      <w:bookmarkStart w:id="838" w:name="_Toc14467651"/>
      <w:bookmarkStart w:id="839" w:name="_Toc13563341"/>
      <w:bookmarkStart w:id="840" w:name="_Toc13563686"/>
      <w:bookmarkStart w:id="841" w:name="_Toc14465985"/>
      <w:bookmarkStart w:id="842" w:name="_Toc14467568"/>
      <w:bookmarkStart w:id="843" w:name="_Toc14467652"/>
      <w:bookmarkStart w:id="844" w:name="_Toc14467653"/>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r w:rsidRPr="00256DE4">
        <w:rPr>
          <w:rFonts w:cs="Times New Roman"/>
          <w:szCs w:val="24"/>
        </w:rPr>
        <w:t xml:space="preserve">Possible future </w:t>
      </w:r>
      <w:r w:rsidR="009E3D98">
        <w:rPr>
          <w:rFonts w:cs="Times New Roman"/>
          <w:szCs w:val="24"/>
        </w:rPr>
        <w:t xml:space="preserve">spatial </w:t>
      </w:r>
      <w:r w:rsidRPr="00256DE4">
        <w:rPr>
          <w:rFonts w:cs="Times New Roman"/>
          <w:szCs w:val="24"/>
        </w:rPr>
        <w:t>distributional changes</w:t>
      </w:r>
      <w:r w:rsidR="009E3D98">
        <w:rPr>
          <w:rFonts w:cs="Times New Roman"/>
          <w:szCs w:val="24"/>
        </w:rPr>
        <w:t xml:space="preserve"> (movement)</w:t>
      </w:r>
      <w:bookmarkEnd w:id="844"/>
    </w:p>
    <w:p w14:paraId="020494C1" w14:textId="77777777" w:rsidR="007E218D" w:rsidRPr="00256DE4" w:rsidRDefault="007E218D" w:rsidP="00406114">
      <w:pPr>
        <w:pStyle w:val="ListParagraph"/>
        <w:ind w:left="0"/>
        <w:jc w:val="both"/>
        <w:rPr>
          <w:rFonts w:ascii="Times New Roman" w:hAnsi="Times New Roman" w:cs="Times New Roman"/>
          <w:sz w:val="24"/>
          <w:szCs w:val="24"/>
        </w:rPr>
      </w:pPr>
    </w:p>
    <w:p w14:paraId="04CB592E" w14:textId="77777777" w:rsidR="007E218D" w:rsidRPr="00256DE4" w:rsidRDefault="00815AF5" w:rsidP="00406114">
      <w:pPr>
        <w:jc w:val="both"/>
        <w:rPr>
          <w:rFonts w:ascii="Times New Roman" w:hAnsi="Times New Roman" w:cs="Times New Roman"/>
          <w:sz w:val="24"/>
          <w:szCs w:val="24"/>
        </w:rPr>
      </w:pPr>
      <w:r w:rsidRPr="00256DE4">
        <w:rPr>
          <w:rFonts w:ascii="Times New Roman" w:hAnsi="Times New Roman" w:cs="Times New Roman"/>
          <w:sz w:val="24"/>
          <w:szCs w:val="24"/>
        </w:rPr>
        <w:t>Plausible options for future distributional changes (in relative terms) in response to changes in abundance and to possible environmental changes</w:t>
      </w:r>
      <w:r w:rsidR="000708BD" w:rsidRPr="00256DE4">
        <w:rPr>
          <w:rFonts w:ascii="Times New Roman" w:hAnsi="Times New Roman" w:cs="Times New Roman"/>
          <w:sz w:val="24"/>
          <w:szCs w:val="24"/>
        </w:rPr>
        <w:t xml:space="preserve"> will be considered in a “second round”</w:t>
      </w:r>
      <w:r w:rsidRPr="00256DE4">
        <w:rPr>
          <w:rFonts w:ascii="Times New Roman" w:hAnsi="Times New Roman" w:cs="Times New Roman"/>
          <w:sz w:val="24"/>
          <w:szCs w:val="24"/>
        </w:rPr>
        <w:t>.</w:t>
      </w:r>
    </w:p>
    <w:p w14:paraId="2279D1A0" w14:textId="77777777" w:rsidR="001D16B6" w:rsidRPr="00256DE4" w:rsidRDefault="001D16B6" w:rsidP="001B61C4">
      <w:pPr>
        <w:jc w:val="both"/>
        <w:rPr>
          <w:rFonts w:ascii="Times New Roman" w:hAnsi="Times New Roman" w:cs="Times New Roman"/>
          <w:sz w:val="24"/>
          <w:szCs w:val="24"/>
        </w:rPr>
      </w:pPr>
    </w:p>
    <w:p w14:paraId="366BB5AE" w14:textId="77777777" w:rsidR="00E016A0" w:rsidRPr="00256DE4" w:rsidRDefault="00E016A0" w:rsidP="001B61C4">
      <w:pPr>
        <w:jc w:val="both"/>
        <w:rPr>
          <w:rFonts w:ascii="Times New Roman" w:hAnsi="Times New Roman" w:cs="Times New Roman"/>
          <w:sz w:val="24"/>
          <w:szCs w:val="24"/>
        </w:rPr>
      </w:pPr>
    </w:p>
    <w:p w14:paraId="5D259CE4" w14:textId="77777777" w:rsidR="007E218D" w:rsidRPr="00256DE4" w:rsidRDefault="00AF7796" w:rsidP="00406114">
      <w:pPr>
        <w:pStyle w:val="Heading1"/>
        <w:ind w:left="0"/>
        <w:rPr>
          <w:rFonts w:cs="Times New Roman"/>
          <w:szCs w:val="24"/>
        </w:rPr>
      </w:pPr>
      <w:bookmarkStart w:id="845" w:name="_Toc14467654"/>
      <w:r w:rsidRPr="00256DE4">
        <w:rPr>
          <w:rFonts w:cs="Times New Roman"/>
          <w:szCs w:val="24"/>
        </w:rPr>
        <w:t>FUTURE CATCHES</w:t>
      </w:r>
      <w:bookmarkEnd w:id="845"/>
    </w:p>
    <w:p w14:paraId="41A0151F" w14:textId="292E2289" w:rsidR="007E218D" w:rsidRPr="00256DE4" w:rsidRDefault="00AC1FEE" w:rsidP="00406114">
      <w:pPr>
        <w:pStyle w:val="Heading4"/>
        <w:ind w:left="0"/>
        <w:rPr>
          <w:rFonts w:cs="Times New Roman"/>
          <w:szCs w:val="24"/>
        </w:rPr>
      </w:pPr>
      <w:bookmarkStart w:id="846" w:name="_Toc14467655"/>
      <w:r>
        <w:rPr>
          <w:rFonts w:cs="Times New Roman"/>
          <w:szCs w:val="24"/>
        </w:rPr>
        <w:t>Base Case</w:t>
      </w:r>
      <w:bookmarkEnd w:id="846"/>
    </w:p>
    <w:p w14:paraId="35570B6C" w14:textId="77777777" w:rsidR="007E218D" w:rsidRPr="00256DE4" w:rsidRDefault="007E218D" w:rsidP="00406114">
      <w:pPr>
        <w:pStyle w:val="ListParagraph"/>
        <w:ind w:left="0"/>
        <w:jc w:val="both"/>
        <w:rPr>
          <w:rFonts w:ascii="Times New Roman" w:hAnsi="Times New Roman" w:cs="Times New Roman"/>
          <w:sz w:val="24"/>
          <w:szCs w:val="24"/>
        </w:rPr>
      </w:pPr>
    </w:p>
    <w:p w14:paraId="675DFACF" w14:textId="0AF70846" w:rsidR="007E218D" w:rsidRPr="00256DE4" w:rsidRDefault="00820B53" w:rsidP="003F4443">
      <w:pPr>
        <w:pStyle w:val="ListParagraph"/>
        <w:numPr>
          <w:ilvl w:val="0"/>
          <w:numId w:val="8"/>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 xml:space="preserve">Future catches will be taken to equal future </w:t>
      </w:r>
      <w:r w:rsidR="009D1008" w:rsidRPr="00256DE4">
        <w:rPr>
          <w:rFonts w:ascii="Times New Roman" w:hAnsi="Times New Roman" w:cs="Times New Roman"/>
          <w:sz w:val="24"/>
          <w:szCs w:val="24"/>
        </w:rPr>
        <w:t>TACs (up to a maximum harvest</w:t>
      </w:r>
      <w:r w:rsidR="004D3E63">
        <w:rPr>
          <w:rFonts w:ascii="Times New Roman" w:hAnsi="Times New Roman" w:cs="Times New Roman"/>
          <w:sz w:val="24"/>
          <w:szCs w:val="24"/>
        </w:rPr>
        <w:t xml:space="preserve"> proportion</w:t>
      </w:r>
      <w:r w:rsidR="009D1008" w:rsidRPr="00256DE4">
        <w:rPr>
          <w:rFonts w:ascii="Times New Roman" w:hAnsi="Times New Roman" w:cs="Times New Roman"/>
          <w:sz w:val="24"/>
          <w:szCs w:val="24"/>
        </w:rPr>
        <w:t xml:space="preserve"> </w:t>
      </w:r>
      <m:oMath>
        <m:sSub>
          <m:sSubPr>
            <m:ctrlPr>
              <w:rPr>
                <w:rFonts w:ascii="Cambria Math" w:eastAsia="Times New Roman" w:hAnsi="Cambria Math" w:cs="Times New Roman"/>
                <w:i/>
                <w:sz w:val="24"/>
                <w:szCs w:val="24"/>
                <w:lang w:eastAsia="en-ZA"/>
              </w:rPr>
            </m:ctrlPr>
          </m:sSubPr>
          <m:e>
            <m:r>
              <w:rPr>
                <w:rFonts w:ascii="Cambria Math" w:eastAsia="Times New Roman" w:hAnsi="Cambria Math" w:cs="Times New Roman"/>
                <w:sz w:val="24"/>
                <w:szCs w:val="24"/>
                <w:lang w:eastAsia="en-ZA"/>
              </w:rPr>
              <m:t>U</m:t>
            </m:r>
          </m:e>
          <m:sub>
            <m:r>
              <w:rPr>
                <w:rFonts w:ascii="Cambria Math" w:eastAsia="Times New Roman" w:hAnsi="Cambria Math" w:cs="Times New Roman"/>
                <w:sz w:val="24"/>
                <w:szCs w:val="24"/>
                <w:lang w:eastAsia="en-ZA"/>
              </w:rPr>
              <m:t>max</m:t>
            </m:r>
          </m:sub>
        </m:sSub>
        <m:r>
          <w:rPr>
            <w:rFonts w:ascii="Cambria Math" w:eastAsia="Times New Roman" w:hAnsi="Cambria Math" w:cs="Times New Roman"/>
            <w:sz w:val="24"/>
            <w:szCs w:val="24"/>
            <w:lang w:eastAsia="en-ZA"/>
          </w:rPr>
          <m:t xml:space="preserve">= </m:t>
        </m:r>
      </m:oMath>
      <w:r w:rsidR="00FC61FD" w:rsidRPr="00256DE4">
        <w:rPr>
          <w:rFonts w:ascii="Times New Roman" w:hAnsi="Times New Roman" w:cs="Times New Roman"/>
          <w:sz w:val="24"/>
          <w:szCs w:val="24"/>
        </w:rPr>
        <w:t>90</w:t>
      </w:r>
      <w:r w:rsidR="009D1008" w:rsidRPr="00256DE4">
        <w:rPr>
          <w:rFonts w:ascii="Times New Roman" w:hAnsi="Times New Roman" w:cs="Times New Roman"/>
          <w:sz w:val="24"/>
          <w:szCs w:val="24"/>
        </w:rPr>
        <w:t>%</w:t>
      </w:r>
      <w:r w:rsidR="004D3E63">
        <w:rPr>
          <w:rFonts w:ascii="Times New Roman" w:hAnsi="Times New Roman" w:cs="Times New Roman"/>
          <w:sz w:val="24"/>
          <w:szCs w:val="24"/>
        </w:rPr>
        <w:t xml:space="preserve"> in each stratum-quarter</w:t>
      </w:r>
      <w:r w:rsidR="009D1008" w:rsidRPr="00256DE4">
        <w:rPr>
          <w:rFonts w:ascii="Times New Roman" w:hAnsi="Times New Roman" w:cs="Times New Roman"/>
          <w:sz w:val="24"/>
          <w:szCs w:val="24"/>
        </w:rPr>
        <w:t>).</w:t>
      </w:r>
    </w:p>
    <w:p w14:paraId="1B6BC978" w14:textId="54916DF9" w:rsidR="007E218D" w:rsidRPr="00256DE4" w:rsidRDefault="00820B53" w:rsidP="003F4443">
      <w:pPr>
        <w:pStyle w:val="ListParagraph"/>
        <w:numPr>
          <w:ilvl w:val="0"/>
          <w:numId w:val="8"/>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 xml:space="preserve">The allocation of </w:t>
      </w:r>
      <w:r w:rsidR="00735238" w:rsidRPr="00256DE4">
        <w:rPr>
          <w:rFonts w:ascii="Times New Roman" w:hAnsi="Times New Roman" w:cs="Times New Roman"/>
          <w:sz w:val="24"/>
          <w:szCs w:val="24"/>
        </w:rPr>
        <w:t xml:space="preserve">future </w:t>
      </w:r>
      <w:r w:rsidRPr="00256DE4">
        <w:rPr>
          <w:rFonts w:ascii="Times New Roman" w:hAnsi="Times New Roman" w:cs="Times New Roman"/>
          <w:sz w:val="24"/>
          <w:szCs w:val="24"/>
        </w:rPr>
        <w:t xml:space="preserve">catches amongst fleets will be set equal to the average </w:t>
      </w:r>
      <w:r w:rsidR="004D3E63">
        <w:rPr>
          <w:rFonts w:ascii="Times New Roman" w:hAnsi="Times New Roman" w:cs="Times New Roman"/>
          <w:sz w:val="24"/>
          <w:szCs w:val="24"/>
        </w:rPr>
        <w:t>decided by the Commission for the period</w:t>
      </w:r>
      <w:r w:rsidRPr="00256DE4">
        <w:rPr>
          <w:rFonts w:ascii="Times New Roman" w:hAnsi="Times New Roman" w:cs="Times New Roman"/>
          <w:sz w:val="24"/>
          <w:szCs w:val="24"/>
        </w:rPr>
        <w:t xml:space="preserve"> </w:t>
      </w:r>
      <w:r w:rsidR="00B708B7" w:rsidRPr="00256DE4">
        <w:rPr>
          <w:rFonts w:ascii="Times New Roman" w:hAnsi="Times New Roman" w:cs="Times New Roman"/>
          <w:sz w:val="24"/>
          <w:szCs w:val="24"/>
        </w:rPr>
        <w:t>201</w:t>
      </w:r>
      <w:r w:rsidR="00B708B7">
        <w:rPr>
          <w:rFonts w:ascii="Times New Roman" w:hAnsi="Times New Roman" w:cs="Times New Roman"/>
          <w:sz w:val="24"/>
          <w:szCs w:val="24"/>
        </w:rPr>
        <w:t>7</w:t>
      </w:r>
      <w:r w:rsidRPr="00256DE4">
        <w:rPr>
          <w:rFonts w:ascii="Times New Roman" w:hAnsi="Times New Roman" w:cs="Times New Roman"/>
          <w:sz w:val="24"/>
          <w:szCs w:val="24"/>
        </w:rPr>
        <w:t>-20</w:t>
      </w:r>
      <w:r w:rsidR="00B708B7">
        <w:rPr>
          <w:rFonts w:ascii="Times New Roman" w:hAnsi="Times New Roman" w:cs="Times New Roman"/>
          <w:sz w:val="24"/>
          <w:szCs w:val="24"/>
        </w:rPr>
        <w:t>20 (Table 6.1 below)</w:t>
      </w:r>
      <w:r w:rsidR="003F7C71">
        <w:rPr>
          <w:rFonts w:ascii="Times New Roman" w:hAnsi="Times New Roman" w:cs="Times New Roman"/>
          <w:sz w:val="24"/>
          <w:szCs w:val="24"/>
        </w:rPr>
        <w:t>.</w:t>
      </w:r>
    </w:p>
    <w:p w14:paraId="111CB426" w14:textId="3C3CE292" w:rsidR="007E218D" w:rsidRPr="00256DE4" w:rsidRDefault="00820B53" w:rsidP="003F4443">
      <w:pPr>
        <w:pStyle w:val="ListParagraph"/>
        <w:numPr>
          <w:ilvl w:val="0"/>
          <w:numId w:val="8"/>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 xml:space="preserve">The spatial distribution </w:t>
      </w:r>
      <w:r w:rsidR="00735238" w:rsidRPr="00256DE4">
        <w:rPr>
          <w:rFonts w:ascii="Times New Roman" w:hAnsi="Times New Roman" w:cs="Times New Roman"/>
          <w:sz w:val="24"/>
          <w:szCs w:val="24"/>
        </w:rPr>
        <w:t>(</w:t>
      </w:r>
      <w:r w:rsidR="00011C41">
        <w:rPr>
          <w:rFonts w:ascii="Times New Roman" w:hAnsi="Times New Roman" w:cs="Times New Roman"/>
          <w:sz w:val="24"/>
          <w:szCs w:val="24"/>
        </w:rPr>
        <w:t>Section</w:t>
      </w:r>
      <w:r w:rsidR="00011C41" w:rsidRPr="00256DE4">
        <w:rPr>
          <w:rFonts w:ascii="Times New Roman" w:hAnsi="Times New Roman" w:cs="Times New Roman"/>
          <w:sz w:val="24"/>
          <w:szCs w:val="24"/>
        </w:rPr>
        <w:t xml:space="preserve"> </w:t>
      </w:r>
      <w:r w:rsidR="00735238" w:rsidRPr="00256DE4">
        <w:rPr>
          <w:rFonts w:ascii="Times New Roman" w:hAnsi="Times New Roman" w:cs="Times New Roman"/>
          <w:sz w:val="24"/>
          <w:szCs w:val="24"/>
        </w:rPr>
        <w:t>1) of these future catches will be set equal to the average over 201</w:t>
      </w:r>
      <w:r w:rsidR="0043567C" w:rsidRPr="00256DE4">
        <w:rPr>
          <w:rFonts w:ascii="Times New Roman" w:hAnsi="Times New Roman" w:cs="Times New Roman"/>
          <w:sz w:val="24"/>
          <w:szCs w:val="24"/>
        </w:rPr>
        <w:t>4</w:t>
      </w:r>
      <w:r w:rsidR="00735238" w:rsidRPr="00256DE4">
        <w:rPr>
          <w:rFonts w:ascii="Times New Roman" w:hAnsi="Times New Roman" w:cs="Times New Roman"/>
          <w:sz w:val="24"/>
          <w:szCs w:val="24"/>
        </w:rPr>
        <w:t>-201</w:t>
      </w:r>
      <w:r w:rsidR="0043567C" w:rsidRPr="00256DE4">
        <w:rPr>
          <w:rFonts w:ascii="Times New Roman" w:hAnsi="Times New Roman" w:cs="Times New Roman"/>
          <w:sz w:val="24"/>
          <w:szCs w:val="24"/>
        </w:rPr>
        <w:t>6</w:t>
      </w:r>
      <w:r w:rsidR="00B708B7">
        <w:rPr>
          <w:rFonts w:ascii="Times New Roman" w:hAnsi="Times New Roman" w:cs="Times New Roman"/>
          <w:sz w:val="24"/>
          <w:szCs w:val="24"/>
        </w:rPr>
        <w:t xml:space="preserve"> (last three years of model</w:t>
      </w:r>
      <w:r w:rsidR="003F7C71">
        <w:rPr>
          <w:rFonts w:ascii="Times New Roman" w:hAnsi="Times New Roman" w:cs="Times New Roman"/>
          <w:sz w:val="24"/>
          <w:szCs w:val="24"/>
        </w:rPr>
        <w:t>-</w:t>
      </w:r>
      <w:r w:rsidR="00B708B7">
        <w:rPr>
          <w:rFonts w:ascii="Times New Roman" w:hAnsi="Times New Roman" w:cs="Times New Roman"/>
          <w:sz w:val="24"/>
          <w:szCs w:val="24"/>
        </w:rPr>
        <w:t xml:space="preserve">estimated </w:t>
      </w:r>
      <w:proofErr w:type="spellStart"/>
      <w:r w:rsidR="00B708B7">
        <w:rPr>
          <w:rFonts w:ascii="Times New Roman" w:hAnsi="Times New Roman" w:cs="Times New Roman"/>
          <w:sz w:val="24"/>
          <w:szCs w:val="24"/>
        </w:rPr>
        <w:t>spati</w:t>
      </w:r>
      <w:r w:rsidR="009E3D98">
        <w:rPr>
          <w:rFonts w:ascii="Times New Roman" w:hAnsi="Times New Roman" w:cs="Times New Roman"/>
          <w:sz w:val="24"/>
          <w:szCs w:val="24"/>
        </w:rPr>
        <w:t>o</w:t>
      </w:r>
      <w:proofErr w:type="spellEnd"/>
      <w:r w:rsidR="009E3D98">
        <w:rPr>
          <w:rFonts w:ascii="Times New Roman" w:hAnsi="Times New Roman" w:cs="Times New Roman"/>
          <w:sz w:val="24"/>
          <w:szCs w:val="24"/>
        </w:rPr>
        <w:t>-temporal</w:t>
      </w:r>
      <w:r w:rsidR="00B708B7">
        <w:rPr>
          <w:rFonts w:ascii="Times New Roman" w:hAnsi="Times New Roman" w:cs="Times New Roman"/>
          <w:sz w:val="24"/>
          <w:szCs w:val="24"/>
        </w:rPr>
        <w:t xml:space="preserve"> catch distribution)</w:t>
      </w:r>
      <w:r w:rsidR="003F7C71">
        <w:rPr>
          <w:rFonts w:ascii="Times New Roman" w:hAnsi="Times New Roman" w:cs="Times New Roman"/>
          <w:sz w:val="24"/>
          <w:szCs w:val="24"/>
        </w:rPr>
        <w:t>.</w:t>
      </w:r>
    </w:p>
    <w:p w14:paraId="1537C816" w14:textId="2AA92C79" w:rsidR="007E218D" w:rsidRPr="00256DE4" w:rsidRDefault="00820B53" w:rsidP="003F4443">
      <w:pPr>
        <w:pStyle w:val="ListParagraph"/>
        <w:numPr>
          <w:ilvl w:val="0"/>
          <w:numId w:val="8"/>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The selectivity function for each fleet for the most recent period for which this is estimated in the conditioning of the</w:t>
      </w:r>
      <w:r w:rsidR="00011C41">
        <w:rPr>
          <w:rFonts w:ascii="Times New Roman" w:hAnsi="Times New Roman" w:cs="Times New Roman"/>
          <w:sz w:val="24"/>
          <w:szCs w:val="24"/>
        </w:rPr>
        <w:t xml:space="preserve"> operating model in the</w:t>
      </w:r>
      <w:r w:rsidRPr="00256DE4">
        <w:rPr>
          <w:rFonts w:ascii="Times New Roman" w:hAnsi="Times New Roman" w:cs="Times New Roman"/>
          <w:sz w:val="24"/>
          <w:szCs w:val="24"/>
        </w:rPr>
        <w:t xml:space="preserve"> trial concerned </w:t>
      </w:r>
      <w:r w:rsidR="00735238" w:rsidRPr="00256DE4">
        <w:rPr>
          <w:rFonts w:ascii="Times New Roman" w:hAnsi="Times New Roman" w:cs="Times New Roman"/>
          <w:sz w:val="24"/>
          <w:szCs w:val="24"/>
        </w:rPr>
        <w:t>will b</w:t>
      </w:r>
      <w:r w:rsidRPr="00256DE4">
        <w:rPr>
          <w:rFonts w:ascii="Times New Roman" w:hAnsi="Times New Roman" w:cs="Times New Roman"/>
          <w:sz w:val="24"/>
          <w:szCs w:val="24"/>
        </w:rPr>
        <w:t>e taken to apply for all future years</w:t>
      </w:r>
      <w:r w:rsidR="003F7C71">
        <w:rPr>
          <w:rFonts w:ascii="Times New Roman" w:hAnsi="Times New Roman" w:cs="Times New Roman"/>
          <w:sz w:val="24"/>
          <w:szCs w:val="24"/>
        </w:rPr>
        <w:t>.</w:t>
      </w:r>
    </w:p>
    <w:p w14:paraId="4DE1BA8F" w14:textId="4AD3E519" w:rsidR="00FC61FD" w:rsidRPr="00256DE4" w:rsidRDefault="00FC61FD" w:rsidP="003F4443">
      <w:pPr>
        <w:pStyle w:val="ListParagraph"/>
        <w:numPr>
          <w:ilvl w:val="0"/>
          <w:numId w:val="8"/>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 xml:space="preserve">TAC and catches are fixed into projection model (2017 and after) </w:t>
      </w:r>
      <w:commentRangeStart w:id="847"/>
      <w:r w:rsidRPr="00256DE4">
        <w:rPr>
          <w:rFonts w:ascii="Times New Roman" w:hAnsi="Times New Roman" w:cs="Times New Roman"/>
          <w:sz w:val="24"/>
          <w:szCs w:val="24"/>
        </w:rPr>
        <w:t xml:space="preserve">based on realized catches </w:t>
      </w:r>
      <w:r w:rsidR="00EC785A" w:rsidRPr="00256DE4">
        <w:rPr>
          <w:rFonts w:ascii="Times New Roman" w:hAnsi="Times New Roman" w:cs="Times New Roman"/>
          <w:sz w:val="24"/>
          <w:szCs w:val="24"/>
        </w:rPr>
        <w:t>for 2017</w:t>
      </w:r>
      <w:r w:rsidR="00B708B7">
        <w:rPr>
          <w:rFonts w:ascii="Times New Roman" w:hAnsi="Times New Roman" w:cs="Times New Roman"/>
          <w:sz w:val="24"/>
          <w:szCs w:val="24"/>
        </w:rPr>
        <w:t>-2019</w:t>
      </w:r>
      <w:commentRangeEnd w:id="847"/>
      <w:r w:rsidR="00011C41">
        <w:rPr>
          <w:rStyle w:val="CommentReference"/>
        </w:rPr>
        <w:commentReference w:id="847"/>
      </w:r>
      <w:r w:rsidR="00EC785A" w:rsidRPr="00256DE4">
        <w:rPr>
          <w:rFonts w:ascii="Times New Roman" w:hAnsi="Times New Roman" w:cs="Times New Roman"/>
          <w:sz w:val="24"/>
          <w:szCs w:val="24"/>
        </w:rPr>
        <w:t xml:space="preserve"> and </w:t>
      </w:r>
      <w:r w:rsidR="003F7C71">
        <w:rPr>
          <w:rFonts w:ascii="Times New Roman" w:hAnsi="Times New Roman" w:cs="Times New Roman"/>
          <w:sz w:val="24"/>
          <w:szCs w:val="24"/>
        </w:rPr>
        <w:t>TACs as reflected in</w:t>
      </w:r>
      <w:r w:rsidRPr="00256DE4">
        <w:rPr>
          <w:rFonts w:ascii="Times New Roman" w:hAnsi="Times New Roman" w:cs="Times New Roman"/>
          <w:sz w:val="24"/>
          <w:szCs w:val="24"/>
        </w:rPr>
        <w:t xml:space="preserve"> Rec 17-</w:t>
      </w:r>
      <w:r w:rsidR="00EC785A" w:rsidRPr="00256DE4">
        <w:rPr>
          <w:rFonts w:ascii="Times New Roman" w:hAnsi="Times New Roman" w:cs="Times New Roman"/>
          <w:sz w:val="24"/>
          <w:szCs w:val="24"/>
        </w:rPr>
        <w:t>06,</w:t>
      </w:r>
      <w:r w:rsidRPr="00256DE4">
        <w:rPr>
          <w:rFonts w:ascii="Times New Roman" w:hAnsi="Times New Roman" w:cs="Times New Roman"/>
          <w:sz w:val="24"/>
          <w:szCs w:val="24"/>
        </w:rPr>
        <w:t xml:space="preserve"> 17-</w:t>
      </w:r>
      <w:r w:rsidR="00EC785A" w:rsidRPr="00256DE4">
        <w:rPr>
          <w:rFonts w:ascii="Times New Roman" w:hAnsi="Times New Roman" w:cs="Times New Roman"/>
          <w:sz w:val="24"/>
          <w:szCs w:val="24"/>
        </w:rPr>
        <w:t>07, and 18-</w:t>
      </w:r>
      <w:ins w:id="848" w:author="Nicholas Duprey" w:date="2019-08-01T12:01:00Z">
        <w:r w:rsidR="00CC768E">
          <w:rPr>
            <w:rFonts w:ascii="Times New Roman" w:hAnsi="Times New Roman" w:cs="Times New Roman"/>
            <w:sz w:val="24"/>
            <w:szCs w:val="24"/>
          </w:rPr>
          <w:t>02</w:t>
        </w:r>
      </w:ins>
      <w:del w:id="849" w:author="Nicholas Duprey" w:date="2019-08-01T12:01:00Z">
        <w:r w:rsidR="00EC785A" w:rsidRPr="00256DE4" w:rsidDel="00CC768E">
          <w:rPr>
            <w:rFonts w:ascii="Times New Roman" w:hAnsi="Times New Roman" w:cs="Times New Roman"/>
            <w:sz w:val="24"/>
            <w:szCs w:val="24"/>
          </w:rPr>
          <w:delText>xx</w:delText>
        </w:r>
      </w:del>
      <w:r w:rsidRPr="00256DE4">
        <w:rPr>
          <w:rFonts w:ascii="Times New Roman" w:hAnsi="Times New Roman" w:cs="Times New Roman"/>
          <w:sz w:val="24"/>
          <w:szCs w:val="24"/>
        </w:rPr>
        <w:t xml:space="preserve">. </w:t>
      </w:r>
    </w:p>
    <w:p w14:paraId="5E8D2027" w14:textId="291A9AA8" w:rsidR="00735238" w:rsidRDefault="00735238" w:rsidP="001B61C4">
      <w:pPr>
        <w:jc w:val="both"/>
        <w:rPr>
          <w:rFonts w:ascii="Times New Roman" w:hAnsi="Times New Roman" w:cs="Times New Roman"/>
          <w:sz w:val="24"/>
          <w:szCs w:val="24"/>
        </w:rPr>
      </w:pPr>
    </w:p>
    <w:p w14:paraId="7CABF93E" w14:textId="6C85B409" w:rsidR="00B708B7" w:rsidRDefault="00A503C3" w:rsidP="001B61C4">
      <w:pPr>
        <w:jc w:val="both"/>
        <w:rPr>
          <w:rFonts w:ascii="Times New Roman" w:hAnsi="Times New Roman" w:cs="Times New Roman"/>
          <w:sz w:val="24"/>
          <w:szCs w:val="24"/>
        </w:rPr>
      </w:pPr>
      <w:commentRangeStart w:id="850"/>
      <w:commentRangeEnd w:id="850"/>
      <w:r>
        <w:rPr>
          <w:rStyle w:val="CommentReference"/>
        </w:rPr>
        <w:commentReference w:id="850"/>
      </w:r>
    </w:p>
    <w:p w14:paraId="6058A87E" w14:textId="46D2A596" w:rsidR="00B708B7" w:rsidRDefault="00B708B7" w:rsidP="001B61C4">
      <w:pPr>
        <w:jc w:val="both"/>
        <w:rPr>
          <w:rFonts w:ascii="Times New Roman" w:hAnsi="Times New Roman" w:cs="Times New Roman"/>
          <w:sz w:val="24"/>
          <w:szCs w:val="24"/>
        </w:rPr>
      </w:pPr>
      <w:r>
        <w:rPr>
          <w:rFonts w:ascii="Times New Roman" w:hAnsi="Times New Roman" w:cs="Times New Roman"/>
          <w:sz w:val="24"/>
          <w:szCs w:val="24"/>
        </w:rPr>
        <w:t>Table 6.1. Recent allocations (t</w:t>
      </w:r>
      <w:r w:rsidR="00277AFF">
        <w:rPr>
          <w:rFonts w:ascii="Times New Roman" w:hAnsi="Times New Roman" w:cs="Times New Roman"/>
          <w:sz w:val="24"/>
          <w:szCs w:val="24"/>
        </w:rPr>
        <w:t>ons</w:t>
      </w:r>
      <w:r>
        <w:rPr>
          <w:rFonts w:ascii="Times New Roman" w:hAnsi="Times New Roman" w:cs="Times New Roman"/>
          <w:sz w:val="24"/>
          <w:szCs w:val="24"/>
        </w:rPr>
        <w:t xml:space="preserve">) by </w:t>
      </w:r>
      <w:commentRangeStart w:id="851"/>
      <w:commentRangeStart w:id="852"/>
      <w:r>
        <w:rPr>
          <w:rFonts w:ascii="Times New Roman" w:hAnsi="Times New Roman" w:cs="Times New Roman"/>
          <w:sz w:val="24"/>
          <w:szCs w:val="24"/>
        </w:rPr>
        <w:t>fleet</w:t>
      </w:r>
      <w:commentRangeEnd w:id="851"/>
      <w:r>
        <w:rPr>
          <w:rStyle w:val="CommentReference"/>
        </w:rPr>
        <w:commentReference w:id="851"/>
      </w:r>
      <w:commentRangeEnd w:id="852"/>
      <w:r w:rsidR="0096475F">
        <w:rPr>
          <w:rStyle w:val="CommentReference"/>
        </w:rPr>
        <w:commentReference w:id="852"/>
      </w:r>
    </w:p>
    <w:p w14:paraId="596B8679" w14:textId="0D12BF01" w:rsidR="00B708B7" w:rsidRDefault="00B708B7" w:rsidP="001B61C4">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36"/>
        <w:gridCol w:w="1169"/>
        <w:gridCol w:w="727"/>
        <w:gridCol w:w="2792"/>
        <w:gridCol w:w="913"/>
        <w:gridCol w:w="891"/>
        <w:gridCol w:w="1008"/>
        <w:gridCol w:w="970"/>
      </w:tblGrid>
      <w:tr w:rsidR="00B41A0D" w:rsidRPr="00B708B7" w14:paraId="1A36E8F2" w14:textId="77777777" w:rsidTr="004B5A28">
        <w:trPr>
          <w:trHeight w:val="288"/>
        </w:trPr>
        <w:tc>
          <w:tcPr>
            <w:tcW w:w="435" w:type="dxa"/>
            <w:noWrap/>
            <w:hideMark/>
          </w:tcPr>
          <w:p w14:paraId="02BADFBA" w14:textId="77777777" w:rsidR="00B708B7" w:rsidRPr="008B446F" w:rsidRDefault="00B708B7" w:rsidP="00B708B7">
            <w:pPr>
              <w:jc w:val="both"/>
              <w:rPr>
                <w:rFonts w:ascii="Times New Roman" w:hAnsi="Times New Roman" w:cs="Times New Roman"/>
                <w:b/>
                <w:bCs/>
                <w:sz w:val="18"/>
                <w:szCs w:val="18"/>
              </w:rPr>
            </w:pPr>
            <w:r w:rsidRPr="008B446F">
              <w:rPr>
                <w:rFonts w:ascii="Times New Roman" w:hAnsi="Times New Roman" w:cs="Times New Roman"/>
                <w:b/>
                <w:bCs/>
                <w:sz w:val="18"/>
                <w:szCs w:val="18"/>
              </w:rPr>
              <w:t>No</w:t>
            </w:r>
          </w:p>
        </w:tc>
        <w:tc>
          <w:tcPr>
            <w:tcW w:w="1169" w:type="dxa"/>
            <w:noWrap/>
            <w:hideMark/>
          </w:tcPr>
          <w:p w14:paraId="56258EB4" w14:textId="77777777" w:rsidR="00B708B7" w:rsidRPr="008B446F" w:rsidRDefault="00B708B7" w:rsidP="00B708B7">
            <w:pPr>
              <w:jc w:val="both"/>
              <w:rPr>
                <w:rFonts w:ascii="Times New Roman" w:hAnsi="Times New Roman" w:cs="Times New Roman"/>
                <w:b/>
                <w:bCs/>
                <w:sz w:val="18"/>
                <w:szCs w:val="18"/>
              </w:rPr>
            </w:pPr>
            <w:r w:rsidRPr="008B446F">
              <w:rPr>
                <w:rFonts w:ascii="Times New Roman" w:hAnsi="Times New Roman" w:cs="Times New Roman"/>
                <w:b/>
                <w:bCs/>
                <w:sz w:val="18"/>
                <w:szCs w:val="18"/>
              </w:rPr>
              <w:t>Fleet</w:t>
            </w:r>
          </w:p>
        </w:tc>
        <w:tc>
          <w:tcPr>
            <w:tcW w:w="727" w:type="dxa"/>
            <w:noWrap/>
            <w:hideMark/>
          </w:tcPr>
          <w:p w14:paraId="79E068B4" w14:textId="1AE1EF28" w:rsidR="00B708B7" w:rsidRPr="008B446F" w:rsidRDefault="00B708B7" w:rsidP="00B708B7">
            <w:pPr>
              <w:jc w:val="both"/>
              <w:rPr>
                <w:rFonts w:ascii="Times New Roman" w:hAnsi="Times New Roman" w:cs="Times New Roman"/>
                <w:b/>
                <w:bCs/>
                <w:sz w:val="18"/>
                <w:szCs w:val="18"/>
              </w:rPr>
            </w:pPr>
            <w:r w:rsidRPr="008B446F">
              <w:rPr>
                <w:rFonts w:ascii="Times New Roman" w:hAnsi="Times New Roman" w:cs="Times New Roman"/>
                <w:b/>
                <w:bCs/>
                <w:sz w:val="18"/>
                <w:szCs w:val="18"/>
              </w:rPr>
              <w:t>Area</w:t>
            </w:r>
            <w:ins w:id="853" w:author="Nicholas Duprey" w:date="2019-07-30T10:09:00Z">
              <w:r w:rsidR="00B41A0D">
                <w:rPr>
                  <w:rFonts w:ascii="Times New Roman" w:hAnsi="Times New Roman" w:cs="Times New Roman"/>
                  <w:b/>
                  <w:bCs/>
                  <w:sz w:val="18"/>
                  <w:szCs w:val="18"/>
                </w:rPr>
                <w:t xml:space="preserve"> </w:t>
              </w:r>
            </w:ins>
            <w:r w:rsidRPr="008B446F">
              <w:rPr>
                <w:rFonts w:ascii="Times New Roman" w:hAnsi="Times New Roman" w:cs="Times New Roman"/>
                <w:b/>
                <w:bCs/>
                <w:sz w:val="18"/>
                <w:szCs w:val="18"/>
              </w:rPr>
              <w:t>(East, Med, West)</w:t>
            </w:r>
          </w:p>
        </w:tc>
        <w:tc>
          <w:tcPr>
            <w:tcW w:w="2792" w:type="dxa"/>
            <w:noWrap/>
            <w:hideMark/>
          </w:tcPr>
          <w:p w14:paraId="311DC604" w14:textId="2155D168" w:rsidR="00B708B7" w:rsidRPr="008B446F" w:rsidRDefault="00B41A0D" w:rsidP="00B708B7">
            <w:pPr>
              <w:jc w:val="both"/>
              <w:rPr>
                <w:rFonts w:ascii="Times New Roman" w:hAnsi="Times New Roman" w:cs="Times New Roman"/>
                <w:b/>
                <w:bCs/>
                <w:sz w:val="18"/>
                <w:szCs w:val="18"/>
              </w:rPr>
            </w:pPr>
            <w:ins w:id="854" w:author="Nicholas Duprey" w:date="2019-07-30T10:10:00Z">
              <w:r>
                <w:rPr>
                  <w:rFonts w:ascii="Times New Roman" w:hAnsi="Times New Roman" w:cs="Times New Roman"/>
                  <w:b/>
                  <w:bCs/>
                  <w:sz w:val="18"/>
                  <w:szCs w:val="18"/>
                </w:rPr>
                <w:t>C</w:t>
              </w:r>
            </w:ins>
            <w:del w:id="855" w:author="Nicholas Duprey" w:date="2019-07-30T10:10:00Z">
              <w:r w:rsidR="00B708B7" w:rsidRPr="008B446F" w:rsidDel="00B41A0D">
                <w:rPr>
                  <w:rFonts w:ascii="Times New Roman" w:hAnsi="Times New Roman" w:cs="Times New Roman"/>
                  <w:b/>
                  <w:bCs/>
                  <w:sz w:val="18"/>
                  <w:szCs w:val="18"/>
                </w:rPr>
                <w:delText>c</w:delText>
              </w:r>
            </w:del>
            <w:r w:rsidR="00B708B7" w:rsidRPr="008B446F">
              <w:rPr>
                <w:rFonts w:ascii="Times New Roman" w:hAnsi="Times New Roman" w:cs="Times New Roman"/>
                <w:b/>
                <w:bCs/>
                <w:sz w:val="18"/>
                <w:szCs w:val="18"/>
              </w:rPr>
              <w:t>ountry</w:t>
            </w:r>
          </w:p>
        </w:tc>
        <w:tc>
          <w:tcPr>
            <w:tcW w:w="913" w:type="dxa"/>
            <w:noWrap/>
            <w:hideMark/>
          </w:tcPr>
          <w:p w14:paraId="5E424E69" w14:textId="77777777" w:rsidR="00B708B7" w:rsidRPr="008B446F" w:rsidRDefault="00B708B7" w:rsidP="00B708B7">
            <w:pPr>
              <w:jc w:val="both"/>
              <w:rPr>
                <w:rFonts w:ascii="Times New Roman" w:hAnsi="Times New Roman" w:cs="Times New Roman"/>
                <w:b/>
                <w:bCs/>
                <w:sz w:val="18"/>
                <w:szCs w:val="18"/>
              </w:rPr>
            </w:pPr>
            <w:r w:rsidRPr="008B446F">
              <w:rPr>
                <w:rFonts w:ascii="Times New Roman" w:hAnsi="Times New Roman" w:cs="Times New Roman"/>
                <w:b/>
                <w:bCs/>
                <w:sz w:val="18"/>
                <w:szCs w:val="18"/>
              </w:rPr>
              <w:t>2017</w:t>
            </w:r>
          </w:p>
        </w:tc>
        <w:tc>
          <w:tcPr>
            <w:tcW w:w="891" w:type="dxa"/>
            <w:noWrap/>
            <w:hideMark/>
          </w:tcPr>
          <w:p w14:paraId="30C6EC82" w14:textId="77777777" w:rsidR="00B708B7" w:rsidRPr="008B446F" w:rsidRDefault="00B708B7" w:rsidP="00B708B7">
            <w:pPr>
              <w:jc w:val="both"/>
              <w:rPr>
                <w:rFonts w:ascii="Times New Roman" w:hAnsi="Times New Roman" w:cs="Times New Roman"/>
                <w:b/>
                <w:bCs/>
                <w:sz w:val="18"/>
                <w:szCs w:val="18"/>
              </w:rPr>
            </w:pPr>
            <w:r w:rsidRPr="008B446F">
              <w:rPr>
                <w:rFonts w:ascii="Times New Roman" w:hAnsi="Times New Roman" w:cs="Times New Roman"/>
                <w:b/>
                <w:bCs/>
                <w:sz w:val="18"/>
                <w:szCs w:val="18"/>
              </w:rPr>
              <w:t>2018</w:t>
            </w:r>
          </w:p>
        </w:tc>
        <w:tc>
          <w:tcPr>
            <w:tcW w:w="1008" w:type="dxa"/>
            <w:noWrap/>
            <w:hideMark/>
          </w:tcPr>
          <w:p w14:paraId="5A6C1350" w14:textId="77777777" w:rsidR="00B708B7" w:rsidRPr="008B446F" w:rsidRDefault="00B708B7" w:rsidP="00B708B7">
            <w:pPr>
              <w:jc w:val="both"/>
              <w:rPr>
                <w:rFonts w:ascii="Times New Roman" w:hAnsi="Times New Roman" w:cs="Times New Roman"/>
                <w:b/>
                <w:bCs/>
                <w:sz w:val="18"/>
                <w:szCs w:val="18"/>
              </w:rPr>
            </w:pPr>
            <w:r w:rsidRPr="008B446F">
              <w:rPr>
                <w:rFonts w:ascii="Times New Roman" w:hAnsi="Times New Roman" w:cs="Times New Roman"/>
                <w:b/>
                <w:bCs/>
                <w:sz w:val="18"/>
                <w:szCs w:val="18"/>
              </w:rPr>
              <w:t>2019</w:t>
            </w:r>
          </w:p>
        </w:tc>
        <w:tc>
          <w:tcPr>
            <w:tcW w:w="970" w:type="dxa"/>
            <w:noWrap/>
            <w:hideMark/>
          </w:tcPr>
          <w:p w14:paraId="7F2DC6F7" w14:textId="77777777" w:rsidR="00B708B7" w:rsidRPr="008B446F" w:rsidRDefault="00B708B7" w:rsidP="00B708B7">
            <w:pPr>
              <w:jc w:val="both"/>
              <w:rPr>
                <w:rFonts w:ascii="Times New Roman" w:hAnsi="Times New Roman" w:cs="Times New Roman"/>
                <w:b/>
                <w:bCs/>
                <w:sz w:val="18"/>
                <w:szCs w:val="18"/>
              </w:rPr>
            </w:pPr>
            <w:r w:rsidRPr="008B446F">
              <w:rPr>
                <w:rFonts w:ascii="Times New Roman" w:hAnsi="Times New Roman" w:cs="Times New Roman"/>
                <w:b/>
                <w:bCs/>
                <w:sz w:val="18"/>
                <w:szCs w:val="18"/>
              </w:rPr>
              <w:t>2020</w:t>
            </w:r>
          </w:p>
        </w:tc>
      </w:tr>
      <w:tr w:rsidR="00B41A0D" w:rsidRPr="00B708B7" w14:paraId="3BD8AE08" w14:textId="77777777" w:rsidTr="004B5A28">
        <w:trPr>
          <w:trHeight w:val="288"/>
        </w:trPr>
        <w:tc>
          <w:tcPr>
            <w:tcW w:w="435" w:type="dxa"/>
            <w:noWrap/>
            <w:hideMark/>
          </w:tcPr>
          <w:p w14:paraId="47933F17"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1</w:t>
            </w:r>
          </w:p>
        </w:tc>
        <w:tc>
          <w:tcPr>
            <w:tcW w:w="1169" w:type="dxa"/>
            <w:noWrap/>
            <w:hideMark/>
          </w:tcPr>
          <w:p w14:paraId="76E83184"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LLOTH</w:t>
            </w:r>
          </w:p>
        </w:tc>
        <w:tc>
          <w:tcPr>
            <w:tcW w:w="727" w:type="dxa"/>
            <w:noWrap/>
            <w:hideMark/>
          </w:tcPr>
          <w:p w14:paraId="44C07ED4"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Med</w:t>
            </w:r>
          </w:p>
        </w:tc>
        <w:tc>
          <w:tcPr>
            <w:tcW w:w="2792" w:type="dxa"/>
            <w:noWrap/>
            <w:hideMark/>
          </w:tcPr>
          <w:p w14:paraId="27CE57D2"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all others except Japan</w:t>
            </w:r>
          </w:p>
        </w:tc>
        <w:tc>
          <w:tcPr>
            <w:tcW w:w="913" w:type="dxa"/>
            <w:noWrap/>
            <w:hideMark/>
          </w:tcPr>
          <w:p w14:paraId="320BCDBC"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1183.78</w:t>
            </w:r>
          </w:p>
        </w:tc>
        <w:tc>
          <w:tcPr>
            <w:tcW w:w="891" w:type="dxa"/>
            <w:noWrap/>
            <w:hideMark/>
          </w:tcPr>
          <w:p w14:paraId="09E072DA"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1809.659</w:t>
            </w:r>
          </w:p>
        </w:tc>
        <w:tc>
          <w:tcPr>
            <w:tcW w:w="1008" w:type="dxa"/>
            <w:noWrap/>
            <w:hideMark/>
          </w:tcPr>
          <w:p w14:paraId="02A2C89A"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2068.915</w:t>
            </w:r>
          </w:p>
        </w:tc>
        <w:tc>
          <w:tcPr>
            <w:tcW w:w="970" w:type="dxa"/>
            <w:noWrap/>
            <w:hideMark/>
          </w:tcPr>
          <w:p w14:paraId="39F66049"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2310.203</w:t>
            </w:r>
          </w:p>
        </w:tc>
      </w:tr>
      <w:tr w:rsidR="00B41A0D" w:rsidRPr="00B708B7" w14:paraId="096C75C5" w14:textId="77777777" w:rsidTr="004B5A28">
        <w:trPr>
          <w:trHeight w:val="288"/>
        </w:trPr>
        <w:tc>
          <w:tcPr>
            <w:tcW w:w="435" w:type="dxa"/>
            <w:noWrap/>
            <w:hideMark/>
          </w:tcPr>
          <w:p w14:paraId="02994DC4"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1</w:t>
            </w:r>
          </w:p>
        </w:tc>
        <w:tc>
          <w:tcPr>
            <w:tcW w:w="1169" w:type="dxa"/>
            <w:noWrap/>
            <w:hideMark/>
          </w:tcPr>
          <w:p w14:paraId="4E48F80C"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LLOTH</w:t>
            </w:r>
          </w:p>
        </w:tc>
        <w:tc>
          <w:tcPr>
            <w:tcW w:w="727" w:type="dxa"/>
            <w:noWrap/>
            <w:hideMark/>
          </w:tcPr>
          <w:p w14:paraId="6060C5C4"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East</w:t>
            </w:r>
          </w:p>
        </w:tc>
        <w:tc>
          <w:tcPr>
            <w:tcW w:w="2792" w:type="dxa"/>
            <w:noWrap/>
            <w:hideMark/>
          </w:tcPr>
          <w:p w14:paraId="7B8FE623"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all others except Japan</w:t>
            </w:r>
          </w:p>
        </w:tc>
        <w:tc>
          <w:tcPr>
            <w:tcW w:w="913" w:type="dxa"/>
            <w:noWrap/>
            <w:hideMark/>
          </w:tcPr>
          <w:p w14:paraId="5A7CC92B"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303.1159</w:t>
            </w:r>
          </w:p>
        </w:tc>
        <w:tc>
          <w:tcPr>
            <w:tcW w:w="891" w:type="dxa"/>
            <w:noWrap/>
            <w:hideMark/>
          </w:tcPr>
          <w:p w14:paraId="003E6B97"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344.9436</w:t>
            </w:r>
          </w:p>
        </w:tc>
        <w:tc>
          <w:tcPr>
            <w:tcW w:w="1008" w:type="dxa"/>
            <w:noWrap/>
            <w:hideMark/>
          </w:tcPr>
          <w:p w14:paraId="75B221B8"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471.8561</w:t>
            </w:r>
          </w:p>
        </w:tc>
        <w:tc>
          <w:tcPr>
            <w:tcW w:w="970" w:type="dxa"/>
            <w:noWrap/>
            <w:hideMark/>
          </w:tcPr>
          <w:p w14:paraId="4DC493F1"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548.7152</w:t>
            </w:r>
          </w:p>
        </w:tc>
      </w:tr>
      <w:tr w:rsidR="00B41A0D" w:rsidRPr="00B708B7" w14:paraId="5F8769B9" w14:textId="77777777" w:rsidTr="004B5A28">
        <w:trPr>
          <w:trHeight w:val="288"/>
        </w:trPr>
        <w:tc>
          <w:tcPr>
            <w:tcW w:w="435" w:type="dxa"/>
            <w:noWrap/>
            <w:hideMark/>
          </w:tcPr>
          <w:p w14:paraId="20EECBA7"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1</w:t>
            </w:r>
          </w:p>
        </w:tc>
        <w:tc>
          <w:tcPr>
            <w:tcW w:w="1169" w:type="dxa"/>
            <w:noWrap/>
            <w:hideMark/>
          </w:tcPr>
          <w:p w14:paraId="04078B48"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LLOTH</w:t>
            </w:r>
          </w:p>
        </w:tc>
        <w:tc>
          <w:tcPr>
            <w:tcW w:w="727" w:type="dxa"/>
            <w:noWrap/>
            <w:hideMark/>
          </w:tcPr>
          <w:p w14:paraId="3076F2D1"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West</w:t>
            </w:r>
          </w:p>
        </w:tc>
        <w:tc>
          <w:tcPr>
            <w:tcW w:w="2792" w:type="dxa"/>
            <w:noWrap/>
            <w:hideMark/>
          </w:tcPr>
          <w:p w14:paraId="5E4E1577"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all others except Japan</w:t>
            </w:r>
          </w:p>
        </w:tc>
        <w:tc>
          <w:tcPr>
            <w:tcW w:w="913" w:type="dxa"/>
            <w:noWrap/>
            <w:hideMark/>
          </w:tcPr>
          <w:p w14:paraId="749A5264"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224.7676</w:t>
            </w:r>
          </w:p>
        </w:tc>
        <w:tc>
          <w:tcPr>
            <w:tcW w:w="891" w:type="dxa"/>
            <w:noWrap/>
            <w:hideMark/>
          </w:tcPr>
          <w:p w14:paraId="5F57B033"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323.0225</w:t>
            </w:r>
          </w:p>
        </w:tc>
        <w:tc>
          <w:tcPr>
            <w:tcW w:w="1008" w:type="dxa"/>
            <w:noWrap/>
            <w:hideMark/>
          </w:tcPr>
          <w:p w14:paraId="420F87B1"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323.0225</w:t>
            </w:r>
          </w:p>
        </w:tc>
        <w:tc>
          <w:tcPr>
            <w:tcW w:w="970" w:type="dxa"/>
            <w:noWrap/>
            <w:hideMark/>
          </w:tcPr>
          <w:p w14:paraId="68D5721B"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323.0225</w:t>
            </w:r>
          </w:p>
        </w:tc>
      </w:tr>
      <w:tr w:rsidR="00B41A0D" w:rsidRPr="00B708B7" w14:paraId="07E6BE2D" w14:textId="77777777" w:rsidTr="004B5A28">
        <w:trPr>
          <w:trHeight w:val="288"/>
        </w:trPr>
        <w:tc>
          <w:tcPr>
            <w:tcW w:w="435" w:type="dxa"/>
            <w:noWrap/>
            <w:hideMark/>
          </w:tcPr>
          <w:p w14:paraId="68EFB7F8"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2</w:t>
            </w:r>
          </w:p>
        </w:tc>
        <w:tc>
          <w:tcPr>
            <w:tcW w:w="1169" w:type="dxa"/>
            <w:noWrap/>
            <w:hideMark/>
          </w:tcPr>
          <w:p w14:paraId="4F719629"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LLJPN</w:t>
            </w:r>
          </w:p>
        </w:tc>
        <w:tc>
          <w:tcPr>
            <w:tcW w:w="727" w:type="dxa"/>
            <w:noWrap/>
            <w:hideMark/>
          </w:tcPr>
          <w:p w14:paraId="539A8067"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East</w:t>
            </w:r>
          </w:p>
        </w:tc>
        <w:tc>
          <w:tcPr>
            <w:tcW w:w="2792" w:type="dxa"/>
            <w:noWrap/>
            <w:hideMark/>
          </w:tcPr>
          <w:p w14:paraId="693CE3A1"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Japan</w:t>
            </w:r>
          </w:p>
        </w:tc>
        <w:tc>
          <w:tcPr>
            <w:tcW w:w="913" w:type="dxa"/>
            <w:noWrap/>
            <w:hideMark/>
          </w:tcPr>
          <w:p w14:paraId="5FF58D20"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1910.61</w:t>
            </w:r>
          </w:p>
        </w:tc>
        <w:tc>
          <w:tcPr>
            <w:tcW w:w="891" w:type="dxa"/>
            <w:noWrap/>
            <w:hideMark/>
          </w:tcPr>
          <w:p w14:paraId="6A33E535"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2279</w:t>
            </w:r>
          </w:p>
        </w:tc>
        <w:tc>
          <w:tcPr>
            <w:tcW w:w="1008" w:type="dxa"/>
            <w:noWrap/>
            <w:hideMark/>
          </w:tcPr>
          <w:p w14:paraId="63ED0143"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2528</w:t>
            </w:r>
          </w:p>
        </w:tc>
        <w:tc>
          <w:tcPr>
            <w:tcW w:w="970" w:type="dxa"/>
            <w:noWrap/>
            <w:hideMark/>
          </w:tcPr>
          <w:p w14:paraId="16564D78"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2801</w:t>
            </w:r>
          </w:p>
        </w:tc>
      </w:tr>
      <w:tr w:rsidR="00B41A0D" w:rsidRPr="00B708B7" w14:paraId="1817B5B7" w14:textId="77777777" w:rsidTr="004B5A28">
        <w:trPr>
          <w:trHeight w:val="288"/>
        </w:trPr>
        <w:tc>
          <w:tcPr>
            <w:tcW w:w="435" w:type="dxa"/>
            <w:noWrap/>
            <w:hideMark/>
          </w:tcPr>
          <w:p w14:paraId="3A1A860F"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2</w:t>
            </w:r>
          </w:p>
        </w:tc>
        <w:tc>
          <w:tcPr>
            <w:tcW w:w="1169" w:type="dxa"/>
            <w:noWrap/>
            <w:hideMark/>
          </w:tcPr>
          <w:p w14:paraId="2695D2C1"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LLJPN</w:t>
            </w:r>
          </w:p>
        </w:tc>
        <w:tc>
          <w:tcPr>
            <w:tcW w:w="727" w:type="dxa"/>
            <w:noWrap/>
            <w:hideMark/>
          </w:tcPr>
          <w:p w14:paraId="5CC2FFC4"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West</w:t>
            </w:r>
          </w:p>
        </w:tc>
        <w:tc>
          <w:tcPr>
            <w:tcW w:w="2792" w:type="dxa"/>
            <w:noWrap/>
            <w:hideMark/>
          </w:tcPr>
          <w:p w14:paraId="3FDAF13F"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Japan</w:t>
            </w:r>
          </w:p>
        </w:tc>
        <w:tc>
          <w:tcPr>
            <w:tcW w:w="913" w:type="dxa"/>
            <w:noWrap/>
            <w:hideMark/>
          </w:tcPr>
          <w:p w14:paraId="4D65DF11"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345.8273</w:t>
            </w:r>
          </w:p>
        </w:tc>
        <w:tc>
          <w:tcPr>
            <w:tcW w:w="891" w:type="dxa"/>
            <w:noWrap/>
            <w:hideMark/>
          </w:tcPr>
          <w:p w14:paraId="582B7F91"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407.48</w:t>
            </w:r>
          </w:p>
        </w:tc>
        <w:tc>
          <w:tcPr>
            <w:tcW w:w="1008" w:type="dxa"/>
            <w:noWrap/>
            <w:hideMark/>
          </w:tcPr>
          <w:p w14:paraId="17C9C933"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407.48</w:t>
            </w:r>
          </w:p>
        </w:tc>
        <w:tc>
          <w:tcPr>
            <w:tcW w:w="970" w:type="dxa"/>
            <w:noWrap/>
            <w:hideMark/>
          </w:tcPr>
          <w:p w14:paraId="3338761B"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407.48</w:t>
            </w:r>
          </w:p>
        </w:tc>
      </w:tr>
      <w:tr w:rsidR="00B41A0D" w:rsidRPr="00B708B7" w14:paraId="1AD2DC4F" w14:textId="77777777" w:rsidTr="004B5A28">
        <w:trPr>
          <w:trHeight w:val="288"/>
        </w:trPr>
        <w:tc>
          <w:tcPr>
            <w:tcW w:w="435" w:type="dxa"/>
            <w:noWrap/>
            <w:hideMark/>
          </w:tcPr>
          <w:p w14:paraId="60A2E108"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4</w:t>
            </w:r>
          </w:p>
        </w:tc>
        <w:tc>
          <w:tcPr>
            <w:tcW w:w="1169" w:type="dxa"/>
            <w:noWrap/>
            <w:hideMark/>
          </w:tcPr>
          <w:p w14:paraId="639FC88B" w14:textId="77777777" w:rsidR="00B708B7" w:rsidRPr="008B446F" w:rsidRDefault="00B708B7" w:rsidP="00B708B7">
            <w:pPr>
              <w:jc w:val="both"/>
              <w:rPr>
                <w:rFonts w:ascii="Times New Roman" w:hAnsi="Times New Roman" w:cs="Times New Roman"/>
                <w:sz w:val="18"/>
                <w:szCs w:val="18"/>
              </w:rPr>
            </w:pPr>
            <w:proofErr w:type="spellStart"/>
            <w:r w:rsidRPr="008B446F">
              <w:rPr>
                <w:rFonts w:ascii="Times New Roman" w:hAnsi="Times New Roman" w:cs="Times New Roman"/>
                <w:sz w:val="18"/>
                <w:szCs w:val="18"/>
              </w:rPr>
              <w:t>BBnew</w:t>
            </w:r>
            <w:proofErr w:type="spellEnd"/>
          </w:p>
        </w:tc>
        <w:tc>
          <w:tcPr>
            <w:tcW w:w="727" w:type="dxa"/>
            <w:noWrap/>
            <w:hideMark/>
          </w:tcPr>
          <w:p w14:paraId="03DD7822"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East</w:t>
            </w:r>
          </w:p>
        </w:tc>
        <w:tc>
          <w:tcPr>
            <w:tcW w:w="2792" w:type="dxa"/>
            <w:noWrap/>
            <w:hideMark/>
          </w:tcPr>
          <w:p w14:paraId="62565896"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France and Spain in Bay of Biscay</w:t>
            </w:r>
          </w:p>
        </w:tc>
        <w:tc>
          <w:tcPr>
            <w:tcW w:w="913" w:type="dxa"/>
            <w:noWrap/>
            <w:hideMark/>
          </w:tcPr>
          <w:p w14:paraId="25916117"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867.1738</w:t>
            </w:r>
          </w:p>
        </w:tc>
        <w:tc>
          <w:tcPr>
            <w:tcW w:w="891" w:type="dxa"/>
            <w:noWrap/>
            <w:hideMark/>
          </w:tcPr>
          <w:p w14:paraId="554666BA"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1063.048</w:t>
            </w:r>
          </w:p>
        </w:tc>
        <w:tc>
          <w:tcPr>
            <w:tcW w:w="1008" w:type="dxa"/>
            <w:noWrap/>
            <w:hideMark/>
          </w:tcPr>
          <w:p w14:paraId="08DFD054"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1176.124</w:t>
            </w:r>
          </w:p>
        </w:tc>
        <w:tc>
          <w:tcPr>
            <w:tcW w:w="970" w:type="dxa"/>
            <w:noWrap/>
            <w:hideMark/>
          </w:tcPr>
          <w:p w14:paraId="0D47E96E"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1298.459</w:t>
            </w:r>
          </w:p>
        </w:tc>
      </w:tr>
      <w:tr w:rsidR="00B41A0D" w:rsidRPr="00B708B7" w14:paraId="578FB030" w14:textId="77777777" w:rsidTr="004B5A28">
        <w:trPr>
          <w:trHeight w:val="288"/>
        </w:trPr>
        <w:tc>
          <w:tcPr>
            <w:tcW w:w="435" w:type="dxa"/>
            <w:noWrap/>
            <w:hideMark/>
          </w:tcPr>
          <w:p w14:paraId="265A70C8"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7</w:t>
            </w:r>
          </w:p>
        </w:tc>
        <w:tc>
          <w:tcPr>
            <w:tcW w:w="1169" w:type="dxa"/>
            <w:noWrap/>
            <w:hideMark/>
          </w:tcPr>
          <w:p w14:paraId="76A57754" w14:textId="77777777" w:rsidR="00B708B7" w:rsidRPr="008B446F" w:rsidRDefault="00B708B7" w:rsidP="00B708B7">
            <w:pPr>
              <w:jc w:val="both"/>
              <w:rPr>
                <w:rFonts w:ascii="Times New Roman" w:hAnsi="Times New Roman" w:cs="Times New Roman"/>
                <w:sz w:val="18"/>
                <w:szCs w:val="18"/>
              </w:rPr>
            </w:pPr>
            <w:proofErr w:type="spellStart"/>
            <w:r w:rsidRPr="008B446F">
              <w:rPr>
                <w:rFonts w:ascii="Times New Roman" w:hAnsi="Times New Roman" w:cs="Times New Roman"/>
                <w:sz w:val="18"/>
                <w:szCs w:val="18"/>
              </w:rPr>
              <w:t>PSMEDnew</w:t>
            </w:r>
            <w:proofErr w:type="spellEnd"/>
          </w:p>
        </w:tc>
        <w:tc>
          <w:tcPr>
            <w:tcW w:w="727" w:type="dxa"/>
            <w:noWrap/>
            <w:hideMark/>
          </w:tcPr>
          <w:p w14:paraId="44DFC714"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Med</w:t>
            </w:r>
          </w:p>
        </w:tc>
        <w:tc>
          <w:tcPr>
            <w:tcW w:w="2792" w:type="dxa"/>
            <w:noWrap/>
            <w:hideMark/>
          </w:tcPr>
          <w:p w14:paraId="57E523F4"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All PS except Croatia in Med</w:t>
            </w:r>
          </w:p>
        </w:tc>
        <w:tc>
          <w:tcPr>
            <w:tcW w:w="913" w:type="dxa"/>
            <w:noWrap/>
            <w:hideMark/>
          </w:tcPr>
          <w:p w14:paraId="0CA131BE"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13883.7</w:t>
            </w:r>
          </w:p>
        </w:tc>
        <w:tc>
          <w:tcPr>
            <w:tcW w:w="891" w:type="dxa"/>
            <w:noWrap/>
            <w:hideMark/>
          </w:tcPr>
          <w:p w14:paraId="1EFE014B"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16293.17</w:t>
            </w:r>
          </w:p>
        </w:tc>
        <w:tc>
          <w:tcPr>
            <w:tcW w:w="1008" w:type="dxa"/>
            <w:noWrap/>
            <w:hideMark/>
          </w:tcPr>
          <w:p w14:paraId="118467BA"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18652.74</w:t>
            </w:r>
          </w:p>
        </w:tc>
        <w:tc>
          <w:tcPr>
            <w:tcW w:w="970" w:type="dxa"/>
            <w:noWrap/>
            <w:hideMark/>
          </w:tcPr>
          <w:p w14:paraId="1F8BF701"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20837.71</w:t>
            </w:r>
          </w:p>
        </w:tc>
      </w:tr>
      <w:tr w:rsidR="00B41A0D" w:rsidRPr="00B708B7" w14:paraId="73EA2F9D" w14:textId="77777777" w:rsidTr="004B5A28">
        <w:trPr>
          <w:trHeight w:val="288"/>
        </w:trPr>
        <w:tc>
          <w:tcPr>
            <w:tcW w:w="435" w:type="dxa"/>
            <w:noWrap/>
            <w:hideMark/>
          </w:tcPr>
          <w:p w14:paraId="3E66FE93"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lastRenderedPageBreak/>
              <w:t>8</w:t>
            </w:r>
          </w:p>
        </w:tc>
        <w:tc>
          <w:tcPr>
            <w:tcW w:w="1169" w:type="dxa"/>
            <w:noWrap/>
            <w:hideMark/>
          </w:tcPr>
          <w:p w14:paraId="10411EC7"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PSNOR</w:t>
            </w:r>
          </w:p>
        </w:tc>
        <w:tc>
          <w:tcPr>
            <w:tcW w:w="727" w:type="dxa"/>
            <w:noWrap/>
            <w:hideMark/>
          </w:tcPr>
          <w:p w14:paraId="2D4675D0"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Med</w:t>
            </w:r>
          </w:p>
        </w:tc>
        <w:tc>
          <w:tcPr>
            <w:tcW w:w="2792" w:type="dxa"/>
            <w:noWrap/>
            <w:hideMark/>
          </w:tcPr>
          <w:p w14:paraId="032264EA"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Norway</w:t>
            </w:r>
          </w:p>
        </w:tc>
        <w:tc>
          <w:tcPr>
            <w:tcW w:w="913" w:type="dxa"/>
            <w:noWrap/>
            <w:hideMark/>
          </w:tcPr>
          <w:p w14:paraId="598608E6"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47.14</w:t>
            </w:r>
          </w:p>
        </w:tc>
        <w:tc>
          <w:tcPr>
            <w:tcW w:w="891" w:type="dxa"/>
            <w:noWrap/>
            <w:hideMark/>
          </w:tcPr>
          <w:p w14:paraId="061039A0"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97.78229</w:t>
            </w:r>
          </w:p>
        </w:tc>
        <w:tc>
          <w:tcPr>
            <w:tcW w:w="1008" w:type="dxa"/>
            <w:noWrap/>
            <w:hideMark/>
          </w:tcPr>
          <w:p w14:paraId="377F5FFB"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224.7112</w:t>
            </w:r>
          </w:p>
        </w:tc>
        <w:tc>
          <w:tcPr>
            <w:tcW w:w="970" w:type="dxa"/>
            <w:noWrap/>
            <w:hideMark/>
          </w:tcPr>
          <w:p w14:paraId="2C91E425"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282.0643</w:t>
            </w:r>
          </w:p>
        </w:tc>
      </w:tr>
      <w:tr w:rsidR="00B41A0D" w:rsidRPr="00B708B7" w14:paraId="01FC5075" w14:textId="77777777" w:rsidTr="004B5A28">
        <w:trPr>
          <w:trHeight w:val="288"/>
        </w:trPr>
        <w:tc>
          <w:tcPr>
            <w:tcW w:w="435" w:type="dxa"/>
            <w:noWrap/>
            <w:hideMark/>
          </w:tcPr>
          <w:p w14:paraId="7A318182"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9</w:t>
            </w:r>
          </w:p>
        </w:tc>
        <w:tc>
          <w:tcPr>
            <w:tcW w:w="1169" w:type="dxa"/>
            <w:noWrap/>
            <w:hideMark/>
          </w:tcPr>
          <w:p w14:paraId="58425295"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PSHRV</w:t>
            </w:r>
          </w:p>
        </w:tc>
        <w:tc>
          <w:tcPr>
            <w:tcW w:w="727" w:type="dxa"/>
            <w:noWrap/>
            <w:hideMark/>
          </w:tcPr>
          <w:p w14:paraId="03670FCD"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Med</w:t>
            </w:r>
          </w:p>
        </w:tc>
        <w:tc>
          <w:tcPr>
            <w:tcW w:w="2792" w:type="dxa"/>
            <w:noWrap/>
            <w:hideMark/>
          </w:tcPr>
          <w:p w14:paraId="23D5CDA4"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Croatia</w:t>
            </w:r>
          </w:p>
        </w:tc>
        <w:tc>
          <w:tcPr>
            <w:tcW w:w="913" w:type="dxa"/>
            <w:noWrap/>
            <w:hideMark/>
          </w:tcPr>
          <w:p w14:paraId="5C3EDFD2"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586.6341</w:t>
            </w:r>
          </w:p>
        </w:tc>
        <w:tc>
          <w:tcPr>
            <w:tcW w:w="891" w:type="dxa"/>
            <w:noWrap/>
            <w:hideMark/>
          </w:tcPr>
          <w:p w14:paraId="731D73EC"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687.6733</w:t>
            </w:r>
          </w:p>
        </w:tc>
        <w:tc>
          <w:tcPr>
            <w:tcW w:w="1008" w:type="dxa"/>
            <w:noWrap/>
            <w:hideMark/>
          </w:tcPr>
          <w:p w14:paraId="4BF50F82"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760.8197</w:t>
            </w:r>
          </w:p>
        </w:tc>
        <w:tc>
          <w:tcPr>
            <w:tcW w:w="970" w:type="dxa"/>
            <w:noWrap/>
            <w:hideMark/>
          </w:tcPr>
          <w:p w14:paraId="1360C1ED"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839.9537</w:t>
            </w:r>
          </w:p>
        </w:tc>
      </w:tr>
      <w:tr w:rsidR="00B41A0D" w:rsidRPr="00B708B7" w14:paraId="4BA66EC6" w14:textId="77777777" w:rsidTr="004B5A28">
        <w:trPr>
          <w:trHeight w:val="288"/>
        </w:trPr>
        <w:tc>
          <w:tcPr>
            <w:tcW w:w="435" w:type="dxa"/>
            <w:noWrap/>
            <w:hideMark/>
          </w:tcPr>
          <w:p w14:paraId="47A74430"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11</w:t>
            </w:r>
          </w:p>
        </w:tc>
        <w:tc>
          <w:tcPr>
            <w:tcW w:w="1169" w:type="dxa"/>
            <w:noWrap/>
            <w:hideMark/>
          </w:tcPr>
          <w:p w14:paraId="76EFBB4E" w14:textId="77777777" w:rsidR="00B708B7" w:rsidRPr="008B446F" w:rsidRDefault="00B708B7" w:rsidP="00B708B7">
            <w:pPr>
              <w:jc w:val="both"/>
              <w:rPr>
                <w:rFonts w:ascii="Times New Roman" w:hAnsi="Times New Roman" w:cs="Times New Roman"/>
                <w:sz w:val="18"/>
                <w:szCs w:val="18"/>
              </w:rPr>
            </w:pPr>
            <w:proofErr w:type="spellStart"/>
            <w:r w:rsidRPr="008B446F">
              <w:rPr>
                <w:rFonts w:ascii="Times New Roman" w:hAnsi="Times New Roman" w:cs="Times New Roman"/>
                <w:sz w:val="18"/>
                <w:szCs w:val="18"/>
              </w:rPr>
              <w:t>PSWnew</w:t>
            </w:r>
            <w:proofErr w:type="spellEnd"/>
          </w:p>
        </w:tc>
        <w:tc>
          <w:tcPr>
            <w:tcW w:w="727" w:type="dxa"/>
            <w:noWrap/>
            <w:hideMark/>
          </w:tcPr>
          <w:p w14:paraId="65F19652"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West</w:t>
            </w:r>
          </w:p>
        </w:tc>
        <w:tc>
          <w:tcPr>
            <w:tcW w:w="2792" w:type="dxa"/>
            <w:noWrap/>
            <w:hideMark/>
          </w:tcPr>
          <w:p w14:paraId="0020B2B7" w14:textId="77777777" w:rsidR="00B708B7" w:rsidRPr="008B446F" w:rsidRDefault="00B708B7" w:rsidP="00B708B7">
            <w:pPr>
              <w:jc w:val="both"/>
              <w:rPr>
                <w:rFonts w:ascii="Times New Roman" w:hAnsi="Times New Roman" w:cs="Times New Roman"/>
                <w:sz w:val="18"/>
                <w:szCs w:val="18"/>
              </w:rPr>
            </w:pPr>
            <w:proofErr w:type="spellStart"/>
            <w:proofErr w:type="gramStart"/>
            <w:r w:rsidRPr="008B446F">
              <w:rPr>
                <w:rFonts w:ascii="Times New Roman" w:hAnsi="Times New Roman" w:cs="Times New Roman"/>
                <w:sz w:val="18"/>
                <w:szCs w:val="18"/>
              </w:rPr>
              <w:t>USA,Canada</w:t>
            </w:r>
            <w:proofErr w:type="spellEnd"/>
            <w:proofErr w:type="gramEnd"/>
          </w:p>
        </w:tc>
        <w:tc>
          <w:tcPr>
            <w:tcW w:w="913" w:type="dxa"/>
            <w:noWrap/>
            <w:hideMark/>
          </w:tcPr>
          <w:p w14:paraId="0174D1AE"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0</w:t>
            </w:r>
          </w:p>
        </w:tc>
        <w:tc>
          <w:tcPr>
            <w:tcW w:w="891" w:type="dxa"/>
            <w:noWrap/>
            <w:hideMark/>
          </w:tcPr>
          <w:p w14:paraId="799CA05A"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0</w:t>
            </w:r>
          </w:p>
        </w:tc>
        <w:tc>
          <w:tcPr>
            <w:tcW w:w="1008" w:type="dxa"/>
            <w:noWrap/>
            <w:hideMark/>
          </w:tcPr>
          <w:p w14:paraId="08C0A85A"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0</w:t>
            </w:r>
          </w:p>
        </w:tc>
        <w:tc>
          <w:tcPr>
            <w:tcW w:w="970" w:type="dxa"/>
            <w:noWrap/>
            <w:hideMark/>
          </w:tcPr>
          <w:p w14:paraId="6207431C"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0</w:t>
            </w:r>
          </w:p>
        </w:tc>
      </w:tr>
      <w:tr w:rsidR="00B41A0D" w:rsidRPr="00B708B7" w14:paraId="1553DBC8" w14:textId="77777777" w:rsidTr="004B5A28">
        <w:trPr>
          <w:trHeight w:val="288"/>
        </w:trPr>
        <w:tc>
          <w:tcPr>
            <w:tcW w:w="435" w:type="dxa"/>
            <w:noWrap/>
            <w:hideMark/>
          </w:tcPr>
          <w:p w14:paraId="4AF48775"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13</w:t>
            </w:r>
          </w:p>
        </w:tc>
        <w:tc>
          <w:tcPr>
            <w:tcW w:w="1169" w:type="dxa"/>
            <w:noWrap/>
            <w:hideMark/>
          </w:tcPr>
          <w:p w14:paraId="21FD7211" w14:textId="77777777" w:rsidR="00B708B7" w:rsidRPr="008B446F" w:rsidRDefault="00B708B7" w:rsidP="00B708B7">
            <w:pPr>
              <w:jc w:val="both"/>
              <w:rPr>
                <w:rFonts w:ascii="Times New Roman" w:hAnsi="Times New Roman" w:cs="Times New Roman"/>
                <w:sz w:val="18"/>
                <w:szCs w:val="18"/>
              </w:rPr>
            </w:pPr>
            <w:proofErr w:type="spellStart"/>
            <w:r w:rsidRPr="008B446F">
              <w:rPr>
                <w:rFonts w:ascii="Times New Roman" w:hAnsi="Times New Roman" w:cs="Times New Roman"/>
                <w:sz w:val="18"/>
                <w:szCs w:val="18"/>
              </w:rPr>
              <w:t>TPnew</w:t>
            </w:r>
            <w:proofErr w:type="spellEnd"/>
          </w:p>
        </w:tc>
        <w:tc>
          <w:tcPr>
            <w:tcW w:w="727" w:type="dxa"/>
            <w:noWrap/>
            <w:hideMark/>
          </w:tcPr>
          <w:p w14:paraId="130DB27F"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East</w:t>
            </w:r>
          </w:p>
        </w:tc>
        <w:tc>
          <w:tcPr>
            <w:tcW w:w="2792" w:type="dxa"/>
            <w:noWrap/>
            <w:hideMark/>
          </w:tcPr>
          <w:p w14:paraId="0F856E15" w14:textId="77777777" w:rsidR="00B708B7" w:rsidRPr="008B446F" w:rsidRDefault="00B708B7" w:rsidP="00B708B7">
            <w:pPr>
              <w:jc w:val="both"/>
              <w:rPr>
                <w:rFonts w:ascii="Times New Roman" w:hAnsi="Times New Roman" w:cs="Times New Roman"/>
                <w:sz w:val="18"/>
                <w:szCs w:val="18"/>
              </w:rPr>
            </w:pPr>
            <w:proofErr w:type="spellStart"/>
            <w:proofErr w:type="gramStart"/>
            <w:r w:rsidRPr="008B446F">
              <w:rPr>
                <w:rFonts w:ascii="Times New Roman" w:hAnsi="Times New Roman" w:cs="Times New Roman"/>
                <w:sz w:val="18"/>
                <w:szCs w:val="18"/>
              </w:rPr>
              <w:t>Spain,Morocco</w:t>
            </w:r>
            <w:proofErr w:type="spellEnd"/>
            <w:proofErr w:type="gramEnd"/>
            <w:r w:rsidRPr="008B446F">
              <w:rPr>
                <w:rFonts w:ascii="Times New Roman" w:hAnsi="Times New Roman" w:cs="Times New Roman"/>
                <w:sz w:val="18"/>
                <w:szCs w:val="18"/>
              </w:rPr>
              <w:t xml:space="preserve"> and Portugal</w:t>
            </w:r>
          </w:p>
        </w:tc>
        <w:tc>
          <w:tcPr>
            <w:tcW w:w="913" w:type="dxa"/>
            <w:noWrap/>
            <w:hideMark/>
          </w:tcPr>
          <w:p w14:paraId="0CDCDB19"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3362.447</w:t>
            </w:r>
          </w:p>
        </w:tc>
        <w:tc>
          <w:tcPr>
            <w:tcW w:w="891" w:type="dxa"/>
            <w:noWrap/>
            <w:hideMark/>
          </w:tcPr>
          <w:p w14:paraId="0FCDFBCB"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4141.503</w:t>
            </w:r>
          </w:p>
        </w:tc>
        <w:tc>
          <w:tcPr>
            <w:tcW w:w="1008" w:type="dxa"/>
            <w:noWrap/>
            <w:hideMark/>
          </w:tcPr>
          <w:p w14:paraId="6C414694"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4616.081</w:t>
            </w:r>
          </w:p>
        </w:tc>
        <w:tc>
          <w:tcPr>
            <w:tcW w:w="970" w:type="dxa"/>
            <w:noWrap/>
            <w:hideMark/>
          </w:tcPr>
          <w:p w14:paraId="1F3D7F93"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5118.636</w:t>
            </w:r>
          </w:p>
        </w:tc>
      </w:tr>
      <w:tr w:rsidR="00B41A0D" w:rsidRPr="00B708B7" w14:paraId="022FF1B2" w14:textId="77777777" w:rsidTr="004B5A28">
        <w:trPr>
          <w:trHeight w:val="288"/>
        </w:trPr>
        <w:tc>
          <w:tcPr>
            <w:tcW w:w="435" w:type="dxa"/>
            <w:noWrap/>
            <w:hideMark/>
          </w:tcPr>
          <w:p w14:paraId="4D235608" w14:textId="77777777" w:rsidR="00B708B7" w:rsidRPr="008B446F" w:rsidRDefault="00B708B7" w:rsidP="00B708B7">
            <w:pPr>
              <w:jc w:val="both"/>
              <w:rPr>
                <w:rFonts w:ascii="Times New Roman" w:hAnsi="Times New Roman" w:cs="Times New Roman"/>
                <w:sz w:val="18"/>
                <w:szCs w:val="18"/>
              </w:rPr>
            </w:pPr>
            <w:commentRangeStart w:id="856"/>
            <w:r w:rsidRPr="008B446F">
              <w:rPr>
                <w:rFonts w:ascii="Times New Roman" w:hAnsi="Times New Roman" w:cs="Times New Roman"/>
                <w:sz w:val="18"/>
                <w:szCs w:val="18"/>
              </w:rPr>
              <w:t>14</w:t>
            </w:r>
          </w:p>
        </w:tc>
        <w:tc>
          <w:tcPr>
            <w:tcW w:w="1169" w:type="dxa"/>
            <w:noWrap/>
            <w:hideMark/>
          </w:tcPr>
          <w:p w14:paraId="5FA84A98" w14:textId="77777777" w:rsidR="00B708B7" w:rsidRPr="008B446F" w:rsidRDefault="00B708B7" w:rsidP="00B708B7">
            <w:pPr>
              <w:jc w:val="both"/>
              <w:rPr>
                <w:rFonts w:ascii="Times New Roman" w:hAnsi="Times New Roman" w:cs="Times New Roman"/>
                <w:sz w:val="18"/>
                <w:szCs w:val="18"/>
              </w:rPr>
            </w:pPr>
            <w:proofErr w:type="spellStart"/>
            <w:r w:rsidRPr="008B446F">
              <w:rPr>
                <w:rFonts w:ascii="Times New Roman" w:hAnsi="Times New Roman" w:cs="Times New Roman"/>
                <w:sz w:val="18"/>
                <w:szCs w:val="18"/>
              </w:rPr>
              <w:t>RRCan</w:t>
            </w:r>
            <w:proofErr w:type="spellEnd"/>
          </w:p>
        </w:tc>
        <w:tc>
          <w:tcPr>
            <w:tcW w:w="727" w:type="dxa"/>
            <w:noWrap/>
            <w:hideMark/>
          </w:tcPr>
          <w:p w14:paraId="56429351"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West</w:t>
            </w:r>
          </w:p>
        </w:tc>
        <w:tc>
          <w:tcPr>
            <w:tcW w:w="2792" w:type="dxa"/>
            <w:noWrap/>
            <w:hideMark/>
          </w:tcPr>
          <w:p w14:paraId="531A6C0E"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Canada</w:t>
            </w:r>
          </w:p>
        </w:tc>
        <w:tc>
          <w:tcPr>
            <w:tcW w:w="913" w:type="dxa"/>
            <w:noWrap/>
            <w:hideMark/>
          </w:tcPr>
          <w:p w14:paraId="37B048ED"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344.1203</w:t>
            </w:r>
          </w:p>
        </w:tc>
        <w:tc>
          <w:tcPr>
            <w:tcW w:w="891" w:type="dxa"/>
            <w:noWrap/>
            <w:hideMark/>
          </w:tcPr>
          <w:p w14:paraId="00EA7EE6"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414.1369</w:t>
            </w:r>
          </w:p>
        </w:tc>
        <w:tc>
          <w:tcPr>
            <w:tcW w:w="1008" w:type="dxa"/>
            <w:noWrap/>
            <w:hideMark/>
          </w:tcPr>
          <w:p w14:paraId="3F12E604"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414.1369</w:t>
            </w:r>
          </w:p>
        </w:tc>
        <w:tc>
          <w:tcPr>
            <w:tcW w:w="970" w:type="dxa"/>
            <w:noWrap/>
            <w:hideMark/>
          </w:tcPr>
          <w:p w14:paraId="530F0497"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414.1369</w:t>
            </w:r>
            <w:commentRangeEnd w:id="856"/>
            <w:r w:rsidR="007E471B">
              <w:rPr>
                <w:rStyle w:val="CommentReference"/>
              </w:rPr>
              <w:commentReference w:id="856"/>
            </w:r>
          </w:p>
        </w:tc>
      </w:tr>
      <w:tr w:rsidR="00B41A0D" w:rsidRPr="00B708B7" w14:paraId="1558B1A8" w14:textId="77777777" w:rsidTr="004B5A28">
        <w:trPr>
          <w:trHeight w:val="288"/>
        </w:trPr>
        <w:tc>
          <w:tcPr>
            <w:tcW w:w="435" w:type="dxa"/>
            <w:noWrap/>
            <w:hideMark/>
          </w:tcPr>
          <w:p w14:paraId="0457EF2B"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15</w:t>
            </w:r>
          </w:p>
        </w:tc>
        <w:tc>
          <w:tcPr>
            <w:tcW w:w="1169" w:type="dxa"/>
            <w:noWrap/>
            <w:hideMark/>
          </w:tcPr>
          <w:p w14:paraId="3C7EEC43"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RRUSAFS</w:t>
            </w:r>
          </w:p>
        </w:tc>
        <w:tc>
          <w:tcPr>
            <w:tcW w:w="727" w:type="dxa"/>
            <w:noWrap/>
            <w:hideMark/>
          </w:tcPr>
          <w:p w14:paraId="6C3A942E"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West</w:t>
            </w:r>
          </w:p>
        </w:tc>
        <w:tc>
          <w:tcPr>
            <w:tcW w:w="2792" w:type="dxa"/>
            <w:noWrap/>
            <w:hideMark/>
          </w:tcPr>
          <w:p w14:paraId="1E538F11"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USA</w:t>
            </w:r>
          </w:p>
        </w:tc>
        <w:tc>
          <w:tcPr>
            <w:tcW w:w="913" w:type="dxa"/>
            <w:noWrap/>
            <w:hideMark/>
          </w:tcPr>
          <w:p w14:paraId="06A43773"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197.5411</w:t>
            </w:r>
          </w:p>
        </w:tc>
        <w:tc>
          <w:tcPr>
            <w:tcW w:w="891" w:type="dxa"/>
            <w:noWrap/>
            <w:hideMark/>
          </w:tcPr>
          <w:p w14:paraId="64EFFA10"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254.5472</w:t>
            </w:r>
          </w:p>
        </w:tc>
        <w:tc>
          <w:tcPr>
            <w:tcW w:w="1008" w:type="dxa"/>
            <w:noWrap/>
            <w:hideMark/>
          </w:tcPr>
          <w:p w14:paraId="655915FF"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254.5472</w:t>
            </w:r>
          </w:p>
        </w:tc>
        <w:tc>
          <w:tcPr>
            <w:tcW w:w="970" w:type="dxa"/>
            <w:noWrap/>
            <w:hideMark/>
          </w:tcPr>
          <w:p w14:paraId="25ADBDD7"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254.5472</w:t>
            </w:r>
          </w:p>
        </w:tc>
      </w:tr>
      <w:tr w:rsidR="00B41A0D" w:rsidRPr="00B708B7" w14:paraId="0AE041E4" w14:textId="77777777" w:rsidTr="004B5A28">
        <w:trPr>
          <w:trHeight w:val="288"/>
        </w:trPr>
        <w:tc>
          <w:tcPr>
            <w:tcW w:w="435" w:type="dxa"/>
            <w:noWrap/>
            <w:hideMark/>
          </w:tcPr>
          <w:p w14:paraId="06A437A0"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16</w:t>
            </w:r>
          </w:p>
        </w:tc>
        <w:tc>
          <w:tcPr>
            <w:tcW w:w="1169" w:type="dxa"/>
            <w:noWrap/>
            <w:hideMark/>
          </w:tcPr>
          <w:p w14:paraId="64F6B470"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RRUSAFB</w:t>
            </w:r>
          </w:p>
        </w:tc>
        <w:tc>
          <w:tcPr>
            <w:tcW w:w="727" w:type="dxa"/>
            <w:noWrap/>
            <w:hideMark/>
          </w:tcPr>
          <w:p w14:paraId="6775192E"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West</w:t>
            </w:r>
          </w:p>
        </w:tc>
        <w:tc>
          <w:tcPr>
            <w:tcW w:w="2792" w:type="dxa"/>
            <w:noWrap/>
            <w:hideMark/>
          </w:tcPr>
          <w:p w14:paraId="1253FA84"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USA</w:t>
            </w:r>
          </w:p>
        </w:tc>
        <w:tc>
          <w:tcPr>
            <w:tcW w:w="913" w:type="dxa"/>
            <w:noWrap/>
            <w:hideMark/>
          </w:tcPr>
          <w:p w14:paraId="3ABE56A5"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597.1076</w:t>
            </w:r>
          </w:p>
        </w:tc>
        <w:tc>
          <w:tcPr>
            <w:tcW w:w="891" w:type="dxa"/>
            <w:noWrap/>
            <w:hideMark/>
          </w:tcPr>
          <w:p w14:paraId="330ED6BA"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856.4611</w:t>
            </w:r>
          </w:p>
        </w:tc>
        <w:tc>
          <w:tcPr>
            <w:tcW w:w="1008" w:type="dxa"/>
            <w:noWrap/>
            <w:hideMark/>
          </w:tcPr>
          <w:p w14:paraId="5B506ECB"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856.4611</w:t>
            </w:r>
          </w:p>
        </w:tc>
        <w:tc>
          <w:tcPr>
            <w:tcW w:w="970" w:type="dxa"/>
            <w:noWrap/>
            <w:hideMark/>
          </w:tcPr>
          <w:p w14:paraId="37B737B1" w14:textId="77777777" w:rsidR="00B708B7" w:rsidRPr="008B446F" w:rsidRDefault="00B708B7" w:rsidP="00B708B7">
            <w:pPr>
              <w:jc w:val="both"/>
              <w:rPr>
                <w:rFonts w:ascii="Times New Roman" w:hAnsi="Times New Roman" w:cs="Times New Roman"/>
                <w:sz w:val="18"/>
                <w:szCs w:val="18"/>
              </w:rPr>
            </w:pPr>
            <w:r w:rsidRPr="008B446F">
              <w:rPr>
                <w:rFonts w:ascii="Times New Roman" w:hAnsi="Times New Roman" w:cs="Times New Roman"/>
                <w:sz w:val="18"/>
                <w:szCs w:val="18"/>
              </w:rPr>
              <w:t>856.4611</w:t>
            </w:r>
          </w:p>
        </w:tc>
      </w:tr>
    </w:tbl>
    <w:p w14:paraId="2336442F" w14:textId="77777777" w:rsidR="00B708B7" w:rsidRPr="00256DE4" w:rsidRDefault="00B708B7" w:rsidP="001B61C4">
      <w:pPr>
        <w:jc w:val="both"/>
        <w:rPr>
          <w:rFonts w:ascii="Times New Roman" w:hAnsi="Times New Roman" w:cs="Times New Roman"/>
          <w:sz w:val="24"/>
          <w:szCs w:val="24"/>
        </w:rPr>
      </w:pPr>
    </w:p>
    <w:p w14:paraId="07CE2494" w14:textId="77777777" w:rsidR="007E218D" w:rsidRPr="00256DE4" w:rsidRDefault="00735238" w:rsidP="00406114">
      <w:pPr>
        <w:pStyle w:val="Heading4"/>
        <w:ind w:left="0"/>
        <w:rPr>
          <w:rFonts w:cs="Times New Roman"/>
          <w:szCs w:val="24"/>
        </w:rPr>
      </w:pPr>
      <w:bookmarkStart w:id="857" w:name="_Toc14467656"/>
      <w:r w:rsidRPr="00256DE4">
        <w:rPr>
          <w:rFonts w:cs="Times New Roman"/>
          <w:szCs w:val="24"/>
        </w:rPr>
        <w:t>Alternative options</w:t>
      </w:r>
      <w:bookmarkEnd w:id="857"/>
    </w:p>
    <w:p w14:paraId="0A5DFE29" w14:textId="77777777" w:rsidR="00735238" w:rsidRPr="00256DE4" w:rsidRDefault="00735238" w:rsidP="001B61C4">
      <w:pPr>
        <w:jc w:val="both"/>
        <w:rPr>
          <w:rFonts w:ascii="Times New Roman" w:hAnsi="Times New Roman" w:cs="Times New Roman"/>
          <w:sz w:val="24"/>
          <w:szCs w:val="24"/>
        </w:rPr>
      </w:pPr>
    </w:p>
    <w:p w14:paraId="52EC2DCE" w14:textId="2A2562BC" w:rsidR="007E218D" w:rsidRPr="00256DE4" w:rsidRDefault="00735238" w:rsidP="00406114">
      <w:pPr>
        <w:jc w:val="both"/>
        <w:rPr>
          <w:rFonts w:ascii="Times New Roman" w:hAnsi="Times New Roman" w:cs="Times New Roman"/>
          <w:sz w:val="24"/>
          <w:szCs w:val="24"/>
        </w:rPr>
      </w:pPr>
      <w:r w:rsidRPr="00256DE4">
        <w:rPr>
          <w:rFonts w:ascii="Times New Roman" w:hAnsi="Times New Roman" w:cs="Times New Roman"/>
          <w:sz w:val="24"/>
          <w:szCs w:val="24"/>
        </w:rPr>
        <w:t>Clearly many are possible,</w:t>
      </w:r>
      <w:r w:rsidR="0043567C"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but are probably best delayed until a “second round”. </w:t>
      </w:r>
      <w:r w:rsidR="005D3C3E" w:rsidRPr="00256DE4">
        <w:rPr>
          <w:rFonts w:ascii="Times New Roman" w:hAnsi="Times New Roman" w:cs="Times New Roman"/>
          <w:sz w:val="24"/>
          <w:szCs w:val="24"/>
        </w:rPr>
        <w:t>Were substantial changes to eventuate during a period when a</w:t>
      </w:r>
      <w:r w:rsidR="00277AFF">
        <w:rPr>
          <w:rFonts w:ascii="Times New Roman" w:hAnsi="Times New Roman" w:cs="Times New Roman"/>
          <w:sz w:val="24"/>
          <w:szCs w:val="24"/>
        </w:rPr>
        <w:t xml:space="preserve"> C</w:t>
      </w:r>
      <w:r w:rsidR="005D3C3E" w:rsidRPr="00256DE4">
        <w:rPr>
          <w:rFonts w:ascii="Times New Roman" w:hAnsi="Times New Roman" w:cs="Times New Roman"/>
          <w:sz w:val="24"/>
          <w:szCs w:val="24"/>
        </w:rPr>
        <w:t xml:space="preserve">MP was in operation, this would in any case likely necessitate re-tuning and re-testing or a modified </w:t>
      </w:r>
      <w:r w:rsidR="00277AFF">
        <w:rPr>
          <w:rFonts w:ascii="Times New Roman" w:hAnsi="Times New Roman" w:cs="Times New Roman"/>
          <w:sz w:val="24"/>
          <w:szCs w:val="24"/>
        </w:rPr>
        <w:t>C</w:t>
      </w:r>
      <w:r w:rsidR="005D3C3E" w:rsidRPr="00256DE4">
        <w:rPr>
          <w:rFonts w:ascii="Times New Roman" w:hAnsi="Times New Roman" w:cs="Times New Roman"/>
          <w:sz w:val="24"/>
          <w:szCs w:val="24"/>
        </w:rPr>
        <w:t>MP</w:t>
      </w:r>
      <w:r w:rsidR="00D63EA0" w:rsidRPr="00256DE4">
        <w:rPr>
          <w:rFonts w:ascii="Times New Roman" w:hAnsi="Times New Roman" w:cs="Times New Roman"/>
          <w:sz w:val="24"/>
          <w:szCs w:val="24"/>
        </w:rPr>
        <w:t>.</w:t>
      </w:r>
    </w:p>
    <w:p w14:paraId="49A6198B" w14:textId="77777777" w:rsidR="007E218D" w:rsidRPr="00256DE4" w:rsidRDefault="007E218D" w:rsidP="00406114">
      <w:pPr>
        <w:jc w:val="both"/>
        <w:rPr>
          <w:rFonts w:ascii="Times New Roman" w:hAnsi="Times New Roman" w:cs="Times New Roman"/>
          <w:sz w:val="24"/>
          <w:szCs w:val="24"/>
        </w:rPr>
      </w:pPr>
    </w:p>
    <w:p w14:paraId="042EBDF2" w14:textId="7749969E" w:rsidR="007E218D" w:rsidRDefault="005D3C3E" w:rsidP="00406114">
      <w:pPr>
        <w:jc w:val="both"/>
        <w:rPr>
          <w:rFonts w:ascii="Times New Roman" w:hAnsi="Times New Roman" w:cs="Times New Roman"/>
          <w:sz w:val="24"/>
          <w:szCs w:val="24"/>
        </w:rPr>
      </w:pPr>
      <w:r w:rsidRPr="00256DE4">
        <w:rPr>
          <w:rFonts w:ascii="Times New Roman" w:hAnsi="Times New Roman" w:cs="Times New Roman"/>
          <w:sz w:val="24"/>
          <w:szCs w:val="24"/>
        </w:rPr>
        <w:t xml:space="preserve">The impacts of possible IUU catches should perhaps be considered under robustness trials (see </w:t>
      </w:r>
      <w:r w:rsidR="00011C41">
        <w:rPr>
          <w:rFonts w:ascii="Times New Roman" w:hAnsi="Times New Roman" w:cs="Times New Roman"/>
          <w:sz w:val="24"/>
          <w:szCs w:val="24"/>
        </w:rPr>
        <w:t>Section</w:t>
      </w:r>
      <w:r w:rsidR="00011C41" w:rsidRPr="00256DE4">
        <w:rPr>
          <w:rFonts w:ascii="Times New Roman" w:hAnsi="Times New Roman" w:cs="Times New Roman"/>
          <w:sz w:val="24"/>
          <w:szCs w:val="24"/>
        </w:rPr>
        <w:t xml:space="preserve"> </w:t>
      </w:r>
      <w:r w:rsidRPr="00256DE4">
        <w:rPr>
          <w:rFonts w:ascii="Times New Roman" w:hAnsi="Times New Roman" w:cs="Times New Roman"/>
          <w:sz w:val="24"/>
          <w:szCs w:val="24"/>
        </w:rPr>
        <w:t>9 below).</w:t>
      </w:r>
    </w:p>
    <w:p w14:paraId="29370EC0" w14:textId="77777777" w:rsidR="00B708B7" w:rsidRPr="00256DE4" w:rsidRDefault="00B708B7" w:rsidP="00406114">
      <w:pPr>
        <w:jc w:val="both"/>
        <w:rPr>
          <w:rFonts w:ascii="Times New Roman" w:hAnsi="Times New Roman" w:cs="Times New Roman"/>
          <w:sz w:val="24"/>
          <w:szCs w:val="24"/>
        </w:rPr>
      </w:pPr>
    </w:p>
    <w:p w14:paraId="08AAB48D" w14:textId="77777777" w:rsidR="005137BE" w:rsidRPr="00256DE4" w:rsidRDefault="005137BE" w:rsidP="00406114">
      <w:pPr>
        <w:jc w:val="both"/>
        <w:rPr>
          <w:rFonts w:ascii="Times New Roman" w:hAnsi="Times New Roman" w:cs="Times New Roman"/>
          <w:sz w:val="24"/>
          <w:szCs w:val="24"/>
        </w:rPr>
      </w:pPr>
    </w:p>
    <w:p w14:paraId="239CCF58" w14:textId="6BEC8A4F" w:rsidR="007E218D" w:rsidRPr="00256DE4" w:rsidRDefault="00537841" w:rsidP="00406114">
      <w:pPr>
        <w:pStyle w:val="Heading1"/>
        <w:ind w:left="0"/>
        <w:rPr>
          <w:rFonts w:cs="Times New Roman"/>
          <w:szCs w:val="24"/>
        </w:rPr>
      </w:pPr>
      <w:bookmarkStart w:id="858" w:name="_Toc14467657"/>
      <w:r w:rsidRPr="00256DE4">
        <w:rPr>
          <w:rFonts w:cs="Times New Roman"/>
          <w:szCs w:val="24"/>
        </w:rPr>
        <w:t>GENERATION OF FUTURE DATA</w:t>
      </w:r>
      <w:r w:rsidR="00DB3135">
        <w:rPr>
          <w:rFonts w:cs="Times New Roman"/>
          <w:szCs w:val="24"/>
        </w:rPr>
        <w:t xml:space="preserve"> FOR INPUT </w:t>
      </w:r>
      <w:r w:rsidR="00B761B0">
        <w:rPr>
          <w:rFonts w:cs="Times New Roman"/>
          <w:szCs w:val="24"/>
        </w:rPr>
        <w:t>TO</w:t>
      </w:r>
      <w:r w:rsidR="00DB3135">
        <w:rPr>
          <w:rFonts w:cs="Times New Roman"/>
          <w:szCs w:val="24"/>
        </w:rPr>
        <w:t xml:space="preserve"> </w:t>
      </w:r>
      <w:r w:rsidR="00D66A97">
        <w:rPr>
          <w:rFonts w:cs="Times New Roman"/>
          <w:szCs w:val="24"/>
        </w:rPr>
        <w:t xml:space="preserve">CANDIDATE </w:t>
      </w:r>
      <w:r w:rsidR="00DB3135">
        <w:rPr>
          <w:rFonts w:cs="Times New Roman"/>
          <w:szCs w:val="24"/>
        </w:rPr>
        <w:t>MANAGEMENT P</w:t>
      </w:r>
      <w:r w:rsidR="00D66A97">
        <w:rPr>
          <w:rFonts w:cs="Times New Roman"/>
          <w:szCs w:val="24"/>
        </w:rPr>
        <w:t>ROCEDURES</w:t>
      </w:r>
      <w:bookmarkEnd w:id="858"/>
    </w:p>
    <w:p w14:paraId="51CB225B" w14:textId="77777777" w:rsidR="007E218D" w:rsidRPr="00256DE4" w:rsidRDefault="007E218D" w:rsidP="00406114">
      <w:pPr>
        <w:pStyle w:val="ListParagraph"/>
        <w:ind w:left="0"/>
        <w:jc w:val="both"/>
        <w:rPr>
          <w:rFonts w:ascii="Times New Roman" w:hAnsi="Times New Roman" w:cs="Times New Roman"/>
          <w:sz w:val="24"/>
          <w:szCs w:val="24"/>
        </w:rPr>
      </w:pPr>
    </w:p>
    <w:p w14:paraId="78F1F085" w14:textId="085298BD" w:rsidR="007E218D" w:rsidRPr="00256DE4" w:rsidRDefault="000E35A9" w:rsidP="0040611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Note that these are f</w:t>
      </w:r>
      <w:r w:rsidR="00537841" w:rsidRPr="00256DE4">
        <w:rPr>
          <w:rFonts w:ascii="Times New Roman" w:hAnsi="Times New Roman" w:cs="Times New Roman"/>
          <w:sz w:val="24"/>
          <w:szCs w:val="24"/>
        </w:rPr>
        <w:t xml:space="preserve">or use as input to </w:t>
      </w:r>
      <w:r w:rsidR="00277AFF">
        <w:rPr>
          <w:rFonts w:ascii="Times New Roman" w:hAnsi="Times New Roman" w:cs="Times New Roman"/>
          <w:sz w:val="24"/>
          <w:szCs w:val="24"/>
        </w:rPr>
        <w:t>C</w:t>
      </w:r>
      <w:r w:rsidR="00537841" w:rsidRPr="00256DE4">
        <w:rPr>
          <w:rFonts w:ascii="Times New Roman" w:hAnsi="Times New Roman" w:cs="Times New Roman"/>
          <w:sz w:val="24"/>
          <w:szCs w:val="24"/>
        </w:rPr>
        <w:t>MPs,</w:t>
      </w:r>
      <w:r w:rsidR="005D3C3E" w:rsidRPr="00256DE4">
        <w:rPr>
          <w:rFonts w:ascii="Times New Roman" w:hAnsi="Times New Roman" w:cs="Times New Roman"/>
          <w:sz w:val="24"/>
          <w:szCs w:val="24"/>
        </w:rPr>
        <w:t xml:space="preserve"> so </w:t>
      </w:r>
      <w:r w:rsidRPr="00256DE4">
        <w:rPr>
          <w:rFonts w:ascii="Times New Roman" w:hAnsi="Times New Roman" w:cs="Times New Roman"/>
          <w:sz w:val="24"/>
          <w:szCs w:val="24"/>
        </w:rPr>
        <w:t xml:space="preserve">need </w:t>
      </w:r>
      <w:r w:rsidR="00537841" w:rsidRPr="00256DE4">
        <w:rPr>
          <w:rFonts w:ascii="Times New Roman" w:hAnsi="Times New Roman" w:cs="Times New Roman"/>
          <w:sz w:val="24"/>
          <w:szCs w:val="24"/>
        </w:rPr>
        <w:t xml:space="preserve">to be chosen carefully from </w:t>
      </w:r>
      <w:r w:rsidRPr="00256DE4">
        <w:rPr>
          <w:rFonts w:ascii="Times New Roman" w:hAnsi="Times New Roman" w:cs="Times New Roman"/>
          <w:sz w:val="24"/>
          <w:szCs w:val="24"/>
        </w:rPr>
        <w:t xml:space="preserve">a </w:t>
      </w:r>
      <w:r w:rsidR="00537841" w:rsidRPr="00256DE4">
        <w:rPr>
          <w:rFonts w:ascii="Times New Roman" w:hAnsi="Times New Roman" w:cs="Times New Roman"/>
          <w:sz w:val="24"/>
          <w:szCs w:val="24"/>
        </w:rPr>
        <w:t xml:space="preserve">set </w:t>
      </w:r>
      <w:r w:rsidRPr="00256DE4">
        <w:rPr>
          <w:rFonts w:ascii="Times New Roman" w:hAnsi="Times New Roman" w:cs="Times New Roman"/>
          <w:sz w:val="24"/>
          <w:szCs w:val="24"/>
        </w:rPr>
        <w:t xml:space="preserve">of those </w:t>
      </w:r>
      <w:r w:rsidR="00537841" w:rsidRPr="00256DE4">
        <w:rPr>
          <w:rFonts w:ascii="Times New Roman" w:hAnsi="Times New Roman" w:cs="Times New Roman"/>
          <w:sz w:val="24"/>
          <w:szCs w:val="24"/>
        </w:rPr>
        <w:t>highly likely to be regularly</w:t>
      </w:r>
      <w:r w:rsidRPr="00256DE4">
        <w:rPr>
          <w:rFonts w:ascii="Times New Roman" w:hAnsi="Times New Roman" w:cs="Times New Roman"/>
          <w:sz w:val="24"/>
          <w:szCs w:val="24"/>
        </w:rPr>
        <w:t xml:space="preserve"> (</w:t>
      </w:r>
      <w:r w:rsidR="005D3C3E" w:rsidRPr="00256DE4">
        <w:rPr>
          <w:rFonts w:ascii="Times New Roman" w:hAnsi="Times New Roman" w:cs="Times New Roman"/>
          <w:sz w:val="24"/>
          <w:szCs w:val="24"/>
        </w:rPr>
        <w:t xml:space="preserve">i.e. </w:t>
      </w:r>
      <w:r w:rsidRPr="00256DE4">
        <w:rPr>
          <w:rFonts w:ascii="Times New Roman" w:hAnsi="Times New Roman" w:cs="Times New Roman"/>
          <w:sz w:val="24"/>
          <w:szCs w:val="24"/>
        </w:rPr>
        <w:t>annually)</w:t>
      </w:r>
      <w:r w:rsidR="00537841" w:rsidRPr="00256DE4">
        <w:rPr>
          <w:rFonts w:ascii="Times New Roman" w:hAnsi="Times New Roman" w:cs="Times New Roman"/>
          <w:sz w:val="24"/>
          <w:szCs w:val="24"/>
        </w:rPr>
        <w:t xml:space="preserve"> available.</w:t>
      </w:r>
      <w:r w:rsidRPr="00256DE4">
        <w:rPr>
          <w:rFonts w:ascii="Times New Roman" w:hAnsi="Times New Roman" w:cs="Times New Roman"/>
          <w:sz w:val="24"/>
          <w:szCs w:val="24"/>
        </w:rPr>
        <w:t xml:space="preserve"> </w:t>
      </w:r>
      <w:r w:rsidR="00313AC4" w:rsidRPr="00256DE4">
        <w:rPr>
          <w:rFonts w:ascii="Times New Roman" w:hAnsi="Times New Roman" w:cs="Times New Roman"/>
          <w:sz w:val="24"/>
          <w:szCs w:val="24"/>
        </w:rPr>
        <w:t xml:space="preserve">This is because </w:t>
      </w:r>
      <w:ins w:id="859" w:author="Nicholas Duprey" w:date="2019-08-01T12:28:00Z">
        <w:r w:rsidR="00150BB4">
          <w:rPr>
            <w:rFonts w:ascii="Times New Roman" w:hAnsi="Times New Roman" w:cs="Times New Roman"/>
            <w:sz w:val="24"/>
            <w:szCs w:val="24"/>
          </w:rPr>
          <w:t xml:space="preserve">the </w:t>
        </w:r>
      </w:ins>
      <w:r w:rsidR="00313AC4" w:rsidRPr="00256DE4">
        <w:rPr>
          <w:rFonts w:ascii="Times New Roman" w:hAnsi="Times New Roman" w:cs="Times New Roman"/>
          <w:sz w:val="24"/>
          <w:szCs w:val="24"/>
        </w:rPr>
        <w:t xml:space="preserve">application of </w:t>
      </w:r>
      <w:ins w:id="860" w:author="Nicholas Duprey" w:date="2019-08-01T12:28:00Z">
        <w:r w:rsidR="00150BB4">
          <w:rPr>
            <w:rFonts w:ascii="Times New Roman" w:hAnsi="Times New Roman" w:cs="Times New Roman"/>
            <w:sz w:val="24"/>
            <w:szCs w:val="24"/>
          </w:rPr>
          <w:t>a</w:t>
        </w:r>
      </w:ins>
      <w:del w:id="861" w:author="Nicholas Duprey" w:date="2019-08-01T12:28:00Z">
        <w:r w:rsidR="00313AC4" w:rsidRPr="00256DE4" w:rsidDel="00150BB4">
          <w:rPr>
            <w:rFonts w:ascii="Times New Roman" w:hAnsi="Times New Roman" w:cs="Times New Roman"/>
            <w:sz w:val="24"/>
            <w:szCs w:val="24"/>
          </w:rPr>
          <w:delText>the</w:delText>
        </w:r>
      </w:del>
      <w:r w:rsidR="00313AC4" w:rsidRPr="00256DE4">
        <w:rPr>
          <w:rFonts w:ascii="Times New Roman" w:hAnsi="Times New Roman" w:cs="Times New Roman"/>
          <w:sz w:val="24"/>
          <w:szCs w:val="24"/>
        </w:rPr>
        <w:t xml:space="preserve"> </w:t>
      </w:r>
      <w:r w:rsidR="00277AFF">
        <w:rPr>
          <w:rFonts w:ascii="Times New Roman" w:hAnsi="Times New Roman" w:cs="Times New Roman"/>
          <w:sz w:val="24"/>
          <w:szCs w:val="24"/>
        </w:rPr>
        <w:t>C</w:t>
      </w:r>
      <w:r w:rsidR="00313AC4" w:rsidRPr="00256DE4">
        <w:rPr>
          <w:rFonts w:ascii="Times New Roman" w:hAnsi="Times New Roman" w:cs="Times New Roman"/>
          <w:sz w:val="24"/>
          <w:szCs w:val="24"/>
        </w:rPr>
        <w:t xml:space="preserve">MP relies on these data being available in this way, so difficulties can (and have in other cases) obviously arise should they fail to do so. </w:t>
      </w:r>
      <w:commentRangeStart w:id="862"/>
      <w:r w:rsidR="00313AC4" w:rsidRPr="00256DE4">
        <w:rPr>
          <w:rFonts w:ascii="Times New Roman" w:hAnsi="Times New Roman" w:cs="Times New Roman"/>
          <w:sz w:val="24"/>
          <w:szCs w:val="24"/>
        </w:rPr>
        <w:t xml:space="preserve">Though any </w:t>
      </w:r>
      <w:del w:id="863" w:author="Nicholas Duprey" w:date="2019-08-01T12:29:00Z">
        <w:r w:rsidR="00313AC4" w:rsidRPr="00256DE4" w:rsidDel="00150BB4">
          <w:rPr>
            <w:rFonts w:ascii="Times New Roman" w:hAnsi="Times New Roman" w:cs="Times New Roman"/>
            <w:sz w:val="24"/>
            <w:szCs w:val="24"/>
          </w:rPr>
          <w:delText xml:space="preserve">candidate </w:delText>
        </w:r>
      </w:del>
      <w:r w:rsidR="00277AFF">
        <w:rPr>
          <w:rFonts w:ascii="Times New Roman" w:hAnsi="Times New Roman" w:cs="Times New Roman"/>
          <w:sz w:val="24"/>
          <w:szCs w:val="24"/>
        </w:rPr>
        <w:t>C</w:t>
      </w:r>
      <w:r w:rsidR="00313AC4" w:rsidRPr="00256DE4">
        <w:rPr>
          <w:rFonts w:ascii="Times New Roman" w:hAnsi="Times New Roman" w:cs="Times New Roman"/>
          <w:sz w:val="24"/>
          <w:szCs w:val="24"/>
        </w:rPr>
        <w:t xml:space="preserve">MP proposed should include a rule to deal with the absence of just one future value from an input series, any more than that would require re-tuning and re-testing of a modified </w:t>
      </w:r>
      <w:r w:rsidR="00277AFF">
        <w:rPr>
          <w:rFonts w:ascii="Times New Roman" w:hAnsi="Times New Roman" w:cs="Times New Roman"/>
          <w:sz w:val="24"/>
          <w:szCs w:val="24"/>
        </w:rPr>
        <w:t>C</w:t>
      </w:r>
      <w:r w:rsidR="00313AC4" w:rsidRPr="00256DE4">
        <w:rPr>
          <w:rFonts w:ascii="Times New Roman" w:hAnsi="Times New Roman" w:cs="Times New Roman"/>
          <w:sz w:val="24"/>
          <w:szCs w:val="24"/>
        </w:rPr>
        <w:t xml:space="preserve">MP, </w:t>
      </w:r>
      <w:ins w:id="864" w:author="Nicholas Duprey" w:date="2019-08-01T12:45:00Z">
        <w:r w:rsidR="007C0908">
          <w:rPr>
            <w:rFonts w:ascii="Times New Roman" w:hAnsi="Times New Roman" w:cs="Times New Roman"/>
            <w:sz w:val="24"/>
            <w:szCs w:val="24"/>
          </w:rPr>
          <w:t xml:space="preserve">ideally this is </w:t>
        </w:r>
      </w:ins>
      <w:del w:id="865" w:author="Nicholas Duprey" w:date="2019-08-01T12:45:00Z">
        <w:r w:rsidR="00313AC4" w:rsidRPr="00256DE4" w:rsidDel="007C0908">
          <w:rPr>
            <w:rFonts w:ascii="Times New Roman" w:hAnsi="Times New Roman" w:cs="Times New Roman"/>
            <w:sz w:val="24"/>
            <w:szCs w:val="24"/>
          </w:rPr>
          <w:delText xml:space="preserve">which is preferably planned to be </w:delText>
        </w:r>
      </w:del>
      <w:r w:rsidR="00313AC4" w:rsidRPr="00256DE4">
        <w:rPr>
          <w:rFonts w:ascii="Times New Roman" w:hAnsi="Times New Roman" w:cs="Times New Roman"/>
          <w:sz w:val="24"/>
          <w:szCs w:val="24"/>
        </w:rPr>
        <w:t>avoided given the associated extra costs.</w:t>
      </w:r>
      <w:commentRangeEnd w:id="862"/>
      <w:r w:rsidR="00914301" w:rsidRPr="00256DE4">
        <w:rPr>
          <w:rStyle w:val="CommentReference"/>
          <w:rFonts w:ascii="Times New Roman" w:hAnsi="Times New Roman" w:cs="Times New Roman"/>
          <w:sz w:val="24"/>
          <w:szCs w:val="24"/>
        </w:rPr>
        <w:commentReference w:id="862"/>
      </w:r>
    </w:p>
    <w:p w14:paraId="360613A7" w14:textId="77777777" w:rsidR="00A47FB5" w:rsidRPr="00256DE4" w:rsidRDefault="00A47FB5" w:rsidP="00406114">
      <w:pPr>
        <w:pStyle w:val="ListParagraph"/>
        <w:ind w:left="0"/>
        <w:jc w:val="both"/>
        <w:rPr>
          <w:rFonts w:ascii="Times New Roman" w:hAnsi="Times New Roman" w:cs="Times New Roman"/>
          <w:sz w:val="24"/>
          <w:szCs w:val="24"/>
        </w:rPr>
      </w:pPr>
    </w:p>
    <w:p w14:paraId="74A51AFF" w14:textId="79E069DF" w:rsidR="00874854" w:rsidRPr="00256DE4" w:rsidRDefault="00874854" w:rsidP="00406114">
      <w:pPr>
        <w:pStyle w:val="ListParagraph"/>
        <w:ind w:left="0"/>
        <w:jc w:val="both"/>
        <w:rPr>
          <w:rFonts w:ascii="Times New Roman" w:hAnsi="Times New Roman" w:cs="Times New Roman"/>
          <w:sz w:val="24"/>
          <w:szCs w:val="24"/>
          <w:u w:val="single"/>
        </w:rPr>
      </w:pPr>
      <w:r w:rsidRPr="00256DE4">
        <w:rPr>
          <w:rFonts w:ascii="Times New Roman" w:hAnsi="Times New Roman" w:cs="Times New Roman"/>
          <w:sz w:val="24"/>
          <w:szCs w:val="24"/>
        </w:rPr>
        <w:t xml:space="preserve">Consideration is also needed of the “delays” associated in such data becoming available for input to an </w:t>
      </w:r>
      <w:r w:rsidR="00277AFF">
        <w:rPr>
          <w:rFonts w:ascii="Times New Roman" w:hAnsi="Times New Roman" w:cs="Times New Roman"/>
          <w:sz w:val="24"/>
          <w:szCs w:val="24"/>
        </w:rPr>
        <w:t>C</w:t>
      </w:r>
      <w:r w:rsidRPr="00256DE4">
        <w:rPr>
          <w:rFonts w:ascii="Times New Roman" w:hAnsi="Times New Roman" w:cs="Times New Roman"/>
          <w:sz w:val="24"/>
          <w:szCs w:val="24"/>
        </w:rPr>
        <w:t xml:space="preserve">MP. </w:t>
      </w:r>
      <w:r w:rsidR="00277545" w:rsidRPr="00256DE4">
        <w:rPr>
          <w:rFonts w:ascii="Times New Roman" w:hAnsi="Times New Roman" w:cs="Times New Roman"/>
          <w:sz w:val="24"/>
          <w:szCs w:val="24"/>
        </w:rPr>
        <w:t>When a TAC is set for year y, the last year of finalised data at the time of setting the TAC is y-2 for surveys and CPUE indices and y-3 for catch data. For years y-2 and y-1 the catch</w:t>
      </w:r>
      <w:r w:rsidR="003F7C71">
        <w:rPr>
          <w:rFonts w:ascii="Times New Roman" w:hAnsi="Times New Roman" w:cs="Times New Roman"/>
          <w:sz w:val="24"/>
          <w:szCs w:val="24"/>
        </w:rPr>
        <w:t xml:space="preserve"> </w:t>
      </w:r>
      <w:r w:rsidR="009E3D98">
        <w:rPr>
          <w:rFonts w:ascii="Times New Roman" w:hAnsi="Times New Roman" w:cs="Times New Roman"/>
          <w:sz w:val="24"/>
          <w:szCs w:val="24"/>
        </w:rPr>
        <w:t>is</w:t>
      </w:r>
      <w:r w:rsidR="00277545" w:rsidRPr="00256DE4">
        <w:rPr>
          <w:rFonts w:ascii="Times New Roman" w:hAnsi="Times New Roman" w:cs="Times New Roman"/>
          <w:sz w:val="24"/>
          <w:szCs w:val="24"/>
        </w:rPr>
        <w:t xml:space="preserve"> assumed to be equal to the TAC. </w:t>
      </w:r>
    </w:p>
    <w:p w14:paraId="4A9FC177" w14:textId="6C85E880" w:rsidR="00034401" w:rsidRPr="00256DE4" w:rsidRDefault="00034401" w:rsidP="00406114">
      <w:pPr>
        <w:pStyle w:val="ListParagraph"/>
        <w:ind w:left="0"/>
        <w:jc w:val="both"/>
        <w:rPr>
          <w:rFonts w:ascii="Times New Roman" w:hAnsi="Times New Roman" w:cs="Times New Roman"/>
          <w:sz w:val="24"/>
          <w:szCs w:val="24"/>
          <w:u w:val="single"/>
        </w:rPr>
      </w:pPr>
    </w:p>
    <w:p w14:paraId="683573DA" w14:textId="314A826E" w:rsidR="00034401" w:rsidRPr="00256DE4" w:rsidRDefault="00034401" w:rsidP="00406114">
      <w:pPr>
        <w:pStyle w:val="ListParagraph"/>
        <w:ind w:left="0"/>
        <w:jc w:val="both"/>
        <w:rPr>
          <w:rFonts w:ascii="Times New Roman" w:hAnsi="Times New Roman" w:cs="Times New Roman"/>
          <w:sz w:val="24"/>
          <w:szCs w:val="24"/>
        </w:rPr>
      </w:pPr>
      <w:commentRangeStart w:id="866"/>
      <w:r w:rsidRPr="00256DE4">
        <w:rPr>
          <w:rFonts w:ascii="Times New Roman" w:hAnsi="Times New Roman" w:cs="Times New Roman"/>
          <w:sz w:val="24"/>
          <w:szCs w:val="24"/>
        </w:rPr>
        <w:t xml:space="preserve">TAC implementation year = </w:t>
      </w:r>
      <w:r w:rsidR="00B708B7">
        <w:rPr>
          <w:rFonts w:ascii="Times New Roman" w:hAnsi="Times New Roman" w:cs="Times New Roman"/>
          <w:sz w:val="24"/>
          <w:szCs w:val="24"/>
        </w:rPr>
        <w:t>y</w:t>
      </w:r>
    </w:p>
    <w:p w14:paraId="71E336F5" w14:textId="127A7787" w:rsidR="00034401" w:rsidRPr="00256DE4" w:rsidRDefault="00034401" w:rsidP="0040611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 xml:space="preserve">Commission decision year = </w:t>
      </w:r>
      <w:r w:rsidR="00B708B7">
        <w:rPr>
          <w:rFonts w:ascii="Times New Roman" w:hAnsi="Times New Roman" w:cs="Times New Roman"/>
          <w:sz w:val="24"/>
          <w:szCs w:val="24"/>
        </w:rPr>
        <w:t>y</w:t>
      </w:r>
      <w:r w:rsidRPr="00256DE4">
        <w:rPr>
          <w:rFonts w:ascii="Times New Roman" w:hAnsi="Times New Roman" w:cs="Times New Roman"/>
          <w:sz w:val="24"/>
          <w:szCs w:val="24"/>
        </w:rPr>
        <w:t>-1</w:t>
      </w:r>
    </w:p>
    <w:p w14:paraId="564FF909" w14:textId="7F48270B" w:rsidR="00034401" w:rsidRPr="00256DE4" w:rsidRDefault="00034401" w:rsidP="0040611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 xml:space="preserve">SCRS advice year = </w:t>
      </w:r>
      <w:r w:rsidR="00B708B7">
        <w:rPr>
          <w:rFonts w:ascii="Times New Roman" w:hAnsi="Times New Roman" w:cs="Times New Roman"/>
          <w:sz w:val="24"/>
          <w:szCs w:val="24"/>
        </w:rPr>
        <w:t>y</w:t>
      </w:r>
      <w:r w:rsidRPr="00256DE4">
        <w:rPr>
          <w:rFonts w:ascii="Times New Roman" w:hAnsi="Times New Roman" w:cs="Times New Roman"/>
          <w:sz w:val="24"/>
          <w:szCs w:val="24"/>
        </w:rPr>
        <w:t>-1</w:t>
      </w:r>
    </w:p>
    <w:p w14:paraId="664F0CDC" w14:textId="0E0EC942" w:rsidR="00034401" w:rsidRPr="00256DE4" w:rsidRDefault="00034401" w:rsidP="0040611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 xml:space="preserve">CPUE/Independent </w:t>
      </w:r>
      <w:r w:rsidR="00B761B0">
        <w:rPr>
          <w:rFonts w:ascii="Times New Roman" w:hAnsi="Times New Roman" w:cs="Times New Roman"/>
          <w:sz w:val="24"/>
          <w:szCs w:val="24"/>
        </w:rPr>
        <w:t xml:space="preserve">last </w:t>
      </w:r>
      <w:r w:rsidRPr="00256DE4">
        <w:rPr>
          <w:rFonts w:ascii="Times New Roman" w:hAnsi="Times New Roman" w:cs="Times New Roman"/>
          <w:sz w:val="24"/>
          <w:szCs w:val="24"/>
        </w:rPr>
        <w:t>data</w:t>
      </w:r>
      <w:r w:rsidR="00B761B0">
        <w:rPr>
          <w:rFonts w:ascii="Times New Roman" w:hAnsi="Times New Roman" w:cs="Times New Roman"/>
          <w:sz w:val="24"/>
          <w:szCs w:val="24"/>
        </w:rPr>
        <w:t xml:space="preserve"> year</w:t>
      </w:r>
      <w:r w:rsidRPr="00256DE4">
        <w:rPr>
          <w:rFonts w:ascii="Times New Roman" w:hAnsi="Times New Roman" w:cs="Times New Roman"/>
          <w:sz w:val="24"/>
          <w:szCs w:val="24"/>
        </w:rPr>
        <w:t xml:space="preserve"> = </w:t>
      </w:r>
      <w:r w:rsidR="00B708B7">
        <w:rPr>
          <w:rFonts w:ascii="Times New Roman" w:hAnsi="Times New Roman" w:cs="Times New Roman"/>
          <w:sz w:val="24"/>
          <w:szCs w:val="24"/>
        </w:rPr>
        <w:t>y</w:t>
      </w:r>
      <w:r w:rsidRPr="00256DE4">
        <w:rPr>
          <w:rFonts w:ascii="Times New Roman" w:hAnsi="Times New Roman" w:cs="Times New Roman"/>
          <w:sz w:val="24"/>
          <w:szCs w:val="24"/>
        </w:rPr>
        <w:t>-2</w:t>
      </w:r>
    </w:p>
    <w:p w14:paraId="1D0E280D" w14:textId="684BB0FB" w:rsidR="00034401" w:rsidRPr="00256DE4" w:rsidRDefault="00034401" w:rsidP="0040611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Therefore CPUE/independent data would have to be finalized</w:t>
      </w:r>
      <w:r w:rsidR="00B761B0">
        <w:rPr>
          <w:rFonts w:ascii="Times New Roman" w:hAnsi="Times New Roman" w:cs="Times New Roman"/>
          <w:sz w:val="24"/>
          <w:szCs w:val="24"/>
        </w:rPr>
        <w:t xml:space="preserve"> up until year y-2</w:t>
      </w:r>
      <w:r w:rsidRPr="00256DE4">
        <w:rPr>
          <w:rFonts w:ascii="Times New Roman" w:hAnsi="Times New Roman" w:cs="Times New Roman"/>
          <w:sz w:val="24"/>
          <w:szCs w:val="24"/>
        </w:rPr>
        <w:t xml:space="preserve"> and provided to SCRS meeting</w:t>
      </w:r>
      <w:r w:rsidR="00B761B0">
        <w:rPr>
          <w:rFonts w:ascii="Times New Roman" w:hAnsi="Times New Roman" w:cs="Times New Roman"/>
          <w:sz w:val="24"/>
          <w:szCs w:val="24"/>
        </w:rPr>
        <w:t xml:space="preserve"> that takes place in Sept of year y-</w:t>
      </w:r>
      <w:commentRangeStart w:id="867"/>
      <w:r w:rsidR="00B761B0">
        <w:rPr>
          <w:rFonts w:ascii="Times New Roman" w:hAnsi="Times New Roman" w:cs="Times New Roman"/>
          <w:sz w:val="24"/>
          <w:szCs w:val="24"/>
        </w:rPr>
        <w:t>1</w:t>
      </w:r>
      <w:commentRangeEnd w:id="867"/>
      <w:r w:rsidR="00D87836">
        <w:rPr>
          <w:rStyle w:val="CommentReference"/>
        </w:rPr>
        <w:commentReference w:id="867"/>
      </w:r>
      <w:r w:rsidRPr="00256DE4">
        <w:rPr>
          <w:rFonts w:ascii="Times New Roman" w:hAnsi="Times New Roman" w:cs="Times New Roman"/>
          <w:sz w:val="24"/>
          <w:szCs w:val="24"/>
        </w:rPr>
        <w:t xml:space="preserve">. </w:t>
      </w:r>
      <w:commentRangeEnd w:id="866"/>
      <w:r w:rsidR="007C0908">
        <w:rPr>
          <w:rStyle w:val="CommentReference"/>
        </w:rPr>
        <w:commentReference w:id="866"/>
      </w:r>
    </w:p>
    <w:p w14:paraId="724F4383" w14:textId="77777777" w:rsidR="007E218D" w:rsidRPr="00256DE4" w:rsidRDefault="007E218D" w:rsidP="00406114">
      <w:pPr>
        <w:pStyle w:val="ListParagraph"/>
        <w:ind w:left="0"/>
        <w:jc w:val="both"/>
        <w:rPr>
          <w:rFonts w:ascii="Times New Roman" w:hAnsi="Times New Roman" w:cs="Times New Roman"/>
          <w:sz w:val="24"/>
          <w:szCs w:val="24"/>
        </w:rPr>
      </w:pPr>
    </w:p>
    <w:p w14:paraId="65DDE29D" w14:textId="119D5DFF" w:rsidR="007E218D" w:rsidRPr="00256DE4" w:rsidRDefault="00277AFF" w:rsidP="00406114">
      <w:pPr>
        <w:pStyle w:val="Heading3"/>
        <w:ind w:left="0"/>
        <w:rPr>
          <w:rFonts w:cs="Times New Roman"/>
          <w:szCs w:val="24"/>
        </w:rPr>
      </w:pPr>
      <w:bookmarkStart w:id="868" w:name="_Toc14467658"/>
      <w:r>
        <w:rPr>
          <w:rFonts w:cs="Times New Roman"/>
          <w:szCs w:val="24"/>
        </w:rPr>
        <w:t>Base Case</w:t>
      </w:r>
      <w:r w:rsidRPr="00256DE4">
        <w:rPr>
          <w:rFonts w:cs="Times New Roman"/>
          <w:szCs w:val="24"/>
        </w:rPr>
        <w:t xml:space="preserve"> </w:t>
      </w:r>
      <w:r w:rsidR="00313AC4" w:rsidRPr="00256DE4">
        <w:rPr>
          <w:rFonts w:cs="Times New Roman"/>
          <w:szCs w:val="24"/>
        </w:rPr>
        <w:t>suggestions</w:t>
      </w:r>
      <w:bookmarkEnd w:id="868"/>
    </w:p>
    <w:p w14:paraId="6F3C5D6F" w14:textId="0127CF90" w:rsidR="007E218D" w:rsidRPr="00256DE4" w:rsidRDefault="00D82AA4" w:rsidP="00201356">
      <w:pPr>
        <w:pStyle w:val="Heading4"/>
        <w:ind w:left="0"/>
        <w:rPr>
          <w:rFonts w:cs="Times New Roman"/>
          <w:szCs w:val="24"/>
        </w:rPr>
      </w:pPr>
      <w:bookmarkStart w:id="869" w:name="_Toc14467659"/>
      <w:r w:rsidRPr="00256DE4">
        <w:rPr>
          <w:rFonts w:cs="Times New Roman"/>
          <w:szCs w:val="24"/>
        </w:rPr>
        <w:t>West</w:t>
      </w:r>
      <w:bookmarkEnd w:id="869"/>
    </w:p>
    <w:p w14:paraId="79D96468" w14:textId="452B7394" w:rsidR="007E218D" w:rsidRPr="00256DE4" w:rsidRDefault="00556723" w:rsidP="003F4443">
      <w:pPr>
        <w:pStyle w:val="ListParagraph"/>
        <w:numPr>
          <w:ilvl w:val="0"/>
          <w:numId w:val="9"/>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 xml:space="preserve">Gulf of Mexico larval index of spawning stock </w:t>
      </w:r>
      <w:r w:rsidR="00F54A19">
        <w:rPr>
          <w:rFonts w:ascii="Times New Roman" w:hAnsi="Times New Roman" w:cs="Times New Roman"/>
          <w:sz w:val="24"/>
          <w:szCs w:val="24"/>
        </w:rPr>
        <w:t>biomass</w:t>
      </w:r>
    </w:p>
    <w:p w14:paraId="23EDD801" w14:textId="5B0B550C" w:rsidR="00112525" w:rsidRDefault="00EF214C" w:rsidP="003F4443">
      <w:pPr>
        <w:pStyle w:val="ListParagraph"/>
        <w:numPr>
          <w:ilvl w:val="0"/>
          <w:numId w:val="9"/>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US RR 66-114</w:t>
      </w:r>
      <w:r w:rsidR="00A02614"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cm index of </w:t>
      </w:r>
      <w:r w:rsidR="00F54A19">
        <w:rPr>
          <w:rFonts w:ascii="Times New Roman" w:hAnsi="Times New Roman" w:cs="Times New Roman"/>
          <w:sz w:val="24"/>
          <w:szCs w:val="24"/>
        </w:rPr>
        <w:t>vulnerable biomass</w:t>
      </w:r>
    </w:p>
    <w:p w14:paraId="76845954" w14:textId="525A3125" w:rsidR="00D82AA4" w:rsidRPr="007C0908" w:rsidRDefault="00AC1FEE" w:rsidP="008B446F">
      <w:pPr>
        <w:rPr>
          <w:rFonts w:ascii="Times New Roman" w:hAnsi="Times New Roman" w:cs="Times New Roman"/>
          <w:sz w:val="24"/>
          <w:szCs w:val="24"/>
        </w:rPr>
      </w:pPr>
      <w:r w:rsidRPr="00ED2214">
        <w:rPr>
          <w:rFonts w:ascii="Times New Roman" w:hAnsi="Times New Roman" w:cs="Times New Roman"/>
          <w:sz w:val="24"/>
          <w:szCs w:val="24"/>
        </w:rPr>
        <w:t>c</w:t>
      </w:r>
      <w:r w:rsidR="00162824" w:rsidRPr="007C0908">
        <w:rPr>
          <w:rFonts w:ascii="Times New Roman" w:hAnsi="Times New Roman" w:cs="Times New Roman"/>
          <w:sz w:val="24"/>
          <w:szCs w:val="24"/>
        </w:rPr>
        <w:t xml:space="preserve">)   JLL_W CPUE index of </w:t>
      </w:r>
      <w:r w:rsidR="00F54A19" w:rsidRPr="007C0908">
        <w:rPr>
          <w:rFonts w:ascii="Times New Roman" w:hAnsi="Times New Roman" w:cs="Times New Roman"/>
          <w:sz w:val="24"/>
          <w:szCs w:val="24"/>
        </w:rPr>
        <w:t>vulnerable biomass</w:t>
      </w:r>
      <w:r w:rsidR="00162824" w:rsidRPr="007C0908">
        <w:rPr>
          <w:rFonts w:ascii="Times New Roman" w:hAnsi="Times New Roman" w:cs="Times New Roman"/>
          <w:sz w:val="24"/>
          <w:szCs w:val="24"/>
        </w:rPr>
        <w:t xml:space="preserve"> </w:t>
      </w:r>
    </w:p>
    <w:p w14:paraId="7E8D9991" w14:textId="0C527159" w:rsidR="00F54A19" w:rsidRPr="00256DE4" w:rsidRDefault="00AC1FEE" w:rsidP="001B61C4">
      <w:pPr>
        <w:jc w:val="both"/>
        <w:rPr>
          <w:rFonts w:ascii="Times New Roman" w:hAnsi="Times New Roman" w:cs="Times New Roman"/>
          <w:sz w:val="24"/>
          <w:szCs w:val="24"/>
        </w:rPr>
      </w:pPr>
      <w:r>
        <w:rPr>
          <w:rFonts w:ascii="Times New Roman" w:hAnsi="Times New Roman" w:cs="Times New Roman"/>
          <w:sz w:val="24"/>
          <w:szCs w:val="24"/>
        </w:rPr>
        <w:t>d</w:t>
      </w:r>
      <w:r w:rsidR="00F54A19">
        <w:rPr>
          <w:rFonts w:ascii="Times New Roman" w:hAnsi="Times New Roman" w:cs="Times New Roman"/>
          <w:sz w:val="24"/>
          <w:szCs w:val="24"/>
        </w:rPr>
        <w:t xml:space="preserve">)   </w:t>
      </w:r>
      <w:r w:rsidR="00F54A19" w:rsidRPr="008B446F">
        <w:rPr>
          <w:rFonts w:ascii="Times New Roman" w:hAnsi="Times New Roman" w:cs="Times New Roman"/>
          <w:sz w:val="24"/>
          <w:szCs w:val="24"/>
        </w:rPr>
        <w:t xml:space="preserve">Canadian </w:t>
      </w:r>
      <w:del w:id="870" w:author="Nicholas Duprey" w:date="2019-07-23T11:54:00Z">
        <w:r w:rsidR="00F54A19" w:rsidRPr="008B446F" w:rsidDel="00D25416">
          <w:rPr>
            <w:rFonts w:ascii="Times New Roman" w:hAnsi="Times New Roman" w:cs="Times New Roman"/>
            <w:sz w:val="24"/>
            <w:szCs w:val="24"/>
          </w:rPr>
          <w:delText>combined rod and reel</w:delText>
        </w:r>
        <w:r w:rsidR="009E3D98" w:rsidRPr="008B446F" w:rsidDel="00D25416">
          <w:rPr>
            <w:rFonts w:ascii="Times New Roman" w:hAnsi="Times New Roman" w:cs="Times New Roman"/>
            <w:sz w:val="24"/>
            <w:szCs w:val="24"/>
          </w:rPr>
          <w:delText xml:space="preserve"> index</w:delText>
        </w:r>
        <w:r w:rsidR="009E3D98" w:rsidDel="00D25416">
          <w:rPr>
            <w:rFonts w:ascii="Times New Roman" w:hAnsi="Times New Roman" w:cs="Times New Roman"/>
            <w:sz w:val="24"/>
            <w:szCs w:val="24"/>
          </w:rPr>
          <w:delText xml:space="preserve"> of vulnerable</w:delText>
        </w:r>
      </w:del>
      <w:ins w:id="871" w:author="Nicholas Duprey" w:date="2019-07-23T11:54:00Z">
        <w:r w:rsidR="00D25416">
          <w:rPr>
            <w:rFonts w:ascii="Times New Roman" w:hAnsi="Times New Roman" w:cs="Times New Roman"/>
            <w:sz w:val="24"/>
            <w:szCs w:val="24"/>
          </w:rPr>
          <w:t>Acoustic survey</w:t>
        </w:r>
      </w:ins>
      <w:del w:id="872" w:author="Nicholas Duprey" w:date="2019-07-23T11:54:00Z">
        <w:r w:rsidR="009E3D98" w:rsidDel="00D25416">
          <w:rPr>
            <w:rFonts w:ascii="Times New Roman" w:hAnsi="Times New Roman" w:cs="Times New Roman"/>
            <w:sz w:val="24"/>
            <w:szCs w:val="24"/>
          </w:rPr>
          <w:delText xml:space="preserve"> biomass</w:delText>
        </w:r>
      </w:del>
    </w:p>
    <w:p w14:paraId="2DAA0B21" w14:textId="77777777" w:rsidR="009D1008" w:rsidRPr="00256DE4" w:rsidRDefault="009D1008" w:rsidP="009D1008">
      <w:pPr>
        <w:pStyle w:val="Heading4"/>
        <w:ind w:left="0"/>
        <w:rPr>
          <w:rFonts w:cs="Times New Roman"/>
          <w:szCs w:val="24"/>
        </w:rPr>
      </w:pPr>
      <w:bookmarkStart w:id="873" w:name="_Toc14467660"/>
      <w:proofErr w:type="spellStart"/>
      <w:r w:rsidRPr="00256DE4">
        <w:rPr>
          <w:rFonts w:cs="Times New Roman"/>
          <w:szCs w:val="24"/>
        </w:rPr>
        <w:lastRenderedPageBreak/>
        <w:t>East+Med</w:t>
      </w:r>
      <w:bookmarkEnd w:id="873"/>
      <w:proofErr w:type="spellEnd"/>
    </w:p>
    <w:p w14:paraId="6F79BA31" w14:textId="2C7D1DFA" w:rsidR="009D1008" w:rsidRPr="00256DE4" w:rsidRDefault="009D1008" w:rsidP="003F4443">
      <w:pPr>
        <w:pStyle w:val="ListParagraph"/>
        <w:numPr>
          <w:ilvl w:val="0"/>
          <w:numId w:val="10"/>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 xml:space="preserve">JLL_NEA CPUE index of </w:t>
      </w:r>
      <w:r w:rsidR="009E3D98">
        <w:rPr>
          <w:rFonts w:ascii="Times New Roman" w:hAnsi="Times New Roman" w:cs="Times New Roman"/>
          <w:sz w:val="24"/>
          <w:szCs w:val="24"/>
        </w:rPr>
        <w:t>vulnerable biomass</w:t>
      </w:r>
    </w:p>
    <w:p w14:paraId="2BE8D566" w14:textId="622EAE5E" w:rsidR="009D1008" w:rsidRPr="00256DE4" w:rsidRDefault="009D1008" w:rsidP="003F4443">
      <w:pPr>
        <w:pStyle w:val="ListParagraph"/>
        <w:numPr>
          <w:ilvl w:val="0"/>
          <w:numId w:val="10"/>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 xml:space="preserve">Western Mediterranean larval index of spawning stock </w:t>
      </w:r>
      <w:r w:rsidR="009E3D98">
        <w:rPr>
          <w:rFonts w:ascii="Times New Roman" w:hAnsi="Times New Roman" w:cs="Times New Roman"/>
          <w:sz w:val="24"/>
          <w:szCs w:val="24"/>
        </w:rPr>
        <w:t>biomass</w:t>
      </w:r>
    </w:p>
    <w:p w14:paraId="1E4F7D9A" w14:textId="577A5411" w:rsidR="009D1008" w:rsidRPr="00256DE4" w:rsidRDefault="009D1008" w:rsidP="003F4443">
      <w:pPr>
        <w:pStyle w:val="ListParagraph"/>
        <w:numPr>
          <w:ilvl w:val="0"/>
          <w:numId w:val="10"/>
        </w:numPr>
        <w:ind w:left="357" w:hanging="357"/>
        <w:jc w:val="both"/>
        <w:rPr>
          <w:rFonts w:ascii="Times New Roman" w:hAnsi="Times New Roman" w:cs="Times New Roman"/>
          <w:sz w:val="24"/>
          <w:szCs w:val="24"/>
        </w:rPr>
      </w:pPr>
      <w:r w:rsidRPr="008B446F">
        <w:rPr>
          <w:rFonts w:ascii="Times New Roman" w:hAnsi="Times New Roman" w:cs="Times New Roman"/>
          <w:sz w:val="24"/>
          <w:szCs w:val="24"/>
        </w:rPr>
        <w:t xml:space="preserve">GBYP aerial survey of </w:t>
      </w:r>
      <w:r w:rsidR="009E3D98" w:rsidRPr="008B446F">
        <w:rPr>
          <w:rFonts w:ascii="Times New Roman" w:hAnsi="Times New Roman" w:cs="Times New Roman"/>
          <w:sz w:val="24"/>
          <w:szCs w:val="24"/>
        </w:rPr>
        <w:t>spawning</w:t>
      </w:r>
      <w:r w:rsidR="009E3D98">
        <w:rPr>
          <w:rFonts w:ascii="Times New Roman" w:hAnsi="Times New Roman" w:cs="Times New Roman"/>
          <w:sz w:val="24"/>
          <w:szCs w:val="24"/>
        </w:rPr>
        <w:t xml:space="preserve"> stock biomass</w:t>
      </w:r>
    </w:p>
    <w:p w14:paraId="6A9244B9" w14:textId="602A229B" w:rsidR="009D1008" w:rsidRPr="00256DE4" w:rsidRDefault="009D1008" w:rsidP="003F4443">
      <w:pPr>
        <w:pStyle w:val="ListParagraph"/>
        <w:numPr>
          <w:ilvl w:val="0"/>
          <w:numId w:val="10"/>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Juvenile aerial survey Gulf of L</w:t>
      </w:r>
      <w:r w:rsidR="0054392A" w:rsidRPr="00256DE4">
        <w:rPr>
          <w:rFonts w:ascii="Times New Roman" w:hAnsi="Times New Roman" w:cs="Times New Roman"/>
          <w:sz w:val="24"/>
          <w:szCs w:val="24"/>
        </w:rPr>
        <w:t>i</w:t>
      </w:r>
      <w:r w:rsidRPr="00256DE4">
        <w:rPr>
          <w:rFonts w:ascii="Times New Roman" w:hAnsi="Times New Roman" w:cs="Times New Roman"/>
          <w:sz w:val="24"/>
          <w:szCs w:val="24"/>
        </w:rPr>
        <w:t>on</w:t>
      </w:r>
      <w:r w:rsidR="009E3D98">
        <w:rPr>
          <w:rFonts w:ascii="Times New Roman" w:hAnsi="Times New Roman" w:cs="Times New Roman"/>
          <w:sz w:val="24"/>
          <w:szCs w:val="24"/>
        </w:rPr>
        <w:t xml:space="preserve"> index of </w:t>
      </w:r>
      <w:del w:id="874" w:author="Nicholas Duprey" w:date="2019-07-23T15:20:00Z">
        <w:r w:rsidR="009E3D98" w:rsidDel="008B5DB7">
          <w:rPr>
            <w:rFonts w:ascii="Times New Roman" w:hAnsi="Times New Roman" w:cs="Times New Roman"/>
            <w:sz w:val="24"/>
            <w:szCs w:val="24"/>
          </w:rPr>
          <w:delText>spawning stock biomass</w:delText>
        </w:r>
      </w:del>
      <w:ins w:id="875" w:author="Nicholas Duprey" w:date="2019-07-23T15:20:00Z">
        <w:r w:rsidR="008B5DB7">
          <w:rPr>
            <w:rFonts w:ascii="Times New Roman" w:hAnsi="Times New Roman" w:cs="Times New Roman"/>
            <w:sz w:val="24"/>
            <w:szCs w:val="24"/>
          </w:rPr>
          <w:t xml:space="preserve">juvenile </w:t>
        </w:r>
      </w:ins>
      <w:ins w:id="876" w:author="Thomas Carruthers" w:date="2019-09-05T21:48:00Z">
        <w:r w:rsidR="00CE2D03">
          <w:rPr>
            <w:rFonts w:ascii="Times New Roman" w:hAnsi="Times New Roman" w:cs="Times New Roman"/>
            <w:sz w:val="24"/>
            <w:szCs w:val="24"/>
          </w:rPr>
          <w:t>fish (</w:t>
        </w:r>
      </w:ins>
      <w:proofErr w:type="gramStart"/>
      <w:ins w:id="877" w:author="Nicholas Duprey" w:date="2019-07-23T15:20:00Z">
        <w:r w:rsidR="008B5DB7">
          <w:rPr>
            <w:rFonts w:ascii="Times New Roman" w:hAnsi="Times New Roman" w:cs="Times New Roman"/>
            <w:sz w:val="24"/>
            <w:szCs w:val="24"/>
          </w:rPr>
          <w:t>2-4 year</w:t>
        </w:r>
        <w:proofErr w:type="gramEnd"/>
        <w:r w:rsidR="008B5DB7">
          <w:rPr>
            <w:rFonts w:ascii="Times New Roman" w:hAnsi="Times New Roman" w:cs="Times New Roman"/>
            <w:sz w:val="24"/>
            <w:szCs w:val="24"/>
          </w:rPr>
          <w:t xml:space="preserve"> olds</w:t>
        </w:r>
      </w:ins>
      <w:ins w:id="878" w:author="Thomas Carruthers" w:date="2019-09-05T21:48:00Z">
        <w:r w:rsidR="00CE2D03">
          <w:rPr>
            <w:rFonts w:ascii="Times New Roman" w:hAnsi="Times New Roman" w:cs="Times New Roman"/>
            <w:sz w:val="24"/>
            <w:szCs w:val="24"/>
          </w:rPr>
          <w:t>)</w:t>
        </w:r>
      </w:ins>
    </w:p>
    <w:p w14:paraId="47A26019" w14:textId="3C1678DD" w:rsidR="007E218D" w:rsidRPr="00256DE4" w:rsidRDefault="007E218D" w:rsidP="00406114">
      <w:pPr>
        <w:pStyle w:val="ListParagraph"/>
        <w:ind w:left="0"/>
        <w:jc w:val="both"/>
        <w:rPr>
          <w:rFonts w:ascii="Times New Roman" w:hAnsi="Times New Roman" w:cs="Times New Roman"/>
          <w:sz w:val="24"/>
          <w:szCs w:val="24"/>
        </w:rPr>
      </w:pPr>
    </w:p>
    <w:p w14:paraId="1DB7BC49" w14:textId="6B3283FB" w:rsidR="005249FE" w:rsidRDefault="00592806" w:rsidP="00406114">
      <w:pPr>
        <w:pStyle w:val="ListParagraph"/>
        <w:ind w:left="0"/>
        <w:jc w:val="both"/>
        <w:rPr>
          <w:ins w:id="879" w:author="Nicholas Duprey" w:date="2019-07-24T17:11:00Z"/>
          <w:rFonts w:ascii="Times New Roman" w:hAnsi="Times New Roman" w:cs="Times New Roman"/>
          <w:sz w:val="24"/>
          <w:szCs w:val="24"/>
        </w:rPr>
      </w:pPr>
      <w:r>
        <w:rPr>
          <w:rFonts w:ascii="Times New Roman" w:hAnsi="Times New Roman" w:cs="Times New Roman"/>
          <w:sz w:val="24"/>
          <w:szCs w:val="24"/>
        </w:rPr>
        <w:t>T</w:t>
      </w:r>
      <w:r w:rsidR="005D1678" w:rsidRPr="00256DE4">
        <w:rPr>
          <w:rFonts w:ascii="Times New Roman" w:hAnsi="Times New Roman" w:cs="Times New Roman"/>
          <w:sz w:val="24"/>
          <w:szCs w:val="24"/>
        </w:rPr>
        <w:t>hese indices are generated based on the simulation-specific</w:t>
      </w:r>
      <w:r w:rsidR="00A6681F">
        <w:rPr>
          <w:rFonts w:ascii="Times New Roman" w:hAnsi="Times New Roman" w:cs="Times New Roman"/>
          <w:sz w:val="24"/>
          <w:szCs w:val="24"/>
        </w:rPr>
        <w:t xml:space="preserve"> post-model</w:t>
      </w:r>
      <w:r w:rsidR="005D1678" w:rsidRPr="00256DE4">
        <w:rPr>
          <w:rFonts w:ascii="Times New Roman" w:hAnsi="Times New Roman" w:cs="Times New Roman"/>
          <w:sz w:val="24"/>
          <w:szCs w:val="24"/>
        </w:rPr>
        <w:t xml:space="preserve"> fit of the operating model to the indices, including lognormal error and autocorrelation in residuals. </w:t>
      </w:r>
      <w:ins w:id="880" w:author="Nicholas Duprey" w:date="2019-07-24T17:10:00Z">
        <w:r w:rsidR="007E471B">
          <w:rPr>
            <w:rFonts w:ascii="Times New Roman" w:hAnsi="Times New Roman" w:cs="Times New Roman"/>
            <w:sz w:val="24"/>
            <w:szCs w:val="24"/>
          </w:rPr>
          <w:t xml:space="preserve">These generated indices must maintain </w:t>
        </w:r>
        <w:del w:id="881" w:author="Nicholas Duprey" w:date="2019-08-01T12:40:00Z">
          <w:r w:rsidR="007E471B" w:rsidDel="007C0908">
            <w:rPr>
              <w:rFonts w:ascii="Times New Roman" w:hAnsi="Times New Roman" w:cs="Times New Roman"/>
              <w:sz w:val="24"/>
              <w:szCs w:val="24"/>
            </w:rPr>
            <w:delText>their</w:delText>
          </w:r>
        </w:del>
      </w:ins>
      <w:ins w:id="882" w:author="Nicholas Duprey" w:date="2019-08-01T12:40:00Z">
        <w:r w:rsidR="007C0908">
          <w:rPr>
            <w:rFonts w:ascii="Times New Roman" w:hAnsi="Times New Roman" w:cs="Times New Roman"/>
            <w:sz w:val="24"/>
            <w:szCs w:val="24"/>
          </w:rPr>
          <w:t xml:space="preserve">the same methods for their </w:t>
        </w:r>
      </w:ins>
      <w:ins w:id="883" w:author="Nicholas Duprey" w:date="2019-07-24T17:10:00Z">
        <w:del w:id="884" w:author="Nicholas Duprey" w:date="2019-08-01T12:41:00Z">
          <w:r w:rsidR="007E471B" w:rsidDel="007C0908">
            <w:rPr>
              <w:rFonts w:ascii="Times New Roman" w:hAnsi="Times New Roman" w:cs="Times New Roman"/>
              <w:sz w:val="24"/>
              <w:szCs w:val="24"/>
            </w:rPr>
            <w:delText xml:space="preserve"> </w:delText>
          </w:r>
        </w:del>
        <w:r w:rsidR="007E471B">
          <w:rPr>
            <w:rFonts w:ascii="Times New Roman" w:hAnsi="Times New Roman" w:cs="Times New Roman"/>
            <w:sz w:val="24"/>
            <w:szCs w:val="24"/>
          </w:rPr>
          <w:t xml:space="preserve">construction </w:t>
        </w:r>
      </w:ins>
      <w:ins w:id="885" w:author="Nicholas Duprey" w:date="2019-08-01T12:41:00Z">
        <w:r w:rsidR="007C0908">
          <w:rPr>
            <w:rFonts w:ascii="Times New Roman" w:hAnsi="Times New Roman" w:cs="Times New Roman"/>
            <w:sz w:val="24"/>
            <w:szCs w:val="24"/>
          </w:rPr>
          <w:t xml:space="preserve">in future years; </w:t>
        </w:r>
      </w:ins>
      <w:ins w:id="886" w:author="Nicholas Duprey" w:date="2019-07-24T17:10:00Z">
        <w:del w:id="887" w:author="Nicholas Duprey" w:date="2019-08-01T12:41:00Z">
          <w:r w:rsidR="007E471B" w:rsidDel="007C0908">
            <w:rPr>
              <w:rFonts w:ascii="Times New Roman" w:hAnsi="Times New Roman" w:cs="Times New Roman"/>
              <w:sz w:val="24"/>
              <w:szCs w:val="24"/>
            </w:rPr>
            <w:delText xml:space="preserve">methods and </w:delText>
          </w:r>
        </w:del>
        <w:r w:rsidR="007E471B">
          <w:rPr>
            <w:rFonts w:ascii="Times New Roman" w:hAnsi="Times New Roman" w:cs="Times New Roman"/>
            <w:sz w:val="24"/>
            <w:szCs w:val="24"/>
          </w:rPr>
          <w:t>changes to how the indices are constructed would not be allowed during an accepted MP</w:t>
        </w:r>
      </w:ins>
      <w:ins w:id="888" w:author="Nicholas Duprey" w:date="2019-07-24T17:11:00Z">
        <w:r w:rsidR="007E471B">
          <w:rPr>
            <w:rFonts w:ascii="Times New Roman" w:hAnsi="Times New Roman" w:cs="Times New Roman"/>
            <w:sz w:val="24"/>
            <w:szCs w:val="24"/>
          </w:rPr>
          <w:t xml:space="preserve">’s </w:t>
        </w:r>
      </w:ins>
      <w:ins w:id="889" w:author="Nicholas Duprey" w:date="2019-08-01T12:41:00Z">
        <w:r w:rsidR="007C0908">
          <w:rPr>
            <w:rFonts w:ascii="Times New Roman" w:hAnsi="Times New Roman" w:cs="Times New Roman"/>
            <w:sz w:val="24"/>
            <w:szCs w:val="24"/>
          </w:rPr>
          <w:t xml:space="preserve">period of </w:t>
        </w:r>
      </w:ins>
      <w:ins w:id="890" w:author="Nicholas Duprey" w:date="2019-07-24T17:11:00Z">
        <w:r w:rsidR="007E471B">
          <w:rPr>
            <w:rFonts w:ascii="Times New Roman" w:hAnsi="Times New Roman" w:cs="Times New Roman"/>
            <w:sz w:val="24"/>
            <w:szCs w:val="24"/>
          </w:rPr>
          <w:t>use.</w:t>
        </w:r>
      </w:ins>
    </w:p>
    <w:p w14:paraId="0819396F" w14:textId="6C9CCA2A" w:rsidR="007E471B" w:rsidRPr="00256DE4" w:rsidDel="007E471B" w:rsidRDefault="007E471B" w:rsidP="00406114">
      <w:pPr>
        <w:pStyle w:val="ListParagraph"/>
        <w:ind w:left="0"/>
        <w:jc w:val="both"/>
        <w:rPr>
          <w:del w:id="891" w:author="Nicholas Duprey" w:date="2019-07-24T17:11:00Z"/>
          <w:rFonts w:ascii="Times New Roman" w:hAnsi="Times New Roman" w:cs="Times New Roman"/>
          <w:sz w:val="24"/>
          <w:szCs w:val="24"/>
          <w:u w:val="single"/>
        </w:rPr>
      </w:pPr>
    </w:p>
    <w:p w14:paraId="6C804825" w14:textId="77777777" w:rsidR="005249FE" w:rsidRPr="00256DE4" w:rsidRDefault="005249FE" w:rsidP="00406114">
      <w:pPr>
        <w:pStyle w:val="ListParagraph"/>
        <w:ind w:left="0"/>
        <w:jc w:val="both"/>
        <w:rPr>
          <w:rFonts w:ascii="Times New Roman" w:hAnsi="Times New Roman" w:cs="Times New Roman"/>
          <w:sz w:val="24"/>
          <w:szCs w:val="24"/>
          <w:u w:val="single"/>
        </w:rPr>
      </w:pPr>
    </w:p>
    <w:p w14:paraId="28D848CA" w14:textId="07F8FCA4" w:rsidR="00EC785A" w:rsidRPr="00256DE4" w:rsidRDefault="00EC785A" w:rsidP="0040611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 xml:space="preserve">Some </w:t>
      </w:r>
      <w:r w:rsidR="00277AFF">
        <w:rPr>
          <w:rFonts w:ascii="Times New Roman" w:hAnsi="Times New Roman" w:cs="Times New Roman"/>
          <w:sz w:val="24"/>
          <w:szCs w:val="24"/>
        </w:rPr>
        <w:t>C</w:t>
      </w:r>
      <w:r w:rsidRPr="00256DE4">
        <w:rPr>
          <w:rFonts w:ascii="Times New Roman" w:hAnsi="Times New Roman" w:cs="Times New Roman"/>
          <w:sz w:val="24"/>
          <w:szCs w:val="24"/>
        </w:rPr>
        <w:t>MPs may use annual catch</w:t>
      </w:r>
      <w:r w:rsidR="005D0616">
        <w:rPr>
          <w:rFonts w:ascii="Times New Roman" w:hAnsi="Times New Roman" w:cs="Times New Roman"/>
          <w:sz w:val="24"/>
          <w:szCs w:val="24"/>
        </w:rPr>
        <w:t xml:space="preserve"> (removals)</w:t>
      </w:r>
      <w:r w:rsidRPr="00256DE4">
        <w:rPr>
          <w:rFonts w:ascii="Times New Roman" w:hAnsi="Times New Roman" w:cs="Times New Roman"/>
          <w:sz w:val="24"/>
          <w:szCs w:val="24"/>
        </w:rPr>
        <w:t xml:space="preserve"> observations</w:t>
      </w:r>
      <w:r w:rsidR="005D0616">
        <w:rPr>
          <w:rFonts w:ascii="Times New Roman" w:hAnsi="Times New Roman" w:cs="Times New Roman"/>
          <w:sz w:val="24"/>
          <w:szCs w:val="24"/>
        </w:rPr>
        <w:t xml:space="preserve"> </w:t>
      </w:r>
      <w:r w:rsidR="00E20F54" w:rsidRPr="00256DE4">
        <w:rPr>
          <w:rFonts w:ascii="Times New Roman" w:hAnsi="Times New Roman" w:cs="Times New Roman"/>
          <w:sz w:val="24"/>
          <w:szCs w:val="24"/>
        </w:rPr>
        <w:t xml:space="preserve">in addition to the simulated indices. As the </w:t>
      </w:r>
      <w:r w:rsidR="00277AFF">
        <w:rPr>
          <w:rFonts w:ascii="Times New Roman" w:hAnsi="Times New Roman" w:cs="Times New Roman"/>
          <w:sz w:val="24"/>
          <w:szCs w:val="24"/>
        </w:rPr>
        <w:t>base case</w:t>
      </w:r>
      <w:r w:rsidR="00E20F54" w:rsidRPr="00256DE4">
        <w:rPr>
          <w:rFonts w:ascii="Times New Roman" w:hAnsi="Times New Roman" w:cs="Times New Roman"/>
          <w:sz w:val="24"/>
          <w:szCs w:val="24"/>
        </w:rPr>
        <w:t>, simulated annual catch data</w:t>
      </w:r>
      <w:r w:rsidR="005D1678" w:rsidRPr="00256DE4">
        <w:rPr>
          <w:rFonts w:ascii="Times New Roman" w:hAnsi="Times New Roman" w:cs="Times New Roman"/>
          <w:sz w:val="24"/>
          <w:szCs w:val="24"/>
        </w:rPr>
        <w:t xml:space="preserve"> are assumed to have</w:t>
      </w:r>
      <w:r w:rsidR="00E20F54" w:rsidRPr="00256DE4">
        <w:rPr>
          <w:rFonts w:ascii="Times New Roman" w:hAnsi="Times New Roman" w:cs="Times New Roman"/>
          <w:sz w:val="24"/>
          <w:szCs w:val="24"/>
        </w:rPr>
        <w:t xml:space="preserve"> been observed with error and</w:t>
      </w:r>
      <w:r w:rsidR="005D1678" w:rsidRPr="00256DE4">
        <w:rPr>
          <w:rFonts w:ascii="Times New Roman" w:hAnsi="Times New Roman" w:cs="Times New Roman"/>
          <w:sz w:val="24"/>
          <w:szCs w:val="24"/>
        </w:rPr>
        <w:t xml:space="preserve"> a log-normal </w:t>
      </w:r>
      <w:commentRangeStart w:id="892"/>
      <w:r w:rsidR="005D1678" w:rsidRPr="00256DE4">
        <w:rPr>
          <w:rFonts w:ascii="Times New Roman" w:hAnsi="Times New Roman" w:cs="Times New Roman"/>
          <w:sz w:val="24"/>
          <w:szCs w:val="24"/>
        </w:rPr>
        <w:t xml:space="preserve">CV of </w:t>
      </w:r>
      <w:r w:rsidR="005D0616">
        <w:rPr>
          <w:rFonts w:ascii="Times New Roman" w:hAnsi="Times New Roman" w:cs="Times New Roman"/>
          <w:sz w:val="24"/>
          <w:szCs w:val="24"/>
        </w:rPr>
        <w:t>2.5</w:t>
      </w:r>
      <w:r w:rsidR="005D1678" w:rsidRPr="00256DE4">
        <w:rPr>
          <w:rFonts w:ascii="Times New Roman" w:hAnsi="Times New Roman" w:cs="Times New Roman"/>
          <w:sz w:val="24"/>
          <w:szCs w:val="24"/>
        </w:rPr>
        <w:t xml:space="preserve">% </w:t>
      </w:r>
      <w:commentRangeEnd w:id="892"/>
      <w:r w:rsidR="005249FE" w:rsidRPr="00256DE4">
        <w:rPr>
          <w:rStyle w:val="CommentReference"/>
          <w:rFonts w:ascii="Times New Roman" w:hAnsi="Times New Roman" w:cs="Times New Roman"/>
          <w:sz w:val="24"/>
          <w:szCs w:val="24"/>
        </w:rPr>
        <w:commentReference w:id="892"/>
      </w:r>
      <w:r w:rsidR="00E20F54" w:rsidRPr="00256DE4">
        <w:rPr>
          <w:rFonts w:ascii="Times New Roman" w:hAnsi="Times New Roman" w:cs="Times New Roman"/>
          <w:sz w:val="24"/>
          <w:szCs w:val="24"/>
        </w:rPr>
        <w:t xml:space="preserve">(95% of observations are within +/- </w:t>
      </w:r>
      <w:r w:rsidR="005D0616">
        <w:rPr>
          <w:rFonts w:ascii="Times New Roman" w:hAnsi="Times New Roman" w:cs="Times New Roman"/>
          <w:sz w:val="24"/>
          <w:szCs w:val="24"/>
        </w:rPr>
        <w:t>5</w:t>
      </w:r>
      <w:r w:rsidR="00E20F54" w:rsidRPr="00256DE4">
        <w:rPr>
          <w:rFonts w:ascii="Times New Roman" w:hAnsi="Times New Roman" w:cs="Times New Roman"/>
          <w:sz w:val="24"/>
          <w:szCs w:val="24"/>
        </w:rPr>
        <w:t>% of the true catch that was taken)</w:t>
      </w:r>
      <w:r w:rsidR="005D1678" w:rsidRPr="00256DE4">
        <w:rPr>
          <w:rFonts w:ascii="Times New Roman" w:hAnsi="Times New Roman" w:cs="Times New Roman"/>
          <w:sz w:val="24"/>
          <w:szCs w:val="24"/>
        </w:rPr>
        <w:t xml:space="preserve">. </w:t>
      </w:r>
    </w:p>
    <w:p w14:paraId="0EEA6567" w14:textId="31A7A461" w:rsidR="00914301" w:rsidRPr="00256DE4" w:rsidRDefault="00914301" w:rsidP="00406114">
      <w:pPr>
        <w:pStyle w:val="ListParagraph"/>
        <w:ind w:left="0"/>
        <w:jc w:val="both"/>
        <w:rPr>
          <w:rFonts w:ascii="Times New Roman" w:hAnsi="Times New Roman" w:cs="Times New Roman"/>
          <w:sz w:val="24"/>
          <w:szCs w:val="24"/>
        </w:rPr>
      </w:pPr>
    </w:p>
    <w:p w14:paraId="0759DC42" w14:textId="7600D586" w:rsidR="00914301" w:rsidRPr="00256DE4" w:rsidRDefault="00914301" w:rsidP="0040611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 xml:space="preserve">While not all of the indices are being used for projections, this does not imply that they should be discontinued </w:t>
      </w:r>
      <w:r w:rsidR="005D0616">
        <w:rPr>
          <w:rFonts w:ascii="Times New Roman" w:hAnsi="Times New Roman" w:cs="Times New Roman"/>
          <w:sz w:val="24"/>
          <w:szCs w:val="24"/>
        </w:rPr>
        <w:t>or not</w:t>
      </w:r>
      <w:r w:rsidR="005D0616" w:rsidRPr="00256DE4">
        <w:rPr>
          <w:rFonts w:ascii="Times New Roman" w:hAnsi="Times New Roman" w:cs="Times New Roman"/>
          <w:sz w:val="24"/>
          <w:szCs w:val="24"/>
        </w:rPr>
        <w:t xml:space="preserve"> </w:t>
      </w:r>
      <w:r w:rsidRPr="00256DE4">
        <w:rPr>
          <w:rFonts w:ascii="Times New Roman" w:hAnsi="Times New Roman" w:cs="Times New Roman"/>
          <w:sz w:val="24"/>
          <w:szCs w:val="24"/>
        </w:rPr>
        <w:t>updated and reviewed by the SCRS BFT species group. It will also be important to have these updated indices for model re-conditioning when the MSE is re-run (which would be done at a set interval to be determined by the Commission).</w:t>
      </w:r>
    </w:p>
    <w:p w14:paraId="3B4D746D" w14:textId="77777777" w:rsidR="007E218D" w:rsidRPr="00256DE4" w:rsidRDefault="00C837B1" w:rsidP="00406114">
      <w:pPr>
        <w:pStyle w:val="Heading3"/>
        <w:ind w:left="0"/>
        <w:rPr>
          <w:rFonts w:cs="Times New Roman"/>
          <w:szCs w:val="24"/>
        </w:rPr>
      </w:pPr>
      <w:bookmarkStart w:id="893" w:name="_Toc14467661"/>
      <w:r w:rsidRPr="00256DE4">
        <w:rPr>
          <w:rFonts w:cs="Times New Roman"/>
          <w:szCs w:val="24"/>
        </w:rPr>
        <w:t>Alternative options</w:t>
      </w:r>
      <w:bookmarkEnd w:id="893"/>
    </w:p>
    <w:p w14:paraId="25784F2B" w14:textId="77777777" w:rsidR="007E218D" w:rsidRPr="00256DE4" w:rsidRDefault="007E218D" w:rsidP="00406114">
      <w:pPr>
        <w:jc w:val="both"/>
        <w:rPr>
          <w:rFonts w:ascii="Times New Roman" w:hAnsi="Times New Roman" w:cs="Times New Roman"/>
          <w:sz w:val="24"/>
          <w:szCs w:val="24"/>
        </w:rPr>
      </w:pPr>
    </w:p>
    <w:p w14:paraId="1381E8BC" w14:textId="111C9116" w:rsidR="007E218D" w:rsidRPr="00256DE4" w:rsidRDefault="004C5CBB" w:rsidP="00406114">
      <w:pPr>
        <w:jc w:val="both"/>
        <w:rPr>
          <w:rFonts w:ascii="Times New Roman" w:hAnsi="Times New Roman" w:cs="Times New Roman"/>
          <w:sz w:val="24"/>
          <w:szCs w:val="24"/>
        </w:rPr>
      </w:pPr>
      <w:r>
        <w:rPr>
          <w:rFonts w:ascii="Times New Roman" w:hAnsi="Times New Roman" w:cs="Times New Roman"/>
          <w:sz w:val="24"/>
          <w:szCs w:val="24"/>
        </w:rPr>
        <w:t>Many</w:t>
      </w:r>
      <w:r w:rsidR="008815FC" w:rsidRPr="00256DE4">
        <w:rPr>
          <w:rFonts w:ascii="Times New Roman" w:hAnsi="Times New Roman" w:cs="Times New Roman"/>
          <w:sz w:val="24"/>
          <w:szCs w:val="24"/>
        </w:rPr>
        <w:t xml:space="preserve"> additions or alternatives are possible. The reasons behind the initial suggestions above are lengthy </w:t>
      </w:r>
      <w:r w:rsidR="00D05D28">
        <w:rPr>
          <w:rFonts w:ascii="Times New Roman" w:hAnsi="Times New Roman" w:cs="Times New Roman"/>
          <w:sz w:val="24"/>
          <w:szCs w:val="24"/>
        </w:rPr>
        <w:t xml:space="preserve">periods of </w:t>
      </w:r>
      <w:r w:rsidR="008815FC" w:rsidRPr="00256DE4">
        <w:rPr>
          <w:rFonts w:ascii="Times New Roman" w:hAnsi="Times New Roman" w:cs="Times New Roman"/>
          <w:sz w:val="24"/>
          <w:szCs w:val="24"/>
        </w:rPr>
        <w:t>continuity (though admitting a concern about the decrease in spatial coverage of the JLL_NEA index over time) and fishery-independence.</w:t>
      </w:r>
      <w:r w:rsidR="00BF0EC6" w:rsidRPr="00256DE4">
        <w:rPr>
          <w:rFonts w:ascii="Times New Roman" w:hAnsi="Times New Roman" w:cs="Times New Roman"/>
          <w:sz w:val="24"/>
          <w:szCs w:val="24"/>
        </w:rPr>
        <w:t xml:space="preserve"> Accordingly</w:t>
      </w:r>
      <w:r w:rsidR="005137BE" w:rsidRPr="00256DE4">
        <w:rPr>
          <w:rFonts w:ascii="Times New Roman" w:hAnsi="Times New Roman" w:cs="Times New Roman"/>
          <w:sz w:val="24"/>
          <w:szCs w:val="24"/>
        </w:rPr>
        <w:t>,</w:t>
      </w:r>
      <w:r w:rsidR="00BF0EC6" w:rsidRPr="00256DE4">
        <w:rPr>
          <w:rFonts w:ascii="Times New Roman" w:hAnsi="Times New Roman" w:cs="Times New Roman"/>
          <w:sz w:val="24"/>
          <w:szCs w:val="24"/>
        </w:rPr>
        <w:t xml:space="preserve"> the East + Med might be extended to include trap or </w:t>
      </w:r>
      <w:proofErr w:type="spellStart"/>
      <w:r w:rsidR="00BF0EC6" w:rsidRPr="00256DE4">
        <w:rPr>
          <w:rFonts w:ascii="Times New Roman" w:hAnsi="Times New Roman" w:cs="Times New Roman"/>
          <w:sz w:val="24"/>
          <w:szCs w:val="24"/>
        </w:rPr>
        <w:t>baitboat</w:t>
      </w:r>
      <w:proofErr w:type="spellEnd"/>
      <w:r w:rsidR="00BF0EC6" w:rsidRPr="00256DE4">
        <w:rPr>
          <w:rFonts w:ascii="Times New Roman" w:hAnsi="Times New Roman" w:cs="Times New Roman"/>
          <w:sz w:val="24"/>
          <w:szCs w:val="24"/>
        </w:rPr>
        <w:t xml:space="preserve"> indices.</w:t>
      </w:r>
    </w:p>
    <w:p w14:paraId="79CA2C0A" w14:textId="77777777" w:rsidR="007E218D" w:rsidRPr="00256DE4" w:rsidRDefault="007E218D" w:rsidP="00406114">
      <w:pPr>
        <w:jc w:val="both"/>
        <w:rPr>
          <w:rFonts w:ascii="Times New Roman" w:hAnsi="Times New Roman" w:cs="Times New Roman"/>
          <w:sz w:val="24"/>
          <w:szCs w:val="24"/>
        </w:rPr>
      </w:pPr>
    </w:p>
    <w:p w14:paraId="5C08813B" w14:textId="77777777" w:rsidR="007E218D" w:rsidRPr="00256DE4" w:rsidRDefault="008815FC" w:rsidP="00406114">
      <w:pPr>
        <w:jc w:val="both"/>
        <w:rPr>
          <w:rFonts w:ascii="Times New Roman" w:hAnsi="Times New Roman" w:cs="Times New Roman"/>
          <w:sz w:val="24"/>
          <w:szCs w:val="24"/>
        </w:rPr>
      </w:pPr>
      <w:r w:rsidRPr="00256DE4">
        <w:rPr>
          <w:rFonts w:ascii="Times New Roman" w:hAnsi="Times New Roman" w:cs="Times New Roman"/>
          <w:sz w:val="24"/>
          <w:szCs w:val="24"/>
        </w:rPr>
        <w:t>Including additional indices of abundance</w:t>
      </w:r>
      <w:r w:rsidR="00071A74" w:rsidRPr="00256DE4">
        <w:rPr>
          <w:rFonts w:ascii="Times New Roman" w:hAnsi="Times New Roman" w:cs="Times New Roman"/>
          <w:sz w:val="24"/>
          <w:szCs w:val="24"/>
        </w:rPr>
        <w:t xml:space="preserve"> </w:t>
      </w:r>
      <w:r w:rsidRPr="00256DE4">
        <w:rPr>
          <w:rFonts w:ascii="Times New Roman" w:hAnsi="Times New Roman" w:cs="Times New Roman"/>
          <w:sz w:val="24"/>
          <w:szCs w:val="24"/>
        </w:rPr>
        <w:t>will increase the workload (see below)</w:t>
      </w:r>
      <w:r w:rsidR="00071A74" w:rsidRPr="00256DE4">
        <w:rPr>
          <w:rFonts w:ascii="Times New Roman" w:hAnsi="Times New Roman" w:cs="Times New Roman"/>
          <w:sz w:val="24"/>
          <w:szCs w:val="24"/>
        </w:rPr>
        <w:t>, so might be better postponed to a “second round”.</w:t>
      </w:r>
    </w:p>
    <w:p w14:paraId="4D52892D" w14:textId="77777777" w:rsidR="007E218D" w:rsidRPr="00256DE4" w:rsidRDefault="007E218D" w:rsidP="00406114">
      <w:pPr>
        <w:jc w:val="both"/>
        <w:rPr>
          <w:rFonts w:ascii="Times New Roman" w:hAnsi="Times New Roman" w:cs="Times New Roman"/>
          <w:sz w:val="24"/>
          <w:szCs w:val="24"/>
        </w:rPr>
      </w:pPr>
    </w:p>
    <w:p w14:paraId="72656DE5" w14:textId="50F045B4" w:rsidR="007E218D" w:rsidRPr="00256DE4" w:rsidRDefault="00071A74" w:rsidP="00406114">
      <w:pPr>
        <w:jc w:val="both"/>
        <w:rPr>
          <w:rFonts w:ascii="Times New Roman" w:hAnsi="Times New Roman" w:cs="Times New Roman"/>
          <w:sz w:val="24"/>
          <w:szCs w:val="24"/>
        </w:rPr>
      </w:pPr>
      <w:r w:rsidRPr="00256DE4">
        <w:rPr>
          <w:rFonts w:ascii="Times New Roman" w:hAnsi="Times New Roman" w:cs="Times New Roman"/>
          <w:sz w:val="24"/>
          <w:szCs w:val="24"/>
        </w:rPr>
        <w:t>Catch-at-length series could also be considered for inclusion</w:t>
      </w:r>
      <w:r w:rsidR="0098238C">
        <w:rPr>
          <w:rFonts w:ascii="Times New Roman" w:hAnsi="Times New Roman" w:cs="Times New Roman"/>
          <w:sz w:val="24"/>
          <w:szCs w:val="24"/>
        </w:rPr>
        <w:t xml:space="preserve"> as </w:t>
      </w:r>
      <w:r w:rsidR="00277AFF">
        <w:rPr>
          <w:rFonts w:ascii="Times New Roman" w:hAnsi="Times New Roman" w:cs="Times New Roman"/>
          <w:sz w:val="24"/>
          <w:szCs w:val="24"/>
        </w:rPr>
        <w:t>C</w:t>
      </w:r>
      <w:r w:rsidR="0098238C">
        <w:rPr>
          <w:rFonts w:ascii="Times New Roman" w:hAnsi="Times New Roman" w:cs="Times New Roman"/>
          <w:sz w:val="24"/>
          <w:szCs w:val="24"/>
        </w:rPr>
        <w:t>MP inputs</w:t>
      </w:r>
      <w:r w:rsidRPr="00256DE4">
        <w:rPr>
          <w:rFonts w:ascii="Times New Roman" w:hAnsi="Times New Roman" w:cs="Times New Roman"/>
          <w:sz w:val="24"/>
          <w:szCs w:val="24"/>
        </w:rPr>
        <w:t>, but raise further technical complications regarding the specification of how they are generated, so are likely best deferred from consideration until a “second round”.</w:t>
      </w:r>
    </w:p>
    <w:p w14:paraId="17D6C8C9" w14:textId="35AB87CD" w:rsidR="005D1678" w:rsidRPr="00256DE4" w:rsidRDefault="005D1678" w:rsidP="00406114">
      <w:pPr>
        <w:jc w:val="both"/>
        <w:rPr>
          <w:rFonts w:ascii="Times New Roman" w:hAnsi="Times New Roman" w:cs="Times New Roman"/>
          <w:sz w:val="24"/>
          <w:szCs w:val="24"/>
        </w:rPr>
      </w:pPr>
    </w:p>
    <w:p w14:paraId="10859D77" w14:textId="0FF6A115" w:rsidR="005D1678" w:rsidRPr="00256DE4" w:rsidRDefault="005D1678" w:rsidP="00406114">
      <w:pPr>
        <w:jc w:val="both"/>
        <w:rPr>
          <w:rFonts w:ascii="Times New Roman" w:hAnsi="Times New Roman" w:cs="Times New Roman"/>
          <w:sz w:val="24"/>
          <w:szCs w:val="24"/>
        </w:rPr>
      </w:pPr>
      <w:r w:rsidRPr="00256DE4">
        <w:rPr>
          <w:rFonts w:ascii="Times New Roman" w:hAnsi="Times New Roman" w:cs="Times New Roman"/>
          <w:sz w:val="24"/>
          <w:szCs w:val="24"/>
        </w:rPr>
        <w:t>A ‘perfect information’ observation error model (suitable for CMP testing) that include</w:t>
      </w:r>
      <w:r w:rsidR="0098238C">
        <w:rPr>
          <w:rFonts w:ascii="Times New Roman" w:hAnsi="Times New Roman" w:cs="Times New Roman"/>
          <w:sz w:val="24"/>
          <w:szCs w:val="24"/>
        </w:rPr>
        <w:t>s</w:t>
      </w:r>
      <w:r w:rsidRPr="00256DE4">
        <w:rPr>
          <w:rFonts w:ascii="Times New Roman" w:hAnsi="Times New Roman" w:cs="Times New Roman"/>
          <w:sz w:val="24"/>
          <w:szCs w:val="24"/>
        </w:rPr>
        <w:t xml:space="preserve"> essentially no observation error or autocorrelation in indices, or observation error in catches.   </w:t>
      </w:r>
    </w:p>
    <w:p w14:paraId="11163754" w14:textId="4483EB35" w:rsidR="005D1678" w:rsidRPr="00256DE4" w:rsidRDefault="005D1678" w:rsidP="00406114">
      <w:pPr>
        <w:jc w:val="both"/>
        <w:rPr>
          <w:rFonts w:ascii="Times New Roman" w:hAnsi="Times New Roman" w:cs="Times New Roman"/>
          <w:sz w:val="24"/>
          <w:szCs w:val="24"/>
        </w:rPr>
      </w:pPr>
    </w:p>
    <w:p w14:paraId="13E32719" w14:textId="75B6F7C9" w:rsidR="005D1678" w:rsidRPr="00256DE4" w:rsidRDefault="005D1678" w:rsidP="00406114">
      <w:pPr>
        <w:jc w:val="both"/>
        <w:rPr>
          <w:rFonts w:ascii="Times New Roman" w:hAnsi="Times New Roman" w:cs="Times New Roman"/>
          <w:sz w:val="24"/>
          <w:szCs w:val="24"/>
        </w:rPr>
      </w:pPr>
      <w:r w:rsidRPr="00256DE4">
        <w:rPr>
          <w:rFonts w:ascii="Times New Roman" w:hAnsi="Times New Roman" w:cs="Times New Roman"/>
          <w:sz w:val="24"/>
          <w:szCs w:val="24"/>
        </w:rPr>
        <w:t xml:space="preserve">A ‘bad’ observation error model that is the same as the base-case but includes the estimated non-linearity in indices with biomass, and a 10% lognormal CV in annual catch data. </w:t>
      </w:r>
    </w:p>
    <w:p w14:paraId="035D6542" w14:textId="77777777" w:rsidR="007E218D" w:rsidRPr="00256DE4" w:rsidRDefault="007E218D" w:rsidP="00406114">
      <w:pPr>
        <w:jc w:val="both"/>
        <w:rPr>
          <w:rFonts w:ascii="Times New Roman" w:hAnsi="Times New Roman" w:cs="Times New Roman"/>
          <w:sz w:val="24"/>
          <w:szCs w:val="24"/>
        </w:rPr>
      </w:pPr>
    </w:p>
    <w:p w14:paraId="31024AA0" w14:textId="77777777" w:rsidR="007E218D" w:rsidRPr="00256DE4" w:rsidRDefault="00071A74" w:rsidP="00406114">
      <w:pPr>
        <w:pStyle w:val="Heading3"/>
        <w:ind w:left="0"/>
        <w:rPr>
          <w:rFonts w:cs="Times New Roman"/>
          <w:szCs w:val="24"/>
        </w:rPr>
      </w:pPr>
      <w:bookmarkStart w:id="894" w:name="_Toc14467662"/>
      <w:r w:rsidRPr="00256DE4">
        <w:rPr>
          <w:rFonts w:cs="Times New Roman"/>
          <w:szCs w:val="24"/>
        </w:rPr>
        <w:t>Relationships with abundance</w:t>
      </w:r>
      <w:bookmarkEnd w:id="894"/>
      <w:r w:rsidR="00874854" w:rsidRPr="00256DE4">
        <w:rPr>
          <w:rFonts w:cs="Times New Roman"/>
          <w:szCs w:val="24"/>
        </w:rPr>
        <w:t xml:space="preserve"> </w:t>
      </w:r>
    </w:p>
    <w:p w14:paraId="3FF5B810" w14:textId="77777777" w:rsidR="007E218D" w:rsidRPr="00256DE4" w:rsidRDefault="007E218D" w:rsidP="00406114">
      <w:pPr>
        <w:jc w:val="both"/>
        <w:rPr>
          <w:rFonts w:ascii="Times New Roman" w:hAnsi="Times New Roman" w:cs="Times New Roman"/>
          <w:i/>
          <w:sz w:val="24"/>
          <w:szCs w:val="24"/>
        </w:rPr>
      </w:pPr>
    </w:p>
    <w:p w14:paraId="50A312C8" w14:textId="038E5CED" w:rsidR="007E218D" w:rsidRPr="00256DE4" w:rsidRDefault="00071A74" w:rsidP="00406114">
      <w:pPr>
        <w:jc w:val="both"/>
        <w:rPr>
          <w:rFonts w:ascii="Times New Roman" w:hAnsi="Times New Roman" w:cs="Times New Roman"/>
          <w:sz w:val="24"/>
          <w:szCs w:val="24"/>
        </w:rPr>
      </w:pPr>
      <w:r w:rsidRPr="00256DE4">
        <w:rPr>
          <w:rFonts w:ascii="Times New Roman" w:hAnsi="Times New Roman" w:cs="Times New Roman"/>
          <w:sz w:val="24"/>
          <w:szCs w:val="24"/>
        </w:rPr>
        <w:t xml:space="preserve">For </w:t>
      </w:r>
      <w:r w:rsidR="00277AFF">
        <w:rPr>
          <w:rFonts w:ascii="Times New Roman" w:hAnsi="Times New Roman" w:cs="Times New Roman"/>
          <w:sz w:val="24"/>
          <w:szCs w:val="24"/>
        </w:rPr>
        <w:t>base case</w:t>
      </w:r>
      <w:r w:rsidR="00277AFF"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trials, </w:t>
      </w:r>
      <w:r w:rsidR="00231B39" w:rsidRPr="00256DE4">
        <w:rPr>
          <w:rFonts w:ascii="Times New Roman" w:hAnsi="Times New Roman" w:cs="Times New Roman"/>
          <w:sz w:val="24"/>
          <w:szCs w:val="24"/>
        </w:rPr>
        <w:t>abundance indices will be taken to be linearly proportional</w:t>
      </w:r>
      <w:r w:rsidRPr="00256DE4">
        <w:rPr>
          <w:rFonts w:ascii="Times New Roman" w:hAnsi="Times New Roman" w:cs="Times New Roman"/>
          <w:sz w:val="24"/>
          <w:szCs w:val="24"/>
        </w:rPr>
        <w:t xml:space="preserve"> to the appropriate component of the underlying </w:t>
      </w:r>
      <w:r w:rsidR="00231B39" w:rsidRPr="00256DE4">
        <w:rPr>
          <w:rFonts w:ascii="Times New Roman" w:hAnsi="Times New Roman" w:cs="Times New Roman"/>
          <w:sz w:val="24"/>
          <w:szCs w:val="24"/>
        </w:rPr>
        <w:t xml:space="preserve">model </w:t>
      </w:r>
      <w:r w:rsidRPr="00256DE4">
        <w:rPr>
          <w:rFonts w:ascii="Times New Roman" w:hAnsi="Times New Roman" w:cs="Times New Roman"/>
          <w:sz w:val="24"/>
          <w:szCs w:val="24"/>
        </w:rPr>
        <w:t>biomass</w:t>
      </w:r>
      <w:r w:rsidR="00231B39" w:rsidRPr="00256DE4">
        <w:rPr>
          <w:rFonts w:ascii="Times New Roman" w:hAnsi="Times New Roman" w:cs="Times New Roman"/>
          <w:sz w:val="24"/>
          <w:szCs w:val="24"/>
        </w:rPr>
        <w:t xml:space="preserve"> in the stratum/strata concerned.</w:t>
      </w:r>
    </w:p>
    <w:p w14:paraId="1B145BC0" w14:textId="77777777" w:rsidR="007E218D" w:rsidRPr="00256DE4" w:rsidRDefault="007E218D" w:rsidP="00406114">
      <w:pPr>
        <w:jc w:val="both"/>
        <w:rPr>
          <w:rFonts w:ascii="Times New Roman" w:hAnsi="Times New Roman" w:cs="Times New Roman"/>
          <w:sz w:val="24"/>
          <w:szCs w:val="24"/>
        </w:rPr>
      </w:pPr>
    </w:p>
    <w:p w14:paraId="77108719" w14:textId="078FAFB7" w:rsidR="007E218D" w:rsidRPr="00256DE4" w:rsidRDefault="00231B39" w:rsidP="00406114">
      <w:pPr>
        <w:jc w:val="both"/>
        <w:rPr>
          <w:rFonts w:ascii="Times New Roman" w:hAnsi="Times New Roman" w:cs="Times New Roman"/>
          <w:sz w:val="24"/>
          <w:szCs w:val="24"/>
        </w:rPr>
      </w:pPr>
      <w:r w:rsidRPr="00256DE4">
        <w:rPr>
          <w:rFonts w:ascii="Times New Roman" w:hAnsi="Times New Roman" w:cs="Times New Roman"/>
          <w:sz w:val="24"/>
          <w:szCs w:val="24"/>
        </w:rPr>
        <w:t xml:space="preserve">Possible alternatives to this </w:t>
      </w:r>
      <w:r w:rsidR="008D31F4" w:rsidRPr="00256DE4">
        <w:rPr>
          <w:rFonts w:ascii="Times New Roman" w:hAnsi="Times New Roman" w:cs="Times New Roman"/>
          <w:sz w:val="24"/>
          <w:szCs w:val="24"/>
        </w:rPr>
        <w:t>are</w:t>
      </w:r>
      <w:r w:rsidRPr="00256DE4">
        <w:rPr>
          <w:rFonts w:ascii="Times New Roman" w:hAnsi="Times New Roman" w:cs="Times New Roman"/>
          <w:sz w:val="24"/>
          <w:szCs w:val="24"/>
        </w:rPr>
        <w:t xml:space="preserve"> considered under Robustness trials (see </w:t>
      </w:r>
      <w:r w:rsidR="0098238C">
        <w:rPr>
          <w:rFonts w:ascii="Times New Roman" w:hAnsi="Times New Roman" w:cs="Times New Roman"/>
          <w:sz w:val="24"/>
          <w:szCs w:val="24"/>
        </w:rPr>
        <w:t>Section</w:t>
      </w:r>
      <w:r w:rsidR="0098238C" w:rsidRPr="00256DE4">
        <w:rPr>
          <w:rFonts w:ascii="Times New Roman" w:hAnsi="Times New Roman" w:cs="Times New Roman"/>
          <w:sz w:val="24"/>
          <w:szCs w:val="24"/>
        </w:rPr>
        <w:t xml:space="preserve"> </w:t>
      </w:r>
      <w:r w:rsidRPr="00256DE4">
        <w:rPr>
          <w:rFonts w:ascii="Times New Roman" w:hAnsi="Times New Roman" w:cs="Times New Roman"/>
          <w:sz w:val="24"/>
          <w:szCs w:val="24"/>
        </w:rPr>
        <w:t>9 below).</w:t>
      </w:r>
    </w:p>
    <w:p w14:paraId="55882020" w14:textId="77777777" w:rsidR="007E218D" w:rsidRPr="00256DE4" w:rsidRDefault="007E218D" w:rsidP="00406114">
      <w:pPr>
        <w:pStyle w:val="ListParagraph"/>
        <w:ind w:left="0"/>
        <w:jc w:val="both"/>
        <w:rPr>
          <w:rFonts w:ascii="Times New Roman" w:hAnsi="Times New Roman" w:cs="Times New Roman"/>
          <w:sz w:val="24"/>
          <w:szCs w:val="24"/>
        </w:rPr>
      </w:pPr>
    </w:p>
    <w:p w14:paraId="6245618F" w14:textId="2636DC43" w:rsidR="007E218D" w:rsidRPr="00256DE4" w:rsidRDefault="00071A74" w:rsidP="00406114">
      <w:pPr>
        <w:pStyle w:val="Heading3"/>
        <w:ind w:left="0"/>
        <w:rPr>
          <w:rFonts w:cs="Times New Roman"/>
          <w:szCs w:val="24"/>
        </w:rPr>
      </w:pPr>
      <w:bookmarkStart w:id="895" w:name="_Toc14467663"/>
      <w:r w:rsidRPr="00256DE4">
        <w:rPr>
          <w:rFonts w:cs="Times New Roman"/>
          <w:szCs w:val="24"/>
        </w:rPr>
        <w:t>Statistical properties</w:t>
      </w:r>
      <w:bookmarkEnd w:id="895"/>
    </w:p>
    <w:p w14:paraId="1ABCA768" w14:textId="066FF5EC" w:rsidR="00071A74" w:rsidRPr="00256DE4" w:rsidRDefault="00071A74" w:rsidP="001B61C4">
      <w:pPr>
        <w:jc w:val="both"/>
        <w:rPr>
          <w:rFonts w:ascii="Times New Roman" w:hAnsi="Times New Roman" w:cs="Times New Roman"/>
          <w:sz w:val="24"/>
          <w:szCs w:val="24"/>
        </w:rPr>
      </w:pPr>
    </w:p>
    <w:p w14:paraId="526F0F4E" w14:textId="2E54BB20" w:rsidR="007E218D" w:rsidRPr="00256DE4" w:rsidRDefault="00A6681F" w:rsidP="00406114">
      <w:pPr>
        <w:pStyle w:val="Heading4"/>
        <w:ind w:left="0"/>
        <w:rPr>
          <w:rFonts w:cs="Times New Roman"/>
          <w:szCs w:val="24"/>
        </w:rPr>
      </w:pPr>
      <w:bookmarkStart w:id="896" w:name="_Toc14467664"/>
      <w:bookmarkStart w:id="897" w:name="OLE_LINK3"/>
      <w:bookmarkStart w:id="898" w:name="OLE_LINK4"/>
      <w:r>
        <w:rPr>
          <w:rFonts w:cs="Times New Roman"/>
          <w:szCs w:val="24"/>
        </w:rPr>
        <w:lastRenderedPageBreak/>
        <w:t>Base Case</w:t>
      </w:r>
      <w:bookmarkEnd w:id="896"/>
    </w:p>
    <w:p w14:paraId="4642A991" w14:textId="77777777" w:rsidR="008B2CBE" w:rsidRPr="00256DE4" w:rsidRDefault="008B2CBE" w:rsidP="008B2CBE">
      <w:pPr>
        <w:rPr>
          <w:rFonts w:ascii="Times New Roman" w:hAnsi="Times New Roman" w:cs="Times New Roman"/>
          <w:sz w:val="24"/>
          <w:szCs w:val="24"/>
          <w:lang w:eastAsia="en-ZA"/>
        </w:rPr>
      </w:pPr>
    </w:p>
    <w:p w14:paraId="3E91E3CE" w14:textId="77777777" w:rsidR="008B2CBE" w:rsidRPr="00256DE4" w:rsidRDefault="00231B39" w:rsidP="003F4443">
      <w:pPr>
        <w:pStyle w:val="ListParagraph"/>
        <w:numPr>
          <w:ilvl w:val="0"/>
          <w:numId w:val="11"/>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Residuals are taken to be lognormally distributed</w:t>
      </w:r>
      <w:r w:rsidR="008B2CBE" w:rsidRPr="00256DE4">
        <w:rPr>
          <w:rFonts w:ascii="Times New Roman" w:hAnsi="Times New Roman" w:cs="Times New Roman"/>
          <w:sz w:val="24"/>
          <w:szCs w:val="24"/>
        </w:rPr>
        <w:t>;</w:t>
      </w:r>
      <w:r w:rsidRPr="00256DE4">
        <w:rPr>
          <w:rFonts w:ascii="Times New Roman" w:hAnsi="Times New Roman" w:cs="Times New Roman"/>
          <w:sz w:val="24"/>
          <w:szCs w:val="24"/>
        </w:rPr>
        <w:t xml:space="preserve"> </w:t>
      </w:r>
    </w:p>
    <w:p w14:paraId="09AB0AF7" w14:textId="47A2FFF7" w:rsidR="007E218D" w:rsidRPr="00256DE4" w:rsidRDefault="00D66A97" w:rsidP="008B2CBE">
      <w:pPr>
        <w:pStyle w:val="ListParagraph"/>
        <w:ind w:left="357"/>
        <w:jc w:val="both"/>
        <w:rPr>
          <w:rFonts w:ascii="Times New Roman" w:hAnsi="Times New Roman" w:cs="Times New Roman"/>
          <w:sz w:val="24"/>
          <w:szCs w:val="24"/>
        </w:rPr>
      </w:pPr>
      <w:r>
        <w:rPr>
          <w:rFonts w:ascii="Times New Roman" w:hAnsi="Times New Roman" w:cs="Times New Roman"/>
          <w:sz w:val="24"/>
          <w:szCs w:val="24"/>
        </w:rPr>
        <w:t xml:space="preserve">The </w:t>
      </w:r>
      <w:r w:rsidR="00231B39" w:rsidRPr="00256DE4">
        <w:rPr>
          <w:rFonts w:ascii="Times New Roman" w:hAnsi="Times New Roman" w:cs="Times New Roman"/>
          <w:sz w:val="24"/>
          <w:szCs w:val="24"/>
        </w:rPr>
        <w:t>standard deviation of the log recruitments (</w:t>
      </w:r>
      <w:r w:rsidR="00231B39" w:rsidRPr="00256DE4">
        <w:rPr>
          <w:rFonts w:ascii="Times New Roman" w:hAnsi="Times New Roman" w:cs="Times New Roman"/>
          <w:i/>
          <w:sz w:val="24"/>
          <w:szCs w:val="24"/>
        </w:rPr>
        <w:t>σ</w:t>
      </w:r>
      <w:r w:rsidR="00231B39" w:rsidRPr="00256DE4">
        <w:rPr>
          <w:rFonts w:ascii="Times New Roman" w:hAnsi="Times New Roman" w:cs="Times New Roman"/>
          <w:sz w:val="24"/>
          <w:szCs w:val="24"/>
        </w:rPr>
        <w:t xml:space="preserve">) </w:t>
      </w:r>
      <w:r>
        <w:rPr>
          <w:rFonts w:ascii="Times New Roman" w:hAnsi="Times New Roman" w:cs="Times New Roman"/>
          <w:sz w:val="24"/>
          <w:szCs w:val="24"/>
        </w:rPr>
        <w:t xml:space="preserve">is </w:t>
      </w:r>
      <w:r w:rsidR="00231B39" w:rsidRPr="00256DE4">
        <w:rPr>
          <w:rFonts w:ascii="Times New Roman" w:hAnsi="Times New Roman" w:cs="Times New Roman"/>
          <w:sz w:val="24"/>
          <w:szCs w:val="24"/>
        </w:rPr>
        <w:t>invariant over time.</w:t>
      </w:r>
    </w:p>
    <w:p w14:paraId="01D0613A" w14:textId="068CA5EF" w:rsidR="007E218D" w:rsidRPr="00256DE4" w:rsidRDefault="00CA13BC" w:rsidP="003F4443">
      <w:pPr>
        <w:pStyle w:val="ListParagraph"/>
        <w:numPr>
          <w:ilvl w:val="0"/>
          <w:numId w:val="11"/>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 xml:space="preserve">The values of </w:t>
      </w:r>
      <w:r w:rsidRPr="00256DE4">
        <w:rPr>
          <w:rFonts w:ascii="Times New Roman" w:hAnsi="Times New Roman" w:cs="Times New Roman"/>
          <w:i/>
          <w:sz w:val="24"/>
          <w:szCs w:val="24"/>
        </w:rPr>
        <w:t>σ</w:t>
      </w:r>
      <w:r w:rsidRPr="00256DE4">
        <w:rPr>
          <w:rFonts w:ascii="Times New Roman" w:hAnsi="Times New Roman" w:cs="Times New Roman"/>
          <w:sz w:val="24"/>
          <w:szCs w:val="24"/>
        </w:rPr>
        <w:t xml:space="preserve"> will be estimated </w:t>
      </w:r>
      <w:r w:rsidR="00A6681F">
        <w:rPr>
          <w:rFonts w:ascii="Times New Roman" w:hAnsi="Times New Roman" w:cs="Times New Roman"/>
          <w:sz w:val="24"/>
          <w:szCs w:val="24"/>
        </w:rPr>
        <w:t>post model fit</w:t>
      </w:r>
    </w:p>
    <w:p w14:paraId="322EAA17" w14:textId="4B4EC96E" w:rsidR="007E218D" w:rsidRPr="00256DE4" w:rsidRDefault="008B2CBE" w:rsidP="003F4443">
      <w:pPr>
        <w:pStyle w:val="ListParagraph"/>
        <w:numPr>
          <w:ilvl w:val="0"/>
          <w:numId w:val="11"/>
        </w:numPr>
        <w:ind w:left="357" w:hanging="357"/>
        <w:jc w:val="both"/>
        <w:rPr>
          <w:rFonts w:ascii="Times New Roman" w:hAnsi="Times New Roman" w:cs="Times New Roman"/>
          <w:sz w:val="24"/>
          <w:szCs w:val="24"/>
        </w:rPr>
      </w:pPr>
      <w:commentRangeStart w:id="899"/>
      <w:r w:rsidRPr="00256DE4">
        <w:rPr>
          <w:rFonts w:ascii="Times New Roman" w:hAnsi="Times New Roman" w:cs="Times New Roman"/>
          <w:sz w:val="24"/>
          <w:szCs w:val="24"/>
        </w:rPr>
        <w:t xml:space="preserve">No </w:t>
      </w:r>
      <w:r w:rsidR="00CA13BC" w:rsidRPr="00256DE4">
        <w:rPr>
          <w:rFonts w:ascii="Times New Roman" w:hAnsi="Times New Roman" w:cs="Times New Roman"/>
          <w:sz w:val="24"/>
          <w:szCs w:val="24"/>
        </w:rPr>
        <w:t xml:space="preserve">Autocorrelation of residuals </w:t>
      </w:r>
      <w:commentRangeEnd w:id="899"/>
      <w:r w:rsidR="0098238C">
        <w:rPr>
          <w:rStyle w:val="CommentReference"/>
        </w:rPr>
        <w:commentReference w:id="899"/>
      </w:r>
    </w:p>
    <w:p w14:paraId="433FFACA" w14:textId="31BDD75D" w:rsidR="007E218D" w:rsidRPr="00256DE4" w:rsidRDefault="00CA13BC" w:rsidP="003F4443">
      <w:pPr>
        <w:pStyle w:val="ListParagraph"/>
        <w:numPr>
          <w:ilvl w:val="0"/>
          <w:numId w:val="11"/>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 xml:space="preserve">The conditioning results will be inspected </w:t>
      </w:r>
      <w:r w:rsidR="008B2CBE" w:rsidRPr="00256DE4">
        <w:rPr>
          <w:rFonts w:ascii="Times New Roman" w:hAnsi="Times New Roman" w:cs="Times New Roman"/>
          <w:sz w:val="24"/>
          <w:szCs w:val="24"/>
        </w:rPr>
        <w:t xml:space="preserve">for </w:t>
      </w:r>
      <w:r w:rsidRPr="00256DE4">
        <w:rPr>
          <w:rFonts w:ascii="Times New Roman" w:hAnsi="Times New Roman" w:cs="Times New Roman"/>
          <w:sz w:val="24"/>
          <w:szCs w:val="24"/>
        </w:rPr>
        <w:t xml:space="preserve">model mis-specification regarding the fit to the series concerned; if </w:t>
      </w:r>
      <w:proofErr w:type="gramStart"/>
      <w:r w:rsidRPr="00256DE4">
        <w:rPr>
          <w:rFonts w:ascii="Times New Roman" w:hAnsi="Times New Roman" w:cs="Times New Roman"/>
          <w:sz w:val="24"/>
          <w:szCs w:val="24"/>
        </w:rPr>
        <w:t>so</w:t>
      </w:r>
      <w:proofErr w:type="gramEnd"/>
      <w:r w:rsidRPr="00256DE4">
        <w:rPr>
          <w:rFonts w:ascii="Times New Roman" w:hAnsi="Times New Roman" w:cs="Times New Roman"/>
          <w:sz w:val="24"/>
          <w:szCs w:val="24"/>
        </w:rPr>
        <w:t xml:space="preserve"> the bias identified will be modelled to continue into the future in a “plausible” way.</w:t>
      </w:r>
    </w:p>
    <w:bookmarkEnd w:id="897"/>
    <w:bookmarkEnd w:id="898"/>
    <w:p w14:paraId="0884FE57" w14:textId="77777777" w:rsidR="007E218D" w:rsidRPr="00256DE4" w:rsidRDefault="007E218D" w:rsidP="00406114">
      <w:pPr>
        <w:jc w:val="both"/>
        <w:rPr>
          <w:rFonts w:ascii="Times New Roman" w:hAnsi="Times New Roman" w:cs="Times New Roman"/>
          <w:sz w:val="24"/>
          <w:szCs w:val="24"/>
        </w:rPr>
      </w:pPr>
    </w:p>
    <w:p w14:paraId="711DF2BF" w14:textId="77777777" w:rsidR="007E218D" w:rsidRPr="00256DE4" w:rsidRDefault="001C0F8B" w:rsidP="00406114">
      <w:pPr>
        <w:pStyle w:val="Heading4"/>
        <w:ind w:left="0"/>
        <w:rPr>
          <w:rFonts w:cs="Times New Roman"/>
          <w:szCs w:val="24"/>
        </w:rPr>
      </w:pPr>
      <w:bookmarkStart w:id="900" w:name="_Toc14467665"/>
      <w:r w:rsidRPr="00256DE4">
        <w:rPr>
          <w:rFonts w:cs="Times New Roman"/>
          <w:szCs w:val="24"/>
        </w:rPr>
        <w:t>Alternative options</w:t>
      </w:r>
      <w:bookmarkEnd w:id="900"/>
    </w:p>
    <w:p w14:paraId="24F66A7F" w14:textId="20421903" w:rsidR="007E218D" w:rsidRPr="00256DE4" w:rsidRDefault="001C0F8B" w:rsidP="003F4443">
      <w:pPr>
        <w:pStyle w:val="ListParagraph"/>
        <w:numPr>
          <w:ilvl w:val="0"/>
          <w:numId w:val="12"/>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 xml:space="preserve">Fix </w:t>
      </w:r>
      <w:r w:rsidRPr="00256DE4">
        <w:rPr>
          <w:rFonts w:ascii="Times New Roman" w:hAnsi="Times New Roman" w:cs="Times New Roman"/>
          <w:i/>
          <w:sz w:val="24"/>
          <w:szCs w:val="24"/>
        </w:rPr>
        <w:t>σ</w:t>
      </w:r>
      <w:r w:rsidRPr="00256DE4">
        <w:rPr>
          <w:rFonts w:ascii="Times New Roman" w:hAnsi="Times New Roman" w:cs="Times New Roman"/>
          <w:sz w:val="24"/>
          <w:szCs w:val="24"/>
        </w:rPr>
        <w:t xml:space="preserve"> values for all trials based on a central trial from the Reference set (see </w:t>
      </w:r>
      <w:r w:rsidR="00E11D13">
        <w:rPr>
          <w:rFonts w:ascii="Times New Roman" w:hAnsi="Times New Roman" w:cs="Times New Roman"/>
          <w:sz w:val="24"/>
          <w:szCs w:val="24"/>
        </w:rPr>
        <w:t>Section</w:t>
      </w:r>
      <w:r w:rsidR="00E11D13" w:rsidRPr="00256DE4">
        <w:rPr>
          <w:rFonts w:ascii="Times New Roman" w:hAnsi="Times New Roman" w:cs="Times New Roman"/>
          <w:sz w:val="24"/>
          <w:szCs w:val="24"/>
        </w:rPr>
        <w:t xml:space="preserve"> </w:t>
      </w:r>
      <w:r w:rsidRPr="00256DE4">
        <w:rPr>
          <w:rFonts w:ascii="Times New Roman" w:hAnsi="Times New Roman" w:cs="Times New Roman"/>
          <w:sz w:val="24"/>
          <w:szCs w:val="24"/>
        </w:rPr>
        <w:t>9 below).</w:t>
      </w:r>
    </w:p>
    <w:p w14:paraId="1C604D33" w14:textId="22C64A2E" w:rsidR="007E218D" w:rsidRPr="00256DE4" w:rsidRDefault="001C0F8B" w:rsidP="003F4443">
      <w:pPr>
        <w:pStyle w:val="ListParagraph"/>
        <w:numPr>
          <w:ilvl w:val="0"/>
          <w:numId w:val="12"/>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If additional CPUE indices to th</w:t>
      </w:r>
      <w:r w:rsidR="00E11D13">
        <w:rPr>
          <w:rFonts w:ascii="Times New Roman" w:hAnsi="Times New Roman" w:cs="Times New Roman"/>
          <w:sz w:val="24"/>
          <w:szCs w:val="24"/>
        </w:rPr>
        <w:t>ose</w:t>
      </w:r>
      <w:r w:rsidRPr="00256DE4">
        <w:rPr>
          <w:rFonts w:ascii="Times New Roman" w:hAnsi="Times New Roman" w:cs="Times New Roman"/>
          <w:sz w:val="24"/>
          <w:szCs w:val="24"/>
        </w:rPr>
        <w:t xml:space="preserve"> initially suggested are included, residuals need to be examined for </w:t>
      </w:r>
      <w:commentRangeStart w:id="901"/>
      <w:r w:rsidRPr="00256DE4">
        <w:rPr>
          <w:rFonts w:ascii="Times New Roman" w:hAnsi="Times New Roman" w:cs="Times New Roman"/>
          <w:sz w:val="24"/>
          <w:szCs w:val="24"/>
        </w:rPr>
        <w:t>correlation</w:t>
      </w:r>
      <w:commentRangeEnd w:id="901"/>
      <w:r w:rsidR="00E11D13">
        <w:rPr>
          <w:rStyle w:val="CommentReference"/>
        </w:rPr>
        <w:commentReference w:id="901"/>
      </w:r>
      <w:r w:rsidRPr="00256DE4">
        <w:rPr>
          <w:rFonts w:ascii="Times New Roman" w:hAnsi="Times New Roman" w:cs="Times New Roman"/>
          <w:sz w:val="24"/>
          <w:szCs w:val="24"/>
        </w:rPr>
        <w:t>, with this being taken into account in generating future values.</w:t>
      </w:r>
    </w:p>
    <w:p w14:paraId="357E66CF" w14:textId="77777777" w:rsidR="001C0F8B" w:rsidRPr="00256DE4" w:rsidRDefault="001C0F8B" w:rsidP="001B61C4">
      <w:pPr>
        <w:jc w:val="both"/>
        <w:rPr>
          <w:rFonts w:ascii="Times New Roman" w:hAnsi="Times New Roman" w:cs="Times New Roman"/>
          <w:sz w:val="24"/>
          <w:szCs w:val="24"/>
        </w:rPr>
      </w:pPr>
    </w:p>
    <w:p w14:paraId="4D3ADF67" w14:textId="77777777" w:rsidR="007E218D" w:rsidRPr="00256DE4" w:rsidRDefault="00D03681" w:rsidP="00406114">
      <w:pPr>
        <w:pStyle w:val="Heading5"/>
        <w:rPr>
          <w:rFonts w:cs="Times New Roman"/>
          <w:szCs w:val="24"/>
        </w:rPr>
      </w:pPr>
      <w:bookmarkStart w:id="902" w:name="_Toc14467666"/>
      <w:r w:rsidRPr="00256DE4">
        <w:rPr>
          <w:rFonts w:cs="Times New Roman"/>
          <w:szCs w:val="24"/>
        </w:rPr>
        <w:t>Other aspects</w:t>
      </w:r>
      <w:bookmarkEnd w:id="902"/>
    </w:p>
    <w:p w14:paraId="669941D7" w14:textId="77777777" w:rsidR="00D03681" w:rsidRPr="00256DE4" w:rsidRDefault="00D03681" w:rsidP="001B61C4">
      <w:pPr>
        <w:jc w:val="both"/>
        <w:rPr>
          <w:rFonts w:ascii="Times New Roman" w:hAnsi="Times New Roman" w:cs="Times New Roman"/>
          <w:sz w:val="24"/>
          <w:szCs w:val="24"/>
        </w:rPr>
      </w:pPr>
    </w:p>
    <w:p w14:paraId="2C77886D" w14:textId="4A39C4F9" w:rsidR="009D1008" w:rsidRPr="00256DE4" w:rsidRDefault="00D03681" w:rsidP="008253AC">
      <w:pPr>
        <w:jc w:val="both"/>
        <w:rPr>
          <w:rFonts w:ascii="Times New Roman" w:eastAsiaTheme="majorEastAsia" w:hAnsi="Times New Roman" w:cs="Times New Roman"/>
          <w:b/>
          <w:bCs/>
          <w:sz w:val="24"/>
          <w:szCs w:val="24"/>
          <w:lang w:val="en-CA"/>
        </w:rPr>
      </w:pPr>
      <w:r w:rsidRPr="00256DE4">
        <w:rPr>
          <w:rFonts w:ascii="Times New Roman" w:hAnsi="Times New Roman" w:cs="Times New Roman"/>
          <w:sz w:val="24"/>
          <w:szCs w:val="24"/>
        </w:rPr>
        <w:t xml:space="preserve">Note that consideration should at some stage also be given to new data types that are only now becoming available (e.g. genetic tagging). These will not at this stage have been collected over a sufficient length of time to be able to serve as </w:t>
      </w:r>
      <w:r w:rsidR="00277AFF">
        <w:rPr>
          <w:rFonts w:ascii="Times New Roman" w:hAnsi="Times New Roman" w:cs="Times New Roman"/>
          <w:sz w:val="24"/>
          <w:szCs w:val="24"/>
        </w:rPr>
        <w:t>C</w:t>
      </w:r>
      <w:r w:rsidRPr="00256DE4">
        <w:rPr>
          <w:rFonts w:ascii="Times New Roman" w:hAnsi="Times New Roman" w:cs="Times New Roman"/>
          <w:sz w:val="24"/>
          <w:szCs w:val="24"/>
        </w:rPr>
        <w:t>MP inputs, but the overall testing process can be used to provide insight into their potential future utility</w:t>
      </w:r>
      <w:r w:rsidR="008253AC" w:rsidRPr="00256DE4">
        <w:rPr>
          <w:rFonts w:ascii="Times New Roman" w:hAnsi="Times New Roman" w:cs="Times New Roman"/>
          <w:sz w:val="24"/>
          <w:szCs w:val="24"/>
        </w:rPr>
        <w:t>.</w:t>
      </w:r>
      <w:r w:rsidR="009D1008" w:rsidRPr="00256DE4">
        <w:rPr>
          <w:rFonts w:ascii="Times New Roman" w:hAnsi="Times New Roman" w:cs="Times New Roman"/>
          <w:sz w:val="24"/>
          <w:szCs w:val="24"/>
        </w:rPr>
        <w:br w:type="page"/>
      </w:r>
    </w:p>
    <w:p w14:paraId="2134E40E" w14:textId="1A6E29A0" w:rsidR="007E218D" w:rsidRPr="00256DE4" w:rsidRDefault="00987C9A" w:rsidP="00DE6F83">
      <w:pPr>
        <w:pStyle w:val="Heading1"/>
        <w:ind w:left="0"/>
        <w:rPr>
          <w:rFonts w:cs="Times New Roman"/>
          <w:szCs w:val="24"/>
        </w:rPr>
      </w:pPr>
      <w:bookmarkStart w:id="903" w:name="_Toc14467667"/>
      <w:r w:rsidRPr="00256DE4">
        <w:rPr>
          <w:rFonts w:cs="Times New Roman"/>
          <w:szCs w:val="24"/>
        </w:rPr>
        <w:lastRenderedPageBreak/>
        <w:t>PARAMETERS AND CONDITIONING</w:t>
      </w:r>
      <w:r w:rsidR="00E11D13">
        <w:rPr>
          <w:rFonts w:cs="Times New Roman"/>
          <w:szCs w:val="24"/>
        </w:rPr>
        <w:t xml:space="preserve"> OF OPERATING MODELS</w:t>
      </w:r>
      <w:bookmarkEnd w:id="903"/>
    </w:p>
    <w:p w14:paraId="051DB7F1" w14:textId="77777777" w:rsidR="00DE6F83" w:rsidRPr="00256DE4" w:rsidRDefault="00DE6F83" w:rsidP="00406114">
      <w:pPr>
        <w:contextualSpacing/>
        <w:jc w:val="both"/>
        <w:rPr>
          <w:rFonts w:ascii="Times New Roman" w:hAnsi="Times New Roman" w:cs="Times New Roman"/>
          <w:sz w:val="24"/>
          <w:szCs w:val="24"/>
        </w:rPr>
      </w:pPr>
    </w:p>
    <w:p w14:paraId="30E39DAD" w14:textId="77777777" w:rsidR="007E218D" w:rsidRPr="00256DE4" w:rsidRDefault="00987C9A" w:rsidP="00406114">
      <w:pPr>
        <w:pStyle w:val="Heading3"/>
        <w:ind w:left="0"/>
        <w:rPr>
          <w:rFonts w:cs="Times New Roman"/>
          <w:szCs w:val="24"/>
        </w:rPr>
      </w:pPr>
      <w:bookmarkStart w:id="904" w:name="_Toc14466001"/>
      <w:bookmarkStart w:id="905" w:name="_Toc14467584"/>
      <w:bookmarkStart w:id="906" w:name="_Toc14467668"/>
      <w:bookmarkStart w:id="907" w:name="_Toc14466002"/>
      <w:bookmarkStart w:id="908" w:name="_Toc14467585"/>
      <w:bookmarkStart w:id="909" w:name="_Toc14467669"/>
      <w:bookmarkStart w:id="910" w:name="_Toc14466003"/>
      <w:bookmarkStart w:id="911" w:name="_Toc14467586"/>
      <w:bookmarkStart w:id="912" w:name="_Toc14467670"/>
      <w:bookmarkStart w:id="913" w:name="_Toc13563357"/>
      <w:bookmarkStart w:id="914" w:name="_Toc13563702"/>
      <w:bookmarkStart w:id="915" w:name="_Toc14466004"/>
      <w:bookmarkStart w:id="916" w:name="_Toc14467587"/>
      <w:bookmarkStart w:id="917" w:name="_Toc14467671"/>
      <w:bookmarkStart w:id="918" w:name="_Toc13563358"/>
      <w:bookmarkStart w:id="919" w:name="_Toc13563703"/>
      <w:bookmarkStart w:id="920" w:name="_Toc14466005"/>
      <w:bookmarkStart w:id="921" w:name="_Toc14467588"/>
      <w:bookmarkStart w:id="922" w:name="_Toc14467672"/>
      <w:bookmarkStart w:id="923" w:name="_Toc1446767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r w:rsidRPr="00256DE4">
        <w:rPr>
          <w:rFonts w:cs="Times New Roman"/>
          <w:szCs w:val="24"/>
        </w:rPr>
        <w:t>Fixed parameters</w:t>
      </w:r>
      <w:bookmarkEnd w:id="923"/>
    </w:p>
    <w:p w14:paraId="2724CF64" w14:textId="77777777" w:rsidR="00987C9A" w:rsidRPr="00256DE4" w:rsidRDefault="00987C9A" w:rsidP="001B61C4">
      <w:pPr>
        <w:jc w:val="both"/>
        <w:rPr>
          <w:rFonts w:ascii="Times New Roman" w:hAnsi="Times New Roman" w:cs="Times New Roman"/>
          <w:i/>
          <w:sz w:val="24"/>
          <w:szCs w:val="24"/>
        </w:rPr>
      </w:pPr>
    </w:p>
    <w:p w14:paraId="4A34E520" w14:textId="77777777" w:rsidR="007E218D" w:rsidRPr="00256DE4" w:rsidRDefault="00987C9A" w:rsidP="00791F17">
      <w:pPr>
        <w:keepNext/>
        <w:keepLines/>
        <w:ind w:left="851"/>
        <w:rPr>
          <w:rFonts w:ascii="Times New Roman" w:hAnsi="Times New Roman" w:cs="Times New Roman"/>
          <w:sz w:val="24"/>
          <w:szCs w:val="24"/>
          <w:lang w:val="en-CA"/>
        </w:rPr>
      </w:pPr>
      <w:r w:rsidRPr="00256DE4">
        <w:rPr>
          <w:rFonts w:ascii="Times New Roman" w:hAnsi="Times New Roman" w:cs="Times New Roman"/>
          <w:sz w:val="24"/>
          <w:szCs w:val="24"/>
          <w:lang w:val="en-CA"/>
        </w:rPr>
        <w:t>Table</w:t>
      </w:r>
      <w:r w:rsidR="008D29D5" w:rsidRPr="00256DE4">
        <w:rPr>
          <w:rFonts w:ascii="Times New Roman" w:hAnsi="Times New Roman" w:cs="Times New Roman"/>
          <w:sz w:val="24"/>
          <w:szCs w:val="24"/>
          <w:lang w:val="en-CA"/>
        </w:rPr>
        <w:t xml:space="preserve"> </w:t>
      </w:r>
      <w:r w:rsidR="007D2E3B" w:rsidRPr="00256DE4">
        <w:rPr>
          <w:rFonts w:ascii="Times New Roman" w:hAnsi="Times New Roman" w:cs="Times New Roman"/>
          <w:sz w:val="24"/>
          <w:szCs w:val="24"/>
          <w:lang w:val="en-CA"/>
        </w:rPr>
        <w:t>8</w:t>
      </w:r>
      <w:r w:rsidR="00C41ECA" w:rsidRPr="00256DE4">
        <w:rPr>
          <w:rFonts w:ascii="Times New Roman" w:hAnsi="Times New Roman" w:cs="Times New Roman"/>
          <w:sz w:val="24"/>
          <w:szCs w:val="24"/>
          <w:lang w:val="en-CA"/>
        </w:rPr>
        <w:t>.1</w:t>
      </w:r>
      <w:r w:rsidRPr="00256DE4">
        <w:rPr>
          <w:rFonts w:ascii="Times New Roman" w:hAnsi="Times New Roman" w:cs="Times New Roman"/>
          <w:sz w:val="24"/>
          <w:szCs w:val="24"/>
          <w:lang w:val="en-CA"/>
        </w:rPr>
        <w:t xml:space="preserve">. The parameters that are fixed (user specified) </w:t>
      </w:r>
    </w:p>
    <w:tbl>
      <w:tblPr>
        <w:tblStyle w:val="TableGrid11"/>
        <w:tblW w:w="7013"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3"/>
        <w:gridCol w:w="2700"/>
        <w:gridCol w:w="1080"/>
      </w:tblGrid>
      <w:tr w:rsidR="00987C9A" w:rsidRPr="00256DE4" w14:paraId="5AFC6F51" w14:textId="77777777" w:rsidTr="00A25C6F">
        <w:tc>
          <w:tcPr>
            <w:tcW w:w="3233" w:type="dxa"/>
            <w:tcBorders>
              <w:top w:val="single" w:sz="8" w:space="0" w:color="auto"/>
              <w:bottom w:val="single" w:sz="8" w:space="0" w:color="auto"/>
            </w:tcBorders>
          </w:tcPr>
          <w:p w14:paraId="6A46E67F" w14:textId="77777777" w:rsidR="00987C9A" w:rsidRPr="00256DE4" w:rsidRDefault="00987C9A" w:rsidP="00F011FD">
            <w:pPr>
              <w:keepNext/>
              <w:keepLines/>
              <w:rPr>
                <w:rFonts w:ascii="Times New Roman" w:hAnsi="Times New Roman" w:cs="Times New Roman"/>
                <w:b/>
                <w:sz w:val="24"/>
                <w:szCs w:val="24"/>
              </w:rPr>
            </w:pPr>
            <w:r w:rsidRPr="00256DE4">
              <w:rPr>
                <w:rFonts w:ascii="Times New Roman" w:hAnsi="Times New Roman" w:cs="Times New Roman"/>
                <w:b/>
                <w:sz w:val="24"/>
                <w:szCs w:val="24"/>
              </w:rPr>
              <w:t>Parameter</w:t>
            </w:r>
          </w:p>
        </w:tc>
        <w:tc>
          <w:tcPr>
            <w:tcW w:w="2700" w:type="dxa"/>
            <w:tcBorders>
              <w:top w:val="single" w:sz="8" w:space="0" w:color="auto"/>
              <w:bottom w:val="single" w:sz="8" w:space="0" w:color="auto"/>
            </w:tcBorders>
          </w:tcPr>
          <w:p w14:paraId="3D05893A" w14:textId="77777777" w:rsidR="00987C9A" w:rsidRPr="00256DE4" w:rsidRDefault="00987C9A" w:rsidP="00F011FD">
            <w:pPr>
              <w:keepNext/>
              <w:keepLines/>
              <w:rPr>
                <w:rFonts w:ascii="Times New Roman" w:hAnsi="Times New Roman" w:cs="Times New Roman"/>
                <w:b/>
                <w:sz w:val="24"/>
                <w:szCs w:val="24"/>
              </w:rPr>
            </w:pPr>
            <w:r w:rsidRPr="00256DE4">
              <w:rPr>
                <w:rFonts w:ascii="Times New Roman" w:hAnsi="Times New Roman" w:cs="Times New Roman"/>
                <w:b/>
                <w:sz w:val="24"/>
                <w:szCs w:val="24"/>
              </w:rPr>
              <w:t xml:space="preserve">Number of parameters </w:t>
            </w:r>
          </w:p>
        </w:tc>
        <w:tc>
          <w:tcPr>
            <w:tcW w:w="1080" w:type="dxa"/>
            <w:tcBorders>
              <w:top w:val="single" w:sz="8" w:space="0" w:color="auto"/>
              <w:bottom w:val="single" w:sz="8" w:space="0" w:color="auto"/>
            </w:tcBorders>
          </w:tcPr>
          <w:p w14:paraId="186E4FE9" w14:textId="77777777" w:rsidR="00987C9A" w:rsidRPr="00256DE4" w:rsidRDefault="00987C9A" w:rsidP="00F011FD">
            <w:pPr>
              <w:keepNext/>
              <w:keepLines/>
              <w:rPr>
                <w:rFonts w:ascii="Times New Roman" w:hAnsi="Times New Roman" w:cs="Times New Roman"/>
                <w:b/>
                <w:sz w:val="24"/>
                <w:szCs w:val="24"/>
              </w:rPr>
            </w:pPr>
            <w:r w:rsidRPr="00256DE4">
              <w:rPr>
                <w:rFonts w:ascii="Times New Roman" w:hAnsi="Times New Roman" w:cs="Times New Roman"/>
                <w:b/>
                <w:sz w:val="24"/>
                <w:szCs w:val="24"/>
              </w:rPr>
              <w:t>Symbol</w:t>
            </w:r>
          </w:p>
        </w:tc>
      </w:tr>
      <w:tr w:rsidR="00987C9A" w:rsidRPr="00256DE4" w14:paraId="77890BB5" w14:textId="77777777" w:rsidTr="00A25C6F">
        <w:tc>
          <w:tcPr>
            <w:tcW w:w="3233" w:type="dxa"/>
            <w:tcBorders>
              <w:top w:val="single" w:sz="8" w:space="0" w:color="auto"/>
            </w:tcBorders>
          </w:tcPr>
          <w:p w14:paraId="21474FD1" w14:textId="77777777" w:rsidR="00987C9A" w:rsidRPr="00256DE4" w:rsidRDefault="00987C9A" w:rsidP="00F011FD">
            <w:pPr>
              <w:keepNext/>
              <w:keepLines/>
              <w:rPr>
                <w:rFonts w:ascii="Times New Roman" w:hAnsi="Times New Roman" w:cs="Times New Roman"/>
                <w:sz w:val="24"/>
                <w:szCs w:val="24"/>
              </w:rPr>
            </w:pPr>
            <w:r w:rsidRPr="00256DE4">
              <w:rPr>
                <w:rFonts w:ascii="Times New Roman" w:hAnsi="Times New Roman" w:cs="Times New Roman"/>
                <w:sz w:val="24"/>
                <w:szCs w:val="24"/>
              </w:rPr>
              <w:t>Steepness</w:t>
            </w:r>
          </w:p>
        </w:tc>
        <w:tc>
          <w:tcPr>
            <w:tcW w:w="2700" w:type="dxa"/>
            <w:tcBorders>
              <w:top w:val="single" w:sz="8" w:space="0" w:color="auto"/>
            </w:tcBorders>
          </w:tcPr>
          <w:p w14:paraId="47CDD327" w14:textId="4A64172E" w:rsidR="00987C9A" w:rsidRPr="00256DE4" w:rsidRDefault="00635678" w:rsidP="00F011FD">
            <w:pPr>
              <w:keepNext/>
              <w:keepLines/>
              <w:rPr>
                <w:rFonts w:ascii="Times New Roman" w:hAnsi="Times New Roman" w:cs="Times New Roman"/>
                <w:i/>
                <w:sz w:val="24"/>
                <w:szCs w:val="24"/>
              </w:rPr>
            </w:pPr>
            <w:r>
              <w:rPr>
                <w:rFonts w:ascii="Times New Roman" w:hAnsi="Times New Roman" w:cs="Times New Roman"/>
                <w:i/>
                <w:sz w:val="24"/>
                <w:szCs w:val="24"/>
              </w:rPr>
              <w:t xml:space="preserve">≥ </w:t>
            </w:r>
            <w:proofErr w:type="spellStart"/>
            <w:r w:rsidR="00987C9A" w:rsidRPr="00256DE4">
              <w:rPr>
                <w:rFonts w:ascii="Times New Roman" w:hAnsi="Times New Roman" w:cs="Times New Roman"/>
                <w:i/>
                <w:sz w:val="24"/>
                <w:szCs w:val="24"/>
              </w:rPr>
              <w:t>n</w:t>
            </w:r>
            <w:r w:rsidR="00987C9A" w:rsidRPr="00256DE4">
              <w:rPr>
                <w:rFonts w:ascii="Times New Roman" w:hAnsi="Times New Roman" w:cs="Times New Roman"/>
                <w:i/>
                <w:sz w:val="24"/>
                <w:szCs w:val="24"/>
                <w:vertAlign w:val="subscript"/>
              </w:rPr>
              <w:t>s</w:t>
            </w:r>
            <w:r w:rsidR="00D36A9B">
              <w:rPr>
                <w:rFonts w:ascii="Times New Roman" w:hAnsi="Times New Roman" w:cs="Times New Roman"/>
                <w:i/>
                <w:sz w:val="24"/>
                <w:szCs w:val="24"/>
                <w:vertAlign w:val="subscript"/>
              </w:rPr>
              <w:t>tocks</w:t>
            </w:r>
            <w:proofErr w:type="spellEnd"/>
            <w:r>
              <w:rPr>
                <w:rFonts w:ascii="Times New Roman" w:hAnsi="Times New Roman" w:cs="Times New Roman"/>
                <w:i/>
                <w:sz w:val="24"/>
                <w:szCs w:val="24"/>
                <w:vertAlign w:val="subscript"/>
              </w:rPr>
              <w:t xml:space="preserve"> </w:t>
            </w:r>
            <w:r>
              <w:rPr>
                <w:rFonts w:ascii="Times New Roman" w:hAnsi="Times New Roman" w:cs="Times New Roman"/>
                <w:i/>
                <w:sz w:val="24"/>
                <w:szCs w:val="24"/>
              </w:rPr>
              <w:t xml:space="preserve"> </w:t>
            </w:r>
          </w:p>
        </w:tc>
        <w:tc>
          <w:tcPr>
            <w:tcW w:w="1080" w:type="dxa"/>
            <w:tcBorders>
              <w:top w:val="single" w:sz="8" w:space="0" w:color="auto"/>
            </w:tcBorders>
          </w:tcPr>
          <w:p w14:paraId="3E2A4AEC" w14:textId="5C25FF80" w:rsidR="00987C9A" w:rsidRPr="00256DE4" w:rsidRDefault="003C2378" w:rsidP="00F011FD">
            <w:pPr>
              <w:keepNext/>
              <w:keepLines/>
              <w:rPr>
                <w:rFonts w:ascii="Times New Roman" w:hAnsi="Times New Roman" w:cs="Times New Roman"/>
                <w:i/>
                <w:sz w:val="24"/>
                <w:szCs w:val="24"/>
              </w:rPr>
            </w:pPr>
            <w:r w:rsidRPr="00256DE4">
              <w:rPr>
                <w:rFonts w:ascii="Times New Roman" w:hAnsi="Times New Roman" w:cs="Times New Roman"/>
                <w:i/>
                <w:sz w:val="24"/>
                <w:szCs w:val="24"/>
              </w:rPr>
              <w:t>h</w:t>
            </w:r>
          </w:p>
        </w:tc>
      </w:tr>
      <w:tr w:rsidR="00987C9A" w:rsidRPr="00256DE4" w14:paraId="48771B56" w14:textId="77777777" w:rsidTr="00A25C6F">
        <w:tc>
          <w:tcPr>
            <w:tcW w:w="3233" w:type="dxa"/>
          </w:tcPr>
          <w:p w14:paraId="5F9325FF" w14:textId="77777777" w:rsidR="00987C9A" w:rsidRPr="00256DE4" w:rsidRDefault="00987C9A" w:rsidP="00F011FD">
            <w:pPr>
              <w:keepNext/>
              <w:keepLines/>
              <w:rPr>
                <w:rFonts w:ascii="Times New Roman" w:hAnsi="Times New Roman" w:cs="Times New Roman"/>
                <w:sz w:val="24"/>
                <w:szCs w:val="24"/>
              </w:rPr>
            </w:pPr>
            <w:r w:rsidRPr="00256DE4">
              <w:rPr>
                <w:rFonts w:ascii="Times New Roman" w:hAnsi="Times New Roman" w:cs="Times New Roman"/>
                <w:sz w:val="24"/>
                <w:szCs w:val="24"/>
              </w:rPr>
              <w:t>Maximum length</w:t>
            </w:r>
          </w:p>
        </w:tc>
        <w:tc>
          <w:tcPr>
            <w:tcW w:w="2700" w:type="dxa"/>
          </w:tcPr>
          <w:p w14:paraId="2B25A298" w14:textId="506CDC5F" w:rsidR="00987C9A" w:rsidRPr="00256DE4" w:rsidRDefault="00987C9A" w:rsidP="00F011FD">
            <w:pPr>
              <w:keepNext/>
              <w:keepLines/>
              <w:rPr>
                <w:rFonts w:ascii="Times New Roman" w:hAnsi="Times New Roman" w:cs="Times New Roman"/>
                <w:i/>
                <w:sz w:val="24"/>
                <w:szCs w:val="24"/>
              </w:rPr>
            </w:pPr>
            <w:proofErr w:type="spellStart"/>
            <w:r w:rsidRPr="00256DE4">
              <w:rPr>
                <w:rFonts w:ascii="Times New Roman" w:hAnsi="Times New Roman" w:cs="Times New Roman"/>
                <w:i/>
                <w:sz w:val="24"/>
                <w:szCs w:val="24"/>
              </w:rPr>
              <w:t>n</w:t>
            </w:r>
            <w:r w:rsidRPr="00256DE4">
              <w:rPr>
                <w:rFonts w:ascii="Times New Roman" w:hAnsi="Times New Roman" w:cs="Times New Roman"/>
                <w:i/>
                <w:sz w:val="24"/>
                <w:szCs w:val="24"/>
                <w:vertAlign w:val="subscript"/>
              </w:rPr>
              <w:t>s</w:t>
            </w:r>
            <w:r w:rsidR="00D36A9B">
              <w:rPr>
                <w:rFonts w:ascii="Times New Roman" w:hAnsi="Times New Roman" w:cs="Times New Roman"/>
                <w:i/>
                <w:sz w:val="24"/>
                <w:szCs w:val="24"/>
                <w:vertAlign w:val="subscript"/>
              </w:rPr>
              <w:t>tocks</w:t>
            </w:r>
            <w:proofErr w:type="spellEnd"/>
            <w:r w:rsidRPr="00256DE4">
              <w:rPr>
                <w:rFonts w:ascii="Times New Roman" w:hAnsi="Times New Roman" w:cs="Times New Roman"/>
                <w:i/>
                <w:sz w:val="24"/>
                <w:szCs w:val="24"/>
              </w:rPr>
              <w:t xml:space="preserve"> </w:t>
            </w:r>
          </w:p>
        </w:tc>
        <w:tc>
          <w:tcPr>
            <w:tcW w:w="1080" w:type="dxa"/>
          </w:tcPr>
          <w:p w14:paraId="5DDB7DD4" w14:textId="77777777" w:rsidR="00987C9A" w:rsidRPr="00256DE4" w:rsidRDefault="00987C9A" w:rsidP="00F011FD">
            <w:pPr>
              <w:keepNext/>
              <w:keepLines/>
              <w:rPr>
                <w:rFonts w:ascii="Times New Roman" w:hAnsi="Times New Roman" w:cs="Times New Roman"/>
                <w:i/>
                <w:sz w:val="24"/>
                <w:szCs w:val="24"/>
              </w:rPr>
            </w:pPr>
            <w:proofErr w:type="spellStart"/>
            <w:r w:rsidRPr="00256DE4">
              <w:rPr>
                <w:rFonts w:ascii="Times New Roman" w:hAnsi="Times New Roman" w:cs="Times New Roman"/>
                <w:i/>
                <w:sz w:val="24"/>
                <w:szCs w:val="24"/>
              </w:rPr>
              <w:t>Linf</w:t>
            </w:r>
            <w:proofErr w:type="spellEnd"/>
          </w:p>
        </w:tc>
      </w:tr>
      <w:tr w:rsidR="00987C9A" w:rsidRPr="00256DE4" w14:paraId="59E5916E" w14:textId="77777777" w:rsidTr="00A25C6F">
        <w:tc>
          <w:tcPr>
            <w:tcW w:w="3233" w:type="dxa"/>
          </w:tcPr>
          <w:p w14:paraId="1C608C9C" w14:textId="77777777" w:rsidR="00987C9A" w:rsidRPr="00256DE4" w:rsidRDefault="00987C9A" w:rsidP="00F011FD">
            <w:pPr>
              <w:keepNext/>
              <w:keepLines/>
              <w:rPr>
                <w:rFonts w:ascii="Times New Roman" w:hAnsi="Times New Roman" w:cs="Times New Roman"/>
                <w:sz w:val="24"/>
                <w:szCs w:val="24"/>
              </w:rPr>
            </w:pPr>
            <w:r w:rsidRPr="00256DE4">
              <w:rPr>
                <w:rFonts w:ascii="Times New Roman" w:hAnsi="Times New Roman" w:cs="Times New Roman"/>
                <w:sz w:val="24"/>
                <w:szCs w:val="24"/>
              </w:rPr>
              <w:t>Growth rate</w:t>
            </w:r>
          </w:p>
        </w:tc>
        <w:tc>
          <w:tcPr>
            <w:tcW w:w="2700" w:type="dxa"/>
          </w:tcPr>
          <w:p w14:paraId="3EFEF265" w14:textId="2A24BB9E" w:rsidR="00987C9A" w:rsidRPr="00256DE4" w:rsidRDefault="00987C9A" w:rsidP="00F011FD">
            <w:pPr>
              <w:keepNext/>
              <w:keepLines/>
              <w:rPr>
                <w:rFonts w:ascii="Times New Roman" w:hAnsi="Times New Roman" w:cs="Times New Roman"/>
                <w:i/>
                <w:sz w:val="24"/>
                <w:szCs w:val="24"/>
              </w:rPr>
            </w:pPr>
            <w:proofErr w:type="spellStart"/>
            <w:r w:rsidRPr="00256DE4">
              <w:rPr>
                <w:rFonts w:ascii="Times New Roman" w:hAnsi="Times New Roman" w:cs="Times New Roman"/>
                <w:i/>
                <w:sz w:val="24"/>
                <w:szCs w:val="24"/>
              </w:rPr>
              <w:t>n</w:t>
            </w:r>
            <w:r w:rsidRPr="00256DE4">
              <w:rPr>
                <w:rFonts w:ascii="Times New Roman" w:hAnsi="Times New Roman" w:cs="Times New Roman"/>
                <w:i/>
                <w:sz w:val="24"/>
                <w:szCs w:val="24"/>
                <w:vertAlign w:val="subscript"/>
              </w:rPr>
              <w:t>s</w:t>
            </w:r>
            <w:r w:rsidR="00D36A9B">
              <w:rPr>
                <w:rFonts w:ascii="Times New Roman" w:hAnsi="Times New Roman" w:cs="Times New Roman"/>
                <w:i/>
                <w:sz w:val="24"/>
                <w:szCs w:val="24"/>
                <w:vertAlign w:val="subscript"/>
              </w:rPr>
              <w:t>tocks</w:t>
            </w:r>
            <w:proofErr w:type="spellEnd"/>
          </w:p>
        </w:tc>
        <w:tc>
          <w:tcPr>
            <w:tcW w:w="1080" w:type="dxa"/>
          </w:tcPr>
          <w:p w14:paraId="55A5EF99" w14:textId="77777777" w:rsidR="00987C9A" w:rsidRPr="00256DE4" w:rsidRDefault="00E016A0" w:rsidP="00F011FD">
            <w:pPr>
              <w:keepNext/>
              <w:keepLines/>
              <w:rPr>
                <w:rFonts w:ascii="Times New Roman" w:hAnsi="Times New Roman" w:cs="Times New Roman"/>
                <w:i/>
                <w:sz w:val="24"/>
                <w:szCs w:val="24"/>
              </w:rPr>
            </w:pPr>
            <w:r w:rsidRPr="00256DE4">
              <w:rPr>
                <w:rFonts w:ascii="Times New Roman" w:hAnsi="Times New Roman" w:cs="Times New Roman"/>
                <w:i/>
                <w:sz w:val="24"/>
                <w:szCs w:val="24"/>
              </w:rPr>
              <w:t>Κ</w:t>
            </w:r>
          </w:p>
        </w:tc>
      </w:tr>
      <w:tr w:rsidR="00987C9A" w:rsidRPr="00256DE4" w14:paraId="6E03E096" w14:textId="77777777" w:rsidTr="00A25C6F">
        <w:tc>
          <w:tcPr>
            <w:tcW w:w="3233" w:type="dxa"/>
          </w:tcPr>
          <w:p w14:paraId="5709026D" w14:textId="77777777" w:rsidR="00987C9A" w:rsidRPr="00256DE4" w:rsidRDefault="00913887" w:rsidP="00F011FD">
            <w:pPr>
              <w:keepNext/>
              <w:keepLines/>
              <w:rPr>
                <w:rFonts w:ascii="Times New Roman" w:hAnsi="Times New Roman" w:cs="Times New Roman"/>
                <w:sz w:val="24"/>
                <w:szCs w:val="24"/>
              </w:rPr>
            </w:pPr>
            <w:r w:rsidRPr="00256DE4">
              <w:rPr>
                <w:rFonts w:ascii="Times New Roman" w:hAnsi="Times New Roman" w:cs="Times New Roman"/>
                <w:sz w:val="24"/>
                <w:szCs w:val="24"/>
              </w:rPr>
              <w:t>Age at length zero</w:t>
            </w:r>
          </w:p>
        </w:tc>
        <w:tc>
          <w:tcPr>
            <w:tcW w:w="2700" w:type="dxa"/>
          </w:tcPr>
          <w:p w14:paraId="0FAEE4CB" w14:textId="1A4E1DEE" w:rsidR="00987C9A" w:rsidRPr="00256DE4" w:rsidRDefault="00987C9A" w:rsidP="00F011FD">
            <w:pPr>
              <w:keepNext/>
              <w:keepLines/>
              <w:rPr>
                <w:rFonts w:ascii="Times New Roman" w:hAnsi="Times New Roman" w:cs="Times New Roman"/>
                <w:i/>
                <w:sz w:val="24"/>
                <w:szCs w:val="24"/>
              </w:rPr>
            </w:pPr>
            <w:proofErr w:type="spellStart"/>
            <w:r w:rsidRPr="00256DE4">
              <w:rPr>
                <w:rFonts w:ascii="Times New Roman" w:hAnsi="Times New Roman" w:cs="Times New Roman"/>
                <w:i/>
                <w:sz w:val="24"/>
                <w:szCs w:val="24"/>
              </w:rPr>
              <w:t>n</w:t>
            </w:r>
            <w:r w:rsidRPr="00256DE4">
              <w:rPr>
                <w:rFonts w:ascii="Times New Roman" w:hAnsi="Times New Roman" w:cs="Times New Roman"/>
                <w:i/>
                <w:sz w:val="24"/>
                <w:szCs w:val="24"/>
                <w:vertAlign w:val="subscript"/>
              </w:rPr>
              <w:t>s</w:t>
            </w:r>
            <w:r w:rsidR="00D36A9B">
              <w:rPr>
                <w:rFonts w:ascii="Times New Roman" w:hAnsi="Times New Roman" w:cs="Times New Roman"/>
                <w:i/>
                <w:sz w:val="24"/>
                <w:szCs w:val="24"/>
                <w:vertAlign w:val="subscript"/>
              </w:rPr>
              <w:t>tocks</w:t>
            </w:r>
            <w:proofErr w:type="spellEnd"/>
          </w:p>
        </w:tc>
        <w:tc>
          <w:tcPr>
            <w:tcW w:w="1080" w:type="dxa"/>
          </w:tcPr>
          <w:p w14:paraId="438C0761" w14:textId="77777777" w:rsidR="00987C9A" w:rsidRPr="00256DE4" w:rsidRDefault="00987C9A" w:rsidP="00F011FD">
            <w:pPr>
              <w:keepNext/>
              <w:keepLines/>
              <w:rPr>
                <w:rFonts w:ascii="Times New Roman" w:hAnsi="Times New Roman" w:cs="Times New Roman"/>
                <w:i/>
                <w:sz w:val="24"/>
                <w:szCs w:val="24"/>
              </w:rPr>
            </w:pPr>
            <w:r w:rsidRPr="00256DE4">
              <w:rPr>
                <w:rFonts w:ascii="Times New Roman" w:hAnsi="Times New Roman" w:cs="Times New Roman"/>
                <w:i/>
                <w:sz w:val="24"/>
                <w:szCs w:val="24"/>
              </w:rPr>
              <w:t>t</w:t>
            </w:r>
            <w:r w:rsidRPr="00256DE4">
              <w:rPr>
                <w:rFonts w:ascii="Times New Roman" w:hAnsi="Times New Roman" w:cs="Times New Roman"/>
                <w:i/>
                <w:sz w:val="24"/>
                <w:szCs w:val="24"/>
                <w:vertAlign w:val="subscript"/>
              </w:rPr>
              <w:t>0</w:t>
            </w:r>
          </w:p>
        </w:tc>
      </w:tr>
      <w:tr w:rsidR="00987C9A" w:rsidRPr="00256DE4" w14:paraId="66491E63" w14:textId="77777777" w:rsidTr="00A25C6F">
        <w:tc>
          <w:tcPr>
            <w:tcW w:w="3233" w:type="dxa"/>
          </w:tcPr>
          <w:p w14:paraId="25CBDE38" w14:textId="77777777" w:rsidR="00987C9A" w:rsidRPr="00256DE4" w:rsidRDefault="00987C9A" w:rsidP="00F011FD">
            <w:pPr>
              <w:keepNext/>
              <w:keepLines/>
              <w:rPr>
                <w:rFonts w:ascii="Times New Roman" w:hAnsi="Times New Roman" w:cs="Times New Roman"/>
                <w:sz w:val="24"/>
                <w:szCs w:val="24"/>
              </w:rPr>
            </w:pPr>
            <w:r w:rsidRPr="00256DE4">
              <w:rPr>
                <w:rFonts w:ascii="Times New Roman" w:hAnsi="Times New Roman" w:cs="Times New Roman"/>
                <w:sz w:val="24"/>
                <w:szCs w:val="24"/>
              </w:rPr>
              <w:t>Natural mortality rate at age</w:t>
            </w:r>
          </w:p>
        </w:tc>
        <w:tc>
          <w:tcPr>
            <w:tcW w:w="2700" w:type="dxa"/>
          </w:tcPr>
          <w:p w14:paraId="1918CA69" w14:textId="0296D3AF" w:rsidR="00987C9A" w:rsidRPr="00256DE4" w:rsidRDefault="00987C9A" w:rsidP="00F011FD">
            <w:pPr>
              <w:keepNext/>
              <w:keepLines/>
              <w:rPr>
                <w:rFonts w:ascii="Times New Roman" w:hAnsi="Times New Roman" w:cs="Times New Roman"/>
                <w:sz w:val="24"/>
                <w:szCs w:val="24"/>
              </w:rPr>
            </w:pPr>
            <w:proofErr w:type="spellStart"/>
            <w:proofErr w:type="gramStart"/>
            <w:r w:rsidRPr="00256DE4">
              <w:rPr>
                <w:rFonts w:ascii="Times New Roman" w:hAnsi="Times New Roman" w:cs="Times New Roman"/>
                <w:i/>
                <w:sz w:val="24"/>
                <w:szCs w:val="24"/>
              </w:rPr>
              <w:t>n</w:t>
            </w:r>
            <w:r w:rsidRPr="00256DE4">
              <w:rPr>
                <w:rFonts w:ascii="Times New Roman" w:hAnsi="Times New Roman" w:cs="Times New Roman"/>
                <w:i/>
                <w:sz w:val="24"/>
                <w:szCs w:val="24"/>
                <w:vertAlign w:val="subscript"/>
              </w:rPr>
              <w:t>a</w:t>
            </w:r>
            <w:r w:rsidR="00D36A9B">
              <w:rPr>
                <w:rFonts w:ascii="Times New Roman" w:hAnsi="Times New Roman" w:cs="Times New Roman"/>
                <w:i/>
                <w:sz w:val="24"/>
                <w:szCs w:val="24"/>
                <w:vertAlign w:val="subscript"/>
              </w:rPr>
              <w:t>ges</w:t>
            </w:r>
            <w:proofErr w:type="spellEnd"/>
            <w:r w:rsidRPr="00256DE4">
              <w:rPr>
                <w:rFonts w:ascii="Times New Roman" w:hAnsi="Times New Roman" w:cs="Times New Roman"/>
                <w:sz w:val="24"/>
                <w:szCs w:val="24"/>
              </w:rPr>
              <w:t xml:space="preserve">  ∙</w:t>
            </w:r>
            <w:proofErr w:type="gramEnd"/>
            <w:r w:rsidRPr="00256DE4">
              <w:rPr>
                <w:rFonts w:ascii="Times New Roman" w:hAnsi="Times New Roman" w:cs="Times New Roman"/>
                <w:sz w:val="24"/>
                <w:szCs w:val="24"/>
              </w:rPr>
              <w:t xml:space="preserve"> </w:t>
            </w:r>
            <w:proofErr w:type="spellStart"/>
            <w:r w:rsidRPr="00256DE4">
              <w:rPr>
                <w:rFonts w:ascii="Times New Roman" w:hAnsi="Times New Roman" w:cs="Times New Roman"/>
                <w:i/>
                <w:sz w:val="24"/>
                <w:szCs w:val="24"/>
              </w:rPr>
              <w:t>n</w:t>
            </w:r>
            <w:r w:rsidRPr="00256DE4">
              <w:rPr>
                <w:rFonts w:ascii="Times New Roman" w:hAnsi="Times New Roman" w:cs="Times New Roman"/>
                <w:i/>
                <w:sz w:val="24"/>
                <w:szCs w:val="24"/>
                <w:vertAlign w:val="subscript"/>
              </w:rPr>
              <w:t>s</w:t>
            </w:r>
            <w:r w:rsidR="00D36A9B">
              <w:rPr>
                <w:rFonts w:ascii="Times New Roman" w:hAnsi="Times New Roman" w:cs="Times New Roman"/>
                <w:i/>
                <w:sz w:val="24"/>
                <w:szCs w:val="24"/>
                <w:vertAlign w:val="subscript"/>
              </w:rPr>
              <w:t>tocks</w:t>
            </w:r>
            <w:proofErr w:type="spellEnd"/>
          </w:p>
        </w:tc>
        <w:tc>
          <w:tcPr>
            <w:tcW w:w="1080" w:type="dxa"/>
          </w:tcPr>
          <w:p w14:paraId="6719DD3B" w14:textId="77777777" w:rsidR="00987C9A" w:rsidRPr="00256DE4" w:rsidRDefault="00987C9A" w:rsidP="00F011FD">
            <w:pPr>
              <w:keepNext/>
              <w:keepLines/>
              <w:rPr>
                <w:rFonts w:ascii="Times New Roman" w:hAnsi="Times New Roman" w:cs="Times New Roman"/>
                <w:i/>
                <w:sz w:val="24"/>
                <w:szCs w:val="24"/>
              </w:rPr>
            </w:pPr>
            <w:r w:rsidRPr="00256DE4">
              <w:rPr>
                <w:rFonts w:ascii="Times New Roman" w:hAnsi="Times New Roman" w:cs="Times New Roman"/>
                <w:i/>
                <w:sz w:val="24"/>
                <w:szCs w:val="24"/>
              </w:rPr>
              <w:t>M</w:t>
            </w:r>
          </w:p>
        </w:tc>
      </w:tr>
      <w:tr w:rsidR="00987C9A" w:rsidRPr="00256DE4" w14:paraId="75304BB3" w14:textId="77777777" w:rsidTr="00A25C6F">
        <w:tc>
          <w:tcPr>
            <w:tcW w:w="3233" w:type="dxa"/>
          </w:tcPr>
          <w:p w14:paraId="1E1FA2C5" w14:textId="77777777" w:rsidR="00987C9A" w:rsidRPr="00256DE4" w:rsidRDefault="00987C9A" w:rsidP="00F011FD">
            <w:pPr>
              <w:keepNext/>
              <w:keepLines/>
              <w:rPr>
                <w:rFonts w:ascii="Times New Roman" w:hAnsi="Times New Roman" w:cs="Times New Roman"/>
                <w:sz w:val="24"/>
                <w:szCs w:val="24"/>
              </w:rPr>
            </w:pPr>
            <w:r w:rsidRPr="00256DE4">
              <w:rPr>
                <w:rFonts w:ascii="Times New Roman" w:hAnsi="Times New Roman" w:cs="Times New Roman"/>
                <w:sz w:val="24"/>
                <w:szCs w:val="24"/>
              </w:rPr>
              <w:t>Selectivity of at least one fleet</w:t>
            </w:r>
          </w:p>
        </w:tc>
        <w:tc>
          <w:tcPr>
            <w:tcW w:w="2700" w:type="dxa"/>
          </w:tcPr>
          <w:p w14:paraId="3EB41B23" w14:textId="77777777" w:rsidR="00987C9A" w:rsidRPr="00256DE4" w:rsidRDefault="00987C9A" w:rsidP="00F011FD">
            <w:pPr>
              <w:keepNext/>
              <w:keepLines/>
              <w:rPr>
                <w:rFonts w:ascii="Times New Roman" w:hAnsi="Times New Roman" w:cs="Times New Roman"/>
                <w:sz w:val="24"/>
                <w:szCs w:val="24"/>
              </w:rPr>
            </w:pPr>
            <w:r w:rsidRPr="00256DE4">
              <w:rPr>
                <w:rFonts w:ascii="Times New Roman" w:hAnsi="Times New Roman" w:cs="Times New Roman"/>
                <w:i/>
                <w:sz w:val="24"/>
                <w:szCs w:val="24"/>
              </w:rPr>
              <w:t>2-3</w:t>
            </w:r>
          </w:p>
        </w:tc>
        <w:tc>
          <w:tcPr>
            <w:tcW w:w="1080" w:type="dxa"/>
          </w:tcPr>
          <w:p w14:paraId="1E81D0B4" w14:textId="77777777" w:rsidR="00987C9A" w:rsidRPr="00256DE4" w:rsidRDefault="00E016A0" w:rsidP="00F011FD">
            <w:pPr>
              <w:keepNext/>
              <w:keepLines/>
              <w:rPr>
                <w:rFonts w:ascii="Times New Roman" w:hAnsi="Times New Roman" w:cs="Times New Roman"/>
                <w:i/>
                <w:sz w:val="24"/>
                <w:szCs w:val="24"/>
              </w:rPr>
            </w:pPr>
            <w:r w:rsidRPr="00256DE4">
              <w:rPr>
                <w:rFonts w:ascii="Times New Roman" w:hAnsi="Times New Roman" w:cs="Times New Roman"/>
                <w:i/>
                <w:sz w:val="24"/>
                <w:szCs w:val="24"/>
              </w:rPr>
              <w:t>Θ</w:t>
            </w:r>
          </w:p>
        </w:tc>
      </w:tr>
      <w:tr w:rsidR="00406114" w:rsidRPr="00256DE4" w14:paraId="3059E527" w14:textId="77777777" w:rsidTr="00A25C6F">
        <w:tc>
          <w:tcPr>
            <w:tcW w:w="3233" w:type="dxa"/>
            <w:tcBorders>
              <w:bottom w:val="single" w:sz="4" w:space="0" w:color="auto"/>
            </w:tcBorders>
          </w:tcPr>
          <w:p w14:paraId="58D508B6" w14:textId="77777777" w:rsidR="00406114" w:rsidRPr="00256DE4" w:rsidRDefault="00406114" w:rsidP="00F011FD">
            <w:pPr>
              <w:keepNext/>
              <w:keepLines/>
              <w:rPr>
                <w:rFonts w:ascii="Times New Roman" w:hAnsi="Times New Roman" w:cs="Times New Roman"/>
                <w:sz w:val="24"/>
                <w:szCs w:val="24"/>
              </w:rPr>
            </w:pPr>
            <w:r w:rsidRPr="00256DE4">
              <w:rPr>
                <w:rFonts w:ascii="Times New Roman" w:hAnsi="Times New Roman" w:cs="Times New Roman"/>
                <w:sz w:val="24"/>
                <w:szCs w:val="24"/>
              </w:rPr>
              <w:t>Maturity at age</w:t>
            </w:r>
          </w:p>
        </w:tc>
        <w:tc>
          <w:tcPr>
            <w:tcW w:w="2700" w:type="dxa"/>
            <w:tcBorders>
              <w:bottom w:val="single" w:sz="4" w:space="0" w:color="auto"/>
            </w:tcBorders>
          </w:tcPr>
          <w:p w14:paraId="7FBC2387" w14:textId="45238130" w:rsidR="00406114" w:rsidRPr="00256DE4" w:rsidRDefault="00406114" w:rsidP="00F011FD">
            <w:pPr>
              <w:keepNext/>
              <w:keepLines/>
              <w:rPr>
                <w:rFonts w:ascii="Times New Roman" w:hAnsi="Times New Roman" w:cs="Times New Roman"/>
                <w:i/>
                <w:sz w:val="24"/>
                <w:szCs w:val="24"/>
              </w:rPr>
            </w:pPr>
            <w:proofErr w:type="spellStart"/>
            <w:proofErr w:type="gramStart"/>
            <w:r w:rsidRPr="00256DE4">
              <w:rPr>
                <w:rFonts w:ascii="Times New Roman" w:hAnsi="Times New Roman" w:cs="Times New Roman"/>
                <w:i/>
                <w:sz w:val="24"/>
                <w:szCs w:val="24"/>
              </w:rPr>
              <w:t>n</w:t>
            </w:r>
            <w:r w:rsidRPr="00256DE4">
              <w:rPr>
                <w:rFonts w:ascii="Times New Roman" w:hAnsi="Times New Roman" w:cs="Times New Roman"/>
                <w:i/>
                <w:sz w:val="24"/>
                <w:szCs w:val="24"/>
                <w:vertAlign w:val="subscript"/>
              </w:rPr>
              <w:t>a</w:t>
            </w:r>
            <w:r w:rsidR="00D36A9B">
              <w:rPr>
                <w:rFonts w:ascii="Times New Roman" w:hAnsi="Times New Roman" w:cs="Times New Roman"/>
                <w:i/>
                <w:sz w:val="24"/>
                <w:szCs w:val="24"/>
                <w:vertAlign w:val="subscript"/>
              </w:rPr>
              <w:t>ges</w:t>
            </w:r>
            <w:proofErr w:type="spellEnd"/>
            <w:r w:rsidRPr="00256DE4">
              <w:rPr>
                <w:rFonts w:ascii="Times New Roman" w:hAnsi="Times New Roman" w:cs="Times New Roman"/>
                <w:sz w:val="24"/>
                <w:szCs w:val="24"/>
              </w:rPr>
              <w:t xml:space="preserve">  ∙</w:t>
            </w:r>
            <w:proofErr w:type="gramEnd"/>
            <w:r w:rsidRPr="00256DE4">
              <w:rPr>
                <w:rFonts w:ascii="Times New Roman" w:hAnsi="Times New Roman" w:cs="Times New Roman"/>
                <w:sz w:val="24"/>
                <w:szCs w:val="24"/>
              </w:rPr>
              <w:t xml:space="preserve"> </w:t>
            </w:r>
            <w:proofErr w:type="spellStart"/>
            <w:r w:rsidRPr="00256DE4">
              <w:rPr>
                <w:rFonts w:ascii="Times New Roman" w:hAnsi="Times New Roman" w:cs="Times New Roman"/>
                <w:i/>
                <w:sz w:val="24"/>
                <w:szCs w:val="24"/>
              </w:rPr>
              <w:t>n</w:t>
            </w:r>
            <w:r w:rsidRPr="00256DE4">
              <w:rPr>
                <w:rFonts w:ascii="Times New Roman" w:hAnsi="Times New Roman" w:cs="Times New Roman"/>
                <w:i/>
                <w:sz w:val="24"/>
                <w:szCs w:val="24"/>
                <w:vertAlign w:val="subscript"/>
              </w:rPr>
              <w:t>s</w:t>
            </w:r>
            <w:r w:rsidR="00D36A9B">
              <w:rPr>
                <w:rFonts w:ascii="Times New Roman" w:hAnsi="Times New Roman" w:cs="Times New Roman"/>
                <w:i/>
                <w:sz w:val="24"/>
                <w:szCs w:val="24"/>
                <w:vertAlign w:val="subscript"/>
              </w:rPr>
              <w:t>tocks</w:t>
            </w:r>
            <w:proofErr w:type="spellEnd"/>
          </w:p>
        </w:tc>
        <w:tc>
          <w:tcPr>
            <w:tcW w:w="1080" w:type="dxa"/>
            <w:tcBorders>
              <w:bottom w:val="single" w:sz="4" w:space="0" w:color="auto"/>
            </w:tcBorders>
          </w:tcPr>
          <w:p w14:paraId="6FABE415" w14:textId="77777777" w:rsidR="00406114" w:rsidRPr="00256DE4" w:rsidRDefault="00406114" w:rsidP="00F011FD">
            <w:pPr>
              <w:keepNext/>
              <w:keepLines/>
              <w:rPr>
                <w:rFonts w:ascii="Times New Roman" w:hAnsi="Times New Roman" w:cs="Times New Roman"/>
                <w:i/>
                <w:sz w:val="24"/>
                <w:szCs w:val="24"/>
              </w:rPr>
            </w:pPr>
            <w:r w:rsidRPr="00256DE4">
              <w:rPr>
                <w:rFonts w:ascii="Times New Roman" w:hAnsi="Times New Roman" w:cs="Times New Roman"/>
                <w:i/>
                <w:sz w:val="24"/>
                <w:szCs w:val="24"/>
              </w:rPr>
              <w:t>mat</w:t>
            </w:r>
          </w:p>
        </w:tc>
      </w:tr>
    </w:tbl>
    <w:p w14:paraId="2B18B842" w14:textId="77777777" w:rsidR="00DE6F83" w:rsidRPr="00256DE4" w:rsidRDefault="00DE6F83" w:rsidP="009F4647">
      <w:pPr>
        <w:rPr>
          <w:rFonts w:ascii="Times New Roman" w:hAnsi="Times New Roman" w:cs="Times New Roman"/>
          <w:sz w:val="24"/>
          <w:szCs w:val="24"/>
          <w:lang w:val="en-CA"/>
        </w:rPr>
      </w:pPr>
    </w:p>
    <w:p w14:paraId="4F5C6CD2" w14:textId="17522278" w:rsidR="009D1008" w:rsidRPr="00256DE4" w:rsidRDefault="009D1008" w:rsidP="009D1008">
      <w:pPr>
        <w:rPr>
          <w:rFonts w:ascii="Times New Roman" w:hAnsi="Times New Roman" w:cs="Times New Roman"/>
          <w:b/>
          <w:i/>
          <w:color w:val="FF0000"/>
          <w:sz w:val="24"/>
          <w:szCs w:val="24"/>
          <w:lang w:val="en-CA"/>
        </w:rPr>
      </w:pPr>
      <w:r w:rsidRPr="00256DE4">
        <w:rPr>
          <w:rFonts w:ascii="Times New Roman" w:hAnsi="Times New Roman" w:cs="Times New Roman"/>
          <w:sz w:val="24"/>
          <w:szCs w:val="24"/>
          <w:lang w:val="en-CA"/>
        </w:rPr>
        <w:t xml:space="preserve">Table 8.2. Parameter values of </w:t>
      </w:r>
      <w:r w:rsidR="00A6681F">
        <w:rPr>
          <w:rFonts w:ascii="Times New Roman" w:hAnsi="Times New Roman" w:cs="Times New Roman"/>
          <w:sz w:val="24"/>
          <w:szCs w:val="24"/>
          <w:lang w:val="en-CA"/>
        </w:rPr>
        <w:t>Base Case</w:t>
      </w:r>
      <w:r w:rsidR="00A6681F" w:rsidRPr="00256DE4">
        <w:rPr>
          <w:rFonts w:ascii="Times New Roman" w:hAnsi="Times New Roman" w:cs="Times New Roman"/>
          <w:sz w:val="24"/>
          <w:szCs w:val="24"/>
          <w:lang w:val="en-CA"/>
        </w:rPr>
        <w:t xml:space="preserve"> </w:t>
      </w:r>
      <w:r w:rsidRPr="00256DE4">
        <w:rPr>
          <w:rFonts w:ascii="Times New Roman" w:hAnsi="Times New Roman" w:cs="Times New Roman"/>
          <w:sz w:val="24"/>
          <w:szCs w:val="24"/>
          <w:lang w:val="en-CA"/>
        </w:rPr>
        <w:t xml:space="preserve">and alternative options    </w:t>
      </w:r>
    </w:p>
    <w:tbl>
      <w:tblPr>
        <w:tblStyle w:val="TableGrid11"/>
        <w:tblW w:w="910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4"/>
        <w:gridCol w:w="283"/>
        <w:gridCol w:w="3402"/>
        <w:gridCol w:w="3827"/>
      </w:tblGrid>
      <w:tr w:rsidR="009D1008" w:rsidRPr="00256DE4" w14:paraId="7A6725D6" w14:textId="77777777" w:rsidTr="008B446F">
        <w:tc>
          <w:tcPr>
            <w:tcW w:w="1594" w:type="dxa"/>
            <w:tcBorders>
              <w:top w:val="single" w:sz="8" w:space="0" w:color="auto"/>
              <w:bottom w:val="single" w:sz="8" w:space="0" w:color="auto"/>
            </w:tcBorders>
          </w:tcPr>
          <w:p w14:paraId="27C79E3D" w14:textId="77777777" w:rsidR="009D1008" w:rsidRPr="008B446F" w:rsidRDefault="009D1008" w:rsidP="005D3F56">
            <w:pPr>
              <w:rPr>
                <w:rFonts w:ascii="Times New Roman" w:hAnsi="Times New Roman" w:cs="Times New Roman"/>
                <w:b/>
              </w:rPr>
            </w:pPr>
            <w:r w:rsidRPr="008B446F">
              <w:rPr>
                <w:rFonts w:ascii="Times New Roman" w:hAnsi="Times New Roman" w:cs="Times New Roman"/>
                <w:b/>
              </w:rPr>
              <w:t>Parameter</w:t>
            </w:r>
          </w:p>
        </w:tc>
        <w:tc>
          <w:tcPr>
            <w:tcW w:w="3685" w:type="dxa"/>
            <w:gridSpan w:val="2"/>
            <w:tcBorders>
              <w:top w:val="single" w:sz="8" w:space="0" w:color="auto"/>
              <w:bottom w:val="single" w:sz="8" w:space="0" w:color="auto"/>
            </w:tcBorders>
          </w:tcPr>
          <w:p w14:paraId="300E5DDB" w14:textId="72FF0CF0" w:rsidR="009D1008" w:rsidRPr="008B446F" w:rsidRDefault="009D1008" w:rsidP="005D3F56">
            <w:pPr>
              <w:jc w:val="center"/>
              <w:rPr>
                <w:rFonts w:ascii="Times New Roman" w:eastAsiaTheme="minorHAnsi" w:hAnsi="Times New Roman" w:cs="Times New Roman"/>
                <w:b/>
                <w:lang w:val="en-ZA"/>
              </w:rPr>
            </w:pPr>
            <w:r w:rsidRPr="008B446F">
              <w:rPr>
                <w:rFonts w:ascii="Times New Roman" w:hAnsi="Times New Roman" w:cs="Times New Roman"/>
                <w:b/>
              </w:rPr>
              <w:t>West</w:t>
            </w:r>
            <w:r w:rsidR="00D66A97">
              <w:rPr>
                <w:rFonts w:ascii="Times New Roman" w:hAnsi="Times New Roman" w:cs="Times New Roman"/>
                <w:b/>
              </w:rPr>
              <w:t>ern</w:t>
            </w:r>
            <w:r w:rsidR="00635678">
              <w:rPr>
                <w:rFonts w:ascii="Times New Roman" w:hAnsi="Times New Roman" w:cs="Times New Roman"/>
                <w:b/>
              </w:rPr>
              <w:t xml:space="preserve"> stock</w:t>
            </w:r>
          </w:p>
        </w:tc>
        <w:tc>
          <w:tcPr>
            <w:tcW w:w="3827" w:type="dxa"/>
            <w:tcBorders>
              <w:top w:val="single" w:sz="8" w:space="0" w:color="auto"/>
              <w:bottom w:val="single" w:sz="8" w:space="0" w:color="auto"/>
            </w:tcBorders>
          </w:tcPr>
          <w:p w14:paraId="32337047" w14:textId="6A37C8F9" w:rsidR="009D1008" w:rsidRPr="008B446F" w:rsidRDefault="009D1008" w:rsidP="005D3F56">
            <w:pPr>
              <w:jc w:val="center"/>
              <w:rPr>
                <w:rFonts w:ascii="Times New Roman" w:eastAsiaTheme="minorHAnsi" w:hAnsi="Times New Roman" w:cs="Times New Roman"/>
                <w:b/>
                <w:lang w:val="en-ZA"/>
              </w:rPr>
            </w:pPr>
            <w:r w:rsidRPr="008B446F">
              <w:rPr>
                <w:rFonts w:ascii="Times New Roman" w:hAnsi="Times New Roman" w:cs="Times New Roman"/>
                <w:b/>
              </w:rPr>
              <w:t>East</w:t>
            </w:r>
            <w:r w:rsidR="00D66A97">
              <w:rPr>
                <w:rFonts w:ascii="Times New Roman" w:hAnsi="Times New Roman" w:cs="Times New Roman"/>
                <w:b/>
              </w:rPr>
              <w:t>ern</w:t>
            </w:r>
            <w:r w:rsidR="00635678">
              <w:rPr>
                <w:rFonts w:ascii="Times New Roman" w:hAnsi="Times New Roman" w:cs="Times New Roman"/>
                <w:b/>
              </w:rPr>
              <w:t xml:space="preserve"> stock</w:t>
            </w:r>
          </w:p>
        </w:tc>
      </w:tr>
      <w:tr w:rsidR="009D1008" w:rsidRPr="00256DE4" w14:paraId="4EF7BBBD" w14:textId="77777777" w:rsidTr="008B446F">
        <w:tc>
          <w:tcPr>
            <w:tcW w:w="1594" w:type="dxa"/>
            <w:tcBorders>
              <w:top w:val="single" w:sz="8" w:space="0" w:color="auto"/>
              <w:bottom w:val="single" w:sz="4" w:space="0" w:color="auto"/>
            </w:tcBorders>
            <w:vAlign w:val="center"/>
          </w:tcPr>
          <w:p w14:paraId="6391A5D3" w14:textId="77777777" w:rsidR="00EB4FA2" w:rsidRPr="008B446F" w:rsidRDefault="009D1008" w:rsidP="005D3F56">
            <w:pPr>
              <w:rPr>
                <w:rFonts w:ascii="Times New Roman" w:hAnsi="Times New Roman" w:cs="Times New Roman"/>
                <w:b/>
              </w:rPr>
            </w:pPr>
            <w:r w:rsidRPr="008B446F">
              <w:rPr>
                <w:rFonts w:ascii="Times New Roman" w:hAnsi="Times New Roman" w:cs="Times New Roman"/>
                <w:b/>
              </w:rPr>
              <w:t xml:space="preserve">Steepness </w:t>
            </w:r>
          </w:p>
          <w:p w14:paraId="62237EF9" w14:textId="0AB1663B" w:rsidR="009D1008" w:rsidRPr="008B446F" w:rsidRDefault="009D1008" w:rsidP="005D3F56">
            <w:pPr>
              <w:rPr>
                <w:rFonts w:ascii="Times New Roman" w:hAnsi="Times New Roman" w:cs="Times New Roman"/>
                <w:b/>
              </w:rPr>
            </w:pPr>
            <w:r w:rsidRPr="008B446F">
              <w:rPr>
                <w:rFonts w:ascii="Times New Roman" w:hAnsi="Times New Roman" w:cs="Times New Roman"/>
                <w:b/>
              </w:rPr>
              <w:t>(</w:t>
            </w:r>
            <w:r w:rsidR="00EB4FA2" w:rsidRPr="008B446F">
              <w:rPr>
                <w:rFonts w:ascii="Times New Roman" w:hAnsi="Times New Roman" w:cs="Times New Roman"/>
                <w:b/>
              </w:rPr>
              <w:t>Bev. -</w:t>
            </w:r>
            <w:r w:rsidRPr="008B446F">
              <w:rPr>
                <w:rFonts w:ascii="Times New Roman" w:hAnsi="Times New Roman" w:cs="Times New Roman"/>
                <w:b/>
              </w:rPr>
              <w:t>Holt)</w:t>
            </w:r>
          </w:p>
        </w:tc>
        <w:tc>
          <w:tcPr>
            <w:tcW w:w="3685" w:type="dxa"/>
            <w:gridSpan w:val="2"/>
            <w:tcBorders>
              <w:top w:val="single" w:sz="8" w:space="0" w:color="auto"/>
              <w:bottom w:val="single" w:sz="4" w:space="0" w:color="auto"/>
            </w:tcBorders>
          </w:tcPr>
          <w:p w14:paraId="06CAF698" w14:textId="450109AB" w:rsidR="009D1008" w:rsidRPr="008B446F" w:rsidRDefault="00456FD7" w:rsidP="005D3F56">
            <w:pPr>
              <w:jc w:val="center"/>
              <w:rPr>
                <w:rFonts w:ascii="Times New Roman" w:eastAsiaTheme="minorHAnsi" w:hAnsi="Times New Roman" w:cs="Times New Roman"/>
                <w:lang w:val="en-ZA"/>
              </w:rPr>
            </w:pPr>
            <w:r w:rsidRPr="008B446F">
              <w:rPr>
                <w:rFonts w:ascii="Times New Roman" w:hAnsi="Times New Roman" w:cs="Times New Roman"/>
              </w:rPr>
              <w:t>0.6</w:t>
            </w:r>
            <w:r w:rsidR="00635678">
              <w:rPr>
                <w:rFonts w:ascii="Times New Roman" w:hAnsi="Times New Roman" w:cs="Times New Roman"/>
              </w:rPr>
              <w:t xml:space="preserve"> changing to 0.9</w:t>
            </w:r>
            <w:r w:rsidR="00693F4C">
              <w:rPr>
                <w:rFonts w:ascii="Times New Roman" w:hAnsi="Times New Roman" w:cs="Times New Roman"/>
              </w:rPr>
              <w:t xml:space="preserve"> in 1975</w:t>
            </w:r>
          </w:p>
          <w:p w14:paraId="735E4A71" w14:textId="6A80FA92" w:rsidR="009D1008" w:rsidRPr="008B446F" w:rsidRDefault="00CD01BE" w:rsidP="005D3F56">
            <w:pPr>
              <w:jc w:val="center"/>
              <w:rPr>
                <w:rFonts w:ascii="Times New Roman" w:hAnsi="Times New Roman" w:cs="Times New Roman"/>
              </w:rPr>
            </w:pPr>
            <w:r w:rsidRPr="008B446F">
              <w:rPr>
                <w:rFonts w:ascii="Times New Roman" w:hAnsi="Times New Roman" w:cs="Times New Roman"/>
              </w:rPr>
              <w:t>0.</w:t>
            </w:r>
            <w:r w:rsidR="00635678">
              <w:rPr>
                <w:rFonts w:ascii="Times New Roman" w:hAnsi="Times New Roman" w:cs="Times New Roman"/>
              </w:rPr>
              <w:t>6</w:t>
            </w:r>
          </w:p>
          <w:p w14:paraId="3362DA6B" w14:textId="553F2AEB" w:rsidR="00FE2456" w:rsidRPr="008B446F" w:rsidRDefault="00FE2456" w:rsidP="005D3F56">
            <w:pPr>
              <w:jc w:val="center"/>
              <w:rPr>
                <w:rFonts w:ascii="Times New Roman" w:hAnsi="Times New Roman" w:cs="Times New Roman"/>
              </w:rPr>
            </w:pPr>
          </w:p>
        </w:tc>
        <w:tc>
          <w:tcPr>
            <w:tcW w:w="3827" w:type="dxa"/>
            <w:tcBorders>
              <w:top w:val="single" w:sz="8" w:space="0" w:color="auto"/>
              <w:bottom w:val="single" w:sz="4" w:space="0" w:color="auto"/>
            </w:tcBorders>
          </w:tcPr>
          <w:p w14:paraId="7262135C" w14:textId="77777777" w:rsidR="009D1008" w:rsidRPr="008B446F" w:rsidRDefault="009D1008" w:rsidP="005D3F56">
            <w:pPr>
              <w:jc w:val="center"/>
              <w:rPr>
                <w:rFonts w:ascii="Times New Roman" w:eastAsiaTheme="minorHAnsi" w:hAnsi="Times New Roman" w:cs="Times New Roman"/>
                <w:lang w:val="en-ZA"/>
              </w:rPr>
            </w:pPr>
            <w:r w:rsidRPr="008B446F">
              <w:rPr>
                <w:rFonts w:ascii="Times New Roman" w:hAnsi="Times New Roman" w:cs="Times New Roman"/>
              </w:rPr>
              <w:t>0.98</w:t>
            </w:r>
          </w:p>
          <w:p w14:paraId="175A2ABE" w14:textId="77777777" w:rsidR="009D1008" w:rsidRPr="008B446F" w:rsidRDefault="009D1008" w:rsidP="005D3F56">
            <w:pPr>
              <w:jc w:val="center"/>
              <w:rPr>
                <w:rFonts w:ascii="Times New Roman" w:hAnsi="Times New Roman" w:cs="Times New Roman"/>
              </w:rPr>
            </w:pPr>
            <w:r w:rsidRPr="008B446F">
              <w:rPr>
                <w:rFonts w:ascii="Times New Roman" w:hAnsi="Times New Roman" w:cs="Times New Roman"/>
              </w:rPr>
              <w:t>0.7</w:t>
            </w:r>
          </w:p>
          <w:p w14:paraId="378D9E1E" w14:textId="75C4BB81" w:rsidR="00FE2456" w:rsidRPr="008B446F" w:rsidRDefault="00FE2456" w:rsidP="005D3F56">
            <w:pPr>
              <w:jc w:val="center"/>
              <w:rPr>
                <w:rFonts w:ascii="Times New Roman" w:hAnsi="Times New Roman" w:cs="Times New Roman"/>
              </w:rPr>
            </w:pPr>
          </w:p>
        </w:tc>
      </w:tr>
      <w:tr w:rsidR="009D1008" w:rsidRPr="00256DE4" w14:paraId="2B536B3E" w14:textId="77777777" w:rsidTr="008B446F">
        <w:tc>
          <w:tcPr>
            <w:tcW w:w="1594" w:type="dxa"/>
            <w:tcBorders>
              <w:top w:val="single" w:sz="4" w:space="0" w:color="auto"/>
            </w:tcBorders>
          </w:tcPr>
          <w:p w14:paraId="10EA2F82" w14:textId="1CA2CDFB" w:rsidR="009D1008" w:rsidRPr="008B446F" w:rsidRDefault="00C359CF" w:rsidP="00CB1B77">
            <w:pPr>
              <w:rPr>
                <w:rFonts w:ascii="Times New Roman" w:hAnsi="Times New Roman" w:cs="Times New Roman"/>
                <w:b/>
              </w:rPr>
            </w:pPr>
            <w:r w:rsidRPr="008B446F">
              <w:rPr>
                <w:rFonts w:ascii="Times New Roman" w:hAnsi="Times New Roman" w:cs="Times New Roman"/>
                <w:b/>
                <w:i/>
              </w:rPr>
              <w:t>Type</w:t>
            </w:r>
          </w:p>
        </w:tc>
        <w:tc>
          <w:tcPr>
            <w:tcW w:w="3685" w:type="dxa"/>
            <w:gridSpan w:val="2"/>
            <w:tcBorders>
              <w:top w:val="single" w:sz="4" w:space="0" w:color="auto"/>
            </w:tcBorders>
          </w:tcPr>
          <w:p w14:paraId="032D4CA5" w14:textId="361CAED8" w:rsidR="009D1008" w:rsidRPr="008B446F" w:rsidRDefault="00C359CF" w:rsidP="005D3F56">
            <w:pPr>
              <w:jc w:val="center"/>
              <w:rPr>
                <w:rFonts w:ascii="Times New Roman" w:hAnsi="Times New Roman" w:cs="Times New Roman"/>
                <w:lang w:val="fr-CA"/>
              </w:rPr>
            </w:pPr>
            <w:r w:rsidRPr="008B446F">
              <w:rPr>
                <w:rFonts w:ascii="Times New Roman" w:hAnsi="Times New Roman" w:cs="Times New Roman"/>
                <w:b/>
                <w:i/>
                <w:lang w:val="fr-CA"/>
              </w:rPr>
              <w:t>Richards</w:t>
            </w:r>
            <w:r w:rsidR="00CB1B77" w:rsidRPr="008B446F">
              <w:rPr>
                <w:rFonts w:ascii="Times New Roman" w:hAnsi="Times New Roman" w:cs="Times New Roman"/>
                <w:b/>
                <w:i/>
                <w:lang w:val="fr-CA"/>
              </w:rPr>
              <w:t xml:space="preserve"> </w:t>
            </w:r>
            <w:proofErr w:type="spellStart"/>
            <w:r w:rsidR="00CB1B77" w:rsidRPr="008B446F">
              <w:rPr>
                <w:rFonts w:ascii="Times New Roman" w:hAnsi="Times New Roman" w:cs="Times New Roman"/>
                <w:b/>
                <w:i/>
                <w:lang w:val="fr-CA"/>
              </w:rPr>
              <w:t>growth</w:t>
            </w:r>
            <w:proofErr w:type="spellEnd"/>
            <w:r w:rsidR="005104AB" w:rsidRPr="008B446F">
              <w:rPr>
                <w:rFonts w:ascii="Times New Roman" w:hAnsi="Times New Roman" w:cs="Times New Roman"/>
                <w:b/>
                <w:i/>
                <w:lang w:val="fr-CA"/>
              </w:rPr>
              <w:t xml:space="preserve"> (</w:t>
            </w:r>
            <w:proofErr w:type="spellStart"/>
            <w:r w:rsidR="005104AB" w:rsidRPr="008B446F">
              <w:rPr>
                <w:rFonts w:ascii="Times New Roman" w:hAnsi="Times New Roman" w:cs="Times New Roman"/>
                <w:i/>
                <w:lang w:val="fr-CA"/>
              </w:rPr>
              <w:t>Ailloud</w:t>
            </w:r>
            <w:proofErr w:type="spellEnd"/>
            <w:r w:rsidR="005104AB" w:rsidRPr="008B446F">
              <w:rPr>
                <w:rFonts w:ascii="Times New Roman" w:hAnsi="Times New Roman" w:cs="Times New Roman"/>
                <w:i/>
                <w:lang w:val="fr-CA"/>
              </w:rPr>
              <w:t xml:space="preserve"> et al., 2017)</w:t>
            </w:r>
          </w:p>
        </w:tc>
        <w:tc>
          <w:tcPr>
            <w:tcW w:w="3827" w:type="dxa"/>
            <w:tcBorders>
              <w:top w:val="single" w:sz="4" w:space="0" w:color="auto"/>
            </w:tcBorders>
          </w:tcPr>
          <w:p w14:paraId="7BE2152D" w14:textId="4F300CA2" w:rsidR="009D1008" w:rsidRPr="008B446F" w:rsidRDefault="00C359CF" w:rsidP="005D3F56">
            <w:pPr>
              <w:jc w:val="center"/>
              <w:rPr>
                <w:rFonts w:ascii="Times New Roman" w:hAnsi="Times New Roman" w:cs="Times New Roman"/>
                <w:b/>
                <w:i/>
              </w:rPr>
            </w:pPr>
            <w:r w:rsidRPr="008B446F">
              <w:rPr>
                <w:rFonts w:ascii="Times New Roman" w:hAnsi="Times New Roman" w:cs="Times New Roman"/>
                <w:b/>
                <w:i/>
              </w:rPr>
              <w:t>von Bert.</w:t>
            </w:r>
            <w:r w:rsidR="00CB1B77" w:rsidRPr="008B446F">
              <w:rPr>
                <w:rFonts w:ascii="Times New Roman" w:hAnsi="Times New Roman" w:cs="Times New Roman"/>
                <w:b/>
                <w:i/>
              </w:rPr>
              <w:t xml:space="preserve"> </w:t>
            </w:r>
            <w:r w:rsidR="005104AB" w:rsidRPr="008B446F">
              <w:rPr>
                <w:rFonts w:ascii="Times New Roman" w:hAnsi="Times New Roman" w:cs="Times New Roman"/>
                <w:b/>
                <w:i/>
              </w:rPr>
              <w:t>G</w:t>
            </w:r>
            <w:r w:rsidR="00CB1B77" w:rsidRPr="008B446F">
              <w:rPr>
                <w:rFonts w:ascii="Times New Roman" w:hAnsi="Times New Roman" w:cs="Times New Roman"/>
                <w:b/>
                <w:i/>
              </w:rPr>
              <w:t>rowth</w:t>
            </w:r>
            <w:r w:rsidR="005104AB" w:rsidRPr="008B446F">
              <w:rPr>
                <w:rFonts w:ascii="Times New Roman" w:hAnsi="Times New Roman" w:cs="Times New Roman"/>
                <w:i/>
              </w:rPr>
              <w:t xml:space="preserve"> (</w:t>
            </w:r>
            <w:proofErr w:type="spellStart"/>
            <w:r w:rsidR="005104AB" w:rsidRPr="008B446F">
              <w:rPr>
                <w:rFonts w:ascii="Times New Roman" w:hAnsi="Times New Roman" w:cs="Times New Roman"/>
                <w:i/>
              </w:rPr>
              <w:t>Cort</w:t>
            </w:r>
            <w:proofErr w:type="spellEnd"/>
            <w:r w:rsidR="005104AB" w:rsidRPr="008B446F">
              <w:rPr>
                <w:rFonts w:ascii="Times New Roman" w:hAnsi="Times New Roman" w:cs="Times New Roman"/>
                <w:i/>
              </w:rPr>
              <w:t>, 1991)</w:t>
            </w:r>
          </w:p>
        </w:tc>
      </w:tr>
      <w:tr w:rsidR="00C359CF" w:rsidRPr="00256DE4" w14:paraId="6C853A86" w14:textId="77777777" w:rsidTr="008B446F">
        <w:tc>
          <w:tcPr>
            <w:tcW w:w="1594" w:type="dxa"/>
          </w:tcPr>
          <w:p w14:paraId="3A0C878B" w14:textId="3D8C31B2" w:rsidR="00C359CF" w:rsidRPr="008B446F" w:rsidRDefault="00C359CF" w:rsidP="00C359CF">
            <w:pPr>
              <w:rPr>
                <w:rFonts w:ascii="Times New Roman" w:hAnsi="Times New Roman" w:cs="Times New Roman"/>
                <w:b/>
                <w:i/>
              </w:rPr>
            </w:pPr>
            <w:r w:rsidRPr="008B446F">
              <w:rPr>
                <w:rFonts w:ascii="Times New Roman" w:hAnsi="Times New Roman" w:cs="Times New Roman"/>
                <w:b/>
                <w:i/>
              </w:rPr>
              <w:t>A2</w:t>
            </w:r>
          </w:p>
        </w:tc>
        <w:tc>
          <w:tcPr>
            <w:tcW w:w="3685" w:type="dxa"/>
            <w:gridSpan w:val="2"/>
          </w:tcPr>
          <w:p w14:paraId="0DB8A2A3" w14:textId="465B4A36" w:rsidR="00C359CF" w:rsidRPr="008B446F" w:rsidRDefault="00C359CF" w:rsidP="00C359CF">
            <w:pPr>
              <w:jc w:val="center"/>
              <w:rPr>
                <w:rFonts w:ascii="Times New Roman" w:hAnsi="Times New Roman" w:cs="Times New Roman"/>
              </w:rPr>
            </w:pPr>
            <w:r w:rsidRPr="008B446F">
              <w:rPr>
                <w:rFonts w:ascii="Times New Roman" w:hAnsi="Times New Roman" w:cs="Times New Roman"/>
              </w:rPr>
              <w:t>34</w:t>
            </w:r>
          </w:p>
        </w:tc>
        <w:tc>
          <w:tcPr>
            <w:tcW w:w="3827" w:type="dxa"/>
          </w:tcPr>
          <w:p w14:paraId="7F43F119" w14:textId="77777777" w:rsidR="00C359CF" w:rsidRPr="008B446F" w:rsidRDefault="00C359CF" w:rsidP="00C359CF">
            <w:pPr>
              <w:jc w:val="center"/>
              <w:rPr>
                <w:rFonts w:ascii="Times New Roman" w:hAnsi="Times New Roman" w:cs="Times New Roman"/>
              </w:rPr>
            </w:pPr>
          </w:p>
        </w:tc>
      </w:tr>
      <w:tr w:rsidR="00C359CF" w:rsidRPr="00256DE4" w14:paraId="31DA5E9D" w14:textId="77777777" w:rsidTr="008B446F">
        <w:tc>
          <w:tcPr>
            <w:tcW w:w="1594" w:type="dxa"/>
          </w:tcPr>
          <w:p w14:paraId="6CDA31A4" w14:textId="0A11649D" w:rsidR="00C359CF" w:rsidRPr="008B446F" w:rsidRDefault="00C359CF" w:rsidP="00C359CF">
            <w:pPr>
              <w:rPr>
                <w:rFonts w:ascii="Times New Roman" w:hAnsi="Times New Roman" w:cs="Times New Roman"/>
                <w:b/>
                <w:i/>
              </w:rPr>
            </w:pPr>
            <w:r w:rsidRPr="008B446F">
              <w:rPr>
                <w:rFonts w:ascii="Times New Roman" w:hAnsi="Times New Roman" w:cs="Times New Roman"/>
                <w:b/>
                <w:i/>
              </w:rPr>
              <w:t>L1</w:t>
            </w:r>
            <w:r w:rsidRPr="008B446F">
              <w:rPr>
                <w:rFonts w:ascii="Times New Roman" w:hAnsi="Times New Roman" w:cs="Times New Roman"/>
                <w:b/>
              </w:rPr>
              <w:t xml:space="preserve"> (cm) </w:t>
            </w:r>
          </w:p>
        </w:tc>
        <w:tc>
          <w:tcPr>
            <w:tcW w:w="3685" w:type="dxa"/>
            <w:gridSpan w:val="2"/>
          </w:tcPr>
          <w:p w14:paraId="09AF553F" w14:textId="71CF4283" w:rsidR="00C359CF" w:rsidRPr="008B446F" w:rsidRDefault="00C359CF" w:rsidP="00C359CF">
            <w:pPr>
              <w:jc w:val="center"/>
              <w:rPr>
                <w:rFonts w:ascii="Times New Roman" w:hAnsi="Times New Roman" w:cs="Times New Roman"/>
              </w:rPr>
            </w:pPr>
            <w:r w:rsidRPr="008B446F">
              <w:rPr>
                <w:rFonts w:ascii="Times New Roman" w:hAnsi="Times New Roman" w:cs="Times New Roman"/>
              </w:rPr>
              <w:t>33.0</w:t>
            </w:r>
          </w:p>
        </w:tc>
        <w:tc>
          <w:tcPr>
            <w:tcW w:w="3827" w:type="dxa"/>
          </w:tcPr>
          <w:p w14:paraId="2665FE52" w14:textId="0F45BEF5" w:rsidR="00C359CF" w:rsidRPr="008B446F" w:rsidRDefault="00C359CF" w:rsidP="00C359CF">
            <w:pPr>
              <w:jc w:val="center"/>
              <w:rPr>
                <w:rFonts w:ascii="Times New Roman" w:hAnsi="Times New Roman" w:cs="Times New Roman"/>
              </w:rPr>
            </w:pPr>
          </w:p>
        </w:tc>
      </w:tr>
      <w:tr w:rsidR="00C359CF" w:rsidRPr="00256DE4" w14:paraId="7E8793D0" w14:textId="77777777" w:rsidTr="008B446F">
        <w:tc>
          <w:tcPr>
            <w:tcW w:w="1594" w:type="dxa"/>
          </w:tcPr>
          <w:p w14:paraId="269B7A7C" w14:textId="39CCA40E" w:rsidR="00C359CF" w:rsidRPr="008B446F" w:rsidRDefault="00C359CF" w:rsidP="00C359CF">
            <w:pPr>
              <w:rPr>
                <w:rFonts w:ascii="Times New Roman" w:hAnsi="Times New Roman" w:cs="Times New Roman"/>
                <w:b/>
              </w:rPr>
            </w:pPr>
            <w:r w:rsidRPr="008B446F">
              <w:rPr>
                <w:rFonts w:ascii="Times New Roman" w:hAnsi="Times New Roman" w:cs="Times New Roman"/>
                <w:b/>
                <w:i/>
              </w:rPr>
              <w:t>L2</w:t>
            </w:r>
            <w:r w:rsidRPr="008B446F">
              <w:rPr>
                <w:rFonts w:ascii="Times New Roman" w:hAnsi="Times New Roman" w:cs="Times New Roman"/>
                <w:b/>
              </w:rPr>
              <w:t xml:space="preserve"> (cm)</w:t>
            </w:r>
          </w:p>
        </w:tc>
        <w:tc>
          <w:tcPr>
            <w:tcW w:w="3685" w:type="dxa"/>
            <w:gridSpan w:val="2"/>
          </w:tcPr>
          <w:p w14:paraId="35B6B4C0" w14:textId="7ABE892B" w:rsidR="00C359CF" w:rsidRPr="008B446F" w:rsidRDefault="00C359CF" w:rsidP="00C359CF">
            <w:pPr>
              <w:jc w:val="center"/>
              <w:rPr>
                <w:rFonts w:ascii="Times New Roman" w:hAnsi="Times New Roman" w:cs="Times New Roman"/>
              </w:rPr>
            </w:pPr>
            <w:r w:rsidRPr="008B446F">
              <w:rPr>
                <w:rFonts w:ascii="Times New Roman" w:hAnsi="Times New Roman" w:cs="Times New Roman"/>
              </w:rPr>
              <w:t>270.6</w:t>
            </w:r>
          </w:p>
        </w:tc>
        <w:tc>
          <w:tcPr>
            <w:tcW w:w="3827" w:type="dxa"/>
          </w:tcPr>
          <w:p w14:paraId="3D40EB17" w14:textId="575B1D00" w:rsidR="00C359CF" w:rsidRPr="008B446F" w:rsidRDefault="00C359CF" w:rsidP="003F4443">
            <w:pPr>
              <w:rPr>
                <w:rFonts w:ascii="Times New Roman" w:hAnsi="Times New Roman" w:cs="Times New Roman"/>
                <w:b/>
                <w:i/>
              </w:rPr>
            </w:pPr>
            <w:proofErr w:type="spellStart"/>
            <w:r w:rsidRPr="008B446F">
              <w:rPr>
                <w:rFonts w:ascii="Times New Roman" w:hAnsi="Times New Roman" w:cs="Times New Roman"/>
                <w:b/>
                <w:i/>
              </w:rPr>
              <w:t>Linf</w:t>
            </w:r>
            <w:proofErr w:type="spellEnd"/>
            <w:r w:rsidRPr="008B446F">
              <w:rPr>
                <w:rFonts w:ascii="Times New Roman" w:hAnsi="Times New Roman" w:cs="Times New Roman"/>
                <w:b/>
                <w:i/>
              </w:rPr>
              <w:t xml:space="preserve"> (cm)            </w:t>
            </w:r>
            <w:r w:rsidRPr="008B446F">
              <w:rPr>
                <w:rFonts w:ascii="Times New Roman" w:hAnsi="Times New Roman" w:cs="Times New Roman"/>
              </w:rPr>
              <w:t>318.8</w:t>
            </w:r>
          </w:p>
        </w:tc>
      </w:tr>
      <w:tr w:rsidR="00C359CF" w:rsidRPr="00256DE4" w14:paraId="797E779F" w14:textId="77777777" w:rsidTr="008B446F">
        <w:tc>
          <w:tcPr>
            <w:tcW w:w="1594" w:type="dxa"/>
          </w:tcPr>
          <w:p w14:paraId="3A45F8B9" w14:textId="40F72963" w:rsidR="00C359CF" w:rsidRPr="008B446F" w:rsidRDefault="00C359CF" w:rsidP="00C359CF">
            <w:pPr>
              <w:rPr>
                <w:rFonts w:ascii="Times New Roman" w:hAnsi="Times New Roman" w:cs="Times New Roman"/>
                <w:b/>
                <w:i/>
              </w:rPr>
            </w:pPr>
            <w:r w:rsidRPr="008B446F">
              <w:rPr>
                <w:rFonts w:ascii="Times New Roman" w:hAnsi="Times New Roman" w:cs="Times New Roman"/>
                <w:b/>
                <w:i/>
              </w:rPr>
              <w:t>K</w:t>
            </w:r>
          </w:p>
        </w:tc>
        <w:tc>
          <w:tcPr>
            <w:tcW w:w="3685" w:type="dxa"/>
            <w:gridSpan w:val="2"/>
          </w:tcPr>
          <w:p w14:paraId="2963AAD3" w14:textId="205DAD78" w:rsidR="00C359CF" w:rsidRPr="008B446F" w:rsidRDefault="00C359CF" w:rsidP="00C359CF">
            <w:pPr>
              <w:jc w:val="center"/>
              <w:rPr>
                <w:rFonts w:ascii="Times New Roman" w:hAnsi="Times New Roman" w:cs="Times New Roman"/>
              </w:rPr>
            </w:pPr>
            <w:r w:rsidRPr="008B446F">
              <w:rPr>
                <w:rFonts w:ascii="Times New Roman" w:hAnsi="Times New Roman" w:cs="Times New Roman"/>
              </w:rPr>
              <w:t>0.22</w:t>
            </w:r>
          </w:p>
        </w:tc>
        <w:tc>
          <w:tcPr>
            <w:tcW w:w="3827" w:type="dxa"/>
          </w:tcPr>
          <w:p w14:paraId="6F9D1D6B" w14:textId="5D746F20" w:rsidR="00C359CF" w:rsidRPr="008B446F" w:rsidRDefault="00C359CF" w:rsidP="003F4443">
            <w:pPr>
              <w:rPr>
                <w:rFonts w:ascii="Times New Roman" w:hAnsi="Times New Roman" w:cs="Times New Roman"/>
                <w:b/>
                <w:i/>
              </w:rPr>
            </w:pPr>
            <w:r w:rsidRPr="008B446F">
              <w:rPr>
                <w:rFonts w:ascii="Times New Roman" w:hAnsi="Times New Roman" w:cs="Times New Roman"/>
                <w:b/>
                <w:i/>
              </w:rPr>
              <w:t xml:space="preserve">K                         </w:t>
            </w:r>
            <w:r w:rsidRPr="008B446F">
              <w:rPr>
                <w:rFonts w:ascii="Times New Roman" w:hAnsi="Times New Roman" w:cs="Times New Roman"/>
              </w:rPr>
              <w:t>0.093</w:t>
            </w:r>
          </w:p>
        </w:tc>
      </w:tr>
      <w:tr w:rsidR="00C359CF" w:rsidRPr="00256DE4" w14:paraId="751A8BA1" w14:textId="77777777" w:rsidTr="008B446F">
        <w:tc>
          <w:tcPr>
            <w:tcW w:w="1594" w:type="dxa"/>
          </w:tcPr>
          <w:p w14:paraId="03690774" w14:textId="6FF6EF08" w:rsidR="00C359CF" w:rsidRPr="008B446F" w:rsidRDefault="00C359CF" w:rsidP="00C359CF">
            <w:pPr>
              <w:rPr>
                <w:rFonts w:ascii="Times New Roman" w:hAnsi="Times New Roman" w:cs="Times New Roman"/>
                <w:b/>
                <w:i/>
              </w:rPr>
            </w:pPr>
            <w:r w:rsidRPr="008B446F">
              <w:rPr>
                <w:rFonts w:ascii="Times New Roman" w:hAnsi="Times New Roman" w:cs="Times New Roman"/>
                <w:b/>
                <w:i/>
              </w:rPr>
              <w:t>p</w:t>
            </w:r>
            <w:r w:rsidRPr="008B446F">
              <w:rPr>
                <w:rFonts w:ascii="Times New Roman" w:hAnsi="Times New Roman" w:cs="Times New Roman"/>
                <w:b/>
                <w:i/>
                <w:vertAlign w:val="subscript"/>
              </w:rPr>
              <w:t>0</w:t>
            </w:r>
          </w:p>
        </w:tc>
        <w:tc>
          <w:tcPr>
            <w:tcW w:w="3685" w:type="dxa"/>
            <w:gridSpan w:val="2"/>
          </w:tcPr>
          <w:p w14:paraId="6F4F9287" w14:textId="713CC96F" w:rsidR="00C359CF" w:rsidRPr="008B446F" w:rsidRDefault="00C359CF" w:rsidP="00C359CF">
            <w:pPr>
              <w:jc w:val="center"/>
              <w:rPr>
                <w:rFonts w:ascii="Times New Roman" w:hAnsi="Times New Roman" w:cs="Times New Roman"/>
              </w:rPr>
            </w:pPr>
            <w:r w:rsidRPr="008B446F">
              <w:rPr>
                <w:rFonts w:ascii="Times New Roman" w:hAnsi="Times New Roman" w:cs="Times New Roman"/>
              </w:rPr>
              <w:t>-0.12</w:t>
            </w:r>
          </w:p>
        </w:tc>
        <w:tc>
          <w:tcPr>
            <w:tcW w:w="3827" w:type="dxa"/>
          </w:tcPr>
          <w:p w14:paraId="5AB53762" w14:textId="0BC30A25" w:rsidR="00C359CF" w:rsidRPr="008B446F" w:rsidRDefault="00C359CF" w:rsidP="003F4443">
            <w:pPr>
              <w:rPr>
                <w:rFonts w:ascii="Times New Roman" w:hAnsi="Times New Roman" w:cs="Times New Roman"/>
                <w:b/>
                <w:i/>
              </w:rPr>
            </w:pPr>
            <w:r w:rsidRPr="008B446F">
              <w:rPr>
                <w:rFonts w:ascii="Times New Roman" w:hAnsi="Times New Roman" w:cs="Times New Roman"/>
                <w:b/>
                <w:i/>
              </w:rPr>
              <w:t xml:space="preserve">t0                         </w:t>
            </w:r>
            <w:r w:rsidRPr="008B446F">
              <w:rPr>
                <w:rFonts w:ascii="Times New Roman" w:hAnsi="Times New Roman" w:cs="Times New Roman"/>
              </w:rPr>
              <w:t>-0.97</w:t>
            </w:r>
          </w:p>
        </w:tc>
      </w:tr>
      <w:tr w:rsidR="00C359CF" w:rsidRPr="00256DE4" w14:paraId="6EE6A0BD" w14:textId="77777777" w:rsidTr="008B446F">
        <w:tc>
          <w:tcPr>
            <w:tcW w:w="9106" w:type="dxa"/>
            <w:gridSpan w:val="4"/>
            <w:tcBorders>
              <w:top w:val="single" w:sz="4" w:space="0" w:color="auto"/>
            </w:tcBorders>
            <w:vAlign w:val="center"/>
          </w:tcPr>
          <w:p w14:paraId="4684C782" w14:textId="4F12F194" w:rsidR="00C359CF" w:rsidRPr="008B446F" w:rsidRDefault="00C359CF" w:rsidP="003F4443">
            <w:pPr>
              <w:rPr>
                <w:rFonts w:ascii="Times New Roman" w:hAnsi="Times New Roman" w:cs="Times New Roman"/>
                <w:color w:val="000000"/>
              </w:rPr>
            </w:pPr>
            <w:r w:rsidRPr="008B446F">
              <w:rPr>
                <w:rFonts w:ascii="Times New Roman" w:hAnsi="Times New Roman" w:cs="Times New Roman"/>
                <w:b/>
              </w:rPr>
              <w:t>Natural mortality rate at age</w:t>
            </w:r>
            <w:r w:rsidR="00CB1B77" w:rsidRPr="008B446F">
              <w:rPr>
                <w:rFonts w:ascii="Times New Roman" w:hAnsi="Times New Roman" w:cs="Times New Roman"/>
                <w:b/>
              </w:rPr>
              <w:t xml:space="preserve"> (East</w:t>
            </w:r>
            <w:r w:rsidR="00D66A97">
              <w:rPr>
                <w:rFonts w:ascii="Times New Roman" w:hAnsi="Times New Roman" w:cs="Times New Roman"/>
                <w:b/>
              </w:rPr>
              <w:t>ern</w:t>
            </w:r>
            <w:r w:rsidR="00CB1B77" w:rsidRPr="008B446F">
              <w:rPr>
                <w:rFonts w:ascii="Times New Roman" w:hAnsi="Times New Roman" w:cs="Times New Roman"/>
                <w:b/>
              </w:rPr>
              <w:t xml:space="preserve"> and West</w:t>
            </w:r>
            <w:r w:rsidR="00D66A97">
              <w:rPr>
                <w:rFonts w:ascii="Times New Roman" w:hAnsi="Times New Roman" w:cs="Times New Roman"/>
                <w:b/>
              </w:rPr>
              <w:t>ern</w:t>
            </w:r>
            <w:r w:rsidR="00CB1B77" w:rsidRPr="008B446F">
              <w:rPr>
                <w:rFonts w:ascii="Times New Roman" w:hAnsi="Times New Roman" w:cs="Times New Roman"/>
                <w:b/>
              </w:rPr>
              <w:t>)</w:t>
            </w:r>
          </w:p>
        </w:tc>
      </w:tr>
      <w:tr w:rsidR="00CB1B77" w:rsidRPr="00256DE4" w14:paraId="3DDC947B" w14:textId="77777777" w:rsidTr="008B446F">
        <w:trPr>
          <w:trHeight w:val="460"/>
        </w:trPr>
        <w:tc>
          <w:tcPr>
            <w:tcW w:w="9106" w:type="dxa"/>
            <w:gridSpan w:val="4"/>
            <w:vAlign w:val="center"/>
          </w:tcPr>
          <w:p w14:paraId="5B84D32E" w14:textId="352AA63E" w:rsidR="00CB1B77" w:rsidRPr="008B446F" w:rsidRDefault="00CB1B77" w:rsidP="00CB1B77">
            <w:pPr>
              <w:rPr>
                <w:rFonts w:ascii="Times New Roman" w:hAnsi="Times New Roman" w:cs="Times New Roman"/>
                <w:b/>
                <w:color w:val="000000"/>
              </w:rPr>
            </w:pPr>
            <w:r w:rsidRPr="008B446F">
              <w:rPr>
                <w:rFonts w:ascii="Times New Roman" w:hAnsi="Times New Roman" w:cs="Times New Roman"/>
                <w:b/>
                <w:color w:val="000000"/>
              </w:rPr>
              <w:t xml:space="preserve">              1        2        3        4        5        6        7        8        9       10       11      12      13      14     15+</w:t>
            </w:r>
          </w:p>
          <w:p w14:paraId="11A679EF" w14:textId="4FB654E6" w:rsidR="00CB1B77" w:rsidRPr="008B446F" w:rsidRDefault="00CB1B77" w:rsidP="00CB1B77">
            <w:pPr>
              <w:rPr>
                <w:rFonts w:ascii="Times New Roman" w:hAnsi="Times New Roman" w:cs="Times New Roman"/>
                <w:color w:val="000000"/>
              </w:rPr>
            </w:pPr>
            <w:r w:rsidRPr="008B446F">
              <w:rPr>
                <w:rFonts w:ascii="Times New Roman" w:hAnsi="Times New Roman" w:cs="Times New Roman"/>
                <w:b/>
                <w:i/>
                <w:color w:val="000000"/>
              </w:rPr>
              <w:t>High</w:t>
            </w:r>
            <w:r w:rsidRPr="008B446F">
              <w:rPr>
                <w:rFonts w:ascii="Times New Roman" w:hAnsi="Times New Roman" w:cs="Times New Roman"/>
                <w:color w:val="000000"/>
              </w:rPr>
              <w:t xml:space="preserve">   0.38   0.30   0.24   0.20   0.18   0.16   0.14   0.13   0.12   0.12    0.11   0.11   0.11   0.10   0.10 </w:t>
            </w:r>
          </w:p>
          <w:p w14:paraId="3970F7BB" w14:textId="322970CE" w:rsidR="00CB1B77" w:rsidRPr="008B446F" w:rsidRDefault="00CB1B77" w:rsidP="00CB1B77">
            <w:pPr>
              <w:rPr>
                <w:rFonts w:ascii="Times New Roman" w:hAnsi="Times New Roman" w:cs="Times New Roman"/>
              </w:rPr>
            </w:pPr>
            <w:r w:rsidRPr="008B446F">
              <w:rPr>
                <w:rFonts w:ascii="Times New Roman" w:hAnsi="Times New Roman" w:cs="Times New Roman"/>
                <w:b/>
                <w:i/>
              </w:rPr>
              <w:t>Low</w:t>
            </w:r>
            <w:r w:rsidRPr="008B446F">
              <w:rPr>
                <w:rFonts w:ascii="Times New Roman" w:hAnsi="Times New Roman" w:cs="Times New Roman"/>
              </w:rPr>
              <w:t xml:space="preserve">    0.36   0.27   0.21   0.17   0.14   0.12   0.11   0.10   0.09   0.09    0.08   0.08   0.08   0.08   0.07 </w:t>
            </w:r>
          </w:p>
        </w:tc>
      </w:tr>
      <w:tr w:rsidR="00C359CF" w:rsidRPr="00256DE4" w14:paraId="288EA070" w14:textId="77777777" w:rsidTr="008B446F">
        <w:tc>
          <w:tcPr>
            <w:tcW w:w="1877" w:type="dxa"/>
            <w:gridSpan w:val="2"/>
            <w:tcBorders>
              <w:top w:val="single" w:sz="4" w:space="0" w:color="auto"/>
              <w:bottom w:val="single" w:sz="4" w:space="0" w:color="auto"/>
            </w:tcBorders>
          </w:tcPr>
          <w:p w14:paraId="5238FA77" w14:textId="77777777" w:rsidR="00C359CF" w:rsidRPr="008B446F" w:rsidRDefault="00C359CF" w:rsidP="00C359CF">
            <w:pPr>
              <w:rPr>
                <w:rFonts w:ascii="Times New Roman" w:hAnsi="Times New Roman" w:cs="Times New Roman"/>
                <w:b/>
              </w:rPr>
            </w:pPr>
            <w:r w:rsidRPr="008B446F">
              <w:rPr>
                <w:rFonts w:ascii="Times New Roman" w:hAnsi="Times New Roman" w:cs="Times New Roman"/>
                <w:b/>
              </w:rPr>
              <w:t>Selectivity of at least one fleet</w:t>
            </w:r>
          </w:p>
        </w:tc>
        <w:tc>
          <w:tcPr>
            <w:tcW w:w="7229" w:type="dxa"/>
            <w:gridSpan w:val="2"/>
            <w:tcBorders>
              <w:top w:val="single" w:sz="4" w:space="0" w:color="auto"/>
              <w:bottom w:val="single" w:sz="4" w:space="0" w:color="auto"/>
            </w:tcBorders>
            <w:vAlign w:val="center"/>
          </w:tcPr>
          <w:p w14:paraId="6EED8184" w14:textId="4C710E39" w:rsidR="00C359CF" w:rsidRPr="008B446F" w:rsidRDefault="00C359CF" w:rsidP="00CB1B77">
            <w:pPr>
              <w:jc w:val="center"/>
              <w:rPr>
                <w:rFonts w:ascii="Times New Roman" w:hAnsi="Times New Roman" w:cs="Times New Roman"/>
              </w:rPr>
            </w:pPr>
            <w:r w:rsidRPr="008B446F">
              <w:rPr>
                <w:rFonts w:ascii="Times New Roman" w:hAnsi="Times New Roman" w:cs="Times New Roman"/>
              </w:rPr>
              <w:t xml:space="preserve"> </w:t>
            </w:r>
            <w:r w:rsidR="00925779">
              <w:rPr>
                <w:rFonts w:ascii="Times New Roman" w:hAnsi="Times New Roman" w:cs="Times New Roman"/>
              </w:rPr>
              <w:t>Fleets #13 ‘</w:t>
            </w:r>
            <w:proofErr w:type="spellStart"/>
            <w:r w:rsidR="00925779">
              <w:rPr>
                <w:rFonts w:ascii="Times New Roman" w:hAnsi="Times New Roman" w:cs="Times New Roman"/>
              </w:rPr>
              <w:t>TPnew</w:t>
            </w:r>
            <w:proofErr w:type="spellEnd"/>
            <w:r w:rsidR="00925779">
              <w:rPr>
                <w:rFonts w:ascii="Times New Roman" w:hAnsi="Times New Roman" w:cs="Times New Roman"/>
              </w:rPr>
              <w:t>’ and #14 ‘CAN RR’ are assumed to be logistic (Table 3.1)</w:t>
            </w:r>
          </w:p>
        </w:tc>
      </w:tr>
      <w:tr w:rsidR="00C359CF" w:rsidRPr="00256DE4" w14:paraId="67CA6F58" w14:textId="77777777" w:rsidTr="008B446F">
        <w:tc>
          <w:tcPr>
            <w:tcW w:w="1594" w:type="dxa"/>
            <w:tcBorders>
              <w:top w:val="single" w:sz="4" w:space="0" w:color="auto"/>
            </w:tcBorders>
            <w:vAlign w:val="center"/>
          </w:tcPr>
          <w:p w14:paraId="6C3BCD84" w14:textId="5C1E7EE6" w:rsidR="00C359CF" w:rsidRPr="008B446F" w:rsidRDefault="00C359CF" w:rsidP="00C359CF">
            <w:pPr>
              <w:rPr>
                <w:rFonts w:ascii="Times New Roman" w:hAnsi="Times New Roman" w:cs="Times New Roman"/>
                <w:b/>
              </w:rPr>
            </w:pPr>
            <w:r w:rsidRPr="008B446F">
              <w:rPr>
                <w:rFonts w:ascii="Times New Roman" w:hAnsi="Times New Roman" w:cs="Times New Roman"/>
                <w:b/>
              </w:rPr>
              <w:t>Spawning fraction</w:t>
            </w:r>
          </w:p>
        </w:tc>
        <w:tc>
          <w:tcPr>
            <w:tcW w:w="7512" w:type="dxa"/>
            <w:gridSpan w:val="3"/>
            <w:tcBorders>
              <w:top w:val="single" w:sz="4" w:space="0" w:color="auto"/>
            </w:tcBorders>
          </w:tcPr>
          <w:p w14:paraId="4D483FF5" w14:textId="77777777" w:rsidR="00C359CF" w:rsidRPr="008B446F" w:rsidRDefault="00C359C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lang w:eastAsia="en-CA"/>
              </w:rPr>
            </w:pPr>
          </w:p>
        </w:tc>
      </w:tr>
      <w:tr w:rsidR="00C359CF" w:rsidRPr="00256DE4" w14:paraId="2A497186" w14:textId="77777777" w:rsidTr="008B446F">
        <w:tc>
          <w:tcPr>
            <w:tcW w:w="1594" w:type="dxa"/>
            <w:tcBorders>
              <w:bottom w:val="single" w:sz="4" w:space="0" w:color="auto"/>
            </w:tcBorders>
            <w:vAlign w:val="center"/>
          </w:tcPr>
          <w:p w14:paraId="02ADA95B" w14:textId="5CFB3CCC" w:rsidR="00C359CF" w:rsidRPr="008B446F" w:rsidRDefault="00C359CF" w:rsidP="00C359CF">
            <w:pPr>
              <w:rPr>
                <w:rFonts w:ascii="Times New Roman" w:hAnsi="Times New Roman" w:cs="Times New Roman"/>
              </w:rPr>
            </w:pPr>
            <w:r w:rsidRPr="008B446F">
              <w:rPr>
                <w:rFonts w:ascii="Times New Roman" w:hAnsi="Times New Roman" w:cs="Times New Roman"/>
              </w:rPr>
              <w:t>Age</w:t>
            </w:r>
            <w:r w:rsidR="00A6681F">
              <w:rPr>
                <w:rFonts w:ascii="Times New Roman" w:hAnsi="Times New Roman" w:cs="Times New Roman"/>
              </w:rPr>
              <w:t xml:space="preserve"> class</w:t>
            </w:r>
          </w:p>
          <w:p w14:paraId="5B46B22B" w14:textId="065C8892" w:rsidR="00C359CF" w:rsidRPr="008B446F" w:rsidRDefault="00C359CF" w:rsidP="00C359CF">
            <w:pPr>
              <w:rPr>
                <w:rFonts w:ascii="Times New Roman" w:hAnsi="Times New Roman" w:cs="Times New Roman"/>
              </w:rPr>
            </w:pPr>
            <w:r w:rsidRPr="008B446F">
              <w:rPr>
                <w:rFonts w:ascii="Times New Roman" w:hAnsi="Times New Roman" w:cs="Times New Roman"/>
              </w:rPr>
              <w:t xml:space="preserve">Younger </w:t>
            </w:r>
          </w:p>
          <w:p w14:paraId="47205FCF" w14:textId="6C79DE14" w:rsidR="00C359CF" w:rsidRPr="008B446F" w:rsidRDefault="00C359CF" w:rsidP="00C359CF">
            <w:pPr>
              <w:rPr>
                <w:rFonts w:ascii="Times New Roman" w:hAnsi="Times New Roman" w:cs="Times New Roman"/>
              </w:rPr>
            </w:pPr>
            <w:r w:rsidRPr="008B446F">
              <w:rPr>
                <w:rFonts w:ascii="Times New Roman" w:hAnsi="Times New Roman" w:cs="Times New Roman"/>
              </w:rPr>
              <w:t>Older (East)</w:t>
            </w:r>
          </w:p>
          <w:p w14:paraId="422DF89C" w14:textId="5E6954C7" w:rsidR="00C359CF" w:rsidRPr="008B446F" w:rsidRDefault="00C359CF" w:rsidP="00C359CF">
            <w:pPr>
              <w:rPr>
                <w:rFonts w:ascii="Times New Roman" w:hAnsi="Times New Roman" w:cs="Times New Roman"/>
              </w:rPr>
            </w:pPr>
            <w:r w:rsidRPr="008B446F">
              <w:rPr>
                <w:rFonts w:ascii="Times New Roman" w:hAnsi="Times New Roman" w:cs="Times New Roman"/>
              </w:rPr>
              <w:t>Older (West)</w:t>
            </w:r>
          </w:p>
        </w:tc>
        <w:tc>
          <w:tcPr>
            <w:tcW w:w="7512" w:type="dxa"/>
            <w:gridSpan w:val="3"/>
            <w:tcBorders>
              <w:bottom w:val="single" w:sz="4" w:space="0" w:color="auto"/>
            </w:tcBorders>
          </w:tcPr>
          <w:p w14:paraId="503FF3DB" w14:textId="23570C1F" w:rsidR="00D32995" w:rsidRPr="008B446F" w:rsidRDefault="00A6681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lang w:eastAsia="en-CA"/>
              </w:rPr>
            </w:pPr>
            <w:proofErr w:type="gramStart"/>
            <w:r w:rsidRPr="00BB34A9">
              <w:rPr>
                <w:rFonts w:ascii="Times New Roman" w:eastAsia="Times New Roman" w:hAnsi="Times New Roman" w:cs="Times New Roman"/>
                <w:b/>
                <w:color w:val="000000"/>
                <w:lang w:eastAsia="en-CA"/>
              </w:rPr>
              <w:t>1  2</w:t>
            </w:r>
            <w:proofErr w:type="gramEnd"/>
            <w:r w:rsidRPr="00BB34A9">
              <w:rPr>
                <w:rFonts w:ascii="Times New Roman" w:eastAsia="Times New Roman" w:hAnsi="Times New Roman" w:cs="Times New Roman"/>
                <w:b/>
                <w:color w:val="000000"/>
                <w:lang w:eastAsia="en-CA"/>
              </w:rPr>
              <w:t xml:space="preserve">  3    </w:t>
            </w:r>
            <w:r>
              <w:rPr>
                <w:rFonts w:ascii="Times New Roman" w:eastAsia="Times New Roman" w:hAnsi="Times New Roman" w:cs="Times New Roman"/>
                <w:b/>
                <w:color w:val="000000"/>
                <w:lang w:eastAsia="en-CA"/>
              </w:rPr>
              <w:t xml:space="preserve"> </w:t>
            </w:r>
            <w:r w:rsidRPr="00BB34A9">
              <w:rPr>
                <w:rFonts w:ascii="Times New Roman" w:eastAsia="Times New Roman" w:hAnsi="Times New Roman" w:cs="Times New Roman"/>
                <w:b/>
                <w:color w:val="000000"/>
                <w:lang w:eastAsia="en-CA"/>
              </w:rPr>
              <w:t xml:space="preserve">4      5      6        7       8    </w:t>
            </w:r>
            <w:r>
              <w:rPr>
                <w:rFonts w:ascii="Times New Roman" w:eastAsia="Times New Roman" w:hAnsi="Times New Roman" w:cs="Times New Roman"/>
                <w:b/>
                <w:color w:val="000000"/>
                <w:lang w:eastAsia="en-CA"/>
              </w:rPr>
              <w:t xml:space="preserve"> </w:t>
            </w:r>
            <w:r w:rsidRPr="00BB34A9">
              <w:rPr>
                <w:rFonts w:ascii="Times New Roman" w:eastAsia="Times New Roman" w:hAnsi="Times New Roman" w:cs="Times New Roman"/>
                <w:b/>
                <w:color w:val="000000"/>
                <w:lang w:eastAsia="en-CA"/>
              </w:rPr>
              <w:t xml:space="preserve">   9      10     11     12     13</w:t>
            </w:r>
            <w:r w:rsidR="00C359CF" w:rsidRPr="008B446F">
              <w:rPr>
                <w:rFonts w:ascii="Times New Roman" w:eastAsia="Times New Roman" w:hAnsi="Times New Roman" w:cs="Times New Roman"/>
                <w:b/>
                <w:color w:val="000000"/>
                <w:lang w:eastAsia="en-CA"/>
              </w:rPr>
              <w:t xml:space="preserve">    </w:t>
            </w:r>
            <w:r>
              <w:rPr>
                <w:rFonts w:ascii="Times New Roman" w:eastAsia="Times New Roman" w:hAnsi="Times New Roman" w:cs="Times New Roman"/>
                <w:b/>
                <w:color w:val="000000"/>
                <w:lang w:eastAsia="en-CA"/>
              </w:rPr>
              <w:t xml:space="preserve"> </w:t>
            </w:r>
            <w:r w:rsidRPr="008B446F">
              <w:rPr>
                <w:rFonts w:ascii="Times New Roman" w:eastAsia="Times New Roman" w:hAnsi="Times New Roman" w:cs="Times New Roman"/>
                <w:b/>
                <w:color w:val="000000"/>
                <w:lang w:eastAsia="en-CA"/>
              </w:rPr>
              <w:t>1</w:t>
            </w:r>
            <w:r>
              <w:rPr>
                <w:rFonts w:ascii="Times New Roman" w:eastAsia="Times New Roman" w:hAnsi="Times New Roman" w:cs="Times New Roman"/>
                <w:b/>
                <w:color w:val="000000"/>
                <w:lang w:eastAsia="en-CA"/>
              </w:rPr>
              <w:t>4</w:t>
            </w:r>
            <w:r w:rsidR="00C359CF" w:rsidRPr="008B446F">
              <w:rPr>
                <w:rFonts w:ascii="Times New Roman" w:eastAsia="Times New Roman" w:hAnsi="Times New Roman" w:cs="Times New Roman"/>
                <w:b/>
                <w:color w:val="000000"/>
                <w:lang w:eastAsia="en-CA"/>
              </w:rPr>
              <w:t xml:space="preserve">+    </w:t>
            </w:r>
          </w:p>
          <w:p w14:paraId="7F5362C3" w14:textId="5D78CBD0" w:rsidR="00C359CF" w:rsidRPr="008B446F" w:rsidRDefault="00C359CF" w:rsidP="008B4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hAnsi="Times New Roman" w:cs="Times New Roman"/>
              </w:rPr>
            </w:pPr>
            <w:proofErr w:type="gramStart"/>
            <w:r w:rsidRPr="008B446F">
              <w:rPr>
                <w:rFonts w:ascii="Times New Roman" w:hAnsi="Times New Roman" w:cs="Times New Roman"/>
              </w:rPr>
              <w:t>0  0</w:t>
            </w:r>
            <w:proofErr w:type="gramEnd"/>
            <w:r w:rsidRPr="008B446F">
              <w:rPr>
                <w:rFonts w:ascii="Times New Roman" w:hAnsi="Times New Roman" w:cs="Times New Roman"/>
              </w:rPr>
              <w:t xml:space="preserve">  0  0.</w:t>
            </w:r>
            <w:r w:rsidR="00D32995" w:rsidRPr="008B446F">
              <w:rPr>
                <w:rFonts w:ascii="Times New Roman" w:hAnsi="Times New Roman" w:cs="Times New Roman"/>
              </w:rPr>
              <w:t>2</w:t>
            </w:r>
            <w:r w:rsidR="00D32995">
              <w:rPr>
                <w:rFonts w:ascii="Times New Roman" w:hAnsi="Times New Roman" w:cs="Times New Roman"/>
              </w:rPr>
              <w:t>5</w:t>
            </w:r>
            <w:r w:rsidR="00D32995" w:rsidRPr="008B446F">
              <w:rPr>
                <w:rFonts w:ascii="Times New Roman" w:hAnsi="Times New Roman" w:cs="Times New Roman"/>
              </w:rPr>
              <w:t xml:space="preserve">  </w:t>
            </w:r>
            <w:r w:rsidRPr="008B446F">
              <w:rPr>
                <w:rFonts w:ascii="Times New Roman" w:hAnsi="Times New Roman" w:cs="Times New Roman"/>
              </w:rPr>
              <w:t>0.5     1        1       1        1       1       1       1       1        1</w:t>
            </w:r>
          </w:p>
          <w:p w14:paraId="5420D5C6" w14:textId="2CC2EF64" w:rsidR="00C359CF" w:rsidRPr="008B446F" w:rsidRDefault="00C359CF" w:rsidP="00C359CF">
            <w:pPr>
              <w:rPr>
                <w:rFonts w:ascii="Times New Roman" w:hAnsi="Times New Roman" w:cs="Times New Roman"/>
              </w:rPr>
            </w:pPr>
            <w:proofErr w:type="gramStart"/>
            <w:r w:rsidRPr="008B446F">
              <w:rPr>
                <w:rFonts w:ascii="Times New Roman" w:hAnsi="Times New Roman" w:cs="Times New Roman"/>
              </w:rPr>
              <w:t>0  0</w:t>
            </w:r>
            <w:proofErr w:type="gramEnd"/>
            <w:r w:rsidRPr="008B446F">
              <w:rPr>
                <w:rFonts w:ascii="Times New Roman" w:hAnsi="Times New Roman" w:cs="Times New Roman"/>
              </w:rPr>
              <w:t xml:space="preserve">  0  0.15  0.3   0.45   0 .6  0 .75    0.9     1       1       1       1        1   </w:t>
            </w:r>
          </w:p>
          <w:p w14:paraId="2A0F5C02" w14:textId="0B7742EA" w:rsidR="00C359CF" w:rsidRPr="008B446F" w:rsidRDefault="00C359CF" w:rsidP="00C359CF">
            <w:pPr>
              <w:rPr>
                <w:rFonts w:ascii="Times New Roman" w:hAnsi="Times New Roman" w:cs="Times New Roman"/>
              </w:rPr>
            </w:pPr>
            <w:proofErr w:type="gramStart"/>
            <w:r w:rsidRPr="008B446F">
              <w:rPr>
                <w:rFonts w:ascii="Times New Roman" w:hAnsi="Times New Roman" w:cs="Times New Roman"/>
              </w:rPr>
              <w:t>0  0</w:t>
            </w:r>
            <w:proofErr w:type="gramEnd"/>
            <w:r w:rsidRPr="008B446F">
              <w:rPr>
                <w:rFonts w:ascii="Times New Roman" w:hAnsi="Times New Roman" w:cs="Times New Roman"/>
              </w:rPr>
              <w:t xml:space="preserve">  0     0      0      0        0     0.01   0.04  0.19  0.56  0.88  0.98     1 </w:t>
            </w:r>
          </w:p>
        </w:tc>
      </w:tr>
    </w:tbl>
    <w:p w14:paraId="39B30F36" w14:textId="77777777" w:rsidR="009D1008" w:rsidRPr="00256DE4" w:rsidRDefault="009D1008" w:rsidP="009D1008">
      <w:pPr>
        <w:jc w:val="both"/>
        <w:rPr>
          <w:rFonts w:ascii="Times New Roman" w:hAnsi="Times New Roman" w:cs="Times New Roman"/>
          <w:i/>
          <w:sz w:val="24"/>
          <w:szCs w:val="24"/>
        </w:rPr>
      </w:pPr>
    </w:p>
    <w:p w14:paraId="4690BDF9" w14:textId="77777777" w:rsidR="007E218D" w:rsidRPr="00256DE4" w:rsidRDefault="00987C9A" w:rsidP="00406114">
      <w:pPr>
        <w:pStyle w:val="Heading3"/>
        <w:ind w:left="0"/>
        <w:rPr>
          <w:rFonts w:cs="Times New Roman"/>
          <w:szCs w:val="24"/>
        </w:rPr>
      </w:pPr>
      <w:bookmarkStart w:id="924" w:name="_Toc14467674"/>
      <w:r w:rsidRPr="00256DE4">
        <w:rPr>
          <w:rFonts w:cs="Times New Roman"/>
          <w:szCs w:val="24"/>
        </w:rPr>
        <w:t>Estimated parameters</w:t>
      </w:r>
      <w:bookmarkEnd w:id="924"/>
    </w:p>
    <w:p w14:paraId="39D4E38E" w14:textId="77777777" w:rsidR="007E218D" w:rsidRPr="00256DE4" w:rsidRDefault="007E218D" w:rsidP="00406114">
      <w:pPr>
        <w:contextualSpacing/>
        <w:jc w:val="both"/>
        <w:rPr>
          <w:rFonts w:ascii="Times New Roman" w:hAnsi="Times New Roman" w:cs="Times New Roman"/>
          <w:sz w:val="24"/>
          <w:szCs w:val="24"/>
        </w:rPr>
      </w:pPr>
    </w:p>
    <w:p w14:paraId="372AA038" w14:textId="77777777" w:rsidR="007E218D" w:rsidRPr="00256DE4" w:rsidRDefault="00987C9A" w:rsidP="00406114">
      <w:pPr>
        <w:contextualSpacing/>
        <w:jc w:val="both"/>
        <w:rPr>
          <w:rFonts w:ascii="Times New Roman" w:hAnsi="Times New Roman" w:cs="Times New Roman"/>
          <w:sz w:val="24"/>
          <w:szCs w:val="24"/>
        </w:rPr>
      </w:pPr>
      <w:r w:rsidRPr="00256DE4">
        <w:rPr>
          <w:rFonts w:ascii="Times New Roman" w:hAnsi="Times New Roman" w:cs="Times New Roman"/>
          <w:sz w:val="24"/>
          <w:szCs w:val="24"/>
        </w:rPr>
        <w:t xml:space="preserve">The majority of parameters estimated by the model relate to movement probabilities and annual recruitment deviations (Table </w:t>
      </w:r>
      <w:r w:rsidR="007D2E3B" w:rsidRPr="00256DE4">
        <w:rPr>
          <w:rFonts w:ascii="Times New Roman" w:hAnsi="Times New Roman" w:cs="Times New Roman"/>
          <w:sz w:val="24"/>
          <w:szCs w:val="24"/>
        </w:rPr>
        <w:t>8</w:t>
      </w:r>
      <w:r w:rsidR="00C41ECA" w:rsidRPr="00256DE4">
        <w:rPr>
          <w:rFonts w:ascii="Times New Roman" w:hAnsi="Times New Roman" w:cs="Times New Roman"/>
          <w:sz w:val="24"/>
          <w:szCs w:val="24"/>
        </w:rPr>
        <w:t>.</w:t>
      </w:r>
      <w:r w:rsidR="00C30EEE" w:rsidRPr="00256DE4">
        <w:rPr>
          <w:rFonts w:ascii="Times New Roman" w:hAnsi="Times New Roman" w:cs="Times New Roman"/>
          <w:sz w:val="24"/>
          <w:szCs w:val="24"/>
        </w:rPr>
        <w:t>3</w:t>
      </w:r>
      <w:r w:rsidRPr="00256DE4">
        <w:rPr>
          <w:rFonts w:ascii="Times New Roman" w:hAnsi="Times New Roman" w:cs="Times New Roman"/>
          <w:sz w:val="24"/>
          <w:szCs w:val="24"/>
        </w:rPr>
        <w:t xml:space="preserve">). </w:t>
      </w:r>
    </w:p>
    <w:p w14:paraId="795151D1" w14:textId="77777777" w:rsidR="007E218D" w:rsidRPr="00256DE4" w:rsidRDefault="007E218D" w:rsidP="00406114">
      <w:pPr>
        <w:contextualSpacing/>
        <w:jc w:val="both"/>
        <w:rPr>
          <w:rFonts w:ascii="Times New Roman" w:hAnsi="Times New Roman" w:cs="Times New Roman"/>
          <w:sz w:val="24"/>
          <w:szCs w:val="24"/>
        </w:rPr>
      </w:pPr>
    </w:p>
    <w:p w14:paraId="2C1807B5" w14:textId="3BB13563" w:rsidR="007D39A2" w:rsidRPr="00256DE4" w:rsidRDefault="00987C9A" w:rsidP="003F4443">
      <w:pPr>
        <w:keepNext/>
        <w:keepLines/>
        <w:rPr>
          <w:rFonts w:ascii="Times New Roman" w:hAnsi="Times New Roman" w:cs="Times New Roman"/>
          <w:b/>
          <w:sz w:val="24"/>
          <w:szCs w:val="24"/>
          <w:lang w:val="en-CA"/>
        </w:rPr>
      </w:pPr>
      <w:r w:rsidRPr="00256DE4">
        <w:rPr>
          <w:rFonts w:ascii="Times New Roman" w:hAnsi="Times New Roman" w:cs="Times New Roman"/>
          <w:sz w:val="24"/>
          <w:szCs w:val="24"/>
          <w:lang w:val="en-CA"/>
        </w:rPr>
        <w:lastRenderedPageBreak/>
        <w:t xml:space="preserve">Table </w:t>
      </w:r>
      <w:r w:rsidR="00A62F20" w:rsidRPr="00256DE4">
        <w:rPr>
          <w:rFonts w:ascii="Times New Roman" w:hAnsi="Times New Roman" w:cs="Times New Roman"/>
          <w:sz w:val="24"/>
          <w:szCs w:val="24"/>
          <w:lang w:val="en-CA"/>
        </w:rPr>
        <w:t>8</w:t>
      </w:r>
      <w:r w:rsidR="00C41ECA" w:rsidRPr="00256DE4">
        <w:rPr>
          <w:rFonts w:ascii="Times New Roman" w:hAnsi="Times New Roman" w:cs="Times New Roman"/>
          <w:sz w:val="24"/>
          <w:szCs w:val="24"/>
          <w:lang w:val="en-CA"/>
        </w:rPr>
        <w:t>.</w:t>
      </w:r>
      <w:r w:rsidR="00C30EEE" w:rsidRPr="00256DE4">
        <w:rPr>
          <w:rFonts w:ascii="Times New Roman" w:hAnsi="Times New Roman" w:cs="Times New Roman"/>
          <w:sz w:val="24"/>
          <w:szCs w:val="24"/>
          <w:lang w:val="en-CA"/>
        </w:rPr>
        <w:t>3</w:t>
      </w:r>
      <w:r w:rsidRPr="00256DE4">
        <w:rPr>
          <w:rFonts w:ascii="Times New Roman" w:hAnsi="Times New Roman" w:cs="Times New Roman"/>
          <w:sz w:val="24"/>
          <w:szCs w:val="24"/>
          <w:lang w:val="en-CA"/>
        </w:rPr>
        <w:t xml:space="preserve">. </w:t>
      </w:r>
      <w:r w:rsidR="007D39A2" w:rsidRPr="00256DE4">
        <w:rPr>
          <w:rFonts w:ascii="Times New Roman" w:hAnsi="Times New Roman" w:cs="Times New Roman"/>
          <w:sz w:val="24"/>
          <w:szCs w:val="24"/>
          <w:lang w:val="en-CA"/>
        </w:rPr>
        <w:t xml:space="preserve">The parameters estimated by the model. The example is for a bluefin tuna operating model of </w:t>
      </w:r>
      <w:r w:rsidR="00FE1C59" w:rsidRPr="00256DE4">
        <w:rPr>
          <w:rFonts w:ascii="Times New Roman" w:hAnsi="Times New Roman" w:cs="Times New Roman"/>
          <w:sz w:val="24"/>
          <w:szCs w:val="24"/>
          <w:lang w:val="en-CA"/>
        </w:rPr>
        <w:t xml:space="preserve">7 </w:t>
      </w:r>
      <w:r w:rsidR="00524960">
        <w:rPr>
          <w:rFonts w:ascii="Times New Roman" w:hAnsi="Times New Roman" w:cs="Times New Roman"/>
          <w:sz w:val="24"/>
          <w:szCs w:val="24"/>
          <w:lang w:val="en-CA"/>
        </w:rPr>
        <w:t>strata</w:t>
      </w:r>
      <w:r w:rsidR="007D39A2" w:rsidRPr="00256DE4">
        <w:rPr>
          <w:rFonts w:ascii="Times New Roman" w:hAnsi="Times New Roman" w:cs="Times New Roman"/>
          <w:sz w:val="24"/>
          <w:szCs w:val="24"/>
          <w:lang w:val="en-CA"/>
        </w:rPr>
        <w:t xml:space="preserve"> (Figure 1</w:t>
      </w:r>
      <w:r w:rsidR="000218C7" w:rsidRPr="00256DE4">
        <w:rPr>
          <w:rFonts w:ascii="Times New Roman" w:hAnsi="Times New Roman" w:cs="Times New Roman"/>
          <w:sz w:val="24"/>
          <w:szCs w:val="24"/>
          <w:lang w:val="en-CA"/>
        </w:rPr>
        <w:t>.1</w:t>
      </w:r>
      <w:r w:rsidR="007D39A2" w:rsidRPr="00256DE4">
        <w:rPr>
          <w:rFonts w:ascii="Times New Roman" w:hAnsi="Times New Roman" w:cs="Times New Roman"/>
          <w:sz w:val="24"/>
          <w:szCs w:val="24"/>
          <w:lang w:val="en-CA"/>
        </w:rPr>
        <w:t xml:space="preserve">), 4 </w:t>
      </w:r>
      <w:r w:rsidR="009352E8" w:rsidRPr="00256DE4">
        <w:rPr>
          <w:rFonts w:ascii="Times New Roman" w:hAnsi="Times New Roman" w:cs="Times New Roman"/>
          <w:sz w:val="24"/>
          <w:szCs w:val="24"/>
          <w:lang w:val="en-CA"/>
        </w:rPr>
        <w:t>quarter</w:t>
      </w:r>
      <w:r w:rsidR="007D39A2" w:rsidRPr="00256DE4">
        <w:rPr>
          <w:rFonts w:ascii="Times New Roman" w:hAnsi="Times New Roman" w:cs="Times New Roman"/>
          <w:sz w:val="24"/>
          <w:szCs w:val="24"/>
          <w:lang w:val="en-CA"/>
        </w:rPr>
        <w:t xml:space="preserve">s, </w:t>
      </w:r>
      <w:r w:rsidR="00925779" w:rsidRPr="00256DE4">
        <w:rPr>
          <w:rFonts w:ascii="Times New Roman" w:hAnsi="Times New Roman" w:cs="Times New Roman"/>
          <w:sz w:val="24"/>
          <w:szCs w:val="24"/>
          <w:lang w:val="en-CA"/>
        </w:rPr>
        <w:t>1</w:t>
      </w:r>
      <w:r w:rsidR="00925779">
        <w:rPr>
          <w:rFonts w:ascii="Times New Roman" w:hAnsi="Times New Roman" w:cs="Times New Roman"/>
          <w:sz w:val="24"/>
          <w:szCs w:val="24"/>
          <w:lang w:val="en-CA"/>
        </w:rPr>
        <w:t>7</w:t>
      </w:r>
      <w:r w:rsidR="00925779" w:rsidRPr="00256DE4">
        <w:rPr>
          <w:rFonts w:ascii="Times New Roman" w:hAnsi="Times New Roman" w:cs="Times New Roman"/>
          <w:sz w:val="24"/>
          <w:szCs w:val="24"/>
          <w:lang w:val="en-CA"/>
        </w:rPr>
        <w:t xml:space="preserve"> </w:t>
      </w:r>
      <w:r w:rsidR="007D39A2" w:rsidRPr="00256DE4">
        <w:rPr>
          <w:rFonts w:ascii="Times New Roman" w:hAnsi="Times New Roman" w:cs="Times New Roman"/>
          <w:sz w:val="24"/>
          <w:szCs w:val="24"/>
          <w:lang w:val="en-CA"/>
        </w:rPr>
        <w:t xml:space="preserve">fleets, </w:t>
      </w:r>
      <w:r w:rsidR="00925779">
        <w:rPr>
          <w:rFonts w:ascii="Times New Roman" w:hAnsi="Times New Roman" w:cs="Times New Roman"/>
          <w:sz w:val="24"/>
          <w:szCs w:val="24"/>
          <w:lang w:val="en-CA"/>
        </w:rPr>
        <w:t>5</w:t>
      </w:r>
      <w:r w:rsidR="00925779" w:rsidRPr="00256DE4">
        <w:rPr>
          <w:rFonts w:ascii="Times New Roman" w:hAnsi="Times New Roman" w:cs="Times New Roman"/>
          <w:sz w:val="24"/>
          <w:szCs w:val="24"/>
          <w:lang w:val="en-CA"/>
        </w:rPr>
        <w:t xml:space="preserve">2 </w:t>
      </w:r>
      <w:r w:rsidR="007D39A2" w:rsidRPr="00256DE4">
        <w:rPr>
          <w:rFonts w:ascii="Times New Roman" w:hAnsi="Times New Roman" w:cs="Times New Roman"/>
          <w:sz w:val="24"/>
          <w:szCs w:val="24"/>
          <w:lang w:val="en-CA"/>
        </w:rPr>
        <w:t xml:space="preserve">years and 3 movement age classes. </w:t>
      </w:r>
    </w:p>
    <w:tbl>
      <w:tblPr>
        <w:tblStyle w:val="TableGrid3"/>
        <w:tblW w:w="8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4"/>
        <w:gridCol w:w="3114"/>
        <w:gridCol w:w="1750"/>
      </w:tblGrid>
      <w:tr w:rsidR="007D39A2" w:rsidRPr="00256DE4" w14:paraId="52D66065" w14:textId="77777777" w:rsidTr="008B446F">
        <w:tc>
          <w:tcPr>
            <w:tcW w:w="3724" w:type="dxa"/>
            <w:tcBorders>
              <w:top w:val="single" w:sz="8" w:space="0" w:color="auto"/>
              <w:bottom w:val="single" w:sz="8" w:space="0" w:color="auto"/>
            </w:tcBorders>
          </w:tcPr>
          <w:p w14:paraId="30EC7DDA" w14:textId="77777777" w:rsidR="007D39A2" w:rsidRPr="00256DE4" w:rsidRDefault="007D39A2" w:rsidP="003F4443">
            <w:pPr>
              <w:keepNext/>
              <w:keepLines/>
              <w:rPr>
                <w:rFonts w:ascii="Times New Roman" w:hAnsi="Times New Roman" w:cs="Times New Roman"/>
                <w:b/>
                <w:sz w:val="24"/>
                <w:szCs w:val="24"/>
              </w:rPr>
            </w:pPr>
            <w:r w:rsidRPr="00256DE4">
              <w:rPr>
                <w:rFonts w:ascii="Times New Roman" w:hAnsi="Times New Roman" w:cs="Times New Roman"/>
                <w:b/>
                <w:sz w:val="24"/>
                <w:szCs w:val="24"/>
              </w:rPr>
              <w:t>Parameter</w:t>
            </w:r>
          </w:p>
        </w:tc>
        <w:tc>
          <w:tcPr>
            <w:tcW w:w="3114" w:type="dxa"/>
            <w:tcBorders>
              <w:top w:val="single" w:sz="8" w:space="0" w:color="auto"/>
              <w:bottom w:val="single" w:sz="8" w:space="0" w:color="auto"/>
            </w:tcBorders>
          </w:tcPr>
          <w:p w14:paraId="7BA4D887" w14:textId="77777777" w:rsidR="007D39A2" w:rsidRPr="00256DE4" w:rsidRDefault="007D39A2" w:rsidP="003F4443">
            <w:pPr>
              <w:keepNext/>
              <w:keepLines/>
              <w:rPr>
                <w:rFonts w:ascii="Times New Roman" w:hAnsi="Times New Roman" w:cs="Times New Roman"/>
                <w:b/>
                <w:sz w:val="24"/>
                <w:szCs w:val="24"/>
              </w:rPr>
            </w:pPr>
            <w:r w:rsidRPr="00256DE4">
              <w:rPr>
                <w:rFonts w:ascii="Times New Roman" w:hAnsi="Times New Roman" w:cs="Times New Roman"/>
                <w:b/>
                <w:sz w:val="24"/>
                <w:szCs w:val="24"/>
              </w:rPr>
              <w:t xml:space="preserve">Number of parameters </w:t>
            </w:r>
          </w:p>
        </w:tc>
        <w:tc>
          <w:tcPr>
            <w:tcW w:w="1750" w:type="dxa"/>
            <w:tcBorders>
              <w:top w:val="single" w:sz="8" w:space="0" w:color="auto"/>
              <w:bottom w:val="single" w:sz="8" w:space="0" w:color="auto"/>
            </w:tcBorders>
          </w:tcPr>
          <w:p w14:paraId="7E13A60E" w14:textId="77777777" w:rsidR="007D39A2" w:rsidRPr="00256DE4" w:rsidRDefault="007D39A2" w:rsidP="003F4443">
            <w:pPr>
              <w:keepNext/>
              <w:keepLines/>
              <w:rPr>
                <w:rFonts w:ascii="Times New Roman" w:hAnsi="Times New Roman" w:cs="Times New Roman"/>
                <w:b/>
                <w:sz w:val="24"/>
                <w:szCs w:val="24"/>
              </w:rPr>
            </w:pPr>
          </w:p>
        </w:tc>
      </w:tr>
      <w:tr w:rsidR="007D39A2" w:rsidRPr="00256DE4" w14:paraId="24AC525E" w14:textId="77777777" w:rsidTr="008B446F">
        <w:tc>
          <w:tcPr>
            <w:tcW w:w="3724" w:type="dxa"/>
            <w:tcBorders>
              <w:top w:val="single" w:sz="8" w:space="0" w:color="auto"/>
            </w:tcBorders>
          </w:tcPr>
          <w:p w14:paraId="053CDF88" w14:textId="233456F5" w:rsidR="007D39A2" w:rsidRPr="00256DE4" w:rsidRDefault="00FC0CF9" w:rsidP="003F4443">
            <w:pPr>
              <w:keepNext/>
              <w:keepLines/>
              <w:rPr>
                <w:rFonts w:ascii="Times New Roman" w:hAnsi="Times New Roman" w:cs="Times New Roman"/>
                <w:sz w:val="24"/>
                <w:szCs w:val="24"/>
              </w:rPr>
            </w:pPr>
            <w:r w:rsidRPr="00256DE4">
              <w:rPr>
                <w:rFonts w:ascii="Times New Roman" w:hAnsi="Times New Roman" w:cs="Times New Roman"/>
                <w:sz w:val="24"/>
                <w:szCs w:val="24"/>
              </w:rPr>
              <w:t>Unfished recruitment (recruitment level 1)</w:t>
            </w:r>
          </w:p>
        </w:tc>
        <w:tc>
          <w:tcPr>
            <w:tcW w:w="3114" w:type="dxa"/>
            <w:tcBorders>
              <w:top w:val="single" w:sz="8" w:space="0" w:color="auto"/>
            </w:tcBorders>
          </w:tcPr>
          <w:p w14:paraId="0B5819E9" w14:textId="54F39E8B" w:rsidR="007D39A2" w:rsidRPr="00256DE4" w:rsidRDefault="00FC0CF9" w:rsidP="003F4443">
            <w:pPr>
              <w:keepNext/>
              <w:keepLines/>
              <w:rPr>
                <w:rFonts w:ascii="Times New Roman" w:hAnsi="Times New Roman" w:cs="Times New Roman"/>
                <w:sz w:val="24"/>
                <w:szCs w:val="24"/>
              </w:rPr>
            </w:pPr>
            <w:r w:rsidRPr="00256DE4">
              <w:rPr>
                <w:rFonts w:ascii="Times New Roman" w:hAnsi="Times New Roman" w:cs="Times New Roman"/>
                <w:i/>
                <w:sz w:val="24"/>
                <w:szCs w:val="24"/>
              </w:rPr>
              <w:t>2</w:t>
            </w:r>
            <w:r w:rsidR="00925779">
              <w:rPr>
                <w:rFonts w:ascii="Times New Roman" w:hAnsi="Times New Roman" w:cs="Times New Roman"/>
                <w:i/>
                <w:sz w:val="24"/>
                <w:szCs w:val="24"/>
              </w:rPr>
              <w:t xml:space="preserve"> </w:t>
            </w:r>
            <w:r w:rsidR="00D36A9B" w:rsidRPr="00256DE4">
              <w:rPr>
                <w:rFonts w:ascii="Times New Roman" w:hAnsi="Times New Roman" w:cs="Times New Roman"/>
                <w:sz w:val="24"/>
                <w:szCs w:val="24"/>
              </w:rPr>
              <w:t>∙</w:t>
            </w:r>
            <w:r w:rsidR="00D36A9B" w:rsidRPr="00256DE4">
              <w:rPr>
                <w:rFonts w:ascii="Times New Roman" w:hAnsi="Times New Roman" w:cs="Times New Roman"/>
                <w:sz w:val="24"/>
                <w:szCs w:val="24"/>
                <w:vertAlign w:val="subscript"/>
              </w:rPr>
              <w:t xml:space="preserve"> </w:t>
            </w:r>
            <w:proofErr w:type="spellStart"/>
            <w:r w:rsidRPr="00256DE4">
              <w:rPr>
                <w:rFonts w:ascii="Times New Roman" w:hAnsi="Times New Roman" w:cs="Times New Roman"/>
                <w:i/>
                <w:sz w:val="24"/>
                <w:szCs w:val="24"/>
              </w:rPr>
              <w:t>n</w:t>
            </w:r>
            <w:r w:rsidRPr="00256DE4">
              <w:rPr>
                <w:rFonts w:ascii="Times New Roman" w:hAnsi="Times New Roman" w:cs="Times New Roman"/>
                <w:i/>
                <w:sz w:val="24"/>
                <w:szCs w:val="24"/>
                <w:vertAlign w:val="subscript"/>
              </w:rPr>
              <w:t>stocks</w:t>
            </w:r>
            <w:proofErr w:type="spellEnd"/>
          </w:p>
        </w:tc>
        <w:tc>
          <w:tcPr>
            <w:tcW w:w="1750" w:type="dxa"/>
            <w:tcBorders>
              <w:top w:val="single" w:sz="8" w:space="0" w:color="auto"/>
            </w:tcBorders>
          </w:tcPr>
          <w:p w14:paraId="4DE6A748" w14:textId="436A1399" w:rsidR="007D39A2" w:rsidRPr="00256DE4" w:rsidRDefault="00FC0CF9" w:rsidP="003F4443">
            <w:pPr>
              <w:keepNext/>
              <w:keepLines/>
              <w:rPr>
                <w:rFonts w:ascii="Times New Roman" w:hAnsi="Times New Roman" w:cs="Times New Roman"/>
                <w:sz w:val="24"/>
                <w:szCs w:val="24"/>
              </w:rPr>
            </w:pPr>
            <w:r w:rsidRPr="00256DE4">
              <w:rPr>
                <w:rFonts w:ascii="Times New Roman" w:hAnsi="Times New Roman" w:cs="Times New Roman"/>
                <w:sz w:val="24"/>
                <w:szCs w:val="24"/>
              </w:rPr>
              <w:t>4</w:t>
            </w:r>
          </w:p>
        </w:tc>
      </w:tr>
      <w:tr w:rsidR="00FC0CF9" w:rsidRPr="00256DE4" w14:paraId="6D6F6477" w14:textId="77777777" w:rsidTr="008B446F">
        <w:tc>
          <w:tcPr>
            <w:tcW w:w="3724" w:type="dxa"/>
          </w:tcPr>
          <w:p w14:paraId="360253B4" w14:textId="6E271641" w:rsidR="00FC0CF9" w:rsidRPr="00256DE4" w:rsidRDefault="00FC0CF9" w:rsidP="003F4443">
            <w:pPr>
              <w:keepNext/>
              <w:keepLines/>
              <w:rPr>
                <w:rFonts w:ascii="Times New Roman" w:hAnsi="Times New Roman" w:cs="Times New Roman"/>
                <w:sz w:val="24"/>
                <w:szCs w:val="24"/>
              </w:rPr>
            </w:pPr>
            <w:r w:rsidRPr="00256DE4">
              <w:rPr>
                <w:rFonts w:ascii="Times New Roman" w:hAnsi="Times New Roman" w:cs="Times New Roman"/>
                <w:sz w:val="24"/>
                <w:szCs w:val="24"/>
              </w:rPr>
              <w:t>Length a</w:t>
            </w:r>
            <w:r w:rsidR="00D36A9B">
              <w:rPr>
                <w:rFonts w:ascii="Times New Roman" w:hAnsi="Times New Roman" w:cs="Times New Roman"/>
                <w:sz w:val="24"/>
                <w:szCs w:val="24"/>
              </w:rPr>
              <w:t>t</w:t>
            </w:r>
            <w:r w:rsidRPr="00256DE4">
              <w:rPr>
                <w:rFonts w:ascii="Times New Roman" w:hAnsi="Times New Roman" w:cs="Times New Roman"/>
                <w:sz w:val="24"/>
                <w:szCs w:val="24"/>
              </w:rPr>
              <w:t xml:space="preserve"> modal selectivity</w:t>
            </w:r>
          </w:p>
        </w:tc>
        <w:tc>
          <w:tcPr>
            <w:tcW w:w="3114" w:type="dxa"/>
          </w:tcPr>
          <w:p w14:paraId="125200E7" w14:textId="2A1E5292" w:rsidR="00FC0CF9" w:rsidRPr="00256DE4" w:rsidRDefault="00FC0CF9" w:rsidP="003F4443">
            <w:pPr>
              <w:keepNext/>
              <w:keepLines/>
              <w:rPr>
                <w:rFonts w:ascii="Times New Roman" w:hAnsi="Times New Roman" w:cs="Times New Roman"/>
                <w:sz w:val="24"/>
                <w:szCs w:val="24"/>
              </w:rPr>
            </w:pPr>
            <w:proofErr w:type="spellStart"/>
            <w:r w:rsidRPr="00256DE4">
              <w:rPr>
                <w:rFonts w:ascii="Times New Roman" w:hAnsi="Times New Roman" w:cs="Times New Roman"/>
                <w:i/>
                <w:sz w:val="24"/>
                <w:szCs w:val="24"/>
              </w:rPr>
              <w:t>n</w:t>
            </w:r>
            <w:r w:rsidRPr="00256DE4">
              <w:rPr>
                <w:rFonts w:ascii="Times New Roman" w:hAnsi="Times New Roman" w:cs="Times New Roman"/>
                <w:i/>
                <w:sz w:val="24"/>
                <w:szCs w:val="24"/>
                <w:vertAlign w:val="subscript"/>
              </w:rPr>
              <w:t>fleets</w:t>
            </w:r>
            <w:proofErr w:type="spellEnd"/>
            <w:r w:rsidRPr="00256DE4">
              <w:rPr>
                <w:rFonts w:ascii="Times New Roman" w:hAnsi="Times New Roman" w:cs="Times New Roman"/>
                <w:i/>
                <w:sz w:val="24"/>
                <w:szCs w:val="24"/>
              </w:rPr>
              <w:t xml:space="preserve"> </w:t>
            </w:r>
            <w:r w:rsidR="00925779">
              <w:rPr>
                <w:rFonts w:ascii="Times New Roman" w:hAnsi="Times New Roman" w:cs="Times New Roman"/>
                <w:i/>
                <w:sz w:val="24"/>
                <w:szCs w:val="24"/>
              </w:rPr>
              <w:t>-2</w:t>
            </w:r>
          </w:p>
        </w:tc>
        <w:tc>
          <w:tcPr>
            <w:tcW w:w="1750" w:type="dxa"/>
          </w:tcPr>
          <w:p w14:paraId="6EF94F98" w14:textId="1859ED0F" w:rsidR="00FC0CF9" w:rsidRPr="00256DE4" w:rsidRDefault="00925779" w:rsidP="003F4443">
            <w:pPr>
              <w:keepNext/>
              <w:keepLines/>
              <w:rPr>
                <w:rFonts w:ascii="Times New Roman" w:hAnsi="Times New Roman" w:cs="Times New Roman"/>
                <w:sz w:val="24"/>
                <w:szCs w:val="24"/>
              </w:rPr>
            </w:pPr>
            <w:r w:rsidRPr="00256DE4">
              <w:rPr>
                <w:rFonts w:ascii="Times New Roman" w:hAnsi="Times New Roman" w:cs="Times New Roman"/>
                <w:sz w:val="24"/>
                <w:szCs w:val="24"/>
              </w:rPr>
              <w:t>1</w:t>
            </w:r>
            <w:r>
              <w:rPr>
                <w:rFonts w:ascii="Times New Roman" w:hAnsi="Times New Roman" w:cs="Times New Roman"/>
                <w:sz w:val="24"/>
                <w:szCs w:val="24"/>
              </w:rPr>
              <w:t>5</w:t>
            </w:r>
          </w:p>
        </w:tc>
      </w:tr>
      <w:tr w:rsidR="00FC0CF9" w:rsidRPr="00256DE4" w14:paraId="566F587D" w14:textId="77777777" w:rsidTr="008B446F">
        <w:tc>
          <w:tcPr>
            <w:tcW w:w="3724" w:type="dxa"/>
          </w:tcPr>
          <w:p w14:paraId="01E0B87E" w14:textId="544520C6" w:rsidR="00FC0CF9" w:rsidRPr="00256DE4" w:rsidRDefault="00FC0CF9" w:rsidP="003F4443">
            <w:pPr>
              <w:keepNext/>
              <w:keepLines/>
              <w:rPr>
                <w:rFonts w:ascii="Times New Roman" w:hAnsi="Times New Roman" w:cs="Times New Roman"/>
                <w:sz w:val="24"/>
                <w:szCs w:val="24"/>
              </w:rPr>
            </w:pPr>
            <w:r w:rsidRPr="00256DE4">
              <w:rPr>
                <w:rFonts w:ascii="Times New Roman" w:hAnsi="Times New Roman" w:cs="Times New Roman"/>
                <w:sz w:val="24"/>
                <w:szCs w:val="24"/>
              </w:rPr>
              <w:t>Ascending precision of selectivity</w:t>
            </w:r>
          </w:p>
        </w:tc>
        <w:tc>
          <w:tcPr>
            <w:tcW w:w="3114" w:type="dxa"/>
          </w:tcPr>
          <w:p w14:paraId="2512732C" w14:textId="012C0616" w:rsidR="00FC0CF9" w:rsidRPr="00256DE4" w:rsidRDefault="00C31F3D" w:rsidP="003F4443">
            <w:pPr>
              <w:keepNext/>
              <w:keepLines/>
              <w:rPr>
                <w:rFonts w:ascii="Times New Roman" w:hAnsi="Times New Roman" w:cs="Times New Roman"/>
                <w:i/>
                <w:sz w:val="24"/>
                <w:szCs w:val="24"/>
              </w:rPr>
            </w:pPr>
            <w:proofErr w:type="spellStart"/>
            <w:r w:rsidRPr="00256DE4">
              <w:rPr>
                <w:rFonts w:ascii="Times New Roman" w:hAnsi="Times New Roman" w:cs="Times New Roman"/>
                <w:i/>
                <w:sz w:val="24"/>
                <w:szCs w:val="24"/>
              </w:rPr>
              <w:t>n</w:t>
            </w:r>
            <w:r w:rsidRPr="00256DE4">
              <w:rPr>
                <w:rFonts w:ascii="Times New Roman" w:hAnsi="Times New Roman" w:cs="Times New Roman"/>
                <w:i/>
                <w:sz w:val="24"/>
                <w:szCs w:val="24"/>
                <w:vertAlign w:val="subscript"/>
              </w:rPr>
              <w:t>fleets</w:t>
            </w:r>
            <w:proofErr w:type="spellEnd"/>
            <w:r w:rsidRPr="00256DE4">
              <w:rPr>
                <w:rFonts w:ascii="Times New Roman" w:hAnsi="Times New Roman" w:cs="Times New Roman"/>
                <w:i/>
                <w:sz w:val="24"/>
                <w:szCs w:val="24"/>
              </w:rPr>
              <w:t xml:space="preserve"> </w:t>
            </w:r>
            <w:r>
              <w:rPr>
                <w:rFonts w:ascii="Times New Roman" w:hAnsi="Times New Roman" w:cs="Times New Roman"/>
                <w:i/>
                <w:sz w:val="24"/>
                <w:szCs w:val="24"/>
              </w:rPr>
              <w:t>-2</w:t>
            </w:r>
          </w:p>
        </w:tc>
        <w:tc>
          <w:tcPr>
            <w:tcW w:w="1750" w:type="dxa"/>
          </w:tcPr>
          <w:p w14:paraId="4FD917B5" w14:textId="10F2357D" w:rsidR="00FC0CF9" w:rsidRPr="00256DE4" w:rsidRDefault="00C31F3D" w:rsidP="003F4443">
            <w:pPr>
              <w:keepNext/>
              <w:keepLines/>
              <w:rPr>
                <w:rFonts w:ascii="Times New Roman" w:hAnsi="Times New Roman" w:cs="Times New Roman"/>
                <w:sz w:val="24"/>
                <w:szCs w:val="24"/>
              </w:rPr>
            </w:pPr>
            <w:r w:rsidRPr="00256DE4">
              <w:rPr>
                <w:rFonts w:ascii="Times New Roman" w:hAnsi="Times New Roman" w:cs="Times New Roman"/>
                <w:sz w:val="24"/>
                <w:szCs w:val="24"/>
              </w:rPr>
              <w:t>1</w:t>
            </w:r>
            <w:r>
              <w:rPr>
                <w:rFonts w:ascii="Times New Roman" w:hAnsi="Times New Roman" w:cs="Times New Roman"/>
                <w:sz w:val="24"/>
                <w:szCs w:val="24"/>
              </w:rPr>
              <w:t>5</w:t>
            </w:r>
          </w:p>
        </w:tc>
      </w:tr>
      <w:tr w:rsidR="00FC0CF9" w:rsidRPr="00256DE4" w14:paraId="73ED45FA" w14:textId="77777777" w:rsidTr="008B446F">
        <w:tc>
          <w:tcPr>
            <w:tcW w:w="3724" w:type="dxa"/>
          </w:tcPr>
          <w:p w14:paraId="08A2962B" w14:textId="691E122D" w:rsidR="00FC0CF9" w:rsidRPr="00256DE4" w:rsidRDefault="00FC0CF9" w:rsidP="003E1D60">
            <w:pPr>
              <w:keepNext/>
              <w:keepLines/>
              <w:rPr>
                <w:rFonts w:ascii="Times New Roman" w:hAnsi="Times New Roman" w:cs="Times New Roman"/>
                <w:sz w:val="24"/>
                <w:szCs w:val="24"/>
              </w:rPr>
            </w:pPr>
            <w:r w:rsidRPr="00256DE4">
              <w:rPr>
                <w:rFonts w:ascii="Times New Roman" w:hAnsi="Times New Roman" w:cs="Times New Roman"/>
                <w:sz w:val="24"/>
                <w:szCs w:val="24"/>
              </w:rPr>
              <w:t>Descending precision of selectivity</w:t>
            </w:r>
          </w:p>
        </w:tc>
        <w:tc>
          <w:tcPr>
            <w:tcW w:w="3114" w:type="dxa"/>
          </w:tcPr>
          <w:p w14:paraId="6067B288" w14:textId="4B8225E5" w:rsidR="00FC0CF9" w:rsidRPr="00256DE4" w:rsidRDefault="00C31F3D" w:rsidP="003F4443">
            <w:pPr>
              <w:keepNext/>
              <w:keepLines/>
              <w:rPr>
                <w:rFonts w:ascii="Times New Roman" w:hAnsi="Times New Roman" w:cs="Times New Roman"/>
                <w:i/>
                <w:sz w:val="24"/>
                <w:szCs w:val="24"/>
              </w:rPr>
            </w:pPr>
            <w:proofErr w:type="spellStart"/>
            <w:r w:rsidRPr="00256DE4">
              <w:rPr>
                <w:rFonts w:ascii="Times New Roman" w:hAnsi="Times New Roman" w:cs="Times New Roman"/>
                <w:i/>
                <w:sz w:val="24"/>
                <w:szCs w:val="24"/>
              </w:rPr>
              <w:t>n</w:t>
            </w:r>
            <w:r w:rsidRPr="00256DE4">
              <w:rPr>
                <w:rFonts w:ascii="Times New Roman" w:hAnsi="Times New Roman" w:cs="Times New Roman"/>
                <w:i/>
                <w:sz w:val="24"/>
                <w:szCs w:val="24"/>
                <w:vertAlign w:val="subscript"/>
              </w:rPr>
              <w:t>fleets</w:t>
            </w:r>
            <w:proofErr w:type="spellEnd"/>
            <w:r w:rsidRPr="00256DE4">
              <w:rPr>
                <w:rFonts w:ascii="Times New Roman" w:hAnsi="Times New Roman" w:cs="Times New Roman"/>
                <w:i/>
                <w:sz w:val="24"/>
                <w:szCs w:val="24"/>
              </w:rPr>
              <w:t xml:space="preserve"> </w:t>
            </w:r>
            <w:r>
              <w:rPr>
                <w:rFonts w:ascii="Times New Roman" w:hAnsi="Times New Roman" w:cs="Times New Roman"/>
                <w:i/>
                <w:sz w:val="24"/>
                <w:szCs w:val="24"/>
              </w:rPr>
              <w:t>-2</w:t>
            </w:r>
          </w:p>
        </w:tc>
        <w:tc>
          <w:tcPr>
            <w:tcW w:w="1750" w:type="dxa"/>
          </w:tcPr>
          <w:p w14:paraId="0538ED1E" w14:textId="5AF4A0C0" w:rsidR="00FC0CF9" w:rsidRPr="00256DE4" w:rsidRDefault="00C31F3D" w:rsidP="003F4443">
            <w:pPr>
              <w:keepNext/>
              <w:keepLines/>
              <w:rPr>
                <w:rFonts w:ascii="Times New Roman" w:hAnsi="Times New Roman" w:cs="Times New Roman"/>
                <w:sz w:val="24"/>
                <w:szCs w:val="24"/>
              </w:rPr>
            </w:pPr>
            <w:r w:rsidRPr="00256DE4">
              <w:rPr>
                <w:rFonts w:ascii="Times New Roman" w:hAnsi="Times New Roman" w:cs="Times New Roman"/>
                <w:sz w:val="24"/>
                <w:szCs w:val="24"/>
              </w:rPr>
              <w:t>1</w:t>
            </w:r>
            <w:r>
              <w:rPr>
                <w:rFonts w:ascii="Times New Roman" w:hAnsi="Times New Roman" w:cs="Times New Roman"/>
                <w:sz w:val="24"/>
                <w:szCs w:val="24"/>
              </w:rPr>
              <w:t>5</w:t>
            </w:r>
          </w:p>
        </w:tc>
      </w:tr>
      <w:tr w:rsidR="00FC0CF9" w:rsidRPr="00256DE4" w14:paraId="59B59928" w14:textId="77777777" w:rsidTr="008B446F">
        <w:tc>
          <w:tcPr>
            <w:tcW w:w="3724" w:type="dxa"/>
          </w:tcPr>
          <w:p w14:paraId="70A27CDB" w14:textId="379C1D2F" w:rsidR="00FC0CF9" w:rsidRPr="00256DE4" w:rsidRDefault="00FC0CF9" w:rsidP="003E1D60">
            <w:pPr>
              <w:keepNext/>
              <w:keepLines/>
              <w:rPr>
                <w:rFonts w:ascii="Times New Roman" w:hAnsi="Times New Roman" w:cs="Times New Roman"/>
                <w:sz w:val="24"/>
                <w:szCs w:val="24"/>
              </w:rPr>
            </w:pPr>
            <w:r w:rsidRPr="00256DE4">
              <w:rPr>
                <w:rFonts w:ascii="Times New Roman" w:hAnsi="Times New Roman" w:cs="Times New Roman"/>
                <w:sz w:val="24"/>
                <w:szCs w:val="24"/>
              </w:rPr>
              <w:t>Recruitment deviations</w:t>
            </w:r>
          </w:p>
        </w:tc>
        <w:tc>
          <w:tcPr>
            <w:tcW w:w="3114" w:type="dxa"/>
          </w:tcPr>
          <w:p w14:paraId="249CD346" w14:textId="56E6ECAF" w:rsidR="00FC0CF9" w:rsidRPr="00256DE4" w:rsidRDefault="00FC0CF9" w:rsidP="003F4443">
            <w:pPr>
              <w:keepNext/>
              <w:keepLines/>
              <w:rPr>
                <w:rFonts w:ascii="Times New Roman" w:hAnsi="Times New Roman" w:cs="Times New Roman"/>
                <w:i/>
                <w:sz w:val="24"/>
                <w:szCs w:val="24"/>
              </w:rPr>
            </w:pPr>
            <w:r w:rsidRPr="00256DE4">
              <w:rPr>
                <w:rFonts w:ascii="Times New Roman" w:hAnsi="Times New Roman" w:cs="Times New Roman"/>
                <w:sz w:val="24"/>
                <w:szCs w:val="24"/>
              </w:rPr>
              <w:t>(</w:t>
            </w:r>
            <w:proofErr w:type="spellStart"/>
            <w:proofErr w:type="gramStart"/>
            <w:r w:rsidRPr="00256DE4">
              <w:rPr>
                <w:rFonts w:ascii="Times New Roman" w:hAnsi="Times New Roman" w:cs="Times New Roman"/>
                <w:i/>
                <w:sz w:val="24"/>
                <w:szCs w:val="24"/>
              </w:rPr>
              <w:t>n</w:t>
            </w:r>
            <w:r w:rsidRPr="00256DE4">
              <w:rPr>
                <w:rFonts w:ascii="Times New Roman" w:hAnsi="Times New Roman" w:cs="Times New Roman"/>
                <w:i/>
                <w:sz w:val="24"/>
                <w:szCs w:val="24"/>
                <w:vertAlign w:val="subscript"/>
              </w:rPr>
              <w:t>years</w:t>
            </w:r>
            <w:proofErr w:type="spellEnd"/>
            <w:r w:rsidRPr="00256DE4">
              <w:rPr>
                <w:rFonts w:ascii="Times New Roman" w:hAnsi="Times New Roman" w:cs="Times New Roman"/>
                <w:sz w:val="24"/>
                <w:szCs w:val="24"/>
                <w:vertAlign w:val="subscript"/>
              </w:rPr>
              <w:t xml:space="preserve">  </w:t>
            </w:r>
            <w:r w:rsidR="00A6681F">
              <w:rPr>
                <w:rFonts w:ascii="Times New Roman" w:hAnsi="Times New Roman" w:cs="Times New Roman"/>
                <w:sz w:val="24"/>
                <w:szCs w:val="24"/>
              </w:rPr>
              <w:t>/</w:t>
            </w:r>
            <w:proofErr w:type="gramEnd"/>
            <w:r w:rsidR="00A6681F">
              <w:rPr>
                <w:rFonts w:ascii="Times New Roman" w:hAnsi="Times New Roman" w:cs="Times New Roman"/>
                <w:sz w:val="24"/>
                <w:szCs w:val="24"/>
              </w:rPr>
              <w:t xml:space="preserve"> 2 -</w:t>
            </w:r>
            <w:r w:rsidR="00C31F3D">
              <w:rPr>
                <w:rFonts w:ascii="Times New Roman" w:hAnsi="Times New Roman" w:cs="Times New Roman"/>
                <w:sz w:val="24"/>
                <w:szCs w:val="24"/>
              </w:rPr>
              <w:t xml:space="preserve"> </w:t>
            </w:r>
            <w:r w:rsidR="00A6681F">
              <w:rPr>
                <w:rFonts w:ascii="Times New Roman" w:hAnsi="Times New Roman" w:cs="Times New Roman"/>
                <w:sz w:val="24"/>
                <w:szCs w:val="24"/>
              </w:rPr>
              <w:t>2</w:t>
            </w:r>
            <w:r w:rsidRPr="00256DE4">
              <w:rPr>
                <w:rFonts w:ascii="Times New Roman" w:hAnsi="Times New Roman" w:cs="Times New Roman"/>
                <w:sz w:val="24"/>
                <w:szCs w:val="24"/>
              </w:rPr>
              <w:t xml:space="preserve">) ∙ </w:t>
            </w:r>
            <w:proofErr w:type="spellStart"/>
            <w:r w:rsidRPr="00256DE4">
              <w:rPr>
                <w:rFonts w:ascii="Times New Roman" w:hAnsi="Times New Roman" w:cs="Times New Roman"/>
                <w:i/>
                <w:sz w:val="24"/>
                <w:szCs w:val="24"/>
              </w:rPr>
              <w:t>n</w:t>
            </w:r>
            <w:r w:rsidRPr="00256DE4">
              <w:rPr>
                <w:rFonts w:ascii="Times New Roman" w:hAnsi="Times New Roman" w:cs="Times New Roman"/>
                <w:i/>
                <w:sz w:val="24"/>
                <w:szCs w:val="24"/>
                <w:vertAlign w:val="subscript"/>
              </w:rPr>
              <w:t>stocks</w:t>
            </w:r>
            <w:proofErr w:type="spellEnd"/>
            <w:r w:rsidRPr="00256DE4">
              <w:rPr>
                <w:rFonts w:ascii="Times New Roman" w:hAnsi="Times New Roman" w:cs="Times New Roman"/>
                <w:sz w:val="24"/>
                <w:szCs w:val="24"/>
              </w:rPr>
              <w:t xml:space="preserve"> </w:t>
            </w:r>
          </w:p>
        </w:tc>
        <w:tc>
          <w:tcPr>
            <w:tcW w:w="1750" w:type="dxa"/>
          </w:tcPr>
          <w:p w14:paraId="2F61E5B2" w14:textId="0FCBB145" w:rsidR="00FC0CF9" w:rsidRPr="00256DE4" w:rsidRDefault="00A6681F" w:rsidP="003F4443">
            <w:pPr>
              <w:keepNext/>
              <w:keepLines/>
              <w:rPr>
                <w:rFonts w:ascii="Times New Roman" w:hAnsi="Times New Roman" w:cs="Times New Roman"/>
                <w:sz w:val="24"/>
                <w:szCs w:val="24"/>
              </w:rPr>
            </w:pPr>
            <w:r>
              <w:rPr>
                <w:rFonts w:ascii="Times New Roman" w:hAnsi="Times New Roman" w:cs="Times New Roman"/>
                <w:sz w:val="24"/>
                <w:szCs w:val="24"/>
              </w:rPr>
              <w:t>48</w:t>
            </w:r>
          </w:p>
        </w:tc>
      </w:tr>
      <w:tr w:rsidR="00FC0CF9" w:rsidRPr="00256DE4" w14:paraId="46AF4D92" w14:textId="77777777" w:rsidTr="008B446F">
        <w:tc>
          <w:tcPr>
            <w:tcW w:w="3724" w:type="dxa"/>
          </w:tcPr>
          <w:p w14:paraId="26C175EA" w14:textId="42EE7DFE" w:rsidR="00FC0CF9" w:rsidRPr="00256DE4" w:rsidRDefault="00FC0CF9" w:rsidP="003F4443">
            <w:pPr>
              <w:keepNext/>
              <w:keepLines/>
              <w:rPr>
                <w:rFonts w:ascii="Times New Roman" w:hAnsi="Times New Roman" w:cs="Times New Roman"/>
                <w:sz w:val="24"/>
                <w:szCs w:val="24"/>
              </w:rPr>
            </w:pPr>
            <w:r w:rsidRPr="00256DE4">
              <w:rPr>
                <w:rFonts w:ascii="Times New Roman" w:hAnsi="Times New Roman" w:cs="Times New Roman"/>
                <w:sz w:val="24"/>
                <w:szCs w:val="24"/>
              </w:rPr>
              <w:t>Fleet catchability (</w:t>
            </w:r>
            <w:r w:rsidRPr="00256DE4">
              <w:rPr>
                <w:rFonts w:ascii="Times New Roman" w:hAnsi="Times New Roman" w:cs="Times New Roman"/>
                <w:i/>
                <w:sz w:val="24"/>
                <w:szCs w:val="24"/>
              </w:rPr>
              <w:t>q</w:t>
            </w:r>
            <w:r w:rsidRPr="00256DE4">
              <w:rPr>
                <w:rFonts w:ascii="Times New Roman" w:hAnsi="Times New Roman" w:cs="Times New Roman"/>
                <w:sz w:val="24"/>
                <w:szCs w:val="24"/>
              </w:rPr>
              <w:t>)</w:t>
            </w:r>
          </w:p>
        </w:tc>
        <w:tc>
          <w:tcPr>
            <w:tcW w:w="3114" w:type="dxa"/>
          </w:tcPr>
          <w:p w14:paraId="66D55870" w14:textId="48C4347F" w:rsidR="00FC0CF9" w:rsidRPr="00256DE4" w:rsidRDefault="00FC0CF9" w:rsidP="003F4443">
            <w:pPr>
              <w:keepNext/>
              <w:keepLines/>
              <w:rPr>
                <w:rFonts w:ascii="Times New Roman" w:hAnsi="Times New Roman" w:cs="Times New Roman"/>
                <w:sz w:val="24"/>
                <w:szCs w:val="24"/>
              </w:rPr>
            </w:pPr>
            <w:proofErr w:type="spellStart"/>
            <w:r w:rsidRPr="00256DE4">
              <w:rPr>
                <w:rFonts w:ascii="Times New Roman" w:hAnsi="Times New Roman" w:cs="Times New Roman"/>
                <w:i/>
                <w:sz w:val="24"/>
                <w:szCs w:val="24"/>
              </w:rPr>
              <w:t>n</w:t>
            </w:r>
            <w:r w:rsidRPr="00256DE4">
              <w:rPr>
                <w:rFonts w:ascii="Times New Roman" w:hAnsi="Times New Roman" w:cs="Times New Roman"/>
                <w:i/>
                <w:sz w:val="24"/>
                <w:szCs w:val="24"/>
                <w:vertAlign w:val="subscript"/>
              </w:rPr>
              <w:t>fleets</w:t>
            </w:r>
            <w:proofErr w:type="spellEnd"/>
          </w:p>
        </w:tc>
        <w:tc>
          <w:tcPr>
            <w:tcW w:w="1750" w:type="dxa"/>
          </w:tcPr>
          <w:p w14:paraId="21AEB700" w14:textId="145C65A2" w:rsidR="00FC0CF9" w:rsidRPr="00256DE4" w:rsidRDefault="00C31F3D" w:rsidP="003F4443">
            <w:pPr>
              <w:keepNext/>
              <w:keepLines/>
              <w:rPr>
                <w:rFonts w:ascii="Times New Roman" w:hAnsi="Times New Roman" w:cs="Times New Roman"/>
                <w:sz w:val="24"/>
                <w:szCs w:val="24"/>
              </w:rPr>
            </w:pPr>
            <w:r w:rsidRPr="00256DE4">
              <w:rPr>
                <w:rFonts w:ascii="Times New Roman" w:hAnsi="Times New Roman" w:cs="Times New Roman"/>
                <w:sz w:val="24"/>
                <w:szCs w:val="24"/>
              </w:rPr>
              <w:t>1</w:t>
            </w:r>
            <w:r>
              <w:rPr>
                <w:rFonts w:ascii="Times New Roman" w:hAnsi="Times New Roman" w:cs="Times New Roman"/>
                <w:sz w:val="24"/>
                <w:szCs w:val="24"/>
              </w:rPr>
              <w:t>7</w:t>
            </w:r>
          </w:p>
        </w:tc>
      </w:tr>
      <w:tr w:rsidR="00FC0CF9" w:rsidRPr="00256DE4" w14:paraId="0C097883" w14:textId="77777777" w:rsidTr="008B446F">
        <w:tc>
          <w:tcPr>
            <w:tcW w:w="3724" w:type="dxa"/>
          </w:tcPr>
          <w:p w14:paraId="4E3FBA52" w14:textId="6448046B" w:rsidR="00FC0CF9" w:rsidRPr="00256DE4" w:rsidRDefault="00FC0CF9" w:rsidP="003F4443">
            <w:pPr>
              <w:keepNext/>
              <w:keepLines/>
              <w:rPr>
                <w:rFonts w:ascii="Times New Roman" w:hAnsi="Times New Roman" w:cs="Times New Roman"/>
                <w:sz w:val="24"/>
                <w:szCs w:val="24"/>
              </w:rPr>
            </w:pPr>
            <w:r w:rsidRPr="00256DE4">
              <w:rPr>
                <w:rFonts w:ascii="Times New Roman" w:hAnsi="Times New Roman" w:cs="Times New Roman"/>
                <w:sz w:val="24"/>
                <w:szCs w:val="24"/>
              </w:rPr>
              <w:t>F deviation (</w:t>
            </w:r>
            <w:r w:rsidRPr="00256DE4">
              <w:rPr>
                <w:rFonts w:ascii="Times New Roman" w:hAnsi="Times New Roman" w:cs="Times New Roman"/>
                <w:i/>
                <w:sz w:val="24"/>
                <w:szCs w:val="24"/>
              </w:rPr>
              <w:t>FD</w:t>
            </w:r>
            <w:r w:rsidRPr="00256DE4">
              <w:rPr>
                <w:rFonts w:ascii="Times New Roman" w:hAnsi="Times New Roman" w:cs="Times New Roman"/>
                <w:sz w:val="24"/>
                <w:szCs w:val="24"/>
              </w:rPr>
              <w:t xml:space="preserve">) </w:t>
            </w:r>
          </w:p>
        </w:tc>
        <w:tc>
          <w:tcPr>
            <w:tcW w:w="3114" w:type="dxa"/>
          </w:tcPr>
          <w:p w14:paraId="7DDBC549" w14:textId="77FB6F6F" w:rsidR="00FC0CF9" w:rsidRPr="00256DE4" w:rsidRDefault="00FC0CF9" w:rsidP="003F4443">
            <w:pPr>
              <w:keepNext/>
              <w:keepLines/>
              <w:rPr>
                <w:rFonts w:ascii="Times New Roman" w:hAnsi="Times New Roman" w:cs="Times New Roman"/>
                <w:sz w:val="24"/>
                <w:szCs w:val="24"/>
              </w:rPr>
            </w:pPr>
            <w:proofErr w:type="spellStart"/>
            <w:r w:rsidRPr="00256DE4">
              <w:rPr>
                <w:rFonts w:ascii="Times New Roman" w:hAnsi="Times New Roman" w:cs="Times New Roman"/>
                <w:i/>
                <w:sz w:val="24"/>
                <w:szCs w:val="24"/>
              </w:rPr>
              <w:t>n</w:t>
            </w:r>
            <w:r w:rsidRPr="00256DE4">
              <w:rPr>
                <w:rFonts w:ascii="Times New Roman" w:hAnsi="Times New Roman" w:cs="Times New Roman"/>
                <w:i/>
                <w:sz w:val="24"/>
                <w:szCs w:val="24"/>
                <w:vertAlign w:val="subscript"/>
              </w:rPr>
              <w:t>quarters</w:t>
            </w:r>
            <w:proofErr w:type="spellEnd"/>
            <w:r w:rsidRPr="00256DE4">
              <w:rPr>
                <w:rFonts w:ascii="Times New Roman" w:hAnsi="Times New Roman" w:cs="Times New Roman"/>
                <w:sz w:val="24"/>
                <w:szCs w:val="24"/>
                <w:vertAlign w:val="subscript"/>
              </w:rPr>
              <w:t xml:space="preserve"> </w:t>
            </w:r>
            <w:r w:rsidRPr="00256DE4">
              <w:rPr>
                <w:rFonts w:ascii="Times New Roman" w:hAnsi="Times New Roman" w:cs="Times New Roman"/>
                <w:sz w:val="24"/>
                <w:szCs w:val="24"/>
              </w:rPr>
              <w:t>∙</w:t>
            </w:r>
            <w:r w:rsidRPr="00256DE4">
              <w:rPr>
                <w:rFonts w:ascii="Times New Roman" w:hAnsi="Times New Roman" w:cs="Times New Roman"/>
                <w:sz w:val="24"/>
                <w:szCs w:val="24"/>
                <w:vertAlign w:val="subscript"/>
              </w:rPr>
              <w:t xml:space="preserve"> </w:t>
            </w:r>
            <w:proofErr w:type="spellStart"/>
            <w:r w:rsidRPr="00256DE4">
              <w:rPr>
                <w:rFonts w:ascii="Times New Roman" w:hAnsi="Times New Roman" w:cs="Times New Roman"/>
                <w:i/>
                <w:sz w:val="24"/>
                <w:szCs w:val="24"/>
              </w:rPr>
              <w:t>n</w:t>
            </w:r>
            <w:r w:rsidR="00524960">
              <w:rPr>
                <w:rFonts w:ascii="Times New Roman" w:hAnsi="Times New Roman" w:cs="Times New Roman"/>
                <w:i/>
                <w:sz w:val="24"/>
                <w:szCs w:val="24"/>
                <w:vertAlign w:val="subscript"/>
              </w:rPr>
              <w:t>strata</w:t>
            </w:r>
            <w:proofErr w:type="spellEnd"/>
          </w:p>
        </w:tc>
        <w:tc>
          <w:tcPr>
            <w:tcW w:w="1750" w:type="dxa"/>
          </w:tcPr>
          <w:p w14:paraId="732C7821" w14:textId="613B90EE" w:rsidR="00FC0CF9" w:rsidRPr="008B446F" w:rsidRDefault="000218C7" w:rsidP="003F4443">
            <w:pPr>
              <w:keepNext/>
              <w:keepLines/>
              <w:rPr>
                <w:rFonts w:ascii="Times New Roman" w:hAnsi="Times New Roman" w:cs="Times New Roman"/>
                <w:sz w:val="24"/>
                <w:szCs w:val="24"/>
              </w:rPr>
            </w:pPr>
            <w:r w:rsidRPr="008B446F">
              <w:rPr>
                <w:rFonts w:ascii="Times New Roman" w:hAnsi="Times New Roman" w:cs="Times New Roman"/>
                <w:sz w:val="24"/>
                <w:szCs w:val="24"/>
              </w:rPr>
              <w:t>28</w:t>
            </w:r>
          </w:p>
        </w:tc>
      </w:tr>
      <w:tr w:rsidR="00C31F3D" w:rsidRPr="00256DE4" w14:paraId="5E7AE45F" w14:textId="77777777" w:rsidTr="008B446F">
        <w:tc>
          <w:tcPr>
            <w:tcW w:w="3724" w:type="dxa"/>
          </w:tcPr>
          <w:p w14:paraId="61FB815E" w14:textId="1AC6F0D7" w:rsidR="00C31F3D" w:rsidRPr="00256DE4" w:rsidRDefault="00C31F3D" w:rsidP="00C31F3D">
            <w:pPr>
              <w:keepNext/>
              <w:keepLines/>
              <w:rPr>
                <w:rFonts w:ascii="Times New Roman" w:hAnsi="Times New Roman" w:cs="Times New Roman"/>
                <w:sz w:val="24"/>
                <w:szCs w:val="24"/>
              </w:rPr>
            </w:pPr>
            <w:r>
              <w:rPr>
                <w:rFonts w:ascii="Times New Roman" w:hAnsi="Times New Roman" w:cs="Times New Roman"/>
                <w:sz w:val="24"/>
                <w:szCs w:val="24"/>
              </w:rPr>
              <w:t>Annual F</w:t>
            </w:r>
            <w:r w:rsidR="004B04AF">
              <w:rPr>
                <w:rFonts w:ascii="Times New Roman" w:hAnsi="Times New Roman" w:cs="Times New Roman"/>
                <w:sz w:val="24"/>
                <w:szCs w:val="24"/>
              </w:rPr>
              <w:t xml:space="preserve"> </w:t>
            </w:r>
            <w:r w:rsidR="004B04AF" w:rsidRPr="00256DE4">
              <w:rPr>
                <w:rFonts w:ascii="Times New Roman" w:hAnsi="Times New Roman" w:cs="Times New Roman"/>
                <w:sz w:val="24"/>
                <w:szCs w:val="24"/>
              </w:rPr>
              <w:t>(</w:t>
            </w:r>
            <w:r w:rsidR="004B04AF" w:rsidRPr="00256DE4">
              <w:rPr>
                <w:rFonts w:ascii="Times New Roman" w:hAnsi="Times New Roman" w:cs="Times New Roman"/>
                <w:i/>
                <w:sz w:val="24"/>
                <w:szCs w:val="24"/>
              </w:rPr>
              <w:t>F</w:t>
            </w:r>
            <w:r w:rsidR="004B04AF">
              <w:rPr>
                <w:rFonts w:ascii="Times New Roman" w:hAnsi="Times New Roman" w:cs="Times New Roman"/>
                <w:i/>
                <w:sz w:val="24"/>
                <w:szCs w:val="24"/>
              </w:rPr>
              <w:t>A</w:t>
            </w:r>
            <w:r w:rsidR="004B04AF" w:rsidRPr="00256DE4">
              <w:rPr>
                <w:rFonts w:ascii="Times New Roman" w:hAnsi="Times New Roman" w:cs="Times New Roman"/>
                <w:sz w:val="24"/>
                <w:szCs w:val="24"/>
              </w:rPr>
              <w:t>)</w:t>
            </w:r>
            <w:r>
              <w:rPr>
                <w:rFonts w:ascii="Times New Roman" w:hAnsi="Times New Roman" w:cs="Times New Roman"/>
                <w:sz w:val="24"/>
                <w:szCs w:val="24"/>
              </w:rPr>
              <w:t xml:space="preserve"> deviation</w:t>
            </w:r>
          </w:p>
        </w:tc>
        <w:tc>
          <w:tcPr>
            <w:tcW w:w="3114" w:type="dxa"/>
          </w:tcPr>
          <w:p w14:paraId="089EE305" w14:textId="26A50B52" w:rsidR="00C31F3D" w:rsidRPr="00256DE4" w:rsidRDefault="00C31F3D" w:rsidP="00C31F3D">
            <w:pPr>
              <w:keepNext/>
              <w:keepLines/>
              <w:rPr>
                <w:rFonts w:ascii="Times New Roman" w:hAnsi="Times New Roman" w:cs="Times New Roman"/>
                <w:i/>
                <w:sz w:val="24"/>
                <w:szCs w:val="24"/>
              </w:rPr>
            </w:pPr>
            <w:proofErr w:type="spellStart"/>
            <w:r w:rsidRPr="00256DE4">
              <w:rPr>
                <w:rFonts w:ascii="Times New Roman" w:hAnsi="Times New Roman" w:cs="Times New Roman"/>
                <w:i/>
                <w:sz w:val="24"/>
                <w:szCs w:val="24"/>
              </w:rPr>
              <w:t>n</w:t>
            </w:r>
            <w:r w:rsidRPr="00256DE4">
              <w:rPr>
                <w:rFonts w:ascii="Times New Roman" w:hAnsi="Times New Roman" w:cs="Times New Roman"/>
                <w:i/>
                <w:sz w:val="24"/>
                <w:szCs w:val="24"/>
                <w:vertAlign w:val="subscript"/>
              </w:rPr>
              <w:t>quarters</w:t>
            </w:r>
            <w:proofErr w:type="spellEnd"/>
            <w:r w:rsidRPr="00256DE4">
              <w:rPr>
                <w:rFonts w:ascii="Times New Roman" w:hAnsi="Times New Roman" w:cs="Times New Roman"/>
                <w:sz w:val="24"/>
                <w:szCs w:val="24"/>
                <w:vertAlign w:val="subscript"/>
              </w:rPr>
              <w:t xml:space="preserve"> </w:t>
            </w:r>
            <w:r w:rsidRPr="00256DE4">
              <w:rPr>
                <w:rFonts w:ascii="Times New Roman" w:hAnsi="Times New Roman" w:cs="Times New Roman"/>
                <w:sz w:val="24"/>
                <w:szCs w:val="24"/>
              </w:rPr>
              <w:t>∙</w:t>
            </w:r>
            <w:r w:rsidRPr="00256DE4">
              <w:rPr>
                <w:rFonts w:ascii="Times New Roman" w:hAnsi="Times New Roman" w:cs="Times New Roman"/>
                <w:sz w:val="24"/>
                <w:szCs w:val="24"/>
                <w:vertAlign w:val="subscript"/>
              </w:rPr>
              <w:t xml:space="preserve"> </w:t>
            </w:r>
            <w:proofErr w:type="spellStart"/>
            <w:r w:rsidR="00524960" w:rsidRPr="00256DE4">
              <w:rPr>
                <w:rFonts w:ascii="Times New Roman" w:hAnsi="Times New Roman" w:cs="Times New Roman"/>
                <w:i/>
                <w:sz w:val="24"/>
                <w:szCs w:val="24"/>
              </w:rPr>
              <w:t>n</w:t>
            </w:r>
            <w:r w:rsidR="00524960">
              <w:rPr>
                <w:rFonts w:ascii="Times New Roman" w:hAnsi="Times New Roman" w:cs="Times New Roman"/>
                <w:i/>
                <w:sz w:val="24"/>
                <w:szCs w:val="24"/>
                <w:vertAlign w:val="subscript"/>
              </w:rPr>
              <w:t>strata</w:t>
            </w:r>
            <w:proofErr w:type="spellEnd"/>
            <w:r w:rsidRPr="00256DE4">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Pr="00256DE4">
              <w:rPr>
                <w:rFonts w:ascii="Times New Roman" w:hAnsi="Times New Roman" w:cs="Times New Roman"/>
                <w:sz w:val="24"/>
                <w:szCs w:val="24"/>
                <w:vertAlign w:val="subscript"/>
              </w:rPr>
              <w:t xml:space="preserve"> </w:t>
            </w:r>
            <w:proofErr w:type="spellStart"/>
            <w:r w:rsidRPr="00256DE4">
              <w:rPr>
                <w:rFonts w:ascii="Times New Roman" w:hAnsi="Times New Roman" w:cs="Times New Roman"/>
                <w:i/>
                <w:sz w:val="24"/>
                <w:szCs w:val="24"/>
              </w:rPr>
              <w:t>n</w:t>
            </w:r>
            <w:r>
              <w:rPr>
                <w:rFonts w:ascii="Times New Roman" w:hAnsi="Times New Roman" w:cs="Times New Roman"/>
                <w:i/>
                <w:sz w:val="24"/>
                <w:szCs w:val="24"/>
                <w:vertAlign w:val="subscript"/>
              </w:rPr>
              <w:t>years</w:t>
            </w:r>
            <w:proofErr w:type="spellEnd"/>
            <w:proofErr w:type="gramEnd"/>
            <w:r>
              <w:rPr>
                <w:rFonts w:ascii="Times New Roman" w:hAnsi="Times New Roman" w:cs="Times New Roman"/>
                <w:i/>
                <w:sz w:val="24"/>
                <w:szCs w:val="24"/>
                <w:vertAlign w:val="subscript"/>
              </w:rPr>
              <w:t xml:space="preserve"> </w:t>
            </w:r>
            <w:r>
              <w:rPr>
                <w:rFonts w:ascii="Times New Roman" w:hAnsi="Times New Roman" w:cs="Times New Roman"/>
                <w:iCs/>
                <w:sz w:val="24"/>
                <w:szCs w:val="24"/>
              </w:rPr>
              <w:t>-1)</w:t>
            </w:r>
            <w:r>
              <w:rPr>
                <w:rFonts w:ascii="Times New Roman" w:hAnsi="Times New Roman" w:cs="Times New Roman"/>
                <w:i/>
                <w:sz w:val="24"/>
                <w:szCs w:val="24"/>
                <w:vertAlign w:val="subscript"/>
              </w:rPr>
              <w:t xml:space="preserve"> </w:t>
            </w:r>
          </w:p>
        </w:tc>
        <w:tc>
          <w:tcPr>
            <w:tcW w:w="1750" w:type="dxa"/>
          </w:tcPr>
          <w:p w14:paraId="5277F18F" w14:textId="7D65993E" w:rsidR="00C31F3D" w:rsidRPr="008B446F" w:rsidRDefault="00C31F3D" w:rsidP="00C31F3D">
            <w:pPr>
              <w:keepNext/>
              <w:keepLines/>
              <w:rPr>
                <w:rFonts w:ascii="Times New Roman" w:hAnsi="Times New Roman" w:cs="Times New Roman"/>
                <w:sz w:val="24"/>
                <w:szCs w:val="24"/>
              </w:rPr>
            </w:pPr>
            <w:r w:rsidRPr="008B446F">
              <w:rPr>
                <w:rFonts w:ascii="Times New Roman" w:hAnsi="Times New Roman" w:cs="Times New Roman"/>
                <w:sz w:val="24"/>
                <w:szCs w:val="24"/>
              </w:rPr>
              <w:t>1428</w:t>
            </w:r>
          </w:p>
        </w:tc>
      </w:tr>
      <w:tr w:rsidR="00C31F3D" w:rsidRPr="00256DE4" w14:paraId="285D9CD3" w14:textId="77777777" w:rsidTr="008B446F">
        <w:tc>
          <w:tcPr>
            <w:tcW w:w="3724" w:type="dxa"/>
          </w:tcPr>
          <w:p w14:paraId="6260EA11" w14:textId="7A37876F" w:rsidR="00C31F3D" w:rsidRPr="00256DE4" w:rsidRDefault="00C31F3D" w:rsidP="00C31F3D">
            <w:pPr>
              <w:keepNext/>
              <w:keepLines/>
              <w:rPr>
                <w:rFonts w:ascii="Times New Roman" w:hAnsi="Times New Roman" w:cs="Times New Roman"/>
                <w:sz w:val="24"/>
                <w:szCs w:val="24"/>
              </w:rPr>
            </w:pPr>
            <w:r w:rsidRPr="00256DE4">
              <w:rPr>
                <w:rFonts w:ascii="Times New Roman" w:hAnsi="Times New Roman" w:cs="Times New Roman"/>
                <w:sz w:val="24"/>
                <w:szCs w:val="24"/>
              </w:rPr>
              <w:t xml:space="preserve">Movement </w:t>
            </w:r>
          </w:p>
        </w:tc>
        <w:tc>
          <w:tcPr>
            <w:tcW w:w="3114" w:type="dxa"/>
          </w:tcPr>
          <w:p w14:paraId="3B007C05" w14:textId="2E8B0A23" w:rsidR="00C31F3D" w:rsidRPr="00256DE4" w:rsidRDefault="00524960" w:rsidP="00C31F3D">
            <w:pPr>
              <w:keepNext/>
              <w:keepLines/>
              <w:rPr>
                <w:rFonts w:ascii="Times New Roman" w:hAnsi="Times New Roman" w:cs="Times New Roman"/>
                <w:i/>
                <w:sz w:val="24"/>
                <w:szCs w:val="24"/>
              </w:rPr>
            </w:pPr>
            <w:proofErr w:type="spellStart"/>
            <w:r w:rsidRPr="00256DE4">
              <w:rPr>
                <w:rFonts w:ascii="Times New Roman" w:hAnsi="Times New Roman" w:cs="Times New Roman"/>
                <w:i/>
                <w:sz w:val="24"/>
                <w:szCs w:val="24"/>
              </w:rPr>
              <w:t>n</w:t>
            </w:r>
            <w:r>
              <w:rPr>
                <w:rFonts w:ascii="Times New Roman" w:hAnsi="Times New Roman" w:cs="Times New Roman"/>
                <w:i/>
                <w:sz w:val="24"/>
                <w:szCs w:val="24"/>
                <w:vertAlign w:val="subscript"/>
              </w:rPr>
              <w:t>strata</w:t>
            </w:r>
            <w:proofErr w:type="spellEnd"/>
            <w:r w:rsidR="00C31F3D" w:rsidRPr="00256DE4">
              <w:rPr>
                <w:rFonts w:ascii="Times New Roman" w:hAnsi="Times New Roman" w:cs="Times New Roman"/>
                <w:sz w:val="24"/>
                <w:szCs w:val="24"/>
              </w:rPr>
              <w:t xml:space="preserve">∙ </w:t>
            </w:r>
            <w:proofErr w:type="spellStart"/>
            <w:r w:rsidR="00C31F3D" w:rsidRPr="00256DE4">
              <w:rPr>
                <w:rFonts w:ascii="Times New Roman" w:hAnsi="Times New Roman" w:cs="Times New Roman"/>
                <w:i/>
                <w:sz w:val="24"/>
                <w:szCs w:val="24"/>
              </w:rPr>
              <w:t>n</w:t>
            </w:r>
            <w:r w:rsidR="00C31F3D" w:rsidRPr="00256DE4">
              <w:rPr>
                <w:rFonts w:ascii="Times New Roman" w:hAnsi="Times New Roman" w:cs="Times New Roman"/>
                <w:i/>
                <w:sz w:val="24"/>
                <w:szCs w:val="24"/>
                <w:vertAlign w:val="subscript"/>
              </w:rPr>
              <w:t>quarter</w:t>
            </w:r>
            <w:r w:rsidR="00C31F3D">
              <w:rPr>
                <w:rFonts w:ascii="Times New Roman" w:hAnsi="Times New Roman" w:cs="Times New Roman"/>
                <w:i/>
                <w:sz w:val="24"/>
                <w:szCs w:val="24"/>
                <w:vertAlign w:val="subscript"/>
              </w:rPr>
              <w:t>s</w:t>
            </w:r>
            <w:proofErr w:type="spellEnd"/>
            <w:r w:rsidR="00C31F3D" w:rsidRPr="00256DE4">
              <w:rPr>
                <w:rFonts w:ascii="Times New Roman" w:hAnsi="Times New Roman" w:cs="Times New Roman"/>
                <w:i/>
                <w:sz w:val="24"/>
                <w:szCs w:val="24"/>
                <w:vertAlign w:val="subscript"/>
              </w:rPr>
              <w:t xml:space="preserve"> </w:t>
            </w:r>
            <w:r w:rsidR="00C31F3D" w:rsidRPr="00256DE4">
              <w:rPr>
                <w:rFonts w:ascii="Times New Roman" w:hAnsi="Times New Roman" w:cs="Times New Roman"/>
                <w:sz w:val="24"/>
                <w:szCs w:val="24"/>
              </w:rPr>
              <w:t>∙</w:t>
            </w:r>
            <w:r w:rsidR="00C31F3D" w:rsidRPr="00256DE4">
              <w:rPr>
                <w:rFonts w:ascii="Times New Roman" w:hAnsi="Times New Roman" w:cs="Times New Roman"/>
                <w:i/>
                <w:sz w:val="24"/>
                <w:szCs w:val="24"/>
              </w:rPr>
              <w:t xml:space="preserve"> </w:t>
            </w:r>
            <w:proofErr w:type="spellStart"/>
            <w:r w:rsidR="00C31F3D" w:rsidRPr="00256DE4">
              <w:rPr>
                <w:rFonts w:ascii="Times New Roman" w:hAnsi="Times New Roman" w:cs="Times New Roman"/>
                <w:i/>
                <w:sz w:val="24"/>
                <w:szCs w:val="24"/>
              </w:rPr>
              <w:t>n</w:t>
            </w:r>
            <w:r w:rsidR="00C31F3D" w:rsidRPr="00256DE4">
              <w:rPr>
                <w:rFonts w:ascii="Times New Roman" w:hAnsi="Times New Roman" w:cs="Times New Roman"/>
                <w:i/>
                <w:sz w:val="24"/>
                <w:szCs w:val="24"/>
                <w:vertAlign w:val="subscript"/>
              </w:rPr>
              <w:t>stocks</w:t>
            </w:r>
            <w:proofErr w:type="spellEnd"/>
            <w:r w:rsidR="00D36A9B">
              <w:rPr>
                <w:rFonts w:ascii="Times New Roman" w:hAnsi="Times New Roman" w:cs="Times New Roman"/>
                <w:i/>
                <w:sz w:val="24"/>
                <w:szCs w:val="24"/>
                <w:vertAlign w:val="subscript"/>
              </w:rPr>
              <w:t xml:space="preserve"> </w:t>
            </w:r>
            <w:r w:rsidR="00D36A9B" w:rsidRPr="00256DE4">
              <w:rPr>
                <w:rFonts w:ascii="Times New Roman" w:hAnsi="Times New Roman" w:cs="Times New Roman"/>
                <w:sz w:val="24"/>
                <w:szCs w:val="24"/>
              </w:rPr>
              <w:t>∙</w:t>
            </w:r>
            <w:r w:rsidR="00D36A9B" w:rsidRPr="00256DE4">
              <w:rPr>
                <w:rFonts w:ascii="Times New Roman" w:hAnsi="Times New Roman" w:cs="Times New Roman"/>
                <w:i/>
                <w:sz w:val="24"/>
                <w:szCs w:val="24"/>
              </w:rPr>
              <w:t xml:space="preserve"> </w:t>
            </w:r>
            <w:proofErr w:type="spellStart"/>
            <w:r w:rsidR="00D36A9B" w:rsidRPr="00256DE4">
              <w:rPr>
                <w:rFonts w:ascii="Times New Roman" w:hAnsi="Times New Roman" w:cs="Times New Roman"/>
                <w:i/>
                <w:sz w:val="24"/>
                <w:szCs w:val="24"/>
              </w:rPr>
              <w:t>n</w:t>
            </w:r>
            <w:r w:rsidR="00D36A9B">
              <w:rPr>
                <w:rFonts w:ascii="Times New Roman" w:hAnsi="Times New Roman" w:cs="Times New Roman"/>
                <w:i/>
                <w:sz w:val="24"/>
                <w:szCs w:val="24"/>
                <w:vertAlign w:val="subscript"/>
              </w:rPr>
              <w:t>mov</w:t>
            </w:r>
            <w:proofErr w:type="spellEnd"/>
            <w:r w:rsidR="00D36A9B">
              <w:rPr>
                <w:rFonts w:ascii="Times New Roman" w:hAnsi="Times New Roman" w:cs="Times New Roman"/>
                <w:i/>
                <w:sz w:val="24"/>
                <w:szCs w:val="24"/>
                <w:vertAlign w:val="subscript"/>
              </w:rPr>
              <w:t>-ages</w:t>
            </w:r>
          </w:p>
        </w:tc>
        <w:tc>
          <w:tcPr>
            <w:tcW w:w="1750" w:type="dxa"/>
          </w:tcPr>
          <w:p w14:paraId="1CA2B099" w14:textId="27109E02" w:rsidR="00C31F3D" w:rsidRPr="00256DE4" w:rsidRDefault="004B04AF" w:rsidP="00C31F3D">
            <w:pPr>
              <w:keepNext/>
              <w:keepLines/>
              <w:rPr>
                <w:rFonts w:ascii="Times New Roman" w:hAnsi="Times New Roman" w:cs="Times New Roman"/>
                <w:sz w:val="24"/>
                <w:szCs w:val="24"/>
              </w:rPr>
            </w:pPr>
            <w:r>
              <w:rPr>
                <w:rFonts w:ascii="Times New Roman" w:hAnsi="Times New Roman" w:cs="Times New Roman"/>
                <w:sz w:val="24"/>
                <w:szCs w:val="24"/>
              </w:rPr>
              <w:t>144</w:t>
            </w:r>
          </w:p>
        </w:tc>
      </w:tr>
      <w:tr w:rsidR="00C31F3D" w:rsidRPr="00256DE4" w14:paraId="5C18D9E0" w14:textId="77777777" w:rsidTr="008B446F">
        <w:tc>
          <w:tcPr>
            <w:tcW w:w="3724" w:type="dxa"/>
            <w:tcBorders>
              <w:top w:val="single" w:sz="8" w:space="0" w:color="auto"/>
              <w:bottom w:val="single" w:sz="8" w:space="0" w:color="auto"/>
            </w:tcBorders>
          </w:tcPr>
          <w:p w14:paraId="2A5609D2" w14:textId="245B215D" w:rsidR="00C31F3D" w:rsidRPr="00256DE4" w:rsidRDefault="00C31F3D" w:rsidP="00C31F3D">
            <w:pPr>
              <w:keepNext/>
              <w:keepLines/>
              <w:rPr>
                <w:rFonts w:ascii="Times New Roman" w:hAnsi="Times New Roman" w:cs="Times New Roman"/>
                <w:sz w:val="24"/>
                <w:szCs w:val="24"/>
              </w:rPr>
            </w:pPr>
          </w:p>
        </w:tc>
        <w:tc>
          <w:tcPr>
            <w:tcW w:w="3114" w:type="dxa"/>
            <w:tcBorders>
              <w:top w:val="single" w:sz="8" w:space="0" w:color="auto"/>
              <w:bottom w:val="single" w:sz="8" w:space="0" w:color="auto"/>
            </w:tcBorders>
          </w:tcPr>
          <w:p w14:paraId="41C3757C" w14:textId="1C858106" w:rsidR="00C31F3D" w:rsidRPr="00256DE4" w:rsidRDefault="00C31F3D" w:rsidP="00C31F3D">
            <w:pPr>
              <w:keepNext/>
              <w:keepLines/>
              <w:rPr>
                <w:rFonts w:ascii="Times New Roman" w:hAnsi="Times New Roman" w:cs="Times New Roman"/>
                <w:i/>
                <w:sz w:val="24"/>
                <w:szCs w:val="24"/>
              </w:rPr>
            </w:pPr>
            <w:r w:rsidRPr="00256DE4">
              <w:rPr>
                <w:rFonts w:ascii="Times New Roman" w:hAnsi="Times New Roman" w:cs="Times New Roman"/>
                <w:sz w:val="24"/>
                <w:szCs w:val="24"/>
              </w:rPr>
              <w:t>Total</w:t>
            </w:r>
          </w:p>
        </w:tc>
        <w:tc>
          <w:tcPr>
            <w:tcW w:w="1750" w:type="dxa"/>
            <w:tcBorders>
              <w:top w:val="single" w:sz="8" w:space="0" w:color="auto"/>
              <w:bottom w:val="single" w:sz="8" w:space="0" w:color="auto"/>
            </w:tcBorders>
          </w:tcPr>
          <w:p w14:paraId="027EF8BB" w14:textId="32D84406" w:rsidR="00C31F3D" w:rsidRPr="00256DE4" w:rsidRDefault="00C31F3D" w:rsidP="00C31F3D">
            <w:pPr>
              <w:keepNext/>
              <w:keepLines/>
              <w:rPr>
                <w:rFonts w:ascii="Times New Roman" w:hAnsi="Times New Roman" w:cs="Times New Roman"/>
                <w:sz w:val="24"/>
                <w:szCs w:val="24"/>
              </w:rPr>
            </w:pPr>
            <w:r>
              <w:rPr>
                <w:rFonts w:ascii="Times New Roman" w:hAnsi="Times New Roman" w:cs="Times New Roman"/>
                <w:sz w:val="24"/>
                <w:szCs w:val="24"/>
              </w:rPr>
              <w:t>1</w:t>
            </w:r>
            <w:r w:rsidR="00A40045">
              <w:rPr>
                <w:rFonts w:ascii="Times New Roman" w:hAnsi="Times New Roman" w:cs="Times New Roman"/>
                <w:sz w:val="24"/>
                <w:szCs w:val="24"/>
              </w:rPr>
              <w:t>714</w:t>
            </w:r>
          </w:p>
        </w:tc>
      </w:tr>
    </w:tbl>
    <w:p w14:paraId="1E677AE5" w14:textId="77777777" w:rsidR="005104AB" w:rsidRPr="00256DE4" w:rsidRDefault="005104AB" w:rsidP="00602851">
      <w:pPr>
        <w:keepNext/>
        <w:keepLines/>
        <w:rPr>
          <w:rFonts w:ascii="Times New Roman" w:hAnsi="Times New Roman" w:cs="Times New Roman"/>
          <w:sz w:val="24"/>
          <w:szCs w:val="24"/>
          <w:lang w:val="en-CA"/>
        </w:rPr>
      </w:pPr>
    </w:p>
    <w:p w14:paraId="01352FCB" w14:textId="01424A4B" w:rsidR="00602851" w:rsidRPr="00256DE4" w:rsidRDefault="00602851" w:rsidP="00602851">
      <w:pPr>
        <w:keepNext/>
        <w:keepLines/>
        <w:rPr>
          <w:rFonts w:ascii="Times New Roman" w:hAnsi="Times New Roman" w:cs="Times New Roman"/>
          <w:b/>
          <w:sz w:val="24"/>
          <w:szCs w:val="24"/>
          <w:lang w:val="en-CA"/>
        </w:rPr>
      </w:pPr>
      <w:r w:rsidRPr="00256DE4">
        <w:rPr>
          <w:rFonts w:ascii="Times New Roman" w:hAnsi="Times New Roman" w:cs="Times New Roman"/>
          <w:sz w:val="24"/>
          <w:szCs w:val="24"/>
          <w:lang w:val="en-CA"/>
        </w:rPr>
        <w:t>Table 8.</w:t>
      </w:r>
      <w:r w:rsidR="007625E8" w:rsidRPr="00256DE4">
        <w:rPr>
          <w:rFonts w:ascii="Times New Roman" w:hAnsi="Times New Roman" w:cs="Times New Roman"/>
          <w:sz w:val="24"/>
          <w:szCs w:val="24"/>
          <w:lang w:val="en-CA"/>
        </w:rPr>
        <w:t>4</w:t>
      </w:r>
      <w:r w:rsidRPr="00256DE4">
        <w:rPr>
          <w:rFonts w:ascii="Times New Roman" w:hAnsi="Times New Roman" w:cs="Times New Roman"/>
          <w:sz w:val="24"/>
          <w:szCs w:val="24"/>
          <w:lang w:val="en-CA"/>
        </w:rPr>
        <w:t xml:space="preserve">. </w:t>
      </w:r>
      <w:r w:rsidR="007625E8" w:rsidRPr="00256DE4">
        <w:rPr>
          <w:rFonts w:ascii="Times New Roman" w:hAnsi="Times New Roman" w:cs="Times New Roman"/>
          <w:sz w:val="24"/>
          <w:szCs w:val="24"/>
          <w:lang w:val="en-CA"/>
        </w:rPr>
        <w:t>Prior probability distributions for model parameters with mean</w:t>
      </w:r>
      <w:r w:rsidRPr="00256DE4">
        <w:rPr>
          <w:rFonts w:ascii="Times New Roman" w:hAnsi="Times New Roman" w:cs="Times New Roman"/>
          <w:sz w:val="24"/>
          <w:szCs w:val="24"/>
          <w:lang w:val="en-CA"/>
        </w:rPr>
        <w:t xml:space="preserve"> </w:t>
      </w:r>
      <w:r w:rsidR="007625E8" w:rsidRPr="00256DE4">
        <w:rPr>
          <w:rFonts w:ascii="Times New Roman" w:hAnsi="Times New Roman" w:cs="Times New Roman"/>
          <w:i/>
          <w:sz w:val="24"/>
          <w:szCs w:val="24"/>
          <w:lang w:val="en-CA"/>
        </w:rPr>
        <w:t>μ</w:t>
      </w:r>
      <w:r w:rsidR="007625E8" w:rsidRPr="00256DE4">
        <w:rPr>
          <w:rFonts w:ascii="Times New Roman" w:hAnsi="Times New Roman" w:cs="Times New Roman"/>
          <w:sz w:val="24"/>
          <w:szCs w:val="24"/>
          <w:lang w:val="en-CA"/>
        </w:rPr>
        <w:t xml:space="preserve"> and standard deviation </w:t>
      </w:r>
      <w:r w:rsidR="007625E8" w:rsidRPr="00256DE4">
        <w:rPr>
          <w:rFonts w:ascii="Times New Roman" w:hAnsi="Times New Roman" w:cs="Times New Roman"/>
          <w:i/>
          <w:sz w:val="24"/>
          <w:szCs w:val="24"/>
          <w:lang w:val="en-CA"/>
        </w:rPr>
        <w:t>σ</w:t>
      </w:r>
      <w:r w:rsidR="007625E8" w:rsidRPr="00256DE4">
        <w:rPr>
          <w:rFonts w:ascii="Times New Roman" w:hAnsi="Times New Roman" w:cs="Times New Roman"/>
          <w:sz w:val="24"/>
          <w:szCs w:val="24"/>
          <w:lang w:val="en-CA"/>
        </w:rPr>
        <w:t xml:space="preserve">, </w:t>
      </w:r>
      <w:r w:rsidR="001D6DB5" w:rsidRPr="00256DE4">
        <w:rPr>
          <w:rFonts w:ascii="Times New Roman" w:hAnsi="Times New Roman" w:cs="Times New Roman"/>
          <w:sz w:val="24"/>
          <w:szCs w:val="24"/>
          <w:lang w:val="en-CA"/>
        </w:rPr>
        <w:t>and</w:t>
      </w:r>
      <w:r w:rsidR="007625E8" w:rsidRPr="00256DE4">
        <w:rPr>
          <w:rFonts w:ascii="Times New Roman" w:hAnsi="Times New Roman" w:cs="Times New Roman"/>
          <w:sz w:val="24"/>
          <w:szCs w:val="24"/>
          <w:lang w:val="en-CA"/>
        </w:rPr>
        <w:t xml:space="preserve"> lower and upper bounds </w:t>
      </w:r>
      <w:r w:rsidR="007625E8" w:rsidRPr="00256DE4">
        <w:rPr>
          <w:rFonts w:ascii="Times New Roman" w:hAnsi="Times New Roman" w:cs="Times New Roman"/>
          <w:i/>
          <w:sz w:val="24"/>
          <w:szCs w:val="24"/>
          <w:lang w:val="en-CA"/>
        </w:rPr>
        <w:t>LB</w:t>
      </w:r>
      <w:r w:rsidR="007625E8" w:rsidRPr="00256DE4">
        <w:rPr>
          <w:rFonts w:ascii="Times New Roman" w:hAnsi="Times New Roman" w:cs="Times New Roman"/>
          <w:sz w:val="24"/>
          <w:szCs w:val="24"/>
          <w:lang w:val="en-CA"/>
        </w:rPr>
        <w:t xml:space="preserve"> and </w:t>
      </w:r>
      <w:r w:rsidR="007625E8" w:rsidRPr="00256DE4">
        <w:rPr>
          <w:rFonts w:ascii="Times New Roman" w:hAnsi="Times New Roman" w:cs="Times New Roman"/>
          <w:i/>
          <w:sz w:val="24"/>
          <w:szCs w:val="24"/>
          <w:lang w:val="en-CA"/>
        </w:rPr>
        <w:t>UB</w:t>
      </w:r>
      <w:r w:rsidR="007625E8" w:rsidRPr="00256DE4">
        <w:rPr>
          <w:rFonts w:ascii="Times New Roman" w:hAnsi="Times New Roman" w:cs="Times New Roman"/>
          <w:sz w:val="24"/>
          <w:szCs w:val="24"/>
          <w:lang w:val="en-CA"/>
        </w:rPr>
        <w:t xml:space="preserve">, respectively. </w:t>
      </w:r>
    </w:p>
    <w:tbl>
      <w:tblPr>
        <w:tblStyle w:val="TableGrid3"/>
        <w:tblW w:w="98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9"/>
        <w:gridCol w:w="4677"/>
        <w:gridCol w:w="1134"/>
        <w:gridCol w:w="1134"/>
      </w:tblGrid>
      <w:tr w:rsidR="00E07B9F" w:rsidRPr="009F3722" w14:paraId="0C54245A" w14:textId="058E10F7" w:rsidTr="008B446F">
        <w:tc>
          <w:tcPr>
            <w:tcW w:w="2869" w:type="dxa"/>
            <w:tcBorders>
              <w:top w:val="single" w:sz="8" w:space="0" w:color="auto"/>
              <w:bottom w:val="single" w:sz="8" w:space="0" w:color="auto"/>
            </w:tcBorders>
          </w:tcPr>
          <w:p w14:paraId="5CA7E418" w14:textId="77777777" w:rsidR="00E07B9F" w:rsidRPr="008B446F" w:rsidRDefault="00E07B9F" w:rsidP="00160314">
            <w:pPr>
              <w:keepNext/>
              <w:keepLines/>
              <w:rPr>
                <w:rFonts w:ascii="Times New Roman" w:hAnsi="Times New Roman" w:cs="Times New Roman"/>
                <w:b/>
              </w:rPr>
            </w:pPr>
            <w:r w:rsidRPr="008B446F">
              <w:rPr>
                <w:rFonts w:ascii="Times New Roman" w:hAnsi="Times New Roman" w:cs="Times New Roman"/>
                <w:b/>
              </w:rPr>
              <w:t>Parameter</w:t>
            </w:r>
          </w:p>
        </w:tc>
        <w:tc>
          <w:tcPr>
            <w:tcW w:w="4677" w:type="dxa"/>
            <w:tcBorders>
              <w:top w:val="single" w:sz="8" w:space="0" w:color="auto"/>
              <w:bottom w:val="single" w:sz="8" w:space="0" w:color="auto"/>
            </w:tcBorders>
          </w:tcPr>
          <w:p w14:paraId="2FE6583E" w14:textId="60B91D95" w:rsidR="00E07B9F" w:rsidRPr="008B446F" w:rsidRDefault="00E07B9F" w:rsidP="00160314">
            <w:pPr>
              <w:keepNext/>
              <w:keepLines/>
              <w:rPr>
                <w:rFonts w:ascii="Times New Roman" w:hAnsi="Times New Roman" w:cs="Times New Roman"/>
                <w:b/>
              </w:rPr>
            </w:pPr>
            <w:r w:rsidRPr="008B446F">
              <w:rPr>
                <w:rFonts w:ascii="Times New Roman" w:hAnsi="Times New Roman" w:cs="Times New Roman"/>
                <w:b/>
              </w:rPr>
              <w:t xml:space="preserve">Prior </w:t>
            </w:r>
          </w:p>
        </w:tc>
        <w:tc>
          <w:tcPr>
            <w:tcW w:w="2268" w:type="dxa"/>
            <w:gridSpan w:val="2"/>
            <w:tcBorders>
              <w:top w:val="single" w:sz="8" w:space="0" w:color="auto"/>
              <w:bottom w:val="single" w:sz="8" w:space="0" w:color="auto"/>
            </w:tcBorders>
          </w:tcPr>
          <w:p w14:paraId="362D899B" w14:textId="58F9C385" w:rsidR="00E07B9F" w:rsidRPr="008B446F" w:rsidRDefault="00E07B9F" w:rsidP="00160314">
            <w:pPr>
              <w:keepNext/>
              <w:keepLines/>
              <w:rPr>
                <w:rFonts w:ascii="Times New Roman" w:hAnsi="Times New Roman" w:cs="Times New Roman"/>
                <w:b/>
              </w:rPr>
            </w:pPr>
            <w:r w:rsidRPr="008B446F">
              <w:rPr>
                <w:rFonts w:ascii="Times New Roman" w:hAnsi="Times New Roman" w:cs="Times New Roman"/>
                <w:b/>
              </w:rPr>
              <w:t>Likelihood component</w:t>
            </w:r>
          </w:p>
        </w:tc>
      </w:tr>
      <w:tr w:rsidR="00E07B9F" w:rsidRPr="009F3722" w14:paraId="061040D1" w14:textId="0C04C9CA" w:rsidTr="008B446F">
        <w:trPr>
          <w:trHeight w:hRule="exact" w:val="340"/>
        </w:trPr>
        <w:tc>
          <w:tcPr>
            <w:tcW w:w="2869" w:type="dxa"/>
            <w:tcBorders>
              <w:top w:val="single" w:sz="8" w:space="0" w:color="auto"/>
              <w:bottom w:val="single" w:sz="4" w:space="0" w:color="auto"/>
            </w:tcBorders>
            <w:vAlign w:val="bottom"/>
          </w:tcPr>
          <w:p w14:paraId="13034440" w14:textId="6975604C" w:rsidR="00E07B9F" w:rsidRPr="008B446F" w:rsidRDefault="00E07B9F" w:rsidP="003C6E46">
            <w:pPr>
              <w:keepNext/>
              <w:keepLines/>
              <w:rPr>
                <w:rFonts w:ascii="Times New Roman" w:hAnsi="Times New Roman" w:cs="Times New Roman"/>
                <w:b/>
              </w:rPr>
            </w:pPr>
            <w:r w:rsidRPr="008B446F">
              <w:rPr>
                <w:rFonts w:ascii="Times New Roman" w:hAnsi="Times New Roman" w:cs="Times New Roman"/>
                <w:b/>
              </w:rPr>
              <w:t>All operating models</w:t>
            </w:r>
          </w:p>
        </w:tc>
        <w:tc>
          <w:tcPr>
            <w:tcW w:w="4677" w:type="dxa"/>
            <w:tcBorders>
              <w:top w:val="single" w:sz="8" w:space="0" w:color="auto"/>
            </w:tcBorders>
          </w:tcPr>
          <w:p w14:paraId="7F5DFD86" w14:textId="14CD1F66" w:rsidR="00E07B9F" w:rsidRPr="008B446F" w:rsidRDefault="00E07B9F" w:rsidP="00160314">
            <w:pPr>
              <w:keepNext/>
              <w:keepLines/>
              <w:rPr>
                <w:rFonts w:ascii="Times New Roman" w:hAnsi="Times New Roman" w:cs="Times New Roman"/>
              </w:rPr>
            </w:pPr>
          </w:p>
        </w:tc>
        <w:tc>
          <w:tcPr>
            <w:tcW w:w="2268" w:type="dxa"/>
            <w:gridSpan w:val="2"/>
            <w:tcBorders>
              <w:top w:val="single" w:sz="8" w:space="0" w:color="auto"/>
            </w:tcBorders>
          </w:tcPr>
          <w:p w14:paraId="2EBE12FD" w14:textId="77777777" w:rsidR="00E07B9F" w:rsidRPr="008B446F" w:rsidRDefault="00E07B9F" w:rsidP="00160314">
            <w:pPr>
              <w:keepNext/>
              <w:keepLines/>
              <w:rPr>
                <w:rFonts w:ascii="Times New Roman" w:hAnsi="Times New Roman" w:cs="Times New Roman"/>
              </w:rPr>
            </w:pPr>
          </w:p>
        </w:tc>
      </w:tr>
      <w:tr w:rsidR="00E07B9F" w:rsidRPr="009F3722" w14:paraId="658FB4AD" w14:textId="4CEB4E20" w:rsidTr="008B446F">
        <w:trPr>
          <w:gridAfter w:val="1"/>
          <w:wAfter w:w="1134" w:type="dxa"/>
        </w:trPr>
        <w:tc>
          <w:tcPr>
            <w:tcW w:w="2869" w:type="dxa"/>
            <w:tcBorders>
              <w:top w:val="single" w:sz="4" w:space="0" w:color="auto"/>
            </w:tcBorders>
          </w:tcPr>
          <w:p w14:paraId="389341BB" w14:textId="4B6B370A" w:rsidR="00E07B9F" w:rsidRPr="008B446F" w:rsidRDefault="002721C1" w:rsidP="00160314">
            <w:pPr>
              <w:keepNext/>
              <w:keepLines/>
              <w:rPr>
                <w:rFonts w:ascii="Times New Roman" w:hAnsi="Times New Roman" w:cs="Times New Roman"/>
              </w:rPr>
            </w:pPr>
            <w:r>
              <w:rPr>
                <w:rFonts w:ascii="Times New Roman" w:hAnsi="Times New Roman" w:cs="Times New Roman"/>
              </w:rPr>
              <w:t>Unfished</w:t>
            </w:r>
            <w:r w:rsidR="00E07B9F" w:rsidRPr="008B446F">
              <w:rPr>
                <w:rFonts w:ascii="Times New Roman" w:hAnsi="Times New Roman" w:cs="Times New Roman"/>
              </w:rPr>
              <w:t xml:space="preserve"> recruitment</w:t>
            </w:r>
          </w:p>
        </w:tc>
        <w:tc>
          <w:tcPr>
            <w:tcW w:w="4677" w:type="dxa"/>
          </w:tcPr>
          <w:p w14:paraId="044D786E" w14:textId="5E9A2551" w:rsidR="00E07B9F" w:rsidRPr="008B446F" w:rsidRDefault="00E07B9F" w:rsidP="003E1D60">
            <w:pPr>
              <w:keepNext/>
              <w:keepLines/>
              <w:rPr>
                <w:rFonts w:ascii="Times New Roman" w:hAnsi="Times New Roman" w:cs="Times New Roman"/>
                <w:i/>
              </w:rPr>
            </w:pPr>
            <w:r w:rsidRPr="008B446F">
              <w:rPr>
                <w:rFonts w:ascii="Times New Roman" w:hAnsi="Times New Roman" w:cs="Times New Roman"/>
              </w:rPr>
              <w:t>log-</w:t>
            </w:r>
            <w:proofErr w:type="gramStart"/>
            <w:r w:rsidRPr="008B446F">
              <w:rPr>
                <w:rFonts w:ascii="Times New Roman" w:hAnsi="Times New Roman" w:cs="Times New Roman"/>
              </w:rPr>
              <w:t>uniform(</w:t>
            </w:r>
            <w:proofErr w:type="gramEnd"/>
            <w:r w:rsidRPr="008B446F">
              <w:rPr>
                <w:rFonts w:ascii="Times New Roman" w:hAnsi="Times New Roman" w:cs="Times New Roman"/>
                <w:i/>
              </w:rPr>
              <w:t xml:space="preserve">LB </w:t>
            </w:r>
            <w:r w:rsidRPr="008B446F">
              <w:rPr>
                <w:rFonts w:ascii="Times New Roman" w:hAnsi="Times New Roman" w:cs="Times New Roman"/>
              </w:rPr>
              <w:t xml:space="preserve">= 11.5, </w:t>
            </w:r>
            <w:r w:rsidRPr="008B446F">
              <w:rPr>
                <w:rFonts w:ascii="Times New Roman" w:hAnsi="Times New Roman" w:cs="Times New Roman"/>
                <w:i/>
              </w:rPr>
              <w:t xml:space="preserve">UB </w:t>
            </w:r>
            <w:r w:rsidRPr="008B446F">
              <w:rPr>
                <w:rFonts w:ascii="Times New Roman" w:hAnsi="Times New Roman" w:cs="Times New Roman"/>
              </w:rPr>
              <w:t>= 16.5)</w:t>
            </w:r>
          </w:p>
        </w:tc>
        <w:tc>
          <w:tcPr>
            <w:tcW w:w="1134" w:type="dxa"/>
          </w:tcPr>
          <w:p w14:paraId="7A20EFC6" w14:textId="3F271267" w:rsidR="00E07B9F" w:rsidRPr="008B446F" w:rsidRDefault="00E07B9F" w:rsidP="003E1D60">
            <w:pPr>
              <w:keepNext/>
              <w:keepLines/>
              <w:rPr>
                <w:rFonts w:ascii="Times New Roman" w:hAnsi="Times New Roman" w:cs="Times New Roman"/>
                <w:i/>
              </w:rPr>
            </w:pPr>
            <w:r w:rsidRPr="008B446F">
              <w:rPr>
                <w:rFonts w:ascii="Times New Roman" w:hAnsi="Times New Roman" w:cs="Times New Roman"/>
                <w:i/>
              </w:rPr>
              <w:t>-</w:t>
            </w:r>
            <w:proofErr w:type="spellStart"/>
            <w:r w:rsidRPr="008B446F">
              <w:rPr>
                <w:rFonts w:ascii="Times New Roman" w:hAnsi="Times New Roman" w:cs="Times New Roman"/>
                <w:i/>
              </w:rPr>
              <w:t>lnL</w:t>
            </w:r>
            <w:r w:rsidRPr="008B446F">
              <w:rPr>
                <w:rFonts w:ascii="Times New Roman" w:hAnsi="Times New Roman" w:cs="Times New Roman"/>
                <w:i/>
                <w:vertAlign w:val="subscript"/>
              </w:rPr>
              <w:t>rec</w:t>
            </w:r>
            <w:proofErr w:type="spellEnd"/>
          </w:p>
        </w:tc>
      </w:tr>
      <w:tr w:rsidR="00E07B9F" w:rsidRPr="009F3722" w14:paraId="18AC6013" w14:textId="30BA012D" w:rsidTr="008B446F">
        <w:trPr>
          <w:gridAfter w:val="1"/>
          <w:wAfter w:w="1134" w:type="dxa"/>
        </w:trPr>
        <w:tc>
          <w:tcPr>
            <w:tcW w:w="2869" w:type="dxa"/>
          </w:tcPr>
          <w:p w14:paraId="452B068F" w14:textId="65403563" w:rsidR="00E07B9F" w:rsidRPr="008B446F" w:rsidRDefault="00A40045" w:rsidP="001D6DB5">
            <w:pPr>
              <w:keepNext/>
              <w:keepLines/>
              <w:rPr>
                <w:rFonts w:ascii="Times New Roman" w:hAnsi="Times New Roman" w:cs="Times New Roman"/>
              </w:rPr>
            </w:pPr>
            <w:r>
              <w:rPr>
                <w:rFonts w:ascii="Times New Roman" w:hAnsi="Times New Roman" w:cs="Times New Roman"/>
              </w:rPr>
              <w:t xml:space="preserve">All </w:t>
            </w:r>
            <w:r w:rsidR="00E07B9F" w:rsidRPr="008B446F">
              <w:rPr>
                <w:rFonts w:ascii="Times New Roman" w:hAnsi="Times New Roman" w:cs="Times New Roman"/>
              </w:rPr>
              <w:t>Selectivity</w:t>
            </w:r>
            <w:r w:rsidR="0046075B">
              <w:rPr>
                <w:rFonts w:ascii="Times New Roman" w:hAnsi="Times New Roman" w:cs="Times New Roman"/>
              </w:rPr>
              <w:t xml:space="preserve"> parameters (</w:t>
            </w:r>
            <w:r w:rsidR="0046075B" w:rsidRPr="008B446F">
              <w:rPr>
                <w:rFonts w:ascii="Times New Roman" w:hAnsi="Times New Roman" w:cs="Times New Roman"/>
                <w:i/>
                <w:iCs/>
              </w:rPr>
              <w:t>θ</w:t>
            </w:r>
            <w:r w:rsidR="0046075B">
              <w:rPr>
                <w:rFonts w:ascii="Times New Roman" w:hAnsi="Times New Roman" w:cs="Times New Roman"/>
              </w:rPr>
              <w:t>)</w:t>
            </w:r>
          </w:p>
        </w:tc>
        <w:tc>
          <w:tcPr>
            <w:tcW w:w="4677" w:type="dxa"/>
          </w:tcPr>
          <w:p w14:paraId="1EA77125" w14:textId="1EC011FA" w:rsidR="00E07B9F" w:rsidRPr="008B446F" w:rsidRDefault="00E07B9F" w:rsidP="001D6DB5">
            <w:pPr>
              <w:keepNext/>
              <w:keepLines/>
              <w:rPr>
                <w:rFonts w:ascii="Times New Roman" w:hAnsi="Times New Roman" w:cs="Times New Roman"/>
                <w:lang w:val="fr-CA"/>
              </w:rPr>
            </w:pPr>
            <w:proofErr w:type="spellStart"/>
            <w:proofErr w:type="gramStart"/>
            <w:r w:rsidRPr="008B446F">
              <w:rPr>
                <w:rFonts w:ascii="Times New Roman" w:hAnsi="Times New Roman" w:cs="Times New Roman"/>
                <w:lang w:val="fr-CA"/>
              </w:rPr>
              <w:t>lognormal</w:t>
            </w:r>
            <w:proofErr w:type="spellEnd"/>
            <w:r w:rsidRPr="008B446F">
              <w:rPr>
                <w:rFonts w:ascii="Times New Roman" w:hAnsi="Times New Roman" w:cs="Times New Roman"/>
                <w:lang w:val="fr-CA"/>
              </w:rPr>
              <w:t>(</w:t>
            </w:r>
            <w:proofErr w:type="gramEnd"/>
            <w:r w:rsidRPr="008B446F">
              <w:rPr>
                <w:rFonts w:ascii="Times New Roman" w:hAnsi="Times New Roman" w:cs="Times New Roman"/>
                <w:i/>
              </w:rPr>
              <w:t>μ</w:t>
            </w:r>
            <w:r w:rsidRPr="008B446F">
              <w:rPr>
                <w:rFonts w:ascii="Times New Roman" w:hAnsi="Times New Roman" w:cs="Times New Roman"/>
                <w:i/>
                <w:lang w:val="fr-CA"/>
              </w:rPr>
              <w:t xml:space="preserve"> </w:t>
            </w:r>
            <w:r w:rsidRPr="008B446F">
              <w:rPr>
                <w:rFonts w:ascii="Times New Roman" w:hAnsi="Times New Roman" w:cs="Times New Roman"/>
                <w:lang w:val="fr-CA"/>
              </w:rPr>
              <w:t xml:space="preserve">= 0, </w:t>
            </w:r>
            <w:r w:rsidRPr="008B446F">
              <w:rPr>
                <w:rFonts w:ascii="Times New Roman" w:hAnsi="Times New Roman" w:cs="Times New Roman"/>
                <w:i/>
              </w:rPr>
              <w:t>σ</w:t>
            </w:r>
            <w:r w:rsidRPr="008B446F">
              <w:rPr>
                <w:rFonts w:ascii="Times New Roman" w:hAnsi="Times New Roman" w:cs="Times New Roman"/>
                <w:i/>
                <w:lang w:val="fr-CA"/>
              </w:rPr>
              <w:t xml:space="preserve"> </w:t>
            </w:r>
            <w:r w:rsidRPr="008B446F">
              <w:rPr>
                <w:rFonts w:ascii="Times New Roman" w:hAnsi="Times New Roman" w:cs="Times New Roman"/>
                <w:lang w:val="fr-CA"/>
              </w:rPr>
              <w:t>= 0.9) (</w:t>
            </w:r>
            <w:r w:rsidRPr="008B446F">
              <w:rPr>
                <w:rFonts w:ascii="Times New Roman" w:hAnsi="Times New Roman" w:cs="Times New Roman"/>
                <w:i/>
                <w:lang w:val="fr-CA"/>
              </w:rPr>
              <w:t>LB</w:t>
            </w:r>
            <w:r w:rsidRPr="008B446F">
              <w:rPr>
                <w:rFonts w:ascii="Times New Roman" w:hAnsi="Times New Roman" w:cs="Times New Roman"/>
                <w:lang w:val="fr-CA"/>
              </w:rPr>
              <w:t xml:space="preserve"> = -</w:t>
            </w:r>
            <w:r w:rsidR="00F7053B" w:rsidRPr="008B446F">
              <w:rPr>
                <w:rFonts w:ascii="Times New Roman" w:hAnsi="Times New Roman" w:cs="Times New Roman"/>
                <w:lang w:val="fr-CA"/>
              </w:rPr>
              <w:t>5</w:t>
            </w:r>
            <w:r w:rsidRPr="008B446F">
              <w:rPr>
                <w:rFonts w:ascii="Times New Roman" w:hAnsi="Times New Roman" w:cs="Times New Roman"/>
                <w:lang w:val="fr-CA"/>
              </w:rPr>
              <w:t xml:space="preserve">.0, </w:t>
            </w:r>
            <w:r w:rsidRPr="008B446F">
              <w:rPr>
                <w:rFonts w:ascii="Times New Roman" w:hAnsi="Times New Roman" w:cs="Times New Roman"/>
                <w:i/>
                <w:lang w:val="fr-CA"/>
              </w:rPr>
              <w:t xml:space="preserve">UB </w:t>
            </w:r>
            <w:r w:rsidRPr="008B446F">
              <w:rPr>
                <w:rFonts w:ascii="Times New Roman" w:hAnsi="Times New Roman" w:cs="Times New Roman"/>
                <w:lang w:val="fr-CA"/>
              </w:rPr>
              <w:t xml:space="preserve">= </w:t>
            </w:r>
            <w:r w:rsidR="00F7053B" w:rsidRPr="008B446F">
              <w:rPr>
                <w:rFonts w:ascii="Times New Roman" w:hAnsi="Times New Roman" w:cs="Times New Roman"/>
                <w:lang w:val="fr-CA"/>
              </w:rPr>
              <w:t>5</w:t>
            </w:r>
            <w:r w:rsidRPr="008B446F">
              <w:rPr>
                <w:rFonts w:ascii="Times New Roman" w:hAnsi="Times New Roman" w:cs="Times New Roman"/>
                <w:lang w:val="fr-CA"/>
              </w:rPr>
              <w:t>.0)</w:t>
            </w:r>
          </w:p>
        </w:tc>
        <w:tc>
          <w:tcPr>
            <w:tcW w:w="1134" w:type="dxa"/>
          </w:tcPr>
          <w:p w14:paraId="6ACBDD82" w14:textId="3B661194" w:rsidR="00E07B9F" w:rsidRPr="008B446F" w:rsidRDefault="00E07B9F" w:rsidP="00E07B9F">
            <w:pPr>
              <w:keepNext/>
              <w:keepLines/>
              <w:rPr>
                <w:rFonts w:ascii="Times New Roman" w:hAnsi="Times New Roman" w:cs="Times New Roman"/>
                <w:i/>
              </w:rPr>
            </w:pPr>
            <w:r w:rsidRPr="008B446F">
              <w:rPr>
                <w:rFonts w:ascii="Times New Roman" w:hAnsi="Times New Roman" w:cs="Times New Roman"/>
                <w:i/>
              </w:rPr>
              <w:t>-</w:t>
            </w:r>
            <w:proofErr w:type="spellStart"/>
            <w:r w:rsidRPr="008B446F">
              <w:rPr>
                <w:rFonts w:ascii="Times New Roman" w:hAnsi="Times New Roman" w:cs="Times New Roman"/>
                <w:i/>
              </w:rPr>
              <w:t>lnL</w:t>
            </w:r>
            <w:r w:rsidRPr="008B446F">
              <w:rPr>
                <w:rFonts w:ascii="Times New Roman" w:hAnsi="Times New Roman" w:cs="Times New Roman"/>
                <w:i/>
                <w:vertAlign w:val="subscript"/>
              </w:rPr>
              <w:t>sel</w:t>
            </w:r>
            <w:proofErr w:type="spellEnd"/>
          </w:p>
        </w:tc>
      </w:tr>
      <w:tr w:rsidR="00E07B9F" w:rsidRPr="009F3722" w14:paraId="1744B0C0" w14:textId="29FDACFA" w:rsidTr="008B446F">
        <w:trPr>
          <w:gridAfter w:val="1"/>
          <w:wAfter w:w="1134" w:type="dxa"/>
        </w:trPr>
        <w:tc>
          <w:tcPr>
            <w:tcW w:w="2869" w:type="dxa"/>
          </w:tcPr>
          <w:p w14:paraId="6336F4A6" w14:textId="3F77D600" w:rsidR="00E07B9F" w:rsidRPr="008B446F" w:rsidRDefault="00E07B9F" w:rsidP="001D6DB5">
            <w:pPr>
              <w:keepNext/>
              <w:keepLines/>
              <w:rPr>
                <w:rFonts w:ascii="Times New Roman" w:hAnsi="Times New Roman" w:cs="Times New Roman"/>
              </w:rPr>
            </w:pPr>
            <w:r w:rsidRPr="008B446F">
              <w:rPr>
                <w:rFonts w:ascii="Times New Roman" w:hAnsi="Times New Roman" w:cs="Times New Roman"/>
              </w:rPr>
              <w:t>F</w:t>
            </w:r>
            <w:r w:rsidR="00C412AB">
              <w:rPr>
                <w:rFonts w:ascii="Times New Roman" w:hAnsi="Times New Roman" w:cs="Times New Roman"/>
              </w:rPr>
              <w:t>ishing f</w:t>
            </w:r>
            <w:r w:rsidRPr="008B446F">
              <w:rPr>
                <w:rFonts w:ascii="Times New Roman" w:hAnsi="Times New Roman" w:cs="Times New Roman"/>
              </w:rPr>
              <w:t>leet catchability (</w:t>
            </w:r>
            <w:r w:rsidRPr="008B446F">
              <w:rPr>
                <w:rFonts w:ascii="Times New Roman" w:hAnsi="Times New Roman" w:cs="Times New Roman"/>
                <w:i/>
              </w:rPr>
              <w:t>q</w:t>
            </w:r>
            <w:r w:rsidRPr="008B446F">
              <w:rPr>
                <w:rFonts w:ascii="Times New Roman" w:hAnsi="Times New Roman" w:cs="Times New Roman"/>
              </w:rPr>
              <w:t>) (mean F</w:t>
            </w:r>
            <w:r w:rsidR="00C412AB">
              <w:rPr>
                <w:rFonts w:ascii="Times New Roman" w:hAnsi="Times New Roman" w:cs="Times New Roman"/>
              </w:rPr>
              <w:t xml:space="preserve"> per fleet</w:t>
            </w:r>
            <w:r w:rsidRPr="008B446F">
              <w:rPr>
                <w:rFonts w:ascii="Times New Roman" w:hAnsi="Times New Roman" w:cs="Times New Roman"/>
              </w:rPr>
              <w:t>)</w:t>
            </w:r>
          </w:p>
        </w:tc>
        <w:tc>
          <w:tcPr>
            <w:tcW w:w="4677" w:type="dxa"/>
          </w:tcPr>
          <w:p w14:paraId="4E5468C8" w14:textId="5AF55A7F" w:rsidR="00E07B9F" w:rsidRPr="008B446F" w:rsidRDefault="00E07B9F" w:rsidP="001D6DB5">
            <w:pPr>
              <w:keepNext/>
              <w:keepLines/>
              <w:rPr>
                <w:rFonts w:ascii="Times New Roman" w:hAnsi="Times New Roman" w:cs="Times New Roman"/>
              </w:rPr>
            </w:pPr>
            <w:r w:rsidRPr="008B446F">
              <w:rPr>
                <w:rFonts w:ascii="Times New Roman" w:hAnsi="Times New Roman" w:cs="Times New Roman"/>
              </w:rPr>
              <w:t>log-</w:t>
            </w:r>
            <w:proofErr w:type="gramStart"/>
            <w:r w:rsidRPr="008B446F">
              <w:rPr>
                <w:rFonts w:ascii="Times New Roman" w:hAnsi="Times New Roman" w:cs="Times New Roman"/>
              </w:rPr>
              <w:t>uniform(</w:t>
            </w:r>
            <w:proofErr w:type="gramEnd"/>
            <w:r w:rsidRPr="008B446F">
              <w:rPr>
                <w:rFonts w:ascii="Times New Roman" w:hAnsi="Times New Roman" w:cs="Times New Roman"/>
                <w:i/>
              </w:rPr>
              <w:t>LB</w:t>
            </w:r>
            <w:r w:rsidRPr="008B446F">
              <w:rPr>
                <w:rFonts w:ascii="Times New Roman" w:hAnsi="Times New Roman" w:cs="Times New Roman"/>
              </w:rPr>
              <w:t xml:space="preserve"> = -10.0, </w:t>
            </w:r>
            <w:r w:rsidRPr="008B446F">
              <w:rPr>
                <w:rFonts w:ascii="Times New Roman" w:hAnsi="Times New Roman" w:cs="Times New Roman"/>
                <w:i/>
              </w:rPr>
              <w:t>UB</w:t>
            </w:r>
            <w:r w:rsidRPr="008B446F">
              <w:rPr>
                <w:rFonts w:ascii="Times New Roman" w:hAnsi="Times New Roman" w:cs="Times New Roman"/>
              </w:rPr>
              <w:t xml:space="preserve"> = 1.0)</w:t>
            </w:r>
          </w:p>
        </w:tc>
        <w:tc>
          <w:tcPr>
            <w:tcW w:w="1134" w:type="dxa"/>
          </w:tcPr>
          <w:p w14:paraId="03E1CA44" w14:textId="109AF21C" w:rsidR="00E07B9F" w:rsidRPr="008B446F" w:rsidRDefault="00E07B9F" w:rsidP="00E07B9F">
            <w:pPr>
              <w:keepNext/>
              <w:keepLines/>
              <w:rPr>
                <w:rFonts w:ascii="Times New Roman" w:hAnsi="Times New Roman" w:cs="Times New Roman"/>
                <w:i/>
              </w:rPr>
            </w:pPr>
            <w:r w:rsidRPr="008B446F">
              <w:rPr>
                <w:rFonts w:ascii="Times New Roman" w:hAnsi="Times New Roman" w:cs="Times New Roman"/>
                <w:i/>
              </w:rPr>
              <w:t>-</w:t>
            </w:r>
            <w:proofErr w:type="spellStart"/>
            <w:r w:rsidRPr="008B446F">
              <w:rPr>
                <w:rFonts w:ascii="Times New Roman" w:hAnsi="Times New Roman" w:cs="Times New Roman"/>
                <w:i/>
              </w:rPr>
              <w:t>lnL</w:t>
            </w:r>
            <w:r w:rsidRPr="008B446F">
              <w:rPr>
                <w:rFonts w:ascii="Times New Roman" w:hAnsi="Times New Roman" w:cs="Times New Roman"/>
                <w:i/>
                <w:vertAlign w:val="subscript"/>
              </w:rPr>
              <w:t>q</w:t>
            </w:r>
            <w:proofErr w:type="spellEnd"/>
          </w:p>
        </w:tc>
      </w:tr>
      <w:tr w:rsidR="00E07B9F" w:rsidRPr="009F3722" w14:paraId="44EF8E9F" w14:textId="3EC82C75" w:rsidTr="008B446F">
        <w:trPr>
          <w:gridAfter w:val="1"/>
          <w:wAfter w:w="1134" w:type="dxa"/>
        </w:trPr>
        <w:tc>
          <w:tcPr>
            <w:tcW w:w="2869" w:type="dxa"/>
          </w:tcPr>
          <w:p w14:paraId="55132FB5" w14:textId="6B2B5F1C" w:rsidR="00C31F3D" w:rsidRPr="008B446F" w:rsidRDefault="00E07B9F" w:rsidP="001D6DB5">
            <w:pPr>
              <w:keepNext/>
              <w:keepLines/>
              <w:rPr>
                <w:rFonts w:ascii="Times New Roman" w:hAnsi="Times New Roman" w:cs="Times New Roman"/>
              </w:rPr>
            </w:pPr>
            <w:r w:rsidRPr="008B446F">
              <w:rPr>
                <w:rFonts w:ascii="Times New Roman" w:hAnsi="Times New Roman" w:cs="Times New Roman"/>
              </w:rPr>
              <w:t>F deviation (</w:t>
            </w:r>
            <w:r w:rsidRPr="008B446F">
              <w:rPr>
                <w:rFonts w:ascii="Times New Roman" w:hAnsi="Times New Roman" w:cs="Times New Roman"/>
                <w:i/>
              </w:rPr>
              <w:t>FD</w:t>
            </w:r>
            <w:r w:rsidRPr="008B446F">
              <w:rPr>
                <w:rFonts w:ascii="Times New Roman" w:hAnsi="Times New Roman" w:cs="Times New Roman"/>
              </w:rPr>
              <w:t>)</w:t>
            </w:r>
          </w:p>
        </w:tc>
        <w:tc>
          <w:tcPr>
            <w:tcW w:w="4677" w:type="dxa"/>
          </w:tcPr>
          <w:p w14:paraId="5C1A0AF1" w14:textId="068CF15B" w:rsidR="00E07B9F" w:rsidRPr="008B446F" w:rsidRDefault="00E07B9F" w:rsidP="001D6DB5">
            <w:pPr>
              <w:keepNext/>
              <w:keepLines/>
              <w:rPr>
                <w:rFonts w:ascii="Times New Roman" w:hAnsi="Times New Roman" w:cs="Times New Roman"/>
                <w:i/>
              </w:rPr>
            </w:pPr>
            <w:proofErr w:type="gramStart"/>
            <w:r w:rsidRPr="008B446F">
              <w:rPr>
                <w:rFonts w:ascii="Times New Roman" w:hAnsi="Times New Roman" w:cs="Times New Roman"/>
              </w:rPr>
              <w:t>lognormal(</w:t>
            </w:r>
            <w:proofErr w:type="gramEnd"/>
            <w:r w:rsidRPr="008B446F">
              <w:rPr>
                <w:rFonts w:ascii="Times New Roman" w:hAnsi="Times New Roman" w:cs="Times New Roman"/>
                <w:i/>
              </w:rPr>
              <w:t xml:space="preserve">μ </w:t>
            </w:r>
            <w:r w:rsidRPr="008B446F">
              <w:rPr>
                <w:rFonts w:ascii="Times New Roman" w:hAnsi="Times New Roman" w:cs="Times New Roman"/>
              </w:rPr>
              <w:t xml:space="preserve">= 0, </w:t>
            </w:r>
            <w:r w:rsidRPr="008B446F">
              <w:rPr>
                <w:rFonts w:ascii="Times New Roman" w:hAnsi="Times New Roman" w:cs="Times New Roman"/>
                <w:i/>
              </w:rPr>
              <w:t xml:space="preserve">σ </w:t>
            </w:r>
            <w:r w:rsidRPr="008B446F">
              <w:rPr>
                <w:rFonts w:ascii="Times New Roman" w:hAnsi="Times New Roman" w:cs="Times New Roman"/>
              </w:rPr>
              <w:t xml:space="preserve">= </w:t>
            </w:r>
            <w:r w:rsidR="00C31F3D" w:rsidRPr="008B446F">
              <w:rPr>
                <w:rFonts w:ascii="Times New Roman" w:hAnsi="Times New Roman" w:cs="Times New Roman"/>
              </w:rPr>
              <w:t>1</w:t>
            </w:r>
            <w:r w:rsidRPr="008B446F">
              <w:rPr>
                <w:rFonts w:ascii="Times New Roman" w:hAnsi="Times New Roman" w:cs="Times New Roman"/>
              </w:rPr>
              <w:t>)</w:t>
            </w:r>
          </w:p>
        </w:tc>
        <w:tc>
          <w:tcPr>
            <w:tcW w:w="1134" w:type="dxa"/>
          </w:tcPr>
          <w:p w14:paraId="205E66D0" w14:textId="2A8F6AA1" w:rsidR="00E07B9F" w:rsidRPr="008B446F" w:rsidRDefault="00E07B9F" w:rsidP="00E07B9F">
            <w:pPr>
              <w:keepNext/>
              <w:keepLines/>
              <w:rPr>
                <w:rFonts w:ascii="Times New Roman" w:hAnsi="Times New Roman" w:cs="Times New Roman"/>
                <w:i/>
              </w:rPr>
            </w:pPr>
            <w:r w:rsidRPr="008B446F">
              <w:rPr>
                <w:rFonts w:ascii="Times New Roman" w:hAnsi="Times New Roman" w:cs="Times New Roman"/>
                <w:i/>
              </w:rPr>
              <w:t>-</w:t>
            </w:r>
            <w:proofErr w:type="spellStart"/>
            <w:r w:rsidRPr="008B446F">
              <w:rPr>
                <w:rFonts w:ascii="Times New Roman" w:hAnsi="Times New Roman" w:cs="Times New Roman"/>
                <w:i/>
              </w:rPr>
              <w:t>lnL</w:t>
            </w:r>
            <w:r w:rsidRPr="008B446F">
              <w:rPr>
                <w:rFonts w:ascii="Times New Roman" w:hAnsi="Times New Roman" w:cs="Times New Roman"/>
                <w:i/>
                <w:vertAlign w:val="subscript"/>
              </w:rPr>
              <w:t>FD</w:t>
            </w:r>
            <w:proofErr w:type="spellEnd"/>
          </w:p>
        </w:tc>
      </w:tr>
      <w:tr w:rsidR="009F3722" w:rsidRPr="009F3722" w14:paraId="092C59A9" w14:textId="77777777" w:rsidTr="008B446F">
        <w:trPr>
          <w:gridAfter w:val="1"/>
          <w:wAfter w:w="1134" w:type="dxa"/>
        </w:trPr>
        <w:tc>
          <w:tcPr>
            <w:tcW w:w="2869" w:type="dxa"/>
          </w:tcPr>
          <w:p w14:paraId="6B29B465" w14:textId="5080E782" w:rsidR="009F3722" w:rsidRPr="008B446F" w:rsidRDefault="009F3722" w:rsidP="001D6DB5">
            <w:pPr>
              <w:keepNext/>
              <w:keepLines/>
              <w:rPr>
                <w:rFonts w:ascii="Times New Roman" w:hAnsi="Times New Roman" w:cs="Times New Roman"/>
              </w:rPr>
            </w:pPr>
            <w:r w:rsidRPr="008B446F">
              <w:rPr>
                <w:rFonts w:ascii="Times New Roman" w:hAnsi="Times New Roman" w:cs="Times New Roman"/>
              </w:rPr>
              <w:t xml:space="preserve">Annual F deviation </w:t>
            </w:r>
            <w:r>
              <w:rPr>
                <w:rFonts w:ascii="Times New Roman" w:hAnsi="Times New Roman" w:cs="Times New Roman"/>
              </w:rPr>
              <w:t>(</w:t>
            </w:r>
            <w:r w:rsidRPr="008B446F">
              <w:rPr>
                <w:rFonts w:ascii="Times New Roman" w:hAnsi="Times New Roman" w:cs="Times New Roman"/>
                <w:i/>
                <w:iCs/>
              </w:rPr>
              <w:t>FA</w:t>
            </w:r>
            <w:r>
              <w:rPr>
                <w:rFonts w:ascii="Times New Roman" w:hAnsi="Times New Roman" w:cs="Times New Roman"/>
              </w:rPr>
              <w:t>)</w:t>
            </w:r>
          </w:p>
        </w:tc>
        <w:tc>
          <w:tcPr>
            <w:tcW w:w="4677" w:type="dxa"/>
          </w:tcPr>
          <w:p w14:paraId="39FA6F84" w14:textId="057870B4" w:rsidR="009F3722" w:rsidRPr="008B446F" w:rsidRDefault="009F3722" w:rsidP="001D6DB5">
            <w:pPr>
              <w:keepNext/>
              <w:keepLines/>
              <w:rPr>
                <w:rFonts w:ascii="Times New Roman" w:hAnsi="Times New Roman" w:cs="Times New Roman"/>
              </w:rPr>
            </w:pPr>
            <w:proofErr w:type="gramStart"/>
            <w:r w:rsidRPr="008B446F">
              <w:rPr>
                <w:rFonts w:ascii="Times New Roman" w:hAnsi="Times New Roman" w:cs="Times New Roman"/>
              </w:rPr>
              <w:t>lognormal(</w:t>
            </w:r>
            <w:proofErr w:type="gramEnd"/>
            <w:r w:rsidRPr="008B446F">
              <w:rPr>
                <w:rFonts w:ascii="Times New Roman" w:hAnsi="Times New Roman" w:cs="Times New Roman"/>
                <w:i/>
              </w:rPr>
              <w:t xml:space="preserve">μ </w:t>
            </w:r>
            <w:r w:rsidRPr="008B446F">
              <w:rPr>
                <w:rFonts w:ascii="Times New Roman" w:hAnsi="Times New Roman" w:cs="Times New Roman"/>
              </w:rPr>
              <w:t xml:space="preserve">= 0, </w:t>
            </w:r>
            <w:r w:rsidRPr="008B446F">
              <w:rPr>
                <w:rFonts w:ascii="Times New Roman" w:hAnsi="Times New Roman" w:cs="Times New Roman"/>
                <w:i/>
              </w:rPr>
              <w:t xml:space="preserve">σ </w:t>
            </w:r>
            <w:r w:rsidRPr="008B446F">
              <w:rPr>
                <w:rFonts w:ascii="Times New Roman" w:hAnsi="Times New Roman" w:cs="Times New Roman"/>
              </w:rPr>
              <w:t>= 1)</w:t>
            </w:r>
          </w:p>
        </w:tc>
        <w:tc>
          <w:tcPr>
            <w:tcW w:w="1134" w:type="dxa"/>
          </w:tcPr>
          <w:p w14:paraId="5794F949" w14:textId="37F0C64D" w:rsidR="009F3722" w:rsidRPr="008B446F" w:rsidRDefault="009F3722" w:rsidP="00E07B9F">
            <w:pPr>
              <w:keepNext/>
              <w:keepLines/>
              <w:rPr>
                <w:rFonts w:ascii="Times New Roman" w:hAnsi="Times New Roman" w:cs="Times New Roman"/>
                <w:i/>
              </w:rPr>
            </w:pPr>
            <w:r w:rsidRPr="008B446F">
              <w:rPr>
                <w:rFonts w:ascii="Times New Roman" w:hAnsi="Times New Roman" w:cs="Times New Roman"/>
                <w:i/>
              </w:rPr>
              <w:t>-</w:t>
            </w:r>
            <w:proofErr w:type="spellStart"/>
            <w:r w:rsidRPr="008B446F">
              <w:rPr>
                <w:rFonts w:ascii="Times New Roman" w:hAnsi="Times New Roman" w:cs="Times New Roman"/>
                <w:i/>
              </w:rPr>
              <w:t>lnL</w:t>
            </w:r>
            <w:r w:rsidRPr="008B446F">
              <w:rPr>
                <w:rFonts w:ascii="Times New Roman" w:hAnsi="Times New Roman" w:cs="Times New Roman"/>
                <w:i/>
                <w:vertAlign w:val="subscript"/>
              </w:rPr>
              <w:t>FA</w:t>
            </w:r>
            <w:proofErr w:type="spellEnd"/>
          </w:p>
        </w:tc>
      </w:tr>
      <w:tr w:rsidR="00E07B9F" w:rsidRPr="009F3722" w14:paraId="6F158FE4" w14:textId="609AF906" w:rsidTr="008B446F">
        <w:trPr>
          <w:gridAfter w:val="1"/>
          <w:wAfter w:w="1134" w:type="dxa"/>
        </w:trPr>
        <w:tc>
          <w:tcPr>
            <w:tcW w:w="2869" w:type="dxa"/>
          </w:tcPr>
          <w:p w14:paraId="353F562F" w14:textId="5E8B4AC0" w:rsidR="00E07B9F" w:rsidRPr="008B446F" w:rsidRDefault="00E07B9F" w:rsidP="001D6DB5">
            <w:pPr>
              <w:keepNext/>
              <w:keepLines/>
              <w:rPr>
                <w:rFonts w:ascii="Times New Roman" w:hAnsi="Times New Roman" w:cs="Times New Roman"/>
              </w:rPr>
            </w:pPr>
            <w:r w:rsidRPr="008B446F">
              <w:rPr>
                <w:rFonts w:ascii="Times New Roman" w:hAnsi="Times New Roman" w:cs="Times New Roman"/>
              </w:rPr>
              <w:t xml:space="preserve">Movement </w:t>
            </w:r>
            <w:r w:rsidR="00487E6D">
              <w:rPr>
                <w:rFonts w:ascii="Times New Roman" w:hAnsi="Times New Roman" w:cs="Times New Roman"/>
              </w:rPr>
              <w:t xml:space="preserve">parameters (g, </w:t>
            </w:r>
            <w:r w:rsidR="00487E6D" w:rsidRPr="008B446F">
              <w:rPr>
                <w:rFonts w:ascii="Times New Roman" w:hAnsi="Times New Roman" w:cs="Times New Roman"/>
                <w:i/>
                <w:iCs/>
              </w:rPr>
              <w:t>v</w:t>
            </w:r>
            <w:r w:rsidR="00487E6D">
              <w:rPr>
                <w:rFonts w:ascii="Times New Roman" w:hAnsi="Times New Roman" w:cs="Times New Roman"/>
              </w:rPr>
              <w:t xml:space="preserve">, </w:t>
            </w:r>
            <w:proofErr w:type="spellStart"/>
            <w:r w:rsidR="00487E6D" w:rsidRPr="00122A64">
              <w:rPr>
                <w:rFonts w:ascii="Times New Roman" w:hAnsi="Times New Roman" w:cs="Times New Roman"/>
                <w:i/>
                <w:iCs/>
              </w:rPr>
              <w:t>θ</w:t>
            </w:r>
            <w:r w:rsidR="00487E6D" w:rsidRPr="008B446F">
              <w:rPr>
                <w:rFonts w:ascii="Times New Roman" w:hAnsi="Times New Roman" w:cs="Times New Roman"/>
                <w:i/>
                <w:iCs/>
                <w:vertAlign w:val="subscript"/>
              </w:rPr>
              <w:t>G</w:t>
            </w:r>
            <w:proofErr w:type="spellEnd"/>
            <w:r w:rsidR="00487E6D">
              <w:rPr>
                <w:rFonts w:ascii="Times New Roman" w:hAnsi="Times New Roman" w:cs="Times New Roman"/>
              </w:rPr>
              <w:t>)</w:t>
            </w:r>
          </w:p>
        </w:tc>
        <w:tc>
          <w:tcPr>
            <w:tcW w:w="4677" w:type="dxa"/>
          </w:tcPr>
          <w:p w14:paraId="59DA1C8B" w14:textId="20BF8BA2" w:rsidR="00E07B9F" w:rsidRPr="008B446F" w:rsidRDefault="00E07B9F" w:rsidP="001D6DB5">
            <w:pPr>
              <w:keepNext/>
              <w:keepLines/>
              <w:rPr>
                <w:rFonts w:ascii="Times New Roman" w:hAnsi="Times New Roman" w:cs="Times New Roman"/>
                <w:i/>
                <w:lang w:val="fr-CA"/>
              </w:rPr>
            </w:pPr>
            <w:proofErr w:type="spellStart"/>
            <w:proofErr w:type="gramStart"/>
            <w:r w:rsidRPr="008B446F">
              <w:rPr>
                <w:rFonts w:ascii="Times New Roman" w:hAnsi="Times New Roman" w:cs="Times New Roman"/>
                <w:lang w:val="fr-CA"/>
              </w:rPr>
              <w:t>lognormal</w:t>
            </w:r>
            <w:proofErr w:type="spellEnd"/>
            <w:r w:rsidRPr="008B446F">
              <w:rPr>
                <w:rFonts w:ascii="Times New Roman" w:hAnsi="Times New Roman" w:cs="Times New Roman"/>
                <w:lang w:val="fr-CA"/>
              </w:rPr>
              <w:t>(</w:t>
            </w:r>
            <w:proofErr w:type="gramEnd"/>
            <w:r w:rsidRPr="008B446F">
              <w:rPr>
                <w:rFonts w:ascii="Times New Roman" w:hAnsi="Times New Roman" w:cs="Times New Roman"/>
                <w:i/>
              </w:rPr>
              <w:t>μ</w:t>
            </w:r>
            <w:r w:rsidRPr="008B446F">
              <w:rPr>
                <w:rFonts w:ascii="Times New Roman" w:hAnsi="Times New Roman" w:cs="Times New Roman"/>
                <w:i/>
                <w:lang w:val="fr-CA"/>
              </w:rPr>
              <w:t xml:space="preserve"> </w:t>
            </w:r>
            <w:r w:rsidRPr="008B446F">
              <w:rPr>
                <w:rFonts w:ascii="Times New Roman" w:hAnsi="Times New Roman" w:cs="Times New Roman"/>
                <w:lang w:val="fr-CA"/>
              </w:rPr>
              <w:t xml:space="preserve">= 0, </w:t>
            </w:r>
            <w:r w:rsidRPr="008B446F">
              <w:rPr>
                <w:rFonts w:ascii="Times New Roman" w:hAnsi="Times New Roman" w:cs="Times New Roman"/>
                <w:i/>
              </w:rPr>
              <w:t>σ</w:t>
            </w:r>
            <w:r w:rsidRPr="008B446F">
              <w:rPr>
                <w:rFonts w:ascii="Times New Roman" w:hAnsi="Times New Roman" w:cs="Times New Roman"/>
                <w:i/>
                <w:lang w:val="fr-CA"/>
              </w:rPr>
              <w:t xml:space="preserve"> </w:t>
            </w:r>
            <w:r w:rsidRPr="008B446F">
              <w:rPr>
                <w:rFonts w:ascii="Times New Roman" w:hAnsi="Times New Roman" w:cs="Times New Roman"/>
                <w:lang w:val="fr-CA"/>
              </w:rPr>
              <w:t>= 1.</w:t>
            </w:r>
            <w:r w:rsidR="00C31F3D" w:rsidRPr="008B446F">
              <w:rPr>
                <w:rFonts w:ascii="Times New Roman" w:hAnsi="Times New Roman" w:cs="Times New Roman"/>
                <w:lang w:val="fr-CA"/>
              </w:rPr>
              <w:t>2</w:t>
            </w:r>
            <w:r w:rsidRPr="008B446F">
              <w:rPr>
                <w:rFonts w:ascii="Times New Roman" w:hAnsi="Times New Roman" w:cs="Times New Roman"/>
                <w:lang w:val="fr-CA"/>
              </w:rPr>
              <w:t>) (</w:t>
            </w:r>
            <w:r w:rsidRPr="008B446F">
              <w:rPr>
                <w:rFonts w:ascii="Times New Roman" w:hAnsi="Times New Roman" w:cs="Times New Roman"/>
                <w:i/>
                <w:lang w:val="fr-CA"/>
              </w:rPr>
              <w:t>LB</w:t>
            </w:r>
            <w:r w:rsidRPr="008B446F">
              <w:rPr>
                <w:rFonts w:ascii="Times New Roman" w:hAnsi="Times New Roman" w:cs="Times New Roman"/>
                <w:lang w:val="fr-CA"/>
              </w:rPr>
              <w:t xml:space="preserve"> = -6.0, </w:t>
            </w:r>
            <w:r w:rsidRPr="008B446F">
              <w:rPr>
                <w:rFonts w:ascii="Times New Roman" w:hAnsi="Times New Roman" w:cs="Times New Roman"/>
                <w:i/>
                <w:lang w:val="fr-CA"/>
              </w:rPr>
              <w:t xml:space="preserve">UB </w:t>
            </w:r>
            <w:r w:rsidRPr="008B446F">
              <w:rPr>
                <w:rFonts w:ascii="Times New Roman" w:hAnsi="Times New Roman" w:cs="Times New Roman"/>
                <w:lang w:val="fr-CA"/>
              </w:rPr>
              <w:t>= 6.0)</w:t>
            </w:r>
          </w:p>
        </w:tc>
        <w:tc>
          <w:tcPr>
            <w:tcW w:w="1134" w:type="dxa"/>
          </w:tcPr>
          <w:p w14:paraId="3450559D" w14:textId="4FE8CCA0" w:rsidR="00E07B9F" w:rsidRPr="008B446F" w:rsidRDefault="00E07B9F" w:rsidP="00E07B9F">
            <w:pPr>
              <w:keepNext/>
              <w:keepLines/>
              <w:rPr>
                <w:rFonts w:ascii="Times New Roman" w:hAnsi="Times New Roman" w:cs="Times New Roman"/>
                <w:i/>
              </w:rPr>
            </w:pPr>
            <w:r w:rsidRPr="008B446F">
              <w:rPr>
                <w:rFonts w:ascii="Times New Roman" w:hAnsi="Times New Roman" w:cs="Times New Roman"/>
                <w:i/>
              </w:rPr>
              <w:t>-</w:t>
            </w:r>
            <w:proofErr w:type="spellStart"/>
            <w:r w:rsidRPr="008B446F">
              <w:rPr>
                <w:rFonts w:ascii="Times New Roman" w:hAnsi="Times New Roman" w:cs="Times New Roman"/>
                <w:i/>
              </w:rPr>
              <w:t>lnL</w:t>
            </w:r>
            <w:r w:rsidRPr="008B446F">
              <w:rPr>
                <w:rFonts w:ascii="Times New Roman" w:hAnsi="Times New Roman" w:cs="Times New Roman"/>
                <w:i/>
                <w:vertAlign w:val="subscript"/>
              </w:rPr>
              <w:t>mov</w:t>
            </w:r>
            <w:proofErr w:type="spellEnd"/>
          </w:p>
        </w:tc>
      </w:tr>
      <w:tr w:rsidR="00E07B9F" w:rsidRPr="009F3722" w14:paraId="5A732DDC" w14:textId="08F13A3C" w:rsidTr="008B446F">
        <w:trPr>
          <w:gridAfter w:val="1"/>
          <w:wAfter w:w="1134" w:type="dxa"/>
        </w:trPr>
        <w:tc>
          <w:tcPr>
            <w:tcW w:w="2869" w:type="dxa"/>
          </w:tcPr>
          <w:p w14:paraId="293E18F0" w14:textId="081119B7" w:rsidR="00E07B9F" w:rsidRPr="008B446F" w:rsidRDefault="00E07B9F" w:rsidP="001D6DB5">
            <w:pPr>
              <w:keepNext/>
              <w:keepLines/>
              <w:rPr>
                <w:rFonts w:ascii="Times New Roman" w:hAnsi="Times New Roman" w:cs="Times New Roman"/>
              </w:rPr>
            </w:pPr>
            <w:r w:rsidRPr="008B446F">
              <w:rPr>
                <w:rFonts w:ascii="Times New Roman" w:hAnsi="Times New Roman" w:cs="Times New Roman"/>
              </w:rPr>
              <w:t>Recruitment deviations</w:t>
            </w:r>
            <w:r w:rsidR="00452652">
              <w:rPr>
                <w:rFonts w:ascii="Times New Roman" w:hAnsi="Times New Roman" w:cs="Times New Roman"/>
              </w:rPr>
              <w:t xml:space="preserve"> (2-year blocks)</w:t>
            </w:r>
          </w:p>
        </w:tc>
        <w:tc>
          <w:tcPr>
            <w:tcW w:w="4677" w:type="dxa"/>
          </w:tcPr>
          <w:p w14:paraId="4E4F7372" w14:textId="5725E657" w:rsidR="00E07B9F" w:rsidRPr="008B446F" w:rsidRDefault="00E07B9F" w:rsidP="001D6DB5">
            <w:pPr>
              <w:keepNext/>
              <w:keepLines/>
              <w:rPr>
                <w:rFonts w:ascii="Times New Roman" w:hAnsi="Times New Roman" w:cs="Times New Roman"/>
              </w:rPr>
            </w:pPr>
            <w:proofErr w:type="gramStart"/>
            <w:r w:rsidRPr="008B446F">
              <w:rPr>
                <w:rFonts w:ascii="Times New Roman" w:hAnsi="Times New Roman" w:cs="Times New Roman"/>
              </w:rPr>
              <w:t>lognormal(</w:t>
            </w:r>
            <w:proofErr w:type="gramEnd"/>
            <w:r w:rsidRPr="008B446F">
              <w:rPr>
                <w:rFonts w:ascii="Times New Roman" w:hAnsi="Times New Roman" w:cs="Times New Roman"/>
                <w:i/>
              </w:rPr>
              <w:t xml:space="preserve">μ </w:t>
            </w:r>
            <w:r w:rsidRPr="008B446F">
              <w:rPr>
                <w:rFonts w:ascii="Times New Roman" w:hAnsi="Times New Roman" w:cs="Times New Roman"/>
              </w:rPr>
              <w:t xml:space="preserve">= 0, </w:t>
            </w:r>
            <w:r w:rsidRPr="008B446F">
              <w:rPr>
                <w:rFonts w:ascii="Times New Roman" w:hAnsi="Times New Roman" w:cs="Times New Roman"/>
                <w:i/>
              </w:rPr>
              <w:t xml:space="preserve">σ </w:t>
            </w:r>
            <w:r w:rsidRPr="008B446F">
              <w:rPr>
                <w:rFonts w:ascii="Times New Roman" w:hAnsi="Times New Roman" w:cs="Times New Roman"/>
              </w:rPr>
              <w:t>= 0.5)</w:t>
            </w:r>
          </w:p>
        </w:tc>
        <w:tc>
          <w:tcPr>
            <w:tcW w:w="1134" w:type="dxa"/>
          </w:tcPr>
          <w:p w14:paraId="2953CD3D" w14:textId="6B0D9C0A" w:rsidR="00E07B9F" w:rsidRPr="008B446F" w:rsidRDefault="00E07B9F" w:rsidP="00E07B9F">
            <w:pPr>
              <w:keepNext/>
              <w:keepLines/>
              <w:rPr>
                <w:rFonts w:ascii="Times New Roman" w:hAnsi="Times New Roman" w:cs="Times New Roman"/>
                <w:i/>
              </w:rPr>
            </w:pPr>
            <w:r w:rsidRPr="008B446F">
              <w:rPr>
                <w:rFonts w:ascii="Times New Roman" w:hAnsi="Times New Roman" w:cs="Times New Roman"/>
                <w:i/>
              </w:rPr>
              <w:t>-</w:t>
            </w:r>
            <w:proofErr w:type="spellStart"/>
            <w:r w:rsidRPr="008B446F">
              <w:rPr>
                <w:rFonts w:ascii="Times New Roman" w:hAnsi="Times New Roman" w:cs="Times New Roman"/>
                <w:i/>
              </w:rPr>
              <w:t>lnL</w:t>
            </w:r>
            <w:r w:rsidRPr="008B446F">
              <w:rPr>
                <w:rFonts w:ascii="Times New Roman" w:hAnsi="Times New Roman" w:cs="Times New Roman"/>
                <w:i/>
                <w:vertAlign w:val="subscript"/>
              </w:rPr>
              <w:t>recdev</w:t>
            </w:r>
            <w:proofErr w:type="spellEnd"/>
          </w:p>
        </w:tc>
      </w:tr>
      <w:tr w:rsidR="00670B29" w:rsidRPr="009F3722" w14:paraId="4598A0B9" w14:textId="77777777" w:rsidTr="008B446F">
        <w:trPr>
          <w:gridAfter w:val="1"/>
          <w:wAfter w:w="1134" w:type="dxa"/>
        </w:trPr>
        <w:tc>
          <w:tcPr>
            <w:tcW w:w="2869" w:type="dxa"/>
            <w:tcBorders>
              <w:bottom w:val="single" w:sz="4" w:space="0" w:color="auto"/>
            </w:tcBorders>
          </w:tcPr>
          <w:p w14:paraId="3B1CE177" w14:textId="4E308F9E" w:rsidR="00670B29" w:rsidRPr="008B446F" w:rsidRDefault="00670B29" w:rsidP="00670B29">
            <w:pPr>
              <w:keepNext/>
              <w:keepLines/>
              <w:rPr>
                <w:rFonts w:ascii="Times New Roman" w:hAnsi="Times New Roman" w:cs="Times New Roman"/>
              </w:rPr>
            </w:pPr>
            <w:r w:rsidRPr="008B446F">
              <w:rPr>
                <w:rFonts w:ascii="Times New Roman" w:hAnsi="Times New Roman" w:cs="Times New Roman"/>
              </w:rPr>
              <w:t>Unfished recruitment change (applicable only to the level 1 and 3 recruitment scenarios)</w:t>
            </w:r>
          </w:p>
        </w:tc>
        <w:tc>
          <w:tcPr>
            <w:tcW w:w="4677" w:type="dxa"/>
            <w:tcBorders>
              <w:bottom w:val="single" w:sz="4" w:space="0" w:color="auto"/>
            </w:tcBorders>
          </w:tcPr>
          <w:p w14:paraId="5E026985" w14:textId="6F5C7E32" w:rsidR="00670B29" w:rsidRPr="008B446F" w:rsidRDefault="00670B29" w:rsidP="000B122F">
            <w:pPr>
              <w:keepNext/>
              <w:keepLines/>
              <w:rPr>
                <w:rFonts w:ascii="Times New Roman" w:hAnsi="Times New Roman" w:cs="Times New Roman"/>
              </w:rPr>
            </w:pPr>
            <w:proofErr w:type="gramStart"/>
            <w:r w:rsidRPr="008B446F">
              <w:rPr>
                <w:rFonts w:ascii="Times New Roman" w:hAnsi="Times New Roman" w:cs="Times New Roman"/>
              </w:rPr>
              <w:t>lognormal(</w:t>
            </w:r>
            <w:proofErr w:type="gramEnd"/>
            <w:r w:rsidRPr="008B446F">
              <w:rPr>
                <w:rFonts w:ascii="Times New Roman" w:hAnsi="Times New Roman" w:cs="Times New Roman"/>
                <w:i/>
              </w:rPr>
              <w:t xml:space="preserve">μ </w:t>
            </w:r>
            <w:r w:rsidRPr="008B446F">
              <w:rPr>
                <w:rFonts w:ascii="Times New Roman" w:hAnsi="Times New Roman" w:cs="Times New Roman"/>
              </w:rPr>
              <w:t xml:space="preserve">= 0, </w:t>
            </w:r>
            <w:r w:rsidRPr="008B446F">
              <w:rPr>
                <w:rFonts w:ascii="Times New Roman" w:hAnsi="Times New Roman" w:cs="Times New Roman"/>
                <w:i/>
              </w:rPr>
              <w:t xml:space="preserve">σ </w:t>
            </w:r>
            <w:r w:rsidRPr="008B446F">
              <w:rPr>
                <w:rFonts w:ascii="Times New Roman" w:hAnsi="Times New Roman" w:cs="Times New Roman"/>
              </w:rPr>
              <w:t>= 0.</w:t>
            </w:r>
            <w:r w:rsidR="00C31F3D" w:rsidRPr="008B446F">
              <w:rPr>
                <w:rFonts w:ascii="Times New Roman" w:hAnsi="Times New Roman" w:cs="Times New Roman"/>
              </w:rPr>
              <w:t>45</w:t>
            </w:r>
            <w:r w:rsidRPr="008B446F">
              <w:rPr>
                <w:rFonts w:ascii="Times New Roman" w:hAnsi="Times New Roman" w:cs="Times New Roman"/>
              </w:rPr>
              <w:t>)</w:t>
            </w:r>
          </w:p>
        </w:tc>
        <w:tc>
          <w:tcPr>
            <w:tcW w:w="1134" w:type="dxa"/>
            <w:tcBorders>
              <w:bottom w:val="single" w:sz="4" w:space="0" w:color="auto"/>
            </w:tcBorders>
          </w:tcPr>
          <w:p w14:paraId="1D97049C" w14:textId="1499B2E6" w:rsidR="00670B29" w:rsidRPr="008B446F" w:rsidRDefault="00670B29" w:rsidP="000B122F">
            <w:pPr>
              <w:keepNext/>
              <w:keepLines/>
              <w:rPr>
                <w:rFonts w:ascii="Times New Roman" w:hAnsi="Times New Roman" w:cs="Times New Roman"/>
                <w:i/>
              </w:rPr>
            </w:pPr>
            <w:r w:rsidRPr="008B446F">
              <w:rPr>
                <w:rFonts w:ascii="Times New Roman" w:hAnsi="Times New Roman" w:cs="Times New Roman"/>
                <w:i/>
              </w:rPr>
              <w:t>-lnL</w:t>
            </w:r>
            <w:r w:rsidRPr="008B446F">
              <w:rPr>
                <w:rFonts w:ascii="Times New Roman" w:hAnsi="Times New Roman" w:cs="Times New Roman"/>
                <w:i/>
                <w:vertAlign w:val="subscript"/>
              </w:rPr>
              <w:t>R0dif</w:t>
            </w:r>
          </w:p>
        </w:tc>
      </w:tr>
    </w:tbl>
    <w:p w14:paraId="3560FA82" w14:textId="77777777" w:rsidR="007E218D" w:rsidRPr="008B446F" w:rsidRDefault="007E218D" w:rsidP="009E2EE0">
      <w:pPr>
        <w:keepNext/>
        <w:keepLines/>
        <w:jc w:val="both"/>
        <w:rPr>
          <w:rFonts w:ascii="Times New Roman" w:hAnsi="Times New Roman" w:cs="Times New Roman"/>
          <w:lang w:val="en-CA"/>
        </w:rPr>
      </w:pPr>
    </w:p>
    <w:p w14:paraId="64771767" w14:textId="4A6234C8" w:rsidR="007E218D" w:rsidRPr="00256DE4" w:rsidRDefault="00987C9A" w:rsidP="009E2EE0">
      <w:pPr>
        <w:keepNext/>
        <w:keepLines/>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A summary of likelihood functions can be found in Table </w:t>
      </w:r>
      <w:r w:rsidR="00466328" w:rsidRPr="00256DE4">
        <w:rPr>
          <w:rFonts w:ascii="Times New Roman" w:hAnsi="Times New Roman" w:cs="Times New Roman"/>
          <w:sz w:val="24"/>
          <w:szCs w:val="24"/>
          <w:lang w:val="en-CA"/>
        </w:rPr>
        <w:t>8.</w:t>
      </w:r>
      <w:r w:rsidR="00452652">
        <w:rPr>
          <w:rFonts w:ascii="Times New Roman" w:hAnsi="Times New Roman" w:cs="Times New Roman"/>
          <w:sz w:val="24"/>
          <w:szCs w:val="24"/>
          <w:lang w:val="en-CA"/>
        </w:rPr>
        <w:t>5</w:t>
      </w:r>
      <w:r w:rsidRPr="00256DE4">
        <w:rPr>
          <w:rFonts w:ascii="Times New Roman" w:hAnsi="Times New Roman" w:cs="Times New Roman"/>
          <w:sz w:val="24"/>
          <w:szCs w:val="24"/>
          <w:lang w:val="en-CA"/>
        </w:rPr>
        <w:t>.</w:t>
      </w:r>
    </w:p>
    <w:p w14:paraId="47C9C3E0" w14:textId="77777777" w:rsidR="007E218D" w:rsidRPr="00256DE4" w:rsidRDefault="007E218D" w:rsidP="009E2EE0">
      <w:pPr>
        <w:keepNext/>
        <w:keepLines/>
        <w:jc w:val="both"/>
        <w:rPr>
          <w:rFonts w:ascii="Times New Roman" w:hAnsi="Times New Roman" w:cs="Times New Roman"/>
          <w:sz w:val="24"/>
          <w:szCs w:val="24"/>
          <w:lang w:val="en-CA"/>
        </w:rPr>
      </w:pPr>
    </w:p>
    <w:p w14:paraId="226C5313" w14:textId="4D9ABB21" w:rsidR="007E218D" w:rsidRPr="00256DE4" w:rsidRDefault="00987C9A" w:rsidP="009E2EE0">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For each fleet </w:t>
      </w:r>
      <w:r w:rsidRPr="00256DE4">
        <w:rPr>
          <w:rFonts w:ascii="Times New Roman" w:hAnsi="Times New Roman" w:cs="Times New Roman"/>
          <w:i/>
          <w:sz w:val="24"/>
          <w:szCs w:val="24"/>
          <w:lang w:val="en-CA"/>
        </w:rPr>
        <w:t>f</w:t>
      </w:r>
      <w:r w:rsidRPr="00256DE4">
        <w:rPr>
          <w:rFonts w:ascii="Times New Roman" w:hAnsi="Times New Roman" w:cs="Times New Roman"/>
          <w:sz w:val="24"/>
          <w:szCs w:val="24"/>
          <w:lang w:val="en-CA"/>
        </w:rPr>
        <w:t>, total predicted catches in weight</w:t>
      </w:r>
      <w:r w:rsidR="00B05219">
        <w:rPr>
          <w:rFonts w:ascii="Times New Roman" w:hAnsi="Times New Roman" w:cs="Times New Roman"/>
          <w:sz w:val="24"/>
          <w:szCs w:val="24"/>
          <w:lang w:val="en-CA"/>
        </w:rPr>
        <w:t>,</w:t>
      </w:r>
      <w:r w:rsidRPr="00256DE4">
        <w:rPr>
          <w:rFonts w:ascii="Times New Roman" w:hAnsi="Times New Roman" w:cs="Times New Roman"/>
          <w:sz w:val="24"/>
          <w:szCs w:val="24"/>
          <w:lang w:val="en-CA"/>
        </w:rPr>
        <w:t xml:space="preserve"> </w:t>
      </w:r>
      <m:oMath>
        <m:acc>
          <m:accPr>
            <m:ctrlPr>
              <w:rPr>
                <w:rFonts w:ascii="Cambria Math" w:hAnsi="Cambria Math" w:cs="Times New Roman"/>
                <w:i/>
                <w:sz w:val="24"/>
                <w:szCs w:val="24"/>
                <w:lang w:val="en-CA"/>
              </w:rPr>
            </m:ctrlPr>
          </m:accPr>
          <m:e>
            <m:r>
              <w:rPr>
                <w:rFonts w:ascii="Cambria Math" w:hAnsi="Cambria Math" w:cs="Times New Roman"/>
                <w:sz w:val="24"/>
                <w:szCs w:val="24"/>
                <w:lang w:val="en-CA"/>
              </w:rPr>
              <m:t>C</m:t>
            </m:r>
          </m:e>
        </m:acc>
      </m:oMath>
      <w:r w:rsidRPr="00256DE4">
        <w:rPr>
          <w:rFonts w:ascii="Times New Roman" w:hAnsi="Times New Roman" w:cs="Times New Roman"/>
          <w:sz w:val="24"/>
          <w:szCs w:val="24"/>
          <w:lang w:val="en-CA"/>
        </w:rPr>
        <w:t>, are calculated from the Baranov equation:</w:t>
      </w:r>
    </w:p>
    <w:p w14:paraId="30BBCC8E" w14:textId="77777777" w:rsidR="007E218D" w:rsidRPr="00256DE4" w:rsidRDefault="007E218D" w:rsidP="009E2EE0">
      <w:pPr>
        <w:jc w:val="both"/>
        <w:rPr>
          <w:rFonts w:ascii="Times New Roman" w:hAnsi="Times New Roman" w:cs="Times New Roman"/>
          <w:sz w:val="24"/>
          <w:szCs w:val="24"/>
          <w:lang w:val="en-CA"/>
        </w:rPr>
      </w:pPr>
    </w:p>
    <w:p w14:paraId="2FA33675" w14:textId="5C1DC7B7" w:rsidR="007E218D" w:rsidRPr="00256DE4" w:rsidRDefault="006E5632" w:rsidP="009E2EE0">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acc>
              <m:accPr>
                <m:ctrlPr>
                  <w:rPr>
                    <w:rFonts w:ascii="Cambria Math" w:hAnsi="Cambria Math" w:cs="Times New Roman"/>
                    <w:sz w:val="24"/>
                    <w:szCs w:val="24"/>
                    <w:lang w:val="en-CA"/>
                  </w:rPr>
                </m:ctrlPr>
              </m:accPr>
              <m:e>
                <m:r>
                  <w:rPr>
                    <w:rFonts w:ascii="Cambria Math" w:hAnsi="Cambria Math" w:cs="Times New Roman"/>
                    <w:sz w:val="24"/>
                    <w:szCs w:val="24"/>
                    <w:lang w:val="en-CA"/>
                  </w:rPr>
                  <m:t>C</m:t>
                </m:r>
              </m:e>
            </m:acc>
          </m:e>
          <m:sub>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r>
          <m:rPr>
            <m:sty m:val="p"/>
          </m:rPr>
          <w:rPr>
            <w:rFonts w:ascii="Cambria Math" w:hAnsi="Cambria Math" w:cs="Times New Roman"/>
            <w:sz w:val="24"/>
            <w:szCs w:val="24"/>
            <w:lang w:val="en-CA"/>
          </w:rPr>
          <m:t>=</m:t>
        </m:r>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s</m:t>
            </m:r>
          </m:sub>
          <m:sup/>
          <m:e>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a</m:t>
                </m:r>
              </m:sub>
              <m:sup/>
              <m:e>
                <m:sSub>
                  <m:sSubPr>
                    <m:ctrlPr>
                      <w:rPr>
                        <w:rFonts w:ascii="Cambria Math" w:hAnsi="Cambria Math" w:cs="Times New Roman"/>
                        <w:sz w:val="24"/>
                        <w:szCs w:val="24"/>
                        <w:lang w:val="en-CA"/>
                      </w:rPr>
                    </m:ctrlPr>
                  </m:sSubPr>
                  <m:e>
                    <m:sSub>
                      <m:sSubPr>
                        <m:ctrlPr>
                          <w:rPr>
                            <w:rFonts w:ascii="Cambria Math" w:hAnsi="Cambria Math" w:cs="Times New Roman"/>
                            <w:sz w:val="24"/>
                            <w:szCs w:val="24"/>
                            <w:lang w:val="en-CA"/>
                          </w:rPr>
                        </m:ctrlPr>
                      </m:sSubPr>
                      <m:e>
                        <m:r>
                          <w:rPr>
                            <w:rFonts w:ascii="Cambria Math" w:hAnsi="Cambria Math" w:cs="Times New Roman"/>
                            <w:sz w:val="24"/>
                            <w:szCs w:val="24"/>
                            <w:lang w:val="en-CA"/>
                          </w:rPr>
                          <m:t>w</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a</m:t>
                        </m:r>
                      </m:sub>
                    </m:sSub>
                    <m:r>
                      <m:rPr>
                        <m:sty m:val="p"/>
                      </m:rPr>
                      <w:rPr>
                        <w:rFonts w:ascii="Cambria Math" w:hAnsi="Cambria Math" w:cs="Times New Roman"/>
                        <w:sz w:val="24"/>
                        <w:szCs w:val="24"/>
                        <w:lang w:val="en-CA"/>
                      </w:rPr>
                      <m:t>∙</m:t>
                    </m:r>
                    <m:r>
                      <w:rPr>
                        <w:rFonts w:ascii="Cambria Math" w:hAnsi="Cambria Math" w:cs="Times New Roman"/>
                        <w:sz w:val="24"/>
                        <w:szCs w:val="24"/>
                        <w:lang w:val="en-CA"/>
                      </w:rPr>
                      <m:t>N</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e>
            </m:nary>
            <m:r>
              <m:rPr>
                <m:sty m:val="p"/>
              </m:rPr>
              <w:rPr>
                <w:rFonts w:ascii="Cambria Math" w:hAnsi="Cambria Math" w:cs="Times New Roman"/>
                <w:sz w:val="24"/>
                <w:szCs w:val="24"/>
                <w:lang w:val="en-CA"/>
              </w:rPr>
              <m:t>∙</m:t>
            </m:r>
            <m:d>
              <m:dPr>
                <m:ctrlPr>
                  <w:rPr>
                    <w:rFonts w:ascii="Cambria Math" w:hAnsi="Cambria Math" w:cs="Times New Roman"/>
                    <w:sz w:val="24"/>
                    <w:szCs w:val="24"/>
                    <w:lang w:val="en-CA"/>
                  </w:rPr>
                </m:ctrlPr>
              </m:dPr>
              <m:e>
                <m:r>
                  <m:rPr>
                    <m:sty m:val="p"/>
                  </m:rPr>
                  <w:rPr>
                    <w:rFonts w:ascii="Cambria Math" w:hAnsi="Cambria Math" w:cs="Times New Roman"/>
                    <w:sz w:val="24"/>
                    <w:szCs w:val="24"/>
                    <w:lang w:val="en-CA"/>
                  </w:rPr>
                  <m:t>1-</m:t>
                </m:r>
                <m:sSup>
                  <m:sSupPr>
                    <m:ctrlPr>
                      <w:rPr>
                        <w:rFonts w:ascii="Cambria Math" w:hAnsi="Cambria Math" w:cs="Times New Roman"/>
                        <w:sz w:val="24"/>
                        <w:szCs w:val="24"/>
                        <w:lang w:val="en-CA"/>
                      </w:rPr>
                    </m:ctrlPr>
                  </m:sSupPr>
                  <m:e>
                    <m:r>
                      <w:rPr>
                        <w:rFonts w:ascii="Cambria Math" w:hAnsi="Cambria Math" w:cs="Times New Roman"/>
                        <w:sz w:val="24"/>
                        <w:szCs w:val="24"/>
                        <w:lang w:val="en-CA"/>
                      </w:rPr>
                      <m:t>e</m:t>
                    </m:r>
                  </m:e>
                  <m:sup>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Z</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sup>
                </m:sSup>
              </m:e>
            </m:d>
            <m:r>
              <m:rPr>
                <m:sty m:val="p"/>
              </m:rPr>
              <w:rPr>
                <w:rFonts w:ascii="Cambria Math" w:hAnsi="Cambria Math" w:cs="Times New Roman"/>
                <w:sz w:val="24"/>
                <w:szCs w:val="24"/>
                <w:lang w:val="en-CA"/>
              </w:rPr>
              <m:t>∙</m:t>
            </m:r>
            <m:d>
              <m:dPr>
                <m:ctrlPr>
                  <w:rPr>
                    <w:rFonts w:ascii="Cambria Math" w:hAnsi="Cambria Math" w:cs="Times New Roman"/>
                    <w:sz w:val="24"/>
                    <w:szCs w:val="24"/>
                    <w:lang w:val="en-CA"/>
                  </w:rPr>
                </m:ctrlPr>
              </m:dPr>
              <m:e>
                <m:f>
                  <m:fPr>
                    <m:ctrlPr>
                      <w:rPr>
                        <w:rFonts w:ascii="Cambria Math" w:hAnsi="Cambria Math" w:cs="Times New Roman"/>
                        <w:sz w:val="24"/>
                        <w:szCs w:val="24"/>
                        <w:lang w:val="en-CA"/>
                      </w:rPr>
                    </m:ctrlPr>
                  </m:fPr>
                  <m:num>
                    <m:sSub>
                      <m:sSubPr>
                        <m:ctrlPr>
                          <w:rPr>
                            <w:rFonts w:ascii="Cambria Math" w:hAnsi="Cambria Math" w:cs="Times New Roman"/>
                            <w:sz w:val="24"/>
                            <w:szCs w:val="24"/>
                            <w:lang w:val="en-CA"/>
                          </w:rPr>
                        </m:ctrlPr>
                      </m:sSubPr>
                      <m:e>
                        <m:r>
                          <w:rPr>
                            <w:rFonts w:ascii="Cambria Math" w:hAnsi="Cambria Math" w:cs="Times New Roman"/>
                            <w:sz w:val="24"/>
                            <w:szCs w:val="24"/>
                            <w:lang w:val="en-CA"/>
                          </w:rPr>
                          <m:t>F</m:t>
                        </m:r>
                      </m:e>
                      <m:sub>
                        <m:r>
                          <w:ins w:id="925" w:author="Thomas Carruthers" w:date="2019-09-05T21:43:00Z">
                            <w:rPr>
                              <w:rFonts w:ascii="Cambria Math" w:hAnsi="Cambria Math" w:cs="Times New Roman"/>
                              <w:sz w:val="24"/>
                              <w:szCs w:val="24"/>
                              <w:lang w:val="en-CA"/>
                            </w:rPr>
                            <m:t>s,</m:t>
                          </w:ins>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num>
                  <m:den>
                    <m:sSub>
                      <m:sSubPr>
                        <m:ctrlPr>
                          <w:rPr>
                            <w:rFonts w:ascii="Cambria Math" w:hAnsi="Cambria Math" w:cs="Times New Roman"/>
                            <w:sz w:val="24"/>
                            <w:szCs w:val="24"/>
                            <w:lang w:val="en-CA"/>
                          </w:rPr>
                        </m:ctrlPr>
                      </m:sSubPr>
                      <m:e>
                        <m:r>
                          <w:rPr>
                            <w:rFonts w:ascii="Cambria Math" w:hAnsi="Cambria Math" w:cs="Times New Roman"/>
                            <w:sz w:val="24"/>
                            <w:szCs w:val="24"/>
                            <w:lang w:val="en-CA"/>
                          </w:rPr>
                          <m:t>Z</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den>
                </m:f>
              </m:e>
            </m:d>
          </m:e>
        </m:nary>
      </m:oMath>
      <w:r w:rsidR="00CA792F" w:rsidRPr="00256DE4">
        <w:rPr>
          <w:rFonts w:ascii="Times New Roman" w:hAnsi="Times New Roman" w:cs="Times New Roman"/>
          <w:sz w:val="24"/>
          <w:szCs w:val="24"/>
          <w:lang w:val="en-CA"/>
        </w:rPr>
        <w:t xml:space="preserve"> </w:t>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8D29D5" w:rsidRPr="00256DE4">
        <w:rPr>
          <w:rFonts w:ascii="Times New Roman" w:hAnsi="Times New Roman" w:cs="Times New Roman"/>
          <w:sz w:val="24"/>
          <w:szCs w:val="24"/>
          <w:lang w:val="en-CA"/>
        </w:rPr>
        <w:tab/>
      </w:r>
      <w:r w:rsidR="0046075B">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w:t>
      </w:r>
      <w:r w:rsidR="00466328" w:rsidRPr="00256DE4">
        <w:rPr>
          <w:rFonts w:ascii="Times New Roman" w:hAnsi="Times New Roman" w:cs="Times New Roman"/>
          <w:sz w:val="24"/>
          <w:szCs w:val="24"/>
          <w:lang w:val="en-CA"/>
        </w:rPr>
        <w:t>8</w:t>
      </w:r>
      <w:r w:rsidR="00CA792F" w:rsidRPr="00256DE4">
        <w:rPr>
          <w:rFonts w:ascii="Times New Roman" w:hAnsi="Times New Roman" w:cs="Times New Roman"/>
          <w:sz w:val="24"/>
          <w:szCs w:val="24"/>
          <w:lang w:val="en-CA"/>
        </w:rPr>
        <w:t>.</w:t>
      </w:r>
      <w:r w:rsidR="00C41ECA" w:rsidRPr="00256DE4">
        <w:rPr>
          <w:rFonts w:ascii="Times New Roman" w:hAnsi="Times New Roman" w:cs="Times New Roman"/>
          <w:sz w:val="24"/>
          <w:szCs w:val="24"/>
          <w:lang w:val="en-CA"/>
        </w:rPr>
        <w:t>1</w:t>
      </w:r>
      <w:r w:rsidR="00CA792F" w:rsidRPr="00256DE4">
        <w:rPr>
          <w:rFonts w:ascii="Times New Roman" w:hAnsi="Times New Roman" w:cs="Times New Roman"/>
          <w:sz w:val="24"/>
          <w:szCs w:val="24"/>
          <w:lang w:val="en-CA"/>
        </w:rPr>
        <w:t>)</w:t>
      </w:r>
    </w:p>
    <w:p w14:paraId="236CFC4D" w14:textId="0E24267F" w:rsidR="007E218D" w:rsidRPr="00256DE4" w:rsidRDefault="007E218D" w:rsidP="009E2EE0">
      <w:pPr>
        <w:jc w:val="both"/>
        <w:rPr>
          <w:rFonts w:ascii="Times New Roman" w:hAnsi="Times New Roman" w:cs="Times New Roman"/>
          <w:sz w:val="24"/>
          <w:szCs w:val="24"/>
          <w:lang w:val="en-CA"/>
        </w:rPr>
      </w:pPr>
    </w:p>
    <w:p w14:paraId="1BE57E27" w14:textId="77777777" w:rsidR="000A0401" w:rsidRPr="00256DE4" w:rsidRDefault="000A0401" w:rsidP="009E2EE0">
      <w:pPr>
        <w:jc w:val="both"/>
        <w:rPr>
          <w:rFonts w:ascii="Times New Roman" w:hAnsi="Times New Roman" w:cs="Times New Roman"/>
          <w:sz w:val="24"/>
          <w:szCs w:val="24"/>
          <w:lang w:val="en-CA"/>
        </w:rPr>
      </w:pPr>
    </w:p>
    <w:p w14:paraId="2717C8A0" w14:textId="0073C7B4" w:rsidR="007E218D" w:rsidRPr="00256DE4" w:rsidRDefault="00987C9A" w:rsidP="009E2EE0">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Similarly</w:t>
      </w:r>
      <w:r w:rsidR="00B05219">
        <w:rPr>
          <w:rFonts w:ascii="Times New Roman" w:hAnsi="Times New Roman" w:cs="Times New Roman"/>
          <w:sz w:val="24"/>
          <w:szCs w:val="24"/>
          <w:lang w:val="en-CA"/>
        </w:rPr>
        <w:t>,</w:t>
      </w:r>
      <w:r w:rsidRPr="00256DE4">
        <w:rPr>
          <w:rFonts w:ascii="Times New Roman" w:hAnsi="Times New Roman" w:cs="Times New Roman"/>
          <w:sz w:val="24"/>
          <w:szCs w:val="24"/>
          <w:lang w:val="en-CA"/>
        </w:rPr>
        <w:t xml:space="preserve"> predicted catches in numbers at age </w:t>
      </w:r>
      <w:r w:rsidR="004A385F" w:rsidRPr="00256DE4">
        <w:rPr>
          <w:rFonts w:ascii="Times New Roman" w:hAnsi="Times New Roman" w:cs="Times New Roman"/>
          <w:sz w:val="24"/>
          <w:szCs w:val="24"/>
          <w:lang w:val="en-CA"/>
        </w:rPr>
        <w:t>(</w:t>
      </w:r>
      <w:r w:rsidRPr="00256DE4">
        <w:rPr>
          <w:rFonts w:ascii="Times New Roman" w:hAnsi="Times New Roman" w:cs="Times New Roman"/>
          <w:i/>
          <w:sz w:val="24"/>
          <w:szCs w:val="24"/>
          <w:lang w:val="en-CA"/>
        </w:rPr>
        <w:t>CAA</w:t>
      </w:r>
      <w:r w:rsidR="004A385F" w:rsidRPr="00256DE4">
        <w:rPr>
          <w:rFonts w:ascii="Times New Roman" w:hAnsi="Times New Roman" w:cs="Times New Roman"/>
          <w:sz w:val="24"/>
          <w:szCs w:val="24"/>
          <w:lang w:val="en-CA"/>
        </w:rPr>
        <w:t>)</w:t>
      </w:r>
      <w:r w:rsidRPr="00256DE4">
        <w:rPr>
          <w:rFonts w:ascii="Times New Roman" w:hAnsi="Times New Roman" w:cs="Times New Roman"/>
          <w:sz w:val="24"/>
          <w:szCs w:val="24"/>
          <w:lang w:val="en-CA"/>
        </w:rPr>
        <w:t xml:space="preserve"> </w:t>
      </w:r>
      <w:r w:rsidR="004A385F" w:rsidRPr="00256DE4">
        <w:rPr>
          <w:rFonts w:ascii="Times New Roman" w:hAnsi="Times New Roman" w:cs="Times New Roman"/>
          <w:sz w:val="24"/>
          <w:szCs w:val="24"/>
          <w:lang w:val="en-CA"/>
        </w:rPr>
        <w:t>are</w:t>
      </w:r>
      <w:r w:rsidRPr="00256DE4">
        <w:rPr>
          <w:rFonts w:ascii="Times New Roman" w:hAnsi="Times New Roman" w:cs="Times New Roman"/>
          <w:sz w:val="24"/>
          <w:szCs w:val="24"/>
          <w:lang w:val="en-CA"/>
        </w:rPr>
        <w:t xml:space="preserve"> given by:</w:t>
      </w:r>
    </w:p>
    <w:p w14:paraId="567873DF" w14:textId="77777777" w:rsidR="007E218D" w:rsidRPr="00256DE4" w:rsidRDefault="007E218D" w:rsidP="009E2EE0">
      <w:pPr>
        <w:jc w:val="both"/>
        <w:rPr>
          <w:rFonts w:ascii="Times New Roman" w:hAnsi="Times New Roman" w:cs="Times New Roman"/>
          <w:sz w:val="24"/>
          <w:szCs w:val="24"/>
          <w:lang w:val="en-CA"/>
        </w:rPr>
      </w:pPr>
    </w:p>
    <w:p w14:paraId="6602125E" w14:textId="0F6D44E5" w:rsidR="007E218D" w:rsidRPr="00256DE4" w:rsidRDefault="006E5632" w:rsidP="009E2EE0">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acc>
              <m:accPr>
                <m:ctrlPr>
                  <w:rPr>
                    <w:rFonts w:ascii="Cambria Math" w:hAnsi="Cambria Math" w:cs="Times New Roman"/>
                    <w:sz w:val="24"/>
                    <w:szCs w:val="24"/>
                    <w:lang w:val="en-CA"/>
                  </w:rPr>
                </m:ctrlPr>
              </m:accPr>
              <m:e>
                <m:r>
                  <w:rPr>
                    <w:rFonts w:ascii="Cambria Math" w:hAnsi="Cambria Math" w:cs="Times New Roman"/>
                    <w:sz w:val="24"/>
                    <w:szCs w:val="24"/>
                    <w:lang w:val="en-CA"/>
                  </w:rPr>
                  <m:t>CAA</m:t>
                </m:r>
              </m:e>
            </m:acc>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N</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r>
          <m:rPr>
            <m:sty m:val="p"/>
          </m:rPr>
          <w:rPr>
            <w:rFonts w:ascii="Cambria Math" w:hAnsi="Cambria Math" w:cs="Times New Roman"/>
            <w:sz w:val="24"/>
            <w:szCs w:val="24"/>
            <w:lang w:val="en-CA"/>
          </w:rPr>
          <m:t>∙</m:t>
        </m:r>
        <m:d>
          <m:dPr>
            <m:ctrlPr>
              <w:rPr>
                <w:rFonts w:ascii="Cambria Math" w:hAnsi="Cambria Math" w:cs="Times New Roman"/>
                <w:sz w:val="24"/>
                <w:szCs w:val="24"/>
                <w:lang w:val="en-CA"/>
              </w:rPr>
            </m:ctrlPr>
          </m:dPr>
          <m:e>
            <m:r>
              <m:rPr>
                <m:sty m:val="p"/>
              </m:rPr>
              <w:rPr>
                <w:rFonts w:ascii="Cambria Math" w:hAnsi="Cambria Math" w:cs="Times New Roman"/>
                <w:sz w:val="24"/>
                <w:szCs w:val="24"/>
                <w:lang w:val="en-CA"/>
              </w:rPr>
              <m:t>1-</m:t>
            </m:r>
            <m:sSup>
              <m:sSupPr>
                <m:ctrlPr>
                  <w:rPr>
                    <w:rFonts w:ascii="Cambria Math" w:hAnsi="Cambria Math" w:cs="Times New Roman"/>
                    <w:sz w:val="24"/>
                    <w:szCs w:val="24"/>
                    <w:lang w:val="en-CA"/>
                  </w:rPr>
                </m:ctrlPr>
              </m:sSupPr>
              <m:e>
                <m:r>
                  <w:rPr>
                    <w:rFonts w:ascii="Cambria Math" w:hAnsi="Cambria Math" w:cs="Times New Roman"/>
                    <w:sz w:val="24"/>
                    <w:szCs w:val="24"/>
                    <w:lang w:val="en-CA"/>
                  </w:rPr>
                  <m:t>e</m:t>
                </m:r>
              </m:e>
              <m:sup>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Z</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sup>
            </m:sSup>
          </m:e>
        </m:d>
        <m:r>
          <m:rPr>
            <m:sty m:val="p"/>
          </m:rPr>
          <w:rPr>
            <w:rFonts w:ascii="Cambria Math" w:hAnsi="Cambria Math" w:cs="Times New Roman"/>
            <w:sz w:val="24"/>
            <w:szCs w:val="24"/>
            <w:lang w:val="en-CA"/>
          </w:rPr>
          <m:t>∙</m:t>
        </m:r>
        <m:d>
          <m:dPr>
            <m:ctrlPr>
              <w:rPr>
                <w:rFonts w:ascii="Cambria Math" w:hAnsi="Cambria Math" w:cs="Times New Roman"/>
                <w:sz w:val="24"/>
                <w:szCs w:val="24"/>
                <w:lang w:val="en-CA"/>
              </w:rPr>
            </m:ctrlPr>
          </m:dPr>
          <m:e>
            <m:f>
              <m:fPr>
                <m:ctrlPr>
                  <w:rPr>
                    <w:rFonts w:ascii="Cambria Math" w:hAnsi="Cambria Math" w:cs="Times New Roman"/>
                    <w:sz w:val="24"/>
                    <w:szCs w:val="24"/>
                    <w:lang w:val="en-CA"/>
                  </w:rPr>
                </m:ctrlPr>
              </m:fPr>
              <m:num>
                <m:sSub>
                  <m:sSubPr>
                    <m:ctrlPr>
                      <w:rPr>
                        <w:rFonts w:ascii="Cambria Math" w:hAnsi="Cambria Math" w:cs="Times New Roman"/>
                        <w:sz w:val="24"/>
                        <w:szCs w:val="24"/>
                        <w:lang w:val="en-CA"/>
                      </w:rPr>
                    </m:ctrlPr>
                  </m:sSubPr>
                  <m:e>
                    <m:r>
                      <w:rPr>
                        <w:rFonts w:ascii="Cambria Math" w:hAnsi="Cambria Math" w:cs="Times New Roman"/>
                        <w:sz w:val="24"/>
                        <w:szCs w:val="24"/>
                        <w:lang w:val="en-CA"/>
                      </w:rPr>
                      <m:t>F</m:t>
                    </m:r>
                  </m:e>
                  <m:sub>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num>
              <m:den>
                <m:sSub>
                  <m:sSubPr>
                    <m:ctrlPr>
                      <w:rPr>
                        <w:rFonts w:ascii="Cambria Math" w:hAnsi="Cambria Math" w:cs="Times New Roman"/>
                        <w:sz w:val="24"/>
                        <w:szCs w:val="24"/>
                        <w:lang w:val="en-CA"/>
                      </w:rPr>
                    </m:ctrlPr>
                  </m:sSubPr>
                  <m:e>
                    <m:r>
                      <w:rPr>
                        <w:rFonts w:ascii="Cambria Math" w:hAnsi="Cambria Math" w:cs="Times New Roman"/>
                        <w:sz w:val="24"/>
                        <w:szCs w:val="24"/>
                        <w:lang w:val="en-CA"/>
                      </w:rPr>
                      <m:t>Z</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sub>
                </m:sSub>
              </m:den>
            </m:f>
          </m:e>
        </m:d>
      </m:oMath>
      <w:r w:rsidR="00CA792F" w:rsidRPr="00256DE4">
        <w:rPr>
          <w:rFonts w:ascii="Times New Roman" w:hAnsi="Times New Roman" w:cs="Times New Roman"/>
          <w:sz w:val="24"/>
          <w:szCs w:val="24"/>
          <w:lang w:val="en-CA"/>
        </w:rPr>
        <w:t xml:space="preserve"> </w:t>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8D29D5" w:rsidRPr="00256DE4">
        <w:rPr>
          <w:rFonts w:ascii="Times New Roman" w:hAnsi="Times New Roman" w:cs="Times New Roman"/>
          <w:sz w:val="24"/>
          <w:szCs w:val="24"/>
          <w:lang w:val="en-CA"/>
        </w:rPr>
        <w:tab/>
      </w:r>
      <w:r w:rsidR="0046075B">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w:t>
      </w:r>
      <w:r w:rsidR="00466328" w:rsidRPr="00256DE4">
        <w:rPr>
          <w:rFonts w:ascii="Times New Roman" w:hAnsi="Times New Roman" w:cs="Times New Roman"/>
          <w:sz w:val="24"/>
          <w:szCs w:val="24"/>
          <w:lang w:val="en-CA"/>
        </w:rPr>
        <w:t>8</w:t>
      </w:r>
      <w:r w:rsidR="00CA792F" w:rsidRPr="00256DE4">
        <w:rPr>
          <w:rFonts w:ascii="Times New Roman" w:hAnsi="Times New Roman" w:cs="Times New Roman"/>
          <w:sz w:val="24"/>
          <w:szCs w:val="24"/>
          <w:lang w:val="en-CA"/>
        </w:rPr>
        <w:t>.</w:t>
      </w:r>
      <w:r w:rsidR="00C41ECA" w:rsidRPr="00256DE4">
        <w:rPr>
          <w:rFonts w:ascii="Times New Roman" w:hAnsi="Times New Roman" w:cs="Times New Roman"/>
          <w:sz w:val="24"/>
          <w:szCs w:val="24"/>
          <w:lang w:val="en-CA"/>
        </w:rPr>
        <w:t>2</w:t>
      </w:r>
      <w:r w:rsidR="00CA792F" w:rsidRPr="00256DE4">
        <w:rPr>
          <w:rFonts w:ascii="Times New Roman" w:hAnsi="Times New Roman" w:cs="Times New Roman"/>
          <w:sz w:val="24"/>
          <w:szCs w:val="24"/>
          <w:lang w:val="en-CA"/>
        </w:rPr>
        <w:t>)</w:t>
      </w:r>
    </w:p>
    <w:p w14:paraId="7887909D" w14:textId="4E25517E" w:rsidR="007E218D" w:rsidRPr="00256DE4" w:rsidRDefault="007E218D" w:rsidP="009E2EE0">
      <w:pPr>
        <w:jc w:val="both"/>
        <w:rPr>
          <w:rFonts w:ascii="Times New Roman" w:hAnsi="Times New Roman" w:cs="Times New Roman"/>
          <w:sz w:val="24"/>
          <w:szCs w:val="24"/>
          <w:lang w:val="en-CA"/>
        </w:rPr>
      </w:pPr>
    </w:p>
    <w:p w14:paraId="08B438E0" w14:textId="77777777" w:rsidR="000A0401" w:rsidRPr="00256DE4" w:rsidRDefault="000A0401" w:rsidP="009E2EE0">
      <w:pPr>
        <w:jc w:val="both"/>
        <w:rPr>
          <w:rFonts w:ascii="Times New Roman" w:hAnsi="Times New Roman" w:cs="Times New Roman"/>
          <w:sz w:val="24"/>
          <w:szCs w:val="24"/>
          <w:lang w:val="en-CA"/>
        </w:rPr>
      </w:pPr>
    </w:p>
    <w:p w14:paraId="03C3C988" w14:textId="77777777" w:rsidR="007E218D" w:rsidRPr="00256DE4" w:rsidRDefault="00987C9A" w:rsidP="009E2EE0">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This can be converted to a prediction of total catches in numbers by length class </w:t>
      </w:r>
      <w:r w:rsidRPr="00256DE4">
        <w:rPr>
          <w:rFonts w:ascii="Times New Roman" w:hAnsi="Times New Roman" w:cs="Times New Roman"/>
          <w:i/>
          <w:sz w:val="24"/>
          <w:szCs w:val="24"/>
          <w:lang w:val="en-CA"/>
        </w:rPr>
        <w:t>CAL</w:t>
      </w:r>
      <w:r w:rsidRPr="00256DE4">
        <w:rPr>
          <w:rFonts w:ascii="Times New Roman" w:hAnsi="Times New Roman" w:cs="Times New Roman"/>
          <w:sz w:val="24"/>
          <w:szCs w:val="24"/>
          <w:lang w:val="en-CA"/>
        </w:rPr>
        <w:t xml:space="preserve"> using a stock specific inverse age-length key, </w:t>
      </w:r>
      <w:r w:rsidRPr="00256DE4">
        <w:rPr>
          <w:rFonts w:ascii="Times New Roman" w:hAnsi="Times New Roman" w:cs="Times New Roman"/>
          <w:i/>
          <w:sz w:val="24"/>
          <w:szCs w:val="24"/>
          <w:lang w:val="en-CA"/>
        </w:rPr>
        <w:t>LAK</w:t>
      </w:r>
      <w:r w:rsidRPr="00256DE4">
        <w:rPr>
          <w:rFonts w:ascii="Times New Roman" w:hAnsi="Times New Roman" w:cs="Times New Roman"/>
          <w:sz w:val="24"/>
          <w:szCs w:val="24"/>
          <w:lang w:val="en-CA"/>
        </w:rPr>
        <w:t xml:space="preserve">: </w:t>
      </w:r>
    </w:p>
    <w:p w14:paraId="09170881" w14:textId="77777777" w:rsidR="007E218D" w:rsidRPr="00256DE4" w:rsidRDefault="007E218D" w:rsidP="009E2EE0">
      <w:pPr>
        <w:jc w:val="both"/>
        <w:rPr>
          <w:rFonts w:ascii="Times New Roman" w:hAnsi="Times New Roman" w:cs="Times New Roman"/>
          <w:sz w:val="24"/>
          <w:szCs w:val="24"/>
          <w:lang w:val="en-CA"/>
        </w:rPr>
      </w:pPr>
    </w:p>
    <w:p w14:paraId="53ADE2C7" w14:textId="4C8101A2" w:rsidR="007E218D" w:rsidRPr="00256DE4" w:rsidRDefault="006E5632" w:rsidP="009E2EE0">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acc>
              <m:accPr>
                <m:ctrlPr>
                  <w:rPr>
                    <w:rFonts w:ascii="Cambria Math" w:hAnsi="Cambria Math" w:cs="Times New Roman"/>
                    <w:sz w:val="24"/>
                    <w:szCs w:val="24"/>
                    <w:lang w:val="en-CA"/>
                  </w:rPr>
                </m:ctrlPr>
              </m:accPr>
              <m:e>
                <m:r>
                  <w:rPr>
                    <w:rFonts w:ascii="Cambria Math" w:hAnsi="Cambria Math" w:cs="Times New Roman"/>
                    <w:sz w:val="24"/>
                    <w:szCs w:val="24"/>
                    <w:lang w:val="en-CA"/>
                  </w:rPr>
                  <m:t>CAL</m:t>
                </m:r>
              </m:e>
            </m:acc>
          </m:e>
          <m:sub>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l</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r>
          <m:rPr>
            <m:sty m:val="p"/>
          </m:rPr>
          <w:rPr>
            <w:rFonts w:ascii="Cambria Math" w:hAnsi="Cambria Math" w:cs="Times New Roman"/>
            <w:sz w:val="24"/>
            <w:szCs w:val="24"/>
            <w:lang w:val="en-CA"/>
          </w:rPr>
          <m:t>=</m:t>
        </m:r>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s</m:t>
            </m:r>
          </m:sub>
          <m:sup/>
          <m:e>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a</m:t>
                </m:r>
              </m:sub>
              <m:sup/>
              <m:e>
                <m:sSub>
                  <m:sSubPr>
                    <m:ctrlPr>
                      <w:rPr>
                        <w:rFonts w:ascii="Cambria Math" w:hAnsi="Cambria Math" w:cs="Times New Roman"/>
                        <w:sz w:val="24"/>
                        <w:szCs w:val="24"/>
                        <w:lang w:val="en-CA"/>
                      </w:rPr>
                    </m:ctrlPr>
                  </m:sSubPr>
                  <m:e>
                    <m:acc>
                      <m:accPr>
                        <m:ctrlPr>
                          <w:rPr>
                            <w:rFonts w:ascii="Cambria Math" w:hAnsi="Cambria Math" w:cs="Times New Roman"/>
                            <w:sz w:val="24"/>
                            <w:szCs w:val="24"/>
                            <w:lang w:val="en-CA"/>
                          </w:rPr>
                        </m:ctrlPr>
                      </m:accPr>
                      <m:e>
                        <m:r>
                          <w:rPr>
                            <w:rFonts w:ascii="Cambria Math" w:hAnsi="Cambria Math" w:cs="Times New Roman"/>
                            <w:sz w:val="24"/>
                            <w:szCs w:val="24"/>
                            <w:lang w:val="en-CA"/>
                          </w:rPr>
                          <m:t>CAA</m:t>
                        </m:r>
                      </m:e>
                    </m:acc>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LAK</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l</m:t>
                    </m:r>
                  </m:sub>
                </m:sSub>
              </m:e>
            </m:nary>
          </m:e>
        </m:nary>
      </m:oMath>
      <w:r w:rsidR="00CA792F" w:rsidRPr="00256DE4">
        <w:rPr>
          <w:rFonts w:ascii="Times New Roman" w:hAnsi="Times New Roman" w:cs="Times New Roman"/>
          <w:sz w:val="24"/>
          <w:szCs w:val="24"/>
          <w:lang w:val="en-CA"/>
        </w:rPr>
        <w:t xml:space="preserve"> </w:t>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8D29D5" w:rsidRPr="00256DE4">
        <w:rPr>
          <w:rFonts w:ascii="Times New Roman" w:hAnsi="Times New Roman" w:cs="Times New Roman"/>
          <w:sz w:val="24"/>
          <w:szCs w:val="24"/>
          <w:lang w:val="en-CA"/>
        </w:rPr>
        <w:tab/>
      </w:r>
      <w:r w:rsidR="0046075B">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w:t>
      </w:r>
      <w:r w:rsidR="00466328" w:rsidRPr="00256DE4">
        <w:rPr>
          <w:rFonts w:ascii="Times New Roman" w:hAnsi="Times New Roman" w:cs="Times New Roman"/>
          <w:sz w:val="24"/>
          <w:szCs w:val="24"/>
          <w:lang w:val="en-CA"/>
        </w:rPr>
        <w:t>8</w:t>
      </w:r>
      <w:r w:rsidR="00CA792F" w:rsidRPr="00256DE4">
        <w:rPr>
          <w:rFonts w:ascii="Times New Roman" w:hAnsi="Times New Roman" w:cs="Times New Roman"/>
          <w:sz w:val="24"/>
          <w:szCs w:val="24"/>
          <w:lang w:val="en-CA"/>
        </w:rPr>
        <w:t>.</w:t>
      </w:r>
      <w:r w:rsidR="00C41ECA" w:rsidRPr="00256DE4">
        <w:rPr>
          <w:rFonts w:ascii="Times New Roman" w:hAnsi="Times New Roman" w:cs="Times New Roman"/>
          <w:sz w:val="24"/>
          <w:szCs w:val="24"/>
          <w:lang w:val="en-CA"/>
        </w:rPr>
        <w:t>3</w:t>
      </w:r>
      <w:r w:rsidR="00CA792F" w:rsidRPr="00256DE4">
        <w:rPr>
          <w:rFonts w:ascii="Times New Roman" w:hAnsi="Times New Roman" w:cs="Times New Roman"/>
          <w:sz w:val="24"/>
          <w:szCs w:val="24"/>
          <w:lang w:val="en-CA"/>
        </w:rPr>
        <w:t>)</w:t>
      </w:r>
    </w:p>
    <w:p w14:paraId="79848019" w14:textId="77777777" w:rsidR="000A0401" w:rsidRPr="00256DE4" w:rsidRDefault="000A0401" w:rsidP="009E2EE0">
      <w:pPr>
        <w:jc w:val="both"/>
        <w:rPr>
          <w:rFonts w:ascii="Times New Roman" w:hAnsi="Times New Roman" w:cs="Times New Roman"/>
          <w:sz w:val="24"/>
          <w:szCs w:val="24"/>
          <w:lang w:val="en-CA"/>
        </w:rPr>
      </w:pPr>
    </w:p>
    <w:p w14:paraId="284642E3" w14:textId="77777777" w:rsidR="000A0401" w:rsidRPr="00256DE4" w:rsidRDefault="000A0401" w:rsidP="009E2EE0">
      <w:pPr>
        <w:jc w:val="both"/>
        <w:rPr>
          <w:rFonts w:ascii="Times New Roman" w:hAnsi="Times New Roman" w:cs="Times New Roman"/>
          <w:sz w:val="24"/>
          <w:szCs w:val="24"/>
          <w:lang w:val="en-CA"/>
        </w:rPr>
      </w:pPr>
    </w:p>
    <w:p w14:paraId="7FF69DF8" w14:textId="6DF8C2DB" w:rsidR="007E218D" w:rsidRPr="00256DE4" w:rsidRDefault="00987C9A" w:rsidP="009E2EE0">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The model predicts spawning stock biomass indices </w:t>
      </w:r>
      <m:oMath>
        <m:acc>
          <m:accPr>
            <m:ctrlPr>
              <w:rPr>
                <w:rFonts w:ascii="Cambria Math" w:hAnsi="Cambria Math" w:cs="Times New Roman"/>
                <w:i/>
                <w:sz w:val="24"/>
                <w:szCs w:val="24"/>
                <w:lang w:val="en-CA"/>
              </w:rPr>
            </m:ctrlPr>
          </m:accPr>
          <m:e>
            <m:r>
              <w:rPr>
                <w:rFonts w:ascii="Cambria Math" w:hAnsi="Cambria Math" w:cs="Times New Roman"/>
                <w:sz w:val="24"/>
                <w:szCs w:val="24"/>
                <w:lang w:val="en-CA"/>
              </w:rPr>
              <m:t>Is</m:t>
            </m:r>
          </m:e>
        </m:acc>
      </m:oMath>
      <w:r w:rsidRPr="00256DE4">
        <w:rPr>
          <w:rFonts w:ascii="Times New Roman" w:hAnsi="Times New Roman" w:cs="Times New Roman"/>
          <w:sz w:val="24"/>
          <w:szCs w:val="24"/>
          <w:lang w:val="en-CA"/>
        </w:rPr>
        <w:t xml:space="preserve">, </w:t>
      </w:r>
      <w:r w:rsidR="002721C1">
        <w:rPr>
          <w:rFonts w:ascii="Times New Roman" w:hAnsi="Times New Roman" w:cs="Times New Roman"/>
          <w:sz w:val="24"/>
          <w:szCs w:val="24"/>
          <w:lang w:val="en-CA"/>
        </w:rPr>
        <w:t xml:space="preserve">for a specific strata </w:t>
      </w:r>
      <w:r w:rsidR="002721C1" w:rsidRPr="008B446F">
        <w:rPr>
          <w:rFonts w:ascii="Times New Roman" w:hAnsi="Times New Roman" w:cs="Times New Roman"/>
          <w:i/>
          <w:iCs/>
          <w:sz w:val="24"/>
          <w:szCs w:val="24"/>
          <w:lang w:val="en-CA"/>
        </w:rPr>
        <w:t>r</w:t>
      </w:r>
      <w:r w:rsidR="002721C1">
        <w:rPr>
          <w:rFonts w:ascii="Times New Roman" w:hAnsi="Times New Roman" w:cs="Times New Roman"/>
          <w:sz w:val="24"/>
          <w:szCs w:val="24"/>
          <w:lang w:val="en-CA"/>
        </w:rPr>
        <w:t xml:space="preserve">, </w:t>
      </w:r>
      <w:r w:rsidRPr="00256DE4">
        <w:rPr>
          <w:rFonts w:ascii="Times New Roman" w:hAnsi="Times New Roman" w:cs="Times New Roman"/>
          <w:sz w:val="24"/>
          <w:szCs w:val="24"/>
          <w:lang w:val="en-CA"/>
        </w:rPr>
        <w:t xml:space="preserve">that are standardized to have a mean of 1 for each stock </w:t>
      </w:r>
      <w:proofErr w:type="spellStart"/>
      <w:r w:rsidR="002721C1">
        <w:rPr>
          <w:rFonts w:ascii="Times New Roman" w:hAnsi="Times New Roman" w:cs="Times New Roman"/>
          <w:sz w:val="24"/>
          <w:szCs w:val="24"/>
          <w:lang w:val="en-CA"/>
        </w:rPr>
        <w:t>i</w:t>
      </w:r>
      <w:r w:rsidRPr="00256DE4">
        <w:rPr>
          <w:rFonts w:ascii="Times New Roman" w:hAnsi="Times New Roman" w:cs="Times New Roman"/>
          <w:sz w:val="24"/>
          <w:szCs w:val="24"/>
          <w:lang w:val="en-CA"/>
        </w:rPr>
        <w:t>over</w:t>
      </w:r>
      <w:proofErr w:type="spellEnd"/>
      <w:r w:rsidRPr="00256DE4">
        <w:rPr>
          <w:rFonts w:ascii="Times New Roman" w:hAnsi="Times New Roman" w:cs="Times New Roman"/>
          <w:sz w:val="24"/>
          <w:szCs w:val="24"/>
          <w:lang w:val="en-CA"/>
        </w:rPr>
        <w:t xml:space="preserve"> the total number of years </w:t>
      </w:r>
      <w:proofErr w:type="spellStart"/>
      <w:r w:rsidRPr="00256DE4">
        <w:rPr>
          <w:rFonts w:ascii="Times New Roman" w:hAnsi="Times New Roman" w:cs="Times New Roman"/>
          <w:i/>
          <w:sz w:val="24"/>
          <w:szCs w:val="24"/>
          <w:lang w:val="en-CA"/>
        </w:rPr>
        <w:t>n</w:t>
      </w:r>
      <w:r w:rsidR="00EC0C87" w:rsidRPr="00256DE4">
        <w:rPr>
          <w:rFonts w:ascii="Times New Roman" w:hAnsi="Times New Roman" w:cs="Times New Roman"/>
          <w:i/>
          <w:sz w:val="24"/>
          <w:szCs w:val="24"/>
          <w:vertAlign w:val="subscript"/>
          <w:lang w:val="en-CA"/>
        </w:rPr>
        <w:t>y</w:t>
      </w:r>
      <w:proofErr w:type="spellEnd"/>
      <w:r w:rsidRPr="00256DE4">
        <w:rPr>
          <w:rFonts w:ascii="Times New Roman" w:hAnsi="Times New Roman" w:cs="Times New Roman"/>
          <w:sz w:val="24"/>
          <w:szCs w:val="24"/>
          <w:lang w:val="en-CA"/>
        </w:rPr>
        <w:t>:</w:t>
      </w:r>
    </w:p>
    <w:p w14:paraId="3317309A" w14:textId="77777777" w:rsidR="007E218D" w:rsidRPr="00256DE4" w:rsidRDefault="007E218D" w:rsidP="009E2EE0">
      <w:pPr>
        <w:jc w:val="both"/>
        <w:rPr>
          <w:rFonts w:ascii="Times New Roman" w:hAnsi="Times New Roman" w:cs="Times New Roman"/>
          <w:sz w:val="24"/>
          <w:szCs w:val="24"/>
          <w:lang w:val="en-CA"/>
        </w:rPr>
      </w:pPr>
    </w:p>
    <w:p w14:paraId="1BB04104" w14:textId="2EA92BE4" w:rsidR="007E218D" w:rsidRPr="00256DE4" w:rsidRDefault="006E5632" w:rsidP="009E2EE0">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acc>
              <m:accPr>
                <m:ctrlPr>
                  <w:rPr>
                    <w:rFonts w:ascii="Cambria Math" w:hAnsi="Cambria Math" w:cs="Times New Roman"/>
                    <w:sz w:val="24"/>
                    <w:szCs w:val="24"/>
                    <w:lang w:val="en-CA"/>
                  </w:rPr>
                </m:ctrlPr>
              </m:accPr>
              <m:e>
                <m:r>
                  <w:rPr>
                    <w:rFonts w:ascii="Cambria Math" w:hAnsi="Cambria Math" w:cs="Times New Roman"/>
                    <w:sz w:val="24"/>
                    <w:szCs w:val="24"/>
                    <w:lang w:val="en-CA"/>
                  </w:rPr>
                  <m:t>Is</m:t>
                </m:r>
              </m:e>
            </m:acc>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y,r</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n</m:t>
            </m:r>
          </m:e>
          <m:sub>
            <m:r>
              <w:rPr>
                <w:rFonts w:ascii="Cambria Math" w:hAnsi="Cambria Math" w:cs="Times New Roman"/>
                <w:sz w:val="24"/>
                <w:szCs w:val="24"/>
                <w:lang w:val="en-CA"/>
              </w:rPr>
              <m:t>y</m:t>
            </m:r>
          </m:sub>
        </m:sSub>
        <m:r>
          <m:rPr>
            <m:sty m:val="p"/>
          </m:rPr>
          <w:rPr>
            <w:rFonts w:ascii="Cambria Math" w:hAnsi="Cambria Math" w:cs="Times New Roman"/>
            <w:sz w:val="24"/>
            <w:szCs w:val="24"/>
            <w:lang w:val="en-CA"/>
          </w:rPr>
          <m:t>∙</m:t>
        </m:r>
        <m:f>
          <m:fPr>
            <m:type m:val="lin"/>
            <m:ctrlPr>
              <w:rPr>
                <w:rFonts w:ascii="Cambria Math" w:hAnsi="Cambria Math" w:cs="Times New Roman"/>
                <w:sz w:val="24"/>
                <w:szCs w:val="24"/>
                <w:lang w:val="en-CA"/>
              </w:rPr>
            </m:ctrlPr>
          </m:fPr>
          <m:num>
            <m:sSub>
              <m:sSubPr>
                <m:ctrlPr>
                  <w:rPr>
                    <w:rFonts w:ascii="Cambria Math" w:hAnsi="Cambria Math" w:cs="Times New Roman"/>
                    <w:sz w:val="24"/>
                    <w:szCs w:val="24"/>
                    <w:lang w:val="en-CA"/>
                  </w:rPr>
                </m:ctrlPr>
              </m:sSubPr>
              <m:e>
                <m:r>
                  <w:rPr>
                    <w:rFonts w:ascii="Cambria Math" w:hAnsi="Cambria Math" w:cs="Times New Roman"/>
                    <w:sz w:val="24"/>
                    <w:szCs w:val="24"/>
                    <w:lang w:val="en-CA"/>
                  </w:rPr>
                  <m:t>SSB</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y,r</m:t>
                </m:r>
              </m:sub>
            </m:sSub>
          </m:num>
          <m:den>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y</m:t>
                </m:r>
              </m:sub>
              <m:sup/>
              <m:e>
                <m:sSub>
                  <m:sSubPr>
                    <m:ctrlPr>
                      <w:rPr>
                        <w:rFonts w:ascii="Cambria Math" w:hAnsi="Cambria Math" w:cs="Times New Roman"/>
                        <w:sz w:val="24"/>
                        <w:szCs w:val="24"/>
                        <w:lang w:val="en-CA"/>
                      </w:rPr>
                    </m:ctrlPr>
                  </m:sSubPr>
                  <m:e>
                    <m:r>
                      <w:rPr>
                        <w:rFonts w:ascii="Cambria Math" w:hAnsi="Cambria Math" w:cs="Times New Roman"/>
                        <w:sz w:val="24"/>
                        <w:szCs w:val="24"/>
                        <w:lang w:val="en-CA"/>
                      </w:rPr>
                      <m:t>SSB</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y,r</m:t>
                    </m:r>
                  </m:sub>
                </m:sSub>
              </m:e>
            </m:nary>
          </m:den>
        </m:f>
      </m:oMath>
      <w:r w:rsidR="00CA792F" w:rsidRPr="00256DE4">
        <w:rPr>
          <w:rFonts w:ascii="Times New Roman" w:hAnsi="Times New Roman" w:cs="Times New Roman"/>
          <w:sz w:val="24"/>
          <w:szCs w:val="24"/>
          <w:lang w:val="en-CA"/>
        </w:rPr>
        <w:t xml:space="preserve"> </w:t>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8D29D5" w:rsidRPr="00256DE4">
        <w:rPr>
          <w:rFonts w:ascii="Times New Roman" w:hAnsi="Times New Roman" w:cs="Times New Roman"/>
          <w:sz w:val="24"/>
          <w:szCs w:val="24"/>
          <w:lang w:val="en-CA"/>
        </w:rPr>
        <w:tab/>
      </w:r>
      <w:r w:rsidR="0046075B">
        <w:rPr>
          <w:rFonts w:ascii="Times New Roman" w:hAnsi="Times New Roman" w:cs="Times New Roman"/>
          <w:sz w:val="24"/>
          <w:szCs w:val="24"/>
          <w:lang w:val="en-CA"/>
        </w:rPr>
        <w:tab/>
      </w:r>
      <w:r w:rsidR="00687CCC">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w:t>
      </w:r>
      <w:r w:rsidR="00466328" w:rsidRPr="00256DE4">
        <w:rPr>
          <w:rFonts w:ascii="Times New Roman" w:hAnsi="Times New Roman" w:cs="Times New Roman"/>
          <w:sz w:val="24"/>
          <w:szCs w:val="24"/>
          <w:lang w:val="en-CA"/>
        </w:rPr>
        <w:t>8</w:t>
      </w:r>
      <w:r w:rsidR="00CA792F" w:rsidRPr="00256DE4">
        <w:rPr>
          <w:rFonts w:ascii="Times New Roman" w:hAnsi="Times New Roman" w:cs="Times New Roman"/>
          <w:sz w:val="24"/>
          <w:szCs w:val="24"/>
          <w:lang w:val="en-CA"/>
        </w:rPr>
        <w:t>.</w:t>
      </w:r>
      <w:r w:rsidR="00C41ECA" w:rsidRPr="00256DE4">
        <w:rPr>
          <w:rFonts w:ascii="Times New Roman" w:hAnsi="Times New Roman" w:cs="Times New Roman"/>
          <w:sz w:val="24"/>
          <w:szCs w:val="24"/>
          <w:lang w:val="en-CA"/>
        </w:rPr>
        <w:t>4</w:t>
      </w:r>
      <w:r w:rsidR="00CA792F" w:rsidRPr="00256DE4">
        <w:rPr>
          <w:rFonts w:ascii="Times New Roman" w:hAnsi="Times New Roman" w:cs="Times New Roman"/>
          <w:sz w:val="24"/>
          <w:szCs w:val="24"/>
          <w:lang w:val="en-CA"/>
        </w:rPr>
        <w:t>)</w:t>
      </w:r>
    </w:p>
    <w:p w14:paraId="53BAEB5A" w14:textId="55607190" w:rsidR="007E218D" w:rsidRPr="00256DE4" w:rsidRDefault="007E218D" w:rsidP="009E2EE0">
      <w:pPr>
        <w:jc w:val="both"/>
        <w:rPr>
          <w:rFonts w:ascii="Times New Roman" w:hAnsi="Times New Roman" w:cs="Times New Roman"/>
          <w:sz w:val="24"/>
          <w:szCs w:val="24"/>
          <w:lang w:val="en-CA"/>
        </w:rPr>
      </w:pPr>
    </w:p>
    <w:p w14:paraId="6FF194C6" w14:textId="77777777" w:rsidR="000A0401" w:rsidRPr="00256DE4" w:rsidRDefault="000A0401" w:rsidP="009E2EE0">
      <w:pPr>
        <w:jc w:val="both"/>
        <w:rPr>
          <w:rFonts w:ascii="Times New Roman" w:hAnsi="Times New Roman" w:cs="Times New Roman"/>
          <w:sz w:val="24"/>
          <w:szCs w:val="24"/>
          <w:lang w:val="en-CA"/>
        </w:rPr>
      </w:pPr>
    </w:p>
    <w:p w14:paraId="44E3BEAD" w14:textId="77777777" w:rsidR="007E218D" w:rsidRPr="00256DE4" w:rsidRDefault="00987C9A" w:rsidP="009E2EE0">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The model predicts </w:t>
      </w:r>
      <w:r w:rsidR="004666A2" w:rsidRPr="00256DE4">
        <w:rPr>
          <w:rFonts w:ascii="Times New Roman" w:hAnsi="Times New Roman" w:cs="Times New Roman"/>
          <w:sz w:val="24"/>
          <w:szCs w:val="24"/>
          <w:lang w:val="en-CA"/>
        </w:rPr>
        <w:t>exploitable</w:t>
      </w:r>
      <w:r w:rsidRPr="00256DE4">
        <w:rPr>
          <w:rFonts w:ascii="Times New Roman" w:hAnsi="Times New Roman" w:cs="Times New Roman"/>
          <w:sz w:val="24"/>
          <w:szCs w:val="24"/>
          <w:lang w:val="en-CA"/>
        </w:rPr>
        <w:t xml:space="preserve"> biomass indices </w:t>
      </w:r>
      <m:oMath>
        <m:acc>
          <m:accPr>
            <m:ctrlPr>
              <w:rPr>
                <w:rFonts w:ascii="Cambria Math" w:hAnsi="Cambria Math" w:cs="Times New Roman"/>
                <w:i/>
                <w:sz w:val="24"/>
                <w:szCs w:val="24"/>
                <w:lang w:val="en-CA"/>
              </w:rPr>
            </m:ctrlPr>
          </m:accPr>
          <m:e>
            <m:r>
              <w:rPr>
                <w:rFonts w:ascii="Cambria Math" w:hAnsi="Cambria Math" w:cs="Times New Roman"/>
                <w:sz w:val="24"/>
                <w:szCs w:val="24"/>
                <w:lang w:val="en-CA"/>
              </w:rPr>
              <m:t>I</m:t>
            </m:r>
          </m:e>
        </m:acc>
      </m:oMath>
      <w:r w:rsidRPr="00256DE4">
        <w:rPr>
          <w:rFonts w:ascii="Times New Roman" w:hAnsi="Times New Roman" w:cs="Times New Roman"/>
          <w:sz w:val="24"/>
          <w:szCs w:val="24"/>
          <w:lang w:val="en-CA"/>
        </w:rPr>
        <w:t>, by fleet that are standardized to have a mean of 1 for each fleet:</w:t>
      </w:r>
    </w:p>
    <w:p w14:paraId="7016CAA9" w14:textId="77777777" w:rsidR="007E218D" w:rsidRPr="00256DE4" w:rsidRDefault="007E218D" w:rsidP="009E2EE0">
      <w:pPr>
        <w:jc w:val="both"/>
        <w:rPr>
          <w:rFonts w:ascii="Times New Roman" w:hAnsi="Times New Roman" w:cs="Times New Roman"/>
          <w:sz w:val="24"/>
          <w:szCs w:val="24"/>
          <w:lang w:val="en-CA"/>
        </w:rPr>
      </w:pPr>
    </w:p>
    <w:p w14:paraId="3569B11A" w14:textId="132C579C" w:rsidR="007E218D" w:rsidRPr="00256DE4" w:rsidRDefault="006E5632" w:rsidP="009E2EE0">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acc>
              <m:accPr>
                <m:ctrlPr>
                  <w:rPr>
                    <w:rFonts w:ascii="Cambria Math" w:hAnsi="Cambria Math" w:cs="Times New Roman"/>
                    <w:sz w:val="24"/>
                    <w:szCs w:val="24"/>
                    <w:lang w:val="en-CA"/>
                  </w:rPr>
                </m:ctrlPr>
              </m:accPr>
              <m:e>
                <m:r>
                  <w:rPr>
                    <w:rFonts w:ascii="Cambria Math" w:hAnsi="Cambria Math" w:cs="Times New Roman"/>
                    <w:sz w:val="24"/>
                    <w:szCs w:val="24"/>
                    <w:lang w:val="en-CA"/>
                  </w:rPr>
                  <m:t>I</m:t>
                </m:r>
              </m:e>
            </m:acc>
          </m:e>
          <m:sub>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n</m:t>
            </m:r>
          </m:e>
          <m:sub>
            <m:r>
              <w:rPr>
                <w:rFonts w:ascii="Cambria Math" w:hAnsi="Cambria Math" w:cs="Times New Roman"/>
                <w:sz w:val="24"/>
                <w:szCs w:val="24"/>
                <w:lang w:val="en-CA"/>
              </w:rPr>
              <m:t>y</m:t>
            </m:r>
          </m:sub>
        </m:sSub>
        <m:f>
          <m:fPr>
            <m:type m:val="lin"/>
            <m:ctrlPr>
              <w:rPr>
                <w:rFonts w:ascii="Cambria Math" w:hAnsi="Cambria Math" w:cs="Times New Roman"/>
                <w:sz w:val="24"/>
                <w:szCs w:val="24"/>
                <w:lang w:val="en-CA"/>
              </w:rPr>
            </m:ctrlPr>
          </m:fPr>
          <m:num>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V</m:t>
                </m:r>
              </m:e>
              <m:sub>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num>
          <m:den>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y</m:t>
                </m:r>
              </m:sub>
              <m:sup/>
              <m:e>
                <m:sSub>
                  <m:sSubPr>
                    <m:ctrlPr>
                      <w:rPr>
                        <w:rFonts w:ascii="Cambria Math" w:hAnsi="Cambria Math" w:cs="Times New Roman"/>
                        <w:sz w:val="24"/>
                        <w:szCs w:val="24"/>
                        <w:lang w:val="en-CA"/>
                      </w:rPr>
                    </m:ctrlPr>
                  </m:sSubPr>
                  <m:e>
                    <m:r>
                      <w:rPr>
                        <w:rFonts w:ascii="Cambria Math" w:hAnsi="Cambria Math" w:cs="Times New Roman"/>
                        <w:sz w:val="24"/>
                        <w:szCs w:val="24"/>
                        <w:lang w:val="en-CA"/>
                      </w:rPr>
                      <m:t>V</m:t>
                    </m:r>
                  </m:e>
                  <m:sub>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e>
            </m:nary>
          </m:den>
        </m:f>
      </m:oMath>
      <w:r w:rsidR="00CA792F" w:rsidRPr="00256DE4">
        <w:rPr>
          <w:rFonts w:ascii="Times New Roman" w:hAnsi="Times New Roman" w:cs="Times New Roman"/>
          <w:sz w:val="24"/>
          <w:szCs w:val="24"/>
          <w:lang w:val="en-CA"/>
        </w:rPr>
        <w:t xml:space="preserve"> </w:t>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8D29D5" w:rsidRPr="00256DE4">
        <w:rPr>
          <w:rFonts w:ascii="Times New Roman" w:hAnsi="Times New Roman" w:cs="Times New Roman"/>
          <w:sz w:val="24"/>
          <w:szCs w:val="24"/>
          <w:lang w:val="en-CA"/>
        </w:rPr>
        <w:tab/>
      </w:r>
      <w:r w:rsidR="0046075B">
        <w:rPr>
          <w:rFonts w:ascii="Times New Roman" w:hAnsi="Times New Roman" w:cs="Times New Roman"/>
          <w:sz w:val="24"/>
          <w:szCs w:val="24"/>
          <w:lang w:val="en-CA"/>
        </w:rPr>
        <w:tab/>
      </w:r>
      <w:r w:rsidR="00570D96">
        <w:rPr>
          <w:rFonts w:ascii="Times New Roman" w:hAnsi="Times New Roman" w:cs="Times New Roman"/>
          <w:sz w:val="24"/>
          <w:szCs w:val="24"/>
          <w:lang w:val="en-CA"/>
        </w:rPr>
        <w:tab/>
      </w:r>
      <w:r w:rsidR="00570D96">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w:t>
      </w:r>
      <w:r w:rsidR="00466328" w:rsidRPr="00256DE4">
        <w:rPr>
          <w:rFonts w:ascii="Times New Roman" w:hAnsi="Times New Roman" w:cs="Times New Roman"/>
          <w:sz w:val="24"/>
          <w:szCs w:val="24"/>
          <w:lang w:val="en-CA"/>
        </w:rPr>
        <w:t>8</w:t>
      </w:r>
      <w:r w:rsidR="00CA792F" w:rsidRPr="00256DE4">
        <w:rPr>
          <w:rFonts w:ascii="Times New Roman" w:hAnsi="Times New Roman" w:cs="Times New Roman"/>
          <w:sz w:val="24"/>
          <w:szCs w:val="24"/>
          <w:lang w:val="en-CA"/>
        </w:rPr>
        <w:t>.</w:t>
      </w:r>
      <w:r w:rsidR="00C41ECA" w:rsidRPr="00256DE4">
        <w:rPr>
          <w:rFonts w:ascii="Times New Roman" w:hAnsi="Times New Roman" w:cs="Times New Roman"/>
          <w:sz w:val="24"/>
          <w:szCs w:val="24"/>
          <w:lang w:val="en-CA"/>
        </w:rPr>
        <w:t>5</w:t>
      </w:r>
      <w:r w:rsidR="00CA792F" w:rsidRPr="00256DE4">
        <w:rPr>
          <w:rFonts w:ascii="Times New Roman" w:hAnsi="Times New Roman" w:cs="Times New Roman"/>
          <w:sz w:val="24"/>
          <w:szCs w:val="24"/>
          <w:lang w:val="en-CA"/>
        </w:rPr>
        <w:t>)</w:t>
      </w:r>
    </w:p>
    <w:p w14:paraId="32BC0817" w14:textId="2316F9BC" w:rsidR="007E218D" w:rsidRPr="00256DE4" w:rsidRDefault="007E218D" w:rsidP="009E2EE0">
      <w:pPr>
        <w:jc w:val="both"/>
        <w:rPr>
          <w:rFonts w:ascii="Times New Roman" w:hAnsi="Times New Roman" w:cs="Times New Roman"/>
          <w:sz w:val="24"/>
          <w:szCs w:val="24"/>
          <w:lang w:val="en-CA"/>
        </w:rPr>
      </w:pPr>
    </w:p>
    <w:p w14:paraId="43775E10" w14:textId="77777777" w:rsidR="000A0401" w:rsidRPr="00256DE4" w:rsidRDefault="000A0401" w:rsidP="009E2EE0">
      <w:pPr>
        <w:jc w:val="both"/>
        <w:rPr>
          <w:rFonts w:ascii="Times New Roman" w:hAnsi="Times New Roman" w:cs="Times New Roman"/>
          <w:sz w:val="24"/>
          <w:szCs w:val="24"/>
          <w:lang w:val="en-CA"/>
        </w:rPr>
      </w:pPr>
    </w:p>
    <w:p w14:paraId="728F256E" w14:textId="77777777" w:rsidR="007E218D" w:rsidRPr="00256DE4" w:rsidRDefault="004666A2" w:rsidP="009E2EE0">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w</w:t>
      </w:r>
      <w:r w:rsidR="00987C9A" w:rsidRPr="00256DE4">
        <w:rPr>
          <w:rFonts w:ascii="Times New Roman" w:hAnsi="Times New Roman" w:cs="Times New Roman"/>
          <w:sz w:val="24"/>
          <w:szCs w:val="24"/>
          <w:lang w:val="en-CA"/>
        </w:rPr>
        <w:t xml:space="preserve">here </w:t>
      </w:r>
      <w:r w:rsidRPr="00256DE4">
        <w:rPr>
          <w:rFonts w:ascii="Times New Roman" w:hAnsi="Times New Roman" w:cs="Times New Roman"/>
          <w:sz w:val="24"/>
          <w:szCs w:val="24"/>
          <w:lang w:val="en-CA"/>
        </w:rPr>
        <w:t>exploitable</w:t>
      </w:r>
      <w:r w:rsidR="00987C9A" w:rsidRPr="00256DE4">
        <w:rPr>
          <w:rFonts w:ascii="Times New Roman" w:hAnsi="Times New Roman" w:cs="Times New Roman"/>
          <w:sz w:val="24"/>
          <w:szCs w:val="24"/>
          <w:lang w:val="en-CA"/>
        </w:rPr>
        <w:t xml:space="preserve"> biomass </w:t>
      </w:r>
      <w:r w:rsidR="00987C9A" w:rsidRPr="00256DE4">
        <w:rPr>
          <w:rFonts w:ascii="Times New Roman" w:hAnsi="Times New Roman" w:cs="Times New Roman"/>
          <w:i/>
          <w:sz w:val="24"/>
          <w:szCs w:val="24"/>
          <w:lang w:val="en-CA"/>
        </w:rPr>
        <w:t>V</w:t>
      </w:r>
      <w:r w:rsidR="00987C9A" w:rsidRPr="00256DE4">
        <w:rPr>
          <w:rFonts w:ascii="Times New Roman" w:hAnsi="Times New Roman" w:cs="Times New Roman"/>
          <w:sz w:val="24"/>
          <w:szCs w:val="24"/>
          <w:lang w:val="en-CA"/>
        </w:rPr>
        <w:t xml:space="preserve"> is calculated</w:t>
      </w:r>
      <w:r w:rsidRPr="00256DE4">
        <w:rPr>
          <w:rFonts w:ascii="Times New Roman" w:hAnsi="Times New Roman" w:cs="Times New Roman"/>
          <w:sz w:val="24"/>
          <w:szCs w:val="24"/>
          <w:lang w:val="en-CA"/>
        </w:rPr>
        <w:t xml:space="preserve"> as</w:t>
      </w:r>
      <w:r w:rsidR="00987C9A" w:rsidRPr="00256DE4">
        <w:rPr>
          <w:rFonts w:ascii="Times New Roman" w:hAnsi="Times New Roman" w:cs="Times New Roman"/>
          <w:sz w:val="24"/>
          <w:szCs w:val="24"/>
          <w:lang w:val="en-CA"/>
        </w:rPr>
        <w:t>:</w:t>
      </w:r>
    </w:p>
    <w:p w14:paraId="789BED4F" w14:textId="77777777" w:rsidR="007E218D" w:rsidRPr="00256DE4" w:rsidRDefault="007E218D" w:rsidP="009E2EE0">
      <w:pPr>
        <w:jc w:val="both"/>
        <w:rPr>
          <w:rFonts w:ascii="Times New Roman" w:hAnsi="Times New Roman" w:cs="Times New Roman"/>
          <w:sz w:val="24"/>
          <w:szCs w:val="24"/>
          <w:lang w:val="en-CA"/>
        </w:rPr>
      </w:pPr>
    </w:p>
    <w:p w14:paraId="10EBF5C0" w14:textId="5584494F" w:rsidR="007E218D" w:rsidRPr="00256DE4" w:rsidRDefault="006E5632" w:rsidP="009E2EE0">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r>
              <w:rPr>
                <w:rFonts w:ascii="Cambria Math" w:hAnsi="Cambria Math" w:cs="Times New Roman"/>
                <w:sz w:val="24"/>
                <w:szCs w:val="24"/>
                <w:lang w:val="en-CA"/>
              </w:rPr>
              <m:t>V</m:t>
            </m:r>
          </m:e>
          <m:sub>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r>
          <m:rPr>
            <m:sty m:val="p"/>
          </m:rPr>
          <w:rPr>
            <w:rFonts w:ascii="Cambria Math" w:hAnsi="Cambria Math" w:cs="Times New Roman"/>
            <w:sz w:val="24"/>
            <w:szCs w:val="24"/>
            <w:lang w:val="en-CA"/>
          </w:rPr>
          <m:t>=</m:t>
        </m:r>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l</m:t>
            </m:r>
          </m:sub>
          <m:sup/>
          <m:e>
            <m:d>
              <m:dPr>
                <m:ctrlPr>
                  <w:rPr>
                    <w:rFonts w:ascii="Cambria Math" w:hAnsi="Cambria Math" w:cs="Times New Roman"/>
                    <w:sz w:val="24"/>
                    <w:szCs w:val="24"/>
                    <w:lang w:val="en-CA"/>
                  </w:rPr>
                </m:ctrlPr>
              </m:dPr>
              <m:e>
                <m:sSub>
                  <m:sSubPr>
                    <m:ctrlPr>
                      <w:rPr>
                        <w:rFonts w:ascii="Cambria Math" w:hAnsi="Cambria Math" w:cs="Times New Roman"/>
                        <w:sz w:val="24"/>
                        <w:szCs w:val="24"/>
                        <w:lang w:val="en-CA"/>
                      </w:rPr>
                    </m:ctrlPr>
                  </m:sSubPr>
                  <m:e>
                    <m:r>
                      <w:rPr>
                        <w:rFonts w:ascii="Cambria Math" w:hAnsi="Cambria Math" w:cs="Times New Roman"/>
                        <w:sz w:val="24"/>
                        <w:szCs w:val="24"/>
                        <w:lang w:val="en-CA"/>
                      </w:rPr>
                      <m:t>s</m:t>
                    </m:r>
                  </m:e>
                  <m:sub>
                    <m:r>
                      <w:rPr>
                        <w:rFonts w:ascii="Cambria Math" w:hAnsi="Cambria Math" w:cs="Times New Roman"/>
                        <w:sz w:val="24"/>
                        <w:szCs w:val="24"/>
                        <w:lang w:val="en-CA"/>
                      </w:rPr>
                      <m:t>f</m:t>
                    </m:r>
                    <m:r>
                      <m:rPr>
                        <m:sty m:val="p"/>
                      </m:rPr>
                      <w:rPr>
                        <w:rFonts w:ascii="Cambria Math" w:hAnsi="Cambria Math" w:cs="Times New Roman"/>
                        <w:sz w:val="24"/>
                        <w:szCs w:val="24"/>
                        <w:lang w:val="en-CA"/>
                      </w:rPr>
                      <m:t>,</m:t>
                    </m:r>
                    <m:r>
                      <w:rPr>
                        <w:rFonts w:ascii="Cambria Math" w:hAnsi="Cambria Math" w:cs="Times New Roman"/>
                        <w:sz w:val="24"/>
                        <w:szCs w:val="24"/>
                        <w:lang w:val="en-CA"/>
                      </w:rPr>
                      <m:t>l</m:t>
                    </m:r>
                  </m:sub>
                </m:sSub>
                <m:r>
                  <m:rPr>
                    <m:sty m:val="p"/>
                  </m:rPr>
                  <w:rPr>
                    <w:rFonts w:ascii="Cambria Math" w:hAnsi="Cambria Math" w:cs="Times New Roman"/>
                    <w:sz w:val="24"/>
                    <w:szCs w:val="24"/>
                    <w:lang w:val="en-CA"/>
                  </w:rPr>
                  <m:t>∙</m:t>
                </m:r>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s</m:t>
                    </m:r>
                  </m:sub>
                  <m:sup/>
                  <m:e>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a</m:t>
                        </m:r>
                      </m:sub>
                      <m:sup/>
                      <m:e>
                        <m:d>
                          <m:dPr>
                            <m:ctrlPr>
                              <w:rPr>
                                <w:rFonts w:ascii="Cambria Math" w:hAnsi="Cambria Math" w:cs="Times New Roman"/>
                                <w:sz w:val="24"/>
                                <w:szCs w:val="24"/>
                                <w:lang w:val="en-CA"/>
                              </w:rPr>
                            </m:ctrlPr>
                          </m:dPr>
                          <m:e>
                            <m:sSub>
                              <m:sSubPr>
                                <m:ctrlPr>
                                  <w:rPr>
                                    <w:rFonts w:ascii="Cambria Math" w:hAnsi="Cambria Math" w:cs="Times New Roman"/>
                                    <w:sz w:val="24"/>
                                    <w:szCs w:val="24"/>
                                    <w:lang w:val="en-CA"/>
                                  </w:rPr>
                                </m:ctrlPr>
                              </m:sSubPr>
                              <m:e>
                                <m:r>
                                  <w:rPr>
                                    <w:rFonts w:ascii="Cambria Math" w:hAnsi="Cambria Math" w:cs="Times New Roman"/>
                                    <w:sz w:val="24"/>
                                    <w:szCs w:val="24"/>
                                    <w:lang w:val="en-CA"/>
                                  </w:rPr>
                                  <m:t>N</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LAK</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a</m:t>
                                </m:r>
                                <m:r>
                                  <m:rPr>
                                    <m:sty m:val="p"/>
                                  </m:rPr>
                                  <w:rPr>
                                    <w:rFonts w:ascii="Cambria Math" w:hAnsi="Cambria Math" w:cs="Times New Roman"/>
                                    <w:sz w:val="24"/>
                                    <w:szCs w:val="24"/>
                                    <w:lang w:val="en-CA"/>
                                  </w:rPr>
                                  <m:t>,</m:t>
                                </m:r>
                                <m:r>
                                  <w:rPr>
                                    <w:rFonts w:ascii="Cambria Math" w:hAnsi="Cambria Math" w:cs="Times New Roman"/>
                                    <w:sz w:val="24"/>
                                    <w:szCs w:val="24"/>
                                    <w:lang w:val="en-CA"/>
                                  </w:rPr>
                                  <m:t>l</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w</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a</m:t>
                                </m:r>
                              </m:sub>
                            </m:sSub>
                          </m:e>
                        </m:d>
                      </m:e>
                    </m:nary>
                  </m:e>
                </m:nary>
              </m:e>
            </m:d>
          </m:e>
        </m:nary>
      </m:oMath>
      <w:r w:rsidR="00CA792F" w:rsidRPr="00256DE4">
        <w:rPr>
          <w:rFonts w:ascii="Times New Roman" w:hAnsi="Times New Roman" w:cs="Times New Roman"/>
          <w:sz w:val="24"/>
          <w:szCs w:val="24"/>
          <w:lang w:val="en-CA"/>
        </w:rPr>
        <w:t xml:space="preserve"> </w:t>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8D29D5" w:rsidRPr="00256DE4">
        <w:rPr>
          <w:rFonts w:ascii="Times New Roman" w:hAnsi="Times New Roman" w:cs="Times New Roman"/>
          <w:sz w:val="24"/>
          <w:szCs w:val="24"/>
          <w:lang w:val="en-CA"/>
        </w:rPr>
        <w:tab/>
      </w:r>
      <w:r w:rsidR="0046075B">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w:t>
      </w:r>
      <w:r w:rsidR="00466328" w:rsidRPr="00256DE4">
        <w:rPr>
          <w:rFonts w:ascii="Times New Roman" w:hAnsi="Times New Roman" w:cs="Times New Roman"/>
          <w:sz w:val="24"/>
          <w:szCs w:val="24"/>
          <w:lang w:val="en-CA"/>
        </w:rPr>
        <w:t>8</w:t>
      </w:r>
      <w:r w:rsidR="00CA792F" w:rsidRPr="00256DE4">
        <w:rPr>
          <w:rFonts w:ascii="Times New Roman" w:hAnsi="Times New Roman" w:cs="Times New Roman"/>
          <w:sz w:val="24"/>
          <w:szCs w:val="24"/>
          <w:lang w:val="en-CA"/>
        </w:rPr>
        <w:t>.</w:t>
      </w:r>
      <w:r w:rsidR="00C41ECA" w:rsidRPr="00256DE4">
        <w:rPr>
          <w:rFonts w:ascii="Times New Roman" w:hAnsi="Times New Roman" w:cs="Times New Roman"/>
          <w:sz w:val="24"/>
          <w:szCs w:val="24"/>
          <w:lang w:val="en-CA"/>
        </w:rPr>
        <w:t>6</w:t>
      </w:r>
      <w:r w:rsidR="00CA792F" w:rsidRPr="00256DE4">
        <w:rPr>
          <w:rFonts w:ascii="Times New Roman" w:hAnsi="Times New Roman" w:cs="Times New Roman"/>
          <w:sz w:val="24"/>
          <w:szCs w:val="24"/>
          <w:lang w:val="en-CA"/>
        </w:rPr>
        <w:t>)</w:t>
      </w:r>
    </w:p>
    <w:p w14:paraId="473F7894" w14:textId="207C835F" w:rsidR="007E218D" w:rsidRPr="00256DE4" w:rsidRDefault="007E218D" w:rsidP="009E2EE0">
      <w:pPr>
        <w:jc w:val="both"/>
        <w:rPr>
          <w:rFonts w:ascii="Times New Roman" w:hAnsi="Times New Roman" w:cs="Times New Roman"/>
          <w:sz w:val="24"/>
          <w:szCs w:val="24"/>
          <w:lang w:val="en-CA"/>
        </w:rPr>
      </w:pPr>
    </w:p>
    <w:p w14:paraId="63C8A2B6" w14:textId="77777777" w:rsidR="000A0401" w:rsidRPr="00256DE4" w:rsidRDefault="000A0401" w:rsidP="009E2EE0">
      <w:pPr>
        <w:jc w:val="both"/>
        <w:rPr>
          <w:rFonts w:ascii="Times New Roman" w:hAnsi="Times New Roman" w:cs="Times New Roman"/>
          <w:sz w:val="24"/>
          <w:szCs w:val="24"/>
          <w:lang w:val="en-CA"/>
        </w:rPr>
      </w:pPr>
    </w:p>
    <w:p w14:paraId="69019796" w14:textId="57B3AF65" w:rsidR="007E218D" w:rsidRPr="00256DE4" w:rsidRDefault="00987C9A" w:rsidP="009E2EE0">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The model predicts stock of origin composition of catches</w:t>
      </w:r>
      <w:r w:rsidR="00754082" w:rsidRPr="00256DE4">
        <w:rPr>
          <w:rFonts w:ascii="Times New Roman" w:hAnsi="Times New Roman" w:cs="Times New Roman"/>
          <w:sz w:val="24"/>
          <w:szCs w:val="24"/>
          <w:lang w:val="en-CA"/>
        </w:rPr>
        <w:t xml:space="preserve"> </w:t>
      </w:r>
      <w:r w:rsidR="008457A0" w:rsidRPr="00256DE4">
        <w:rPr>
          <w:rFonts w:ascii="Times New Roman" w:hAnsi="Times New Roman" w:cs="Times New Roman"/>
          <w:sz w:val="24"/>
          <w:szCs w:val="24"/>
          <w:lang w:val="en-CA"/>
        </w:rPr>
        <w:t>(fraction</w:t>
      </w:r>
      <w:r w:rsidR="008457A0">
        <w:rPr>
          <w:rFonts w:ascii="Times New Roman" w:hAnsi="Times New Roman" w:cs="Times New Roman"/>
          <w:sz w:val="24"/>
          <w:szCs w:val="24"/>
          <w:lang w:val="en-CA"/>
        </w:rPr>
        <w:t xml:space="preserve"> of</w:t>
      </w:r>
      <w:r w:rsidR="008457A0" w:rsidRPr="00256DE4">
        <w:rPr>
          <w:rFonts w:ascii="Times New Roman" w:hAnsi="Times New Roman" w:cs="Times New Roman"/>
          <w:sz w:val="24"/>
          <w:szCs w:val="24"/>
          <w:lang w:val="en-CA"/>
        </w:rPr>
        <w:t xml:space="preserve"> </w:t>
      </w:r>
      <w:r w:rsidR="003B4B93">
        <w:rPr>
          <w:rFonts w:ascii="Times New Roman" w:hAnsi="Times New Roman" w:cs="Times New Roman"/>
          <w:sz w:val="24"/>
          <w:szCs w:val="24"/>
          <w:lang w:val="en-CA"/>
        </w:rPr>
        <w:t>E</w:t>
      </w:r>
      <w:r w:rsidR="008457A0" w:rsidRPr="00256DE4">
        <w:rPr>
          <w:rFonts w:ascii="Times New Roman" w:hAnsi="Times New Roman" w:cs="Times New Roman"/>
          <w:sz w:val="24"/>
          <w:szCs w:val="24"/>
          <w:lang w:val="en-CA"/>
        </w:rPr>
        <w:t>astern</w:t>
      </w:r>
      <w:r w:rsidR="008457A0">
        <w:rPr>
          <w:rFonts w:ascii="Times New Roman" w:hAnsi="Times New Roman" w:cs="Times New Roman"/>
          <w:sz w:val="24"/>
          <w:szCs w:val="24"/>
          <w:lang w:val="en-CA"/>
        </w:rPr>
        <w:t xml:space="preserve"> origin</w:t>
      </w:r>
      <w:r w:rsidR="008457A0" w:rsidRPr="00256DE4">
        <w:rPr>
          <w:rFonts w:ascii="Times New Roman" w:hAnsi="Times New Roman" w:cs="Times New Roman"/>
          <w:sz w:val="24"/>
          <w:szCs w:val="24"/>
          <w:lang w:val="en-CA"/>
        </w:rPr>
        <w:t>)</w:t>
      </w:r>
      <w:r w:rsidR="008457A0">
        <w:rPr>
          <w:rFonts w:ascii="Times New Roman" w:hAnsi="Times New Roman" w:cs="Times New Roman"/>
          <w:sz w:val="24"/>
          <w:szCs w:val="24"/>
          <w:lang w:val="en-CA"/>
        </w:rPr>
        <w:t xml:space="preserve"> </w:t>
      </w:r>
      <w:r w:rsidR="00570D96">
        <w:rPr>
          <w:rFonts w:ascii="Times New Roman" w:hAnsi="Times New Roman" w:cs="Times New Roman"/>
          <w:sz w:val="24"/>
          <w:szCs w:val="24"/>
          <w:lang w:val="en-CA"/>
        </w:rPr>
        <w:t xml:space="preserve">by movement age class </w:t>
      </w:r>
      <w:r w:rsidR="00570D96" w:rsidRPr="008B446F">
        <w:rPr>
          <w:rFonts w:ascii="Times New Roman" w:hAnsi="Times New Roman" w:cs="Times New Roman"/>
          <w:i/>
          <w:iCs/>
          <w:sz w:val="24"/>
          <w:szCs w:val="24"/>
          <w:lang w:val="en-CA"/>
        </w:rPr>
        <w:t>ac</w:t>
      </w:r>
      <w:r w:rsidR="00126760">
        <w:rPr>
          <w:rFonts w:ascii="Times New Roman" w:hAnsi="Times New Roman" w:cs="Times New Roman"/>
          <w:sz w:val="24"/>
          <w:szCs w:val="24"/>
          <w:lang w:val="en-CA"/>
        </w:rPr>
        <w:t>,</w:t>
      </w:r>
      <w:r w:rsidRPr="00256DE4">
        <w:rPr>
          <w:rFonts w:ascii="Times New Roman" w:hAnsi="Times New Roman" w:cs="Times New Roman"/>
          <w:sz w:val="24"/>
          <w:szCs w:val="24"/>
          <w:lang w:val="en-CA"/>
        </w:rPr>
        <w:t xml:space="preserve"> </w:t>
      </w:r>
      <m:oMath>
        <m:acc>
          <m:accPr>
            <m:ctrlPr>
              <w:rPr>
                <w:rFonts w:ascii="Cambria Math" w:hAnsi="Cambria Math" w:cs="Times New Roman"/>
                <w:i/>
                <w:sz w:val="24"/>
                <w:szCs w:val="24"/>
                <w:lang w:val="en-CA"/>
              </w:rPr>
            </m:ctrlPr>
          </m:accPr>
          <m:e>
            <m:r>
              <w:rPr>
                <w:rFonts w:ascii="Cambria Math" w:hAnsi="Cambria Math" w:cs="Times New Roman"/>
                <w:sz w:val="24"/>
                <w:szCs w:val="24"/>
                <w:lang w:val="en-CA"/>
              </w:rPr>
              <m:t>R</m:t>
            </m:r>
          </m:e>
        </m:acc>
      </m:oMath>
      <w:r w:rsidRPr="00256DE4">
        <w:rPr>
          <w:rFonts w:ascii="Times New Roman" w:hAnsi="Times New Roman" w:cs="Times New Roman"/>
          <w:sz w:val="24"/>
          <w:szCs w:val="24"/>
          <w:lang w:val="en-CA"/>
        </w:rPr>
        <w:t>, from predicted catch numbers at age:</w:t>
      </w:r>
    </w:p>
    <w:p w14:paraId="7D213CD1" w14:textId="77777777" w:rsidR="007E218D" w:rsidRPr="00256DE4" w:rsidRDefault="007E218D" w:rsidP="009E2EE0">
      <w:pPr>
        <w:jc w:val="both"/>
        <w:rPr>
          <w:rFonts w:ascii="Times New Roman" w:hAnsi="Times New Roman" w:cs="Times New Roman"/>
          <w:sz w:val="24"/>
          <w:szCs w:val="24"/>
          <w:lang w:val="en-CA"/>
        </w:rPr>
      </w:pPr>
    </w:p>
    <w:p w14:paraId="7F270A45" w14:textId="67FE51E2" w:rsidR="007E218D" w:rsidRPr="00256DE4" w:rsidRDefault="006E5632" w:rsidP="009E2EE0">
      <w:pPr>
        <w:jc w:val="both"/>
        <w:rPr>
          <w:rFonts w:ascii="Times New Roman" w:hAnsi="Times New Roman" w:cs="Times New Roman"/>
          <w:sz w:val="24"/>
          <w:szCs w:val="24"/>
          <w:lang w:val="en-CA"/>
        </w:rPr>
      </w:pPr>
      <m:oMath>
        <m:sSub>
          <m:sSubPr>
            <m:ctrlPr>
              <w:rPr>
                <w:rFonts w:ascii="Cambria Math" w:hAnsi="Cambria Math" w:cs="Times New Roman"/>
                <w:i/>
                <w:sz w:val="24"/>
                <w:szCs w:val="24"/>
                <w:lang w:val="en-CA"/>
              </w:rPr>
            </m:ctrlPr>
          </m:sSubPr>
          <m:e>
            <m:acc>
              <m:accPr>
                <m:ctrlPr>
                  <w:rPr>
                    <w:rFonts w:ascii="Cambria Math" w:hAnsi="Cambria Math" w:cs="Times New Roman"/>
                    <w:i/>
                    <w:sz w:val="24"/>
                    <w:szCs w:val="24"/>
                    <w:lang w:val="en-CA"/>
                  </w:rPr>
                </m:ctrlPr>
              </m:accPr>
              <m:e>
                <m:r>
                  <w:rPr>
                    <w:rFonts w:ascii="Cambria Math" w:hAnsi="Cambria Math" w:cs="Times New Roman"/>
                    <w:sz w:val="24"/>
                    <w:szCs w:val="24"/>
                    <w:lang w:val="en-CA"/>
                  </w:rPr>
                  <m:t>R</m:t>
                </m:r>
              </m:e>
            </m:acc>
          </m:e>
          <m:sub>
            <m:r>
              <w:rPr>
                <w:rFonts w:ascii="Cambria Math" w:hAnsi="Cambria Math" w:cs="Times New Roman"/>
                <w:sz w:val="24"/>
                <w:szCs w:val="24"/>
                <w:lang w:val="en-CA"/>
              </w:rPr>
              <m:t>y,m,r,f,ac</m:t>
            </m:r>
          </m:sub>
        </m:sSub>
        <m:r>
          <w:rPr>
            <w:rFonts w:ascii="Cambria Math" w:hAnsi="Cambria Math" w:cs="Times New Roman"/>
            <w:sz w:val="24"/>
            <w:szCs w:val="24"/>
            <w:lang w:val="en-CA"/>
          </w:rPr>
          <m:t>=</m:t>
        </m:r>
        <m:d>
          <m:dPr>
            <m:begChr m:val="{"/>
            <m:endChr m:val=""/>
            <m:ctrlPr>
              <w:rPr>
                <w:rFonts w:ascii="Cambria Math" w:hAnsi="Cambria Math" w:cs="Times New Roman"/>
                <w:i/>
                <w:sz w:val="24"/>
                <w:szCs w:val="24"/>
                <w:lang w:val="en-CA"/>
              </w:rPr>
            </m:ctrlPr>
          </m:dPr>
          <m:e>
            <m:m>
              <m:mPr>
                <m:mcs>
                  <m:mc>
                    <m:mcPr>
                      <m:count m:val="2"/>
                      <m:mcJc m:val="center"/>
                    </m:mcPr>
                  </m:mc>
                </m:mcs>
                <m:ctrlPr>
                  <w:rPr>
                    <w:rFonts w:ascii="Cambria Math" w:hAnsi="Cambria Math" w:cs="Times New Roman"/>
                    <w:i/>
                    <w:sz w:val="24"/>
                    <w:szCs w:val="24"/>
                    <w:lang w:val="en-CA"/>
                  </w:rPr>
                </m:ctrlPr>
              </m:mPr>
              <m:mr>
                <m:e>
                  <m:nary>
                    <m:naryPr>
                      <m:chr m:val="∑"/>
                      <m:limLoc m:val="undOvr"/>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f</m:t>
                      </m:r>
                    </m:sub>
                    <m:sup/>
                    <m:e>
                      <m:nary>
                        <m:naryPr>
                          <m:chr m:val="∑"/>
                          <m:limLoc m:val="undOvr"/>
                          <m:ctrlPr>
                            <w:rPr>
                              <w:rFonts w:ascii="Cambria Math" w:hAnsi="Cambria Math" w:cs="Times New Roman"/>
                              <w:i/>
                              <w:sz w:val="24"/>
                              <w:szCs w:val="24"/>
                              <w:lang w:val="en-CA"/>
                            </w:rPr>
                          </m:ctrlPr>
                        </m:naryPr>
                        <m:sub>
                          <m:r>
                            <w:rPr>
                              <w:rFonts w:ascii="Cambria Math" w:hAnsi="Cambria Math" w:cs="Times New Roman"/>
                              <w:sz w:val="24"/>
                              <w:szCs w:val="24"/>
                              <w:lang w:val="en-CA"/>
                            </w:rPr>
                            <m:t>a=1</m:t>
                          </m:r>
                        </m:sub>
                        <m:sup>
                          <m:r>
                            <w:rPr>
                              <w:rFonts w:ascii="Cambria Math" w:hAnsi="Cambria Math" w:cs="Times New Roman"/>
                              <w:sz w:val="24"/>
                              <w:szCs w:val="24"/>
                              <w:lang w:val="en-CA"/>
                            </w:rPr>
                            <m:t>4</m:t>
                          </m:r>
                        </m:sup>
                        <m:e>
                          <m:sSub>
                            <m:sSubPr>
                              <m:ctrlPr>
                                <w:rPr>
                                  <w:rFonts w:ascii="Cambria Math" w:hAnsi="Cambria Math" w:cs="Times New Roman"/>
                                  <w:i/>
                                  <w:sz w:val="24"/>
                                  <w:szCs w:val="24"/>
                                  <w:lang w:val="en-CA"/>
                                </w:rPr>
                              </m:ctrlPr>
                            </m:sSubPr>
                            <m:e>
                              <m:acc>
                                <m:accPr>
                                  <m:ctrlPr>
                                    <w:rPr>
                                      <w:rFonts w:ascii="Cambria Math" w:hAnsi="Cambria Math" w:cs="Times New Roman"/>
                                      <w:i/>
                                      <w:sz w:val="24"/>
                                      <w:szCs w:val="24"/>
                                      <w:lang w:val="en-CA"/>
                                    </w:rPr>
                                  </m:ctrlPr>
                                </m:accPr>
                                <m:e>
                                  <m:r>
                                    <w:rPr>
                                      <w:rFonts w:ascii="Cambria Math" w:hAnsi="Cambria Math" w:cs="Times New Roman"/>
                                      <w:sz w:val="24"/>
                                      <w:szCs w:val="24"/>
                                      <w:lang w:val="en-CA"/>
                                    </w:rPr>
                                    <m:t>CAA</m:t>
                                  </m:r>
                                </m:e>
                              </m:acc>
                            </m:e>
                            <m:sub>
                              <m:r>
                                <w:rPr>
                                  <w:rFonts w:ascii="Cambria Math" w:hAnsi="Cambria Math" w:cs="Times New Roman"/>
                                  <w:sz w:val="24"/>
                                  <w:szCs w:val="24"/>
                                  <w:lang w:val="en-CA"/>
                                </w:rPr>
                                <m:t>s=1,y,m,a,r,f</m:t>
                              </m:r>
                            </m:sub>
                          </m:sSub>
                          <m:r>
                            <w:rPr>
                              <w:rFonts w:ascii="Cambria Math" w:hAnsi="Cambria Math" w:cs="Times New Roman"/>
                              <w:sz w:val="24"/>
                              <w:szCs w:val="24"/>
                              <w:lang w:val="en-CA"/>
                            </w:rPr>
                            <m:t>/</m:t>
                          </m:r>
                          <m:nary>
                            <m:naryPr>
                              <m:chr m:val="∑"/>
                              <m:limLoc m:val="undOvr"/>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s</m:t>
                              </m:r>
                            </m:sub>
                            <m:sup/>
                            <m:e>
                              <m:nary>
                                <m:naryPr>
                                  <m:chr m:val="∑"/>
                                  <m:limLoc m:val="subSup"/>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f</m:t>
                                  </m:r>
                                </m:sub>
                                <m:sup/>
                                <m:e>
                                  <m:nary>
                                    <m:naryPr>
                                      <m:chr m:val="∑"/>
                                      <m:limLoc m:val="undOvr"/>
                                      <m:ctrlPr>
                                        <w:rPr>
                                          <w:rFonts w:ascii="Cambria Math" w:hAnsi="Cambria Math" w:cs="Times New Roman"/>
                                          <w:i/>
                                          <w:sz w:val="24"/>
                                          <w:szCs w:val="24"/>
                                          <w:lang w:val="en-CA"/>
                                        </w:rPr>
                                      </m:ctrlPr>
                                    </m:naryPr>
                                    <m:sub>
                                      <m:r>
                                        <w:rPr>
                                          <w:rFonts w:ascii="Cambria Math" w:hAnsi="Cambria Math" w:cs="Times New Roman"/>
                                          <w:sz w:val="24"/>
                                          <w:szCs w:val="24"/>
                                          <w:lang w:val="en-CA"/>
                                        </w:rPr>
                                        <m:t>a=1</m:t>
                                      </m:r>
                                    </m:sub>
                                    <m:sup>
                                      <m:r>
                                        <w:rPr>
                                          <w:rFonts w:ascii="Cambria Math" w:hAnsi="Cambria Math" w:cs="Times New Roman"/>
                                          <w:sz w:val="24"/>
                                          <w:szCs w:val="24"/>
                                          <w:lang w:val="en-CA"/>
                                        </w:rPr>
                                        <m:t>4</m:t>
                                      </m:r>
                                    </m:sup>
                                    <m:e>
                                      <m:sSub>
                                        <m:sSubPr>
                                          <m:ctrlPr>
                                            <w:rPr>
                                              <w:rFonts w:ascii="Cambria Math" w:hAnsi="Cambria Math" w:cs="Times New Roman"/>
                                              <w:i/>
                                              <w:sz w:val="24"/>
                                              <w:szCs w:val="24"/>
                                              <w:lang w:val="en-CA"/>
                                            </w:rPr>
                                          </m:ctrlPr>
                                        </m:sSubPr>
                                        <m:e>
                                          <m:acc>
                                            <m:accPr>
                                              <m:ctrlPr>
                                                <w:rPr>
                                                  <w:rFonts w:ascii="Cambria Math" w:hAnsi="Cambria Math" w:cs="Times New Roman"/>
                                                  <w:i/>
                                                  <w:sz w:val="24"/>
                                                  <w:szCs w:val="24"/>
                                                  <w:lang w:val="en-CA"/>
                                                </w:rPr>
                                              </m:ctrlPr>
                                            </m:accPr>
                                            <m:e>
                                              <m:r>
                                                <w:rPr>
                                                  <w:rFonts w:ascii="Cambria Math" w:hAnsi="Cambria Math" w:cs="Times New Roman"/>
                                                  <w:sz w:val="24"/>
                                                  <w:szCs w:val="24"/>
                                                  <w:lang w:val="en-CA"/>
                                                </w:rPr>
                                                <m:t>CAA</m:t>
                                              </m:r>
                                            </m:e>
                                          </m:acc>
                                        </m:e>
                                        <m:sub>
                                          <m:r>
                                            <w:rPr>
                                              <w:rFonts w:ascii="Cambria Math" w:hAnsi="Cambria Math" w:cs="Times New Roman"/>
                                              <w:sz w:val="24"/>
                                              <w:szCs w:val="24"/>
                                              <w:lang w:val="en-CA"/>
                                            </w:rPr>
                                            <m:t>s,y,m,a,r,f</m:t>
                                          </m:r>
                                        </m:sub>
                                      </m:sSub>
                                    </m:e>
                                  </m:nary>
                                </m:e>
                              </m:nary>
                            </m:e>
                          </m:nary>
                        </m:e>
                      </m:nary>
                    </m:e>
                  </m:nary>
                </m:e>
                <m:e>
                  <m:r>
                    <w:rPr>
                      <w:rFonts w:ascii="Cambria Math" w:hAnsi="Cambria Math" w:cs="Times New Roman"/>
                      <w:sz w:val="24"/>
                      <w:szCs w:val="24"/>
                      <w:lang w:val="en-CA"/>
                    </w:rPr>
                    <m:t>ac=1</m:t>
                  </m:r>
                </m:e>
              </m:mr>
              <m:mr>
                <m:e>
                  <m:nary>
                    <m:naryPr>
                      <m:chr m:val="∑"/>
                      <m:limLoc m:val="undOvr"/>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f</m:t>
                      </m:r>
                    </m:sub>
                    <m:sup/>
                    <m:e>
                      <m:nary>
                        <m:naryPr>
                          <m:chr m:val="∑"/>
                          <m:limLoc m:val="undOvr"/>
                          <m:ctrlPr>
                            <w:rPr>
                              <w:rFonts w:ascii="Cambria Math" w:hAnsi="Cambria Math" w:cs="Times New Roman"/>
                              <w:i/>
                              <w:sz w:val="24"/>
                              <w:szCs w:val="24"/>
                              <w:lang w:val="en-CA"/>
                            </w:rPr>
                          </m:ctrlPr>
                        </m:naryPr>
                        <m:sub>
                          <m:r>
                            <w:rPr>
                              <w:rFonts w:ascii="Cambria Math" w:hAnsi="Cambria Math" w:cs="Times New Roman"/>
                              <w:sz w:val="24"/>
                              <w:szCs w:val="24"/>
                              <w:lang w:val="en-CA"/>
                            </w:rPr>
                            <m:t>a=5</m:t>
                          </m:r>
                        </m:sub>
                        <m:sup>
                          <m:r>
                            <w:rPr>
                              <w:rFonts w:ascii="Cambria Math" w:hAnsi="Cambria Math" w:cs="Times New Roman"/>
                              <w:sz w:val="24"/>
                              <w:szCs w:val="24"/>
                              <w:lang w:val="en-CA"/>
                            </w:rPr>
                            <m:t>8</m:t>
                          </m:r>
                        </m:sup>
                        <m:e>
                          <m:sSub>
                            <m:sSubPr>
                              <m:ctrlPr>
                                <w:rPr>
                                  <w:rFonts w:ascii="Cambria Math" w:hAnsi="Cambria Math" w:cs="Times New Roman"/>
                                  <w:i/>
                                  <w:sz w:val="24"/>
                                  <w:szCs w:val="24"/>
                                  <w:lang w:val="en-CA"/>
                                </w:rPr>
                              </m:ctrlPr>
                            </m:sSubPr>
                            <m:e>
                              <m:acc>
                                <m:accPr>
                                  <m:ctrlPr>
                                    <w:rPr>
                                      <w:rFonts w:ascii="Cambria Math" w:hAnsi="Cambria Math" w:cs="Times New Roman"/>
                                      <w:i/>
                                      <w:sz w:val="24"/>
                                      <w:szCs w:val="24"/>
                                      <w:lang w:val="en-CA"/>
                                    </w:rPr>
                                  </m:ctrlPr>
                                </m:accPr>
                                <m:e>
                                  <m:r>
                                    <w:rPr>
                                      <w:rFonts w:ascii="Cambria Math" w:hAnsi="Cambria Math" w:cs="Times New Roman"/>
                                      <w:sz w:val="24"/>
                                      <w:szCs w:val="24"/>
                                      <w:lang w:val="en-CA"/>
                                    </w:rPr>
                                    <m:t>CAA</m:t>
                                  </m:r>
                                </m:e>
                              </m:acc>
                            </m:e>
                            <m:sub>
                              <m:r>
                                <w:rPr>
                                  <w:rFonts w:ascii="Cambria Math" w:hAnsi="Cambria Math" w:cs="Times New Roman"/>
                                  <w:sz w:val="24"/>
                                  <w:szCs w:val="24"/>
                                  <w:lang w:val="en-CA"/>
                                </w:rPr>
                                <m:t>s=1,y,m,a,r,f</m:t>
                              </m:r>
                            </m:sub>
                          </m:sSub>
                          <m:r>
                            <w:rPr>
                              <w:rFonts w:ascii="Cambria Math" w:hAnsi="Cambria Math" w:cs="Times New Roman"/>
                              <w:sz w:val="24"/>
                              <w:szCs w:val="24"/>
                              <w:lang w:val="en-CA"/>
                            </w:rPr>
                            <m:t>/</m:t>
                          </m:r>
                          <m:nary>
                            <m:naryPr>
                              <m:chr m:val="∑"/>
                              <m:limLoc m:val="undOvr"/>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s</m:t>
                              </m:r>
                            </m:sub>
                            <m:sup/>
                            <m:e>
                              <m:nary>
                                <m:naryPr>
                                  <m:chr m:val="∑"/>
                                  <m:limLoc m:val="subSup"/>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f</m:t>
                                  </m:r>
                                </m:sub>
                                <m:sup/>
                                <m:e>
                                  <m:nary>
                                    <m:naryPr>
                                      <m:chr m:val="∑"/>
                                      <m:limLoc m:val="undOvr"/>
                                      <m:ctrlPr>
                                        <w:rPr>
                                          <w:rFonts w:ascii="Cambria Math" w:hAnsi="Cambria Math" w:cs="Times New Roman"/>
                                          <w:i/>
                                          <w:sz w:val="24"/>
                                          <w:szCs w:val="24"/>
                                          <w:lang w:val="en-CA"/>
                                        </w:rPr>
                                      </m:ctrlPr>
                                    </m:naryPr>
                                    <m:sub>
                                      <m:r>
                                        <w:rPr>
                                          <w:rFonts w:ascii="Cambria Math" w:hAnsi="Cambria Math" w:cs="Times New Roman"/>
                                          <w:sz w:val="24"/>
                                          <w:szCs w:val="24"/>
                                          <w:lang w:val="en-CA"/>
                                        </w:rPr>
                                        <m:t>a=5</m:t>
                                      </m:r>
                                    </m:sub>
                                    <m:sup>
                                      <m:r>
                                        <w:rPr>
                                          <w:rFonts w:ascii="Cambria Math" w:hAnsi="Cambria Math" w:cs="Times New Roman"/>
                                          <w:sz w:val="24"/>
                                          <w:szCs w:val="24"/>
                                          <w:lang w:val="en-CA"/>
                                        </w:rPr>
                                        <m:t>8</m:t>
                                      </m:r>
                                    </m:sup>
                                    <m:e>
                                      <m:sSub>
                                        <m:sSubPr>
                                          <m:ctrlPr>
                                            <w:rPr>
                                              <w:rFonts w:ascii="Cambria Math" w:hAnsi="Cambria Math" w:cs="Times New Roman"/>
                                              <w:i/>
                                              <w:sz w:val="24"/>
                                              <w:szCs w:val="24"/>
                                              <w:lang w:val="en-CA"/>
                                            </w:rPr>
                                          </m:ctrlPr>
                                        </m:sSubPr>
                                        <m:e>
                                          <m:acc>
                                            <m:accPr>
                                              <m:ctrlPr>
                                                <w:rPr>
                                                  <w:rFonts w:ascii="Cambria Math" w:hAnsi="Cambria Math" w:cs="Times New Roman"/>
                                                  <w:i/>
                                                  <w:sz w:val="24"/>
                                                  <w:szCs w:val="24"/>
                                                  <w:lang w:val="en-CA"/>
                                                </w:rPr>
                                              </m:ctrlPr>
                                            </m:accPr>
                                            <m:e>
                                              <m:r>
                                                <w:rPr>
                                                  <w:rFonts w:ascii="Cambria Math" w:hAnsi="Cambria Math" w:cs="Times New Roman"/>
                                                  <w:sz w:val="24"/>
                                                  <w:szCs w:val="24"/>
                                                  <w:lang w:val="en-CA"/>
                                                </w:rPr>
                                                <m:t>CAA</m:t>
                                              </m:r>
                                            </m:e>
                                          </m:acc>
                                        </m:e>
                                        <m:sub>
                                          <m:r>
                                            <w:rPr>
                                              <w:rFonts w:ascii="Cambria Math" w:hAnsi="Cambria Math" w:cs="Times New Roman"/>
                                              <w:sz w:val="24"/>
                                              <w:szCs w:val="24"/>
                                              <w:lang w:val="en-CA"/>
                                            </w:rPr>
                                            <m:t>s,y,m,a,r,f</m:t>
                                          </m:r>
                                        </m:sub>
                                      </m:sSub>
                                    </m:e>
                                  </m:nary>
                                </m:e>
                              </m:nary>
                            </m:e>
                          </m:nary>
                        </m:e>
                      </m:nary>
                    </m:e>
                  </m:nary>
                </m:e>
                <m:e>
                  <m:r>
                    <w:rPr>
                      <w:rFonts w:ascii="Cambria Math" w:hAnsi="Cambria Math" w:cs="Times New Roman"/>
                      <w:sz w:val="24"/>
                      <w:szCs w:val="24"/>
                      <w:lang w:val="en-CA"/>
                    </w:rPr>
                    <m:t>ac=2</m:t>
                  </m:r>
                </m:e>
              </m:mr>
              <m:mr>
                <m:e>
                  <m:nary>
                    <m:naryPr>
                      <m:chr m:val="∑"/>
                      <m:limLoc m:val="undOvr"/>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f</m:t>
                      </m:r>
                    </m:sub>
                    <m:sup/>
                    <m:e>
                      <m:nary>
                        <m:naryPr>
                          <m:chr m:val="∑"/>
                          <m:limLoc m:val="undOvr"/>
                          <m:ctrlPr>
                            <w:rPr>
                              <w:rFonts w:ascii="Cambria Math" w:hAnsi="Cambria Math" w:cs="Times New Roman"/>
                              <w:i/>
                              <w:sz w:val="24"/>
                              <w:szCs w:val="24"/>
                              <w:lang w:val="en-CA"/>
                            </w:rPr>
                          </m:ctrlPr>
                        </m:naryPr>
                        <m:sub>
                          <m:r>
                            <w:rPr>
                              <w:rFonts w:ascii="Cambria Math" w:hAnsi="Cambria Math" w:cs="Times New Roman"/>
                              <w:sz w:val="24"/>
                              <w:szCs w:val="24"/>
                              <w:lang w:val="en-CA"/>
                            </w:rPr>
                            <m:t>a=9</m:t>
                          </m:r>
                        </m:sub>
                        <m:sup/>
                        <m:e>
                          <m:sSub>
                            <m:sSubPr>
                              <m:ctrlPr>
                                <w:rPr>
                                  <w:rFonts w:ascii="Cambria Math" w:hAnsi="Cambria Math" w:cs="Times New Roman"/>
                                  <w:i/>
                                  <w:sz w:val="24"/>
                                  <w:szCs w:val="24"/>
                                  <w:lang w:val="en-CA"/>
                                </w:rPr>
                              </m:ctrlPr>
                            </m:sSubPr>
                            <m:e>
                              <m:acc>
                                <m:accPr>
                                  <m:ctrlPr>
                                    <w:rPr>
                                      <w:rFonts w:ascii="Cambria Math" w:hAnsi="Cambria Math" w:cs="Times New Roman"/>
                                      <w:i/>
                                      <w:sz w:val="24"/>
                                      <w:szCs w:val="24"/>
                                      <w:lang w:val="en-CA"/>
                                    </w:rPr>
                                  </m:ctrlPr>
                                </m:accPr>
                                <m:e>
                                  <m:r>
                                    <w:rPr>
                                      <w:rFonts w:ascii="Cambria Math" w:hAnsi="Cambria Math" w:cs="Times New Roman"/>
                                      <w:sz w:val="24"/>
                                      <w:szCs w:val="24"/>
                                      <w:lang w:val="en-CA"/>
                                    </w:rPr>
                                    <m:t>CAA</m:t>
                                  </m:r>
                                </m:e>
                              </m:acc>
                            </m:e>
                            <m:sub>
                              <m:r>
                                <w:rPr>
                                  <w:rFonts w:ascii="Cambria Math" w:hAnsi="Cambria Math" w:cs="Times New Roman"/>
                                  <w:sz w:val="24"/>
                                  <w:szCs w:val="24"/>
                                  <w:lang w:val="en-CA"/>
                                </w:rPr>
                                <m:t>s=1,y,m,a,r,f</m:t>
                              </m:r>
                            </m:sub>
                          </m:sSub>
                          <m:r>
                            <w:rPr>
                              <w:rFonts w:ascii="Cambria Math" w:hAnsi="Cambria Math" w:cs="Times New Roman"/>
                              <w:sz w:val="24"/>
                              <w:szCs w:val="24"/>
                              <w:lang w:val="en-CA"/>
                            </w:rPr>
                            <m:t>/</m:t>
                          </m:r>
                          <m:nary>
                            <m:naryPr>
                              <m:chr m:val="∑"/>
                              <m:limLoc m:val="undOvr"/>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s</m:t>
                              </m:r>
                            </m:sub>
                            <m:sup/>
                            <m:e>
                              <m:nary>
                                <m:naryPr>
                                  <m:chr m:val="∑"/>
                                  <m:limLoc m:val="subSup"/>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f</m:t>
                                  </m:r>
                                </m:sub>
                                <m:sup/>
                                <m:e>
                                  <m:nary>
                                    <m:naryPr>
                                      <m:chr m:val="∑"/>
                                      <m:limLoc m:val="undOvr"/>
                                      <m:ctrlPr>
                                        <w:rPr>
                                          <w:rFonts w:ascii="Cambria Math" w:hAnsi="Cambria Math" w:cs="Times New Roman"/>
                                          <w:i/>
                                          <w:sz w:val="24"/>
                                          <w:szCs w:val="24"/>
                                          <w:lang w:val="en-CA"/>
                                        </w:rPr>
                                      </m:ctrlPr>
                                    </m:naryPr>
                                    <m:sub>
                                      <m:r>
                                        <w:rPr>
                                          <w:rFonts w:ascii="Cambria Math" w:hAnsi="Cambria Math" w:cs="Times New Roman"/>
                                          <w:sz w:val="24"/>
                                          <w:szCs w:val="24"/>
                                          <w:lang w:val="en-CA"/>
                                        </w:rPr>
                                        <m:t>9</m:t>
                                      </m:r>
                                    </m:sub>
                                    <m:sup/>
                                    <m:e>
                                      <m:sSub>
                                        <m:sSubPr>
                                          <m:ctrlPr>
                                            <w:rPr>
                                              <w:rFonts w:ascii="Cambria Math" w:hAnsi="Cambria Math" w:cs="Times New Roman"/>
                                              <w:i/>
                                              <w:sz w:val="24"/>
                                              <w:szCs w:val="24"/>
                                              <w:lang w:val="en-CA"/>
                                            </w:rPr>
                                          </m:ctrlPr>
                                        </m:sSubPr>
                                        <m:e>
                                          <m:acc>
                                            <m:accPr>
                                              <m:ctrlPr>
                                                <w:rPr>
                                                  <w:rFonts w:ascii="Cambria Math" w:hAnsi="Cambria Math" w:cs="Times New Roman"/>
                                                  <w:i/>
                                                  <w:sz w:val="24"/>
                                                  <w:szCs w:val="24"/>
                                                  <w:lang w:val="en-CA"/>
                                                </w:rPr>
                                              </m:ctrlPr>
                                            </m:accPr>
                                            <m:e>
                                              <m:r>
                                                <w:rPr>
                                                  <w:rFonts w:ascii="Cambria Math" w:hAnsi="Cambria Math" w:cs="Times New Roman"/>
                                                  <w:sz w:val="24"/>
                                                  <w:szCs w:val="24"/>
                                                  <w:lang w:val="en-CA"/>
                                                </w:rPr>
                                                <m:t>CAA</m:t>
                                              </m:r>
                                            </m:e>
                                          </m:acc>
                                        </m:e>
                                        <m:sub>
                                          <m:r>
                                            <w:rPr>
                                              <w:rFonts w:ascii="Cambria Math" w:hAnsi="Cambria Math" w:cs="Times New Roman"/>
                                              <w:sz w:val="24"/>
                                              <w:szCs w:val="24"/>
                                              <w:lang w:val="en-CA"/>
                                            </w:rPr>
                                            <m:t>s,y,m,a,r,f</m:t>
                                          </m:r>
                                        </m:sub>
                                      </m:sSub>
                                    </m:e>
                                  </m:nary>
                                </m:e>
                              </m:nary>
                            </m:e>
                          </m:nary>
                        </m:e>
                      </m:nary>
                    </m:e>
                  </m:nary>
                </m:e>
                <m:e>
                  <m:r>
                    <w:rPr>
                      <w:rFonts w:ascii="Cambria Math" w:hAnsi="Cambria Math" w:cs="Times New Roman"/>
                      <w:sz w:val="24"/>
                      <w:szCs w:val="24"/>
                      <w:lang w:val="en-CA"/>
                    </w:rPr>
                    <m:t>ac=3</m:t>
                  </m:r>
                </m:e>
              </m:mr>
            </m:m>
          </m:e>
        </m:d>
      </m:oMath>
      <w:r w:rsidR="00CA792F" w:rsidRPr="00256DE4">
        <w:rPr>
          <w:rFonts w:ascii="Times New Roman" w:hAnsi="Times New Roman" w:cs="Times New Roman"/>
          <w:sz w:val="24"/>
          <w:szCs w:val="24"/>
          <w:lang w:val="en-CA"/>
        </w:rPr>
        <w:t xml:space="preserve"> </w:t>
      </w:r>
      <w:r w:rsidR="00CA792F" w:rsidRPr="00256DE4">
        <w:rPr>
          <w:rFonts w:ascii="Times New Roman" w:hAnsi="Times New Roman" w:cs="Times New Roman"/>
          <w:sz w:val="24"/>
          <w:szCs w:val="24"/>
          <w:lang w:val="en-CA"/>
        </w:rPr>
        <w:tab/>
      </w:r>
      <w:r w:rsidR="0046075B">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w:t>
      </w:r>
      <w:r w:rsidR="00466328" w:rsidRPr="00256DE4">
        <w:rPr>
          <w:rFonts w:ascii="Times New Roman" w:hAnsi="Times New Roman" w:cs="Times New Roman"/>
          <w:sz w:val="24"/>
          <w:szCs w:val="24"/>
          <w:lang w:val="en-CA"/>
        </w:rPr>
        <w:t>8</w:t>
      </w:r>
      <w:r w:rsidR="00CA792F" w:rsidRPr="00256DE4">
        <w:rPr>
          <w:rFonts w:ascii="Times New Roman" w:hAnsi="Times New Roman" w:cs="Times New Roman"/>
          <w:sz w:val="24"/>
          <w:szCs w:val="24"/>
          <w:lang w:val="en-CA"/>
        </w:rPr>
        <w:t>.</w:t>
      </w:r>
      <w:r w:rsidR="00C41ECA" w:rsidRPr="00256DE4">
        <w:rPr>
          <w:rFonts w:ascii="Times New Roman" w:hAnsi="Times New Roman" w:cs="Times New Roman"/>
          <w:sz w:val="24"/>
          <w:szCs w:val="24"/>
          <w:lang w:val="en-CA"/>
        </w:rPr>
        <w:t>7</w:t>
      </w:r>
      <w:r w:rsidR="00CA792F" w:rsidRPr="00256DE4">
        <w:rPr>
          <w:rFonts w:ascii="Times New Roman" w:hAnsi="Times New Roman" w:cs="Times New Roman"/>
          <w:sz w:val="24"/>
          <w:szCs w:val="24"/>
          <w:lang w:val="en-CA"/>
        </w:rPr>
        <w:t>)</w:t>
      </w:r>
    </w:p>
    <w:p w14:paraId="17C1EC16" w14:textId="1F94C508" w:rsidR="007E218D" w:rsidRPr="00256DE4" w:rsidRDefault="007E218D" w:rsidP="009E2EE0">
      <w:pPr>
        <w:jc w:val="both"/>
        <w:rPr>
          <w:rFonts w:ascii="Times New Roman" w:hAnsi="Times New Roman" w:cs="Times New Roman"/>
          <w:sz w:val="24"/>
          <w:szCs w:val="24"/>
          <w:lang w:val="en-CA"/>
        </w:rPr>
      </w:pPr>
    </w:p>
    <w:p w14:paraId="2957985A" w14:textId="77777777" w:rsidR="000A0401" w:rsidRPr="00256DE4" w:rsidRDefault="000A0401" w:rsidP="009E2EE0">
      <w:pPr>
        <w:jc w:val="both"/>
        <w:rPr>
          <w:rFonts w:ascii="Times New Roman" w:hAnsi="Times New Roman" w:cs="Times New Roman"/>
          <w:sz w:val="24"/>
          <w:szCs w:val="24"/>
          <w:lang w:val="en-CA"/>
        </w:rPr>
      </w:pPr>
    </w:p>
    <w:p w14:paraId="058AB494" w14:textId="77777777" w:rsidR="007E218D" w:rsidRPr="00256DE4" w:rsidRDefault="00987C9A" w:rsidP="009E2EE0">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A log-normal likelihood function </w:t>
      </w:r>
      <w:r w:rsidR="004A385F" w:rsidRPr="00256DE4">
        <w:rPr>
          <w:rFonts w:ascii="Times New Roman" w:hAnsi="Times New Roman" w:cs="Times New Roman"/>
          <w:sz w:val="24"/>
          <w:szCs w:val="24"/>
          <w:lang w:val="en-CA"/>
        </w:rPr>
        <w:t>i</w:t>
      </w:r>
      <w:r w:rsidRPr="00256DE4">
        <w:rPr>
          <w:rFonts w:ascii="Times New Roman" w:hAnsi="Times New Roman" w:cs="Times New Roman"/>
          <w:sz w:val="24"/>
          <w:szCs w:val="24"/>
          <w:lang w:val="en-CA"/>
        </w:rPr>
        <w:t>s assumed for total catches by fleet. The</w:t>
      </w:r>
      <w:r w:rsidR="00392739" w:rsidRPr="00256DE4">
        <w:rPr>
          <w:rFonts w:ascii="Times New Roman" w:hAnsi="Times New Roman" w:cs="Times New Roman"/>
          <w:sz w:val="24"/>
          <w:szCs w:val="24"/>
          <w:lang w:val="en-CA"/>
        </w:rPr>
        <w:t xml:space="preserve"> negative</w:t>
      </w:r>
      <w:r w:rsidRPr="00256DE4">
        <w:rPr>
          <w:rFonts w:ascii="Times New Roman" w:hAnsi="Times New Roman" w:cs="Times New Roman"/>
          <w:sz w:val="24"/>
          <w:szCs w:val="24"/>
          <w:lang w:val="en-CA"/>
        </w:rPr>
        <w:t xml:space="preserve"> log-likelihood </w:t>
      </w:r>
      <w:r w:rsidR="00392739" w:rsidRPr="00256DE4">
        <w:rPr>
          <w:rFonts w:ascii="Times New Roman" w:hAnsi="Times New Roman" w:cs="Times New Roman"/>
          <w:sz w:val="24"/>
          <w:szCs w:val="24"/>
          <w:lang w:val="en-CA"/>
        </w:rPr>
        <w:t>i</w:t>
      </w:r>
      <w:r w:rsidRPr="00256DE4">
        <w:rPr>
          <w:rFonts w:ascii="Times New Roman" w:hAnsi="Times New Roman" w:cs="Times New Roman"/>
          <w:sz w:val="24"/>
          <w:szCs w:val="24"/>
          <w:lang w:val="en-CA"/>
        </w:rPr>
        <w:t>s calculated</w:t>
      </w:r>
      <w:r w:rsidR="00392739" w:rsidRPr="00256DE4">
        <w:rPr>
          <w:rFonts w:ascii="Times New Roman" w:hAnsi="Times New Roman" w:cs="Times New Roman"/>
          <w:sz w:val="24"/>
          <w:szCs w:val="24"/>
          <w:lang w:val="en-CA"/>
        </w:rPr>
        <w:t xml:space="preserve"> as</w:t>
      </w:r>
      <w:r w:rsidRPr="00256DE4">
        <w:rPr>
          <w:rFonts w:ascii="Times New Roman" w:hAnsi="Times New Roman" w:cs="Times New Roman"/>
          <w:sz w:val="24"/>
          <w:szCs w:val="24"/>
          <w:lang w:val="en-CA"/>
        </w:rPr>
        <w:t xml:space="preserve">:  </w:t>
      </w:r>
    </w:p>
    <w:p w14:paraId="353E482A" w14:textId="77777777" w:rsidR="007E218D" w:rsidRPr="00256DE4" w:rsidRDefault="007E218D" w:rsidP="009E2EE0">
      <w:pPr>
        <w:jc w:val="both"/>
        <w:rPr>
          <w:rFonts w:ascii="Times New Roman" w:hAnsi="Times New Roman" w:cs="Times New Roman"/>
          <w:sz w:val="24"/>
          <w:szCs w:val="24"/>
          <w:lang w:val="en-CA"/>
        </w:rPr>
      </w:pPr>
    </w:p>
    <w:p w14:paraId="31634827" w14:textId="62BF6385" w:rsidR="007E218D" w:rsidRPr="00256DE4" w:rsidRDefault="006E5632" w:rsidP="009E2EE0">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r>
              <w:rPr>
                <w:rFonts w:ascii="Cambria Math" w:hAnsi="Cambria Math" w:cs="Times New Roman"/>
                <w:sz w:val="24"/>
                <w:szCs w:val="24"/>
                <w:lang w:val="en-CA"/>
              </w:rPr>
              <m:t>-lnL</m:t>
            </m:r>
          </m:e>
          <m:sub>
            <m:r>
              <w:rPr>
                <w:rFonts w:ascii="Cambria Math" w:hAnsi="Cambria Math" w:cs="Times New Roman"/>
                <w:sz w:val="24"/>
                <w:szCs w:val="24"/>
                <w:lang w:val="en-CA"/>
              </w:rPr>
              <m:t>c</m:t>
            </m:r>
          </m:sub>
        </m:sSub>
        <m:r>
          <m:rPr>
            <m:sty m:val="p"/>
          </m:rPr>
          <w:rPr>
            <w:rFonts w:ascii="Cambria Math" w:hAnsi="Cambria Math" w:cs="Times New Roman"/>
            <w:sz w:val="24"/>
            <w:szCs w:val="24"/>
            <w:lang w:val="en-CA"/>
          </w:rPr>
          <m:t>=</m:t>
        </m:r>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y</m:t>
            </m:r>
          </m:sub>
          <m:sup/>
          <m:e>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m</m:t>
                </m:r>
              </m:sub>
              <m:sup/>
              <m:e>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r</m:t>
                    </m:r>
                  </m:sub>
                  <m:sup/>
                  <m:e>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f</m:t>
                        </m:r>
                      </m:sub>
                      <m:sup/>
                      <m:e>
                        <m:r>
                          <w:rPr>
                            <w:rFonts w:ascii="Cambria Math" w:hAnsi="Cambria Math" w:cs="Times New Roman"/>
                            <w:sz w:val="24"/>
                            <w:szCs w:val="24"/>
                            <w:lang w:val="en-CA"/>
                          </w:rPr>
                          <m:t>ln</m:t>
                        </m:r>
                        <m:d>
                          <m:dPr>
                            <m:ctrlPr>
                              <w:rPr>
                                <w:rFonts w:ascii="Cambria Math" w:hAnsi="Cambria Math" w:cs="Times New Roman"/>
                                <w:sz w:val="24"/>
                                <w:szCs w:val="24"/>
                                <w:lang w:val="en-CA"/>
                              </w:rPr>
                            </m:ctrlPr>
                          </m:dPr>
                          <m:e>
                            <m:sSub>
                              <m:sSubPr>
                                <m:ctrlPr>
                                  <w:rPr>
                                    <w:rFonts w:ascii="Cambria Math" w:hAnsi="Cambria Math" w:cs="Times New Roman"/>
                                    <w:sz w:val="24"/>
                                    <w:szCs w:val="24"/>
                                    <w:lang w:val="en-CA"/>
                                  </w:rPr>
                                </m:ctrlPr>
                              </m:sSubPr>
                              <m:e>
                                <m:r>
                                  <w:rPr>
                                    <w:rFonts w:ascii="Cambria Math" w:hAnsi="Cambria Math" w:cs="Times New Roman"/>
                                    <w:sz w:val="24"/>
                                    <w:szCs w:val="24"/>
                                    <w:lang w:val="en-CA"/>
                                  </w:rPr>
                                  <m:t>σ</m:t>
                                </m:r>
                              </m:e>
                              <m:sub>
                                <m:r>
                                  <w:rPr>
                                    <w:rFonts w:ascii="Cambria Math" w:hAnsi="Cambria Math" w:cs="Times New Roman"/>
                                    <w:sz w:val="24"/>
                                    <w:szCs w:val="24"/>
                                    <w:lang w:val="en-CA"/>
                                  </w:rPr>
                                  <m:t>catch</m:t>
                                </m:r>
                              </m:sub>
                            </m:sSub>
                          </m:e>
                        </m:d>
                        <m:r>
                          <w:rPr>
                            <w:rFonts w:ascii="Cambria Math" w:hAnsi="Cambria Math" w:cs="Times New Roman"/>
                            <w:sz w:val="24"/>
                            <w:szCs w:val="24"/>
                            <w:lang w:val="en-CA"/>
                          </w:rPr>
                          <m:t>+</m:t>
                        </m:r>
                        <m:f>
                          <m:fPr>
                            <m:ctrlPr>
                              <w:rPr>
                                <w:rFonts w:ascii="Cambria Math" w:hAnsi="Cambria Math" w:cs="Times New Roman"/>
                                <w:sz w:val="24"/>
                                <w:szCs w:val="24"/>
                                <w:lang w:val="en-CA"/>
                              </w:rPr>
                            </m:ctrlPr>
                          </m:fPr>
                          <m:num>
                            <m:sSup>
                              <m:sSupPr>
                                <m:ctrlPr>
                                  <w:rPr>
                                    <w:rFonts w:ascii="Cambria Math" w:hAnsi="Cambria Math" w:cs="Times New Roman"/>
                                    <w:sz w:val="24"/>
                                    <w:szCs w:val="24"/>
                                    <w:lang w:val="en-CA"/>
                                  </w:rPr>
                                </m:ctrlPr>
                              </m:sSupPr>
                              <m:e>
                                <m:d>
                                  <m:dPr>
                                    <m:ctrlPr>
                                      <w:rPr>
                                        <w:rFonts w:ascii="Cambria Math" w:hAnsi="Cambria Math" w:cs="Times New Roman"/>
                                        <w:sz w:val="24"/>
                                        <w:szCs w:val="24"/>
                                        <w:lang w:val="en-CA"/>
                                      </w:rPr>
                                    </m:ctrlPr>
                                  </m:dPr>
                                  <m:e>
                                    <m:r>
                                      <m:rPr>
                                        <m:sty m:val="p"/>
                                      </m:rPr>
                                      <w:rPr>
                                        <w:rFonts w:ascii="Cambria Math" w:hAnsi="Cambria Math" w:cs="Times New Roman"/>
                                        <w:sz w:val="24"/>
                                        <w:szCs w:val="24"/>
                                        <w:lang w:val="en-CA"/>
                                      </w:rPr>
                                      <m:t>ln</m:t>
                                    </m:r>
                                    <m:d>
                                      <m:dPr>
                                        <m:ctrlPr>
                                          <w:rPr>
                                            <w:rFonts w:ascii="Cambria Math" w:hAnsi="Cambria Math" w:cs="Times New Roman"/>
                                            <w:i/>
                                            <w:sz w:val="24"/>
                                            <w:szCs w:val="24"/>
                                            <w:lang w:val="en-CA"/>
                                          </w:rPr>
                                        </m:ctrlPr>
                                      </m:dPr>
                                      <m:e>
                                        <m:sSub>
                                          <m:sSubPr>
                                            <m:ctrlPr>
                                              <w:rPr>
                                                <w:rFonts w:ascii="Cambria Math" w:hAnsi="Cambria Math" w:cs="Times New Roman"/>
                                                <w:sz w:val="24"/>
                                                <w:szCs w:val="24"/>
                                                <w:lang w:val="en-CA"/>
                                              </w:rPr>
                                            </m:ctrlPr>
                                          </m:sSubPr>
                                          <m:e>
                                            <m:acc>
                                              <m:accPr>
                                                <m:ctrlPr>
                                                  <w:rPr>
                                                    <w:rFonts w:ascii="Cambria Math" w:hAnsi="Cambria Math" w:cs="Times New Roman"/>
                                                    <w:sz w:val="24"/>
                                                    <w:szCs w:val="24"/>
                                                    <w:lang w:val="en-CA"/>
                                                  </w:rPr>
                                                </m:ctrlPr>
                                              </m:accPr>
                                              <m:e>
                                                <m:r>
                                                  <w:rPr>
                                                    <w:rFonts w:ascii="Cambria Math" w:hAnsi="Cambria Math" w:cs="Times New Roman"/>
                                                    <w:sz w:val="24"/>
                                                    <w:szCs w:val="24"/>
                                                    <w:lang w:val="en-CA"/>
                                                  </w:rPr>
                                                  <m:t>C</m:t>
                                                </m:r>
                                              </m:e>
                                            </m:acc>
                                          </m:e>
                                          <m:sub>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e>
                                    </m:d>
                                    <m:r>
                                      <m:rPr>
                                        <m:sty m:val="p"/>
                                      </m:rPr>
                                      <w:rPr>
                                        <w:rFonts w:ascii="Cambria Math" w:hAnsi="Cambria Math" w:cs="Times New Roman"/>
                                        <w:sz w:val="24"/>
                                        <w:szCs w:val="24"/>
                                        <w:lang w:val="en-CA"/>
                                      </w:rPr>
                                      <m:t>-ln</m:t>
                                    </m:r>
                                    <m:d>
                                      <m:dPr>
                                        <m:ctrlPr>
                                          <w:rPr>
                                            <w:rFonts w:ascii="Cambria Math" w:hAnsi="Cambria Math" w:cs="Times New Roman"/>
                                            <w:sz w:val="24"/>
                                            <w:szCs w:val="24"/>
                                            <w:lang w:val="en-CA"/>
                                          </w:rPr>
                                        </m:ctrlPr>
                                      </m:dPr>
                                      <m:e>
                                        <m:sSub>
                                          <m:sSubPr>
                                            <m:ctrlPr>
                                              <w:rPr>
                                                <w:rFonts w:ascii="Cambria Math" w:hAnsi="Cambria Math" w:cs="Times New Roman"/>
                                                <w:sz w:val="24"/>
                                                <w:szCs w:val="24"/>
                                                <w:lang w:val="en-CA"/>
                                              </w:rPr>
                                            </m:ctrlPr>
                                          </m:sSubPr>
                                          <m:e>
                                            <m:r>
                                              <w:rPr>
                                                <w:rFonts w:ascii="Cambria Math" w:hAnsi="Cambria Math" w:cs="Times New Roman"/>
                                                <w:sz w:val="24"/>
                                                <w:szCs w:val="24"/>
                                                <w:lang w:val="en-CA"/>
                                              </w:rPr>
                                              <m:t>C</m:t>
                                            </m:r>
                                          </m:e>
                                          <m:sub>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e>
                                    </m:d>
                                  </m:e>
                                </m:d>
                              </m:e>
                              <m:sup>
                                <m:r>
                                  <m:rPr>
                                    <m:sty m:val="p"/>
                                  </m:rPr>
                                  <w:rPr>
                                    <w:rFonts w:ascii="Cambria Math" w:hAnsi="Cambria Math" w:cs="Times New Roman"/>
                                    <w:sz w:val="24"/>
                                    <w:szCs w:val="24"/>
                                    <w:lang w:val="en-CA"/>
                                  </w:rPr>
                                  <m:t>2</m:t>
                                </m:r>
                              </m:sup>
                            </m:sSup>
                          </m:num>
                          <m:den>
                            <m:r>
                              <m:rPr>
                                <m:sty m:val="p"/>
                              </m:rPr>
                              <w:rPr>
                                <w:rFonts w:ascii="Cambria Math" w:hAnsi="Cambria Math" w:cs="Times New Roman"/>
                                <w:sz w:val="24"/>
                                <w:szCs w:val="24"/>
                                <w:lang w:val="en-CA"/>
                              </w:rPr>
                              <m:t>2∙</m:t>
                            </m:r>
                            <m:sSubSup>
                              <m:sSubSupPr>
                                <m:ctrlPr>
                                  <w:rPr>
                                    <w:rFonts w:ascii="Cambria Math" w:hAnsi="Cambria Math" w:cs="Times New Roman"/>
                                    <w:sz w:val="24"/>
                                    <w:szCs w:val="24"/>
                                    <w:lang w:val="en-CA"/>
                                  </w:rPr>
                                </m:ctrlPr>
                              </m:sSubSupPr>
                              <m:e>
                                <m:r>
                                  <w:rPr>
                                    <w:rFonts w:ascii="Cambria Math" w:hAnsi="Cambria Math" w:cs="Times New Roman"/>
                                    <w:sz w:val="24"/>
                                    <w:szCs w:val="24"/>
                                    <w:lang w:val="en-CA"/>
                                  </w:rPr>
                                  <m:t>σ</m:t>
                                </m:r>
                              </m:e>
                              <m:sub>
                                <m:r>
                                  <w:rPr>
                                    <w:rFonts w:ascii="Cambria Math" w:hAnsi="Cambria Math" w:cs="Times New Roman"/>
                                    <w:sz w:val="24"/>
                                    <w:szCs w:val="24"/>
                                    <w:lang w:val="en-CA"/>
                                  </w:rPr>
                                  <m:t>catch</m:t>
                                </m:r>
                              </m:sub>
                              <m:sup>
                                <m:r>
                                  <m:rPr>
                                    <m:sty m:val="p"/>
                                  </m:rPr>
                                  <w:rPr>
                                    <w:rFonts w:ascii="Cambria Math" w:hAnsi="Cambria Math" w:cs="Times New Roman"/>
                                    <w:sz w:val="24"/>
                                    <w:szCs w:val="24"/>
                                    <w:lang w:val="en-CA"/>
                                  </w:rPr>
                                  <m:t>2</m:t>
                                </m:r>
                              </m:sup>
                            </m:sSubSup>
                          </m:den>
                        </m:f>
                      </m:e>
                    </m:nary>
                  </m:e>
                </m:nary>
              </m:e>
            </m:nary>
          </m:e>
        </m:nary>
      </m:oMath>
      <w:r w:rsidR="00DE6F83" w:rsidRPr="00256DE4">
        <w:rPr>
          <w:rFonts w:ascii="Times New Roman" w:hAnsi="Times New Roman" w:cs="Times New Roman"/>
          <w:sz w:val="24"/>
          <w:szCs w:val="24"/>
          <w:lang w:val="en-CA"/>
        </w:rPr>
        <w:t xml:space="preserve"> </w:t>
      </w:r>
      <w:r w:rsidR="00DE6F83" w:rsidRPr="00256DE4">
        <w:rPr>
          <w:rFonts w:ascii="Times New Roman" w:hAnsi="Times New Roman" w:cs="Times New Roman"/>
          <w:sz w:val="24"/>
          <w:szCs w:val="24"/>
          <w:lang w:val="en-CA"/>
        </w:rPr>
        <w:tab/>
      </w:r>
      <w:r w:rsidR="00794526" w:rsidRPr="00256DE4">
        <w:rPr>
          <w:rFonts w:ascii="Times New Roman" w:hAnsi="Times New Roman" w:cs="Times New Roman"/>
          <w:sz w:val="24"/>
          <w:szCs w:val="24"/>
          <w:lang w:val="en-CA"/>
        </w:rPr>
        <w:tab/>
      </w:r>
      <w:r w:rsidR="00DE6F83" w:rsidRPr="00256DE4">
        <w:rPr>
          <w:rFonts w:ascii="Times New Roman" w:hAnsi="Times New Roman" w:cs="Times New Roman"/>
          <w:sz w:val="24"/>
          <w:szCs w:val="24"/>
          <w:lang w:val="en-CA"/>
        </w:rPr>
        <w:tab/>
      </w:r>
      <w:r w:rsidR="0046075B">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w:t>
      </w:r>
      <w:r w:rsidR="00DE6F83" w:rsidRPr="00256DE4">
        <w:rPr>
          <w:rFonts w:ascii="Times New Roman" w:hAnsi="Times New Roman" w:cs="Times New Roman"/>
          <w:sz w:val="24"/>
          <w:szCs w:val="24"/>
          <w:lang w:val="en-CA"/>
        </w:rPr>
        <w:t>8</w:t>
      </w:r>
      <w:r w:rsidR="00CA792F" w:rsidRPr="00256DE4">
        <w:rPr>
          <w:rFonts w:ascii="Times New Roman" w:hAnsi="Times New Roman" w:cs="Times New Roman"/>
          <w:sz w:val="24"/>
          <w:szCs w:val="24"/>
          <w:lang w:val="en-CA"/>
        </w:rPr>
        <w:t>.</w:t>
      </w:r>
      <w:r w:rsidR="00C41ECA" w:rsidRPr="00256DE4">
        <w:rPr>
          <w:rFonts w:ascii="Times New Roman" w:hAnsi="Times New Roman" w:cs="Times New Roman"/>
          <w:sz w:val="24"/>
          <w:szCs w:val="24"/>
          <w:lang w:val="en-CA"/>
        </w:rPr>
        <w:t>8</w:t>
      </w:r>
      <w:r w:rsidR="00CA792F" w:rsidRPr="00256DE4">
        <w:rPr>
          <w:rFonts w:ascii="Times New Roman" w:hAnsi="Times New Roman" w:cs="Times New Roman"/>
          <w:sz w:val="24"/>
          <w:szCs w:val="24"/>
          <w:lang w:val="en-CA"/>
        </w:rPr>
        <w:t>)</w:t>
      </w:r>
    </w:p>
    <w:p w14:paraId="48D3D24A" w14:textId="43F6483D" w:rsidR="007E218D" w:rsidRPr="00256DE4" w:rsidRDefault="007E218D" w:rsidP="009E2EE0">
      <w:pPr>
        <w:jc w:val="both"/>
        <w:rPr>
          <w:rFonts w:ascii="Times New Roman" w:hAnsi="Times New Roman" w:cs="Times New Roman"/>
          <w:sz w:val="24"/>
          <w:szCs w:val="24"/>
          <w:lang w:val="en-CA"/>
        </w:rPr>
      </w:pPr>
    </w:p>
    <w:p w14:paraId="5A3E356F" w14:textId="77777777" w:rsidR="000A0401" w:rsidRPr="00256DE4" w:rsidRDefault="000A0401" w:rsidP="009E2EE0">
      <w:pPr>
        <w:jc w:val="both"/>
        <w:rPr>
          <w:rFonts w:ascii="Times New Roman" w:hAnsi="Times New Roman" w:cs="Times New Roman"/>
          <w:sz w:val="24"/>
          <w:szCs w:val="24"/>
          <w:lang w:val="en-CA"/>
        </w:rPr>
      </w:pPr>
    </w:p>
    <w:p w14:paraId="01373DB9" w14:textId="77777777" w:rsidR="007E218D" w:rsidRPr="00256DE4" w:rsidRDefault="00987C9A" w:rsidP="009E2EE0">
      <w:pPr>
        <w:jc w:val="both"/>
        <w:rPr>
          <w:rFonts w:ascii="Times New Roman" w:hAnsi="Times New Roman" w:cs="Times New Roman"/>
          <w:sz w:val="24"/>
          <w:szCs w:val="24"/>
          <w:lang w:val="en-CA"/>
        </w:rPr>
      </w:pPr>
      <w:proofErr w:type="gramStart"/>
      <w:r w:rsidRPr="00256DE4">
        <w:rPr>
          <w:rFonts w:ascii="Times New Roman" w:hAnsi="Times New Roman" w:cs="Times New Roman"/>
          <w:sz w:val="24"/>
          <w:szCs w:val="24"/>
          <w:lang w:val="en-CA"/>
        </w:rPr>
        <w:t>Similarly</w:t>
      </w:r>
      <w:proofErr w:type="gramEnd"/>
      <w:r w:rsidRPr="00256DE4">
        <w:rPr>
          <w:rFonts w:ascii="Times New Roman" w:hAnsi="Times New Roman" w:cs="Times New Roman"/>
          <w:sz w:val="24"/>
          <w:szCs w:val="24"/>
          <w:lang w:val="en-CA"/>
        </w:rPr>
        <w:t xml:space="preserve"> the </w:t>
      </w:r>
      <w:r w:rsidR="0003012F" w:rsidRPr="00256DE4">
        <w:rPr>
          <w:rFonts w:ascii="Times New Roman" w:hAnsi="Times New Roman" w:cs="Times New Roman"/>
          <w:sz w:val="24"/>
          <w:szCs w:val="24"/>
          <w:lang w:val="en-CA"/>
        </w:rPr>
        <w:t xml:space="preserve">negative </w:t>
      </w:r>
      <w:r w:rsidRPr="00256DE4">
        <w:rPr>
          <w:rFonts w:ascii="Times New Roman" w:hAnsi="Times New Roman" w:cs="Times New Roman"/>
          <w:sz w:val="24"/>
          <w:szCs w:val="24"/>
          <w:lang w:val="en-CA"/>
        </w:rPr>
        <w:t>log-likelihood component</w:t>
      </w:r>
      <w:r w:rsidR="004A385F" w:rsidRPr="00256DE4">
        <w:rPr>
          <w:rFonts w:ascii="Times New Roman" w:hAnsi="Times New Roman" w:cs="Times New Roman"/>
          <w:sz w:val="24"/>
          <w:szCs w:val="24"/>
          <w:lang w:val="en-CA"/>
        </w:rPr>
        <w:t>s</w:t>
      </w:r>
      <w:r w:rsidRPr="00256DE4">
        <w:rPr>
          <w:rFonts w:ascii="Times New Roman" w:hAnsi="Times New Roman" w:cs="Times New Roman"/>
          <w:sz w:val="24"/>
          <w:szCs w:val="24"/>
          <w:lang w:val="en-CA"/>
        </w:rPr>
        <w:t xml:space="preserve"> for indices of </w:t>
      </w:r>
      <w:r w:rsidR="00392739" w:rsidRPr="00256DE4">
        <w:rPr>
          <w:rFonts w:ascii="Times New Roman" w:hAnsi="Times New Roman" w:cs="Times New Roman"/>
          <w:sz w:val="24"/>
          <w:szCs w:val="24"/>
          <w:lang w:val="en-CA"/>
        </w:rPr>
        <w:t>exploitable</w:t>
      </w:r>
      <w:r w:rsidRPr="00256DE4">
        <w:rPr>
          <w:rFonts w:ascii="Times New Roman" w:hAnsi="Times New Roman" w:cs="Times New Roman"/>
          <w:sz w:val="24"/>
          <w:szCs w:val="24"/>
          <w:lang w:val="en-CA"/>
        </w:rPr>
        <w:t xml:space="preserve"> biomass and spawning stock biomass </w:t>
      </w:r>
      <w:r w:rsidR="0003012F" w:rsidRPr="00256DE4">
        <w:rPr>
          <w:rFonts w:ascii="Times New Roman" w:hAnsi="Times New Roman" w:cs="Times New Roman"/>
          <w:sz w:val="24"/>
          <w:szCs w:val="24"/>
          <w:lang w:val="en-CA"/>
        </w:rPr>
        <w:t>a</w:t>
      </w:r>
      <w:r w:rsidRPr="00256DE4">
        <w:rPr>
          <w:rFonts w:ascii="Times New Roman" w:hAnsi="Times New Roman" w:cs="Times New Roman"/>
          <w:sz w:val="24"/>
          <w:szCs w:val="24"/>
          <w:lang w:val="en-CA"/>
        </w:rPr>
        <w:t>re calculated</w:t>
      </w:r>
      <w:r w:rsidR="0003012F" w:rsidRPr="00256DE4">
        <w:rPr>
          <w:rFonts w:ascii="Times New Roman" w:hAnsi="Times New Roman" w:cs="Times New Roman"/>
          <w:sz w:val="24"/>
          <w:szCs w:val="24"/>
          <w:lang w:val="en-CA"/>
        </w:rPr>
        <w:t xml:space="preserve"> as</w:t>
      </w:r>
      <w:r w:rsidRPr="00256DE4">
        <w:rPr>
          <w:rFonts w:ascii="Times New Roman" w:hAnsi="Times New Roman" w:cs="Times New Roman"/>
          <w:sz w:val="24"/>
          <w:szCs w:val="24"/>
          <w:lang w:val="en-CA"/>
        </w:rPr>
        <w:t xml:space="preserve">: </w:t>
      </w:r>
    </w:p>
    <w:p w14:paraId="3F4797B5" w14:textId="77777777" w:rsidR="007E218D" w:rsidRPr="00256DE4" w:rsidRDefault="007E218D" w:rsidP="009E2EE0">
      <w:pPr>
        <w:jc w:val="both"/>
        <w:rPr>
          <w:rFonts w:ascii="Times New Roman" w:hAnsi="Times New Roman" w:cs="Times New Roman"/>
          <w:sz w:val="24"/>
          <w:szCs w:val="24"/>
          <w:lang w:val="en-CA"/>
        </w:rPr>
      </w:pPr>
    </w:p>
    <w:p w14:paraId="3893C8C2" w14:textId="6359C885" w:rsidR="007E218D" w:rsidRPr="00256DE4" w:rsidRDefault="006E5632" w:rsidP="009E2EE0">
      <w:pPr>
        <w:spacing w:after="200"/>
        <w:jc w:val="both"/>
        <w:rPr>
          <w:rFonts w:ascii="Times New Roman" w:hAnsi="Times New Roman" w:cs="Times New Roman"/>
          <w:bCs/>
          <w:sz w:val="24"/>
          <w:szCs w:val="24"/>
          <w:lang w:val="en-CA"/>
        </w:rPr>
      </w:pPr>
      <m:oMath>
        <m:sSub>
          <m:sSubPr>
            <m:ctrlPr>
              <w:rPr>
                <w:rFonts w:ascii="Cambria Math" w:hAnsi="Cambria Math" w:cs="Times New Roman"/>
                <w:bCs/>
                <w:i/>
                <w:sz w:val="24"/>
                <w:szCs w:val="24"/>
                <w:lang w:val="en-CA"/>
              </w:rPr>
            </m:ctrlPr>
          </m:sSubPr>
          <m:e>
            <m:r>
              <w:rPr>
                <w:rFonts w:ascii="Cambria Math" w:hAnsi="Cambria Math" w:cs="Times New Roman"/>
                <w:sz w:val="24"/>
                <w:szCs w:val="24"/>
                <w:lang w:val="en-CA"/>
              </w:rPr>
              <m:t>-lnL</m:t>
            </m:r>
          </m:e>
          <m:sub>
            <m:r>
              <w:rPr>
                <w:rFonts w:ascii="Cambria Math" w:hAnsi="Cambria Math" w:cs="Times New Roman"/>
                <w:sz w:val="24"/>
                <w:szCs w:val="24"/>
                <w:lang w:val="en-CA"/>
              </w:rPr>
              <m:t>i</m:t>
            </m:r>
          </m:sub>
        </m:sSub>
        <m:r>
          <w:rPr>
            <w:rFonts w:ascii="Cambria Math" w:hAnsi="Cambria Math" w:cs="Times New Roman"/>
            <w:sz w:val="24"/>
            <w:szCs w:val="24"/>
            <w:lang w:val="en-CA"/>
          </w:rPr>
          <m:t>=</m:t>
        </m:r>
        <m:nary>
          <m:naryPr>
            <m:chr m:val="∑"/>
            <m:limLoc m:val="subSup"/>
            <m:supHide m:val="1"/>
            <m:ctrlPr>
              <w:rPr>
                <w:rFonts w:ascii="Cambria Math" w:hAnsi="Cambria Math" w:cs="Times New Roman"/>
                <w:bCs/>
                <w:i/>
                <w:sz w:val="24"/>
                <w:szCs w:val="24"/>
                <w:lang w:val="en-CA"/>
              </w:rPr>
            </m:ctrlPr>
          </m:naryPr>
          <m:sub>
            <m:r>
              <w:rPr>
                <w:rFonts w:ascii="Cambria Math" w:hAnsi="Cambria Math" w:cs="Times New Roman"/>
                <w:sz w:val="24"/>
                <w:szCs w:val="24"/>
                <w:lang w:val="en-CA"/>
              </w:rPr>
              <m:t>y</m:t>
            </m:r>
          </m:sub>
          <m:sup/>
          <m:e>
            <m:nary>
              <m:naryPr>
                <m:chr m:val="∑"/>
                <m:limLoc m:val="subSup"/>
                <m:supHide m:val="1"/>
                <m:ctrlPr>
                  <w:rPr>
                    <w:rFonts w:ascii="Cambria Math" w:hAnsi="Cambria Math" w:cs="Times New Roman"/>
                    <w:bCs/>
                    <w:i/>
                    <w:sz w:val="24"/>
                    <w:szCs w:val="24"/>
                    <w:lang w:val="en-CA"/>
                  </w:rPr>
                </m:ctrlPr>
              </m:naryPr>
              <m:sub>
                <m:r>
                  <w:rPr>
                    <w:rFonts w:ascii="Cambria Math" w:hAnsi="Cambria Math" w:cs="Times New Roman"/>
                    <w:sz w:val="24"/>
                    <w:szCs w:val="24"/>
                    <w:lang w:val="en-CA"/>
                  </w:rPr>
                  <m:t>m</m:t>
                </m:r>
              </m:sub>
              <m:sup/>
              <m:e>
                <m:nary>
                  <m:naryPr>
                    <m:chr m:val="∑"/>
                    <m:limLoc m:val="subSup"/>
                    <m:supHide m:val="1"/>
                    <m:ctrlPr>
                      <w:rPr>
                        <w:rFonts w:ascii="Cambria Math" w:hAnsi="Cambria Math" w:cs="Times New Roman"/>
                        <w:bCs/>
                        <w:i/>
                        <w:sz w:val="24"/>
                        <w:szCs w:val="24"/>
                        <w:lang w:val="en-CA"/>
                      </w:rPr>
                    </m:ctrlPr>
                  </m:naryPr>
                  <m:sub>
                    <m:r>
                      <w:rPr>
                        <w:rFonts w:ascii="Cambria Math" w:hAnsi="Cambria Math" w:cs="Times New Roman"/>
                        <w:sz w:val="24"/>
                        <w:szCs w:val="24"/>
                        <w:lang w:val="en-CA"/>
                      </w:rPr>
                      <m:t>r</m:t>
                    </m:r>
                  </m:sub>
                  <m:sup/>
                  <m:e>
                    <m:nary>
                      <m:naryPr>
                        <m:chr m:val="∑"/>
                        <m:limLoc m:val="subSup"/>
                        <m:supHide m:val="1"/>
                        <m:ctrlPr>
                          <w:rPr>
                            <w:rFonts w:ascii="Cambria Math" w:hAnsi="Cambria Math" w:cs="Times New Roman"/>
                            <w:bCs/>
                            <w:i/>
                            <w:sz w:val="24"/>
                            <w:szCs w:val="24"/>
                            <w:lang w:val="en-CA"/>
                          </w:rPr>
                        </m:ctrlPr>
                      </m:naryPr>
                      <m:sub>
                        <m:r>
                          <w:rPr>
                            <w:rFonts w:ascii="Cambria Math" w:hAnsi="Cambria Math" w:cs="Times New Roman"/>
                            <w:sz w:val="24"/>
                            <w:szCs w:val="24"/>
                            <w:lang w:val="en-CA"/>
                          </w:rPr>
                          <m:t>f</m:t>
                        </m:r>
                      </m:sub>
                      <m:sup/>
                      <m:e>
                        <m:r>
                          <w:rPr>
                            <w:rFonts w:ascii="Cambria Math" w:hAnsi="Cambria Math" w:cs="Times New Roman"/>
                            <w:sz w:val="24"/>
                            <w:szCs w:val="24"/>
                            <w:lang w:val="en-CA"/>
                          </w:rPr>
                          <m:t>ln</m:t>
                        </m:r>
                        <m:d>
                          <m:dPr>
                            <m:ctrlPr>
                              <w:rPr>
                                <w:rFonts w:ascii="Cambria Math" w:hAnsi="Cambria Math" w:cs="Times New Roman"/>
                                <w:bCs/>
                                <w:i/>
                                <w:sz w:val="24"/>
                                <w:szCs w:val="24"/>
                                <w:lang w:val="en-CA"/>
                              </w:rPr>
                            </m:ctrlPr>
                          </m:dPr>
                          <m:e>
                            <m:sSub>
                              <m:sSubPr>
                                <m:ctrlPr>
                                  <w:rPr>
                                    <w:rFonts w:ascii="Cambria Math" w:hAnsi="Cambria Math" w:cs="Times New Roman"/>
                                    <w:bCs/>
                                    <w:i/>
                                    <w:sz w:val="24"/>
                                    <w:szCs w:val="24"/>
                                    <w:lang w:val="en-CA"/>
                                  </w:rPr>
                                </m:ctrlPr>
                              </m:sSubPr>
                              <m:e>
                                <m:r>
                                  <w:rPr>
                                    <w:rFonts w:ascii="Cambria Math" w:hAnsi="Cambria Math" w:cs="Times New Roman"/>
                                    <w:sz w:val="24"/>
                                    <w:szCs w:val="24"/>
                                    <w:lang w:val="en-CA"/>
                                  </w:rPr>
                                  <m:t>σ</m:t>
                                </m:r>
                              </m:e>
                              <m:sub>
                                <m:r>
                                  <w:rPr>
                                    <w:rFonts w:ascii="Cambria Math" w:hAnsi="Cambria Math" w:cs="Times New Roman"/>
                                    <w:sz w:val="24"/>
                                    <w:szCs w:val="24"/>
                                    <w:lang w:val="en-CA"/>
                                  </w:rPr>
                                  <m:t>index</m:t>
                                </m:r>
                              </m:sub>
                            </m:sSub>
                          </m:e>
                        </m:d>
                        <m:r>
                          <w:rPr>
                            <w:rFonts w:ascii="Cambria Math" w:hAnsi="Cambria Math" w:cs="Times New Roman"/>
                            <w:sz w:val="24"/>
                            <w:szCs w:val="24"/>
                            <w:lang w:val="en-CA"/>
                          </w:rPr>
                          <m:t>+</m:t>
                        </m:r>
                        <m:f>
                          <m:fPr>
                            <m:ctrlPr>
                              <w:rPr>
                                <w:rFonts w:ascii="Cambria Math" w:hAnsi="Cambria Math" w:cs="Times New Roman"/>
                                <w:bCs/>
                                <w:i/>
                                <w:sz w:val="24"/>
                                <w:szCs w:val="24"/>
                                <w:lang w:val="en-CA"/>
                              </w:rPr>
                            </m:ctrlPr>
                          </m:fPr>
                          <m:num>
                            <m:sSup>
                              <m:sSupPr>
                                <m:ctrlPr>
                                  <w:rPr>
                                    <w:rFonts w:ascii="Cambria Math" w:hAnsi="Cambria Math" w:cs="Times New Roman"/>
                                    <w:bCs/>
                                    <w:i/>
                                    <w:sz w:val="24"/>
                                    <w:szCs w:val="24"/>
                                    <w:lang w:val="en-CA"/>
                                  </w:rPr>
                                </m:ctrlPr>
                              </m:sSupPr>
                              <m:e>
                                <m:d>
                                  <m:dPr>
                                    <m:ctrlPr>
                                      <w:rPr>
                                        <w:rFonts w:ascii="Cambria Math" w:hAnsi="Cambria Math" w:cs="Times New Roman"/>
                                        <w:bCs/>
                                        <w:i/>
                                        <w:sz w:val="24"/>
                                        <w:szCs w:val="24"/>
                                        <w:lang w:val="en-CA"/>
                                      </w:rPr>
                                    </m:ctrlPr>
                                  </m:dPr>
                                  <m:e>
                                    <m:r>
                                      <w:rPr>
                                        <w:rFonts w:ascii="Cambria Math" w:hAnsi="Cambria Math" w:cs="Times New Roman"/>
                                        <w:sz w:val="24"/>
                                        <w:szCs w:val="24"/>
                                        <w:lang w:val="en-CA"/>
                                      </w:rPr>
                                      <m:t>ln</m:t>
                                    </m:r>
                                    <m:d>
                                      <m:dPr>
                                        <m:ctrlPr>
                                          <w:rPr>
                                            <w:rFonts w:ascii="Cambria Math" w:hAnsi="Cambria Math" w:cs="Times New Roman"/>
                                            <w:bCs/>
                                            <w:i/>
                                            <w:sz w:val="24"/>
                                            <w:szCs w:val="24"/>
                                            <w:lang w:val="en-CA"/>
                                          </w:rPr>
                                        </m:ctrlPr>
                                      </m:dPr>
                                      <m:e>
                                        <m:sSub>
                                          <m:sSubPr>
                                            <m:ctrlPr>
                                              <w:rPr>
                                                <w:rFonts w:ascii="Cambria Math" w:hAnsi="Cambria Math" w:cs="Times New Roman"/>
                                                <w:bCs/>
                                                <w:i/>
                                                <w:sz w:val="24"/>
                                                <w:szCs w:val="24"/>
                                                <w:lang w:val="en-CA"/>
                                              </w:rPr>
                                            </m:ctrlPr>
                                          </m:sSubPr>
                                          <m:e>
                                            <m:acc>
                                              <m:accPr>
                                                <m:ctrlPr>
                                                  <w:rPr>
                                                    <w:rFonts w:ascii="Cambria Math" w:hAnsi="Cambria Math" w:cs="Times New Roman"/>
                                                    <w:bCs/>
                                                    <w:i/>
                                                    <w:sz w:val="24"/>
                                                    <w:szCs w:val="24"/>
                                                    <w:lang w:val="en-CA"/>
                                                  </w:rPr>
                                                </m:ctrlPr>
                                              </m:accPr>
                                              <m:e>
                                                <m:r>
                                                  <w:rPr>
                                                    <w:rFonts w:ascii="Cambria Math" w:hAnsi="Cambria Math" w:cs="Times New Roman"/>
                                                    <w:sz w:val="24"/>
                                                    <w:szCs w:val="24"/>
                                                    <w:lang w:val="en-CA"/>
                                                  </w:rPr>
                                                  <m:t>I</m:t>
                                                </m:r>
                                              </m:e>
                                            </m:acc>
                                          </m:e>
                                          <m:sub>
                                            <m:r>
                                              <w:rPr>
                                                <w:rFonts w:ascii="Cambria Math" w:hAnsi="Cambria Math" w:cs="Times New Roman"/>
                                                <w:sz w:val="24"/>
                                                <w:szCs w:val="24"/>
                                                <w:lang w:val="en-CA"/>
                                              </w:rPr>
                                              <m:t>y,m,r,f</m:t>
                                            </m:r>
                                          </m:sub>
                                        </m:sSub>
                                      </m:e>
                                    </m:d>
                                    <m:r>
                                      <w:rPr>
                                        <w:rFonts w:ascii="Cambria Math" w:hAnsi="Cambria Math" w:cs="Times New Roman"/>
                                        <w:sz w:val="24"/>
                                        <w:szCs w:val="24"/>
                                        <w:lang w:val="en-CA"/>
                                      </w:rPr>
                                      <m:t>-ln</m:t>
                                    </m:r>
                                    <m:d>
                                      <m:dPr>
                                        <m:ctrlPr>
                                          <w:rPr>
                                            <w:rFonts w:ascii="Cambria Math" w:hAnsi="Cambria Math" w:cs="Times New Roman"/>
                                            <w:bCs/>
                                            <w:i/>
                                            <w:sz w:val="24"/>
                                            <w:szCs w:val="24"/>
                                            <w:lang w:val="en-CA"/>
                                          </w:rPr>
                                        </m:ctrlPr>
                                      </m:dPr>
                                      <m:e>
                                        <m:sSub>
                                          <m:sSubPr>
                                            <m:ctrlPr>
                                              <w:rPr>
                                                <w:rFonts w:ascii="Cambria Math" w:hAnsi="Cambria Math" w:cs="Times New Roman"/>
                                                <w:bCs/>
                                                <w:i/>
                                                <w:sz w:val="24"/>
                                                <w:szCs w:val="24"/>
                                                <w:lang w:val="en-CA"/>
                                              </w:rPr>
                                            </m:ctrlPr>
                                          </m:sSubPr>
                                          <m:e>
                                            <m:r>
                                              <w:rPr>
                                                <w:rFonts w:ascii="Cambria Math" w:hAnsi="Cambria Math" w:cs="Times New Roman"/>
                                                <w:sz w:val="24"/>
                                                <w:szCs w:val="24"/>
                                                <w:lang w:val="en-CA"/>
                                              </w:rPr>
                                              <m:t>I</m:t>
                                            </m:r>
                                          </m:e>
                                          <m:sub>
                                            <m:r>
                                              <w:rPr>
                                                <w:rFonts w:ascii="Cambria Math" w:hAnsi="Cambria Math" w:cs="Times New Roman"/>
                                                <w:sz w:val="24"/>
                                                <w:szCs w:val="24"/>
                                                <w:lang w:val="en-CA"/>
                                              </w:rPr>
                                              <m:t>y,m,r,f</m:t>
                                            </m:r>
                                          </m:sub>
                                        </m:sSub>
                                      </m:e>
                                    </m:d>
                                  </m:e>
                                </m:d>
                              </m:e>
                              <m:sup>
                                <m:r>
                                  <w:rPr>
                                    <w:rFonts w:ascii="Cambria Math" w:hAnsi="Cambria Math" w:cs="Times New Roman"/>
                                    <w:sz w:val="24"/>
                                    <w:szCs w:val="24"/>
                                    <w:lang w:val="en-CA"/>
                                  </w:rPr>
                                  <m:t>2</m:t>
                                </m:r>
                              </m:sup>
                            </m:sSup>
                          </m:num>
                          <m:den>
                            <m:r>
                              <w:rPr>
                                <w:rFonts w:ascii="Cambria Math" w:hAnsi="Cambria Math" w:cs="Times New Roman"/>
                                <w:sz w:val="24"/>
                                <w:szCs w:val="24"/>
                                <w:lang w:val="en-CA"/>
                              </w:rPr>
                              <m:t>2∙</m:t>
                            </m:r>
                            <m:sSubSup>
                              <m:sSubSupPr>
                                <m:ctrlPr>
                                  <w:rPr>
                                    <w:rFonts w:ascii="Cambria Math" w:hAnsi="Cambria Math" w:cs="Times New Roman"/>
                                    <w:bCs/>
                                    <w:i/>
                                    <w:sz w:val="24"/>
                                    <w:szCs w:val="24"/>
                                    <w:lang w:val="en-CA"/>
                                  </w:rPr>
                                </m:ctrlPr>
                              </m:sSubSupPr>
                              <m:e>
                                <m:r>
                                  <w:rPr>
                                    <w:rFonts w:ascii="Cambria Math" w:hAnsi="Cambria Math" w:cs="Times New Roman"/>
                                    <w:sz w:val="24"/>
                                    <w:szCs w:val="24"/>
                                    <w:lang w:val="en-CA"/>
                                  </w:rPr>
                                  <m:t>σ</m:t>
                                </m:r>
                              </m:e>
                              <m:sub>
                                <m:r>
                                  <w:rPr>
                                    <w:rFonts w:ascii="Cambria Math" w:hAnsi="Cambria Math" w:cs="Times New Roman"/>
                                    <w:sz w:val="24"/>
                                    <w:szCs w:val="24"/>
                                    <w:lang w:val="en-CA"/>
                                  </w:rPr>
                                  <m:t>index</m:t>
                                </m:r>
                              </m:sub>
                              <m:sup>
                                <m:r>
                                  <w:rPr>
                                    <w:rFonts w:ascii="Cambria Math" w:hAnsi="Cambria Math" w:cs="Times New Roman"/>
                                    <w:sz w:val="24"/>
                                    <w:szCs w:val="24"/>
                                    <w:lang w:val="en-CA"/>
                                  </w:rPr>
                                  <m:t>2</m:t>
                                </m:r>
                              </m:sup>
                            </m:sSubSup>
                          </m:den>
                        </m:f>
                      </m:e>
                    </m:nary>
                  </m:e>
                </m:nary>
              </m:e>
            </m:nary>
          </m:e>
        </m:nary>
      </m:oMath>
      <w:r w:rsidR="00CA792F" w:rsidRPr="00256DE4">
        <w:rPr>
          <w:rFonts w:ascii="Times New Roman" w:hAnsi="Times New Roman" w:cs="Times New Roman"/>
          <w:bCs/>
          <w:sz w:val="24"/>
          <w:szCs w:val="24"/>
          <w:lang w:val="en-CA"/>
        </w:rPr>
        <w:t xml:space="preserve"> </w:t>
      </w:r>
      <w:r w:rsidR="00CA792F" w:rsidRPr="00256DE4">
        <w:rPr>
          <w:rFonts w:ascii="Times New Roman" w:hAnsi="Times New Roman" w:cs="Times New Roman"/>
          <w:bCs/>
          <w:sz w:val="24"/>
          <w:szCs w:val="24"/>
          <w:lang w:val="en-CA"/>
        </w:rPr>
        <w:tab/>
      </w:r>
      <w:r w:rsidR="00CA792F" w:rsidRPr="00256DE4">
        <w:rPr>
          <w:rFonts w:ascii="Times New Roman" w:hAnsi="Times New Roman" w:cs="Times New Roman"/>
          <w:bCs/>
          <w:sz w:val="24"/>
          <w:szCs w:val="24"/>
          <w:lang w:val="en-CA"/>
        </w:rPr>
        <w:tab/>
      </w:r>
      <w:r w:rsidR="00CA792F" w:rsidRPr="00256DE4">
        <w:rPr>
          <w:rFonts w:ascii="Times New Roman" w:hAnsi="Times New Roman" w:cs="Times New Roman"/>
          <w:bCs/>
          <w:sz w:val="24"/>
          <w:szCs w:val="24"/>
          <w:lang w:val="en-CA"/>
        </w:rPr>
        <w:tab/>
      </w:r>
      <w:r w:rsidR="0046075B">
        <w:rPr>
          <w:rFonts w:ascii="Times New Roman" w:hAnsi="Times New Roman" w:cs="Times New Roman"/>
          <w:bCs/>
          <w:sz w:val="24"/>
          <w:szCs w:val="24"/>
          <w:lang w:val="en-CA"/>
        </w:rPr>
        <w:tab/>
      </w:r>
      <w:r w:rsidR="00CA792F" w:rsidRPr="00256DE4">
        <w:rPr>
          <w:rFonts w:ascii="Times New Roman" w:hAnsi="Times New Roman" w:cs="Times New Roman"/>
          <w:bCs/>
          <w:sz w:val="24"/>
          <w:szCs w:val="24"/>
          <w:lang w:val="en-CA"/>
        </w:rPr>
        <w:t>(</w:t>
      </w:r>
      <w:r w:rsidR="00DE6F83" w:rsidRPr="00256DE4">
        <w:rPr>
          <w:rFonts w:ascii="Times New Roman" w:hAnsi="Times New Roman" w:cs="Times New Roman"/>
          <w:bCs/>
          <w:sz w:val="24"/>
          <w:szCs w:val="24"/>
          <w:lang w:val="en-CA"/>
        </w:rPr>
        <w:t>8</w:t>
      </w:r>
      <w:r w:rsidR="00CA792F" w:rsidRPr="00256DE4">
        <w:rPr>
          <w:rFonts w:ascii="Times New Roman" w:hAnsi="Times New Roman" w:cs="Times New Roman"/>
          <w:bCs/>
          <w:sz w:val="24"/>
          <w:szCs w:val="24"/>
          <w:lang w:val="en-CA"/>
        </w:rPr>
        <w:t>.</w:t>
      </w:r>
      <w:r w:rsidR="00C41ECA" w:rsidRPr="00256DE4">
        <w:rPr>
          <w:rFonts w:ascii="Times New Roman" w:hAnsi="Times New Roman" w:cs="Times New Roman"/>
          <w:bCs/>
          <w:sz w:val="24"/>
          <w:szCs w:val="24"/>
          <w:lang w:val="en-CA"/>
        </w:rPr>
        <w:t>9</w:t>
      </w:r>
      <w:r w:rsidR="00CA792F" w:rsidRPr="00256DE4">
        <w:rPr>
          <w:rFonts w:ascii="Times New Roman" w:hAnsi="Times New Roman" w:cs="Times New Roman"/>
          <w:bCs/>
          <w:sz w:val="24"/>
          <w:szCs w:val="24"/>
          <w:lang w:val="en-CA"/>
        </w:rPr>
        <w:t>)</w:t>
      </w:r>
    </w:p>
    <w:p w14:paraId="18897CCA" w14:textId="5D7FC6B0" w:rsidR="007E218D" w:rsidRPr="00256DE4" w:rsidRDefault="007E218D" w:rsidP="009E2EE0">
      <w:pPr>
        <w:jc w:val="both"/>
        <w:rPr>
          <w:rFonts w:ascii="Times New Roman" w:hAnsi="Times New Roman" w:cs="Times New Roman"/>
          <w:sz w:val="24"/>
          <w:szCs w:val="24"/>
          <w:lang w:val="en-CA"/>
        </w:rPr>
      </w:pPr>
    </w:p>
    <w:p w14:paraId="09F62BAD" w14:textId="77777777" w:rsidR="000A0401" w:rsidRPr="00256DE4" w:rsidRDefault="000A0401" w:rsidP="009E2EE0">
      <w:pPr>
        <w:jc w:val="both"/>
        <w:rPr>
          <w:rFonts w:ascii="Times New Roman" w:hAnsi="Times New Roman" w:cs="Times New Roman"/>
          <w:sz w:val="24"/>
          <w:szCs w:val="24"/>
          <w:lang w:val="en-CA"/>
        </w:rPr>
      </w:pPr>
    </w:p>
    <w:p w14:paraId="6D8521B4" w14:textId="74AF2828" w:rsidR="007E218D" w:rsidRPr="00256DE4" w:rsidRDefault="006E5632" w:rsidP="009E2EE0">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r>
              <w:rPr>
                <w:rFonts w:ascii="Cambria Math" w:hAnsi="Cambria Math" w:cs="Times New Roman"/>
                <w:sz w:val="24"/>
                <w:szCs w:val="24"/>
                <w:lang w:val="en-CA"/>
              </w:rPr>
              <m:t>-lnL</m:t>
            </m:r>
          </m:e>
          <m:sub>
            <m:r>
              <w:rPr>
                <w:rFonts w:ascii="Cambria Math" w:hAnsi="Cambria Math" w:cs="Times New Roman"/>
                <w:sz w:val="24"/>
                <w:szCs w:val="24"/>
                <w:lang w:val="en-CA"/>
              </w:rPr>
              <m:t>SSB</m:t>
            </m:r>
          </m:sub>
        </m:sSub>
        <m:r>
          <m:rPr>
            <m:sty m:val="p"/>
          </m:rPr>
          <w:rPr>
            <w:rFonts w:ascii="Cambria Math" w:hAnsi="Cambria Math" w:cs="Times New Roman"/>
            <w:sz w:val="24"/>
            <w:szCs w:val="24"/>
            <w:lang w:val="en-CA"/>
          </w:rPr>
          <m:t>=</m:t>
        </m:r>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s</m:t>
            </m:r>
          </m:sub>
          <m:sup/>
          <m:e>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y</m:t>
                </m:r>
              </m:sub>
              <m:sup/>
              <m:e>
                <m:r>
                  <w:rPr>
                    <w:rFonts w:ascii="Cambria Math" w:hAnsi="Cambria Math" w:cs="Times New Roman"/>
                    <w:sz w:val="24"/>
                    <w:szCs w:val="24"/>
                    <w:lang w:val="en-CA"/>
                  </w:rPr>
                  <m:t>ln</m:t>
                </m:r>
                <m:d>
                  <m:dPr>
                    <m:ctrlPr>
                      <w:rPr>
                        <w:rFonts w:ascii="Cambria Math" w:hAnsi="Cambria Math" w:cs="Times New Roman"/>
                        <w:sz w:val="24"/>
                        <w:szCs w:val="24"/>
                        <w:lang w:val="en-CA"/>
                      </w:rPr>
                    </m:ctrlPr>
                  </m:dPr>
                  <m:e>
                    <m:sSub>
                      <m:sSubPr>
                        <m:ctrlPr>
                          <w:rPr>
                            <w:rFonts w:ascii="Cambria Math" w:hAnsi="Cambria Math" w:cs="Times New Roman"/>
                            <w:sz w:val="24"/>
                            <w:szCs w:val="24"/>
                            <w:lang w:val="en-CA"/>
                          </w:rPr>
                        </m:ctrlPr>
                      </m:sSubPr>
                      <m:e>
                        <m:r>
                          <w:rPr>
                            <w:rFonts w:ascii="Cambria Math" w:hAnsi="Cambria Math" w:cs="Times New Roman"/>
                            <w:sz w:val="24"/>
                            <w:szCs w:val="24"/>
                            <w:lang w:val="en-CA"/>
                          </w:rPr>
                          <m:t>σ</m:t>
                        </m:r>
                      </m:e>
                      <m:sub>
                        <m:r>
                          <w:rPr>
                            <w:rFonts w:ascii="Cambria Math" w:hAnsi="Cambria Math" w:cs="Times New Roman"/>
                            <w:sz w:val="24"/>
                            <w:szCs w:val="24"/>
                            <w:lang w:val="en-CA"/>
                          </w:rPr>
                          <m:t>S</m:t>
                        </m:r>
                      </m:sub>
                    </m:sSub>
                  </m:e>
                </m:d>
                <m:r>
                  <w:rPr>
                    <w:rFonts w:ascii="Cambria Math" w:hAnsi="Cambria Math" w:cs="Times New Roman"/>
                    <w:sz w:val="24"/>
                    <w:szCs w:val="24"/>
                    <w:lang w:val="en-CA"/>
                  </w:rPr>
                  <m:t>+</m:t>
                </m:r>
                <m:f>
                  <m:fPr>
                    <m:ctrlPr>
                      <w:rPr>
                        <w:rFonts w:ascii="Cambria Math" w:hAnsi="Cambria Math" w:cs="Times New Roman"/>
                        <w:sz w:val="24"/>
                        <w:szCs w:val="24"/>
                        <w:lang w:val="en-CA"/>
                      </w:rPr>
                    </m:ctrlPr>
                  </m:fPr>
                  <m:num>
                    <m:sSup>
                      <m:sSupPr>
                        <m:ctrlPr>
                          <w:rPr>
                            <w:rFonts w:ascii="Cambria Math" w:hAnsi="Cambria Math" w:cs="Times New Roman"/>
                            <w:sz w:val="24"/>
                            <w:szCs w:val="24"/>
                            <w:lang w:val="en-CA"/>
                          </w:rPr>
                        </m:ctrlPr>
                      </m:sSupPr>
                      <m:e>
                        <m:d>
                          <m:dPr>
                            <m:ctrlPr>
                              <w:rPr>
                                <w:rFonts w:ascii="Cambria Math" w:hAnsi="Cambria Math" w:cs="Times New Roman"/>
                                <w:sz w:val="24"/>
                                <w:szCs w:val="24"/>
                                <w:lang w:val="en-CA"/>
                              </w:rPr>
                            </m:ctrlPr>
                          </m:dPr>
                          <m:e>
                            <m:r>
                              <w:rPr>
                                <w:rFonts w:ascii="Cambria Math" w:hAnsi="Cambria Math" w:cs="Times New Roman"/>
                                <w:sz w:val="24"/>
                                <w:szCs w:val="24"/>
                                <w:lang w:val="en-CA"/>
                              </w:rPr>
                              <m:t>ln</m:t>
                            </m:r>
                            <m:d>
                              <m:dPr>
                                <m:ctrlPr>
                                  <w:rPr>
                                    <w:rFonts w:ascii="Cambria Math" w:hAnsi="Cambria Math" w:cs="Times New Roman"/>
                                    <w:bCs/>
                                    <w:i/>
                                    <w:sz w:val="24"/>
                                    <w:szCs w:val="24"/>
                                    <w:lang w:val="en-CA"/>
                                  </w:rPr>
                                </m:ctrlPr>
                              </m:dPr>
                              <m:e>
                                <m:sSub>
                                  <m:sSubPr>
                                    <m:ctrlPr>
                                      <w:rPr>
                                        <w:rFonts w:ascii="Cambria Math" w:hAnsi="Cambria Math" w:cs="Times New Roman"/>
                                        <w:sz w:val="24"/>
                                        <w:szCs w:val="24"/>
                                        <w:lang w:val="en-CA"/>
                                      </w:rPr>
                                    </m:ctrlPr>
                                  </m:sSubPr>
                                  <m:e>
                                    <m:acc>
                                      <m:accPr>
                                        <m:ctrlPr>
                                          <w:rPr>
                                            <w:rFonts w:ascii="Cambria Math" w:hAnsi="Cambria Math" w:cs="Times New Roman"/>
                                            <w:sz w:val="24"/>
                                            <w:szCs w:val="24"/>
                                            <w:lang w:val="en-CA"/>
                                          </w:rPr>
                                        </m:ctrlPr>
                                      </m:accPr>
                                      <m:e>
                                        <m:r>
                                          <w:rPr>
                                            <w:rFonts w:ascii="Cambria Math" w:hAnsi="Cambria Math" w:cs="Times New Roman"/>
                                            <w:sz w:val="24"/>
                                            <w:szCs w:val="24"/>
                                            <w:lang w:val="en-CA"/>
                                          </w:rPr>
                                          <m:t>Is</m:t>
                                        </m:r>
                                      </m:e>
                                    </m:acc>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sub>
                                </m:sSub>
                              </m:e>
                            </m:d>
                            <m:r>
                              <m:rPr>
                                <m:sty m:val="p"/>
                              </m:rPr>
                              <w:rPr>
                                <w:rFonts w:ascii="Cambria Math" w:hAnsi="Cambria Math" w:cs="Times New Roman"/>
                                <w:sz w:val="24"/>
                                <w:szCs w:val="24"/>
                                <w:lang w:val="en-CA"/>
                              </w:rPr>
                              <m:t>-</m:t>
                            </m:r>
                            <m:r>
                              <w:rPr>
                                <w:rFonts w:ascii="Cambria Math" w:hAnsi="Cambria Math" w:cs="Times New Roman"/>
                                <w:sz w:val="24"/>
                                <w:szCs w:val="24"/>
                                <w:lang w:val="en-CA"/>
                              </w:rPr>
                              <m:t>ln</m:t>
                            </m:r>
                            <m:d>
                              <m:dPr>
                                <m:ctrlPr>
                                  <w:rPr>
                                    <w:rFonts w:ascii="Cambria Math" w:hAnsi="Cambria Math" w:cs="Times New Roman"/>
                                    <w:bCs/>
                                    <w:i/>
                                    <w:sz w:val="24"/>
                                    <w:szCs w:val="24"/>
                                    <w:lang w:val="en-CA"/>
                                  </w:rPr>
                                </m:ctrlPr>
                              </m:dPr>
                              <m:e>
                                <m:sSub>
                                  <m:sSubPr>
                                    <m:ctrlPr>
                                      <w:rPr>
                                        <w:rFonts w:ascii="Cambria Math" w:hAnsi="Cambria Math" w:cs="Times New Roman"/>
                                        <w:sz w:val="24"/>
                                        <w:szCs w:val="24"/>
                                        <w:lang w:val="en-CA"/>
                                      </w:rPr>
                                    </m:ctrlPr>
                                  </m:sSubPr>
                                  <m:e>
                                    <m:r>
                                      <w:rPr>
                                        <w:rFonts w:ascii="Cambria Math" w:hAnsi="Cambria Math" w:cs="Times New Roman"/>
                                        <w:sz w:val="24"/>
                                        <w:szCs w:val="24"/>
                                        <w:lang w:val="en-CA"/>
                                      </w:rPr>
                                      <m:t>Is</m:t>
                                    </m:r>
                                  </m:e>
                                  <m:sub>
                                    <m:r>
                                      <w:rPr>
                                        <w:rFonts w:ascii="Cambria Math" w:hAnsi="Cambria Math" w:cs="Times New Roman"/>
                                        <w:sz w:val="24"/>
                                        <w:szCs w:val="24"/>
                                        <w:lang w:val="en-CA"/>
                                      </w:rPr>
                                      <m:t>s</m:t>
                                    </m:r>
                                    <m:r>
                                      <m:rPr>
                                        <m:sty m:val="p"/>
                                      </m:rPr>
                                      <w:rPr>
                                        <w:rFonts w:ascii="Cambria Math" w:hAnsi="Cambria Math" w:cs="Times New Roman"/>
                                        <w:sz w:val="24"/>
                                        <w:szCs w:val="24"/>
                                        <w:lang w:val="en-CA"/>
                                      </w:rPr>
                                      <m:t>,</m:t>
                                    </m:r>
                                    <m:r>
                                      <w:rPr>
                                        <w:rFonts w:ascii="Cambria Math" w:hAnsi="Cambria Math" w:cs="Times New Roman"/>
                                        <w:sz w:val="24"/>
                                        <w:szCs w:val="24"/>
                                        <w:lang w:val="en-CA"/>
                                      </w:rPr>
                                      <m:t>y</m:t>
                                    </m:r>
                                  </m:sub>
                                </m:sSub>
                              </m:e>
                            </m:d>
                          </m:e>
                        </m:d>
                      </m:e>
                      <m:sup>
                        <m:r>
                          <m:rPr>
                            <m:sty m:val="p"/>
                          </m:rPr>
                          <w:rPr>
                            <w:rFonts w:ascii="Cambria Math" w:hAnsi="Cambria Math" w:cs="Times New Roman"/>
                            <w:sz w:val="24"/>
                            <w:szCs w:val="24"/>
                            <w:lang w:val="en-CA"/>
                          </w:rPr>
                          <m:t>2</m:t>
                        </m:r>
                      </m:sup>
                    </m:sSup>
                  </m:num>
                  <m:den>
                    <m:r>
                      <m:rPr>
                        <m:sty m:val="p"/>
                      </m:rPr>
                      <w:rPr>
                        <w:rFonts w:ascii="Cambria Math" w:hAnsi="Cambria Math" w:cs="Times New Roman"/>
                        <w:sz w:val="24"/>
                        <w:szCs w:val="24"/>
                        <w:lang w:val="en-CA"/>
                      </w:rPr>
                      <m:t>2∙</m:t>
                    </m:r>
                    <m:sSubSup>
                      <m:sSubSupPr>
                        <m:ctrlPr>
                          <w:rPr>
                            <w:rFonts w:ascii="Cambria Math" w:hAnsi="Cambria Math" w:cs="Times New Roman"/>
                            <w:sz w:val="24"/>
                            <w:szCs w:val="24"/>
                            <w:lang w:val="en-CA"/>
                          </w:rPr>
                        </m:ctrlPr>
                      </m:sSubSupPr>
                      <m:e>
                        <m:r>
                          <w:rPr>
                            <w:rFonts w:ascii="Cambria Math" w:hAnsi="Cambria Math" w:cs="Times New Roman"/>
                            <w:sz w:val="24"/>
                            <w:szCs w:val="24"/>
                            <w:lang w:val="en-CA"/>
                          </w:rPr>
                          <m:t>σ</m:t>
                        </m:r>
                      </m:e>
                      <m:sub>
                        <m:r>
                          <w:rPr>
                            <w:rFonts w:ascii="Cambria Math" w:hAnsi="Cambria Math" w:cs="Times New Roman"/>
                            <w:sz w:val="24"/>
                            <w:szCs w:val="24"/>
                            <w:lang w:val="en-CA"/>
                          </w:rPr>
                          <m:t>S</m:t>
                        </m:r>
                      </m:sub>
                      <m:sup>
                        <m:r>
                          <m:rPr>
                            <m:sty m:val="p"/>
                          </m:rPr>
                          <w:rPr>
                            <w:rFonts w:ascii="Cambria Math" w:hAnsi="Cambria Math" w:cs="Times New Roman"/>
                            <w:sz w:val="24"/>
                            <w:szCs w:val="24"/>
                            <w:lang w:val="en-CA"/>
                          </w:rPr>
                          <m:t>2</m:t>
                        </m:r>
                      </m:sup>
                    </m:sSubSup>
                  </m:den>
                </m:f>
              </m:e>
            </m:nary>
          </m:e>
        </m:nary>
      </m:oMath>
      <w:r w:rsidR="00CA792F" w:rsidRPr="00256DE4">
        <w:rPr>
          <w:rFonts w:ascii="Times New Roman" w:hAnsi="Times New Roman" w:cs="Times New Roman"/>
          <w:sz w:val="24"/>
          <w:szCs w:val="24"/>
          <w:lang w:val="en-CA"/>
        </w:rPr>
        <w:t xml:space="preserve"> </w:t>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46075B">
        <w:rPr>
          <w:rFonts w:ascii="Times New Roman" w:hAnsi="Times New Roman" w:cs="Times New Roman"/>
          <w:sz w:val="24"/>
          <w:szCs w:val="24"/>
          <w:lang w:val="en-CA"/>
        </w:rPr>
        <w:tab/>
      </w:r>
      <w:r w:rsidR="00687CCC">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w:t>
      </w:r>
      <w:r w:rsidR="00DE6F83" w:rsidRPr="00256DE4">
        <w:rPr>
          <w:rFonts w:ascii="Times New Roman" w:hAnsi="Times New Roman" w:cs="Times New Roman"/>
          <w:sz w:val="24"/>
          <w:szCs w:val="24"/>
          <w:lang w:val="en-CA"/>
        </w:rPr>
        <w:t>8</w:t>
      </w:r>
      <w:r w:rsidR="00CA792F" w:rsidRPr="00256DE4">
        <w:rPr>
          <w:rFonts w:ascii="Times New Roman" w:hAnsi="Times New Roman" w:cs="Times New Roman"/>
          <w:sz w:val="24"/>
          <w:szCs w:val="24"/>
          <w:lang w:val="en-CA"/>
        </w:rPr>
        <w:t>.1</w:t>
      </w:r>
      <w:r w:rsidR="00C41ECA" w:rsidRPr="00256DE4">
        <w:rPr>
          <w:rFonts w:ascii="Times New Roman" w:hAnsi="Times New Roman" w:cs="Times New Roman"/>
          <w:sz w:val="24"/>
          <w:szCs w:val="24"/>
          <w:lang w:val="en-CA"/>
        </w:rPr>
        <w:t>0</w:t>
      </w:r>
      <w:r w:rsidR="00CA792F" w:rsidRPr="00256DE4">
        <w:rPr>
          <w:rFonts w:ascii="Times New Roman" w:hAnsi="Times New Roman" w:cs="Times New Roman"/>
          <w:sz w:val="24"/>
          <w:szCs w:val="24"/>
          <w:lang w:val="en-CA"/>
        </w:rPr>
        <w:t>)</w:t>
      </w:r>
    </w:p>
    <w:p w14:paraId="276AEBCE" w14:textId="40D975EB" w:rsidR="007E218D" w:rsidRPr="00256DE4" w:rsidRDefault="007E218D" w:rsidP="009E2EE0">
      <w:pPr>
        <w:jc w:val="both"/>
        <w:rPr>
          <w:rFonts w:ascii="Times New Roman" w:hAnsi="Times New Roman" w:cs="Times New Roman"/>
          <w:sz w:val="24"/>
          <w:szCs w:val="24"/>
          <w:lang w:val="en-CA"/>
        </w:rPr>
      </w:pPr>
    </w:p>
    <w:p w14:paraId="3CFAB1BB" w14:textId="7EA4889A" w:rsidR="00E52CE6" w:rsidRPr="00256DE4" w:rsidRDefault="00E52CE6" w:rsidP="00E52CE6">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lastRenderedPageBreak/>
        <w:t>The negative log-likelihood component for length composition data is calculated by the log-normal density function with variance inversely related to the observed fraction</w:t>
      </w:r>
      <w:r w:rsidR="00126760">
        <w:rPr>
          <w:rFonts w:ascii="Times New Roman" w:hAnsi="Times New Roman" w:cs="Times New Roman"/>
          <w:sz w:val="24"/>
          <w:szCs w:val="24"/>
          <w:lang w:val="en-CA"/>
        </w:rPr>
        <w:t xml:space="preserve">, </w:t>
      </w:r>
      <w:r w:rsidR="00126760" w:rsidRPr="00256DE4">
        <w:rPr>
          <w:rFonts w:ascii="Times New Roman" w:hAnsi="Times New Roman" w:cs="Times New Roman"/>
          <w:i/>
          <w:sz w:val="24"/>
          <w:szCs w:val="24"/>
          <w:lang w:val="en-CA"/>
        </w:rPr>
        <w:t>p</w:t>
      </w:r>
      <w:r w:rsidR="00126760">
        <w:rPr>
          <w:rFonts w:ascii="Times New Roman" w:hAnsi="Times New Roman" w:cs="Times New Roman"/>
          <w:i/>
          <w:sz w:val="24"/>
          <w:szCs w:val="24"/>
          <w:lang w:val="en-CA"/>
        </w:rPr>
        <w:t>,</w:t>
      </w:r>
      <w:r w:rsidRPr="00256DE4">
        <w:rPr>
          <w:rFonts w:ascii="Times New Roman" w:hAnsi="Times New Roman" w:cs="Times New Roman"/>
          <w:sz w:val="24"/>
          <w:szCs w:val="24"/>
          <w:lang w:val="en-CA"/>
        </w:rPr>
        <w:t xml:space="preserve"> of observations in each length class (of Maunder 2011):</w:t>
      </w:r>
    </w:p>
    <w:p w14:paraId="788139A8" w14:textId="77777777" w:rsidR="00E52CE6" w:rsidRPr="00256DE4" w:rsidRDefault="00E52CE6" w:rsidP="00E52CE6">
      <w:pPr>
        <w:jc w:val="both"/>
        <w:rPr>
          <w:rFonts w:ascii="Times New Roman" w:hAnsi="Times New Roman" w:cs="Times New Roman"/>
          <w:sz w:val="24"/>
          <w:szCs w:val="24"/>
          <w:lang w:val="en-CA"/>
        </w:rPr>
      </w:pPr>
    </w:p>
    <w:p w14:paraId="108DE35C" w14:textId="58A5DF9D" w:rsidR="00E52CE6" w:rsidRPr="00256DE4" w:rsidRDefault="006E5632" w:rsidP="00E52CE6">
      <w:pPr>
        <w:jc w:val="both"/>
        <w:rPr>
          <w:rFonts w:ascii="Times New Roman" w:hAnsi="Times New Roman" w:cs="Times New Roman"/>
          <w:sz w:val="24"/>
          <w:szCs w:val="24"/>
          <w:lang w:val="en-CA"/>
        </w:rPr>
      </w:pP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-lnL</m:t>
            </m:r>
          </m:e>
          <m:sub>
            <m:r>
              <w:rPr>
                <w:rFonts w:ascii="Cambria Math" w:hAnsi="Cambria Math" w:cs="Times New Roman"/>
                <w:sz w:val="24"/>
                <w:szCs w:val="24"/>
                <w:lang w:val="en-CA"/>
              </w:rPr>
              <m:t>CAL</m:t>
            </m:r>
          </m:sub>
        </m:sSub>
        <m:r>
          <w:rPr>
            <w:rFonts w:ascii="Cambria Math" w:hAnsi="Cambria Math" w:cs="Times New Roman"/>
            <w:sz w:val="24"/>
            <w:szCs w:val="24"/>
            <w:lang w:val="en-CA"/>
          </w:rPr>
          <m:t>= -</m:t>
        </m:r>
        <m:nary>
          <m:naryPr>
            <m:chr m:val="∑"/>
            <m:limLoc m:val="subSup"/>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y</m:t>
            </m:r>
          </m:sub>
          <m:sup/>
          <m:e>
            <m:nary>
              <m:naryPr>
                <m:chr m:val="∑"/>
                <m:limLoc m:val="subSup"/>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m</m:t>
                </m:r>
              </m:sub>
              <m:sup/>
              <m:e>
                <m:nary>
                  <m:naryPr>
                    <m:chr m:val="∑"/>
                    <m:limLoc m:val="subSup"/>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l</m:t>
                    </m:r>
                  </m:sub>
                  <m:sup/>
                  <m:e>
                    <m:nary>
                      <m:naryPr>
                        <m:chr m:val="∑"/>
                        <m:limLoc m:val="subSup"/>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r</m:t>
                        </m:r>
                      </m:sub>
                      <m:sup/>
                      <m:e>
                        <m:nary>
                          <m:naryPr>
                            <m:chr m:val="∑"/>
                            <m:limLoc m:val="subSup"/>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f</m:t>
                            </m:r>
                          </m:sub>
                          <m:sup/>
                          <m:e>
                            <m:r>
                              <w:rPr>
                                <w:rFonts w:ascii="Cambria Math" w:hAnsi="Cambria Math" w:cs="Times New Roman"/>
                                <w:sz w:val="24"/>
                                <w:szCs w:val="24"/>
                                <w:lang w:val="en-CA"/>
                              </w:rPr>
                              <m:t>ln</m:t>
                            </m:r>
                            <m:d>
                              <m:dPr>
                                <m:ctrlPr>
                                  <w:rPr>
                                    <w:rFonts w:ascii="Cambria Math" w:hAnsi="Cambria Math" w:cs="Times New Roman"/>
                                    <w:sz w:val="24"/>
                                    <w:szCs w:val="24"/>
                                    <w:lang w:val="en-CA"/>
                                  </w:rPr>
                                </m:ctrlPr>
                              </m:dPr>
                              <m:e>
                                <m:rad>
                                  <m:radPr>
                                    <m:degHide m:val="1"/>
                                    <m:ctrlPr>
                                      <w:rPr>
                                        <w:rFonts w:ascii="Cambria Math" w:hAnsi="Cambria Math" w:cs="Times New Roman"/>
                                        <w:sz w:val="24"/>
                                        <w:szCs w:val="24"/>
                                        <w:lang w:val="en-CA"/>
                                      </w:rPr>
                                    </m:ctrlPr>
                                  </m:radPr>
                                  <m:deg/>
                                  <m:e>
                                    <m:r>
                                      <m:rPr>
                                        <m:sty m:val="p"/>
                                      </m:rPr>
                                      <w:rPr>
                                        <w:rFonts w:ascii="Cambria Math" w:hAnsi="Cambria Math" w:cs="Times New Roman"/>
                                        <w:sz w:val="24"/>
                                        <w:szCs w:val="24"/>
                                        <w:lang w:val="en-CA"/>
                                      </w:rPr>
                                      <m:t>0.02/</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p</m:t>
                                        </m:r>
                                      </m:e>
                                      <m:sub>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m,l</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e>
                                </m:rad>
                              </m:e>
                            </m:d>
                            <m:r>
                              <w:rPr>
                                <w:rFonts w:ascii="Cambria Math" w:hAnsi="Cambria Math" w:cs="Times New Roman"/>
                                <w:sz w:val="24"/>
                                <w:szCs w:val="24"/>
                                <w:lang w:val="en-CA"/>
                              </w:rPr>
                              <m:t>+</m:t>
                            </m:r>
                            <m:f>
                              <m:fPr>
                                <m:ctrlPr>
                                  <w:rPr>
                                    <w:rFonts w:ascii="Cambria Math" w:hAnsi="Cambria Math" w:cs="Times New Roman"/>
                                    <w:sz w:val="24"/>
                                    <w:szCs w:val="24"/>
                                    <w:lang w:val="en-CA"/>
                                  </w:rPr>
                                </m:ctrlPr>
                              </m:fPr>
                              <m:num>
                                <m:sSup>
                                  <m:sSupPr>
                                    <m:ctrlPr>
                                      <w:rPr>
                                        <w:rFonts w:ascii="Cambria Math" w:hAnsi="Cambria Math" w:cs="Times New Roman"/>
                                        <w:sz w:val="24"/>
                                        <w:szCs w:val="24"/>
                                        <w:lang w:val="en-CA"/>
                                      </w:rPr>
                                    </m:ctrlPr>
                                  </m:sSupPr>
                                  <m:e>
                                    <m:d>
                                      <m:dPr>
                                        <m:ctrlPr>
                                          <w:rPr>
                                            <w:rFonts w:ascii="Cambria Math" w:hAnsi="Cambria Math" w:cs="Times New Roman"/>
                                            <w:sz w:val="24"/>
                                            <w:szCs w:val="24"/>
                                            <w:lang w:val="en-CA"/>
                                          </w:rPr>
                                        </m:ctrlPr>
                                      </m:dPr>
                                      <m:e>
                                        <m:r>
                                          <m:rPr>
                                            <m:sty m:val="p"/>
                                          </m:rPr>
                                          <w:rPr>
                                            <w:rFonts w:ascii="Cambria Math" w:hAnsi="Cambria Math" w:cs="Times New Roman"/>
                                            <w:sz w:val="24"/>
                                            <w:szCs w:val="24"/>
                                            <w:lang w:val="en-CA"/>
                                          </w:rPr>
                                          <m:t>ln</m:t>
                                        </m:r>
                                        <m:d>
                                          <m:dPr>
                                            <m:ctrlPr>
                                              <w:rPr>
                                                <w:rFonts w:ascii="Cambria Math" w:hAnsi="Cambria Math" w:cs="Times New Roman"/>
                                                <w:i/>
                                                <w:sz w:val="24"/>
                                                <w:szCs w:val="24"/>
                                                <w:lang w:val="en-CA"/>
                                              </w:rPr>
                                            </m:ctrlPr>
                                          </m:dPr>
                                          <m:e>
                                            <m:sSub>
                                              <m:sSubPr>
                                                <m:ctrlPr>
                                                  <w:rPr>
                                                    <w:rFonts w:ascii="Cambria Math" w:hAnsi="Cambria Math" w:cs="Times New Roman"/>
                                                    <w:i/>
                                                    <w:sz w:val="24"/>
                                                    <w:szCs w:val="24"/>
                                                    <w:lang w:val="en-CA"/>
                                                  </w:rPr>
                                                </m:ctrlPr>
                                              </m:sSubPr>
                                              <m:e>
                                                <m:acc>
                                                  <m:accPr>
                                                    <m:ctrlPr>
                                                      <w:rPr>
                                                        <w:rFonts w:ascii="Cambria Math" w:hAnsi="Cambria Math" w:cs="Times New Roman"/>
                                                        <w:i/>
                                                        <w:sz w:val="24"/>
                                                        <w:szCs w:val="24"/>
                                                        <w:lang w:val="en-CA"/>
                                                      </w:rPr>
                                                    </m:ctrlPr>
                                                  </m:accPr>
                                                  <m:e>
                                                    <m:r>
                                                      <w:rPr>
                                                        <w:rFonts w:ascii="Cambria Math" w:hAnsi="Cambria Math" w:cs="Times New Roman"/>
                                                        <w:sz w:val="24"/>
                                                        <w:szCs w:val="24"/>
                                                        <w:lang w:val="en-CA"/>
                                                      </w:rPr>
                                                      <m:t>p</m:t>
                                                    </m:r>
                                                  </m:e>
                                                </m:acc>
                                              </m:e>
                                              <m:sub>
                                                <m:r>
                                                  <w:rPr>
                                                    <w:rFonts w:ascii="Cambria Math" w:hAnsi="Cambria Math" w:cs="Times New Roman"/>
                                                    <w:sz w:val="24"/>
                                                    <w:szCs w:val="24"/>
                                                    <w:lang w:val="en-CA"/>
                                                  </w:rPr>
                                                  <m:t>y,m,l,r,f</m:t>
                                                </m:r>
                                              </m:sub>
                                            </m:sSub>
                                          </m:e>
                                        </m:d>
                                        <m:r>
                                          <m:rPr>
                                            <m:sty m:val="p"/>
                                          </m:rPr>
                                          <w:rPr>
                                            <w:rFonts w:ascii="Cambria Math" w:hAnsi="Cambria Math" w:cs="Times New Roman"/>
                                            <w:sz w:val="24"/>
                                            <w:szCs w:val="24"/>
                                            <w:lang w:val="en-CA"/>
                                          </w:rPr>
                                          <m:t>-ln</m:t>
                                        </m:r>
                                        <m:d>
                                          <m:dPr>
                                            <m:ctrlPr>
                                              <w:rPr>
                                                <w:rFonts w:ascii="Cambria Math" w:hAnsi="Cambria Math" w:cs="Times New Roman"/>
                                                <w:sz w:val="24"/>
                                                <w:szCs w:val="24"/>
                                                <w:lang w:val="en-CA"/>
                                              </w:rPr>
                                            </m:ctrlPr>
                                          </m:dPr>
                                          <m:e>
                                            <m:sSub>
                                              <m:sSubPr>
                                                <m:ctrlPr>
                                                  <w:rPr>
                                                    <w:rFonts w:ascii="Cambria Math" w:hAnsi="Cambria Math" w:cs="Times New Roman"/>
                                                    <w:sz w:val="24"/>
                                                    <w:szCs w:val="24"/>
                                                    <w:lang w:val="en-CA"/>
                                                  </w:rPr>
                                                </m:ctrlPr>
                                              </m:sSubPr>
                                              <m:e>
                                                <m:r>
                                                  <w:rPr>
                                                    <w:rFonts w:ascii="Cambria Math" w:hAnsi="Cambria Math" w:cs="Times New Roman"/>
                                                    <w:sz w:val="24"/>
                                                    <w:szCs w:val="24"/>
                                                    <w:lang w:val="en-CA"/>
                                                  </w:rPr>
                                                  <m:t>p</m:t>
                                                </m:r>
                                              </m:e>
                                              <m:sub>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m,l</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e>
                                        </m:d>
                                      </m:e>
                                    </m:d>
                                  </m:e>
                                  <m:sup>
                                    <m:r>
                                      <m:rPr>
                                        <m:sty m:val="p"/>
                                      </m:rPr>
                                      <w:rPr>
                                        <w:rFonts w:ascii="Cambria Math" w:hAnsi="Cambria Math" w:cs="Times New Roman"/>
                                        <w:sz w:val="24"/>
                                        <w:szCs w:val="24"/>
                                        <w:lang w:val="en-CA"/>
                                      </w:rPr>
                                      <m:t>2</m:t>
                                    </m:r>
                                  </m:sup>
                                </m:sSup>
                              </m:num>
                              <m:den>
                                <m:rad>
                                  <m:radPr>
                                    <m:degHide m:val="1"/>
                                    <m:ctrlPr>
                                      <w:rPr>
                                        <w:rFonts w:ascii="Cambria Math" w:hAnsi="Cambria Math" w:cs="Times New Roman"/>
                                        <w:sz w:val="24"/>
                                        <w:szCs w:val="24"/>
                                        <w:lang w:val="en-CA"/>
                                      </w:rPr>
                                    </m:ctrlPr>
                                  </m:radPr>
                                  <m:deg/>
                                  <m:e>
                                    <m:r>
                                      <m:rPr>
                                        <m:sty m:val="p"/>
                                      </m:rPr>
                                      <w:rPr>
                                        <w:rFonts w:ascii="Cambria Math" w:hAnsi="Cambria Math" w:cs="Times New Roman"/>
                                        <w:sz w:val="24"/>
                                        <w:szCs w:val="24"/>
                                        <w:lang w:val="en-CA"/>
                                      </w:rPr>
                                      <m:t>0.02/</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p</m:t>
                                        </m:r>
                                      </m:e>
                                      <m:sub>
                                        <m:r>
                                          <w:rPr>
                                            <w:rFonts w:ascii="Cambria Math" w:hAnsi="Cambria Math" w:cs="Times New Roman"/>
                                            <w:sz w:val="24"/>
                                            <w:szCs w:val="24"/>
                                            <w:lang w:val="en-CA"/>
                                          </w:rPr>
                                          <m:t>y</m:t>
                                        </m:r>
                                        <m:r>
                                          <m:rPr>
                                            <m:sty m:val="p"/>
                                          </m:rPr>
                                          <w:rPr>
                                            <w:rFonts w:ascii="Cambria Math" w:hAnsi="Cambria Math" w:cs="Times New Roman"/>
                                            <w:sz w:val="24"/>
                                            <w:szCs w:val="24"/>
                                            <w:lang w:val="en-CA"/>
                                          </w:rPr>
                                          <m:t>,</m:t>
                                        </m:r>
                                        <m:r>
                                          <w:rPr>
                                            <w:rFonts w:ascii="Cambria Math" w:hAnsi="Cambria Math" w:cs="Times New Roman"/>
                                            <w:sz w:val="24"/>
                                            <w:szCs w:val="24"/>
                                            <w:lang w:val="en-CA"/>
                                          </w:rPr>
                                          <m:t>m,l</m:t>
                                        </m:r>
                                        <m:r>
                                          <m:rPr>
                                            <m:sty m:val="p"/>
                                          </m:rPr>
                                          <w:rPr>
                                            <w:rFonts w:ascii="Cambria Math" w:hAnsi="Cambria Math" w:cs="Times New Roman"/>
                                            <w:sz w:val="24"/>
                                            <w:szCs w:val="24"/>
                                            <w:lang w:val="en-CA"/>
                                          </w:rPr>
                                          <m:t>,</m:t>
                                        </m:r>
                                        <m:r>
                                          <w:rPr>
                                            <w:rFonts w:ascii="Cambria Math" w:hAnsi="Cambria Math" w:cs="Times New Roman"/>
                                            <w:sz w:val="24"/>
                                            <w:szCs w:val="24"/>
                                            <w:lang w:val="en-CA"/>
                                          </w:rPr>
                                          <m:t>r</m:t>
                                        </m:r>
                                        <m:r>
                                          <m:rPr>
                                            <m:sty m:val="p"/>
                                          </m:rPr>
                                          <w:rPr>
                                            <w:rFonts w:ascii="Cambria Math" w:hAnsi="Cambria Math" w:cs="Times New Roman"/>
                                            <w:sz w:val="24"/>
                                            <w:szCs w:val="24"/>
                                            <w:lang w:val="en-CA"/>
                                          </w:rPr>
                                          <m:t>,</m:t>
                                        </m:r>
                                        <m:r>
                                          <w:rPr>
                                            <w:rFonts w:ascii="Cambria Math" w:hAnsi="Cambria Math" w:cs="Times New Roman"/>
                                            <w:sz w:val="24"/>
                                            <w:szCs w:val="24"/>
                                            <w:lang w:val="en-CA"/>
                                          </w:rPr>
                                          <m:t>f</m:t>
                                        </m:r>
                                      </m:sub>
                                    </m:sSub>
                                  </m:e>
                                </m:rad>
                              </m:den>
                            </m:f>
                          </m:e>
                        </m:nary>
                      </m:e>
                    </m:nary>
                  </m:e>
                </m:nary>
              </m:e>
            </m:nary>
          </m:e>
        </m:nary>
      </m:oMath>
      <w:r w:rsidR="00E52CE6" w:rsidRPr="00256DE4">
        <w:rPr>
          <w:rFonts w:ascii="Times New Roman" w:hAnsi="Times New Roman" w:cs="Times New Roman"/>
          <w:sz w:val="24"/>
          <w:szCs w:val="24"/>
          <w:lang w:val="en-CA"/>
        </w:rPr>
        <w:t xml:space="preserve"> </w:t>
      </w:r>
      <w:r w:rsidR="00E52CE6" w:rsidRPr="00256DE4">
        <w:rPr>
          <w:rFonts w:ascii="Times New Roman" w:hAnsi="Times New Roman" w:cs="Times New Roman"/>
          <w:sz w:val="24"/>
          <w:szCs w:val="24"/>
          <w:lang w:val="en-CA"/>
        </w:rPr>
        <w:tab/>
      </w:r>
      <w:r w:rsidR="0046075B">
        <w:rPr>
          <w:rFonts w:ascii="Times New Roman" w:hAnsi="Times New Roman" w:cs="Times New Roman"/>
          <w:sz w:val="24"/>
          <w:szCs w:val="24"/>
          <w:lang w:val="en-CA"/>
        </w:rPr>
        <w:tab/>
      </w:r>
      <w:r w:rsidR="00E52CE6" w:rsidRPr="00256DE4">
        <w:rPr>
          <w:rFonts w:ascii="Times New Roman" w:hAnsi="Times New Roman" w:cs="Times New Roman"/>
          <w:sz w:val="24"/>
          <w:szCs w:val="24"/>
          <w:lang w:val="en-CA"/>
        </w:rPr>
        <w:t>(8.11)</w:t>
      </w:r>
    </w:p>
    <w:p w14:paraId="2E5807AE" w14:textId="4E380D82" w:rsidR="00E52CE6" w:rsidRPr="00256DE4" w:rsidRDefault="00E52CE6" w:rsidP="00E52CE6">
      <w:pPr>
        <w:jc w:val="both"/>
        <w:rPr>
          <w:rFonts w:ascii="Times New Roman" w:hAnsi="Times New Roman" w:cs="Times New Roman"/>
          <w:sz w:val="24"/>
          <w:szCs w:val="24"/>
          <w:lang w:val="en-CA"/>
        </w:rPr>
      </w:pPr>
    </w:p>
    <w:p w14:paraId="576B0CDE" w14:textId="77777777" w:rsidR="000A0401" w:rsidRPr="00256DE4" w:rsidRDefault="000A0401" w:rsidP="00E52CE6">
      <w:pPr>
        <w:jc w:val="both"/>
        <w:rPr>
          <w:rFonts w:ascii="Times New Roman" w:hAnsi="Times New Roman" w:cs="Times New Roman"/>
          <w:sz w:val="24"/>
          <w:szCs w:val="24"/>
          <w:lang w:val="en-CA"/>
        </w:rPr>
      </w:pPr>
    </w:p>
    <w:p w14:paraId="7E15AAF8" w14:textId="08117237" w:rsidR="007E218D" w:rsidRPr="00256DE4" w:rsidRDefault="0003012F" w:rsidP="009E2EE0">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w</w:t>
      </w:r>
      <w:r w:rsidR="00987C9A" w:rsidRPr="00256DE4">
        <w:rPr>
          <w:rFonts w:ascii="Times New Roman" w:hAnsi="Times New Roman" w:cs="Times New Roman"/>
          <w:sz w:val="24"/>
          <w:szCs w:val="24"/>
          <w:lang w:val="en-CA"/>
        </w:rPr>
        <w:t>here the model predicted fraction</w:t>
      </w:r>
      <w:r w:rsidR="00126760">
        <w:rPr>
          <w:rFonts w:ascii="Times New Roman" w:hAnsi="Times New Roman" w:cs="Times New Roman"/>
          <w:sz w:val="24"/>
          <w:szCs w:val="24"/>
          <w:lang w:val="en-CA"/>
        </w:rPr>
        <w:t xml:space="preserve">, </w:t>
      </w:r>
      <m:oMath>
        <m:acc>
          <m:accPr>
            <m:ctrlPr>
              <w:rPr>
                <w:rFonts w:ascii="Cambria Math" w:hAnsi="Cambria Math" w:cs="Times New Roman"/>
                <w:i/>
                <w:sz w:val="24"/>
                <w:szCs w:val="24"/>
                <w:lang w:val="en-CA"/>
              </w:rPr>
            </m:ctrlPr>
          </m:accPr>
          <m:e>
            <m:r>
              <w:rPr>
                <w:rFonts w:ascii="Cambria Math" w:hAnsi="Cambria Math" w:cs="Times New Roman"/>
                <w:sz w:val="24"/>
                <w:szCs w:val="24"/>
                <w:lang w:val="en-CA"/>
              </w:rPr>
              <m:t>p</m:t>
            </m:r>
          </m:e>
        </m:acc>
      </m:oMath>
      <w:r w:rsidR="00126760">
        <w:rPr>
          <w:rFonts w:ascii="Times New Roman" w:hAnsi="Times New Roman" w:cs="Times New Roman"/>
          <w:sz w:val="24"/>
          <w:szCs w:val="24"/>
          <w:lang w:val="en-CA"/>
        </w:rPr>
        <w:t>,</w:t>
      </w:r>
      <w:r w:rsidR="00987C9A" w:rsidRPr="00256DE4">
        <w:rPr>
          <w:rFonts w:ascii="Times New Roman" w:hAnsi="Times New Roman" w:cs="Times New Roman"/>
          <w:sz w:val="24"/>
          <w:szCs w:val="24"/>
          <w:lang w:val="en-CA"/>
        </w:rPr>
        <w:t xml:space="preserve"> of catch numbers in each length class is calculated</w:t>
      </w:r>
      <w:r w:rsidR="004A385F" w:rsidRPr="00256DE4">
        <w:rPr>
          <w:rFonts w:ascii="Times New Roman" w:hAnsi="Times New Roman" w:cs="Times New Roman"/>
          <w:sz w:val="24"/>
          <w:szCs w:val="24"/>
          <w:lang w:val="en-CA"/>
        </w:rPr>
        <w:t xml:space="preserve"> as</w:t>
      </w:r>
      <w:r w:rsidR="00987C9A" w:rsidRPr="00256DE4">
        <w:rPr>
          <w:rFonts w:ascii="Times New Roman" w:hAnsi="Times New Roman" w:cs="Times New Roman"/>
          <w:sz w:val="24"/>
          <w:szCs w:val="24"/>
          <w:lang w:val="en-CA"/>
        </w:rPr>
        <w:t>:</w:t>
      </w:r>
    </w:p>
    <w:p w14:paraId="204CEDF2" w14:textId="77777777" w:rsidR="007E218D" w:rsidRPr="00256DE4" w:rsidRDefault="007E218D" w:rsidP="009E2EE0">
      <w:pPr>
        <w:jc w:val="both"/>
        <w:rPr>
          <w:rFonts w:ascii="Times New Roman" w:hAnsi="Times New Roman" w:cs="Times New Roman"/>
          <w:sz w:val="24"/>
          <w:szCs w:val="24"/>
          <w:lang w:val="en-CA"/>
        </w:rPr>
      </w:pPr>
    </w:p>
    <w:p w14:paraId="42512E83" w14:textId="6E8060BA" w:rsidR="007E218D" w:rsidRPr="00256DE4" w:rsidRDefault="006E5632" w:rsidP="009E2EE0">
      <w:pPr>
        <w:jc w:val="both"/>
        <w:rPr>
          <w:rFonts w:ascii="Times New Roman" w:hAnsi="Times New Roman" w:cs="Times New Roman"/>
          <w:sz w:val="24"/>
          <w:szCs w:val="24"/>
          <w:lang w:val="en-CA"/>
        </w:rPr>
      </w:pPr>
      <m:oMath>
        <m:sSub>
          <m:sSubPr>
            <m:ctrlPr>
              <w:rPr>
                <w:rFonts w:ascii="Cambria Math" w:hAnsi="Cambria Math" w:cs="Times New Roman"/>
                <w:i/>
                <w:sz w:val="24"/>
                <w:szCs w:val="24"/>
                <w:lang w:val="en-CA"/>
              </w:rPr>
            </m:ctrlPr>
          </m:sSubPr>
          <m:e>
            <m:acc>
              <m:accPr>
                <m:ctrlPr>
                  <w:rPr>
                    <w:rFonts w:ascii="Cambria Math" w:hAnsi="Cambria Math" w:cs="Times New Roman"/>
                    <w:i/>
                    <w:sz w:val="24"/>
                    <w:szCs w:val="24"/>
                    <w:lang w:val="en-CA"/>
                  </w:rPr>
                </m:ctrlPr>
              </m:accPr>
              <m:e>
                <m:r>
                  <w:rPr>
                    <w:rFonts w:ascii="Cambria Math" w:hAnsi="Cambria Math" w:cs="Times New Roman"/>
                    <w:sz w:val="24"/>
                    <w:szCs w:val="24"/>
                    <w:lang w:val="en-CA"/>
                  </w:rPr>
                  <m:t>p</m:t>
                </m:r>
              </m:e>
            </m:acc>
          </m:e>
          <m:sub>
            <m:r>
              <w:rPr>
                <w:rFonts w:ascii="Cambria Math" w:hAnsi="Cambria Math" w:cs="Times New Roman"/>
                <w:sz w:val="24"/>
                <w:szCs w:val="24"/>
                <w:lang w:val="en-CA"/>
              </w:rPr>
              <m:t>y,m,l,r,f</m:t>
            </m:r>
          </m:sub>
        </m:sSub>
        <m:r>
          <w:rPr>
            <w:rFonts w:ascii="Cambria Math" w:hAnsi="Cambria Math" w:cs="Times New Roman"/>
            <w:sz w:val="24"/>
            <w:szCs w:val="24"/>
            <w:lang w:val="en-CA"/>
          </w:rPr>
          <m:t>=</m:t>
        </m:r>
        <m:f>
          <m:fPr>
            <m:type m:val="lin"/>
            <m:ctrlPr>
              <w:rPr>
                <w:rFonts w:ascii="Cambria Math" w:hAnsi="Cambria Math" w:cs="Times New Roman"/>
                <w:i/>
                <w:sz w:val="24"/>
                <w:szCs w:val="24"/>
                <w:lang w:val="en-CA"/>
              </w:rPr>
            </m:ctrlPr>
          </m:fPr>
          <m:num>
            <m:sSub>
              <m:sSubPr>
                <m:ctrlPr>
                  <w:rPr>
                    <w:rFonts w:ascii="Cambria Math" w:hAnsi="Cambria Math" w:cs="Times New Roman"/>
                    <w:i/>
                    <w:sz w:val="24"/>
                    <w:szCs w:val="24"/>
                    <w:lang w:val="en-CA"/>
                  </w:rPr>
                </m:ctrlPr>
              </m:sSubPr>
              <m:e>
                <m:acc>
                  <m:accPr>
                    <m:ctrlPr>
                      <w:rPr>
                        <w:rFonts w:ascii="Cambria Math" w:hAnsi="Cambria Math" w:cs="Times New Roman"/>
                        <w:i/>
                        <w:sz w:val="24"/>
                        <w:szCs w:val="24"/>
                        <w:lang w:val="en-CA"/>
                      </w:rPr>
                    </m:ctrlPr>
                  </m:accPr>
                  <m:e>
                    <m:r>
                      <w:rPr>
                        <w:rFonts w:ascii="Cambria Math" w:hAnsi="Cambria Math" w:cs="Times New Roman"/>
                        <w:sz w:val="24"/>
                        <w:szCs w:val="24"/>
                        <w:lang w:val="en-CA"/>
                      </w:rPr>
                      <m:t>CAL</m:t>
                    </m:r>
                  </m:e>
                </m:acc>
              </m:e>
              <m:sub>
                <m:r>
                  <w:rPr>
                    <w:rFonts w:ascii="Cambria Math" w:hAnsi="Cambria Math" w:cs="Times New Roman"/>
                    <w:sz w:val="24"/>
                    <w:szCs w:val="24"/>
                    <w:lang w:val="en-CA"/>
                  </w:rPr>
                  <m:t>y,m,l,r,f</m:t>
                </m:r>
              </m:sub>
            </m:sSub>
          </m:num>
          <m:den>
            <m:nary>
              <m:naryPr>
                <m:chr m:val="∑"/>
                <m:limLoc m:val="subSup"/>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l</m:t>
                </m:r>
              </m:sub>
              <m:sup/>
              <m:e>
                <m:sSub>
                  <m:sSubPr>
                    <m:ctrlPr>
                      <w:rPr>
                        <w:rFonts w:ascii="Cambria Math" w:hAnsi="Cambria Math" w:cs="Times New Roman"/>
                        <w:i/>
                        <w:sz w:val="24"/>
                        <w:szCs w:val="24"/>
                        <w:lang w:val="en-CA"/>
                      </w:rPr>
                    </m:ctrlPr>
                  </m:sSubPr>
                  <m:e>
                    <m:acc>
                      <m:accPr>
                        <m:ctrlPr>
                          <w:rPr>
                            <w:rFonts w:ascii="Cambria Math" w:hAnsi="Cambria Math" w:cs="Times New Roman"/>
                            <w:i/>
                            <w:sz w:val="24"/>
                            <w:szCs w:val="24"/>
                            <w:lang w:val="en-CA"/>
                          </w:rPr>
                        </m:ctrlPr>
                      </m:accPr>
                      <m:e>
                        <m:r>
                          <w:rPr>
                            <w:rFonts w:ascii="Cambria Math" w:hAnsi="Cambria Math" w:cs="Times New Roman"/>
                            <w:sz w:val="24"/>
                            <w:szCs w:val="24"/>
                            <w:lang w:val="en-CA"/>
                          </w:rPr>
                          <m:t>CAL</m:t>
                        </m:r>
                      </m:e>
                    </m:acc>
                  </m:e>
                  <m:sub>
                    <m:r>
                      <w:rPr>
                        <w:rFonts w:ascii="Cambria Math" w:hAnsi="Cambria Math" w:cs="Times New Roman"/>
                        <w:sz w:val="24"/>
                        <w:szCs w:val="24"/>
                        <w:lang w:val="en-CA"/>
                      </w:rPr>
                      <m:t>y,m,l,r,f</m:t>
                    </m:r>
                  </m:sub>
                </m:sSub>
              </m:e>
            </m:nary>
          </m:den>
        </m:f>
      </m:oMath>
      <w:r w:rsidR="00CA792F" w:rsidRPr="00256DE4">
        <w:rPr>
          <w:rFonts w:ascii="Times New Roman" w:hAnsi="Times New Roman" w:cs="Times New Roman"/>
          <w:sz w:val="24"/>
          <w:szCs w:val="24"/>
          <w:lang w:val="en-CA"/>
        </w:rPr>
        <w:t xml:space="preserve"> </w:t>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ab/>
      </w:r>
      <w:r w:rsidR="008D29D5" w:rsidRPr="00256DE4">
        <w:rPr>
          <w:rFonts w:ascii="Times New Roman" w:hAnsi="Times New Roman" w:cs="Times New Roman"/>
          <w:sz w:val="24"/>
          <w:szCs w:val="24"/>
          <w:lang w:val="en-CA"/>
        </w:rPr>
        <w:tab/>
      </w:r>
      <w:r w:rsidR="0046075B">
        <w:rPr>
          <w:rFonts w:ascii="Times New Roman" w:hAnsi="Times New Roman" w:cs="Times New Roman"/>
          <w:sz w:val="24"/>
          <w:szCs w:val="24"/>
          <w:lang w:val="en-CA"/>
        </w:rPr>
        <w:tab/>
      </w:r>
      <w:r w:rsidR="00CA792F" w:rsidRPr="00256DE4">
        <w:rPr>
          <w:rFonts w:ascii="Times New Roman" w:hAnsi="Times New Roman" w:cs="Times New Roman"/>
          <w:sz w:val="24"/>
          <w:szCs w:val="24"/>
          <w:lang w:val="en-CA"/>
        </w:rPr>
        <w:t>(</w:t>
      </w:r>
      <w:r w:rsidR="00466328" w:rsidRPr="00256DE4">
        <w:rPr>
          <w:rFonts w:ascii="Times New Roman" w:hAnsi="Times New Roman" w:cs="Times New Roman"/>
          <w:sz w:val="24"/>
          <w:szCs w:val="24"/>
          <w:lang w:val="en-CA"/>
        </w:rPr>
        <w:t>8.</w:t>
      </w:r>
      <w:r w:rsidR="00C41ECA" w:rsidRPr="00256DE4">
        <w:rPr>
          <w:rFonts w:ascii="Times New Roman" w:hAnsi="Times New Roman" w:cs="Times New Roman"/>
          <w:sz w:val="24"/>
          <w:szCs w:val="24"/>
          <w:lang w:val="en-CA"/>
        </w:rPr>
        <w:t>12</w:t>
      </w:r>
      <w:r w:rsidR="00CA792F" w:rsidRPr="00256DE4">
        <w:rPr>
          <w:rFonts w:ascii="Times New Roman" w:hAnsi="Times New Roman" w:cs="Times New Roman"/>
          <w:sz w:val="24"/>
          <w:szCs w:val="24"/>
          <w:lang w:val="en-CA"/>
        </w:rPr>
        <w:t>)</w:t>
      </w:r>
    </w:p>
    <w:p w14:paraId="3F722A03" w14:textId="04F6A4A6" w:rsidR="007E218D" w:rsidRPr="00256DE4" w:rsidRDefault="007E218D" w:rsidP="009E2EE0">
      <w:pPr>
        <w:jc w:val="both"/>
        <w:rPr>
          <w:rFonts w:ascii="Times New Roman" w:hAnsi="Times New Roman" w:cs="Times New Roman"/>
          <w:sz w:val="24"/>
          <w:szCs w:val="24"/>
          <w:lang w:val="en-CA"/>
        </w:rPr>
      </w:pPr>
    </w:p>
    <w:p w14:paraId="05171B6C" w14:textId="77777777" w:rsidR="000A0401" w:rsidRPr="00256DE4" w:rsidRDefault="000A0401" w:rsidP="009E2EE0">
      <w:pPr>
        <w:jc w:val="both"/>
        <w:rPr>
          <w:rFonts w:ascii="Times New Roman" w:hAnsi="Times New Roman" w:cs="Times New Roman"/>
          <w:sz w:val="24"/>
          <w:szCs w:val="24"/>
          <w:lang w:val="en-CA"/>
        </w:rPr>
      </w:pPr>
    </w:p>
    <w:p w14:paraId="19C28770" w14:textId="712AB4E7" w:rsidR="007E218D" w:rsidRPr="00256DE4" w:rsidRDefault="00E52CE6" w:rsidP="009E2EE0">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T</w:t>
      </w:r>
      <w:r w:rsidR="00987C9A" w:rsidRPr="00256DE4">
        <w:rPr>
          <w:rFonts w:ascii="Times New Roman" w:hAnsi="Times New Roman" w:cs="Times New Roman"/>
          <w:sz w:val="24"/>
          <w:szCs w:val="24"/>
          <w:lang w:val="en-CA"/>
        </w:rPr>
        <w:t xml:space="preserve">he </w:t>
      </w:r>
      <w:r w:rsidR="0003012F" w:rsidRPr="00256DE4">
        <w:rPr>
          <w:rFonts w:ascii="Times New Roman" w:hAnsi="Times New Roman" w:cs="Times New Roman"/>
          <w:sz w:val="24"/>
          <w:szCs w:val="24"/>
          <w:lang w:val="en-CA"/>
        </w:rPr>
        <w:t xml:space="preserve">negative </w:t>
      </w:r>
      <w:r w:rsidR="00987C9A" w:rsidRPr="00256DE4">
        <w:rPr>
          <w:rFonts w:ascii="Times New Roman" w:hAnsi="Times New Roman" w:cs="Times New Roman"/>
          <w:sz w:val="24"/>
          <w:szCs w:val="24"/>
          <w:lang w:val="en-CA"/>
        </w:rPr>
        <w:t xml:space="preserve">log-likelihood component for </w:t>
      </w:r>
      <w:r w:rsidR="00B177FB">
        <w:rPr>
          <w:rFonts w:ascii="Times New Roman" w:hAnsi="Times New Roman" w:cs="Times New Roman"/>
          <w:sz w:val="24"/>
          <w:szCs w:val="24"/>
          <w:lang w:val="en-CA"/>
        </w:rPr>
        <w:t>electronic</w:t>
      </w:r>
      <w:r w:rsidR="00987C9A" w:rsidRPr="00256DE4">
        <w:rPr>
          <w:rFonts w:ascii="Times New Roman" w:hAnsi="Times New Roman" w:cs="Times New Roman"/>
          <w:sz w:val="24"/>
          <w:szCs w:val="24"/>
          <w:lang w:val="en-CA"/>
        </w:rPr>
        <w:t xml:space="preserve"> tagging data of known stock of origin (SOO),</w:t>
      </w:r>
      <w:r w:rsidRPr="00256DE4">
        <w:rPr>
          <w:rFonts w:ascii="Times New Roman" w:hAnsi="Times New Roman" w:cs="Times New Roman"/>
          <w:sz w:val="24"/>
          <w:szCs w:val="24"/>
          <w:lang w:val="en-CA"/>
        </w:rPr>
        <w:t xml:space="preserve"> </w:t>
      </w:r>
      <w:r w:rsidR="00987C9A" w:rsidRPr="00256DE4">
        <w:rPr>
          <w:rFonts w:ascii="Times New Roman" w:hAnsi="Times New Roman" w:cs="Times New Roman"/>
          <w:sz w:val="24"/>
          <w:szCs w:val="24"/>
          <w:lang w:val="en-CA"/>
        </w:rPr>
        <w:t xml:space="preserve">released in year </w:t>
      </w:r>
      <w:r w:rsidR="00987C9A" w:rsidRPr="00256DE4">
        <w:rPr>
          <w:rFonts w:ascii="Times New Roman" w:hAnsi="Times New Roman" w:cs="Times New Roman"/>
          <w:i/>
          <w:sz w:val="24"/>
          <w:szCs w:val="24"/>
          <w:lang w:val="en-CA"/>
        </w:rPr>
        <w:t>y</w:t>
      </w:r>
      <w:r w:rsidR="00987C9A" w:rsidRPr="00256DE4">
        <w:rPr>
          <w:rFonts w:ascii="Times New Roman" w:hAnsi="Times New Roman" w:cs="Times New Roman"/>
          <w:sz w:val="24"/>
          <w:szCs w:val="24"/>
          <w:lang w:val="en-CA"/>
        </w:rPr>
        <w:t xml:space="preserve">, </w:t>
      </w:r>
      <w:r w:rsidR="009352E8" w:rsidRPr="00256DE4">
        <w:rPr>
          <w:rFonts w:ascii="Times New Roman" w:hAnsi="Times New Roman" w:cs="Times New Roman"/>
          <w:sz w:val="24"/>
          <w:szCs w:val="24"/>
          <w:lang w:val="en-CA"/>
        </w:rPr>
        <w:t>quarter</w:t>
      </w:r>
      <w:r w:rsidR="00987C9A" w:rsidRPr="00256DE4">
        <w:rPr>
          <w:rFonts w:ascii="Times New Roman" w:hAnsi="Times New Roman" w:cs="Times New Roman"/>
          <w:sz w:val="24"/>
          <w:szCs w:val="24"/>
          <w:lang w:val="en-CA"/>
        </w:rPr>
        <w:t xml:space="preserve"> </w:t>
      </w:r>
      <w:r w:rsidR="00987C9A" w:rsidRPr="00256DE4">
        <w:rPr>
          <w:rFonts w:ascii="Times New Roman" w:hAnsi="Times New Roman" w:cs="Times New Roman"/>
          <w:i/>
          <w:sz w:val="24"/>
          <w:szCs w:val="24"/>
          <w:lang w:val="en-CA"/>
        </w:rPr>
        <w:t>m</w:t>
      </w:r>
      <w:r w:rsidR="00987C9A" w:rsidRPr="00256DE4">
        <w:rPr>
          <w:rFonts w:ascii="Times New Roman" w:hAnsi="Times New Roman" w:cs="Times New Roman"/>
          <w:sz w:val="24"/>
          <w:szCs w:val="24"/>
          <w:lang w:val="en-CA"/>
        </w:rPr>
        <w:t xml:space="preserve">, </w:t>
      </w:r>
      <w:r w:rsidR="00453644">
        <w:rPr>
          <w:rFonts w:ascii="Times New Roman" w:hAnsi="Times New Roman" w:cs="Times New Roman"/>
          <w:sz w:val="24"/>
          <w:szCs w:val="24"/>
          <w:lang w:val="en-CA"/>
        </w:rPr>
        <w:t>stratum</w:t>
      </w:r>
      <w:r w:rsidR="00453644" w:rsidRPr="00256DE4">
        <w:rPr>
          <w:rFonts w:ascii="Times New Roman" w:hAnsi="Times New Roman" w:cs="Times New Roman"/>
          <w:sz w:val="24"/>
          <w:szCs w:val="24"/>
          <w:lang w:val="en-CA"/>
        </w:rPr>
        <w:t xml:space="preserve"> </w:t>
      </w:r>
      <w:r w:rsidR="00987C9A" w:rsidRPr="00256DE4">
        <w:rPr>
          <w:rFonts w:ascii="Times New Roman" w:hAnsi="Times New Roman" w:cs="Times New Roman"/>
          <w:i/>
          <w:sz w:val="24"/>
          <w:szCs w:val="24"/>
          <w:lang w:val="en-CA"/>
        </w:rPr>
        <w:t>r</w:t>
      </w:r>
      <w:r w:rsidR="00987C9A" w:rsidRPr="00256DE4">
        <w:rPr>
          <w:rFonts w:ascii="Times New Roman" w:hAnsi="Times New Roman" w:cs="Times New Roman"/>
          <w:sz w:val="24"/>
          <w:szCs w:val="24"/>
          <w:lang w:val="en-CA"/>
        </w:rPr>
        <w:t xml:space="preserve"> </w:t>
      </w:r>
      <w:r w:rsidR="00453644">
        <w:rPr>
          <w:rFonts w:ascii="Times New Roman" w:hAnsi="Times New Roman" w:cs="Times New Roman"/>
          <w:sz w:val="24"/>
          <w:szCs w:val="24"/>
          <w:lang w:val="en-CA"/>
        </w:rPr>
        <w:t>and caught in the subsequent quarter in stratum</w:t>
      </w:r>
      <w:r w:rsidR="00453644" w:rsidRPr="00256DE4">
        <w:rPr>
          <w:rFonts w:ascii="Times New Roman" w:hAnsi="Times New Roman" w:cs="Times New Roman"/>
          <w:sz w:val="24"/>
          <w:szCs w:val="24"/>
          <w:lang w:val="en-CA"/>
        </w:rPr>
        <w:t xml:space="preserve"> </w:t>
      </w:r>
      <w:r w:rsidR="00987C9A" w:rsidRPr="00256DE4">
        <w:rPr>
          <w:rFonts w:ascii="Times New Roman" w:hAnsi="Times New Roman" w:cs="Times New Roman"/>
          <w:i/>
          <w:sz w:val="24"/>
          <w:szCs w:val="24"/>
          <w:lang w:val="en-CA"/>
        </w:rPr>
        <w:t>k</w:t>
      </w:r>
      <w:r w:rsidR="00987C9A" w:rsidRPr="00256DE4">
        <w:rPr>
          <w:rFonts w:ascii="Times New Roman" w:hAnsi="Times New Roman" w:cs="Times New Roman"/>
          <w:sz w:val="24"/>
          <w:szCs w:val="24"/>
          <w:lang w:val="en-CA"/>
        </w:rPr>
        <w:t xml:space="preserve"> is calculated</w:t>
      </w:r>
      <w:r w:rsidR="0003012F" w:rsidRPr="00256DE4">
        <w:rPr>
          <w:rFonts w:ascii="Times New Roman" w:hAnsi="Times New Roman" w:cs="Times New Roman"/>
          <w:sz w:val="24"/>
          <w:szCs w:val="24"/>
          <w:lang w:val="en-CA"/>
        </w:rPr>
        <w:t xml:space="preserve"> </w:t>
      </w:r>
      <w:r w:rsidRPr="00256DE4">
        <w:rPr>
          <w:rFonts w:ascii="Times New Roman" w:hAnsi="Times New Roman" w:cs="Times New Roman"/>
          <w:sz w:val="24"/>
          <w:szCs w:val="24"/>
          <w:lang w:val="en-CA"/>
        </w:rPr>
        <w:t xml:space="preserve">from a multinomial likelihood function </w:t>
      </w:r>
      <w:r w:rsidR="0003012F" w:rsidRPr="00256DE4">
        <w:rPr>
          <w:rFonts w:ascii="Times New Roman" w:hAnsi="Times New Roman" w:cs="Times New Roman"/>
          <w:sz w:val="24"/>
          <w:szCs w:val="24"/>
          <w:lang w:val="en-CA"/>
        </w:rPr>
        <w:t>as</w:t>
      </w:r>
      <w:r w:rsidR="00987C9A" w:rsidRPr="00256DE4">
        <w:rPr>
          <w:rFonts w:ascii="Times New Roman" w:hAnsi="Times New Roman" w:cs="Times New Roman"/>
          <w:sz w:val="24"/>
          <w:szCs w:val="24"/>
          <w:lang w:val="en-CA"/>
        </w:rPr>
        <w:t>:</w:t>
      </w:r>
    </w:p>
    <w:p w14:paraId="56D29F10" w14:textId="1C105E9B" w:rsidR="007E218D" w:rsidRPr="00256DE4" w:rsidRDefault="007E218D" w:rsidP="009E2EE0">
      <w:pPr>
        <w:jc w:val="both"/>
        <w:rPr>
          <w:rFonts w:ascii="Times New Roman" w:hAnsi="Times New Roman" w:cs="Times New Roman"/>
          <w:sz w:val="24"/>
          <w:szCs w:val="24"/>
          <w:lang w:val="en-CA"/>
        </w:rPr>
      </w:pPr>
    </w:p>
    <w:p w14:paraId="3B0A1DC0" w14:textId="77777777" w:rsidR="000A0401" w:rsidRPr="00256DE4" w:rsidRDefault="000A0401" w:rsidP="009E2EE0">
      <w:pPr>
        <w:jc w:val="both"/>
        <w:rPr>
          <w:rFonts w:ascii="Times New Roman" w:hAnsi="Times New Roman" w:cs="Times New Roman"/>
          <w:sz w:val="24"/>
          <w:szCs w:val="24"/>
          <w:lang w:val="en-CA"/>
        </w:rPr>
      </w:pPr>
    </w:p>
    <w:p w14:paraId="692D1EAC" w14:textId="35A865C6" w:rsidR="007E218D" w:rsidRPr="00256DE4" w:rsidRDefault="00987C9A" w:rsidP="009E2EE0">
      <w:pPr>
        <w:jc w:val="both"/>
        <w:rPr>
          <w:rFonts w:ascii="Times New Roman" w:hAnsi="Times New Roman" w:cs="Times New Roman"/>
          <w:sz w:val="24"/>
          <w:szCs w:val="24"/>
          <w:lang w:val="en-CA"/>
        </w:rPr>
      </w:pPr>
      <m:oMath>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lnL</m:t>
            </m:r>
          </m:e>
          <m:sub>
            <m:r>
              <w:rPr>
                <w:rFonts w:ascii="Cambria Math" w:hAnsi="Cambria Math" w:cs="Times New Roman"/>
                <w:sz w:val="24"/>
                <w:szCs w:val="24"/>
                <w:lang w:val="en-CA"/>
              </w:rPr>
              <m:t>ET</m:t>
            </m:r>
          </m:sub>
        </m:sSub>
        <m:r>
          <w:rPr>
            <w:rFonts w:ascii="Cambria Math" w:hAnsi="Cambria Math" w:cs="Times New Roman"/>
            <w:sz w:val="24"/>
            <w:szCs w:val="24"/>
            <w:lang w:val="en-CA"/>
          </w:rPr>
          <m:t>= -</m:t>
        </m:r>
        <m:nary>
          <m:naryPr>
            <m:chr m:val="∑"/>
            <m:limLoc m:val="subSup"/>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s</m:t>
            </m:r>
          </m:sub>
          <m:sup/>
          <m:e>
            <m:nary>
              <m:naryPr>
                <m:chr m:val="∑"/>
                <m:limLoc m:val="subSup"/>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y</m:t>
                </m:r>
              </m:sub>
              <m:sup/>
              <m:e>
                <m:nary>
                  <m:naryPr>
                    <m:chr m:val="∑"/>
                    <m:limLoc m:val="subSup"/>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m</m:t>
                    </m:r>
                  </m:sub>
                  <m:sup/>
                  <m:e>
                    <m:nary>
                      <m:naryPr>
                        <m:chr m:val="∑"/>
                        <m:limLoc m:val="subSup"/>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r</m:t>
                        </m:r>
                      </m:sub>
                      <m:sup/>
                      <m:e>
                        <m:nary>
                          <m:naryPr>
                            <m:chr m:val="∑"/>
                            <m:limLoc m:val="subSup"/>
                            <m:supHide m:val="1"/>
                            <m:ctrlPr>
                              <w:rPr>
                                <w:rFonts w:ascii="Cambria Math" w:hAnsi="Cambria Math" w:cs="Times New Roman"/>
                                <w:i/>
                                <w:sz w:val="24"/>
                                <w:szCs w:val="24"/>
                                <w:lang w:val="en-CA"/>
                              </w:rPr>
                            </m:ctrlPr>
                          </m:naryPr>
                          <m:sub>
                            <m:r>
                              <w:rPr>
                                <w:rFonts w:ascii="Cambria Math" w:hAnsi="Cambria Math" w:cs="Times New Roman"/>
                                <w:sz w:val="24"/>
                                <w:szCs w:val="24"/>
                                <w:lang w:val="en-CA"/>
                              </w:rPr>
                              <m:t>k</m:t>
                            </m:r>
                          </m:sub>
                          <m:sup/>
                          <m:e>
                            <m:sSub>
                              <m:sSubPr>
                                <m:ctrlPr>
                                  <w:rPr>
                                    <w:rFonts w:ascii="Cambria Math" w:hAnsi="Cambria Math" w:cs="Times New Roman"/>
                                    <w:i/>
                                    <w:sz w:val="24"/>
                                    <w:szCs w:val="24"/>
                                    <w:lang w:val="en-CA"/>
                                  </w:rPr>
                                </m:ctrlPr>
                              </m:sSubPr>
                              <m:e>
                                <m:r>
                                  <w:rPr>
                                    <w:rFonts w:ascii="Cambria Math" w:hAnsi="Cambria Math" w:cs="Times New Roman"/>
                                    <w:sz w:val="24"/>
                                    <w:szCs w:val="24"/>
                                    <w:lang w:val="en-CA"/>
                                  </w:rPr>
                                  <m:t>ET</m:t>
                                </m:r>
                              </m:e>
                              <m:sub>
                                <m:r>
                                  <w:rPr>
                                    <w:rFonts w:ascii="Cambria Math" w:hAnsi="Cambria Math" w:cs="Times New Roman"/>
                                    <w:sz w:val="24"/>
                                    <w:szCs w:val="24"/>
                                    <w:lang w:val="en-CA"/>
                                  </w:rPr>
                                  <m:t>s,y,m,k</m:t>
                                </m:r>
                              </m:sub>
                            </m:sSub>
                            <m:r>
                              <w:rPr>
                                <w:rFonts w:ascii="Cambria Math" w:hAnsi="Cambria Math" w:cs="Times New Roman"/>
                                <w:sz w:val="24"/>
                                <w:szCs w:val="24"/>
                                <w:lang w:val="en-CA"/>
                              </w:rPr>
                              <m:t>∙ln</m:t>
                            </m:r>
                            <m:d>
                              <m:dPr>
                                <m:ctrlPr>
                                  <w:rPr>
                                    <w:rFonts w:ascii="Cambria Math" w:hAnsi="Cambria Math" w:cs="Times New Roman"/>
                                    <w:i/>
                                    <w:sz w:val="24"/>
                                    <w:szCs w:val="24"/>
                                    <w:lang w:val="en-CA"/>
                                  </w:rPr>
                                </m:ctrlPr>
                              </m:dPr>
                              <m:e>
                                <m:sSub>
                                  <m:sSubPr>
                                    <m:ctrlPr>
                                      <w:rPr>
                                        <w:rFonts w:ascii="Cambria Math" w:hAnsi="Cambria Math" w:cs="Times New Roman"/>
                                        <w:i/>
                                        <w:sz w:val="24"/>
                                        <w:szCs w:val="24"/>
                                        <w:lang w:val="en-CA"/>
                                      </w:rPr>
                                    </m:ctrlPr>
                                  </m:sSubPr>
                                  <m:e>
                                    <m:r>
                                      <w:rPr>
                                        <w:rFonts w:ascii="Cambria Math" w:hAnsi="Cambria Math" w:cs="Times New Roman"/>
                                        <w:sz w:val="24"/>
                                        <w:szCs w:val="24"/>
                                        <w:lang w:val="en-CA"/>
                                      </w:rPr>
                                      <m:t>mov</m:t>
                                    </m:r>
                                  </m:e>
                                  <m:sub>
                                    <m:r>
                                      <w:rPr>
                                        <w:rFonts w:ascii="Cambria Math" w:hAnsi="Cambria Math" w:cs="Times New Roman"/>
                                        <w:sz w:val="24"/>
                                        <w:szCs w:val="24"/>
                                        <w:lang w:val="en-CA"/>
                                      </w:rPr>
                                      <m:t>s,m+1,k</m:t>
                                    </m:r>
                                  </m:sub>
                                </m:sSub>
                              </m:e>
                            </m:d>
                          </m:e>
                        </m:nary>
                      </m:e>
                    </m:nary>
                  </m:e>
                </m:nary>
              </m:e>
            </m:nary>
          </m:e>
        </m:nary>
      </m:oMath>
      <w:r w:rsidR="00CA792F" w:rsidRPr="00256DE4">
        <w:rPr>
          <w:rFonts w:ascii="Times New Roman" w:hAnsi="Times New Roman" w:cs="Times New Roman"/>
          <w:sz w:val="24"/>
          <w:szCs w:val="24"/>
          <w:lang w:val="en-CA"/>
        </w:rPr>
        <w:t xml:space="preserve"> </w:t>
      </w:r>
      <w:r w:rsidR="00C51055" w:rsidRPr="00256DE4">
        <w:rPr>
          <w:rFonts w:ascii="Times New Roman" w:hAnsi="Times New Roman" w:cs="Times New Roman"/>
          <w:sz w:val="24"/>
          <w:szCs w:val="24"/>
          <w:lang w:val="en-CA"/>
        </w:rPr>
        <w:t xml:space="preserve"> </w:t>
      </w:r>
      <w:r w:rsidR="00794526" w:rsidRPr="00256DE4">
        <w:rPr>
          <w:rFonts w:ascii="Times New Roman" w:hAnsi="Times New Roman" w:cs="Times New Roman"/>
          <w:sz w:val="24"/>
          <w:szCs w:val="24"/>
          <w:lang w:val="en-CA"/>
        </w:rPr>
        <w:tab/>
      </w:r>
      <w:r w:rsidR="008D29D5" w:rsidRPr="00256DE4">
        <w:rPr>
          <w:rFonts w:ascii="Times New Roman" w:hAnsi="Times New Roman" w:cs="Times New Roman"/>
          <w:sz w:val="24"/>
          <w:szCs w:val="24"/>
          <w:lang w:val="en-CA"/>
        </w:rPr>
        <w:tab/>
      </w:r>
      <w:r w:rsidR="00570D96">
        <w:rPr>
          <w:rFonts w:ascii="Times New Roman" w:hAnsi="Times New Roman" w:cs="Times New Roman"/>
          <w:sz w:val="24"/>
          <w:szCs w:val="24"/>
          <w:lang w:val="en-CA"/>
        </w:rPr>
        <w:tab/>
      </w:r>
      <w:r w:rsidR="00570D96">
        <w:rPr>
          <w:rFonts w:ascii="Times New Roman" w:hAnsi="Times New Roman" w:cs="Times New Roman"/>
          <w:sz w:val="24"/>
          <w:szCs w:val="24"/>
          <w:lang w:val="en-CA"/>
        </w:rPr>
        <w:tab/>
      </w:r>
      <w:r w:rsidR="00570D96">
        <w:rPr>
          <w:rFonts w:ascii="Times New Roman" w:hAnsi="Times New Roman" w:cs="Times New Roman"/>
          <w:sz w:val="24"/>
          <w:szCs w:val="24"/>
          <w:lang w:val="en-CA"/>
        </w:rPr>
        <w:tab/>
      </w:r>
      <w:r w:rsidR="008D29D5" w:rsidRPr="00256DE4">
        <w:rPr>
          <w:rFonts w:ascii="Times New Roman" w:hAnsi="Times New Roman" w:cs="Times New Roman"/>
          <w:sz w:val="24"/>
          <w:szCs w:val="24"/>
          <w:lang w:val="en-CA"/>
        </w:rPr>
        <w:t>(</w:t>
      </w:r>
      <w:r w:rsidR="00466328" w:rsidRPr="00256DE4">
        <w:rPr>
          <w:rFonts w:ascii="Times New Roman" w:hAnsi="Times New Roman" w:cs="Times New Roman"/>
          <w:sz w:val="24"/>
          <w:szCs w:val="24"/>
          <w:lang w:val="en-CA"/>
        </w:rPr>
        <w:t>8.</w:t>
      </w:r>
      <w:r w:rsidR="00C41ECA" w:rsidRPr="00256DE4">
        <w:rPr>
          <w:rFonts w:ascii="Times New Roman" w:hAnsi="Times New Roman" w:cs="Times New Roman"/>
          <w:sz w:val="24"/>
          <w:szCs w:val="24"/>
          <w:lang w:val="en-CA"/>
        </w:rPr>
        <w:t>13</w:t>
      </w:r>
      <w:r w:rsidR="00CA792F" w:rsidRPr="00256DE4">
        <w:rPr>
          <w:rFonts w:ascii="Times New Roman" w:hAnsi="Times New Roman" w:cs="Times New Roman"/>
          <w:sz w:val="24"/>
          <w:szCs w:val="24"/>
          <w:lang w:val="en-CA"/>
        </w:rPr>
        <w:t>)</w:t>
      </w:r>
    </w:p>
    <w:p w14:paraId="02FEA1FA" w14:textId="5E1EF3C4" w:rsidR="007E218D" w:rsidRPr="00256DE4" w:rsidRDefault="007E218D" w:rsidP="009E2EE0">
      <w:pPr>
        <w:jc w:val="both"/>
        <w:rPr>
          <w:rFonts w:ascii="Times New Roman" w:hAnsi="Times New Roman" w:cs="Times New Roman"/>
          <w:sz w:val="24"/>
          <w:szCs w:val="24"/>
          <w:lang w:val="en-CA"/>
        </w:rPr>
      </w:pPr>
    </w:p>
    <w:p w14:paraId="3145CEE5" w14:textId="77777777" w:rsidR="000A0401" w:rsidRPr="00256DE4" w:rsidRDefault="000A0401" w:rsidP="009E2EE0">
      <w:pPr>
        <w:jc w:val="both"/>
        <w:rPr>
          <w:rFonts w:ascii="Times New Roman" w:hAnsi="Times New Roman" w:cs="Times New Roman"/>
          <w:sz w:val="24"/>
          <w:szCs w:val="24"/>
          <w:lang w:val="en-CA"/>
        </w:rPr>
      </w:pPr>
    </w:p>
    <w:p w14:paraId="64C6E87A" w14:textId="2DF12E97" w:rsidR="00184F01" w:rsidRPr="00256DE4" w:rsidRDefault="00987C9A" w:rsidP="00184F01">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The </w:t>
      </w:r>
      <w:r w:rsidR="0003012F" w:rsidRPr="00256DE4">
        <w:rPr>
          <w:rFonts w:ascii="Times New Roman" w:hAnsi="Times New Roman" w:cs="Times New Roman"/>
          <w:sz w:val="24"/>
          <w:szCs w:val="24"/>
          <w:lang w:val="en-CA"/>
        </w:rPr>
        <w:t xml:space="preserve">negative </w:t>
      </w:r>
      <w:r w:rsidRPr="00256DE4">
        <w:rPr>
          <w:rFonts w:ascii="Times New Roman" w:hAnsi="Times New Roman" w:cs="Times New Roman"/>
          <w:sz w:val="24"/>
          <w:szCs w:val="24"/>
          <w:lang w:val="en-CA"/>
        </w:rPr>
        <w:t xml:space="preserve">log-likelihood component for stock of origin data </w:t>
      </w:r>
      <w:r w:rsidR="0003012F" w:rsidRPr="00256DE4">
        <w:rPr>
          <w:rFonts w:ascii="Times New Roman" w:hAnsi="Times New Roman" w:cs="Times New Roman"/>
          <w:sz w:val="24"/>
          <w:szCs w:val="24"/>
          <w:lang w:val="en-CA"/>
        </w:rPr>
        <w:t>i</w:t>
      </w:r>
      <w:r w:rsidRPr="00256DE4">
        <w:rPr>
          <w:rFonts w:ascii="Times New Roman" w:hAnsi="Times New Roman" w:cs="Times New Roman"/>
          <w:sz w:val="24"/>
          <w:szCs w:val="24"/>
          <w:lang w:val="en-CA"/>
        </w:rPr>
        <w:t xml:space="preserve">s calculated assuming </w:t>
      </w:r>
      <w:r w:rsidR="00184F01" w:rsidRPr="00256DE4">
        <w:rPr>
          <w:rFonts w:ascii="Times New Roman" w:hAnsi="Times New Roman" w:cs="Times New Roman"/>
          <w:sz w:val="24"/>
          <w:szCs w:val="24"/>
          <w:lang w:val="en-CA"/>
        </w:rPr>
        <w:t xml:space="preserve">a normal likelihood function (without constants) comparing </w:t>
      </w:r>
      <m:oMath>
        <m:acc>
          <m:accPr>
            <m:ctrlPr>
              <w:rPr>
                <w:rFonts w:ascii="Cambria Math" w:hAnsi="Cambria Math" w:cs="Times New Roman"/>
                <w:i/>
                <w:sz w:val="24"/>
                <w:szCs w:val="24"/>
                <w:lang w:val="en-CA"/>
              </w:rPr>
            </m:ctrlPr>
          </m:accPr>
          <m:e>
            <m:r>
              <w:rPr>
                <w:rFonts w:ascii="Cambria Math" w:hAnsi="Cambria Math" w:cs="Times New Roman"/>
                <w:sz w:val="24"/>
                <w:szCs w:val="24"/>
                <w:lang w:val="en-CA"/>
              </w:rPr>
              <m:t>r</m:t>
            </m:r>
          </m:e>
        </m:acc>
      </m:oMath>
      <w:r w:rsidR="0093697A">
        <w:rPr>
          <w:rFonts w:ascii="Times New Roman" w:hAnsi="Times New Roman" w:cs="Times New Roman"/>
          <w:sz w:val="24"/>
          <w:szCs w:val="24"/>
          <w:lang w:val="en-CA"/>
        </w:rPr>
        <w:t xml:space="preserve"> estimated from the operating model</w:t>
      </w:r>
      <w:r w:rsidR="003C2378" w:rsidRPr="00256DE4">
        <w:rPr>
          <w:rFonts w:ascii="Times New Roman" w:hAnsi="Times New Roman" w:cs="Times New Roman"/>
          <w:sz w:val="24"/>
          <w:szCs w:val="24"/>
          <w:lang w:val="en-CA"/>
        </w:rPr>
        <w:t xml:space="preserve">, </w:t>
      </w:r>
      <w:r w:rsidR="00184F01" w:rsidRPr="00256DE4">
        <w:rPr>
          <w:rFonts w:ascii="Times New Roman" w:hAnsi="Times New Roman" w:cs="Times New Roman"/>
          <w:sz w:val="24"/>
          <w:szCs w:val="24"/>
          <w:lang w:val="en-CA"/>
        </w:rPr>
        <w:t xml:space="preserve">with </w:t>
      </w:r>
      <w:r w:rsidR="00184F01" w:rsidRPr="00256DE4">
        <w:rPr>
          <w:rFonts w:ascii="Times New Roman" w:hAnsi="Times New Roman" w:cs="Times New Roman"/>
          <w:i/>
          <w:sz w:val="24"/>
          <w:szCs w:val="24"/>
          <w:lang w:val="en-CA"/>
        </w:rPr>
        <w:t>r</w:t>
      </w:r>
      <w:r w:rsidR="00184F01" w:rsidRPr="00256DE4">
        <w:rPr>
          <w:rFonts w:ascii="Times New Roman" w:hAnsi="Times New Roman" w:cs="Times New Roman"/>
          <w:sz w:val="24"/>
          <w:szCs w:val="24"/>
          <w:lang w:val="en-CA"/>
        </w:rPr>
        <w:t xml:space="preserve"> derived </w:t>
      </w:r>
      <w:r w:rsidR="0093697A">
        <w:rPr>
          <w:rFonts w:ascii="Times New Roman" w:hAnsi="Times New Roman" w:cs="Times New Roman"/>
          <w:sz w:val="24"/>
          <w:szCs w:val="24"/>
          <w:lang w:val="en-CA"/>
        </w:rPr>
        <w:t>applying a</w:t>
      </w:r>
      <w:r w:rsidR="00184F01" w:rsidRPr="00256DE4">
        <w:rPr>
          <w:rFonts w:ascii="Times New Roman" w:hAnsi="Times New Roman" w:cs="Times New Roman"/>
          <w:sz w:val="24"/>
          <w:szCs w:val="24"/>
          <w:lang w:val="en-CA"/>
        </w:rPr>
        <w:t xml:space="preserve"> mixture model</w:t>
      </w:r>
      <w:r w:rsidR="0093697A">
        <w:rPr>
          <w:rFonts w:ascii="Times New Roman" w:hAnsi="Times New Roman" w:cs="Times New Roman"/>
          <w:sz w:val="24"/>
          <w:szCs w:val="24"/>
          <w:lang w:val="en-CA"/>
        </w:rPr>
        <w:t xml:space="preserve"> </w:t>
      </w:r>
      <w:r w:rsidR="0093697A" w:rsidRPr="00256DE4">
        <w:rPr>
          <w:rFonts w:ascii="Times New Roman" w:hAnsi="Times New Roman" w:cs="Times New Roman"/>
          <w:sz w:val="24"/>
          <w:szCs w:val="24"/>
          <w:lang w:val="en-CA"/>
        </w:rPr>
        <w:t>(SCRS/2018/133)</w:t>
      </w:r>
      <w:r w:rsidR="0093697A">
        <w:rPr>
          <w:rFonts w:ascii="Times New Roman" w:hAnsi="Times New Roman" w:cs="Times New Roman"/>
          <w:sz w:val="24"/>
          <w:szCs w:val="24"/>
          <w:lang w:val="en-CA"/>
        </w:rPr>
        <w:t xml:space="preserve"> to assignment scores from</w:t>
      </w:r>
      <w:r w:rsidR="0093697A" w:rsidRPr="00256DE4">
        <w:rPr>
          <w:rFonts w:ascii="Times New Roman" w:hAnsi="Times New Roman" w:cs="Times New Roman"/>
          <w:sz w:val="24"/>
          <w:szCs w:val="24"/>
          <w:lang w:val="en-CA"/>
        </w:rPr>
        <w:t xml:space="preserve"> genetics and otolith microchemistry data</w:t>
      </w:r>
      <w:r w:rsidR="00184F01" w:rsidRPr="00256DE4">
        <w:rPr>
          <w:rFonts w:ascii="Times New Roman" w:hAnsi="Times New Roman" w:cs="Times New Roman"/>
          <w:sz w:val="24"/>
          <w:szCs w:val="24"/>
          <w:lang w:val="en-CA"/>
        </w:rPr>
        <w:t xml:space="preserve">: </w:t>
      </w:r>
    </w:p>
    <w:p w14:paraId="3DD172A0" w14:textId="77777777" w:rsidR="00184F01" w:rsidRPr="00256DE4" w:rsidRDefault="00184F01" w:rsidP="00184F01">
      <w:pPr>
        <w:rPr>
          <w:rFonts w:ascii="Times New Roman" w:hAnsi="Times New Roman" w:cs="Times New Roman"/>
          <w:sz w:val="24"/>
          <w:szCs w:val="24"/>
          <w:lang w:val="en-CA"/>
        </w:rPr>
      </w:pPr>
    </w:p>
    <w:p w14:paraId="2AF86C3E" w14:textId="0724BACE" w:rsidR="00184F01" w:rsidRPr="00256DE4" w:rsidRDefault="006E5632" w:rsidP="00184F01">
      <w:pPr>
        <w:jc w:val="both"/>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r>
              <w:rPr>
                <w:rFonts w:ascii="Cambria Math" w:hAnsi="Cambria Math" w:cs="Times New Roman"/>
                <w:sz w:val="24"/>
                <w:szCs w:val="24"/>
                <w:lang w:val="en-CA"/>
              </w:rPr>
              <m:t>-lnL</m:t>
            </m:r>
          </m:e>
          <m:sub>
            <m:r>
              <w:rPr>
                <w:rFonts w:ascii="Cambria Math" w:hAnsi="Cambria Math" w:cs="Times New Roman"/>
                <w:sz w:val="24"/>
                <w:szCs w:val="24"/>
                <w:lang w:val="en-CA"/>
              </w:rPr>
              <m:t>SOO</m:t>
            </m:r>
          </m:sub>
        </m:sSub>
        <m:r>
          <m:rPr>
            <m:sty m:val="p"/>
          </m:rPr>
          <w:rPr>
            <w:rFonts w:ascii="Cambria Math" w:hAnsi="Cambria Math" w:cs="Times New Roman"/>
            <w:sz w:val="24"/>
            <w:szCs w:val="24"/>
            <w:lang w:val="en-CA"/>
          </w:rPr>
          <m:t>=</m:t>
        </m:r>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i</m:t>
            </m:r>
          </m:sub>
          <m:sup/>
          <m:e>
            <m:r>
              <w:rPr>
                <w:rFonts w:ascii="Cambria Math" w:hAnsi="Cambria Math" w:cs="Times New Roman"/>
                <w:sz w:val="24"/>
                <w:szCs w:val="24"/>
                <w:lang w:val="en-CA"/>
              </w:rPr>
              <m:t>ln</m:t>
            </m:r>
            <m:d>
              <m:dPr>
                <m:ctrlPr>
                  <w:rPr>
                    <w:rFonts w:ascii="Cambria Math" w:hAnsi="Cambria Math" w:cs="Times New Roman"/>
                    <w:sz w:val="24"/>
                    <w:szCs w:val="24"/>
                    <w:lang w:val="en-CA"/>
                  </w:rPr>
                </m:ctrlPr>
              </m:dPr>
              <m:e>
                <m:sSub>
                  <m:sSubPr>
                    <m:ctrlPr>
                      <w:rPr>
                        <w:rFonts w:ascii="Cambria Math" w:hAnsi="Cambria Math" w:cs="Times New Roman"/>
                        <w:sz w:val="24"/>
                        <w:szCs w:val="24"/>
                        <w:lang w:val="en-CA"/>
                      </w:rPr>
                    </m:ctrlPr>
                  </m:sSubPr>
                  <m:e>
                    <m:r>
                      <w:rPr>
                        <w:rFonts w:ascii="Cambria Math" w:hAnsi="Cambria Math" w:cs="Times New Roman"/>
                        <w:sz w:val="24"/>
                        <w:szCs w:val="24"/>
                        <w:lang w:val="en-CA"/>
                      </w:rPr>
                      <m:t>σ</m:t>
                    </m:r>
                  </m:e>
                  <m:sub>
                    <m:r>
                      <w:rPr>
                        <w:rFonts w:ascii="Cambria Math" w:hAnsi="Cambria Math" w:cs="Times New Roman"/>
                        <w:sz w:val="24"/>
                        <w:szCs w:val="24"/>
                        <w:lang w:val="en-CA"/>
                      </w:rPr>
                      <m:t>r,i</m:t>
                    </m:r>
                  </m:sub>
                </m:sSub>
              </m:e>
            </m:d>
            <m:r>
              <w:rPr>
                <w:rFonts w:ascii="Cambria Math" w:hAnsi="Cambria Math" w:cs="Times New Roman"/>
                <w:sz w:val="24"/>
                <w:szCs w:val="24"/>
                <w:lang w:val="en-CA"/>
              </w:rPr>
              <m:t>+</m:t>
            </m:r>
            <m:f>
              <m:fPr>
                <m:ctrlPr>
                  <w:rPr>
                    <w:rFonts w:ascii="Cambria Math" w:hAnsi="Cambria Math" w:cs="Times New Roman"/>
                    <w:i/>
                    <w:sz w:val="24"/>
                    <w:szCs w:val="24"/>
                    <w:lang w:val="en-CA"/>
                  </w:rPr>
                </m:ctrlPr>
              </m:fPr>
              <m:num>
                <m:sSup>
                  <m:sSupPr>
                    <m:ctrlPr>
                      <w:rPr>
                        <w:rFonts w:ascii="Cambria Math" w:hAnsi="Cambria Math" w:cs="Times New Roman"/>
                        <w:i/>
                        <w:sz w:val="24"/>
                        <w:szCs w:val="24"/>
                        <w:lang w:val="en-CA"/>
                      </w:rPr>
                    </m:ctrlPr>
                  </m:sSupPr>
                  <m:e>
                    <m:d>
                      <m:dPr>
                        <m:ctrlPr>
                          <w:rPr>
                            <w:rFonts w:ascii="Cambria Math" w:hAnsi="Cambria Math" w:cs="Times New Roman"/>
                            <w:i/>
                            <w:sz w:val="24"/>
                            <w:szCs w:val="24"/>
                            <w:lang w:val="en-CA"/>
                          </w:rPr>
                        </m:ctrlPr>
                      </m:dPr>
                      <m:e>
                        <m:sSub>
                          <m:sSubPr>
                            <m:ctrlPr>
                              <w:rPr>
                                <w:rFonts w:ascii="Cambria Math" w:hAnsi="Cambria Math" w:cs="Times New Roman"/>
                                <w:i/>
                                <w:sz w:val="24"/>
                                <w:szCs w:val="24"/>
                                <w:lang w:val="en-CA"/>
                              </w:rPr>
                            </m:ctrlPr>
                          </m:sSubPr>
                          <m:e>
                            <m:r>
                              <w:rPr>
                                <w:rFonts w:ascii="Cambria Math" w:hAnsi="Cambria Math" w:cs="Times New Roman"/>
                                <w:sz w:val="24"/>
                                <w:szCs w:val="24"/>
                                <w:lang w:val="en-CA"/>
                              </w:rPr>
                              <m:t>r</m:t>
                            </m:r>
                          </m:e>
                          <m:sub>
                            <m:r>
                              <w:rPr>
                                <w:rFonts w:ascii="Cambria Math" w:hAnsi="Cambria Math" w:cs="Times New Roman"/>
                                <w:sz w:val="24"/>
                                <w:szCs w:val="24"/>
                                <w:lang w:val="en-CA"/>
                              </w:rPr>
                              <m:t>i</m:t>
                            </m:r>
                          </m:sub>
                        </m:sSub>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acc>
                              <m:accPr>
                                <m:ctrlPr>
                                  <w:rPr>
                                    <w:rFonts w:ascii="Cambria Math" w:hAnsi="Cambria Math" w:cs="Times New Roman"/>
                                    <w:i/>
                                    <w:sz w:val="24"/>
                                    <w:szCs w:val="24"/>
                                    <w:lang w:val="en-CA"/>
                                  </w:rPr>
                                </m:ctrlPr>
                              </m:accPr>
                              <m:e>
                                <m:r>
                                  <w:rPr>
                                    <w:rFonts w:ascii="Cambria Math" w:hAnsi="Cambria Math" w:cs="Times New Roman"/>
                                    <w:sz w:val="24"/>
                                    <w:szCs w:val="24"/>
                                    <w:lang w:val="en-CA"/>
                                  </w:rPr>
                                  <m:t>r</m:t>
                                </m:r>
                              </m:e>
                            </m:acc>
                          </m:e>
                          <m:sub>
                            <m:r>
                              <w:rPr>
                                <w:rFonts w:ascii="Cambria Math" w:hAnsi="Cambria Math" w:cs="Times New Roman"/>
                                <w:sz w:val="24"/>
                                <w:szCs w:val="24"/>
                                <w:lang w:val="en-CA"/>
                              </w:rPr>
                              <m:t>i</m:t>
                            </m:r>
                          </m:sub>
                        </m:sSub>
                      </m:e>
                    </m:d>
                  </m:e>
                  <m:sup>
                    <m:r>
                      <w:rPr>
                        <w:rFonts w:ascii="Cambria Math" w:hAnsi="Cambria Math" w:cs="Times New Roman"/>
                        <w:sz w:val="24"/>
                        <w:szCs w:val="24"/>
                        <w:lang w:val="en-CA"/>
                      </w:rPr>
                      <m:t>2</m:t>
                    </m:r>
                  </m:sup>
                </m:sSup>
              </m:num>
              <m:den>
                <m:r>
                  <w:rPr>
                    <w:rFonts w:ascii="Cambria Math" w:hAnsi="Cambria Math" w:cs="Times New Roman"/>
                    <w:sz w:val="24"/>
                    <w:szCs w:val="24"/>
                    <w:lang w:val="en-CA"/>
                  </w:rPr>
                  <m:t>2</m:t>
                </m:r>
                <m:sSup>
                  <m:sSupPr>
                    <m:ctrlPr>
                      <w:rPr>
                        <w:rFonts w:ascii="Cambria Math" w:hAnsi="Cambria Math" w:cs="Times New Roman"/>
                        <w:sz w:val="24"/>
                        <w:szCs w:val="24"/>
                        <w:lang w:val="en-CA"/>
                      </w:rPr>
                    </m:ctrlPr>
                  </m:sSupPr>
                  <m:e>
                    <m:sSub>
                      <m:sSubPr>
                        <m:ctrlPr>
                          <w:rPr>
                            <w:rFonts w:ascii="Cambria Math" w:hAnsi="Cambria Math" w:cs="Times New Roman"/>
                            <w:sz w:val="24"/>
                            <w:szCs w:val="24"/>
                            <w:lang w:val="en-CA"/>
                          </w:rPr>
                        </m:ctrlPr>
                      </m:sSubPr>
                      <m:e>
                        <m:r>
                          <w:rPr>
                            <w:rFonts w:ascii="Cambria Math" w:hAnsi="Cambria Math" w:cs="Times New Roman"/>
                            <w:sz w:val="24"/>
                            <w:szCs w:val="24"/>
                            <w:lang w:val="en-CA"/>
                          </w:rPr>
                          <m:t>σ</m:t>
                        </m:r>
                      </m:e>
                      <m:sub>
                        <m:r>
                          <w:rPr>
                            <w:rFonts w:ascii="Cambria Math" w:hAnsi="Cambria Math" w:cs="Times New Roman"/>
                            <w:sz w:val="24"/>
                            <w:szCs w:val="24"/>
                            <w:lang w:val="en-CA"/>
                          </w:rPr>
                          <m:t>i,s</m:t>
                        </m:r>
                      </m:sub>
                    </m:sSub>
                  </m:e>
                  <m:sup>
                    <m:r>
                      <w:rPr>
                        <w:rFonts w:ascii="Cambria Math" w:hAnsi="Cambria Math" w:cs="Times New Roman"/>
                        <w:sz w:val="24"/>
                        <w:szCs w:val="24"/>
                        <w:lang w:val="en-CA"/>
                      </w:rPr>
                      <m:t>2</m:t>
                    </m:r>
                  </m:sup>
                </m:sSup>
              </m:den>
            </m:f>
          </m:e>
        </m:nary>
      </m:oMath>
      <w:r w:rsidR="00184F01" w:rsidRPr="00256DE4">
        <w:rPr>
          <w:rFonts w:ascii="Times New Roman" w:hAnsi="Times New Roman" w:cs="Times New Roman"/>
          <w:sz w:val="24"/>
          <w:szCs w:val="24"/>
          <w:lang w:val="en-CA"/>
        </w:rPr>
        <w:t xml:space="preserve"> </w:t>
      </w:r>
      <w:r w:rsidR="00184F01" w:rsidRPr="00256DE4">
        <w:rPr>
          <w:rFonts w:ascii="Times New Roman" w:hAnsi="Times New Roman" w:cs="Times New Roman"/>
          <w:sz w:val="24"/>
          <w:szCs w:val="24"/>
          <w:lang w:val="en-CA"/>
        </w:rPr>
        <w:tab/>
      </w:r>
      <w:r w:rsidR="00184F01" w:rsidRPr="00256DE4">
        <w:rPr>
          <w:rFonts w:ascii="Times New Roman" w:hAnsi="Times New Roman" w:cs="Times New Roman"/>
          <w:sz w:val="24"/>
          <w:szCs w:val="24"/>
          <w:lang w:val="en-CA"/>
        </w:rPr>
        <w:tab/>
      </w:r>
      <w:r w:rsidR="00184F01" w:rsidRPr="00256DE4">
        <w:rPr>
          <w:rFonts w:ascii="Times New Roman" w:hAnsi="Times New Roman" w:cs="Times New Roman"/>
          <w:sz w:val="24"/>
          <w:szCs w:val="24"/>
          <w:lang w:val="en-CA"/>
        </w:rPr>
        <w:tab/>
      </w:r>
      <w:r w:rsidR="00184F01" w:rsidRPr="00256DE4">
        <w:rPr>
          <w:rFonts w:ascii="Times New Roman" w:hAnsi="Times New Roman" w:cs="Times New Roman"/>
          <w:sz w:val="24"/>
          <w:szCs w:val="24"/>
          <w:lang w:val="en-CA"/>
        </w:rPr>
        <w:tab/>
      </w:r>
      <w:r w:rsidR="00184F01" w:rsidRPr="00256DE4">
        <w:rPr>
          <w:rFonts w:ascii="Times New Roman" w:hAnsi="Times New Roman" w:cs="Times New Roman"/>
          <w:sz w:val="24"/>
          <w:szCs w:val="24"/>
          <w:lang w:val="en-CA"/>
        </w:rPr>
        <w:tab/>
      </w:r>
      <w:r w:rsidR="00184F01" w:rsidRPr="00256DE4">
        <w:rPr>
          <w:rFonts w:ascii="Times New Roman" w:hAnsi="Times New Roman" w:cs="Times New Roman"/>
          <w:sz w:val="24"/>
          <w:szCs w:val="24"/>
          <w:lang w:val="en-CA"/>
        </w:rPr>
        <w:tab/>
      </w:r>
      <w:r w:rsidR="00184F01" w:rsidRPr="00256DE4">
        <w:rPr>
          <w:rFonts w:ascii="Times New Roman" w:hAnsi="Times New Roman" w:cs="Times New Roman"/>
          <w:sz w:val="24"/>
          <w:szCs w:val="24"/>
          <w:lang w:val="en-CA"/>
        </w:rPr>
        <w:tab/>
        <w:t xml:space="preserve"> </w:t>
      </w:r>
      <w:r w:rsidR="0046075B">
        <w:rPr>
          <w:rFonts w:ascii="Times New Roman" w:hAnsi="Times New Roman" w:cs="Times New Roman"/>
          <w:sz w:val="24"/>
          <w:szCs w:val="24"/>
          <w:lang w:val="en-CA"/>
        </w:rPr>
        <w:tab/>
      </w:r>
      <w:r w:rsidR="00184F01" w:rsidRPr="00256DE4">
        <w:rPr>
          <w:rFonts w:ascii="Times New Roman" w:hAnsi="Times New Roman" w:cs="Times New Roman"/>
          <w:sz w:val="24"/>
          <w:szCs w:val="24"/>
          <w:lang w:val="en-CA"/>
        </w:rPr>
        <w:t xml:space="preserve"> (8.</w:t>
      </w:r>
      <w:r w:rsidR="00B65D2B" w:rsidRPr="00256DE4">
        <w:rPr>
          <w:rFonts w:ascii="Times New Roman" w:hAnsi="Times New Roman" w:cs="Times New Roman"/>
          <w:sz w:val="24"/>
          <w:szCs w:val="24"/>
          <w:lang w:val="en-CA"/>
        </w:rPr>
        <w:t>1</w:t>
      </w:r>
      <w:r w:rsidR="00B65D2B">
        <w:rPr>
          <w:rFonts w:ascii="Times New Roman" w:hAnsi="Times New Roman" w:cs="Times New Roman"/>
          <w:sz w:val="24"/>
          <w:szCs w:val="24"/>
          <w:lang w:val="en-CA"/>
        </w:rPr>
        <w:t>4</w:t>
      </w:r>
      <w:r w:rsidR="00184F01" w:rsidRPr="00256DE4">
        <w:rPr>
          <w:rFonts w:ascii="Times New Roman" w:hAnsi="Times New Roman" w:cs="Times New Roman"/>
          <w:sz w:val="24"/>
          <w:szCs w:val="24"/>
          <w:lang w:val="en-CA"/>
        </w:rPr>
        <w:t>)</w:t>
      </w:r>
    </w:p>
    <w:p w14:paraId="294CE9B6" w14:textId="6E563B52" w:rsidR="00184F01" w:rsidRPr="00256DE4" w:rsidRDefault="00184F01" w:rsidP="00184F01">
      <w:pPr>
        <w:rPr>
          <w:rFonts w:ascii="Times New Roman" w:hAnsi="Times New Roman" w:cs="Times New Roman"/>
          <w:sz w:val="24"/>
          <w:szCs w:val="24"/>
          <w:lang w:val="en-CA"/>
        </w:rPr>
      </w:pPr>
      <w:r w:rsidRPr="00256DE4">
        <w:rPr>
          <w:rFonts w:ascii="Times New Roman" w:hAnsi="Times New Roman" w:cs="Times New Roman"/>
          <w:sz w:val="24"/>
          <w:szCs w:val="24"/>
          <w:lang w:val="en-CA"/>
        </w:rPr>
        <w:tab/>
      </w:r>
    </w:p>
    <w:p w14:paraId="7D2EB744" w14:textId="77777777" w:rsidR="000A0401" w:rsidRPr="00256DE4" w:rsidRDefault="000A0401" w:rsidP="00184F01">
      <w:pPr>
        <w:rPr>
          <w:rFonts w:ascii="Times New Roman" w:hAnsi="Times New Roman" w:cs="Times New Roman"/>
          <w:sz w:val="24"/>
          <w:szCs w:val="24"/>
          <w:lang w:val="en-CA"/>
        </w:rPr>
      </w:pPr>
    </w:p>
    <w:p w14:paraId="11DCD897" w14:textId="37E59B57" w:rsidR="003C2378" w:rsidRPr="00256DE4" w:rsidRDefault="0093697A" w:rsidP="00184F01">
      <w:pPr>
        <w:rPr>
          <w:rFonts w:ascii="Times New Roman" w:hAnsi="Times New Roman" w:cs="Times New Roman"/>
          <w:sz w:val="24"/>
          <w:szCs w:val="24"/>
          <w:lang w:val="en-CA"/>
        </w:rPr>
      </w:pPr>
      <w:r w:rsidRPr="00256DE4">
        <w:rPr>
          <w:rFonts w:ascii="Times New Roman" w:hAnsi="Times New Roman" w:cs="Times New Roman"/>
          <w:sz w:val="24"/>
          <w:szCs w:val="24"/>
          <w:lang w:val="en-CA"/>
        </w:rPr>
        <w:t>W</w:t>
      </w:r>
      <w:r w:rsidR="00184F01" w:rsidRPr="00256DE4">
        <w:rPr>
          <w:rFonts w:ascii="Times New Roman" w:hAnsi="Times New Roman" w:cs="Times New Roman"/>
          <w:sz w:val="24"/>
          <w:szCs w:val="24"/>
          <w:lang w:val="en-CA"/>
        </w:rPr>
        <w:t xml:space="preserve">here the operating model estimated logit fraction </w:t>
      </w:r>
      <w:r w:rsidR="003B4B93">
        <w:rPr>
          <w:rFonts w:ascii="Times New Roman" w:hAnsi="Times New Roman" w:cs="Times New Roman"/>
          <w:sz w:val="24"/>
          <w:szCs w:val="24"/>
          <w:lang w:val="en-CA"/>
        </w:rPr>
        <w:t>E</w:t>
      </w:r>
      <w:r w:rsidR="00184F01" w:rsidRPr="00256DE4">
        <w:rPr>
          <w:rFonts w:ascii="Times New Roman" w:hAnsi="Times New Roman" w:cs="Times New Roman"/>
          <w:sz w:val="24"/>
          <w:szCs w:val="24"/>
          <w:lang w:val="en-CA"/>
        </w:rPr>
        <w:t>astern fish</w:t>
      </w:r>
      <w:r w:rsidR="00754082" w:rsidRPr="00256DE4">
        <w:rPr>
          <w:rFonts w:ascii="Times New Roman" w:hAnsi="Times New Roman" w:cs="Times New Roman"/>
          <w:sz w:val="24"/>
          <w:szCs w:val="24"/>
          <w:lang w:val="en-CA"/>
        </w:rPr>
        <w:t xml:space="preserve"> for the </w:t>
      </w:r>
      <w:proofErr w:type="spellStart"/>
      <w:r w:rsidR="00754082" w:rsidRPr="00256DE4">
        <w:rPr>
          <w:rFonts w:ascii="Times New Roman" w:hAnsi="Times New Roman" w:cs="Times New Roman"/>
          <w:i/>
          <w:sz w:val="24"/>
          <w:szCs w:val="24"/>
          <w:lang w:val="en-CA"/>
        </w:rPr>
        <w:t>i</w:t>
      </w:r>
      <w:r w:rsidR="00754082" w:rsidRPr="00256DE4">
        <w:rPr>
          <w:rFonts w:ascii="Times New Roman" w:hAnsi="Times New Roman" w:cs="Times New Roman"/>
          <w:sz w:val="24"/>
          <w:szCs w:val="24"/>
          <w:vertAlign w:val="superscript"/>
          <w:lang w:val="en-CA"/>
        </w:rPr>
        <w:t>th</w:t>
      </w:r>
      <w:proofErr w:type="spellEnd"/>
      <w:r w:rsidR="00754082" w:rsidRPr="00256DE4">
        <w:rPr>
          <w:rFonts w:ascii="Times New Roman" w:hAnsi="Times New Roman" w:cs="Times New Roman"/>
          <w:sz w:val="24"/>
          <w:szCs w:val="24"/>
          <w:lang w:val="en-CA"/>
        </w:rPr>
        <w:t xml:space="preserve"> strata</w:t>
      </w:r>
      <w:r w:rsidR="00754082" w:rsidRPr="00256DE4">
        <w:rPr>
          <w:rFonts w:ascii="Times New Roman" w:hAnsi="Times New Roman" w:cs="Times New Roman"/>
          <w:i/>
          <w:sz w:val="24"/>
          <w:szCs w:val="24"/>
          <w:lang w:val="en-CA"/>
        </w:rPr>
        <w:t>,</w:t>
      </w:r>
      <m:oMath>
        <m:r>
          <w:rPr>
            <w:rFonts w:ascii="Cambria Math" w:hAnsi="Cambria Math" w:cs="Times New Roman"/>
            <w:sz w:val="24"/>
            <w:szCs w:val="24"/>
            <w:lang w:val="en-CA"/>
          </w:rPr>
          <m:t xml:space="preserve"> </m:t>
        </m:r>
        <m:sSub>
          <m:sSubPr>
            <m:ctrlPr>
              <w:rPr>
                <w:rFonts w:ascii="Cambria Math" w:hAnsi="Cambria Math" w:cs="Times New Roman"/>
                <w:i/>
                <w:sz w:val="24"/>
                <w:szCs w:val="24"/>
                <w:lang w:val="en-CA"/>
              </w:rPr>
            </m:ctrlPr>
          </m:sSubPr>
          <m:e>
            <m:acc>
              <m:accPr>
                <m:ctrlPr>
                  <w:rPr>
                    <w:rFonts w:ascii="Cambria Math" w:hAnsi="Cambria Math" w:cs="Times New Roman"/>
                    <w:i/>
                    <w:sz w:val="24"/>
                    <w:szCs w:val="24"/>
                    <w:lang w:val="en-CA"/>
                  </w:rPr>
                </m:ctrlPr>
              </m:accPr>
              <m:e>
                <m:r>
                  <w:rPr>
                    <w:rFonts w:ascii="Cambria Math" w:hAnsi="Cambria Math" w:cs="Times New Roman"/>
                    <w:sz w:val="24"/>
                    <w:szCs w:val="24"/>
                    <w:lang w:val="en-CA"/>
                  </w:rPr>
                  <m:t>r</m:t>
                </m:r>
              </m:e>
            </m:acc>
          </m:e>
          <m:sub>
            <m:r>
              <w:rPr>
                <w:rFonts w:ascii="Cambria Math" w:hAnsi="Cambria Math" w:cs="Times New Roman"/>
                <w:sz w:val="24"/>
                <w:szCs w:val="24"/>
                <w:lang w:val="en-CA"/>
              </w:rPr>
              <m:t>i</m:t>
            </m:r>
          </m:sub>
        </m:sSub>
      </m:oMath>
      <w:r w:rsidR="00184F01" w:rsidRPr="00256DE4">
        <w:rPr>
          <w:rFonts w:ascii="Times New Roman" w:hAnsi="Times New Roman" w:cs="Times New Roman"/>
          <w:sz w:val="24"/>
          <w:szCs w:val="24"/>
          <w:lang w:val="en-CA"/>
        </w:rPr>
        <w:t xml:space="preserve"> is calculated from the operating model predicted ratio of </w:t>
      </w:r>
      <w:r w:rsidR="003B4B93">
        <w:rPr>
          <w:rFonts w:ascii="Times New Roman" w:hAnsi="Times New Roman" w:cs="Times New Roman"/>
          <w:sz w:val="24"/>
          <w:szCs w:val="24"/>
          <w:lang w:val="en-CA"/>
        </w:rPr>
        <w:t>E</w:t>
      </w:r>
      <w:r w:rsidR="00184F01" w:rsidRPr="00256DE4">
        <w:rPr>
          <w:rFonts w:ascii="Times New Roman" w:hAnsi="Times New Roman" w:cs="Times New Roman"/>
          <w:sz w:val="24"/>
          <w:szCs w:val="24"/>
          <w:lang w:val="en-CA"/>
        </w:rPr>
        <w:t xml:space="preserve">astern fish in the catch </w:t>
      </w:r>
      <m:oMath>
        <m:sSub>
          <m:sSubPr>
            <m:ctrlPr>
              <w:rPr>
                <w:rFonts w:ascii="Cambria Math" w:hAnsi="Cambria Math" w:cs="Times New Roman"/>
                <w:i/>
                <w:sz w:val="24"/>
                <w:szCs w:val="24"/>
                <w:lang w:val="en-CA"/>
              </w:rPr>
            </m:ctrlPr>
          </m:sSubPr>
          <m:e>
            <m:acc>
              <m:accPr>
                <m:ctrlPr>
                  <w:rPr>
                    <w:rFonts w:ascii="Cambria Math" w:hAnsi="Cambria Math" w:cs="Times New Roman"/>
                    <w:i/>
                    <w:sz w:val="24"/>
                    <w:szCs w:val="24"/>
                    <w:lang w:val="en-CA"/>
                  </w:rPr>
                </m:ctrlPr>
              </m:accPr>
              <m:e>
                <m:r>
                  <w:rPr>
                    <w:rFonts w:ascii="Cambria Math" w:hAnsi="Cambria Math" w:cs="Times New Roman"/>
                    <w:sz w:val="24"/>
                    <w:szCs w:val="24"/>
                    <w:lang w:val="en-CA"/>
                  </w:rPr>
                  <m:t>R</m:t>
                </m:r>
              </m:e>
            </m:acc>
          </m:e>
          <m:sub>
            <m:r>
              <w:rPr>
                <w:rFonts w:ascii="Cambria Math" w:hAnsi="Cambria Math" w:cs="Times New Roman"/>
                <w:sz w:val="24"/>
                <w:szCs w:val="24"/>
                <w:lang w:val="en-CA"/>
              </w:rPr>
              <m:t>i</m:t>
            </m:r>
          </m:sub>
        </m:sSub>
      </m:oMath>
      <w:r>
        <w:rPr>
          <w:rFonts w:ascii="Times New Roman" w:hAnsi="Times New Roman" w:cs="Times New Roman"/>
          <w:sz w:val="24"/>
          <w:szCs w:val="24"/>
          <w:lang w:val="en-CA"/>
        </w:rPr>
        <w:t xml:space="preserve"> (see equation (8.7))</w:t>
      </w:r>
      <w:r w:rsidR="00184F01" w:rsidRPr="00256DE4">
        <w:rPr>
          <w:rFonts w:ascii="Times New Roman" w:hAnsi="Times New Roman" w:cs="Times New Roman"/>
          <w:sz w:val="24"/>
          <w:szCs w:val="24"/>
          <w:lang w:val="en-CA"/>
        </w:rPr>
        <w:t xml:space="preserve">:  </w:t>
      </w:r>
    </w:p>
    <w:p w14:paraId="06AEBD51" w14:textId="2D14CBD8" w:rsidR="00184F01" w:rsidRPr="00256DE4" w:rsidRDefault="006E5632" w:rsidP="00184F01">
      <w:pPr>
        <w:rPr>
          <w:rFonts w:ascii="Times New Roman" w:hAnsi="Times New Roman" w:cs="Times New Roman"/>
          <w:sz w:val="24"/>
          <w:szCs w:val="24"/>
          <w:lang w:val="en-CA"/>
        </w:rPr>
      </w:pPr>
      <m:oMath>
        <m:sSub>
          <m:sSubPr>
            <m:ctrlPr>
              <w:rPr>
                <w:rFonts w:ascii="Cambria Math" w:hAnsi="Cambria Math" w:cs="Times New Roman"/>
                <w:i/>
                <w:sz w:val="24"/>
                <w:szCs w:val="24"/>
                <w:lang w:val="en-CA"/>
              </w:rPr>
            </m:ctrlPr>
          </m:sSubPr>
          <m:e>
            <m:acc>
              <m:accPr>
                <m:ctrlPr>
                  <w:rPr>
                    <w:rFonts w:ascii="Cambria Math" w:hAnsi="Cambria Math" w:cs="Times New Roman"/>
                    <w:i/>
                    <w:sz w:val="24"/>
                    <w:szCs w:val="24"/>
                    <w:lang w:val="en-CA"/>
                  </w:rPr>
                </m:ctrlPr>
              </m:accPr>
              <m:e>
                <m:r>
                  <w:rPr>
                    <w:rFonts w:ascii="Cambria Math" w:hAnsi="Cambria Math" w:cs="Times New Roman"/>
                    <w:sz w:val="24"/>
                    <w:szCs w:val="24"/>
                    <w:lang w:val="en-CA"/>
                  </w:rPr>
                  <m:t>r</m:t>
                </m:r>
              </m:e>
            </m:acc>
          </m:e>
          <m:sub>
            <m:r>
              <w:rPr>
                <w:rFonts w:ascii="Cambria Math" w:hAnsi="Cambria Math" w:cs="Times New Roman"/>
                <w:sz w:val="24"/>
                <w:szCs w:val="24"/>
                <w:lang w:val="en-CA"/>
              </w:rPr>
              <m:t>i</m:t>
            </m:r>
          </m:sub>
        </m:sSub>
        <m:r>
          <w:rPr>
            <w:rFonts w:ascii="Cambria Math" w:hAnsi="Cambria Math" w:cs="Times New Roman"/>
            <w:sz w:val="24"/>
            <w:szCs w:val="24"/>
            <w:lang w:val="en-CA"/>
          </w:rPr>
          <m:t>=ln</m:t>
        </m:r>
        <m:d>
          <m:dPr>
            <m:ctrlPr>
              <w:rPr>
                <w:rFonts w:ascii="Cambria Math" w:hAnsi="Cambria Math" w:cs="Times New Roman"/>
                <w:i/>
                <w:sz w:val="24"/>
                <w:szCs w:val="24"/>
                <w:lang w:val="en-CA"/>
              </w:rPr>
            </m:ctrlPr>
          </m:dPr>
          <m:e>
            <m:f>
              <m:fPr>
                <m:type m:val="lin"/>
                <m:ctrlPr>
                  <w:rPr>
                    <w:rFonts w:ascii="Cambria Math" w:hAnsi="Cambria Math" w:cs="Times New Roman"/>
                    <w:i/>
                    <w:sz w:val="24"/>
                    <w:szCs w:val="24"/>
                    <w:lang w:val="en-CA"/>
                  </w:rPr>
                </m:ctrlPr>
              </m:fPr>
              <m:num>
                <m:sSub>
                  <m:sSubPr>
                    <m:ctrlPr>
                      <w:rPr>
                        <w:rFonts w:ascii="Cambria Math" w:hAnsi="Cambria Math" w:cs="Times New Roman"/>
                        <w:i/>
                        <w:sz w:val="24"/>
                        <w:szCs w:val="24"/>
                        <w:lang w:val="en-CA"/>
                      </w:rPr>
                    </m:ctrlPr>
                  </m:sSubPr>
                  <m:e>
                    <m:acc>
                      <m:accPr>
                        <m:ctrlPr>
                          <w:rPr>
                            <w:rFonts w:ascii="Cambria Math" w:hAnsi="Cambria Math" w:cs="Times New Roman"/>
                            <w:i/>
                            <w:sz w:val="24"/>
                            <w:szCs w:val="24"/>
                            <w:lang w:val="en-CA"/>
                          </w:rPr>
                        </m:ctrlPr>
                      </m:accPr>
                      <m:e>
                        <m:r>
                          <w:rPr>
                            <w:rFonts w:ascii="Cambria Math" w:hAnsi="Cambria Math" w:cs="Times New Roman"/>
                            <w:sz w:val="24"/>
                            <w:szCs w:val="24"/>
                            <w:lang w:val="en-CA"/>
                          </w:rPr>
                          <m:t>R</m:t>
                        </m:r>
                      </m:e>
                    </m:acc>
                  </m:e>
                  <m:sub>
                    <m:r>
                      <w:rPr>
                        <w:rFonts w:ascii="Cambria Math" w:hAnsi="Cambria Math" w:cs="Times New Roman"/>
                        <w:sz w:val="24"/>
                        <w:szCs w:val="24"/>
                        <w:lang w:val="en-CA"/>
                      </w:rPr>
                      <m:t>i</m:t>
                    </m:r>
                  </m:sub>
                </m:sSub>
              </m:num>
              <m:den>
                <m:d>
                  <m:dPr>
                    <m:ctrlPr>
                      <w:rPr>
                        <w:rFonts w:ascii="Cambria Math" w:hAnsi="Cambria Math" w:cs="Times New Roman"/>
                        <w:i/>
                        <w:sz w:val="24"/>
                        <w:szCs w:val="24"/>
                        <w:lang w:val="en-CA"/>
                      </w:rPr>
                    </m:ctrlPr>
                  </m:dPr>
                  <m:e>
                    <m:r>
                      <w:rPr>
                        <w:rFonts w:ascii="Cambria Math" w:hAnsi="Cambria Math" w:cs="Times New Roman"/>
                        <w:sz w:val="24"/>
                        <w:szCs w:val="24"/>
                        <w:lang w:val="en-CA"/>
                      </w:rPr>
                      <m:t>1-</m:t>
                    </m:r>
                    <m:sSub>
                      <m:sSubPr>
                        <m:ctrlPr>
                          <w:rPr>
                            <w:rFonts w:ascii="Cambria Math" w:hAnsi="Cambria Math" w:cs="Times New Roman"/>
                            <w:i/>
                            <w:sz w:val="24"/>
                            <w:szCs w:val="24"/>
                            <w:lang w:val="en-CA"/>
                          </w:rPr>
                        </m:ctrlPr>
                      </m:sSubPr>
                      <m:e>
                        <m:acc>
                          <m:accPr>
                            <m:ctrlPr>
                              <w:rPr>
                                <w:rFonts w:ascii="Cambria Math" w:hAnsi="Cambria Math" w:cs="Times New Roman"/>
                                <w:i/>
                                <w:sz w:val="24"/>
                                <w:szCs w:val="24"/>
                                <w:lang w:val="en-CA"/>
                              </w:rPr>
                            </m:ctrlPr>
                          </m:accPr>
                          <m:e>
                            <m:r>
                              <w:rPr>
                                <w:rFonts w:ascii="Cambria Math" w:hAnsi="Cambria Math" w:cs="Times New Roman"/>
                                <w:sz w:val="24"/>
                                <w:szCs w:val="24"/>
                                <w:lang w:val="en-CA"/>
                              </w:rPr>
                              <m:t>R</m:t>
                            </m:r>
                          </m:e>
                        </m:acc>
                      </m:e>
                      <m:sub>
                        <m:r>
                          <w:rPr>
                            <w:rFonts w:ascii="Cambria Math" w:hAnsi="Cambria Math" w:cs="Times New Roman"/>
                            <w:sz w:val="24"/>
                            <w:szCs w:val="24"/>
                            <w:lang w:val="en-CA"/>
                          </w:rPr>
                          <m:t>i</m:t>
                        </m:r>
                      </m:sub>
                    </m:sSub>
                  </m:e>
                </m:d>
              </m:den>
            </m:f>
          </m:e>
        </m:d>
      </m:oMath>
      <w:r w:rsidR="00184F01" w:rsidRPr="00256DE4">
        <w:rPr>
          <w:rFonts w:ascii="Times New Roman" w:hAnsi="Times New Roman" w:cs="Times New Roman"/>
          <w:sz w:val="24"/>
          <w:szCs w:val="24"/>
          <w:lang w:val="en-CA"/>
        </w:rPr>
        <w:t xml:space="preserve">. </w:t>
      </w:r>
    </w:p>
    <w:p w14:paraId="45424FF3" w14:textId="24013FB4" w:rsidR="0093697A" w:rsidRDefault="0093697A" w:rsidP="0071142B">
      <w:pPr>
        <w:jc w:val="both"/>
        <w:rPr>
          <w:rFonts w:ascii="Times New Roman" w:hAnsi="Times New Roman" w:cs="Times New Roman"/>
          <w:sz w:val="24"/>
          <w:szCs w:val="24"/>
          <w:lang w:val="en-CA"/>
        </w:rPr>
      </w:pPr>
    </w:p>
    <w:p w14:paraId="5EF5A1B3" w14:textId="10A2241F" w:rsidR="0093697A" w:rsidRPr="00256DE4" w:rsidRDefault="0093697A" w:rsidP="0071142B">
      <w:pPr>
        <w:jc w:val="both"/>
        <w:rPr>
          <w:rFonts w:ascii="Times New Roman" w:hAnsi="Times New Roman" w:cs="Times New Roman"/>
          <w:sz w:val="24"/>
          <w:szCs w:val="24"/>
          <w:lang w:val="en-CA"/>
        </w:rPr>
      </w:pPr>
      <w:r>
        <w:rPr>
          <w:rFonts w:ascii="Times New Roman" w:hAnsi="Times New Roman" w:cs="Times New Roman"/>
          <w:sz w:val="24"/>
          <w:szCs w:val="24"/>
          <w:lang w:val="en-CA"/>
        </w:rPr>
        <w:t xml:space="preserve">For OMs in which </w:t>
      </w:r>
      <w:r w:rsidRPr="008B446F">
        <w:rPr>
          <w:rFonts w:ascii="Times New Roman" w:hAnsi="Times New Roman" w:cs="Times New Roman"/>
          <w:i/>
          <w:iCs/>
          <w:sz w:val="24"/>
          <w:szCs w:val="24"/>
          <w:lang w:val="en-CA"/>
        </w:rPr>
        <w:t>R</w:t>
      </w:r>
      <w:r w:rsidRPr="008B446F">
        <w:rPr>
          <w:rFonts w:ascii="Times New Roman" w:hAnsi="Times New Roman" w:cs="Times New Roman"/>
          <w:i/>
          <w:iCs/>
          <w:sz w:val="24"/>
          <w:szCs w:val="24"/>
          <w:vertAlign w:val="subscript"/>
          <w:lang w:val="en-CA"/>
        </w:rPr>
        <w:t>0</w:t>
      </w:r>
      <w:r>
        <w:rPr>
          <w:rFonts w:ascii="Times New Roman" w:hAnsi="Times New Roman" w:cs="Times New Roman"/>
          <w:sz w:val="24"/>
          <w:szCs w:val="24"/>
          <w:lang w:val="en-CA"/>
        </w:rPr>
        <w:t xml:space="preserve"> changes in some past year, the following prior distribution is used for the extent of the change (see Table 8.4):</w:t>
      </w:r>
    </w:p>
    <w:p w14:paraId="187F7CC8" w14:textId="4D32AA6B" w:rsidR="00670B29" w:rsidRPr="00256DE4" w:rsidRDefault="00670B29" w:rsidP="0071142B">
      <w:pPr>
        <w:jc w:val="both"/>
        <w:rPr>
          <w:rFonts w:ascii="Times New Roman" w:hAnsi="Times New Roman" w:cs="Times New Roman"/>
          <w:sz w:val="24"/>
          <w:szCs w:val="24"/>
          <w:lang w:val="en-CA"/>
        </w:rPr>
      </w:pPr>
    </w:p>
    <w:p w14:paraId="1D240E6F" w14:textId="45AB1B13" w:rsidR="00670B29" w:rsidRPr="00256DE4" w:rsidRDefault="006E5632" w:rsidP="0071142B">
      <w:pPr>
        <w:jc w:val="both"/>
        <w:rPr>
          <w:rFonts w:ascii="Times New Roman" w:hAnsi="Times New Roman" w:cs="Times New Roman"/>
          <w:sz w:val="24"/>
          <w:szCs w:val="24"/>
          <w:lang w:val="en-CA"/>
        </w:rPr>
      </w:pPr>
      <m:oMath>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y</m:t>
            </m:r>
          </m:sub>
          <m:sup/>
          <m:e>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m</m:t>
                </m:r>
              </m:sub>
              <m:sup/>
              <m:e>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r</m:t>
                    </m:r>
                  </m:sub>
                  <m:sup/>
                  <m:e>
                    <m:nary>
                      <m:naryPr>
                        <m:chr m:val="∑"/>
                        <m:limLoc m:val="subSup"/>
                        <m:supHide m:val="1"/>
                        <m:ctrlPr>
                          <w:rPr>
                            <w:rFonts w:ascii="Cambria Math" w:hAnsi="Cambria Math" w:cs="Times New Roman"/>
                            <w:sz w:val="24"/>
                            <w:szCs w:val="24"/>
                            <w:lang w:val="en-CA"/>
                          </w:rPr>
                        </m:ctrlPr>
                      </m:naryPr>
                      <m:sub>
                        <m:r>
                          <w:rPr>
                            <w:rFonts w:ascii="Cambria Math" w:hAnsi="Cambria Math" w:cs="Times New Roman"/>
                            <w:sz w:val="24"/>
                            <w:szCs w:val="24"/>
                            <w:lang w:val="en-CA"/>
                          </w:rPr>
                          <m:t>f</m:t>
                        </m:r>
                      </m:sub>
                      <m:sup/>
                      <m:e>
                        <m:r>
                          <w:rPr>
                            <w:rFonts w:ascii="Cambria Math" w:hAnsi="Cambria Math" w:cs="Times New Roman"/>
                            <w:sz w:val="24"/>
                            <w:szCs w:val="24"/>
                            <w:lang w:val="en-CA"/>
                          </w:rPr>
                          <m:t>ln</m:t>
                        </m:r>
                        <m:d>
                          <m:dPr>
                            <m:ctrlPr>
                              <w:rPr>
                                <w:rFonts w:ascii="Cambria Math" w:hAnsi="Cambria Math" w:cs="Times New Roman"/>
                                <w:sz w:val="24"/>
                                <w:szCs w:val="24"/>
                                <w:lang w:val="en-CA"/>
                              </w:rPr>
                            </m:ctrlPr>
                          </m:dPr>
                          <m:e>
                            <m:sSub>
                              <m:sSubPr>
                                <m:ctrlPr>
                                  <w:rPr>
                                    <w:rFonts w:ascii="Cambria Math" w:hAnsi="Cambria Math" w:cs="Times New Roman"/>
                                    <w:sz w:val="24"/>
                                    <w:szCs w:val="24"/>
                                    <w:lang w:val="en-CA"/>
                                  </w:rPr>
                                </m:ctrlPr>
                              </m:sSubPr>
                              <m:e>
                                <m:r>
                                  <w:rPr>
                                    <w:rFonts w:ascii="Cambria Math" w:hAnsi="Cambria Math" w:cs="Times New Roman"/>
                                    <w:sz w:val="24"/>
                                    <w:szCs w:val="24"/>
                                    <w:lang w:val="en-CA"/>
                                  </w:rPr>
                                  <m:t>σ</m:t>
                                </m:r>
                              </m:e>
                              <m:sub>
                                <m:r>
                                  <w:rPr>
                                    <w:rFonts w:ascii="Cambria Math" w:hAnsi="Cambria Math" w:cs="Times New Roman"/>
                                    <w:sz w:val="24"/>
                                    <w:szCs w:val="24"/>
                                    <w:lang w:val="en-CA"/>
                                  </w:rPr>
                                  <m:t>R0dif</m:t>
                                </m:r>
                              </m:sub>
                            </m:sSub>
                          </m:e>
                        </m:d>
                        <m:r>
                          <w:rPr>
                            <w:rFonts w:ascii="Cambria Math" w:hAnsi="Cambria Math" w:cs="Times New Roman"/>
                            <w:sz w:val="24"/>
                            <w:szCs w:val="24"/>
                            <w:lang w:val="en-CA"/>
                          </w:rPr>
                          <m:t>+</m:t>
                        </m:r>
                        <m:f>
                          <m:fPr>
                            <m:ctrlPr>
                              <w:rPr>
                                <w:rFonts w:ascii="Cambria Math" w:hAnsi="Cambria Math" w:cs="Times New Roman"/>
                                <w:sz w:val="24"/>
                                <w:szCs w:val="24"/>
                                <w:lang w:val="en-CA"/>
                              </w:rPr>
                            </m:ctrlPr>
                          </m:fPr>
                          <m:num>
                            <m:sSup>
                              <m:sSupPr>
                                <m:ctrlPr>
                                  <w:rPr>
                                    <w:rFonts w:ascii="Cambria Math" w:hAnsi="Cambria Math" w:cs="Times New Roman"/>
                                    <w:sz w:val="24"/>
                                    <w:szCs w:val="24"/>
                                    <w:lang w:val="en-CA"/>
                                  </w:rPr>
                                </m:ctrlPr>
                              </m:sSupPr>
                              <m:e>
                                <m:d>
                                  <m:dPr>
                                    <m:ctrlPr>
                                      <w:rPr>
                                        <w:rFonts w:ascii="Cambria Math" w:hAnsi="Cambria Math" w:cs="Times New Roman"/>
                                        <w:sz w:val="24"/>
                                        <w:szCs w:val="24"/>
                                        <w:lang w:val="en-CA"/>
                                      </w:rPr>
                                    </m:ctrlPr>
                                  </m:dPr>
                                  <m:e>
                                    <m:r>
                                      <m:rPr>
                                        <m:sty m:val="p"/>
                                      </m:rPr>
                                      <w:rPr>
                                        <w:rFonts w:ascii="Cambria Math" w:hAnsi="Cambria Math" w:cs="Times New Roman"/>
                                        <w:sz w:val="24"/>
                                        <w:szCs w:val="24"/>
                                        <w:lang w:val="en-CA"/>
                                      </w:rPr>
                                      <m:t>ln</m:t>
                                    </m:r>
                                    <m:d>
                                      <m:dPr>
                                        <m:ctrlPr>
                                          <w:rPr>
                                            <w:rFonts w:ascii="Cambria Math" w:hAnsi="Cambria Math" w:cs="Times New Roman"/>
                                            <w:i/>
                                            <w:sz w:val="24"/>
                                            <w:szCs w:val="24"/>
                                            <w:lang w:val="en-CA"/>
                                          </w:rPr>
                                        </m:ctrlPr>
                                      </m:dPr>
                                      <m:e>
                                        <m:sSub>
                                          <m:sSubPr>
                                            <m:ctrlPr>
                                              <w:rPr>
                                                <w:rFonts w:ascii="Cambria Math" w:hAnsi="Cambria Math" w:cs="Times New Roman"/>
                                                <w:i/>
                                                <w:sz w:val="24"/>
                                                <w:szCs w:val="24"/>
                                                <w:lang w:val="en-CA"/>
                                              </w:rPr>
                                            </m:ctrlPr>
                                          </m:sSubPr>
                                          <m:e>
                                            <m:r>
                                              <w:rPr>
                                                <w:rFonts w:ascii="Cambria Math" w:hAnsi="Cambria Math" w:cs="Times New Roman"/>
                                                <w:sz w:val="24"/>
                                                <w:szCs w:val="24"/>
                                                <w:lang w:val="en-CA"/>
                                              </w:rPr>
                                              <m:t>R</m:t>
                                            </m:r>
                                          </m:e>
                                          <m:sub>
                                            <m:r>
                                              <w:rPr>
                                                <w:rFonts w:ascii="Cambria Math" w:hAnsi="Cambria Math" w:cs="Times New Roman"/>
                                                <w:sz w:val="24"/>
                                                <w:szCs w:val="24"/>
                                                <w:lang w:val="en-CA"/>
                                              </w:rPr>
                                              <m:t>0,1</m:t>
                                            </m:r>
                                          </m:sub>
                                        </m:sSub>
                                      </m:e>
                                    </m:d>
                                    <m:r>
                                      <m:rPr>
                                        <m:sty m:val="p"/>
                                      </m:rPr>
                                      <w:rPr>
                                        <w:rFonts w:ascii="Cambria Math" w:hAnsi="Cambria Math" w:cs="Times New Roman"/>
                                        <w:sz w:val="24"/>
                                        <w:szCs w:val="24"/>
                                        <w:lang w:val="en-CA"/>
                                      </w:rPr>
                                      <m:t>-ln</m:t>
                                    </m:r>
                                    <m:d>
                                      <m:dPr>
                                        <m:ctrlPr>
                                          <w:rPr>
                                            <w:rFonts w:ascii="Cambria Math" w:hAnsi="Cambria Math" w:cs="Times New Roman"/>
                                            <w:sz w:val="24"/>
                                            <w:szCs w:val="24"/>
                                            <w:lang w:val="en-CA"/>
                                          </w:rPr>
                                        </m:ctrlPr>
                                      </m:dPr>
                                      <m:e>
                                        <m:sSub>
                                          <m:sSubPr>
                                            <m:ctrlPr>
                                              <w:rPr>
                                                <w:rFonts w:ascii="Cambria Math" w:hAnsi="Cambria Math" w:cs="Times New Roman"/>
                                                <w:sz w:val="24"/>
                                                <w:szCs w:val="24"/>
                                                <w:lang w:val="en-CA"/>
                                              </w:rPr>
                                            </m:ctrlPr>
                                          </m:sSubPr>
                                          <m:e>
                                            <m:r>
                                              <m:rPr>
                                                <m:sty m:val="p"/>
                                              </m:rPr>
                                              <w:rPr>
                                                <w:rFonts w:ascii="Cambria Math" w:hAnsi="Cambria Math" w:cs="Times New Roman"/>
                                                <w:sz w:val="24"/>
                                                <w:szCs w:val="24"/>
                                                <w:lang w:val="en-CA"/>
                                              </w:rPr>
                                              <m:t>R</m:t>
                                            </m:r>
                                          </m:e>
                                          <m:sub>
                                            <m:r>
                                              <w:rPr>
                                                <w:rFonts w:ascii="Cambria Math" w:hAnsi="Cambria Math" w:cs="Times New Roman"/>
                                                <w:sz w:val="24"/>
                                                <w:szCs w:val="24"/>
                                                <w:lang w:val="en-CA"/>
                                              </w:rPr>
                                              <m:t>0,2</m:t>
                                            </m:r>
                                          </m:sub>
                                        </m:sSub>
                                      </m:e>
                                    </m:d>
                                  </m:e>
                                </m:d>
                              </m:e>
                              <m:sup>
                                <m:r>
                                  <m:rPr>
                                    <m:sty m:val="p"/>
                                  </m:rPr>
                                  <w:rPr>
                                    <w:rFonts w:ascii="Cambria Math" w:hAnsi="Cambria Math" w:cs="Times New Roman"/>
                                    <w:sz w:val="24"/>
                                    <w:szCs w:val="24"/>
                                    <w:lang w:val="en-CA"/>
                                  </w:rPr>
                                  <m:t>2</m:t>
                                </m:r>
                              </m:sup>
                            </m:sSup>
                          </m:num>
                          <m:den>
                            <m:r>
                              <m:rPr>
                                <m:sty m:val="p"/>
                              </m:rPr>
                              <w:rPr>
                                <w:rFonts w:ascii="Cambria Math" w:hAnsi="Cambria Math" w:cs="Times New Roman"/>
                                <w:sz w:val="24"/>
                                <w:szCs w:val="24"/>
                                <w:lang w:val="en-CA"/>
                              </w:rPr>
                              <m:t>2∙</m:t>
                            </m:r>
                            <m:sSubSup>
                              <m:sSubSupPr>
                                <m:ctrlPr>
                                  <w:rPr>
                                    <w:rFonts w:ascii="Cambria Math" w:hAnsi="Cambria Math" w:cs="Times New Roman"/>
                                    <w:sz w:val="24"/>
                                    <w:szCs w:val="24"/>
                                    <w:lang w:val="en-CA"/>
                                  </w:rPr>
                                </m:ctrlPr>
                              </m:sSubSupPr>
                              <m:e>
                                <m:r>
                                  <w:rPr>
                                    <w:rFonts w:ascii="Cambria Math" w:hAnsi="Cambria Math" w:cs="Times New Roman"/>
                                    <w:sz w:val="24"/>
                                    <w:szCs w:val="24"/>
                                    <w:lang w:val="en-CA"/>
                                  </w:rPr>
                                  <m:t>σ</m:t>
                                </m:r>
                              </m:e>
                              <m:sub>
                                <m:r>
                                  <w:rPr>
                                    <w:rFonts w:ascii="Cambria Math" w:hAnsi="Cambria Math" w:cs="Times New Roman"/>
                                    <w:sz w:val="24"/>
                                    <w:szCs w:val="24"/>
                                    <w:lang w:val="en-CA"/>
                                  </w:rPr>
                                  <m:t>R0dif</m:t>
                                </m:r>
                              </m:sub>
                              <m:sup>
                                <m:r>
                                  <m:rPr>
                                    <m:sty m:val="p"/>
                                  </m:rPr>
                                  <w:rPr>
                                    <w:rFonts w:ascii="Cambria Math" w:hAnsi="Cambria Math" w:cs="Times New Roman"/>
                                    <w:sz w:val="24"/>
                                    <w:szCs w:val="24"/>
                                    <w:lang w:val="en-CA"/>
                                  </w:rPr>
                                  <m:t>2</m:t>
                                </m:r>
                              </m:sup>
                            </m:sSubSup>
                          </m:den>
                        </m:f>
                      </m:e>
                    </m:nary>
                  </m:e>
                </m:nary>
              </m:e>
            </m:nary>
          </m:e>
        </m:nary>
      </m:oMath>
      <w:r w:rsidR="00670B29" w:rsidRPr="00256DE4">
        <w:rPr>
          <w:rFonts w:ascii="Times New Roman" w:hAnsi="Times New Roman" w:cs="Times New Roman"/>
          <w:sz w:val="24"/>
          <w:szCs w:val="24"/>
          <w:lang w:val="en-CA"/>
        </w:rPr>
        <w:tab/>
      </w:r>
      <w:r w:rsidR="00670B29" w:rsidRPr="00256DE4">
        <w:rPr>
          <w:rFonts w:ascii="Times New Roman" w:hAnsi="Times New Roman" w:cs="Times New Roman"/>
          <w:sz w:val="24"/>
          <w:szCs w:val="24"/>
          <w:lang w:val="en-CA"/>
        </w:rPr>
        <w:tab/>
      </w:r>
      <w:r w:rsidR="00670B29" w:rsidRPr="00256DE4">
        <w:rPr>
          <w:rFonts w:ascii="Times New Roman" w:hAnsi="Times New Roman" w:cs="Times New Roman"/>
          <w:sz w:val="24"/>
          <w:szCs w:val="24"/>
          <w:lang w:val="en-CA"/>
        </w:rPr>
        <w:tab/>
      </w:r>
      <w:r w:rsidR="00670B29" w:rsidRPr="00256DE4">
        <w:rPr>
          <w:rFonts w:ascii="Times New Roman" w:hAnsi="Times New Roman" w:cs="Times New Roman"/>
          <w:sz w:val="24"/>
          <w:szCs w:val="24"/>
          <w:lang w:val="en-CA"/>
        </w:rPr>
        <w:tab/>
      </w:r>
      <w:r w:rsidR="00670B29" w:rsidRPr="00256DE4">
        <w:rPr>
          <w:rFonts w:ascii="Times New Roman" w:hAnsi="Times New Roman" w:cs="Times New Roman"/>
          <w:sz w:val="24"/>
          <w:szCs w:val="24"/>
          <w:lang w:val="en-CA"/>
        </w:rPr>
        <w:tab/>
      </w:r>
      <w:r w:rsidR="004A3481" w:rsidRPr="00256DE4">
        <w:rPr>
          <w:rFonts w:ascii="Times New Roman" w:hAnsi="Times New Roman" w:cs="Times New Roman"/>
          <w:sz w:val="24"/>
          <w:szCs w:val="24"/>
          <w:lang w:val="en-CA"/>
        </w:rPr>
        <w:tab/>
      </w:r>
      <w:r w:rsidR="0046075B">
        <w:rPr>
          <w:rFonts w:ascii="Times New Roman" w:hAnsi="Times New Roman" w:cs="Times New Roman"/>
          <w:sz w:val="24"/>
          <w:szCs w:val="24"/>
          <w:lang w:val="en-CA"/>
        </w:rPr>
        <w:tab/>
      </w:r>
      <w:r w:rsidR="00670B29" w:rsidRPr="00256DE4">
        <w:rPr>
          <w:rFonts w:ascii="Times New Roman" w:hAnsi="Times New Roman" w:cs="Times New Roman"/>
          <w:sz w:val="24"/>
          <w:szCs w:val="24"/>
          <w:lang w:val="en-CA"/>
        </w:rPr>
        <w:t>(8.</w:t>
      </w:r>
      <w:r w:rsidR="00B65D2B" w:rsidRPr="00256DE4">
        <w:rPr>
          <w:rFonts w:ascii="Times New Roman" w:hAnsi="Times New Roman" w:cs="Times New Roman"/>
          <w:sz w:val="24"/>
          <w:szCs w:val="24"/>
          <w:lang w:val="en-CA"/>
        </w:rPr>
        <w:t>1</w:t>
      </w:r>
      <w:r w:rsidR="00B65D2B">
        <w:rPr>
          <w:rFonts w:ascii="Times New Roman" w:hAnsi="Times New Roman" w:cs="Times New Roman"/>
          <w:sz w:val="24"/>
          <w:szCs w:val="24"/>
          <w:lang w:val="en-CA"/>
        </w:rPr>
        <w:t>5</w:t>
      </w:r>
      <w:r w:rsidR="00670B29" w:rsidRPr="00256DE4">
        <w:rPr>
          <w:rFonts w:ascii="Times New Roman" w:hAnsi="Times New Roman" w:cs="Times New Roman"/>
          <w:sz w:val="24"/>
          <w:szCs w:val="24"/>
          <w:lang w:val="en-CA"/>
        </w:rPr>
        <w:t>)</w:t>
      </w:r>
    </w:p>
    <w:p w14:paraId="10065B2C" w14:textId="2A80BDEE" w:rsidR="00670B29" w:rsidRPr="00256DE4" w:rsidRDefault="00670B29" w:rsidP="0071142B">
      <w:pPr>
        <w:jc w:val="both"/>
        <w:rPr>
          <w:rFonts w:ascii="Times New Roman" w:hAnsi="Times New Roman" w:cs="Times New Roman"/>
          <w:sz w:val="24"/>
          <w:szCs w:val="24"/>
          <w:lang w:val="en-CA"/>
        </w:rPr>
      </w:pPr>
    </w:p>
    <w:p w14:paraId="28032788" w14:textId="77777777" w:rsidR="000A0401" w:rsidRPr="00256DE4" w:rsidRDefault="000A0401" w:rsidP="0071142B">
      <w:pPr>
        <w:jc w:val="both"/>
        <w:rPr>
          <w:rFonts w:ascii="Times New Roman" w:hAnsi="Times New Roman" w:cs="Times New Roman"/>
          <w:sz w:val="24"/>
          <w:szCs w:val="24"/>
          <w:lang w:val="en-CA"/>
        </w:rPr>
      </w:pPr>
    </w:p>
    <w:p w14:paraId="56A6067F" w14:textId="000BCF90" w:rsidR="008457A0" w:rsidRDefault="008457A0" w:rsidP="009E2EE0">
      <w:pPr>
        <w:jc w:val="both"/>
        <w:rPr>
          <w:rFonts w:ascii="Times New Roman" w:hAnsi="Times New Roman" w:cs="Times New Roman"/>
          <w:sz w:val="24"/>
          <w:szCs w:val="24"/>
          <w:lang w:val="en-CA"/>
        </w:rPr>
      </w:pPr>
      <w:r>
        <w:rPr>
          <w:rFonts w:ascii="Times New Roman" w:hAnsi="Times New Roman" w:cs="Times New Roman"/>
          <w:sz w:val="24"/>
          <w:szCs w:val="24"/>
          <w:lang w:val="en-CA"/>
        </w:rPr>
        <w:t xml:space="preserve">The prior was required to ensure models could converge – without it there was very little data to inform the estimates of R0 in the later period. The highest possible value for the standard deviation </w:t>
      </w:r>
      <m:oMath>
        <m:sSubSup>
          <m:sSubSupPr>
            <m:ctrlPr>
              <w:rPr>
                <w:rFonts w:ascii="Cambria Math" w:hAnsi="Cambria Math" w:cs="Times New Roman"/>
                <w:sz w:val="24"/>
                <w:szCs w:val="24"/>
                <w:lang w:val="en-CA"/>
              </w:rPr>
            </m:ctrlPr>
          </m:sSubSupPr>
          <m:e>
            <m:r>
              <w:rPr>
                <w:rFonts w:ascii="Cambria Math" w:hAnsi="Cambria Math" w:cs="Times New Roman"/>
                <w:sz w:val="24"/>
                <w:szCs w:val="24"/>
                <w:lang w:val="en-CA"/>
              </w:rPr>
              <m:t>σ</m:t>
            </m:r>
          </m:e>
          <m:sub>
            <m:r>
              <w:rPr>
                <w:rFonts w:ascii="Cambria Math" w:hAnsi="Cambria Math" w:cs="Times New Roman"/>
                <w:sz w:val="24"/>
                <w:szCs w:val="24"/>
                <w:lang w:val="en-CA"/>
              </w:rPr>
              <m:t>R0dif</m:t>
            </m:r>
          </m:sub>
          <m:sup>
            <m:r>
              <m:rPr>
                <m:sty m:val="p"/>
              </m:rPr>
              <w:rPr>
                <w:rFonts w:ascii="Cambria Math" w:hAnsi="Cambria Math" w:cs="Times New Roman"/>
                <w:sz w:val="24"/>
                <w:szCs w:val="24"/>
                <w:lang w:val="en-CA"/>
              </w:rPr>
              <m:t>2</m:t>
            </m:r>
          </m:sup>
        </m:sSubSup>
      </m:oMath>
      <w:r>
        <w:rPr>
          <w:rFonts w:ascii="Times New Roman" w:hAnsi="Times New Roman" w:cs="Times New Roman"/>
          <w:sz w:val="24"/>
          <w:szCs w:val="24"/>
          <w:lang w:val="en-CA"/>
        </w:rPr>
        <w:t xml:space="preserve"> (the vaguest prior) was chosen that could allow models to reliably converge across all reference case operating models. </w:t>
      </w:r>
    </w:p>
    <w:p w14:paraId="497C52E2" w14:textId="77777777" w:rsidR="008457A0" w:rsidRDefault="008457A0" w:rsidP="009E2EE0">
      <w:pPr>
        <w:jc w:val="both"/>
        <w:rPr>
          <w:rFonts w:ascii="Times New Roman" w:hAnsi="Times New Roman" w:cs="Times New Roman"/>
          <w:sz w:val="24"/>
          <w:szCs w:val="24"/>
          <w:lang w:val="en-CA"/>
        </w:rPr>
      </w:pPr>
    </w:p>
    <w:p w14:paraId="31D8C16C" w14:textId="3A542781" w:rsidR="007E218D" w:rsidRPr="00256DE4" w:rsidRDefault="00987C9A" w:rsidP="009E2EE0">
      <w:pPr>
        <w:jc w:val="both"/>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The global </w:t>
      </w:r>
      <w:r w:rsidR="002A7158" w:rsidRPr="00256DE4">
        <w:rPr>
          <w:rFonts w:ascii="Times New Roman" w:hAnsi="Times New Roman" w:cs="Times New Roman"/>
          <w:sz w:val="24"/>
          <w:szCs w:val="24"/>
          <w:lang w:val="en-CA"/>
        </w:rPr>
        <w:t>penalised negative log-likelihood</w:t>
      </w:r>
      <w:r w:rsidRPr="00256DE4">
        <w:rPr>
          <w:rFonts w:ascii="Times New Roman" w:hAnsi="Times New Roman" w:cs="Times New Roman"/>
          <w:sz w:val="24"/>
          <w:szCs w:val="24"/>
          <w:lang w:val="en-CA"/>
        </w:rPr>
        <w:t xml:space="preserve"> </w:t>
      </w:r>
      <w:r w:rsidR="00386C74" w:rsidRPr="00256DE4">
        <w:rPr>
          <w:rFonts w:ascii="Times New Roman" w:hAnsi="Times New Roman" w:cs="Times New Roman"/>
          <w:sz w:val="24"/>
          <w:szCs w:val="24"/>
          <w:lang w:val="en-CA"/>
        </w:rPr>
        <w:t>-</w:t>
      </w:r>
      <w:proofErr w:type="spellStart"/>
      <w:r w:rsidR="00EC7199" w:rsidRPr="00256DE4">
        <w:rPr>
          <w:rFonts w:ascii="Times New Roman" w:hAnsi="Times New Roman" w:cs="Times New Roman"/>
          <w:i/>
          <w:sz w:val="24"/>
          <w:szCs w:val="24"/>
          <w:lang w:val="en-CA"/>
        </w:rPr>
        <w:t>lnL</w:t>
      </w:r>
      <w:r w:rsidR="00EC7199" w:rsidRPr="00256DE4">
        <w:rPr>
          <w:rFonts w:ascii="Times New Roman" w:hAnsi="Times New Roman" w:cs="Times New Roman"/>
          <w:i/>
          <w:sz w:val="24"/>
          <w:szCs w:val="24"/>
          <w:vertAlign w:val="subscript"/>
          <w:lang w:val="en-CA"/>
        </w:rPr>
        <w:t>T</w:t>
      </w:r>
      <w:proofErr w:type="spellEnd"/>
      <w:r w:rsidRPr="00256DE4">
        <w:rPr>
          <w:rFonts w:ascii="Times New Roman" w:hAnsi="Times New Roman" w:cs="Times New Roman"/>
          <w:sz w:val="24"/>
          <w:szCs w:val="24"/>
          <w:lang w:val="en-CA"/>
        </w:rPr>
        <w:t xml:space="preserve">, to be minimized is the summation of the weighted </w:t>
      </w:r>
      <w:r w:rsidR="004A385F" w:rsidRPr="00256DE4">
        <w:rPr>
          <w:rFonts w:ascii="Times New Roman" w:hAnsi="Times New Roman" w:cs="Times New Roman"/>
          <w:sz w:val="24"/>
          <w:szCs w:val="24"/>
          <w:lang w:val="en-CA"/>
        </w:rPr>
        <w:t>negative log-</w:t>
      </w:r>
      <w:r w:rsidRPr="00256DE4">
        <w:rPr>
          <w:rFonts w:ascii="Times New Roman" w:hAnsi="Times New Roman" w:cs="Times New Roman"/>
          <w:sz w:val="24"/>
          <w:szCs w:val="24"/>
          <w:lang w:val="en-CA"/>
        </w:rPr>
        <w:t>likelihood components</w:t>
      </w:r>
      <w:r w:rsidR="00DA0A2F" w:rsidRPr="00256DE4">
        <w:rPr>
          <w:rFonts w:ascii="Times New Roman" w:hAnsi="Times New Roman" w:cs="Times New Roman"/>
          <w:sz w:val="24"/>
          <w:szCs w:val="24"/>
          <w:lang w:val="en-CA"/>
        </w:rPr>
        <w:t xml:space="preserve"> for the data and priors</w:t>
      </w:r>
      <w:r w:rsidR="00E07B9F" w:rsidRPr="00256DE4">
        <w:rPr>
          <w:rFonts w:ascii="Times New Roman" w:hAnsi="Times New Roman" w:cs="Times New Roman"/>
          <w:sz w:val="24"/>
          <w:szCs w:val="24"/>
          <w:lang w:val="en-CA"/>
        </w:rPr>
        <w:t xml:space="preserve"> (Table 8.4)</w:t>
      </w:r>
      <w:r w:rsidRPr="00256DE4">
        <w:rPr>
          <w:rFonts w:ascii="Times New Roman" w:hAnsi="Times New Roman" w:cs="Times New Roman"/>
          <w:sz w:val="24"/>
          <w:szCs w:val="24"/>
          <w:lang w:val="en-CA"/>
        </w:rPr>
        <w:t>:</w:t>
      </w:r>
    </w:p>
    <w:p w14:paraId="63810926" w14:textId="77777777" w:rsidR="007E218D" w:rsidRPr="00256DE4" w:rsidRDefault="007E218D" w:rsidP="009E2EE0">
      <w:pPr>
        <w:jc w:val="both"/>
        <w:rPr>
          <w:rFonts w:ascii="Times New Roman" w:hAnsi="Times New Roman" w:cs="Times New Roman"/>
          <w:sz w:val="24"/>
          <w:szCs w:val="24"/>
          <w:lang w:val="en-CA"/>
        </w:rPr>
      </w:pPr>
    </w:p>
    <w:p w14:paraId="6848EA7E" w14:textId="503A6FFC" w:rsidR="007E218D" w:rsidRPr="00256DE4" w:rsidRDefault="006E5632" w:rsidP="009E2EE0">
      <w:pPr>
        <w:jc w:val="both"/>
        <w:rPr>
          <w:rFonts w:ascii="Times New Roman" w:hAnsi="Times New Roman" w:cs="Times New Roman"/>
          <w:sz w:val="24"/>
          <w:szCs w:val="24"/>
          <w:lang w:val="en-CA"/>
        </w:rPr>
      </w:pPr>
      <m:oMathPara>
        <m:oMathParaPr>
          <m:jc m:val="left"/>
        </m:oMathParaPr>
        <m:oMath>
          <m:sSub>
            <m:sSubPr>
              <m:ctrlPr>
                <w:rPr>
                  <w:rFonts w:ascii="Cambria Math" w:hAnsi="Cambria Math" w:cs="Times New Roman"/>
                  <w:i/>
                  <w:sz w:val="24"/>
                  <w:szCs w:val="24"/>
                  <w:lang w:val="en-CA"/>
                </w:rPr>
              </m:ctrlPr>
            </m:sSubPr>
            <m:e>
              <m:r>
                <w:rPr>
                  <w:rFonts w:ascii="Cambria Math" w:hAnsi="Cambria Math" w:cs="Times New Roman"/>
                  <w:sz w:val="24"/>
                  <w:szCs w:val="24"/>
                  <w:lang w:val="en-CA"/>
                </w:rPr>
                <m:t>-lnL</m:t>
              </m:r>
            </m:e>
            <m:sub>
              <m:r>
                <w:rPr>
                  <w:rFonts w:ascii="Cambria Math" w:hAnsi="Cambria Math" w:cs="Times New Roman"/>
                  <w:sz w:val="24"/>
                  <w:szCs w:val="24"/>
                  <w:lang w:val="en-CA"/>
                </w:rPr>
                <m:t>T</m:t>
              </m:r>
            </m:sub>
          </m:sSub>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ω</m:t>
              </m:r>
            </m:e>
            <m:sub>
              <m:r>
                <w:rPr>
                  <w:rFonts w:ascii="Cambria Math" w:hAnsi="Cambria Math" w:cs="Times New Roman"/>
                  <w:sz w:val="24"/>
                  <w:szCs w:val="24"/>
                  <w:lang w:val="en-CA"/>
                </w:rPr>
                <m:t>c</m:t>
              </m:r>
            </m:sub>
          </m:sSub>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lnL</m:t>
              </m:r>
            </m:e>
            <m:sub>
              <m:r>
                <w:rPr>
                  <w:rFonts w:ascii="Cambria Math" w:hAnsi="Cambria Math" w:cs="Times New Roman"/>
                  <w:sz w:val="24"/>
                  <w:szCs w:val="24"/>
                  <w:lang w:val="en-CA"/>
                </w:rPr>
                <m:t>c</m:t>
              </m:r>
            </m:sub>
          </m:sSub>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ω</m:t>
              </m:r>
            </m:e>
            <m:sub>
              <m:r>
                <w:rPr>
                  <w:rFonts w:ascii="Cambria Math" w:hAnsi="Cambria Math" w:cs="Times New Roman"/>
                  <w:sz w:val="24"/>
                  <w:szCs w:val="24"/>
                  <w:lang w:val="en-CA"/>
                </w:rPr>
                <m:t>i</m:t>
              </m:r>
            </m:sub>
          </m:sSub>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lnL</m:t>
              </m:r>
            </m:e>
            <m:sub>
              <m:r>
                <w:rPr>
                  <w:rFonts w:ascii="Cambria Math" w:hAnsi="Cambria Math" w:cs="Times New Roman"/>
                  <w:sz w:val="24"/>
                  <w:szCs w:val="24"/>
                  <w:lang w:val="en-CA"/>
                </w:rPr>
                <m:t>i</m:t>
              </m:r>
            </m:sub>
          </m:sSub>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ω</m:t>
              </m:r>
            </m:e>
            <m:sub>
              <m:r>
                <w:rPr>
                  <w:rFonts w:ascii="Cambria Math" w:hAnsi="Cambria Math" w:cs="Times New Roman"/>
                  <w:sz w:val="24"/>
                  <w:szCs w:val="24"/>
                  <w:lang w:val="en-CA"/>
                </w:rPr>
                <m:t>SSB</m:t>
              </m:r>
            </m:sub>
          </m:sSub>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lnL</m:t>
              </m:r>
            </m:e>
            <m:sub>
              <m:r>
                <w:rPr>
                  <w:rFonts w:ascii="Cambria Math" w:hAnsi="Cambria Math" w:cs="Times New Roman"/>
                  <w:sz w:val="24"/>
                  <w:szCs w:val="24"/>
                  <w:lang w:val="en-CA"/>
                </w:rPr>
                <m:t>SSB</m:t>
              </m:r>
            </m:sub>
          </m:sSub>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ω</m:t>
              </m:r>
            </m:e>
            <m:sub>
              <m:r>
                <w:rPr>
                  <w:rFonts w:ascii="Cambria Math" w:hAnsi="Cambria Math" w:cs="Times New Roman"/>
                  <w:sz w:val="24"/>
                  <w:szCs w:val="24"/>
                  <w:lang w:val="en-CA"/>
                </w:rPr>
                <m:t>CAL</m:t>
              </m:r>
            </m:sub>
          </m:sSub>
          <m:r>
            <w:rPr>
              <w:rFonts w:ascii="Cambria Math" w:hAnsi="Cambria Math" w:cs="Times New Roman"/>
              <w:sz w:val="24"/>
              <w:szCs w:val="24"/>
              <w:lang w:val="en-CA"/>
            </w:rPr>
            <m:t>∙</m:t>
          </m:r>
          <m:sSub>
            <m:sSubPr>
              <m:ctrlPr>
                <w:rPr>
                  <w:rFonts w:ascii="Cambria Math" w:hAnsi="Cambria Math" w:cs="Times New Roman"/>
                  <w:i/>
                  <w:sz w:val="24"/>
                  <w:szCs w:val="24"/>
                  <w:lang w:val="en-CA"/>
                </w:rPr>
              </m:ctrlPr>
            </m:sSubPr>
            <m:e>
              <m:r>
                <w:rPr>
                  <w:rFonts w:ascii="Cambria Math" w:hAnsi="Cambria Math" w:cs="Times New Roman"/>
                  <w:sz w:val="24"/>
                  <w:szCs w:val="24"/>
                  <w:lang w:val="en-CA"/>
                </w:rPr>
                <m:t>lnL</m:t>
              </m:r>
            </m:e>
            <m:sub>
              <m:r>
                <w:rPr>
                  <w:rFonts w:ascii="Cambria Math" w:hAnsi="Cambria Math" w:cs="Times New Roman"/>
                  <w:sz w:val="24"/>
                  <w:szCs w:val="24"/>
                  <w:lang w:val="en-CA"/>
                </w:rPr>
                <m:t>CAL</m:t>
              </m:r>
            </m:sub>
          </m:sSub>
          <m:r>
            <w:rPr>
              <w:rFonts w:ascii="Cambria Math" w:hAnsi="Cambria Math" w:cs="Times New Roman"/>
              <w:sz w:val="24"/>
              <w:szCs w:val="24"/>
              <w:lang w:val="en-CA"/>
            </w:rPr>
            <m:t>+</m:t>
          </m:r>
        </m:oMath>
      </m:oMathPara>
    </w:p>
    <w:p w14:paraId="5058CEFF" w14:textId="7DA6197C" w:rsidR="007E218D" w:rsidRPr="00256DE4" w:rsidRDefault="006E5632" w:rsidP="003129A0">
      <w:pPr>
        <w:ind w:left="1560" w:hanging="142"/>
        <w:jc w:val="right"/>
        <w:rPr>
          <w:rFonts w:ascii="Times New Roman" w:hAnsi="Times New Roman" w:cs="Times New Roman"/>
          <w:sz w:val="24"/>
          <w:szCs w:val="24"/>
          <w:lang w:val="en-CA"/>
        </w:rPr>
      </w:pPr>
      <m:oMath>
        <m:sSub>
          <m:sSubPr>
            <m:ctrlPr>
              <w:rPr>
                <w:rFonts w:ascii="Cambria Math" w:hAnsi="Cambria Math" w:cs="Times New Roman"/>
                <w:sz w:val="24"/>
                <w:szCs w:val="24"/>
                <w:lang w:val="en-CA"/>
              </w:rPr>
            </m:ctrlPr>
          </m:sSubPr>
          <m:e>
            <m:r>
              <w:rPr>
                <w:rFonts w:ascii="Cambria Math" w:hAnsi="Cambria Math" w:cs="Times New Roman"/>
                <w:sz w:val="24"/>
                <w:szCs w:val="24"/>
                <w:lang w:val="en-CA"/>
              </w:rPr>
              <m:t>ω</m:t>
            </m:r>
          </m:e>
          <m:sub>
            <m:r>
              <w:rPr>
                <w:rFonts w:ascii="Cambria Math" w:hAnsi="Cambria Math" w:cs="Times New Roman"/>
                <w:sz w:val="24"/>
                <w:szCs w:val="24"/>
                <w:lang w:val="en-CA"/>
              </w:rPr>
              <m:t>ET</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lnL</m:t>
            </m:r>
          </m:e>
          <m:sub>
            <m:r>
              <w:rPr>
                <w:rFonts w:ascii="Cambria Math" w:hAnsi="Cambria Math" w:cs="Times New Roman"/>
                <w:sz w:val="24"/>
                <w:szCs w:val="24"/>
                <w:lang w:val="en-CA"/>
              </w:rPr>
              <m:t>ET</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ω</m:t>
            </m:r>
          </m:e>
          <m:sub>
            <m:r>
              <w:rPr>
                <w:rFonts w:ascii="Cambria Math" w:hAnsi="Cambria Math" w:cs="Times New Roman"/>
                <w:sz w:val="24"/>
                <w:szCs w:val="24"/>
                <w:lang w:val="en-CA"/>
              </w:rPr>
              <m:t>SOO</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lnL</m:t>
            </m:r>
          </m:e>
          <m:sub>
            <m:r>
              <w:rPr>
                <w:rFonts w:ascii="Cambria Math" w:hAnsi="Cambria Math" w:cs="Times New Roman"/>
                <w:sz w:val="24"/>
                <w:szCs w:val="24"/>
                <w:lang w:val="en-CA"/>
              </w:rPr>
              <m:t>SOO</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ω</m:t>
            </m:r>
          </m:e>
          <m:sub>
            <m:r>
              <w:rPr>
                <w:rFonts w:ascii="Cambria Math" w:hAnsi="Cambria Math" w:cs="Times New Roman"/>
                <w:sz w:val="24"/>
                <w:szCs w:val="24"/>
                <w:lang w:val="en-CA"/>
              </w:rPr>
              <m:t>sel</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lnL</m:t>
            </m:r>
          </m:e>
          <m:sub>
            <m:r>
              <w:rPr>
                <w:rFonts w:ascii="Cambria Math" w:hAnsi="Cambria Math" w:cs="Times New Roman"/>
                <w:sz w:val="24"/>
                <w:szCs w:val="24"/>
                <w:lang w:val="en-CA"/>
              </w:rPr>
              <m:t>sel</m:t>
            </m:r>
          </m:sub>
        </m:sSub>
        <m: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ω</m:t>
            </m:r>
          </m:e>
          <m:sub>
            <m:r>
              <w:rPr>
                <w:rFonts w:ascii="Cambria Math" w:hAnsi="Cambria Math" w:cs="Times New Roman"/>
                <w:sz w:val="24"/>
                <w:szCs w:val="24"/>
                <w:lang w:val="en-CA"/>
              </w:rPr>
              <m:t>FD</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lnL</m:t>
            </m:r>
          </m:e>
          <m:sub>
            <m:r>
              <w:rPr>
                <w:rFonts w:ascii="Cambria Math" w:hAnsi="Cambria Math" w:cs="Times New Roman"/>
                <w:sz w:val="24"/>
                <w:szCs w:val="24"/>
                <w:lang w:val="en-CA"/>
              </w:rPr>
              <m:t>FD</m:t>
            </m:r>
          </m:sub>
        </m:sSub>
        <m: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ω</m:t>
            </m:r>
          </m:e>
          <m:sub>
            <m:r>
              <w:rPr>
                <w:rFonts w:ascii="Cambria Math" w:hAnsi="Cambria Math" w:cs="Times New Roman"/>
                <w:sz w:val="24"/>
                <w:szCs w:val="24"/>
                <w:lang w:val="en-CA"/>
              </w:rPr>
              <m:t>FA</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lnL</m:t>
            </m:r>
          </m:e>
          <m:sub>
            <m:r>
              <w:rPr>
                <w:rFonts w:ascii="Cambria Math" w:hAnsi="Cambria Math" w:cs="Times New Roman"/>
                <w:sz w:val="24"/>
                <w:szCs w:val="24"/>
                <w:lang w:val="en-CA"/>
              </w:rPr>
              <m:t>FA</m:t>
            </m:r>
          </m:sub>
        </m:sSub>
        <m: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ω</m:t>
            </m:r>
          </m:e>
          <m:sub>
            <m:r>
              <w:rPr>
                <w:rFonts w:ascii="Cambria Math" w:hAnsi="Cambria Math" w:cs="Times New Roman"/>
                <w:sz w:val="24"/>
                <w:szCs w:val="24"/>
                <w:lang w:val="en-CA"/>
              </w:rPr>
              <m:t>mov</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lnL</m:t>
            </m:r>
          </m:e>
          <m:sub>
            <m:r>
              <w:rPr>
                <w:rFonts w:ascii="Cambria Math" w:hAnsi="Cambria Math" w:cs="Times New Roman"/>
                <w:sz w:val="24"/>
                <w:szCs w:val="24"/>
                <w:lang w:val="en-CA"/>
              </w:rPr>
              <m:t>mov</m:t>
            </m:r>
          </m:sub>
        </m:sSub>
        <m: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ω</m:t>
            </m:r>
          </m:e>
          <m:sub>
            <m:r>
              <w:rPr>
                <w:rFonts w:ascii="Cambria Math" w:hAnsi="Cambria Math" w:cs="Times New Roman"/>
                <w:sz w:val="24"/>
                <w:szCs w:val="24"/>
                <w:lang w:val="en-CA"/>
              </w:rPr>
              <m:t>recdev</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lnL</m:t>
            </m:r>
          </m:e>
          <m:sub>
            <m:r>
              <w:rPr>
                <w:rFonts w:ascii="Cambria Math" w:hAnsi="Cambria Math" w:cs="Times New Roman"/>
                <w:sz w:val="24"/>
                <w:szCs w:val="24"/>
                <w:lang w:val="en-CA"/>
              </w:rPr>
              <m:t>recdev</m:t>
            </m:r>
          </m:sub>
        </m:sSub>
        <m: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ω</m:t>
            </m:r>
          </m:e>
          <m:sub>
            <m:r>
              <w:rPr>
                <w:rFonts w:ascii="Cambria Math" w:hAnsi="Cambria Math" w:cs="Times New Roman"/>
                <w:sz w:val="24"/>
                <w:szCs w:val="24"/>
                <w:lang w:val="en-CA"/>
              </w:rPr>
              <m:t>R0dif</m:t>
            </m:r>
          </m:sub>
        </m:sSub>
        <m:r>
          <m:rPr>
            <m:sty m:val="p"/>
          </m:rPr>
          <w:rPr>
            <w:rFonts w:ascii="Cambria Math" w:hAnsi="Cambria Math" w:cs="Times New Roman"/>
            <w:sz w:val="24"/>
            <w:szCs w:val="24"/>
            <w:lang w:val="en-CA"/>
          </w:rPr>
          <m:t>∙</m:t>
        </m:r>
        <m:sSub>
          <m:sSubPr>
            <m:ctrlPr>
              <w:rPr>
                <w:rFonts w:ascii="Cambria Math" w:hAnsi="Cambria Math" w:cs="Times New Roman"/>
                <w:sz w:val="24"/>
                <w:szCs w:val="24"/>
                <w:lang w:val="en-CA"/>
              </w:rPr>
            </m:ctrlPr>
          </m:sSubPr>
          <m:e>
            <m:r>
              <w:rPr>
                <w:rFonts w:ascii="Cambria Math" w:hAnsi="Cambria Math" w:cs="Times New Roman"/>
                <w:sz w:val="24"/>
                <w:szCs w:val="24"/>
                <w:lang w:val="en-CA"/>
              </w:rPr>
              <m:t>lnL</m:t>
            </m:r>
          </m:e>
          <m:sub>
            <m:r>
              <w:rPr>
                <w:rFonts w:ascii="Cambria Math" w:hAnsi="Cambria Math" w:cs="Times New Roman"/>
                <w:sz w:val="24"/>
                <w:szCs w:val="24"/>
                <w:lang w:val="en-CA"/>
              </w:rPr>
              <m:t>R0dif</m:t>
            </m:r>
          </m:sub>
        </m:sSub>
      </m:oMath>
      <w:r w:rsidR="00386C74" w:rsidRPr="00256DE4">
        <w:rPr>
          <w:rFonts w:ascii="Times New Roman" w:hAnsi="Times New Roman" w:cs="Times New Roman"/>
          <w:sz w:val="24"/>
          <w:szCs w:val="24"/>
          <w:lang w:val="en-CA"/>
        </w:rPr>
        <w:t>]</w:t>
      </w:r>
      <w:r w:rsidR="00F22DC4" w:rsidRPr="00256DE4">
        <w:rPr>
          <w:rFonts w:ascii="Times New Roman" w:hAnsi="Times New Roman" w:cs="Times New Roman"/>
          <w:sz w:val="24"/>
          <w:szCs w:val="24"/>
          <w:lang w:val="en-CA"/>
        </w:rPr>
        <w:t xml:space="preserve"> </w:t>
      </w:r>
      <w:r w:rsidR="004A3481" w:rsidRPr="00256DE4">
        <w:rPr>
          <w:rFonts w:ascii="Times New Roman" w:hAnsi="Times New Roman" w:cs="Times New Roman"/>
          <w:sz w:val="24"/>
          <w:szCs w:val="24"/>
          <w:lang w:val="en-CA"/>
        </w:rPr>
        <w:tab/>
      </w:r>
      <w:r w:rsidR="004A3481" w:rsidRPr="00256DE4">
        <w:rPr>
          <w:rFonts w:ascii="Times New Roman" w:hAnsi="Times New Roman" w:cs="Times New Roman"/>
          <w:sz w:val="24"/>
          <w:szCs w:val="24"/>
          <w:lang w:val="en-CA"/>
        </w:rPr>
        <w:tab/>
      </w:r>
      <w:r w:rsidR="00F22DC4" w:rsidRPr="00256DE4">
        <w:rPr>
          <w:rFonts w:ascii="Times New Roman" w:hAnsi="Times New Roman" w:cs="Times New Roman"/>
          <w:sz w:val="24"/>
          <w:szCs w:val="24"/>
          <w:lang w:val="en-CA"/>
        </w:rPr>
        <w:t>(</w:t>
      </w:r>
      <w:r w:rsidR="00466328" w:rsidRPr="00256DE4">
        <w:rPr>
          <w:rFonts w:ascii="Times New Roman" w:hAnsi="Times New Roman" w:cs="Times New Roman"/>
          <w:sz w:val="24"/>
          <w:szCs w:val="24"/>
          <w:lang w:val="en-CA"/>
        </w:rPr>
        <w:t>8.</w:t>
      </w:r>
      <w:r w:rsidR="00B65D2B">
        <w:rPr>
          <w:rFonts w:ascii="Times New Roman" w:hAnsi="Times New Roman" w:cs="Times New Roman"/>
          <w:sz w:val="24"/>
          <w:szCs w:val="24"/>
          <w:lang w:val="en-CA"/>
        </w:rPr>
        <w:t>16</w:t>
      </w:r>
      <w:r w:rsidR="00F22DC4" w:rsidRPr="00256DE4">
        <w:rPr>
          <w:rFonts w:ascii="Times New Roman" w:hAnsi="Times New Roman" w:cs="Times New Roman"/>
          <w:sz w:val="24"/>
          <w:szCs w:val="24"/>
          <w:lang w:val="en-CA"/>
        </w:rPr>
        <w:t>)</w:t>
      </w:r>
    </w:p>
    <w:p w14:paraId="7A09E3B3" w14:textId="52E0146E" w:rsidR="007E218D" w:rsidRPr="00256DE4" w:rsidRDefault="007E218D" w:rsidP="009E2EE0">
      <w:pPr>
        <w:jc w:val="both"/>
        <w:rPr>
          <w:rFonts w:ascii="Times New Roman" w:hAnsi="Times New Roman" w:cs="Times New Roman"/>
          <w:sz w:val="24"/>
          <w:szCs w:val="24"/>
          <w:lang w:val="en-CA"/>
        </w:rPr>
      </w:pPr>
    </w:p>
    <w:p w14:paraId="703730F1" w14:textId="77777777" w:rsidR="000A0401" w:rsidRPr="00256DE4" w:rsidRDefault="000A0401" w:rsidP="009E2EE0">
      <w:pPr>
        <w:jc w:val="both"/>
        <w:rPr>
          <w:rFonts w:ascii="Times New Roman" w:hAnsi="Times New Roman" w:cs="Times New Roman"/>
          <w:sz w:val="24"/>
          <w:szCs w:val="24"/>
          <w:lang w:val="en-CA"/>
        </w:rPr>
      </w:pPr>
    </w:p>
    <w:p w14:paraId="5D9B46C8" w14:textId="4F7E581B" w:rsidR="007E218D" w:rsidRPr="00256DE4" w:rsidRDefault="00987C9A" w:rsidP="00406114">
      <w:pPr>
        <w:keepNext/>
        <w:keepLines/>
        <w:rPr>
          <w:rFonts w:ascii="Times New Roman" w:hAnsi="Times New Roman" w:cs="Times New Roman"/>
          <w:sz w:val="24"/>
          <w:szCs w:val="24"/>
          <w:lang w:val="en-CA"/>
        </w:rPr>
      </w:pPr>
      <w:r w:rsidRPr="00256DE4">
        <w:rPr>
          <w:rFonts w:ascii="Times New Roman" w:hAnsi="Times New Roman" w:cs="Times New Roman"/>
          <w:sz w:val="24"/>
          <w:szCs w:val="24"/>
          <w:lang w:val="en-CA"/>
        </w:rPr>
        <w:t xml:space="preserve">Table </w:t>
      </w:r>
      <w:r w:rsidR="00466328" w:rsidRPr="00256DE4">
        <w:rPr>
          <w:rFonts w:ascii="Times New Roman" w:hAnsi="Times New Roman" w:cs="Times New Roman"/>
          <w:sz w:val="24"/>
          <w:szCs w:val="24"/>
          <w:lang w:val="en-CA"/>
        </w:rPr>
        <w:t>8.</w:t>
      </w:r>
      <w:r w:rsidR="00160314" w:rsidRPr="00256DE4">
        <w:rPr>
          <w:rFonts w:ascii="Times New Roman" w:hAnsi="Times New Roman" w:cs="Times New Roman"/>
          <w:sz w:val="24"/>
          <w:szCs w:val="24"/>
          <w:lang w:val="en-CA"/>
        </w:rPr>
        <w:t>5</w:t>
      </w:r>
      <w:r w:rsidRPr="00256DE4">
        <w:rPr>
          <w:rFonts w:ascii="Times New Roman" w:hAnsi="Times New Roman" w:cs="Times New Roman"/>
          <w:sz w:val="24"/>
          <w:szCs w:val="24"/>
          <w:lang w:val="en-CA"/>
        </w:rPr>
        <w:t xml:space="preserve">. Summary of the </w:t>
      </w:r>
      <w:r w:rsidR="004A385F" w:rsidRPr="00256DE4">
        <w:rPr>
          <w:rFonts w:ascii="Times New Roman" w:hAnsi="Times New Roman" w:cs="Times New Roman"/>
          <w:sz w:val="24"/>
          <w:szCs w:val="24"/>
          <w:lang w:val="en-CA"/>
        </w:rPr>
        <w:t>negative log-</w:t>
      </w:r>
      <w:r w:rsidRPr="00256DE4">
        <w:rPr>
          <w:rFonts w:ascii="Times New Roman" w:hAnsi="Times New Roman" w:cs="Times New Roman"/>
          <w:sz w:val="24"/>
          <w:szCs w:val="24"/>
          <w:lang w:val="en-CA"/>
        </w:rPr>
        <w:t xml:space="preserve">likelihood function </w:t>
      </w:r>
      <w:r w:rsidR="004A385F" w:rsidRPr="00256DE4">
        <w:rPr>
          <w:rFonts w:ascii="Times New Roman" w:hAnsi="Times New Roman" w:cs="Times New Roman"/>
          <w:sz w:val="24"/>
          <w:szCs w:val="24"/>
          <w:lang w:val="en-CA"/>
        </w:rPr>
        <w:t>contributions from</w:t>
      </w:r>
      <w:r w:rsidRPr="00256DE4">
        <w:rPr>
          <w:rFonts w:ascii="Times New Roman" w:hAnsi="Times New Roman" w:cs="Times New Roman"/>
          <w:sz w:val="24"/>
          <w:szCs w:val="24"/>
          <w:lang w:val="en-CA"/>
        </w:rPr>
        <w:t xml:space="preserve"> various data</w:t>
      </w:r>
    </w:p>
    <w:tbl>
      <w:tblPr>
        <w:tblStyle w:val="TableGrid11"/>
        <w:tblW w:w="91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2"/>
        <w:gridCol w:w="3745"/>
        <w:gridCol w:w="1316"/>
        <w:gridCol w:w="1293"/>
      </w:tblGrid>
      <w:tr w:rsidR="00160314" w:rsidRPr="00752BF3" w14:paraId="5410BBD0" w14:textId="13E7732C" w:rsidTr="00A25C6F">
        <w:tc>
          <w:tcPr>
            <w:tcW w:w="2772" w:type="dxa"/>
            <w:tcBorders>
              <w:top w:val="single" w:sz="8" w:space="0" w:color="auto"/>
              <w:bottom w:val="single" w:sz="8" w:space="0" w:color="auto"/>
            </w:tcBorders>
          </w:tcPr>
          <w:p w14:paraId="28F7545A" w14:textId="77777777" w:rsidR="00160314" w:rsidRPr="008B446F" w:rsidRDefault="00160314" w:rsidP="001B61C4">
            <w:pPr>
              <w:keepNext/>
              <w:keepLines/>
              <w:rPr>
                <w:rFonts w:ascii="Times New Roman" w:hAnsi="Times New Roman" w:cs="Times New Roman"/>
                <w:b/>
              </w:rPr>
            </w:pPr>
            <w:r w:rsidRPr="008B446F">
              <w:rPr>
                <w:rFonts w:ascii="Times New Roman" w:hAnsi="Times New Roman" w:cs="Times New Roman"/>
                <w:b/>
              </w:rPr>
              <w:t>Type of data</w:t>
            </w:r>
          </w:p>
        </w:tc>
        <w:tc>
          <w:tcPr>
            <w:tcW w:w="3780" w:type="dxa"/>
            <w:tcBorders>
              <w:top w:val="single" w:sz="8" w:space="0" w:color="auto"/>
              <w:bottom w:val="single" w:sz="8" w:space="0" w:color="auto"/>
            </w:tcBorders>
          </w:tcPr>
          <w:p w14:paraId="336BD78A" w14:textId="77777777" w:rsidR="00160314" w:rsidRPr="008B446F" w:rsidRDefault="00160314" w:rsidP="001B61C4">
            <w:pPr>
              <w:keepNext/>
              <w:keepLines/>
              <w:rPr>
                <w:rFonts w:ascii="Times New Roman" w:hAnsi="Times New Roman" w:cs="Times New Roman"/>
                <w:b/>
              </w:rPr>
            </w:pPr>
            <w:r w:rsidRPr="008B446F">
              <w:rPr>
                <w:rFonts w:ascii="Times New Roman" w:hAnsi="Times New Roman" w:cs="Times New Roman"/>
                <w:b/>
              </w:rPr>
              <w:t>Disaggregation</w:t>
            </w:r>
          </w:p>
        </w:tc>
        <w:tc>
          <w:tcPr>
            <w:tcW w:w="1260" w:type="dxa"/>
            <w:tcBorders>
              <w:top w:val="single" w:sz="8" w:space="0" w:color="auto"/>
              <w:bottom w:val="single" w:sz="8" w:space="0" w:color="auto"/>
            </w:tcBorders>
          </w:tcPr>
          <w:p w14:paraId="4B38909D" w14:textId="31429017" w:rsidR="00160314" w:rsidRPr="008B446F" w:rsidRDefault="00160314" w:rsidP="00160314">
            <w:pPr>
              <w:keepNext/>
              <w:keepLines/>
              <w:rPr>
                <w:rFonts w:ascii="Times New Roman" w:hAnsi="Times New Roman" w:cs="Times New Roman"/>
                <w:b/>
              </w:rPr>
            </w:pPr>
            <w:r w:rsidRPr="008B446F">
              <w:rPr>
                <w:rFonts w:ascii="Times New Roman" w:hAnsi="Times New Roman" w:cs="Times New Roman"/>
                <w:b/>
              </w:rPr>
              <w:t>Function</w:t>
            </w:r>
          </w:p>
        </w:tc>
        <w:tc>
          <w:tcPr>
            <w:tcW w:w="1294" w:type="dxa"/>
            <w:tcBorders>
              <w:top w:val="single" w:sz="8" w:space="0" w:color="auto"/>
              <w:bottom w:val="single" w:sz="8" w:space="0" w:color="auto"/>
            </w:tcBorders>
          </w:tcPr>
          <w:p w14:paraId="313A28DD" w14:textId="3744F588" w:rsidR="00160314" w:rsidRPr="008B446F" w:rsidRDefault="00160314" w:rsidP="000F5DDA">
            <w:pPr>
              <w:keepNext/>
              <w:keepLines/>
              <w:jc w:val="center"/>
              <w:rPr>
                <w:rFonts w:ascii="Times New Roman" w:hAnsi="Times New Roman" w:cs="Times New Roman"/>
                <w:b/>
              </w:rPr>
            </w:pPr>
            <w:r w:rsidRPr="008B446F">
              <w:rPr>
                <w:rFonts w:ascii="Times New Roman" w:hAnsi="Times New Roman" w:cs="Times New Roman"/>
                <w:b/>
              </w:rPr>
              <w:t>Likelihood component</w:t>
            </w:r>
          </w:p>
        </w:tc>
      </w:tr>
      <w:tr w:rsidR="00160314" w:rsidRPr="00752BF3" w14:paraId="4CD9A972" w14:textId="1F3E83DF" w:rsidTr="00A25C6F">
        <w:tc>
          <w:tcPr>
            <w:tcW w:w="2772" w:type="dxa"/>
            <w:tcBorders>
              <w:top w:val="single" w:sz="8" w:space="0" w:color="auto"/>
            </w:tcBorders>
            <w:vAlign w:val="center"/>
          </w:tcPr>
          <w:p w14:paraId="2102002B" w14:textId="77777777" w:rsidR="00160314" w:rsidRPr="008B446F" w:rsidRDefault="00160314" w:rsidP="00160314">
            <w:pPr>
              <w:keepNext/>
              <w:keepLines/>
              <w:ind w:left="210" w:hanging="210"/>
              <w:rPr>
                <w:rFonts w:ascii="Times New Roman" w:hAnsi="Times New Roman" w:cs="Times New Roman"/>
              </w:rPr>
            </w:pPr>
            <w:r w:rsidRPr="008B446F">
              <w:rPr>
                <w:rFonts w:ascii="Times New Roman" w:hAnsi="Times New Roman" w:cs="Times New Roman"/>
              </w:rPr>
              <w:t xml:space="preserve">Total catches (weight) </w:t>
            </w:r>
          </w:p>
        </w:tc>
        <w:tc>
          <w:tcPr>
            <w:tcW w:w="3780" w:type="dxa"/>
            <w:tcBorders>
              <w:top w:val="single" w:sz="8" w:space="0" w:color="auto"/>
            </w:tcBorders>
            <w:vAlign w:val="center"/>
          </w:tcPr>
          <w:p w14:paraId="64CD30C9" w14:textId="682CB257" w:rsidR="00160314" w:rsidRPr="008B446F" w:rsidRDefault="00160314" w:rsidP="00160314">
            <w:pPr>
              <w:keepNext/>
              <w:keepLines/>
              <w:rPr>
                <w:rFonts w:ascii="Times New Roman" w:hAnsi="Times New Roman" w:cs="Times New Roman"/>
              </w:rPr>
            </w:pPr>
            <w:r w:rsidRPr="008B446F">
              <w:rPr>
                <w:rFonts w:ascii="Times New Roman" w:hAnsi="Times New Roman" w:cs="Times New Roman"/>
              </w:rPr>
              <w:t xml:space="preserve">year, </w:t>
            </w:r>
            <w:r w:rsidR="009352E8" w:rsidRPr="008B446F">
              <w:rPr>
                <w:rFonts w:ascii="Times New Roman" w:hAnsi="Times New Roman" w:cs="Times New Roman"/>
              </w:rPr>
              <w:t>quarter</w:t>
            </w:r>
            <w:r w:rsidRPr="008B446F">
              <w:rPr>
                <w:rFonts w:ascii="Times New Roman" w:hAnsi="Times New Roman" w:cs="Times New Roman"/>
              </w:rPr>
              <w:t xml:space="preserve">, </w:t>
            </w:r>
            <w:r w:rsidR="00570D96">
              <w:rPr>
                <w:rFonts w:ascii="Times New Roman" w:hAnsi="Times New Roman" w:cs="Times New Roman"/>
              </w:rPr>
              <w:t>strata</w:t>
            </w:r>
            <w:r w:rsidRPr="008B446F">
              <w:rPr>
                <w:rFonts w:ascii="Times New Roman" w:hAnsi="Times New Roman" w:cs="Times New Roman"/>
              </w:rPr>
              <w:t>, fleet</w:t>
            </w:r>
          </w:p>
        </w:tc>
        <w:tc>
          <w:tcPr>
            <w:tcW w:w="1260" w:type="dxa"/>
            <w:tcBorders>
              <w:top w:val="single" w:sz="8" w:space="0" w:color="auto"/>
            </w:tcBorders>
            <w:vAlign w:val="center"/>
          </w:tcPr>
          <w:p w14:paraId="2ED56D95" w14:textId="77777777" w:rsidR="00160314" w:rsidRPr="008B446F" w:rsidRDefault="00160314" w:rsidP="00160314">
            <w:pPr>
              <w:keepNext/>
              <w:keepLines/>
              <w:rPr>
                <w:rFonts w:ascii="Times New Roman" w:hAnsi="Times New Roman" w:cs="Times New Roman"/>
              </w:rPr>
            </w:pPr>
            <w:r w:rsidRPr="008B446F">
              <w:rPr>
                <w:rFonts w:ascii="Times New Roman" w:hAnsi="Times New Roman" w:cs="Times New Roman"/>
              </w:rPr>
              <w:t>Log-normal</w:t>
            </w:r>
          </w:p>
        </w:tc>
        <w:tc>
          <w:tcPr>
            <w:tcW w:w="1294" w:type="dxa"/>
            <w:tcBorders>
              <w:top w:val="single" w:sz="8" w:space="0" w:color="auto"/>
            </w:tcBorders>
            <w:vAlign w:val="center"/>
          </w:tcPr>
          <w:p w14:paraId="3C55D6D5" w14:textId="13C36C6A" w:rsidR="00160314" w:rsidRPr="008B446F" w:rsidRDefault="00160314" w:rsidP="000F5DDA">
            <w:pPr>
              <w:keepNext/>
              <w:keepLines/>
              <w:jc w:val="center"/>
              <w:rPr>
                <w:rFonts w:ascii="Times New Roman" w:hAnsi="Times New Roman" w:cs="Times New Roman"/>
                <w:i/>
              </w:rPr>
            </w:pPr>
            <w:proofErr w:type="spellStart"/>
            <w:r w:rsidRPr="008B446F">
              <w:rPr>
                <w:rFonts w:ascii="Times New Roman" w:hAnsi="Times New Roman" w:cs="Times New Roman"/>
                <w:i/>
              </w:rPr>
              <w:t>lnL</w:t>
            </w:r>
            <w:r w:rsidRPr="008B446F">
              <w:rPr>
                <w:rFonts w:ascii="Times New Roman" w:hAnsi="Times New Roman" w:cs="Times New Roman"/>
                <w:i/>
                <w:vertAlign w:val="subscript"/>
              </w:rPr>
              <w:t>c</w:t>
            </w:r>
            <w:proofErr w:type="spellEnd"/>
          </w:p>
        </w:tc>
      </w:tr>
      <w:tr w:rsidR="00160314" w:rsidRPr="00752BF3" w14:paraId="64A20FC8" w14:textId="441F7488" w:rsidTr="00A25C6F">
        <w:tc>
          <w:tcPr>
            <w:tcW w:w="2772" w:type="dxa"/>
            <w:vAlign w:val="center"/>
          </w:tcPr>
          <w:p w14:paraId="55465CB8" w14:textId="663D7E7F" w:rsidR="00160314" w:rsidRPr="008B446F" w:rsidRDefault="00160314" w:rsidP="00160314">
            <w:pPr>
              <w:keepNext/>
              <w:keepLines/>
              <w:ind w:left="210" w:hanging="210"/>
              <w:rPr>
                <w:rFonts w:ascii="Times New Roman" w:hAnsi="Times New Roman" w:cs="Times New Roman"/>
              </w:rPr>
            </w:pPr>
            <w:r w:rsidRPr="008B446F">
              <w:rPr>
                <w:rFonts w:ascii="Times New Roman" w:hAnsi="Times New Roman" w:cs="Times New Roman"/>
              </w:rPr>
              <w:t>Index of exploitable biomass (assessment CPUE index)</w:t>
            </w:r>
          </w:p>
        </w:tc>
        <w:tc>
          <w:tcPr>
            <w:tcW w:w="3780" w:type="dxa"/>
            <w:vAlign w:val="center"/>
          </w:tcPr>
          <w:p w14:paraId="075FE4AD" w14:textId="15C29D08" w:rsidR="00160314" w:rsidRPr="008B446F" w:rsidRDefault="00160314" w:rsidP="00160314">
            <w:pPr>
              <w:keepNext/>
              <w:keepLines/>
              <w:rPr>
                <w:rFonts w:ascii="Times New Roman" w:hAnsi="Times New Roman" w:cs="Times New Roman"/>
              </w:rPr>
            </w:pPr>
            <w:r w:rsidRPr="008B446F">
              <w:rPr>
                <w:rFonts w:ascii="Times New Roman" w:hAnsi="Times New Roman" w:cs="Times New Roman"/>
              </w:rPr>
              <w:t xml:space="preserve">year, </w:t>
            </w:r>
            <w:r w:rsidR="009352E8" w:rsidRPr="008B446F">
              <w:rPr>
                <w:rFonts w:ascii="Times New Roman" w:hAnsi="Times New Roman" w:cs="Times New Roman"/>
              </w:rPr>
              <w:t>quarter</w:t>
            </w:r>
            <w:r w:rsidRPr="008B446F">
              <w:rPr>
                <w:rFonts w:ascii="Times New Roman" w:hAnsi="Times New Roman" w:cs="Times New Roman"/>
              </w:rPr>
              <w:t xml:space="preserve">, </w:t>
            </w:r>
            <w:r w:rsidR="00524960">
              <w:rPr>
                <w:rFonts w:ascii="Times New Roman" w:hAnsi="Times New Roman" w:cs="Times New Roman"/>
              </w:rPr>
              <w:t>strata</w:t>
            </w:r>
            <w:r w:rsidRPr="008B446F">
              <w:rPr>
                <w:rFonts w:ascii="Times New Roman" w:hAnsi="Times New Roman" w:cs="Times New Roman"/>
              </w:rPr>
              <w:t>, fleet</w:t>
            </w:r>
          </w:p>
        </w:tc>
        <w:tc>
          <w:tcPr>
            <w:tcW w:w="1260" w:type="dxa"/>
            <w:vAlign w:val="center"/>
          </w:tcPr>
          <w:p w14:paraId="04D46E8F" w14:textId="77777777" w:rsidR="00160314" w:rsidRPr="008B446F" w:rsidRDefault="00160314" w:rsidP="00160314">
            <w:pPr>
              <w:keepNext/>
              <w:keepLines/>
              <w:rPr>
                <w:rFonts w:ascii="Times New Roman" w:hAnsi="Times New Roman" w:cs="Times New Roman"/>
              </w:rPr>
            </w:pPr>
            <w:r w:rsidRPr="008B446F">
              <w:rPr>
                <w:rFonts w:ascii="Times New Roman" w:hAnsi="Times New Roman" w:cs="Times New Roman"/>
              </w:rPr>
              <w:t>Log-normal</w:t>
            </w:r>
          </w:p>
        </w:tc>
        <w:tc>
          <w:tcPr>
            <w:tcW w:w="1294" w:type="dxa"/>
            <w:vAlign w:val="center"/>
          </w:tcPr>
          <w:p w14:paraId="05C6665E" w14:textId="16574E8C" w:rsidR="00160314" w:rsidRPr="008B446F" w:rsidRDefault="00160314" w:rsidP="000F5DDA">
            <w:pPr>
              <w:keepNext/>
              <w:keepLines/>
              <w:jc w:val="center"/>
              <w:rPr>
                <w:rFonts w:ascii="Times New Roman" w:hAnsi="Times New Roman" w:cs="Times New Roman"/>
                <w:i/>
              </w:rPr>
            </w:pPr>
            <w:proofErr w:type="spellStart"/>
            <w:r w:rsidRPr="008B446F">
              <w:rPr>
                <w:rFonts w:ascii="Times New Roman" w:hAnsi="Times New Roman" w:cs="Times New Roman"/>
                <w:i/>
              </w:rPr>
              <w:t>lnLi</w:t>
            </w:r>
            <w:proofErr w:type="spellEnd"/>
          </w:p>
        </w:tc>
      </w:tr>
      <w:tr w:rsidR="00160314" w:rsidRPr="00752BF3" w14:paraId="38207A0D" w14:textId="2751D946" w:rsidTr="00A25C6F">
        <w:tc>
          <w:tcPr>
            <w:tcW w:w="2772" w:type="dxa"/>
            <w:vAlign w:val="center"/>
          </w:tcPr>
          <w:p w14:paraId="38444F76" w14:textId="77777777" w:rsidR="00160314" w:rsidRPr="008B446F" w:rsidRDefault="00160314" w:rsidP="00160314">
            <w:pPr>
              <w:keepNext/>
              <w:keepLines/>
              <w:ind w:left="210" w:hanging="210"/>
              <w:rPr>
                <w:rFonts w:ascii="Times New Roman" w:hAnsi="Times New Roman" w:cs="Times New Roman"/>
              </w:rPr>
            </w:pPr>
            <w:r w:rsidRPr="008B446F">
              <w:rPr>
                <w:rFonts w:ascii="Times New Roman" w:hAnsi="Times New Roman" w:cs="Times New Roman"/>
              </w:rPr>
              <w:t>Index of spawning stock biomass (e.g. a larval survey)</w:t>
            </w:r>
          </w:p>
        </w:tc>
        <w:tc>
          <w:tcPr>
            <w:tcW w:w="3780" w:type="dxa"/>
            <w:vAlign w:val="center"/>
          </w:tcPr>
          <w:p w14:paraId="2FA9399C" w14:textId="7BA465B2" w:rsidR="00160314" w:rsidRPr="008B446F" w:rsidRDefault="00160314" w:rsidP="00160314">
            <w:pPr>
              <w:keepNext/>
              <w:keepLines/>
              <w:rPr>
                <w:rFonts w:ascii="Times New Roman" w:hAnsi="Times New Roman" w:cs="Times New Roman"/>
              </w:rPr>
            </w:pPr>
            <w:r w:rsidRPr="008B446F">
              <w:rPr>
                <w:rFonts w:ascii="Times New Roman" w:hAnsi="Times New Roman" w:cs="Times New Roman"/>
              </w:rPr>
              <w:t xml:space="preserve">year, </w:t>
            </w:r>
            <w:r w:rsidR="00570D96">
              <w:rPr>
                <w:rFonts w:ascii="Times New Roman" w:hAnsi="Times New Roman" w:cs="Times New Roman"/>
              </w:rPr>
              <w:t xml:space="preserve">quarter, </w:t>
            </w:r>
            <w:r w:rsidR="00524960">
              <w:rPr>
                <w:rFonts w:ascii="Times New Roman" w:hAnsi="Times New Roman" w:cs="Times New Roman"/>
              </w:rPr>
              <w:t>strata</w:t>
            </w:r>
            <w:r w:rsidR="00570D96">
              <w:rPr>
                <w:rFonts w:ascii="Times New Roman" w:hAnsi="Times New Roman" w:cs="Times New Roman"/>
              </w:rPr>
              <w:t xml:space="preserve">, </w:t>
            </w:r>
            <w:r w:rsidRPr="008B446F">
              <w:rPr>
                <w:rFonts w:ascii="Times New Roman" w:hAnsi="Times New Roman" w:cs="Times New Roman"/>
              </w:rPr>
              <w:t>stock</w:t>
            </w:r>
          </w:p>
        </w:tc>
        <w:tc>
          <w:tcPr>
            <w:tcW w:w="1260" w:type="dxa"/>
            <w:vAlign w:val="center"/>
          </w:tcPr>
          <w:p w14:paraId="0A13E40D" w14:textId="77777777" w:rsidR="00160314" w:rsidRPr="008B446F" w:rsidRDefault="00160314" w:rsidP="00160314">
            <w:pPr>
              <w:keepNext/>
              <w:keepLines/>
              <w:rPr>
                <w:rFonts w:ascii="Times New Roman" w:hAnsi="Times New Roman" w:cs="Times New Roman"/>
              </w:rPr>
            </w:pPr>
            <w:r w:rsidRPr="008B446F">
              <w:rPr>
                <w:rFonts w:ascii="Times New Roman" w:hAnsi="Times New Roman" w:cs="Times New Roman"/>
              </w:rPr>
              <w:t>Log-normal</w:t>
            </w:r>
          </w:p>
        </w:tc>
        <w:tc>
          <w:tcPr>
            <w:tcW w:w="1294" w:type="dxa"/>
            <w:vAlign w:val="center"/>
          </w:tcPr>
          <w:p w14:paraId="0A0923F5" w14:textId="660F052F" w:rsidR="00160314" w:rsidRPr="008B446F" w:rsidRDefault="00160314" w:rsidP="000F5DDA">
            <w:pPr>
              <w:keepNext/>
              <w:keepLines/>
              <w:jc w:val="center"/>
              <w:rPr>
                <w:rFonts w:ascii="Times New Roman" w:hAnsi="Times New Roman" w:cs="Times New Roman"/>
                <w:i/>
              </w:rPr>
            </w:pPr>
            <w:proofErr w:type="spellStart"/>
            <w:r w:rsidRPr="008B446F">
              <w:rPr>
                <w:rFonts w:ascii="Times New Roman" w:hAnsi="Times New Roman" w:cs="Times New Roman"/>
                <w:i/>
              </w:rPr>
              <w:t>lnL</w:t>
            </w:r>
            <w:r w:rsidRPr="008B446F">
              <w:rPr>
                <w:rFonts w:ascii="Times New Roman" w:hAnsi="Times New Roman" w:cs="Times New Roman"/>
                <w:i/>
                <w:vertAlign w:val="subscript"/>
              </w:rPr>
              <w:t>S</w:t>
            </w:r>
            <w:r w:rsidR="00570D96">
              <w:rPr>
                <w:rFonts w:ascii="Times New Roman" w:hAnsi="Times New Roman" w:cs="Times New Roman"/>
                <w:i/>
                <w:vertAlign w:val="subscript"/>
              </w:rPr>
              <w:t>SB</w:t>
            </w:r>
            <w:proofErr w:type="spellEnd"/>
          </w:p>
        </w:tc>
      </w:tr>
      <w:tr w:rsidR="00160314" w:rsidRPr="00752BF3" w14:paraId="1EA0E899" w14:textId="1BB51319" w:rsidTr="00A25C6F">
        <w:tc>
          <w:tcPr>
            <w:tcW w:w="2772" w:type="dxa"/>
            <w:vAlign w:val="center"/>
          </w:tcPr>
          <w:p w14:paraId="50F70875" w14:textId="77777777" w:rsidR="00160314" w:rsidRPr="008B446F" w:rsidRDefault="00160314" w:rsidP="00160314">
            <w:pPr>
              <w:keepNext/>
              <w:keepLines/>
              <w:ind w:left="210" w:hanging="210"/>
              <w:rPr>
                <w:rFonts w:ascii="Times New Roman" w:hAnsi="Times New Roman" w:cs="Times New Roman"/>
              </w:rPr>
            </w:pPr>
            <w:r w:rsidRPr="008B446F">
              <w:rPr>
                <w:rFonts w:ascii="Times New Roman" w:hAnsi="Times New Roman" w:cs="Times New Roman"/>
              </w:rPr>
              <w:t>Length composition</w:t>
            </w:r>
          </w:p>
        </w:tc>
        <w:tc>
          <w:tcPr>
            <w:tcW w:w="3780" w:type="dxa"/>
            <w:vAlign w:val="center"/>
          </w:tcPr>
          <w:p w14:paraId="300C5223" w14:textId="6946CEA3" w:rsidR="00160314" w:rsidRPr="008B446F" w:rsidRDefault="00160314" w:rsidP="00160314">
            <w:pPr>
              <w:keepNext/>
              <w:keepLines/>
              <w:rPr>
                <w:rFonts w:ascii="Times New Roman" w:hAnsi="Times New Roman" w:cs="Times New Roman"/>
              </w:rPr>
            </w:pPr>
            <w:r w:rsidRPr="008B446F">
              <w:rPr>
                <w:rFonts w:ascii="Times New Roman" w:hAnsi="Times New Roman" w:cs="Times New Roman"/>
              </w:rPr>
              <w:t xml:space="preserve">year, </w:t>
            </w:r>
            <w:r w:rsidR="009352E8" w:rsidRPr="008B446F">
              <w:rPr>
                <w:rFonts w:ascii="Times New Roman" w:hAnsi="Times New Roman" w:cs="Times New Roman"/>
              </w:rPr>
              <w:t>quarter</w:t>
            </w:r>
            <w:r w:rsidRPr="008B446F">
              <w:rPr>
                <w:rFonts w:ascii="Times New Roman" w:hAnsi="Times New Roman" w:cs="Times New Roman"/>
              </w:rPr>
              <w:t xml:space="preserve">, </w:t>
            </w:r>
            <w:r w:rsidR="00524960">
              <w:rPr>
                <w:rFonts w:ascii="Times New Roman" w:hAnsi="Times New Roman" w:cs="Times New Roman"/>
              </w:rPr>
              <w:t>strata</w:t>
            </w:r>
            <w:r w:rsidR="002B04E9">
              <w:rPr>
                <w:rFonts w:ascii="Times New Roman" w:hAnsi="Times New Roman" w:cs="Times New Roman"/>
              </w:rPr>
              <w:t>, fleet</w:t>
            </w:r>
          </w:p>
        </w:tc>
        <w:tc>
          <w:tcPr>
            <w:tcW w:w="1260" w:type="dxa"/>
            <w:vAlign w:val="center"/>
          </w:tcPr>
          <w:p w14:paraId="63B7D630" w14:textId="7C71EC31" w:rsidR="00160314" w:rsidRPr="008B446F" w:rsidRDefault="004A3481" w:rsidP="00160314">
            <w:pPr>
              <w:keepNext/>
              <w:keepLines/>
              <w:rPr>
                <w:rFonts w:ascii="Times New Roman" w:hAnsi="Times New Roman" w:cs="Times New Roman"/>
              </w:rPr>
            </w:pPr>
            <w:r w:rsidRPr="008B446F">
              <w:rPr>
                <w:rFonts w:ascii="Times New Roman" w:hAnsi="Times New Roman" w:cs="Times New Roman"/>
              </w:rPr>
              <w:t>Log-normal</w:t>
            </w:r>
          </w:p>
        </w:tc>
        <w:tc>
          <w:tcPr>
            <w:tcW w:w="1294" w:type="dxa"/>
            <w:vAlign w:val="center"/>
          </w:tcPr>
          <w:p w14:paraId="0CAA5631" w14:textId="482079D9" w:rsidR="00160314" w:rsidRPr="008B446F" w:rsidRDefault="00160314" w:rsidP="000F5DDA">
            <w:pPr>
              <w:keepNext/>
              <w:keepLines/>
              <w:jc w:val="center"/>
              <w:rPr>
                <w:rFonts w:ascii="Times New Roman" w:hAnsi="Times New Roman" w:cs="Times New Roman"/>
                <w:i/>
              </w:rPr>
            </w:pPr>
            <w:proofErr w:type="spellStart"/>
            <w:r w:rsidRPr="008B446F">
              <w:rPr>
                <w:rFonts w:ascii="Times New Roman" w:hAnsi="Times New Roman" w:cs="Times New Roman"/>
                <w:i/>
              </w:rPr>
              <w:t>lnL</w:t>
            </w:r>
            <w:r w:rsidRPr="008B446F">
              <w:rPr>
                <w:rFonts w:ascii="Times New Roman" w:hAnsi="Times New Roman" w:cs="Times New Roman"/>
                <w:i/>
                <w:vertAlign w:val="subscript"/>
              </w:rPr>
              <w:t>CAL</w:t>
            </w:r>
            <w:proofErr w:type="spellEnd"/>
          </w:p>
        </w:tc>
      </w:tr>
      <w:tr w:rsidR="00160314" w:rsidRPr="00752BF3" w14:paraId="1993DAE8" w14:textId="7DB93A70" w:rsidTr="00A25C6F">
        <w:tc>
          <w:tcPr>
            <w:tcW w:w="2772" w:type="dxa"/>
            <w:vAlign w:val="center"/>
          </w:tcPr>
          <w:p w14:paraId="1E080469" w14:textId="5C723900" w:rsidR="00160314" w:rsidRPr="008B446F" w:rsidRDefault="008457A0" w:rsidP="00160314">
            <w:pPr>
              <w:keepNext/>
              <w:keepLines/>
              <w:ind w:left="210" w:hanging="210"/>
              <w:rPr>
                <w:rFonts w:ascii="Times New Roman" w:hAnsi="Times New Roman" w:cs="Times New Roman"/>
              </w:rPr>
            </w:pPr>
            <w:r>
              <w:rPr>
                <w:rFonts w:ascii="Times New Roman" w:hAnsi="Times New Roman" w:cs="Times New Roman"/>
              </w:rPr>
              <w:t>Electronic</w:t>
            </w:r>
            <w:r w:rsidRPr="008B446F">
              <w:rPr>
                <w:rFonts w:ascii="Times New Roman" w:hAnsi="Times New Roman" w:cs="Times New Roman"/>
              </w:rPr>
              <w:t xml:space="preserve"> </w:t>
            </w:r>
            <w:r w:rsidR="00160314" w:rsidRPr="008B446F">
              <w:rPr>
                <w:rFonts w:ascii="Times New Roman" w:hAnsi="Times New Roman" w:cs="Times New Roman"/>
              </w:rPr>
              <w:t>tag (known stock of origin)</w:t>
            </w:r>
          </w:p>
        </w:tc>
        <w:tc>
          <w:tcPr>
            <w:tcW w:w="3780" w:type="dxa"/>
            <w:vAlign w:val="center"/>
          </w:tcPr>
          <w:p w14:paraId="349DE6EB" w14:textId="2501A385" w:rsidR="00160314" w:rsidRPr="008B446F" w:rsidRDefault="00160314" w:rsidP="00160314">
            <w:pPr>
              <w:keepNext/>
              <w:keepLines/>
              <w:rPr>
                <w:rFonts w:ascii="Times New Roman" w:hAnsi="Times New Roman" w:cs="Times New Roman"/>
              </w:rPr>
            </w:pPr>
            <w:r w:rsidRPr="008B446F">
              <w:rPr>
                <w:rFonts w:ascii="Times New Roman" w:hAnsi="Times New Roman" w:cs="Times New Roman"/>
              </w:rPr>
              <w:t xml:space="preserve">stock, year, </w:t>
            </w:r>
            <w:r w:rsidR="009352E8" w:rsidRPr="008B446F">
              <w:rPr>
                <w:rFonts w:ascii="Times New Roman" w:hAnsi="Times New Roman" w:cs="Times New Roman"/>
              </w:rPr>
              <w:t>quarter</w:t>
            </w:r>
            <w:r w:rsidRPr="008B446F">
              <w:rPr>
                <w:rFonts w:ascii="Times New Roman" w:hAnsi="Times New Roman" w:cs="Times New Roman"/>
              </w:rPr>
              <w:t xml:space="preserve">, </w:t>
            </w:r>
            <w:r w:rsidR="00524960">
              <w:rPr>
                <w:rFonts w:ascii="Times New Roman" w:hAnsi="Times New Roman" w:cs="Times New Roman"/>
              </w:rPr>
              <w:t>strata</w:t>
            </w:r>
            <w:r w:rsidRPr="008B446F">
              <w:rPr>
                <w:rFonts w:ascii="Times New Roman" w:hAnsi="Times New Roman" w:cs="Times New Roman"/>
              </w:rPr>
              <w:t>, age class</w:t>
            </w:r>
          </w:p>
        </w:tc>
        <w:tc>
          <w:tcPr>
            <w:tcW w:w="1260" w:type="dxa"/>
            <w:vAlign w:val="center"/>
          </w:tcPr>
          <w:p w14:paraId="28B096BF" w14:textId="77777777" w:rsidR="00160314" w:rsidRPr="008B446F" w:rsidRDefault="00160314" w:rsidP="00160314">
            <w:pPr>
              <w:keepNext/>
              <w:keepLines/>
              <w:rPr>
                <w:rFonts w:ascii="Times New Roman" w:hAnsi="Times New Roman" w:cs="Times New Roman"/>
              </w:rPr>
            </w:pPr>
            <w:r w:rsidRPr="008B446F">
              <w:rPr>
                <w:rFonts w:ascii="Times New Roman" w:hAnsi="Times New Roman" w:cs="Times New Roman"/>
              </w:rPr>
              <w:t>Multinomial</w:t>
            </w:r>
          </w:p>
        </w:tc>
        <w:tc>
          <w:tcPr>
            <w:tcW w:w="1294" w:type="dxa"/>
            <w:vAlign w:val="center"/>
          </w:tcPr>
          <w:p w14:paraId="4603D412" w14:textId="33D59882" w:rsidR="00160314" w:rsidRPr="008B446F" w:rsidRDefault="00160314" w:rsidP="000F5DDA">
            <w:pPr>
              <w:keepNext/>
              <w:keepLines/>
              <w:jc w:val="center"/>
              <w:rPr>
                <w:rFonts w:ascii="Times New Roman" w:hAnsi="Times New Roman" w:cs="Times New Roman"/>
                <w:i/>
              </w:rPr>
            </w:pPr>
            <w:proofErr w:type="spellStart"/>
            <w:r w:rsidRPr="008B446F">
              <w:rPr>
                <w:rFonts w:ascii="Times New Roman" w:hAnsi="Times New Roman" w:cs="Times New Roman"/>
                <w:i/>
              </w:rPr>
              <w:t>lnL</w:t>
            </w:r>
            <w:r w:rsidR="008457A0">
              <w:rPr>
                <w:rFonts w:ascii="Times New Roman" w:hAnsi="Times New Roman" w:cs="Times New Roman"/>
                <w:i/>
                <w:vertAlign w:val="subscript"/>
              </w:rPr>
              <w:t>E</w:t>
            </w:r>
            <w:r w:rsidRPr="008B446F">
              <w:rPr>
                <w:rFonts w:ascii="Times New Roman" w:hAnsi="Times New Roman" w:cs="Times New Roman"/>
                <w:i/>
                <w:vertAlign w:val="subscript"/>
              </w:rPr>
              <w:t>T</w:t>
            </w:r>
            <w:proofErr w:type="spellEnd"/>
          </w:p>
        </w:tc>
      </w:tr>
      <w:tr w:rsidR="00160314" w:rsidRPr="00752BF3" w14:paraId="69F28F0F" w14:textId="250E1F9A" w:rsidTr="00A25C6F">
        <w:tc>
          <w:tcPr>
            <w:tcW w:w="2772" w:type="dxa"/>
            <w:vAlign w:val="center"/>
          </w:tcPr>
          <w:p w14:paraId="115962CF" w14:textId="77777777" w:rsidR="00160314" w:rsidRPr="008B446F" w:rsidRDefault="00160314" w:rsidP="00160314">
            <w:pPr>
              <w:keepNext/>
              <w:keepLines/>
              <w:ind w:left="210" w:hanging="210"/>
              <w:rPr>
                <w:rFonts w:ascii="Times New Roman" w:hAnsi="Times New Roman" w:cs="Times New Roman"/>
              </w:rPr>
            </w:pPr>
            <w:r w:rsidRPr="008B446F">
              <w:rPr>
                <w:rFonts w:ascii="Times New Roman" w:hAnsi="Times New Roman" w:cs="Times New Roman"/>
              </w:rPr>
              <w:t>Stock of origin</w:t>
            </w:r>
          </w:p>
        </w:tc>
        <w:tc>
          <w:tcPr>
            <w:tcW w:w="3780" w:type="dxa"/>
            <w:vAlign w:val="center"/>
          </w:tcPr>
          <w:p w14:paraId="2D30664F" w14:textId="3834FFF8" w:rsidR="00160314" w:rsidRPr="008B446F" w:rsidRDefault="00160314" w:rsidP="00160314">
            <w:pPr>
              <w:keepNext/>
              <w:keepLines/>
              <w:rPr>
                <w:rFonts w:ascii="Times New Roman" w:hAnsi="Times New Roman" w:cs="Times New Roman"/>
              </w:rPr>
            </w:pPr>
            <w:r w:rsidRPr="008B446F">
              <w:rPr>
                <w:rFonts w:ascii="Times New Roman" w:hAnsi="Times New Roman" w:cs="Times New Roman"/>
              </w:rPr>
              <w:t xml:space="preserve">year, </w:t>
            </w:r>
            <w:r w:rsidR="009352E8" w:rsidRPr="008B446F">
              <w:rPr>
                <w:rFonts w:ascii="Times New Roman" w:hAnsi="Times New Roman" w:cs="Times New Roman"/>
              </w:rPr>
              <w:t>quarter</w:t>
            </w:r>
            <w:r w:rsidRPr="008B446F">
              <w:rPr>
                <w:rFonts w:ascii="Times New Roman" w:hAnsi="Times New Roman" w:cs="Times New Roman"/>
              </w:rPr>
              <w:t xml:space="preserve">, </w:t>
            </w:r>
            <w:r w:rsidR="00524960">
              <w:rPr>
                <w:rFonts w:ascii="Times New Roman" w:hAnsi="Times New Roman" w:cs="Times New Roman"/>
              </w:rPr>
              <w:t>strata</w:t>
            </w:r>
            <w:r w:rsidRPr="008B446F">
              <w:rPr>
                <w:rFonts w:ascii="Times New Roman" w:hAnsi="Times New Roman" w:cs="Times New Roman"/>
              </w:rPr>
              <w:t xml:space="preserve">, </w:t>
            </w:r>
            <w:r w:rsidR="00872598">
              <w:rPr>
                <w:rFonts w:ascii="Times New Roman" w:hAnsi="Times New Roman" w:cs="Times New Roman"/>
              </w:rPr>
              <w:t xml:space="preserve">movement </w:t>
            </w:r>
            <w:r w:rsidRPr="008B446F">
              <w:rPr>
                <w:rFonts w:ascii="Times New Roman" w:hAnsi="Times New Roman" w:cs="Times New Roman"/>
              </w:rPr>
              <w:t>age class</w:t>
            </w:r>
          </w:p>
        </w:tc>
        <w:tc>
          <w:tcPr>
            <w:tcW w:w="1260" w:type="dxa"/>
            <w:vAlign w:val="center"/>
          </w:tcPr>
          <w:p w14:paraId="34D1A6A3" w14:textId="134EEC4C" w:rsidR="00160314" w:rsidRPr="008B446F" w:rsidRDefault="00AC5AAB" w:rsidP="00160314">
            <w:pPr>
              <w:keepNext/>
              <w:keepLines/>
              <w:rPr>
                <w:rFonts w:ascii="Times New Roman" w:hAnsi="Times New Roman" w:cs="Times New Roman"/>
              </w:rPr>
            </w:pPr>
            <w:r w:rsidRPr="008B446F">
              <w:rPr>
                <w:rFonts w:ascii="Times New Roman" w:hAnsi="Times New Roman" w:cs="Times New Roman"/>
              </w:rPr>
              <w:t>Normal</w:t>
            </w:r>
          </w:p>
        </w:tc>
        <w:tc>
          <w:tcPr>
            <w:tcW w:w="1294" w:type="dxa"/>
            <w:vAlign w:val="center"/>
          </w:tcPr>
          <w:p w14:paraId="29DF3043" w14:textId="669B93D2" w:rsidR="00160314" w:rsidRPr="008B446F" w:rsidRDefault="00160314" w:rsidP="000F5DDA">
            <w:pPr>
              <w:keepNext/>
              <w:keepLines/>
              <w:jc w:val="center"/>
              <w:rPr>
                <w:rFonts w:ascii="Times New Roman" w:hAnsi="Times New Roman" w:cs="Times New Roman"/>
                <w:i/>
              </w:rPr>
            </w:pPr>
            <w:proofErr w:type="spellStart"/>
            <w:r w:rsidRPr="008B446F">
              <w:rPr>
                <w:rFonts w:ascii="Times New Roman" w:hAnsi="Times New Roman" w:cs="Times New Roman"/>
                <w:i/>
              </w:rPr>
              <w:t>lnL</w:t>
            </w:r>
            <w:r w:rsidRPr="008B446F">
              <w:rPr>
                <w:rFonts w:ascii="Times New Roman" w:hAnsi="Times New Roman" w:cs="Times New Roman"/>
                <w:i/>
                <w:vertAlign w:val="subscript"/>
              </w:rPr>
              <w:t>SOO</w:t>
            </w:r>
            <w:proofErr w:type="spellEnd"/>
          </w:p>
        </w:tc>
      </w:tr>
      <w:tr w:rsidR="00160314" w:rsidRPr="00752BF3" w14:paraId="1FD5539C" w14:textId="724B4198" w:rsidTr="00A25C6F">
        <w:trPr>
          <w:cantSplit/>
          <w:trHeight w:hRule="exact" w:val="113"/>
        </w:trPr>
        <w:tc>
          <w:tcPr>
            <w:tcW w:w="2772" w:type="dxa"/>
            <w:tcBorders>
              <w:bottom w:val="single" w:sz="8" w:space="0" w:color="auto"/>
            </w:tcBorders>
          </w:tcPr>
          <w:p w14:paraId="1967161B" w14:textId="77777777" w:rsidR="00160314" w:rsidRPr="008B446F" w:rsidRDefault="00160314" w:rsidP="001B61C4">
            <w:pPr>
              <w:keepNext/>
              <w:keepLines/>
              <w:rPr>
                <w:rFonts w:ascii="Times New Roman" w:hAnsi="Times New Roman" w:cs="Times New Roman"/>
              </w:rPr>
            </w:pPr>
          </w:p>
        </w:tc>
        <w:tc>
          <w:tcPr>
            <w:tcW w:w="3780" w:type="dxa"/>
            <w:tcBorders>
              <w:bottom w:val="single" w:sz="8" w:space="0" w:color="auto"/>
            </w:tcBorders>
          </w:tcPr>
          <w:p w14:paraId="22C7D39D" w14:textId="77777777" w:rsidR="00160314" w:rsidRPr="008B446F" w:rsidRDefault="00160314" w:rsidP="001B61C4">
            <w:pPr>
              <w:keepNext/>
              <w:keepLines/>
              <w:rPr>
                <w:rFonts w:ascii="Times New Roman" w:hAnsi="Times New Roman" w:cs="Times New Roman"/>
              </w:rPr>
            </w:pPr>
          </w:p>
        </w:tc>
        <w:tc>
          <w:tcPr>
            <w:tcW w:w="1260" w:type="dxa"/>
            <w:tcBorders>
              <w:bottom w:val="single" w:sz="8" w:space="0" w:color="auto"/>
            </w:tcBorders>
          </w:tcPr>
          <w:p w14:paraId="670E04A6" w14:textId="77777777" w:rsidR="00160314" w:rsidRPr="008B446F" w:rsidRDefault="00160314" w:rsidP="001B61C4">
            <w:pPr>
              <w:keepNext/>
              <w:keepLines/>
              <w:rPr>
                <w:rFonts w:ascii="Times New Roman" w:hAnsi="Times New Roman" w:cs="Times New Roman"/>
              </w:rPr>
            </w:pPr>
          </w:p>
        </w:tc>
        <w:tc>
          <w:tcPr>
            <w:tcW w:w="1294" w:type="dxa"/>
            <w:tcBorders>
              <w:bottom w:val="single" w:sz="8" w:space="0" w:color="auto"/>
            </w:tcBorders>
          </w:tcPr>
          <w:p w14:paraId="4C205A75" w14:textId="77777777" w:rsidR="00160314" w:rsidRPr="008B446F" w:rsidRDefault="00160314" w:rsidP="000F5DDA">
            <w:pPr>
              <w:keepNext/>
              <w:keepLines/>
              <w:jc w:val="center"/>
              <w:rPr>
                <w:rFonts w:ascii="Times New Roman" w:hAnsi="Times New Roman" w:cs="Times New Roman"/>
                <w:i/>
              </w:rPr>
            </w:pPr>
          </w:p>
        </w:tc>
      </w:tr>
    </w:tbl>
    <w:p w14:paraId="210B8AFF" w14:textId="77777777" w:rsidR="005137BE" w:rsidRPr="00256DE4" w:rsidRDefault="005137BE" w:rsidP="00406114">
      <w:pPr>
        <w:contextualSpacing/>
        <w:jc w:val="both"/>
        <w:rPr>
          <w:rFonts w:ascii="Times New Roman" w:hAnsi="Times New Roman" w:cs="Times New Roman"/>
          <w:sz w:val="24"/>
          <w:szCs w:val="24"/>
        </w:rPr>
      </w:pPr>
    </w:p>
    <w:p w14:paraId="31BDF84C" w14:textId="1712DFF5" w:rsidR="0046075B" w:rsidRDefault="000F5DDA" w:rsidP="00406114">
      <w:pPr>
        <w:contextualSpacing/>
        <w:jc w:val="both"/>
        <w:rPr>
          <w:rFonts w:ascii="Times New Roman" w:hAnsi="Times New Roman" w:cs="Times New Roman"/>
          <w:sz w:val="24"/>
          <w:szCs w:val="24"/>
        </w:rPr>
      </w:pPr>
      <w:r w:rsidRPr="00256DE4">
        <w:rPr>
          <w:rFonts w:ascii="Times New Roman" w:hAnsi="Times New Roman" w:cs="Times New Roman"/>
          <w:sz w:val="24"/>
          <w:szCs w:val="24"/>
        </w:rPr>
        <w:t>A likelihood weighting scheme (the ω values of equation 8.</w:t>
      </w:r>
      <w:r w:rsidR="00B65D2B">
        <w:rPr>
          <w:rFonts w:ascii="Times New Roman" w:hAnsi="Times New Roman" w:cs="Times New Roman"/>
          <w:sz w:val="24"/>
          <w:szCs w:val="24"/>
        </w:rPr>
        <w:t>16</w:t>
      </w:r>
      <w:r w:rsidRPr="00256DE4">
        <w:rPr>
          <w:rFonts w:ascii="Times New Roman" w:hAnsi="Times New Roman" w:cs="Times New Roman"/>
          <w:sz w:val="24"/>
          <w:szCs w:val="24"/>
        </w:rPr>
        <w:t>, Table 8.6) was selected that balanced the contribution</w:t>
      </w:r>
      <w:r w:rsidR="00670B29" w:rsidRPr="00256DE4">
        <w:rPr>
          <w:rFonts w:ascii="Times New Roman" w:hAnsi="Times New Roman" w:cs="Times New Roman"/>
          <w:sz w:val="24"/>
          <w:szCs w:val="24"/>
        </w:rPr>
        <w:t xml:space="preserve"> of the various data sources and achieve as closely as possible the specified observation errors (</w:t>
      </w:r>
      <w:r w:rsidR="00F648C8" w:rsidRPr="00256DE4">
        <w:rPr>
          <w:rFonts w:ascii="Times New Roman" w:hAnsi="Times New Roman" w:cs="Times New Roman"/>
          <w:sz w:val="24"/>
          <w:szCs w:val="24"/>
        </w:rPr>
        <w:t xml:space="preserve">achieved via </w:t>
      </w:r>
      <w:r w:rsidR="00670B29" w:rsidRPr="00256DE4">
        <w:rPr>
          <w:rFonts w:ascii="Times New Roman" w:hAnsi="Times New Roman" w:cs="Times New Roman"/>
          <w:sz w:val="24"/>
          <w:szCs w:val="24"/>
        </w:rPr>
        <w:t>iterative reweighting)</w:t>
      </w:r>
      <w:r w:rsidRPr="00256DE4">
        <w:rPr>
          <w:rFonts w:ascii="Times New Roman" w:hAnsi="Times New Roman" w:cs="Times New Roman"/>
          <w:sz w:val="24"/>
          <w:szCs w:val="24"/>
        </w:rPr>
        <w:t xml:space="preserve">. </w:t>
      </w:r>
    </w:p>
    <w:p w14:paraId="57569716" w14:textId="77777777" w:rsidR="0046075B" w:rsidRDefault="0046075B" w:rsidP="00406114">
      <w:pPr>
        <w:contextualSpacing/>
        <w:jc w:val="both"/>
        <w:rPr>
          <w:rFonts w:ascii="Times New Roman" w:hAnsi="Times New Roman" w:cs="Times New Roman"/>
          <w:sz w:val="24"/>
          <w:szCs w:val="24"/>
        </w:rPr>
      </w:pPr>
    </w:p>
    <w:p w14:paraId="33489FED" w14:textId="3E90A160" w:rsidR="005A1833" w:rsidRPr="00256DE4" w:rsidRDefault="005A1833" w:rsidP="00406114">
      <w:pPr>
        <w:contextualSpacing/>
        <w:jc w:val="both"/>
        <w:rPr>
          <w:rFonts w:ascii="Times New Roman" w:hAnsi="Times New Roman" w:cs="Times New Roman"/>
          <w:sz w:val="24"/>
          <w:szCs w:val="24"/>
        </w:rPr>
      </w:pPr>
      <w:r w:rsidRPr="00256DE4">
        <w:rPr>
          <w:rFonts w:ascii="Times New Roman" w:hAnsi="Times New Roman" w:cs="Times New Roman"/>
          <w:sz w:val="24"/>
          <w:szCs w:val="24"/>
        </w:rPr>
        <w:t>Table. 8.6. Likelihood weightings</w:t>
      </w:r>
      <w:r w:rsidR="000F5DDA" w:rsidRPr="00256DE4">
        <w:rPr>
          <w:rFonts w:ascii="Times New Roman" w:hAnsi="Times New Roman" w:cs="Times New Roman"/>
          <w:sz w:val="24"/>
          <w:szCs w:val="24"/>
        </w:rPr>
        <w:t xml:space="preserve"> for various components of equation 8.</w:t>
      </w:r>
      <w:r w:rsidR="00B65D2B">
        <w:rPr>
          <w:rFonts w:ascii="Times New Roman" w:hAnsi="Times New Roman" w:cs="Times New Roman"/>
          <w:sz w:val="24"/>
          <w:szCs w:val="24"/>
        </w:rPr>
        <w:t>16</w:t>
      </w:r>
      <w:r w:rsidR="000F5DDA" w:rsidRPr="00256DE4">
        <w:rPr>
          <w:rFonts w:ascii="Times New Roman" w:hAnsi="Times New Roman" w:cs="Times New Roman"/>
          <w:sz w:val="24"/>
          <w:szCs w:val="24"/>
        </w:rPr>
        <w:t xml:space="preserve">. </w:t>
      </w:r>
    </w:p>
    <w:tbl>
      <w:tblPr>
        <w:tblStyle w:val="TableGrid11"/>
        <w:tblW w:w="881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4"/>
        <w:gridCol w:w="1138"/>
        <w:gridCol w:w="1260"/>
        <w:gridCol w:w="1984"/>
        <w:gridCol w:w="1984"/>
      </w:tblGrid>
      <w:tr w:rsidR="005A1833" w:rsidRPr="00752BF3" w14:paraId="5B73A6EC" w14:textId="53C7F620" w:rsidTr="000F5DDA">
        <w:tc>
          <w:tcPr>
            <w:tcW w:w="2444" w:type="dxa"/>
            <w:tcBorders>
              <w:top w:val="single" w:sz="8" w:space="0" w:color="auto"/>
              <w:bottom w:val="single" w:sz="8" w:space="0" w:color="auto"/>
            </w:tcBorders>
          </w:tcPr>
          <w:p w14:paraId="7D10B20E" w14:textId="24CBFCCF" w:rsidR="005A1833" w:rsidRPr="008B446F" w:rsidRDefault="005A1833" w:rsidP="00D93C08">
            <w:pPr>
              <w:keepNext/>
              <w:keepLines/>
              <w:rPr>
                <w:rFonts w:ascii="Times New Roman" w:hAnsi="Times New Roman" w:cs="Times New Roman"/>
                <w:b/>
              </w:rPr>
            </w:pPr>
            <w:r w:rsidRPr="008B446F">
              <w:rPr>
                <w:rFonts w:ascii="Times New Roman" w:hAnsi="Times New Roman" w:cs="Times New Roman"/>
                <w:b/>
              </w:rPr>
              <w:lastRenderedPageBreak/>
              <w:t>Likelihood component</w:t>
            </w:r>
          </w:p>
        </w:tc>
        <w:tc>
          <w:tcPr>
            <w:tcW w:w="1138" w:type="dxa"/>
            <w:tcBorders>
              <w:top w:val="single" w:sz="8" w:space="0" w:color="auto"/>
              <w:bottom w:val="single" w:sz="8" w:space="0" w:color="auto"/>
            </w:tcBorders>
          </w:tcPr>
          <w:p w14:paraId="048BC5EA" w14:textId="54D6AAF3" w:rsidR="005A1833" w:rsidRPr="008B446F" w:rsidRDefault="005A1833" w:rsidP="000F5DDA">
            <w:pPr>
              <w:keepNext/>
              <w:keepLines/>
              <w:jc w:val="center"/>
              <w:rPr>
                <w:rFonts w:ascii="Times New Roman" w:hAnsi="Times New Roman" w:cs="Times New Roman"/>
                <w:b/>
              </w:rPr>
            </w:pPr>
            <w:r w:rsidRPr="008B446F">
              <w:rPr>
                <w:rFonts w:ascii="Times New Roman" w:hAnsi="Times New Roman" w:cs="Times New Roman"/>
                <w:b/>
              </w:rPr>
              <w:t>Symbol</w:t>
            </w:r>
          </w:p>
        </w:tc>
        <w:tc>
          <w:tcPr>
            <w:tcW w:w="1260" w:type="dxa"/>
            <w:tcBorders>
              <w:top w:val="single" w:sz="8" w:space="0" w:color="auto"/>
              <w:bottom w:val="single" w:sz="8" w:space="0" w:color="auto"/>
            </w:tcBorders>
          </w:tcPr>
          <w:p w14:paraId="01345B2F" w14:textId="0FB0BFDA" w:rsidR="005A1833" w:rsidRPr="008B446F" w:rsidRDefault="005A1833" w:rsidP="000F5DDA">
            <w:pPr>
              <w:keepNext/>
              <w:keepLines/>
              <w:jc w:val="center"/>
              <w:rPr>
                <w:rFonts w:ascii="Times New Roman" w:hAnsi="Times New Roman" w:cs="Times New Roman"/>
                <w:b/>
              </w:rPr>
            </w:pPr>
            <w:r w:rsidRPr="008B446F">
              <w:rPr>
                <w:rFonts w:ascii="Times New Roman" w:hAnsi="Times New Roman" w:cs="Times New Roman"/>
                <w:b/>
              </w:rPr>
              <w:t xml:space="preserve">Typical </w:t>
            </w:r>
            <w:proofErr w:type="spellStart"/>
            <w:r w:rsidR="002E3CCD" w:rsidRPr="008B446F">
              <w:rPr>
                <w:rFonts w:ascii="Times New Roman" w:hAnsi="Times New Roman" w:cs="Times New Roman"/>
                <w:b/>
                <w:i/>
              </w:rPr>
              <w:t>lnL</w:t>
            </w:r>
            <w:proofErr w:type="spellEnd"/>
            <w:r w:rsidR="002E3CCD" w:rsidRPr="008B446F">
              <w:rPr>
                <w:rFonts w:ascii="Times New Roman" w:hAnsi="Times New Roman" w:cs="Times New Roman"/>
                <w:b/>
              </w:rPr>
              <w:t xml:space="preserve"> </w:t>
            </w:r>
            <w:r w:rsidRPr="008B446F">
              <w:rPr>
                <w:rFonts w:ascii="Times New Roman" w:hAnsi="Times New Roman" w:cs="Times New Roman"/>
                <w:b/>
              </w:rPr>
              <w:t>value</w:t>
            </w:r>
          </w:p>
        </w:tc>
        <w:tc>
          <w:tcPr>
            <w:tcW w:w="1984" w:type="dxa"/>
            <w:tcBorders>
              <w:top w:val="single" w:sz="8" w:space="0" w:color="auto"/>
              <w:bottom w:val="single" w:sz="8" w:space="0" w:color="auto"/>
            </w:tcBorders>
          </w:tcPr>
          <w:p w14:paraId="509ABDE4" w14:textId="40167328" w:rsidR="005A1833" w:rsidRPr="008B446F" w:rsidRDefault="005A1833" w:rsidP="000F5DDA">
            <w:pPr>
              <w:keepNext/>
              <w:keepLines/>
              <w:jc w:val="center"/>
              <w:rPr>
                <w:rFonts w:ascii="Times New Roman" w:hAnsi="Times New Roman" w:cs="Times New Roman"/>
                <w:b/>
              </w:rPr>
            </w:pPr>
            <w:r w:rsidRPr="008B446F">
              <w:rPr>
                <w:rFonts w:ascii="Times New Roman" w:hAnsi="Times New Roman" w:cs="Times New Roman"/>
                <w:b/>
              </w:rPr>
              <w:t>Weighting</w:t>
            </w:r>
            <w:r w:rsidR="002E3CCD" w:rsidRPr="008B446F">
              <w:rPr>
                <w:rFonts w:ascii="Times New Roman" w:hAnsi="Times New Roman" w:cs="Times New Roman"/>
                <w:b/>
              </w:rPr>
              <w:t xml:space="preserve"> (</w:t>
            </w:r>
            <w:r w:rsidR="002E3CCD" w:rsidRPr="008B446F">
              <w:rPr>
                <w:rFonts w:ascii="Times New Roman" w:hAnsi="Times New Roman" w:cs="Times New Roman"/>
                <w:i/>
              </w:rPr>
              <w:t>ω</w:t>
            </w:r>
            <w:r w:rsidR="002E3CCD" w:rsidRPr="008B446F">
              <w:rPr>
                <w:rFonts w:ascii="Times New Roman" w:hAnsi="Times New Roman" w:cs="Times New Roman"/>
                <w:b/>
              </w:rPr>
              <w:t>)</w:t>
            </w:r>
          </w:p>
        </w:tc>
        <w:tc>
          <w:tcPr>
            <w:tcW w:w="1984" w:type="dxa"/>
            <w:tcBorders>
              <w:top w:val="single" w:sz="8" w:space="0" w:color="auto"/>
              <w:bottom w:val="single" w:sz="8" w:space="0" w:color="auto"/>
            </w:tcBorders>
          </w:tcPr>
          <w:p w14:paraId="393A129A" w14:textId="518CCEA8" w:rsidR="005A1833" w:rsidRPr="008B446F" w:rsidRDefault="005A1833" w:rsidP="000F5DDA">
            <w:pPr>
              <w:keepNext/>
              <w:keepLines/>
              <w:jc w:val="center"/>
              <w:rPr>
                <w:rFonts w:ascii="Times New Roman" w:hAnsi="Times New Roman" w:cs="Times New Roman"/>
                <w:b/>
              </w:rPr>
            </w:pPr>
            <w:r w:rsidRPr="008B446F">
              <w:rPr>
                <w:rFonts w:ascii="Times New Roman" w:hAnsi="Times New Roman" w:cs="Times New Roman"/>
                <w:b/>
              </w:rPr>
              <w:t>End product</w:t>
            </w:r>
          </w:p>
        </w:tc>
      </w:tr>
      <w:tr w:rsidR="005904A2" w:rsidRPr="00752BF3" w14:paraId="72648230" w14:textId="03E863C8" w:rsidTr="008B446F">
        <w:tc>
          <w:tcPr>
            <w:tcW w:w="2444" w:type="dxa"/>
            <w:tcBorders>
              <w:top w:val="single" w:sz="8" w:space="0" w:color="auto"/>
              <w:bottom w:val="single" w:sz="4" w:space="0" w:color="auto"/>
            </w:tcBorders>
            <w:vAlign w:val="center"/>
          </w:tcPr>
          <w:p w14:paraId="7ED7A1E5" w14:textId="77777777" w:rsidR="005904A2" w:rsidRPr="008B446F" w:rsidRDefault="005904A2" w:rsidP="005904A2">
            <w:pPr>
              <w:keepNext/>
              <w:keepLines/>
              <w:ind w:left="210" w:hanging="210"/>
              <w:rPr>
                <w:rFonts w:ascii="Times New Roman" w:hAnsi="Times New Roman" w:cs="Times New Roman"/>
              </w:rPr>
            </w:pPr>
            <w:r w:rsidRPr="008B446F">
              <w:rPr>
                <w:rFonts w:ascii="Times New Roman" w:hAnsi="Times New Roman" w:cs="Times New Roman"/>
              </w:rPr>
              <w:t xml:space="preserve">Total catches (weight) </w:t>
            </w:r>
          </w:p>
        </w:tc>
        <w:tc>
          <w:tcPr>
            <w:tcW w:w="1138" w:type="dxa"/>
            <w:tcBorders>
              <w:top w:val="single" w:sz="8" w:space="0" w:color="auto"/>
              <w:bottom w:val="single" w:sz="4" w:space="0" w:color="auto"/>
            </w:tcBorders>
            <w:vAlign w:val="center"/>
          </w:tcPr>
          <w:p w14:paraId="316AB931" w14:textId="62BF0880" w:rsidR="005904A2" w:rsidRPr="008B446F" w:rsidRDefault="005904A2" w:rsidP="005904A2">
            <w:pPr>
              <w:keepNext/>
              <w:keepLines/>
              <w:jc w:val="center"/>
              <w:rPr>
                <w:rFonts w:ascii="Times New Roman" w:hAnsi="Times New Roman" w:cs="Times New Roman"/>
              </w:rPr>
            </w:pPr>
            <w:proofErr w:type="spellStart"/>
            <w:r w:rsidRPr="008B446F">
              <w:rPr>
                <w:rFonts w:ascii="Times New Roman" w:hAnsi="Times New Roman" w:cs="Times New Roman"/>
                <w:i/>
              </w:rPr>
              <w:t>ω</w:t>
            </w:r>
            <w:r w:rsidRPr="008B446F">
              <w:rPr>
                <w:rFonts w:ascii="Times New Roman" w:hAnsi="Times New Roman" w:cs="Times New Roman"/>
                <w:i/>
                <w:vertAlign w:val="subscript"/>
              </w:rPr>
              <w:t>c</w:t>
            </w:r>
            <w:proofErr w:type="spellEnd"/>
          </w:p>
        </w:tc>
        <w:tc>
          <w:tcPr>
            <w:tcW w:w="1260" w:type="dxa"/>
            <w:tcBorders>
              <w:top w:val="single" w:sz="8" w:space="0" w:color="auto"/>
              <w:bottom w:val="single" w:sz="4" w:space="0" w:color="auto"/>
            </w:tcBorders>
            <w:vAlign w:val="center"/>
          </w:tcPr>
          <w:p w14:paraId="664F4EF6" w14:textId="55B5FF53" w:rsidR="005904A2" w:rsidRPr="008B446F" w:rsidRDefault="005904A2" w:rsidP="005904A2">
            <w:pPr>
              <w:keepNext/>
              <w:keepLines/>
              <w:jc w:val="center"/>
              <w:rPr>
                <w:rFonts w:ascii="Times New Roman" w:hAnsi="Times New Roman" w:cs="Times New Roman"/>
              </w:rPr>
            </w:pPr>
            <w:r w:rsidRPr="008B446F">
              <w:rPr>
                <w:rFonts w:ascii="Times New Roman" w:hAnsi="Times New Roman" w:cs="Times New Roman"/>
              </w:rPr>
              <w:t>17,000</w:t>
            </w:r>
          </w:p>
        </w:tc>
        <w:tc>
          <w:tcPr>
            <w:tcW w:w="1984" w:type="dxa"/>
            <w:tcBorders>
              <w:top w:val="single" w:sz="8" w:space="0" w:color="auto"/>
              <w:bottom w:val="single" w:sz="4" w:space="0" w:color="auto"/>
            </w:tcBorders>
            <w:vAlign w:val="center"/>
          </w:tcPr>
          <w:p w14:paraId="0B951C1F" w14:textId="79AC043C" w:rsidR="005904A2" w:rsidRPr="008B446F" w:rsidRDefault="005904A2" w:rsidP="005904A2">
            <w:pPr>
              <w:keepNext/>
              <w:keepLines/>
              <w:jc w:val="center"/>
              <w:rPr>
                <w:rFonts w:ascii="Times New Roman" w:hAnsi="Times New Roman" w:cs="Times New Roman"/>
                <w:i/>
              </w:rPr>
            </w:pPr>
            <w:r w:rsidRPr="008B446F">
              <w:rPr>
                <w:rFonts w:ascii="Times New Roman" w:hAnsi="Times New Roman" w:cs="Times New Roman"/>
                <w:i/>
              </w:rPr>
              <w:t>0.08</w:t>
            </w:r>
          </w:p>
        </w:tc>
        <w:tc>
          <w:tcPr>
            <w:tcW w:w="1984" w:type="dxa"/>
            <w:tcBorders>
              <w:top w:val="single" w:sz="8" w:space="0" w:color="auto"/>
              <w:left w:val="nil"/>
              <w:bottom w:val="single" w:sz="8" w:space="0" w:color="auto"/>
              <w:right w:val="nil"/>
            </w:tcBorders>
            <w:shd w:val="clear" w:color="auto" w:fill="auto"/>
            <w:vAlign w:val="center"/>
          </w:tcPr>
          <w:p w14:paraId="0548AE3A" w14:textId="572B6FAD" w:rsidR="005904A2" w:rsidRPr="008B446F" w:rsidRDefault="005904A2" w:rsidP="005904A2">
            <w:pPr>
              <w:keepNext/>
              <w:keepLines/>
              <w:jc w:val="center"/>
              <w:rPr>
                <w:rFonts w:ascii="Times New Roman" w:hAnsi="Times New Roman" w:cs="Times New Roman"/>
                <w:i/>
              </w:rPr>
            </w:pPr>
            <w:r w:rsidRPr="009D4CA9">
              <w:rPr>
                <w:color w:val="000000"/>
              </w:rPr>
              <w:t>1360</w:t>
            </w:r>
          </w:p>
        </w:tc>
      </w:tr>
      <w:tr w:rsidR="005904A2" w:rsidRPr="00752BF3" w14:paraId="2DCC80FA" w14:textId="50508DE2" w:rsidTr="008B446F">
        <w:tc>
          <w:tcPr>
            <w:tcW w:w="2444" w:type="dxa"/>
            <w:tcBorders>
              <w:top w:val="single" w:sz="4" w:space="0" w:color="auto"/>
              <w:bottom w:val="single" w:sz="4" w:space="0" w:color="auto"/>
            </w:tcBorders>
            <w:vAlign w:val="center"/>
          </w:tcPr>
          <w:p w14:paraId="14E35CBB" w14:textId="77777777" w:rsidR="005904A2" w:rsidRPr="008B446F" w:rsidRDefault="005904A2" w:rsidP="005904A2">
            <w:pPr>
              <w:keepNext/>
              <w:keepLines/>
              <w:ind w:left="210" w:hanging="210"/>
              <w:rPr>
                <w:rFonts w:ascii="Times New Roman" w:hAnsi="Times New Roman" w:cs="Times New Roman"/>
              </w:rPr>
            </w:pPr>
            <w:r w:rsidRPr="008B446F">
              <w:rPr>
                <w:rFonts w:ascii="Times New Roman" w:hAnsi="Times New Roman" w:cs="Times New Roman"/>
              </w:rPr>
              <w:t>Index of exploitable biomass (assessment CPUE index)</w:t>
            </w:r>
          </w:p>
        </w:tc>
        <w:tc>
          <w:tcPr>
            <w:tcW w:w="1138" w:type="dxa"/>
            <w:tcBorders>
              <w:top w:val="single" w:sz="4" w:space="0" w:color="auto"/>
              <w:bottom w:val="single" w:sz="4" w:space="0" w:color="auto"/>
            </w:tcBorders>
            <w:vAlign w:val="center"/>
          </w:tcPr>
          <w:p w14:paraId="71693DFC" w14:textId="65D28DDA" w:rsidR="005904A2" w:rsidRPr="008B446F" w:rsidRDefault="005904A2" w:rsidP="005904A2">
            <w:pPr>
              <w:keepNext/>
              <w:keepLines/>
              <w:jc w:val="center"/>
              <w:rPr>
                <w:rFonts w:ascii="Times New Roman" w:hAnsi="Times New Roman" w:cs="Times New Roman"/>
              </w:rPr>
            </w:pPr>
            <w:proofErr w:type="spellStart"/>
            <w:r w:rsidRPr="008B446F">
              <w:rPr>
                <w:rFonts w:ascii="Times New Roman" w:hAnsi="Times New Roman" w:cs="Times New Roman"/>
                <w:i/>
              </w:rPr>
              <w:t>ωi</w:t>
            </w:r>
            <w:proofErr w:type="spellEnd"/>
          </w:p>
        </w:tc>
        <w:tc>
          <w:tcPr>
            <w:tcW w:w="1260" w:type="dxa"/>
            <w:tcBorders>
              <w:top w:val="single" w:sz="4" w:space="0" w:color="auto"/>
              <w:bottom w:val="single" w:sz="4" w:space="0" w:color="auto"/>
            </w:tcBorders>
            <w:vAlign w:val="center"/>
          </w:tcPr>
          <w:p w14:paraId="6D7BD465" w14:textId="5998C886" w:rsidR="005904A2" w:rsidRPr="008B446F" w:rsidRDefault="005904A2" w:rsidP="005904A2">
            <w:pPr>
              <w:keepNext/>
              <w:keepLines/>
              <w:jc w:val="center"/>
              <w:rPr>
                <w:rFonts w:ascii="Times New Roman" w:hAnsi="Times New Roman" w:cs="Times New Roman"/>
              </w:rPr>
            </w:pPr>
            <w:r w:rsidRPr="008B446F">
              <w:rPr>
                <w:rFonts w:ascii="Times New Roman" w:hAnsi="Times New Roman" w:cs="Times New Roman"/>
              </w:rPr>
              <w:t>200</w:t>
            </w:r>
          </w:p>
        </w:tc>
        <w:tc>
          <w:tcPr>
            <w:tcW w:w="1984" w:type="dxa"/>
            <w:tcBorders>
              <w:top w:val="single" w:sz="4" w:space="0" w:color="auto"/>
              <w:bottom w:val="single" w:sz="4" w:space="0" w:color="auto"/>
            </w:tcBorders>
            <w:vAlign w:val="center"/>
          </w:tcPr>
          <w:p w14:paraId="42901D9A" w14:textId="3000CAB6" w:rsidR="005904A2" w:rsidRPr="008B446F" w:rsidRDefault="005904A2" w:rsidP="005904A2">
            <w:pPr>
              <w:keepNext/>
              <w:keepLines/>
              <w:jc w:val="center"/>
              <w:rPr>
                <w:rFonts w:ascii="Times New Roman" w:hAnsi="Times New Roman" w:cs="Times New Roman"/>
                <w:i/>
              </w:rPr>
            </w:pPr>
            <w:r w:rsidRPr="008B446F">
              <w:rPr>
                <w:rFonts w:ascii="Times New Roman" w:hAnsi="Times New Roman" w:cs="Times New Roman"/>
                <w:i/>
              </w:rPr>
              <w:t>0.3</w:t>
            </w:r>
          </w:p>
        </w:tc>
        <w:tc>
          <w:tcPr>
            <w:tcW w:w="1984" w:type="dxa"/>
            <w:tcBorders>
              <w:top w:val="nil"/>
              <w:left w:val="nil"/>
              <w:bottom w:val="single" w:sz="8" w:space="0" w:color="auto"/>
              <w:right w:val="nil"/>
            </w:tcBorders>
            <w:shd w:val="clear" w:color="auto" w:fill="auto"/>
            <w:vAlign w:val="center"/>
          </w:tcPr>
          <w:p w14:paraId="3D5FF463" w14:textId="296D828F" w:rsidR="005904A2" w:rsidRPr="008B446F" w:rsidRDefault="005904A2" w:rsidP="005904A2">
            <w:pPr>
              <w:keepNext/>
              <w:keepLines/>
              <w:jc w:val="center"/>
              <w:rPr>
                <w:rFonts w:ascii="Times New Roman" w:hAnsi="Times New Roman" w:cs="Times New Roman"/>
                <w:i/>
              </w:rPr>
            </w:pPr>
            <w:r w:rsidRPr="009D4CA9">
              <w:rPr>
                <w:color w:val="000000"/>
              </w:rPr>
              <w:t>60</w:t>
            </w:r>
          </w:p>
        </w:tc>
      </w:tr>
      <w:tr w:rsidR="005904A2" w:rsidRPr="00752BF3" w14:paraId="26D3145D" w14:textId="252F5947" w:rsidTr="008B446F">
        <w:tc>
          <w:tcPr>
            <w:tcW w:w="2444" w:type="dxa"/>
            <w:tcBorders>
              <w:top w:val="single" w:sz="4" w:space="0" w:color="auto"/>
              <w:bottom w:val="single" w:sz="4" w:space="0" w:color="auto"/>
            </w:tcBorders>
            <w:vAlign w:val="center"/>
          </w:tcPr>
          <w:p w14:paraId="197CBD1B" w14:textId="77777777" w:rsidR="005904A2" w:rsidRPr="008B446F" w:rsidRDefault="005904A2" w:rsidP="005904A2">
            <w:pPr>
              <w:keepNext/>
              <w:keepLines/>
              <w:ind w:left="210" w:hanging="210"/>
              <w:rPr>
                <w:rFonts w:ascii="Times New Roman" w:hAnsi="Times New Roman" w:cs="Times New Roman"/>
              </w:rPr>
            </w:pPr>
            <w:r w:rsidRPr="008B446F">
              <w:rPr>
                <w:rFonts w:ascii="Times New Roman" w:hAnsi="Times New Roman" w:cs="Times New Roman"/>
              </w:rPr>
              <w:t>Index of spawning stock biomass (e.g. a larval survey)</w:t>
            </w:r>
          </w:p>
        </w:tc>
        <w:tc>
          <w:tcPr>
            <w:tcW w:w="1138" w:type="dxa"/>
            <w:tcBorders>
              <w:top w:val="single" w:sz="4" w:space="0" w:color="auto"/>
              <w:bottom w:val="single" w:sz="4" w:space="0" w:color="auto"/>
            </w:tcBorders>
            <w:vAlign w:val="center"/>
          </w:tcPr>
          <w:p w14:paraId="616F76D2" w14:textId="7812DAB4" w:rsidR="005904A2" w:rsidRPr="008B446F" w:rsidRDefault="005904A2" w:rsidP="005904A2">
            <w:pPr>
              <w:keepNext/>
              <w:keepLines/>
              <w:jc w:val="center"/>
              <w:rPr>
                <w:rFonts w:ascii="Times New Roman" w:hAnsi="Times New Roman" w:cs="Times New Roman"/>
              </w:rPr>
            </w:pPr>
            <w:proofErr w:type="spellStart"/>
            <w:r w:rsidRPr="008B446F">
              <w:rPr>
                <w:rFonts w:ascii="Times New Roman" w:hAnsi="Times New Roman" w:cs="Times New Roman"/>
                <w:i/>
              </w:rPr>
              <w:t>ω</w:t>
            </w:r>
            <w:r w:rsidRPr="008B446F">
              <w:rPr>
                <w:rFonts w:ascii="Times New Roman" w:hAnsi="Times New Roman" w:cs="Times New Roman"/>
                <w:i/>
                <w:vertAlign w:val="subscript"/>
              </w:rPr>
              <w:t>SSB</w:t>
            </w:r>
            <w:proofErr w:type="spellEnd"/>
          </w:p>
        </w:tc>
        <w:tc>
          <w:tcPr>
            <w:tcW w:w="1260" w:type="dxa"/>
            <w:tcBorders>
              <w:top w:val="single" w:sz="4" w:space="0" w:color="auto"/>
              <w:bottom w:val="single" w:sz="4" w:space="0" w:color="auto"/>
            </w:tcBorders>
            <w:vAlign w:val="center"/>
          </w:tcPr>
          <w:p w14:paraId="0C2E311B" w14:textId="065D163E" w:rsidR="005904A2" w:rsidRPr="008B446F" w:rsidRDefault="005904A2" w:rsidP="005904A2">
            <w:pPr>
              <w:keepNext/>
              <w:keepLines/>
              <w:jc w:val="center"/>
              <w:rPr>
                <w:rFonts w:ascii="Times New Roman" w:hAnsi="Times New Roman" w:cs="Times New Roman"/>
              </w:rPr>
            </w:pPr>
            <w:r w:rsidRPr="008B446F">
              <w:rPr>
                <w:rFonts w:ascii="Times New Roman" w:hAnsi="Times New Roman" w:cs="Times New Roman"/>
              </w:rPr>
              <w:t>300</w:t>
            </w:r>
          </w:p>
        </w:tc>
        <w:tc>
          <w:tcPr>
            <w:tcW w:w="1984" w:type="dxa"/>
            <w:tcBorders>
              <w:top w:val="single" w:sz="4" w:space="0" w:color="auto"/>
              <w:bottom w:val="single" w:sz="4" w:space="0" w:color="auto"/>
            </w:tcBorders>
            <w:vAlign w:val="center"/>
          </w:tcPr>
          <w:p w14:paraId="631E91FA" w14:textId="66BFC65C" w:rsidR="005904A2" w:rsidRPr="008B446F" w:rsidRDefault="005904A2" w:rsidP="005904A2">
            <w:pPr>
              <w:keepNext/>
              <w:keepLines/>
              <w:jc w:val="center"/>
              <w:rPr>
                <w:rFonts w:ascii="Times New Roman" w:hAnsi="Times New Roman" w:cs="Times New Roman"/>
                <w:i/>
              </w:rPr>
            </w:pPr>
            <w:r w:rsidRPr="008B446F">
              <w:rPr>
                <w:rFonts w:ascii="Times New Roman" w:hAnsi="Times New Roman" w:cs="Times New Roman"/>
                <w:i/>
              </w:rPr>
              <w:t>1.4</w:t>
            </w:r>
          </w:p>
        </w:tc>
        <w:tc>
          <w:tcPr>
            <w:tcW w:w="1984" w:type="dxa"/>
            <w:tcBorders>
              <w:top w:val="nil"/>
              <w:left w:val="nil"/>
              <w:bottom w:val="single" w:sz="8" w:space="0" w:color="auto"/>
              <w:right w:val="nil"/>
            </w:tcBorders>
            <w:shd w:val="clear" w:color="auto" w:fill="auto"/>
            <w:vAlign w:val="center"/>
          </w:tcPr>
          <w:p w14:paraId="2480AE12" w14:textId="6629AF01" w:rsidR="005904A2" w:rsidRPr="008B446F" w:rsidRDefault="005904A2" w:rsidP="005904A2">
            <w:pPr>
              <w:keepNext/>
              <w:keepLines/>
              <w:jc w:val="center"/>
              <w:rPr>
                <w:rFonts w:ascii="Times New Roman" w:hAnsi="Times New Roman" w:cs="Times New Roman"/>
                <w:i/>
              </w:rPr>
            </w:pPr>
            <w:r w:rsidRPr="009D4CA9">
              <w:rPr>
                <w:color w:val="000000"/>
              </w:rPr>
              <w:t>420</w:t>
            </w:r>
          </w:p>
        </w:tc>
      </w:tr>
      <w:tr w:rsidR="005904A2" w:rsidRPr="00752BF3" w14:paraId="43E0171D" w14:textId="77A2A1A2" w:rsidTr="008B446F">
        <w:tc>
          <w:tcPr>
            <w:tcW w:w="2444" w:type="dxa"/>
            <w:tcBorders>
              <w:top w:val="single" w:sz="4" w:space="0" w:color="auto"/>
              <w:bottom w:val="single" w:sz="4" w:space="0" w:color="auto"/>
            </w:tcBorders>
            <w:vAlign w:val="center"/>
          </w:tcPr>
          <w:p w14:paraId="0AC106E2" w14:textId="77777777" w:rsidR="005904A2" w:rsidRPr="008B446F" w:rsidRDefault="005904A2" w:rsidP="005904A2">
            <w:pPr>
              <w:keepNext/>
              <w:keepLines/>
              <w:ind w:left="210" w:hanging="210"/>
              <w:rPr>
                <w:rFonts w:ascii="Times New Roman" w:hAnsi="Times New Roman" w:cs="Times New Roman"/>
              </w:rPr>
            </w:pPr>
            <w:r w:rsidRPr="008B446F">
              <w:rPr>
                <w:rFonts w:ascii="Times New Roman" w:hAnsi="Times New Roman" w:cs="Times New Roman"/>
              </w:rPr>
              <w:t>Length composition</w:t>
            </w:r>
          </w:p>
        </w:tc>
        <w:tc>
          <w:tcPr>
            <w:tcW w:w="1138" w:type="dxa"/>
            <w:tcBorders>
              <w:top w:val="single" w:sz="4" w:space="0" w:color="auto"/>
              <w:bottom w:val="single" w:sz="4" w:space="0" w:color="auto"/>
            </w:tcBorders>
            <w:vAlign w:val="center"/>
          </w:tcPr>
          <w:p w14:paraId="2A31D070" w14:textId="7377EA08" w:rsidR="005904A2" w:rsidRPr="008B446F" w:rsidRDefault="005904A2" w:rsidP="005904A2">
            <w:pPr>
              <w:keepNext/>
              <w:keepLines/>
              <w:jc w:val="center"/>
              <w:rPr>
                <w:rFonts w:ascii="Times New Roman" w:hAnsi="Times New Roman" w:cs="Times New Roman"/>
              </w:rPr>
            </w:pPr>
            <w:proofErr w:type="spellStart"/>
            <w:r w:rsidRPr="008B446F">
              <w:rPr>
                <w:rFonts w:ascii="Times New Roman" w:hAnsi="Times New Roman" w:cs="Times New Roman"/>
                <w:i/>
              </w:rPr>
              <w:t>ω</w:t>
            </w:r>
            <w:r w:rsidRPr="008B446F">
              <w:rPr>
                <w:rFonts w:ascii="Times New Roman" w:hAnsi="Times New Roman" w:cs="Times New Roman"/>
                <w:i/>
                <w:vertAlign w:val="subscript"/>
              </w:rPr>
              <w:t>CAL</w:t>
            </w:r>
            <w:proofErr w:type="spellEnd"/>
          </w:p>
        </w:tc>
        <w:tc>
          <w:tcPr>
            <w:tcW w:w="1260" w:type="dxa"/>
            <w:tcBorders>
              <w:top w:val="single" w:sz="4" w:space="0" w:color="auto"/>
              <w:bottom w:val="single" w:sz="4" w:space="0" w:color="auto"/>
            </w:tcBorders>
            <w:vAlign w:val="center"/>
          </w:tcPr>
          <w:p w14:paraId="54162557" w14:textId="5A5A2320" w:rsidR="005904A2" w:rsidRPr="008B446F" w:rsidRDefault="005904A2" w:rsidP="005904A2">
            <w:pPr>
              <w:keepNext/>
              <w:keepLines/>
              <w:jc w:val="center"/>
              <w:rPr>
                <w:rFonts w:ascii="Times New Roman" w:hAnsi="Times New Roman" w:cs="Times New Roman"/>
              </w:rPr>
            </w:pPr>
            <w:r w:rsidRPr="008B446F">
              <w:rPr>
                <w:rFonts w:ascii="Times New Roman" w:hAnsi="Times New Roman" w:cs="Times New Roman"/>
              </w:rPr>
              <w:t>200,000</w:t>
            </w:r>
          </w:p>
        </w:tc>
        <w:tc>
          <w:tcPr>
            <w:tcW w:w="1984" w:type="dxa"/>
            <w:tcBorders>
              <w:top w:val="single" w:sz="4" w:space="0" w:color="auto"/>
              <w:bottom w:val="single" w:sz="4" w:space="0" w:color="auto"/>
            </w:tcBorders>
            <w:vAlign w:val="center"/>
          </w:tcPr>
          <w:p w14:paraId="70A34D79" w14:textId="6FE54812" w:rsidR="005904A2" w:rsidRPr="008B446F" w:rsidRDefault="005904A2" w:rsidP="005904A2">
            <w:pPr>
              <w:keepNext/>
              <w:keepLines/>
              <w:jc w:val="center"/>
              <w:rPr>
                <w:rFonts w:ascii="Times New Roman" w:hAnsi="Times New Roman" w:cs="Times New Roman"/>
                <w:i/>
              </w:rPr>
            </w:pPr>
            <w:r w:rsidRPr="008B446F">
              <w:rPr>
                <w:rFonts w:ascii="Times New Roman" w:hAnsi="Times New Roman" w:cs="Times New Roman"/>
                <w:i/>
              </w:rPr>
              <w:t>0.005</w:t>
            </w:r>
          </w:p>
        </w:tc>
        <w:tc>
          <w:tcPr>
            <w:tcW w:w="1984" w:type="dxa"/>
            <w:tcBorders>
              <w:top w:val="nil"/>
              <w:left w:val="nil"/>
              <w:bottom w:val="single" w:sz="8" w:space="0" w:color="auto"/>
              <w:right w:val="nil"/>
            </w:tcBorders>
            <w:shd w:val="clear" w:color="auto" w:fill="auto"/>
            <w:vAlign w:val="center"/>
          </w:tcPr>
          <w:p w14:paraId="351FAD6D" w14:textId="4A0ACA68" w:rsidR="005904A2" w:rsidRPr="008B446F" w:rsidRDefault="005904A2" w:rsidP="005904A2">
            <w:pPr>
              <w:keepNext/>
              <w:keepLines/>
              <w:jc w:val="center"/>
              <w:rPr>
                <w:rFonts w:ascii="Times New Roman" w:hAnsi="Times New Roman" w:cs="Times New Roman"/>
                <w:i/>
              </w:rPr>
            </w:pPr>
            <w:r w:rsidRPr="009D4CA9">
              <w:rPr>
                <w:color w:val="000000"/>
              </w:rPr>
              <w:t>1000</w:t>
            </w:r>
          </w:p>
        </w:tc>
      </w:tr>
      <w:tr w:rsidR="005904A2" w:rsidRPr="00752BF3" w14:paraId="29FBC9B0" w14:textId="7AC0CC87" w:rsidTr="008B446F">
        <w:tc>
          <w:tcPr>
            <w:tcW w:w="2444" w:type="dxa"/>
            <w:tcBorders>
              <w:top w:val="single" w:sz="4" w:space="0" w:color="auto"/>
              <w:bottom w:val="single" w:sz="4" w:space="0" w:color="auto"/>
            </w:tcBorders>
            <w:vAlign w:val="center"/>
          </w:tcPr>
          <w:p w14:paraId="7D19B9D0" w14:textId="77777777" w:rsidR="005904A2" w:rsidRPr="008B446F" w:rsidRDefault="005904A2" w:rsidP="005904A2">
            <w:pPr>
              <w:keepNext/>
              <w:keepLines/>
              <w:ind w:left="210" w:hanging="210"/>
              <w:rPr>
                <w:rFonts w:ascii="Times New Roman" w:hAnsi="Times New Roman" w:cs="Times New Roman"/>
              </w:rPr>
            </w:pPr>
            <w:r w:rsidRPr="008B446F">
              <w:rPr>
                <w:rFonts w:ascii="Times New Roman" w:hAnsi="Times New Roman" w:cs="Times New Roman"/>
              </w:rPr>
              <w:t>Stock of origin</w:t>
            </w:r>
          </w:p>
        </w:tc>
        <w:tc>
          <w:tcPr>
            <w:tcW w:w="1138" w:type="dxa"/>
            <w:tcBorders>
              <w:top w:val="single" w:sz="4" w:space="0" w:color="auto"/>
              <w:bottom w:val="single" w:sz="4" w:space="0" w:color="auto"/>
            </w:tcBorders>
            <w:vAlign w:val="center"/>
          </w:tcPr>
          <w:p w14:paraId="5EFA5513" w14:textId="4D5A5633" w:rsidR="005904A2" w:rsidRPr="008B446F" w:rsidRDefault="005904A2" w:rsidP="005904A2">
            <w:pPr>
              <w:keepNext/>
              <w:keepLines/>
              <w:jc w:val="center"/>
              <w:rPr>
                <w:rFonts w:ascii="Times New Roman" w:hAnsi="Times New Roman" w:cs="Times New Roman"/>
              </w:rPr>
            </w:pPr>
            <w:proofErr w:type="spellStart"/>
            <w:r w:rsidRPr="008B446F">
              <w:rPr>
                <w:rFonts w:ascii="Times New Roman" w:hAnsi="Times New Roman" w:cs="Times New Roman"/>
                <w:i/>
              </w:rPr>
              <w:t>ω</w:t>
            </w:r>
            <w:r w:rsidRPr="008B446F">
              <w:rPr>
                <w:rFonts w:ascii="Times New Roman" w:hAnsi="Times New Roman" w:cs="Times New Roman"/>
                <w:i/>
                <w:vertAlign w:val="subscript"/>
              </w:rPr>
              <w:t>SOO</w:t>
            </w:r>
            <w:proofErr w:type="spellEnd"/>
          </w:p>
        </w:tc>
        <w:tc>
          <w:tcPr>
            <w:tcW w:w="1260" w:type="dxa"/>
            <w:tcBorders>
              <w:top w:val="single" w:sz="4" w:space="0" w:color="auto"/>
              <w:bottom w:val="single" w:sz="4" w:space="0" w:color="auto"/>
            </w:tcBorders>
            <w:vAlign w:val="center"/>
          </w:tcPr>
          <w:p w14:paraId="449EA520" w14:textId="1DA9CDC1" w:rsidR="005904A2" w:rsidRPr="008B446F" w:rsidRDefault="005904A2" w:rsidP="005904A2">
            <w:pPr>
              <w:keepNext/>
              <w:keepLines/>
              <w:jc w:val="center"/>
              <w:rPr>
                <w:rFonts w:ascii="Times New Roman" w:hAnsi="Times New Roman" w:cs="Times New Roman"/>
              </w:rPr>
            </w:pPr>
            <w:r w:rsidRPr="008B446F">
              <w:rPr>
                <w:rFonts w:ascii="Times New Roman" w:hAnsi="Times New Roman" w:cs="Times New Roman"/>
              </w:rPr>
              <w:t>300</w:t>
            </w:r>
          </w:p>
        </w:tc>
        <w:tc>
          <w:tcPr>
            <w:tcW w:w="1984" w:type="dxa"/>
            <w:tcBorders>
              <w:top w:val="single" w:sz="4" w:space="0" w:color="auto"/>
              <w:bottom w:val="single" w:sz="4" w:space="0" w:color="auto"/>
            </w:tcBorders>
            <w:vAlign w:val="center"/>
          </w:tcPr>
          <w:p w14:paraId="153193B2" w14:textId="7DA745C2" w:rsidR="005904A2" w:rsidRPr="008B446F" w:rsidRDefault="005904A2" w:rsidP="005904A2">
            <w:pPr>
              <w:keepNext/>
              <w:keepLines/>
              <w:jc w:val="center"/>
              <w:rPr>
                <w:rFonts w:ascii="Times New Roman" w:hAnsi="Times New Roman" w:cs="Times New Roman"/>
                <w:i/>
              </w:rPr>
            </w:pPr>
            <w:r w:rsidRPr="008B446F">
              <w:rPr>
                <w:rFonts w:ascii="Times New Roman" w:hAnsi="Times New Roman" w:cs="Times New Roman"/>
                <w:i/>
              </w:rPr>
              <w:t>2</w:t>
            </w:r>
          </w:p>
        </w:tc>
        <w:tc>
          <w:tcPr>
            <w:tcW w:w="1984" w:type="dxa"/>
            <w:tcBorders>
              <w:top w:val="nil"/>
              <w:left w:val="nil"/>
              <w:bottom w:val="single" w:sz="8" w:space="0" w:color="auto"/>
              <w:right w:val="nil"/>
            </w:tcBorders>
            <w:shd w:val="clear" w:color="auto" w:fill="auto"/>
            <w:vAlign w:val="center"/>
          </w:tcPr>
          <w:p w14:paraId="51733EF8" w14:textId="152C0F00" w:rsidR="005904A2" w:rsidRPr="008B446F" w:rsidRDefault="005904A2" w:rsidP="005904A2">
            <w:pPr>
              <w:keepNext/>
              <w:keepLines/>
              <w:jc w:val="center"/>
              <w:rPr>
                <w:rFonts w:ascii="Times New Roman" w:hAnsi="Times New Roman" w:cs="Times New Roman"/>
                <w:i/>
              </w:rPr>
            </w:pPr>
            <w:r w:rsidRPr="009D4CA9">
              <w:rPr>
                <w:color w:val="000000"/>
              </w:rPr>
              <w:t>600</w:t>
            </w:r>
          </w:p>
        </w:tc>
      </w:tr>
      <w:tr w:rsidR="005904A2" w:rsidRPr="00752BF3" w14:paraId="0741D3C6" w14:textId="77777777" w:rsidTr="008B446F">
        <w:tc>
          <w:tcPr>
            <w:tcW w:w="2444" w:type="dxa"/>
            <w:tcBorders>
              <w:top w:val="single" w:sz="4" w:space="0" w:color="auto"/>
              <w:bottom w:val="single" w:sz="4" w:space="0" w:color="auto"/>
            </w:tcBorders>
            <w:vAlign w:val="center"/>
          </w:tcPr>
          <w:p w14:paraId="545762F7" w14:textId="77777777" w:rsidR="005904A2" w:rsidRPr="008B446F" w:rsidRDefault="005904A2" w:rsidP="005904A2">
            <w:pPr>
              <w:keepNext/>
              <w:keepLines/>
              <w:ind w:left="210" w:hanging="210"/>
              <w:rPr>
                <w:rFonts w:ascii="Times New Roman" w:hAnsi="Times New Roman" w:cs="Times New Roman"/>
              </w:rPr>
            </w:pPr>
            <w:r w:rsidRPr="008B446F">
              <w:rPr>
                <w:rFonts w:ascii="Times New Roman" w:hAnsi="Times New Roman" w:cs="Times New Roman"/>
              </w:rPr>
              <w:t>Electronic tag (known stock of origin)</w:t>
            </w:r>
          </w:p>
        </w:tc>
        <w:tc>
          <w:tcPr>
            <w:tcW w:w="1138" w:type="dxa"/>
            <w:tcBorders>
              <w:top w:val="single" w:sz="4" w:space="0" w:color="auto"/>
              <w:bottom w:val="single" w:sz="4" w:space="0" w:color="auto"/>
            </w:tcBorders>
            <w:vAlign w:val="center"/>
          </w:tcPr>
          <w:p w14:paraId="377C7C37" w14:textId="2CBEBC8A" w:rsidR="005904A2" w:rsidRPr="008B446F" w:rsidRDefault="005904A2" w:rsidP="005904A2">
            <w:pPr>
              <w:keepNext/>
              <w:keepLines/>
              <w:jc w:val="center"/>
              <w:rPr>
                <w:rFonts w:ascii="Times New Roman" w:hAnsi="Times New Roman" w:cs="Times New Roman"/>
              </w:rPr>
            </w:pPr>
            <w:proofErr w:type="spellStart"/>
            <w:r w:rsidRPr="008B446F">
              <w:rPr>
                <w:rFonts w:ascii="Times New Roman" w:hAnsi="Times New Roman" w:cs="Times New Roman"/>
                <w:i/>
              </w:rPr>
              <w:t>ω</w:t>
            </w:r>
            <w:r w:rsidR="008457A0">
              <w:rPr>
                <w:rFonts w:ascii="Times New Roman" w:hAnsi="Times New Roman" w:cs="Times New Roman"/>
                <w:i/>
                <w:vertAlign w:val="subscript"/>
              </w:rPr>
              <w:t>ET</w:t>
            </w:r>
            <w:proofErr w:type="spellEnd"/>
          </w:p>
        </w:tc>
        <w:tc>
          <w:tcPr>
            <w:tcW w:w="1260" w:type="dxa"/>
            <w:tcBorders>
              <w:top w:val="single" w:sz="4" w:space="0" w:color="auto"/>
              <w:bottom w:val="single" w:sz="4" w:space="0" w:color="auto"/>
            </w:tcBorders>
            <w:vAlign w:val="center"/>
          </w:tcPr>
          <w:p w14:paraId="3DB625B1" w14:textId="16C91F4C" w:rsidR="005904A2" w:rsidRPr="008B446F" w:rsidRDefault="005904A2" w:rsidP="005904A2">
            <w:pPr>
              <w:keepNext/>
              <w:keepLines/>
              <w:jc w:val="center"/>
              <w:rPr>
                <w:rFonts w:ascii="Times New Roman" w:hAnsi="Times New Roman" w:cs="Times New Roman"/>
              </w:rPr>
            </w:pPr>
            <w:r w:rsidRPr="008B446F">
              <w:rPr>
                <w:rFonts w:ascii="Times New Roman" w:hAnsi="Times New Roman" w:cs="Times New Roman"/>
              </w:rPr>
              <w:t>5,000</w:t>
            </w:r>
          </w:p>
        </w:tc>
        <w:tc>
          <w:tcPr>
            <w:tcW w:w="1984" w:type="dxa"/>
            <w:tcBorders>
              <w:top w:val="single" w:sz="4" w:space="0" w:color="auto"/>
              <w:bottom w:val="single" w:sz="4" w:space="0" w:color="auto"/>
            </w:tcBorders>
            <w:vAlign w:val="center"/>
          </w:tcPr>
          <w:p w14:paraId="0FD0DDBB" w14:textId="265C901D" w:rsidR="005904A2" w:rsidRPr="008B446F" w:rsidRDefault="005904A2" w:rsidP="005904A2">
            <w:pPr>
              <w:keepNext/>
              <w:keepLines/>
              <w:jc w:val="center"/>
              <w:rPr>
                <w:rFonts w:ascii="Times New Roman" w:hAnsi="Times New Roman" w:cs="Times New Roman"/>
                <w:i/>
              </w:rPr>
            </w:pPr>
            <w:r w:rsidRPr="008B446F">
              <w:rPr>
                <w:rFonts w:ascii="Times New Roman" w:hAnsi="Times New Roman" w:cs="Times New Roman"/>
                <w:i/>
              </w:rPr>
              <w:t>0.4</w:t>
            </w:r>
          </w:p>
        </w:tc>
        <w:tc>
          <w:tcPr>
            <w:tcW w:w="1984" w:type="dxa"/>
            <w:tcBorders>
              <w:top w:val="nil"/>
              <w:left w:val="nil"/>
              <w:bottom w:val="single" w:sz="8" w:space="0" w:color="auto"/>
              <w:right w:val="nil"/>
            </w:tcBorders>
            <w:shd w:val="clear" w:color="auto" w:fill="auto"/>
            <w:vAlign w:val="center"/>
          </w:tcPr>
          <w:p w14:paraId="5AD70E06" w14:textId="48117A48" w:rsidR="005904A2" w:rsidRPr="008B446F" w:rsidRDefault="005904A2" w:rsidP="005904A2">
            <w:pPr>
              <w:keepNext/>
              <w:keepLines/>
              <w:jc w:val="center"/>
              <w:rPr>
                <w:rFonts w:ascii="Times New Roman" w:hAnsi="Times New Roman" w:cs="Times New Roman"/>
                <w:i/>
              </w:rPr>
            </w:pPr>
            <w:r w:rsidRPr="009D4CA9">
              <w:rPr>
                <w:color w:val="000000"/>
              </w:rPr>
              <w:t>2000</w:t>
            </w:r>
          </w:p>
        </w:tc>
      </w:tr>
      <w:tr w:rsidR="005904A2" w:rsidRPr="00752BF3" w14:paraId="09580FEA" w14:textId="77777777" w:rsidTr="008B446F">
        <w:tc>
          <w:tcPr>
            <w:tcW w:w="2444" w:type="dxa"/>
            <w:tcBorders>
              <w:top w:val="single" w:sz="4" w:space="0" w:color="auto"/>
              <w:bottom w:val="single" w:sz="4" w:space="0" w:color="auto"/>
            </w:tcBorders>
            <w:vAlign w:val="center"/>
          </w:tcPr>
          <w:p w14:paraId="61A504AA" w14:textId="7384C76D" w:rsidR="005904A2" w:rsidRPr="008B446F" w:rsidRDefault="005904A2" w:rsidP="005904A2">
            <w:pPr>
              <w:keepNext/>
              <w:keepLines/>
              <w:ind w:left="210" w:hanging="210"/>
              <w:rPr>
                <w:rFonts w:ascii="Times New Roman" w:hAnsi="Times New Roman" w:cs="Times New Roman"/>
              </w:rPr>
            </w:pPr>
            <w:r w:rsidRPr="008B446F">
              <w:rPr>
                <w:rFonts w:ascii="Times New Roman" w:hAnsi="Times New Roman" w:cs="Times New Roman"/>
              </w:rPr>
              <w:t>Recruitment deviations (prior)</w:t>
            </w:r>
          </w:p>
        </w:tc>
        <w:tc>
          <w:tcPr>
            <w:tcW w:w="1138" w:type="dxa"/>
            <w:tcBorders>
              <w:top w:val="single" w:sz="4" w:space="0" w:color="auto"/>
              <w:bottom w:val="single" w:sz="4" w:space="0" w:color="auto"/>
            </w:tcBorders>
            <w:vAlign w:val="center"/>
          </w:tcPr>
          <w:p w14:paraId="12B0E173" w14:textId="2869F230" w:rsidR="005904A2" w:rsidRPr="008B446F" w:rsidRDefault="005904A2" w:rsidP="005904A2">
            <w:pPr>
              <w:keepNext/>
              <w:keepLines/>
              <w:jc w:val="center"/>
              <w:rPr>
                <w:rFonts w:ascii="Times New Roman" w:hAnsi="Times New Roman" w:cs="Times New Roman"/>
                <w:i/>
              </w:rPr>
            </w:pPr>
            <w:proofErr w:type="spellStart"/>
            <w:r w:rsidRPr="008B446F">
              <w:rPr>
                <w:rFonts w:ascii="Times New Roman" w:hAnsi="Times New Roman" w:cs="Times New Roman"/>
                <w:i/>
              </w:rPr>
              <w:t>ω</w:t>
            </w:r>
            <w:r w:rsidRPr="008B446F">
              <w:rPr>
                <w:rFonts w:ascii="Times New Roman" w:hAnsi="Times New Roman" w:cs="Times New Roman"/>
                <w:i/>
                <w:vertAlign w:val="subscript"/>
              </w:rPr>
              <w:t>rec</w:t>
            </w:r>
            <w:r w:rsidR="00146FBD">
              <w:rPr>
                <w:rFonts w:ascii="Times New Roman" w:hAnsi="Times New Roman" w:cs="Times New Roman"/>
                <w:i/>
                <w:vertAlign w:val="subscript"/>
              </w:rPr>
              <w:t>dev</w:t>
            </w:r>
            <w:proofErr w:type="spellEnd"/>
          </w:p>
        </w:tc>
        <w:tc>
          <w:tcPr>
            <w:tcW w:w="1260" w:type="dxa"/>
            <w:tcBorders>
              <w:top w:val="single" w:sz="4" w:space="0" w:color="auto"/>
              <w:bottom w:val="single" w:sz="4" w:space="0" w:color="auto"/>
            </w:tcBorders>
            <w:vAlign w:val="center"/>
          </w:tcPr>
          <w:p w14:paraId="26C5BDA3" w14:textId="4983713E" w:rsidR="005904A2" w:rsidRPr="008B446F" w:rsidRDefault="005904A2" w:rsidP="005904A2">
            <w:pPr>
              <w:keepNext/>
              <w:keepLines/>
              <w:jc w:val="center"/>
              <w:rPr>
                <w:rFonts w:ascii="Times New Roman" w:hAnsi="Times New Roman" w:cs="Times New Roman"/>
              </w:rPr>
            </w:pPr>
            <w:r w:rsidRPr="008B446F">
              <w:rPr>
                <w:rFonts w:ascii="Times New Roman" w:hAnsi="Times New Roman" w:cs="Times New Roman"/>
              </w:rPr>
              <w:t>50</w:t>
            </w:r>
          </w:p>
        </w:tc>
        <w:tc>
          <w:tcPr>
            <w:tcW w:w="1984" w:type="dxa"/>
            <w:tcBorders>
              <w:top w:val="single" w:sz="4" w:space="0" w:color="auto"/>
              <w:bottom w:val="single" w:sz="4" w:space="0" w:color="auto"/>
            </w:tcBorders>
            <w:vAlign w:val="center"/>
          </w:tcPr>
          <w:p w14:paraId="0B08ED49" w14:textId="78C01E0E" w:rsidR="005904A2" w:rsidRPr="008B446F" w:rsidRDefault="005904A2" w:rsidP="005904A2">
            <w:pPr>
              <w:keepNext/>
              <w:keepLines/>
              <w:jc w:val="center"/>
              <w:rPr>
                <w:rFonts w:ascii="Times New Roman" w:hAnsi="Times New Roman" w:cs="Times New Roman"/>
                <w:i/>
              </w:rPr>
            </w:pPr>
            <w:r w:rsidRPr="008B446F">
              <w:rPr>
                <w:rFonts w:ascii="Times New Roman" w:hAnsi="Times New Roman" w:cs="Times New Roman"/>
                <w:i/>
              </w:rPr>
              <w:t>1</w:t>
            </w:r>
          </w:p>
        </w:tc>
        <w:tc>
          <w:tcPr>
            <w:tcW w:w="1984" w:type="dxa"/>
            <w:tcBorders>
              <w:top w:val="nil"/>
              <w:left w:val="nil"/>
              <w:bottom w:val="single" w:sz="8" w:space="0" w:color="auto"/>
              <w:right w:val="nil"/>
            </w:tcBorders>
            <w:shd w:val="clear" w:color="auto" w:fill="auto"/>
            <w:vAlign w:val="center"/>
          </w:tcPr>
          <w:p w14:paraId="7083BF8A" w14:textId="7D4DF193" w:rsidR="005904A2" w:rsidRPr="008B446F" w:rsidRDefault="005904A2" w:rsidP="005904A2">
            <w:pPr>
              <w:keepNext/>
              <w:keepLines/>
              <w:jc w:val="center"/>
              <w:rPr>
                <w:rFonts w:ascii="Times New Roman" w:hAnsi="Times New Roman" w:cs="Times New Roman"/>
                <w:i/>
              </w:rPr>
            </w:pPr>
            <w:r w:rsidRPr="009D4CA9">
              <w:rPr>
                <w:color w:val="000000"/>
              </w:rPr>
              <w:t>50</w:t>
            </w:r>
          </w:p>
        </w:tc>
      </w:tr>
      <w:tr w:rsidR="005904A2" w:rsidRPr="00752BF3" w14:paraId="7C4C3251" w14:textId="77777777" w:rsidTr="008B446F">
        <w:tc>
          <w:tcPr>
            <w:tcW w:w="2444" w:type="dxa"/>
            <w:tcBorders>
              <w:top w:val="single" w:sz="4" w:space="0" w:color="auto"/>
              <w:bottom w:val="single" w:sz="4" w:space="0" w:color="auto"/>
            </w:tcBorders>
            <w:vAlign w:val="center"/>
          </w:tcPr>
          <w:p w14:paraId="22C0C6C1" w14:textId="182A798C" w:rsidR="005904A2" w:rsidRPr="008B446F" w:rsidRDefault="005904A2" w:rsidP="005904A2">
            <w:pPr>
              <w:keepNext/>
              <w:keepLines/>
              <w:ind w:left="210" w:hanging="210"/>
              <w:rPr>
                <w:rFonts w:ascii="Times New Roman" w:hAnsi="Times New Roman" w:cs="Times New Roman"/>
              </w:rPr>
            </w:pPr>
            <w:r w:rsidRPr="008B446F">
              <w:rPr>
                <w:rFonts w:ascii="Times New Roman" w:hAnsi="Times New Roman" w:cs="Times New Roman"/>
              </w:rPr>
              <w:t>Movement (prior)</w:t>
            </w:r>
          </w:p>
        </w:tc>
        <w:tc>
          <w:tcPr>
            <w:tcW w:w="1138" w:type="dxa"/>
            <w:tcBorders>
              <w:top w:val="single" w:sz="4" w:space="0" w:color="auto"/>
              <w:bottom w:val="single" w:sz="4" w:space="0" w:color="auto"/>
            </w:tcBorders>
            <w:vAlign w:val="center"/>
          </w:tcPr>
          <w:p w14:paraId="5895911C" w14:textId="654228F5" w:rsidR="005904A2" w:rsidRPr="008B446F" w:rsidRDefault="005904A2" w:rsidP="005904A2">
            <w:pPr>
              <w:keepNext/>
              <w:keepLines/>
              <w:jc w:val="center"/>
              <w:rPr>
                <w:rFonts w:ascii="Times New Roman" w:hAnsi="Times New Roman" w:cs="Times New Roman"/>
                <w:i/>
              </w:rPr>
            </w:pPr>
            <w:proofErr w:type="spellStart"/>
            <w:r w:rsidRPr="008B446F">
              <w:rPr>
                <w:rFonts w:ascii="Times New Roman" w:hAnsi="Times New Roman" w:cs="Times New Roman"/>
                <w:i/>
              </w:rPr>
              <w:t>ω</w:t>
            </w:r>
            <w:r w:rsidRPr="008B446F">
              <w:rPr>
                <w:rFonts w:ascii="Times New Roman" w:hAnsi="Times New Roman" w:cs="Times New Roman"/>
                <w:i/>
                <w:vertAlign w:val="subscript"/>
              </w:rPr>
              <w:t>mov</w:t>
            </w:r>
            <w:proofErr w:type="spellEnd"/>
          </w:p>
        </w:tc>
        <w:tc>
          <w:tcPr>
            <w:tcW w:w="1260" w:type="dxa"/>
            <w:tcBorders>
              <w:top w:val="single" w:sz="4" w:space="0" w:color="auto"/>
              <w:bottom w:val="single" w:sz="4" w:space="0" w:color="auto"/>
            </w:tcBorders>
            <w:vAlign w:val="center"/>
          </w:tcPr>
          <w:p w14:paraId="7CECC572" w14:textId="362A36BE" w:rsidR="005904A2" w:rsidRPr="008B446F" w:rsidRDefault="005904A2" w:rsidP="005904A2">
            <w:pPr>
              <w:keepNext/>
              <w:keepLines/>
              <w:jc w:val="center"/>
              <w:rPr>
                <w:rFonts w:ascii="Times New Roman" w:hAnsi="Times New Roman" w:cs="Times New Roman"/>
              </w:rPr>
            </w:pPr>
            <w:r w:rsidRPr="008B446F">
              <w:rPr>
                <w:rFonts w:ascii="Times New Roman" w:hAnsi="Times New Roman" w:cs="Times New Roman"/>
              </w:rPr>
              <w:t>2000</w:t>
            </w:r>
          </w:p>
        </w:tc>
        <w:tc>
          <w:tcPr>
            <w:tcW w:w="1984" w:type="dxa"/>
            <w:tcBorders>
              <w:top w:val="single" w:sz="4" w:space="0" w:color="auto"/>
              <w:bottom w:val="single" w:sz="4" w:space="0" w:color="auto"/>
            </w:tcBorders>
            <w:vAlign w:val="center"/>
          </w:tcPr>
          <w:p w14:paraId="225FA44C" w14:textId="636BEE0F" w:rsidR="005904A2" w:rsidRPr="008B446F" w:rsidRDefault="005904A2" w:rsidP="005904A2">
            <w:pPr>
              <w:keepNext/>
              <w:keepLines/>
              <w:jc w:val="center"/>
              <w:rPr>
                <w:rFonts w:ascii="Times New Roman" w:hAnsi="Times New Roman" w:cs="Times New Roman"/>
                <w:i/>
              </w:rPr>
            </w:pPr>
            <w:r w:rsidRPr="008B446F">
              <w:rPr>
                <w:rFonts w:ascii="Times New Roman" w:hAnsi="Times New Roman" w:cs="Times New Roman"/>
                <w:i/>
              </w:rPr>
              <w:t>0.03</w:t>
            </w:r>
          </w:p>
        </w:tc>
        <w:tc>
          <w:tcPr>
            <w:tcW w:w="1984" w:type="dxa"/>
            <w:tcBorders>
              <w:top w:val="nil"/>
              <w:left w:val="nil"/>
              <w:bottom w:val="single" w:sz="8" w:space="0" w:color="auto"/>
              <w:right w:val="nil"/>
            </w:tcBorders>
            <w:shd w:val="clear" w:color="auto" w:fill="auto"/>
            <w:vAlign w:val="center"/>
          </w:tcPr>
          <w:p w14:paraId="4A2EB114" w14:textId="3E9892CF" w:rsidR="005904A2" w:rsidRPr="008B446F" w:rsidRDefault="005904A2" w:rsidP="005904A2">
            <w:pPr>
              <w:keepNext/>
              <w:keepLines/>
              <w:jc w:val="center"/>
              <w:rPr>
                <w:rFonts w:ascii="Times New Roman" w:hAnsi="Times New Roman" w:cs="Times New Roman"/>
                <w:i/>
              </w:rPr>
            </w:pPr>
            <w:r w:rsidRPr="009D4CA9">
              <w:rPr>
                <w:color w:val="000000"/>
              </w:rPr>
              <w:t>60</w:t>
            </w:r>
          </w:p>
        </w:tc>
      </w:tr>
      <w:tr w:rsidR="005904A2" w:rsidRPr="00752BF3" w14:paraId="6316E16D" w14:textId="77777777" w:rsidTr="008B446F">
        <w:tc>
          <w:tcPr>
            <w:tcW w:w="2444" w:type="dxa"/>
            <w:tcBorders>
              <w:top w:val="single" w:sz="4" w:space="0" w:color="auto"/>
              <w:bottom w:val="single" w:sz="4" w:space="0" w:color="auto"/>
            </w:tcBorders>
            <w:vAlign w:val="center"/>
          </w:tcPr>
          <w:p w14:paraId="12333667" w14:textId="1C30F79D" w:rsidR="005904A2" w:rsidRPr="008B446F" w:rsidRDefault="005904A2" w:rsidP="005904A2">
            <w:pPr>
              <w:keepNext/>
              <w:keepLines/>
              <w:ind w:left="210" w:hanging="210"/>
              <w:rPr>
                <w:rFonts w:ascii="Times New Roman" w:hAnsi="Times New Roman" w:cs="Times New Roman"/>
              </w:rPr>
            </w:pPr>
            <w:r w:rsidRPr="008B446F">
              <w:rPr>
                <w:rFonts w:ascii="Times New Roman" w:hAnsi="Times New Roman" w:cs="Times New Roman"/>
              </w:rPr>
              <w:t>Selectivity (prior)</w:t>
            </w:r>
          </w:p>
        </w:tc>
        <w:tc>
          <w:tcPr>
            <w:tcW w:w="1138" w:type="dxa"/>
            <w:tcBorders>
              <w:top w:val="single" w:sz="4" w:space="0" w:color="auto"/>
              <w:bottom w:val="single" w:sz="4" w:space="0" w:color="auto"/>
            </w:tcBorders>
            <w:vAlign w:val="center"/>
          </w:tcPr>
          <w:p w14:paraId="51BAD353" w14:textId="066178BA" w:rsidR="005904A2" w:rsidRPr="008B446F" w:rsidRDefault="005904A2" w:rsidP="005904A2">
            <w:pPr>
              <w:keepNext/>
              <w:keepLines/>
              <w:jc w:val="center"/>
              <w:rPr>
                <w:rFonts w:ascii="Times New Roman" w:hAnsi="Times New Roman" w:cs="Times New Roman"/>
                <w:i/>
              </w:rPr>
            </w:pPr>
            <w:proofErr w:type="spellStart"/>
            <w:r w:rsidRPr="008B446F">
              <w:rPr>
                <w:rFonts w:ascii="Times New Roman" w:hAnsi="Times New Roman" w:cs="Times New Roman"/>
                <w:i/>
              </w:rPr>
              <w:t>ω</w:t>
            </w:r>
            <w:r w:rsidRPr="008B446F">
              <w:rPr>
                <w:rFonts w:ascii="Times New Roman" w:hAnsi="Times New Roman" w:cs="Times New Roman"/>
                <w:i/>
                <w:vertAlign w:val="subscript"/>
              </w:rPr>
              <w:t>sel</w:t>
            </w:r>
            <w:proofErr w:type="spellEnd"/>
          </w:p>
        </w:tc>
        <w:tc>
          <w:tcPr>
            <w:tcW w:w="1260" w:type="dxa"/>
            <w:tcBorders>
              <w:top w:val="single" w:sz="4" w:space="0" w:color="auto"/>
              <w:bottom w:val="single" w:sz="4" w:space="0" w:color="auto"/>
            </w:tcBorders>
            <w:vAlign w:val="center"/>
          </w:tcPr>
          <w:p w14:paraId="074A030E" w14:textId="64612B45" w:rsidR="005904A2" w:rsidRPr="008B446F" w:rsidRDefault="005904A2" w:rsidP="005904A2">
            <w:pPr>
              <w:keepNext/>
              <w:keepLines/>
              <w:jc w:val="center"/>
              <w:rPr>
                <w:rFonts w:ascii="Times New Roman" w:hAnsi="Times New Roman" w:cs="Times New Roman"/>
              </w:rPr>
            </w:pPr>
            <w:r w:rsidRPr="008B446F">
              <w:rPr>
                <w:rFonts w:ascii="Times New Roman" w:hAnsi="Times New Roman" w:cs="Times New Roman"/>
              </w:rPr>
              <w:t>100</w:t>
            </w:r>
          </w:p>
        </w:tc>
        <w:tc>
          <w:tcPr>
            <w:tcW w:w="1984" w:type="dxa"/>
            <w:tcBorders>
              <w:top w:val="single" w:sz="4" w:space="0" w:color="auto"/>
              <w:bottom w:val="single" w:sz="4" w:space="0" w:color="auto"/>
            </w:tcBorders>
            <w:vAlign w:val="center"/>
          </w:tcPr>
          <w:p w14:paraId="3D63D2C7" w14:textId="368A20D6" w:rsidR="005904A2" w:rsidRPr="008B446F" w:rsidRDefault="005904A2" w:rsidP="005904A2">
            <w:pPr>
              <w:keepNext/>
              <w:keepLines/>
              <w:jc w:val="center"/>
              <w:rPr>
                <w:rFonts w:ascii="Times New Roman" w:hAnsi="Times New Roman" w:cs="Times New Roman"/>
                <w:i/>
              </w:rPr>
            </w:pPr>
            <w:r w:rsidRPr="008B446F">
              <w:rPr>
                <w:rFonts w:ascii="Times New Roman" w:hAnsi="Times New Roman" w:cs="Times New Roman"/>
                <w:i/>
              </w:rPr>
              <w:t>0.6</w:t>
            </w:r>
          </w:p>
        </w:tc>
        <w:tc>
          <w:tcPr>
            <w:tcW w:w="1984" w:type="dxa"/>
            <w:tcBorders>
              <w:top w:val="nil"/>
              <w:left w:val="nil"/>
              <w:bottom w:val="single" w:sz="8" w:space="0" w:color="auto"/>
              <w:right w:val="nil"/>
            </w:tcBorders>
            <w:shd w:val="clear" w:color="auto" w:fill="auto"/>
            <w:vAlign w:val="center"/>
          </w:tcPr>
          <w:p w14:paraId="3999F9F4" w14:textId="6C1A9193" w:rsidR="005904A2" w:rsidRPr="008B446F" w:rsidRDefault="005904A2" w:rsidP="005904A2">
            <w:pPr>
              <w:keepNext/>
              <w:keepLines/>
              <w:jc w:val="center"/>
              <w:rPr>
                <w:rFonts w:ascii="Times New Roman" w:hAnsi="Times New Roman" w:cs="Times New Roman"/>
                <w:i/>
              </w:rPr>
            </w:pPr>
            <w:r w:rsidRPr="009D4CA9">
              <w:rPr>
                <w:color w:val="000000"/>
              </w:rPr>
              <w:t>60</w:t>
            </w:r>
          </w:p>
        </w:tc>
      </w:tr>
      <w:tr w:rsidR="005904A2" w:rsidRPr="00752BF3" w14:paraId="6177DC1D" w14:textId="77777777" w:rsidTr="008B446F">
        <w:tc>
          <w:tcPr>
            <w:tcW w:w="2444" w:type="dxa"/>
            <w:tcBorders>
              <w:top w:val="single" w:sz="4" w:space="0" w:color="auto"/>
            </w:tcBorders>
            <w:vAlign w:val="center"/>
          </w:tcPr>
          <w:p w14:paraId="53929A73" w14:textId="6ABC5822" w:rsidR="005904A2" w:rsidRPr="008B446F" w:rsidRDefault="005904A2" w:rsidP="005904A2">
            <w:pPr>
              <w:keepNext/>
              <w:keepLines/>
              <w:ind w:left="210" w:hanging="210"/>
              <w:rPr>
                <w:rFonts w:ascii="Times New Roman" w:hAnsi="Times New Roman" w:cs="Times New Roman"/>
              </w:rPr>
            </w:pPr>
            <w:r w:rsidRPr="008B446F">
              <w:rPr>
                <w:rFonts w:ascii="Times New Roman" w:hAnsi="Times New Roman" w:cs="Times New Roman"/>
              </w:rPr>
              <w:t>F deviation from master index (prior)</w:t>
            </w:r>
          </w:p>
        </w:tc>
        <w:tc>
          <w:tcPr>
            <w:tcW w:w="1138" w:type="dxa"/>
            <w:tcBorders>
              <w:top w:val="single" w:sz="4" w:space="0" w:color="auto"/>
            </w:tcBorders>
            <w:vAlign w:val="center"/>
          </w:tcPr>
          <w:p w14:paraId="3A3C0ECF" w14:textId="3FBBA85D" w:rsidR="005904A2" w:rsidRPr="008B446F" w:rsidRDefault="005904A2" w:rsidP="005904A2">
            <w:pPr>
              <w:keepNext/>
              <w:keepLines/>
              <w:jc w:val="center"/>
              <w:rPr>
                <w:rFonts w:ascii="Times New Roman" w:hAnsi="Times New Roman" w:cs="Times New Roman"/>
                <w:i/>
              </w:rPr>
            </w:pPr>
            <w:proofErr w:type="spellStart"/>
            <w:r w:rsidRPr="008B446F">
              <w:rPr>
                <w:rFonts w:ascii="Times New Roman" w:hAnsi="Times New Roman" w:cs="Times New Roman"/>
                <w:i/>
              </w:rPr>
              <w:t>ω</w:t>
            </w:r>
            <w:r w:rsidRPr="008B446F">
              <w:rPr>
                <w:rFonts w:ascii="Times New Roman" w:hAnsi="Times New Roman" w:cs="Times New Roman"/>
                <w:i/>
                <w:vertAlign w:val="subscript"/>
              </w:rPr>
              <w:t>FD</w:t>
            </w:r>
            <w:proofErr w:type="spellEnd"/>
          </w:p>
        </w:tc>
        <w:tc>
          <w:tcPr>
            <w:tcW w:w="1260" w:type="dxa"/>
            <w:tcBorders>
              <w:top w:val="single" w:sz="4" w:space="0" w:color="auto"/>
            </w:tcBorders>
            <w:vAlign w:val="center"/>
          </w:tcPr>
          <w:p w14:paraId="2D10FDA8" w14:textId="1D36DEF7" w:rsidR="005904A2" w:rsidRPr="008B446F" w:rsidRDefault="005904A2" w:rsidP="005904A2">
            <w:pPr>
              <w:keepNext/>
              <w:keepLines/>
              <w:jc w:val="center"/>
              <w:rPr>
                <w:rFonts w:ascii="Times New Roman" w:hAnsi="Times New Roman" w:cs="Times New Roman"/>
              </w:rPr>
            </w:pPr>
            <w:r w:rsidRPr="008B446F">
              <w:rPr>
                <w:rFonts w:ascii="Times New Roman" w:hAnsi="Times New Roman" w:cs="Times New Roman"/>
              </w:rPr>
              <w:t>20</w:t>
            </w:r>
          </w:p>
        </w:tc>
        <w:tc>
          <w:tcPr>
            <w:tcW w:w="1984" w:type="dxa"/>
            <w:tcBorders>
              <w:top w:val="single" w:sz="4" w:space="0" w:color="auto"/>
            </w:tcBorders>
            <w:vAlign w:val="center"/>
          </w:tcPr>
          <w:p w14:paraId="7FDFE36E" w14:textId="52E53D44" w:rsidR="005904A2" w:rsidRPr="008B446F" w:rsidRDefault="005904A2" w:rsidP="005904A2">
            <w:pPr>
              <w:keepNext/>
              <w:keepLines/>
              <w:jc w:val="center"/>
              <w:rPr>
                <w:rFonts w:ascii="Times New Roman" w:hAnsi="Times New Roman" w:cs="Times New Roman"/>
                <w:i/>
              </w:rPr>
            </w:pPr>
            <w:r w:rsidRPr="008B446F">
              <w:rPr>
                <w:rFonts w:ascii="Times New Roman" w:hAnsi="Times New Roman" w:cs="Times New Roman"/>
                <w:i/>
              </w:rPr>
              <w:t>1.25</w:t>
            </w:r>
          </w:p>
        </w:tc>
        <w:tc>
          <w:tcPr>
            <w:tcW w:w="1984" w:type="dxa"/>
            <w:tcBorders>
              <w:top w:val="nil"/>
              <w:left w:val="nil"/>
              <w:bottom w:val="single" w:sz="8" w:space="0" w:color="auto"/>
              <w:right w:val="nil"/>
            </w:tcBorders>
            <w:shd w:val="clear" w:color="auto" w:fill="auto"/>
            <w:vAlign w:val="center"/>
          </w:tcPr>
          <w:p w14:paraId="4B24E527" w14:textId="3F6C2D79" w:rsidR="005904A2" w:rsidRPr="008B446F" w:rsidRDefault="005904A2" w:rsidP="005904A2">
            <w:pPr>
              <w:keepNext/>
              <w:keepLines/>
              <w:jc w:val="center"/>
              <w:rPr>
                <w:rFonts w:ascii="Times New Roman" w:hAnsi="Times New Roman" w:cs="Times New Roman"/>
                <w:i/>
              </w:rPr>
            </w:pPr>
            <w:r w:rsidRPr="009D4CA9">
              <w:rPr>
                <w:color w:val="000000"/>
              </w:rPr>
              <w:t>24</w:t>
            </w:r>
          </w:p>
        </w:tc>
      </w:tr>
      <w:tr w:rsidR="005904A2" w:rsidRPr="00752BF3" w14:paraId="4FA9FACF" w14:textId="77777777" w:rsidTr="008B446F">
        <w:tc>
          <w:tcPr>
            <w:tcW w:w="2444" w:type="dxa"/>
            <w:tcBorders>
              <w:top w:val="single" w:sz="4" w:space="0" w:color="auto"/>
            </w:tcBorders>
            <w:vAlign w:val="center"/>
          </w:tcPr>
          <w:p w14:paraId="5635E1A6" w14:textId="175DD4F3" w:rsidR="005904A2" w:rsidRPr="008B446F" w:rsidRDefault="005904A2" w:rsidP="005904A2">
            <w:pPr>
              <w:keepNext/>
              <w:keepLines/>
              <w:ind w:left="210" w:hanging="210"/>
              <w:rPr>
                <w:rFonts w:ascii="Times New Roman" w:hAnsi="Times New Roman" w:cs="Times New Roman"/>
              </w:rPr>
            </w:pPr>
            <w:r w:rsidRPr="008B446F">
              <w:rPr>
                <w:rFonts w:ascii="Times New Roman" w:hAnsi="Times New Roman" w:cs="Times New Roman"/>
              </w:rPr>
              <w:t>F deviation from master index (prior)</w:t>
            </w:r>
          </w:p>
        </w:tc>
        <w:tc>
          <w:tcPr>
            <w:tcW w:w="1138" w:type="dxa"/>
            <w:tcBorders>
              <w:top w:val="single" w:sz="4" w:space="0" w:color="auto"/>
            </w:tcBorders>
            <w:vAlign w:val="center"/>
          </w:tcPr>
          <w:p w14:paraId="6C1E8DB2" w14:textId="7CA1CD91" w:rsidR="005904A2" w:rsidRPr="008B446F" w:rsidRDefault="005904A2" w:rsidP="005904A2">
            <w:pPr>
              <w:keepNext/>
              <w:keepLines/>
              <w:jc w:val="center"/>
              <w:rPr>
                <w:rFonts w:ascii="Times New Roman" w:hAnsi="Times New Roman" w:cs="Times New Roman"/>
                <w:i/>
              </w:rPr>
            </w:pPr>
            <w:proofErr w:type="spellStart"/>
            <w:r w:rsidRPr="008B446F">
              <w:rPr>
                <w:rFonts w:ascii="Times New Roman" w:hAnsi="Times New Roman" w:cs="Times New Roman"/>
                <w:i/>
              </w:rPr>
              <w:t>ω</w:t>
            </w:r>
            <w:r w:rsidRPr="008B446F">
              <w:rPr>
                <w:rFonts w:ascii="Times New Roman" w:hAnsi="Times New Roman" w:cs="Times New Roman"/>
                <w:i/>
                <w:vertAlign w:val="subscript"/>
              </w:rPr>
              <w:t>FA</w:t>
            </w:r>
            <w:proofErr w:type="spellEnd"/>
          </w:p>
        </w:tc>
        <w:tc>
          <w:tcPr>
            <w:tcW w:w="1260" w:type="dxa"/>
            <w:tcBorders>
              <w:top w:val="single" w:sz="4" w:space="0" w:color="auto"/>
            </w:tcBorders>
            <w:vAlign w:val="center"/>
          </w:tcPr>
          <w:p w14:paraId="6B2ED12F" w14:textId="4A6805AA" w:rsidR="005904A2" w:rsidRPr="008B446F" w:rsidRDefault="005904A2" w:rsidP="005904A2">
            <w:pPr>
              <w:keepNext/>
              <w:keepLines/>
              <w:jc w:val="center"/>
              <w:rPr>
                <w:rFonts w:ascii="Times New Roman" w:hAnsi="Times New Roman" w:cs="Times New Roman"/>
              </w:rPr>
            </w:pPr>
            <w:r w:rsidRPr="008B446F">
              <w:rPr>
                <w:rFonts w:ascii="Times New Roman" w:hAnsi="Times New Roman" w:cs="Times New Roman"/>
              </w:rPr>
              <w:t>200</w:t>
            </w:r>
          </w:p>
        </w:tc>
        <w:tc>
          <w:tcPr>
            <w:tcW w:w="1984" w:type="dxa"/>
            <w:tcBorders>
              <w:top w:val="single" w:sz="4" w:space="0" w:color="auto"/>
            </w:tcBorders>
            <w:vAlign w:val="center"/>
          </w:tcPr>
          <w:p w14:paraId="7E1BEB16" w14:textId="4D3512AA" w:rsidR="005904A2" w:rsidRPr="008B446F" w:rsidDel="005904A2" w:rsidRDefault="005904A2" w:rsidP="005904A2">
            <w:pPr>
              <w:keepNext/>
              <w:keepLines/>
              <w:jc w:val="center"/>
              <w:rPr>
                <w:rFonts w:ascii="Times New Roman" w:hAnsi="Times New Roman" w:cs="Times New Roman"/>
                <w:i/>
              </w:rPr>
            </w:pPr>
            <w:r w:rsidRPr="008B446F">
              <w:rPr>
                <w:rFonts w:ascii="Times New Roman" w:hAnsi="Times New Roman" w:cs="Times New Roman"/>
                <w:i/>
              </w:rPr>
              <w:t>0.12</w:t>
            </w:r>
          </w:p>
        </w:tc>
        <w:tc>
          <w:tcPr>
            <w:tcW w:w="1984" w:type="dxa"/>
            <w:tcBorders>
              <w:top w:val="nil"/>
              <w:left w:val="nil"/>
              <w:bottom w:val="single" w:sz="4" w:space="0" w:color="auto"/>
              <w:right w:val="nil"/>
            </w:tcBorders>
            <w:shd w:val="clear" w:color="auto" w:fill="auto"/>
            <w:vAlign w:val="center"/>
          </w:tcPr>
          <w:p w14:paraId="1016A44E" w14:textId="3313E097" w:rsidR="005904A2" w:rsidRPr="008B446F" w:rsidRDefault="005904A2" w:rsidP="005904A2">
            <w:pPr>
              <w:keepNext/>
              <w:keepLines/>
              <w:jc w:val="center"/>
              <w:rPr>
                <w:rFonts w:ascii="Times New Roman" w:hAnsi="Times New Roman" w:cs="Times New Roman"/>
              </w:rPr>
            </w:pPr>
            <w:r w:rsidRPr="009D4CA9">
              <w:rPr>
                <w:color w:val="000000"/>
              </w:rPr>
              <w:t>120</w:t>
            </w:r>
          </w:p>
        </w:tc>
      </w:tr>
      <w:tr w:rsidR="005904A2" w:rsidRPr="00752BF3" w14:paraId="1131A32E" w14:textId="77777777" w:rsidTr="008B446F">
        <w:tc>
          <w:tcPr>
            <w:tcW w:w="2444" w:type="dxa"/>
            <w:tcBorders>
              <w:top w:val="single" w:sz="4" w:space="0" w:color="auto"/>
            </w:tcBorders>
            <w:vAlign w:val="center"/>
          </w:tcPr>
          <w:p w14:paraId="1345B3A0" w14:textId="18F8CB65" w:rsidR="005904A2" w:rsidRPr="008B446F" w:rsidRDefault="005904A2" w:rsidP="005904A2">
            <w:pPr>
              <w:keepNext/>
              <w:keepLines/>
              <w:ind w:left="210" w:hanging="210"/>
              <w:rPr>
                <w:rFonts w:ascii="Times New Roman" w:hAnsi="Times New Roman" w:cs="Times New Roman"/>
              </w:rPr>
            </w:pPr>
            <w:r w:rsidRPr="008B446F">
              <w:rPr>
                <w:rFonts w:ascii="Times New Roman" w:hAnsi="Times New Roman" w:cs="Times New Roman"/>
              </w:rPr>
              <w:t xml:space="preserve">Difference in early/late R0 estimates for recruitment levels 1 and 3. </w:t>
            </w:r>
          </w:p>
        </w:tc>
        <w:tc>
          <w:tcPr>
            <w:tcW w:w="1138" w:type="dxa"/>
            <w:tcBorders>
              <w:top w:val="single" w:sz="4" w:space="0" w:color="auto"/>
            </w:tcBorders>
            <w:vAlign w:val="center"/>
          </w:tcPr>
          <w:p w14:paraId="7408C468" w14:textId="28429228" w:rsidR="005904A2" w:rsidRPr="008B446F" w:rsidRDefault="005904A2" w:rsidP="005904A2">
            <w:pPr>
              <w:keepNext/>
              <w:keepLines/>
              <w:jc w:val="center"/>
              <w:rPr>
                <w:rFonts w:ascii="Times New Roman" w:hAnsi="Times New Roman" w:cs="Times New Roman"/>
                <w:i/>
              </w:rPr>
            </w:pPr>
            <w:proofErr w:type="spellStart"/>
            <w:r w:rsidRPr="008B446F">
              <w:rPr>
                <w:rFonts w:ascii="Times New Roman" w:hAnsi="Times New Roman" w:cs="Times New Roman"/>
                <w:i/>
              </w:rPr>
              <w:t>ω</w:t>
            </w:r>
            <w:r w:rsidRPr="008B446F">
              <w:rPr>
                <w:rFonts w:ascii="Times New Roman" w:hAnsi="Times New Roman" w:cs="Times New Roman"/>
                <w:i/>
                <w:vertAlign w:val="subscript"/>
              </w:rPr>
              <w:t>Rodiff</w:t>
            </w:r>
            <w:proofErr w:type="spellEnd"/>
          </w:p>
        </w:tc>
        <w:tc>
          <w:tcPr>
            <w:tcW w:w="1260" w:type="dxa"/>
            <w:tcBorders>
              <w:top w:val="single" w:sz="4" w:space="0" w:color="auto"/>
            </w:tcBorders>
            <w:vAlign w:val="center"/>
          </w:tcPr>
          <w:p w14:paraId="0F63CE55" w14:textId="1CEDCB38" w:rsidR="005904A2" w:rsidRPr="008B446F" w:rsidRDefault="005904A2" w:rsidP="005904A2">
            <w:pPr>
              <w:keepNext/>
              <w:keepLines/>
              <w:jc w:val="center"/>
              <w:rPr>
                <w:rFonts w:ascii="Times New Roman" w:hAnsi="Times New Roman" w:cs="Times New Roman"/>
              </w:rPr>
            </w:pPr>
            <w:r w:rsidRPr="008B446F">
              <w:rPr>
                <w:rFonts w:ascii="Times New Roman" w:hAnsi="Times New Roman" w:cs="Times New Roman"/>
              </w:rPr>
              <w:t>6</w:t>
            </w:r>
          </w:p>
        </w:tc>
        <w:tc>
          <w:tcPr>
            <w:tcW w:w="1984" w:type="dxa"/>
            <w:tcBorders>
              <w:top w:val="single" w:sz="4" w:space="0" w:color="auto"/>
            </w:tcBorders>
            <w:vAlign w:val="center"/>
          </w:tcPr>
          <w:p w14:paraId="02EF52CC" w14:textId="341957A5" w:rsidR="005904A2" w:rsidRPr="008B446F" w:rsidRDefault="005904A2" w:rsidP="005904A2">
            <w:pPr>
              <w:keepNext/>
              <w:keepLines/>
              <w:jc w:val="center"/>
              <w:rPr>
                <w:rFonts w:ascii="Times New Roman" w:hAnsi="Times New Roman" w:cs="Times New Roman"/>
                <w:i/>
              </w:rPr>
            </w:pPr>
            <w:r w:rsidRPr="008B446F">
              <w:rPr>
                <w:rFonts w:ascii="Times New Roman" w:hAnsi="Times New Roman" w:cs="Times New Roman"/>
                <w:i/>
              </w:rPr>
              <w:t>20</w:t>
            </w:r>
          </w:p>
        </w:tc>
        <w:tc>
          <w:tcPr>
            <w:tcW w:w="1984" w:type="dxa"/>
            <w:tcBorders>
              <w:top w:val="single" w:sz="4" w:space="0" w:color="auto"/>
              <w:left w:val="nil"/>
              <w:right w:val="nil"/>
            </w:tcBorders>
            <w:shd w:val="clear" w:color="auto" w:fill="auto"/>
            <w:vAlign w:val="center"/>
          </w:tcPr>
          <w:p w14:paraId="32480D43" w14:textId="4B4422DE" w:rsidR="005904A2" w:rsidRPr="008B446F" w:rsidRDefault="005904A2" w:rsidP="005904A2">
            <w:pPr>
              <w:keepNext/>
              <w:keepLines/>
              <w:jc w:val="center"/>
              <w:rPr>
                <w:rFonts w:ascii="Times New Roman" w:hAnsi="Times New Roman" w:cs="Times New Roman"/>
              </w:rPr>
            </w:pPr>
            <w:r w:rsidRPr="009D4CA9">
              <w:rPr>
                <w:color w:val="000000"/>
              </w:rPr>
              <w:t>1360</w:t>
            </w:r>
          </w:p>
        </w:tc>
      </w:tr>
      <w:tr w:rsidR="005904A2" w:rsidRPr="00752BF3" w14:paraId="3DBEA427" w14:textId="4D438789" w:rsidTr="008B446F">
        <w:trPr>
          <w:cantSplit/>
          <w:trHeight w:hRule="exact" w:val="49"/>
        </w:trPr>
        <w:tc>
          <w:tcPr>
            <w:tcW w:w="2444" w:type="dxa"/>
            <w:tcBorders>
              <w:bottom w:val="single" w:sz="8" w:space="0" w:color="auto"/>
            </w:tcBorders>
          </w:tcPr>
          <w:p w14:paraId="3B753D5A" w14:textId="77777777" w:rsidR="005904A2" w:rsidRPr="008B446F" w:rsidRDefault="005904A2" w:rsidP="005904A2">
            <w:pPr>
              <w:keepNext/>
              <w:keepLines/>
              <w:rPr>
                <w:rFonts w:ascii="Times New Roman" w:hAnsi="Times New Roman" w:cs="Times New Roman"/>
              </w:rPr>
            </w:pPr>
          </w:p>
        </w:tc>
        <w:tc>
          <w:tcPr>
            <w:tcW w:w="1138" w:type="dxa"/>
            <w:tcBorders>
              <w:bottom w:val="single" w:sz="8" w:space="0" w:color="auto"/>
            </w:tcBorders>
          </w:tcPr>
          <w:p w14:paraId="1BBF8C6D" w14:textId="77777777" w:rsidR="005904A2" w:rsidRPr="008B446F" w:rsidRDefault="005904A2" w:rsidP="005904A2">
            <w:pPr>
              <w:keepNext/>
              <w:keepLines/>
              <w:rPr>
                <w:rFonts w:ascii="Times New Roman" w:hAnsi="Times New Roman" w:cs="Times New Roman"/>
              </w:rPr>
            </w:pPr>
          </w:p>
        </w:tc>
        <w:tc>
          <w:tcPr>
            <w:tcW w:w="1260" w:type="dxa"/>
            <w:tcBorders>
              <w:bottom w:val="single" w:sz="8" w:space="0" w:color="auto"/>
            </w:tcBorders>
          </w:tcPr>
          <w:p w14:paraId="1E7AE633" w14:textId="77777777" w:rsidR="005904A2" w:rsidRPr="008B446F" w:rsidRDefault="005904A2" w:rsidP="005904A2">
            <w:pPr>
              <w:keepNext/>
              <w:keepLines/>
              <w:rPr>
                <w:rFonts w:ascii="Times New Roman" w:hAnsi="Times New Roman" w:cs="Times New Roman"/>
              </w:rPr>
            </w:pPr>
          </w:p>
        </w:tc>
        <w:tc>
          <w:tcPr>
            <w:tcW w:w="1984" w:type="dxa"/>
            <w:tcBorders>
              <w:bottom w:val="single" w:sz="8" w:space="0" w:color="auto"/>
            </w:tcBorders>
          </w:tcPr>
          <w:p w14:paraId="6BDDF9A2" w14:textId="77777777" w:rsidR="005904A2" w:rsidRPr="008B446F" w:rsidRDefault="005904A2" w:rsidP="005904A2">
            <w:pPr>
              <w:keepNext/>
              <w:keepLines/>
              <w:rPr>
                <w:rFonts w:ascii="Times New Roman" w:hAnsi="Times New Roman" w:cs="Times New Roman"/>
                <w:i/>
              </w:rPr>
            </w:pPr>
          </w:p>
        </w:tc>
        <w:tc>
          <w:tcPr>
            <w:tcW w:w="1984" w:type="dxa"/>
            <w:tcBorders>
              <w:bottom w:val="single" w:sz="8" w:space="0" w:color="auto"/>
            </w:tcBorders>
          </w:tcPr>
          <w:p w14:paraId="32B36BA3" w14:textId="77777777" w:rsidR="005904A2" w:rsidRPr="008B446F" w:rsidRDefault="005904A2" w:rsidP="005904A2">
            <w:pPr>
              <w:keepNext/>
              <w:keepLines/>
              <w:rPr>
                <w:rFonts w:ascii="Times New Roman" w:hAnsi="Times New Roman" w:cs="Times New Roman"/>
                <w:i/>
              </w:rPr>
            </w:pPr>
          </w:p>
        </w:tc>
      </w:tr>
    </w:tbl>
    <w:p w14:paraId="2F76DE7C" w14:textId="77777777" w:rsidR="003129A0" w:rsidRPr="00256DE4" w:rsidRDefault="003129A0" w:rsidP="00406114">
      <w:pPr>
        <w:contextualSpacing/>
        <w:jc w:val="both"/>
        <w:rPr>
          <w:rFonts w:ascii="Times New Roman" w:hAnsi="Times New Roman" w:cs="Times New Roman"/>
          <w:sz w:val="24"/>
          <w:szCs w:val="24"/>
        </w:rPr>
      </w:pPr>
    </w:p>
    <w:p w14:paraId="36EFAFB5" w14:textId="77777777" w:rsidR="007E218D" w:rsidRPr="00256DE4" w:rsidRDefault="00987C9A" w:rsidP="00406114">
      <w:pPr>
        <w:pStyle w:val="Heading3"/>
        <w:ind w:left="130" w:hanging="130"/>
        <w:rPr>
          <w:rFonts w:cs="Times New Roman"/>
          <w:szCs w:val="24"/>
        </w:rPr>
      </w:pPr>
      <w:bookmarkStart w:id="926" w:name="_Toc14467675"/>
      <w:r w:rsidRPr="00256DE4">
        <w:rPr>
          <w:rFonts w:cs="Times New Roman"/>
          <w:szCs w:val="24"/>
        </w:rPr>
        <w:t>Characterising unc</w:t>
      </w:r>
      <w:r w:rsidR="005F1D09" w:rsidRPr="00256DE4">
        <w:rPr>
          <w:rFonts w:cs="Times New Roman"/>
          <w:szCs w:val="24"/>
        </w:rPr>
        <w:t>e</w:t>
      </w:r>
      <w:r w:rsidRPr="00256DE4">
        <w:rPr>
          <w:rFonts w:cs="Times New Roman"/>
          <w:szCs w:val="24"/>
        </w:rPr>
        <w:t>rtainty</w:t>
      </w:r>
      <w:bookmarkEnd w:id="926"/>
    </w:p>
    <w:p w14:paraId="24348268" w14:textId="77777777" w:rsidR="007E218D" w:rsidRPr="00256DE4" w:rsidRDefault="007E218D" w:rsidP="00406114">
      <w:pPr>
        <w:jc w:val="both"/>
        <w:rPr>
          <w:rFonts w:ascii="Times New Roman" w:hAnsi="Times New Roman" w:cs="Times New Roman"/>
          <w:sz w:val="24"/>
          <w:szCs w:val="24"/>
        </w:rPr>
      </w:pPr>
    </w:p>
    <w:p w14:paraId="0D7B867B" w14:textId="0FFA74E5" w:rsidR="007E218D" w:rsidRPr="008B446F" w:rsidRDefault="00A40045" w:rsidP="00406114">
      <w:pPr>
        <w:pStyle w:val="Heading4"/>
        <w:ind w:left="0"/>
        <w:rPr>
          <w:rFonts w:cs="Times New Roman"/>
          <w:szCs w:val="24"/>
        </w:rPr>
      </w:pPr>
      <w:bookmarkStart w:id="927" w:name="_Toc14467676"/>
      <w:r w:rsidRPr="008B446F">
        <w:rPr>
          <w:rFonts w:cs="Times New Roman"/>
          <w:szCs w:val="24"/>
        </w:rPr>
        <w:t>Base Case</w:t>
      </w:r>
      <w:bookmarkEnd w:id="927"/>
    </w:p>
    <w:p w14:paraId="56E2E716" w14:textId="77777777" w:rsidR="007E218D" w:rsidRPr="00256DE4" w:rsidRDefault="007E218D" w:rsidP="00406114">
      <w:pPr>
        <w:jc w:val="both"/>
        <w:rPr>
          <w:rFonts w:ascii="Times New Roman" w:hAnsi="Times New Roman" w:cs="Times New Roman"/>
          <w:sz w:val="24"/>
          <w:szCs w:val="24"/>
        </w:rPr>
      </w:pPr>
    </w:p>
    <w:p w14:paraId="44CCFE04" w14:textId="77777777" w:rsidR="00E30536" w:rsidRPr="00256DE4" w:rsidRDefault="00E30536" w:rsidP="00E30536">
      <w:pPr>
        <w:jc w:val="both"/>
        <w:rPr>
          <w:rFonts w:ascii="Times New Roman" w:hAnsi="Times New Roman" w:cs="Times New Roman"/>
          <w:sz w:val="24"/>
          <w:szCs w:val="24"/>
        </w:rPr>
      </w:pPr>
      <w:r w:rsidRPr="00256DE4">
        <w:rPr>
          <w:rFonts w:ascii="Times New Roman" w:hAnsi="Times New Roman" w:cs="Times New Roman"/>
          <w:sz w:val="24"/>
          <w:szCs w:val="24"/>
        </w:rPr>
        <w:t xml:space="preserve">Include within-model uncertainty via MCMC sampling of posteriors for model parameters. </w:t>
      </w:r>
    </w:p>
    <w:p w14:paraId="6D59D49B" w14:textId="77777777" w:rsidR="007E218D" w:rsidRPr="00256DE4" w:rsidRDefault="007E218D" w:rsidP="00406114">
      <w:pPr>
        <w:jc w:val="both"/>
        <w:rPr>
          <w:rFonts w:ascii="Times New Roman" w:hAnsi="Times New Roman" w:cs="Times New Roman"/>
          <w:sz w:val="24"/>
          <w:szCs w:val="24"/>
        </w:rPr>
      </w:pPr>
    </w:p>
    <w:p w14:paraId="2A3E3273" w14:textId="77777777" w:rsidR="007E218D" w:rsidRPr="00256DE4" w:rsidRDefault="00A1002C" w:rsidP="00406114">
      <w:pPr>
        <w:pStyle w:val="Heading4"/>
        <w:ind w:left="0"/>
        <w:rPr>
          <w:rFonts w:cs="Times New Roman"/>
          <w:szCs w:val="24"/>
        </w:rPr>
      </w:pPr>
      <w:bookmarkStart w:id="928" w:name="_Toc14467677"/>
      <w:r w:rsidRPr="00256DE4">
        <w:rPr>
          <w:rFonts w:cs="Times New Roman"/>
          <w:szCs w:val="24"/>
        </w:rPr>
        <w:t>Alternative options</w:t>
      </w:r>
      <w:bookmarkEnd w:id="928"/>
    </w:p>
    <w:p w14:paraId="2F222E3C" w14:textId="77777777" w:rsidR="007E218D" w:rsidRPr="00256DE4" w:rsidRDefault="007E218D" w:rsidP="00406114">
      <w:pPr>
        <w:jc w:val="both"/>
        <w:rPr>
          <w:rFonts w:ascii="Times New Roman" w:hAnsi="Times New Roman" w:cs="Times New Roman"/>
          <w:sz w:val="24"/>
          <w:szCs w:val="24"/>
        </w:rPr>
      </w:pPr>
    </w:p>
    <w:p w14:paraId="4D548013" w14:textId="77777777" w:rsidR="007E218D" w:rsidRPr="00256DE4" w:rsidRDefault="00A1002C" w:rsidP="00406114">
      <w:pPr>
        <w:jc w:val="both"/>
        <w:rPr>
          <w:rFonts w:ascii="Times New Roman" w:hAnsi="Times New Roman" w:cs="Times New Roman"/>
          <w:sz w:val="24"/>
          <w:szCs w:val="24"/>
        </w:rPr>
      </w:pPr>
      <w:r w:rsidRPr="00256DE4">
        <w:rPr>
          <w:rFonts w:ascii="Times New Roman" w:hAnsi="Times New Roman" w:cs="Times New Roman"/>
          <w:sz w:val="24"/>
          <w:szCs w:val="24"/>
        </w:rPr>
        <w:t>Include within-model uncertainty (parameter uncertainty) via Monte Carlo sampling from the inverse Hessian matrix of model parameters.</w:t>
      </w:r>
    </w:p>
    <w:p w14:paraId="73DFA315" w14:textId="77777777" w:rsidR="007E218D" w:rsidRPr="00256DE4" w:rsidRDefault="007E218D" w:rsidP="00406114">
      <w:pPr>
        <w:jc w:val="both"/>
        <w:rPr>
          <w:rFonts w:ascii="Times New Roman" w:hAnsi="Times New Roman" w:cs="Times New Roman"/>
          <w:sz w:val="24"/>
          <w:szCs w:val="24"/>
        </w:rPr>
      </w:pPr>
    </w:p>
    <w:p w14:paraId="329B73B8" w14:textId="77777777" w:rsidR="00E30536" w:rsidRPr="00256DE4" w:rsidRDefault="00E30536" w:rsidP="00E30536">
      <w:pPr>
        <w:jc w:val="both"/>
        <w:rPr>
          <w:rFonts w:ascii="Times New Roman" w:hAnsi="Times New Roman" w:cs="Times New Roman"/>
          <w:sz w:val="24"/>
          <w:szCs w:val="24"/>
        </w:rPr>
      </w:pPr>
      <w:r w:rsidRPr="00256DE4">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Uniform weights will be used to start, possibly updated later using a Delphi-type approach. </w:t>
      </w:r>
    </w:p>
    <w:p w14:paraId="65803FFB" w14:textId="77777777" w:rsidR="008D29D5" w:rsidRPr="00256DE4" w:rsidRDefault="008D29D5" w:rsidP="00406114">
      <w:pPr>
        <w:jc w:val="both"/>
        <w:rPr>
          <w:rFonts w:ascii="Times New Roman" w:hAnsi="Times New Roman" w:cs="Times New Roman"/>
          <w:sz w:val="24"/>
          <w:szCs w:val="24"/>
        </w:rPr>
      </w:pPr>
    </w:p>
    <w:p w14:paraId="04237AFF" w14:textId="17FB3F56" w:rsidR="00DE6F83" w:rsidRPr="00256DE4" w:rsidRDefault="00DE6F83">
      <w:pPr>
        <w:rPr>
          <w:rFonts w:ascii="Times New Roman" w:hAnsi="Times New Roman" w:cs="Times New Roman"/>
          <w:sz w:val="24"/>
          <w:szCs w:val="24"/>
        </w:rPr>
      </w:pPr>
    </w:p>
    <w:p w14:paraId="670117B6" w14:textId="77777777" w:rsidR="000A0401" w:rsidRPr="00256DE4" w:rsidRDefault="000A0401">
      <w:pPr>
        <w:rPr>
          <w:rFonts w:ascii="Times New Roman" w:eastAsiaTheme="majorEastAsia" w:hAnsi="Times New Roman" w:cs="Times New Roman"/>
          <w:b/>
          <w:bCs/>
          <w:sz w:val="24"/>
          <w:szCs w:val="24"/>
          <w:lang w:val="en-CA"/>
        </w:rPr>
      </w:pPr>
      <w:r w:rsidRPr="00256DE4">
        <w:rPr>
          <w:rFonts w:ascii="Times New Roman" w:hAnsi="Times New Roman" w:cs="Times New Roman"/>
          <w:sz w:val="24"/>
          <w:szCs w:val="24"/>
        </w:rPr>
        <w:br w:type="page"/>
      </w:r>
    </w:p>
    <w:p w14:paraId="603230F2" w14:textId="7854C471" w:rsidR="007E218D" w:rsidRPr="00256DE4" w:rsidRDefault="00B56829" w:rsidP="00406114">
      <w:pPr>
        <w:pStyle w:val="Heading1"/>
        <w:ind w:left="0"/>
        <w:rPr>
          <w:rFonts w:cs="Times New Roman"/>
          <w:szCs w:val="24"/>
        </w:rPr>
      </w:pPr>
      <w:bookmarkStart w:id="929" w:name="_Toc14467678"/>
      <w:r w:rsidRPr="00256DE4">
        <w:rPr>
          <w:rFonts w:cs="Times New Roman"/>
          <w:szCs w:val="24"/>
        </w:rPr>
        <w:lastRenderedPageBreak/>
        <w:t>TRIAL SPECIFICATIONS</w:t>
      </w:r>
      <w:bookmarkEnd w:id="929"/>
    </w:p>
    <w:p w14:paraId="008CA97B" w14:textId="77777777" w:rsidR="00DB7946" w:rsidRPr="00256DE4" w:rsidRDefault="00DB7946" w:rsidP="001B61C4">
      <w:pPr>
        <w:jc w:val="both"/>
        <w:rPr>
          <w:rFonts w:ascii="Times New Roman" w:hAnsi="Times New Roman" w:cs="Times New Roman"/>
          <w:b/>
          <w:sz w:val="24"/>
          <w:szCs w:val="24"/>
        </w:rPr>
      </w:pPr>
    </w:p>
    <w:p w14:paraId="2F4E86F0" w14:textId="065C7CD0" w:rsidR="007E218D" w:rsidRPr="00256DE4" w:rsidRDefault="00744B48" w:rsidP="00406114">
      <w:pPr>
        <w:pStyle w:val="Heading2"/>
        <w:ind w:left="0"/>
        <w:rPr>
          <w:rFonts w:eastAsia="Times New Roman" w:cs="Times New Roman"/>
          <w:szCs w:val="24"/>
        </w:rPr>
      </w:pPr>
      <w:bookmarkStart w:id="930" w:name="_Toc14467679"/>
      <w:r>
        <w:rPr>
          <w:rFonts w:eastAsia="Times New Roman" w:cs="Times New Roman"/>
          <w:szCs w:val="24"/>
        </w:rPr>
        <w:t xml:space="preserve">Interim </w:t>
      </w:r>
      <w:r w:rsidR="00DB7946" w:rsidRPr="00256DE4">
        <w:rPr>
          <w:rFonts w:eastAsia="Times New Roman" w:cs="Times New Roman"/>
          <w:szCs w:val="24"/>
        </w:rPr>
        <w:t>Reference set</w:t>
      </w:r>
      <w:bookmarkEnd w:id="930"/>
    </w:p>
    <w:p w14:paraId="729B61F4" w14:textId="77777777" w:rsidR="00DB7946" w:rsidRPr="00256DE4" w:rsidRDefault="00DB7946" w:rsidP="001B61C4">
      <w:pPr>
        <w:shd w:val="clear" w:color="auto" w:fill="FFFFFF"/>
        <w:rPr>
          <w:rFonts w:ascii="Times New Roman" w:eastAsia="Times New Roman" w:hAnsi="Times New Roman" w:cs="Times New Roman"/>
          <w:sz w:val="24"/>
          <w:szCs w:val="24"/>
          <w:lang w:val="en-US"/>
        </w:rPr>
      </w:pPr>
      <w:r w:rsidRPr="00256DE4">
        <w:rPr>
          <w:rFonts w:ascii="Times New Roman" w:eastAsia="Times New Roman" w:hAnsi="Times New Roman" w:cs="Times New Roman"/>
          <w:i/>
          <w:iCs/>
          <w:sz w:val="24"/>
          <w:szCs w:val="24"/>
          <w:lang w:val="en-US"/>
        </w:rPr>
        <w:t> </w:t>
      </w:r>
    </w:p>
    <w:p w14:paraId="098B40F5" w14:textId="49929FC9" w:rsidR="007E218D" w:rsidRPr="00256DE4" w:rsidRDefault="00DB7946" w:rsidP="00406114">
      <w:pPr>
        <w:shd w:val="clear" w:color="auto" w:fill="FFFFFF"/>
        <w:jc w:val="both"/>
        <w:rPr>
          <w:rFonts w:ascii="Times New Roman" w:eastAsia="Times New Roman" w:hAnsi="Times New Roman" w:cs="Times New Roman"/>
          <w:color w:val="222222"/>
          <w:sz w:val="24"/>
          <w:szCs w:val="24"/>
          <w:lang w:val="en-US"/>
        </w:rPr>
      </w:pPr>
      <w:r w:rsidRPr="00256DE4">
        <w:rPr>
          <w:rFonts w:ascii="Times New Roman" w:eastAsia="Times New Roman" w:hAnsi="Times New Roman" w:cs="Times New Roman"/>
          <w:sz w:val="24"/>
          <w:szCs w:val="24"/>
          <w:lang w:val="en-US"/>
        </w:rPr>
        <w:t>Three major uncertainty axes</w:t>
      </w:r>
      <w:r w:rsidR="00B035EF">
        <w:rPr>
          <w:rFonts w:ascii="Times New Roman" w:eastAsia="Times New Roman" w:hAnsi="Times New Roman" w:cs="Times New Roman"/>
          <w:sz w:val="24"/>
          <w:szCs w:val="24"/>
          <w:lang w:val="en-US"/>
        </w:rPr>
        <w:t xml:space="preserve"> in conditioning and projections</w:t>
      </w:r>
      <w:r w:rsidRPr="00256DE4">
        <w:rPr>
          <w:rFonts w:ascii="Times New Roman" w:eastAsia="Times New Roman" w:hAnsi="Times New Roman" w:cs="Times New Roman"/>
          <w:sz w:val="24"/>
          <w:szCs w:val="24"/>
          <w:lang w:val="en-US"/>
        </w:rPr>
        <w:t>: recruitment; natural mortality/maturity</w:t>
      </w:r>
      <w:r w:rsidRPr="00256DE4">
        <w:rPr>
          <w:rFonts w:ascii="Times New Roman" w:eastAsia="Times New Roman" w:hAnsi="Times New Roman" w:cs="Times New Roman"/>
          <w:color w:val="222222"/>
          <w:sz w:val="24"/>
          <w:szCs w:val="24"/>
          <w:lang w:val="en-US"/>
        </w:rPr>
        <w:t xml:space="preserve"> (in combination)</w:t>
      </w:r>
      <w:r w:rsidR="003C79F1">
        <w:rPr>
          <w:rFonts w:ascii="Times New Roman" w:eastAsia="Times New Roman" w:hAnsi="Times New Roman" w:cs="Times New Roman"/>
          <w:color w:val="222222"/>
          <w:sz w:val="24"/>
          <w:szCs w:val="24"/>
          <w:lang w:val="en-US"/>
        </w:rPr>
        <w:t xml:space="preserve">; </w:t>
      </w:r>
      <w:r w:rsidR="00744B48">
        <w:rPr>
          <w:rFonts w:ascii="Times New Roman" w:eastAsia="Times New Roman" w:hAnsi="Times New Roman" w:cs="Times New Roman"/>
          <w:color w:val="222222"/>
          <w:sz w:val="24"/>
          <w:szCs w:val="24"/>
          <w:lang w:val="en-US"/>
        </w:rPr>
        <w:t>and</w:t>
      </w:r>
      <w:ins w:id="931" w:author="Nicholas Duprey" w:date="2019-08-01T13:09:00Z">
        <w:r w:rsidR="009F57D3">
          <w:rPr>
            <w:rFonts w:ascii="Times New Roman" w:eastAsia="Times New Roman" w:hAnsi="Times New Roman" w:cs="Times New Roman"/>
            <w:color w:val="222222"/>
            <w:sz w:val="24"/>
            <w:szCs w:val="24"/>
            <w:lang w:val="en-US"/>
          </w:rPr>
          <w:t>,</w:t>
        </w:r>
      </w:ins>
      <w:r w:rsidR="00744B48">
        <w:rPr>
          <w:rFonts w:ascii="Times New Roman" w:eastAsia="Times New Roman" w:hAnsi="Times New Roman" w:cs="Times New Roman"/>
          <w:color w:val="222222"/>
          <w:sz w:val="24"/>
          <w:szCs w:val="24"/>
          <w:lang w:val="en-US"/>
        </w:rPr>
        <w:t xml:space="preserve"> </w:t>
      </w:r>
      <w:r w:rsidR="003C79F1">
        <w:rPr>
          <w:rFonts w:ascii="Times New Roman" w:eastAsia="Times New Roman" w:hAnsi="Times New Roman" w:cs="Times New Roman"/>
          <w:color w:val="222222"/>
          <w:sz w:val="24"/>
          <w:szCs w:val="24"/>
          <w:lang w:val="en-US"/>
        </w:rPr>
        <w:t>stock mixing</w:t>
      </w:r>
      <w:r w:rsidR="00F0223F" w:rsidRPr="00256DE4">
        <w:rPr>
          <w:rFonts w:ascii="Times New Roman" w:eastAsia="Times New Roman" w:hAnsi="Times New Roman" w:cs="Times New Roman"/>
          <w:color w:val="222222"/>
          <w:sz w:val="24"/>
          <w:szCs w:val="24"/>
          <w:lang w:val="en-US"/>
        </w:rPr>
        <w:t xml:space="preserve">.  These axes assume that the options of East and West are linked across rows of the table below.  This </w:t>
      </w:r>
      <w:r w:rsidR="00493852" w:rsidRPr="00256DE4">
        <w:rPr>
          <w:rFonts w:ascii="Times New Roman" w:eastAsia="Times New Roman" w:hAnsi="Times New Roman" w:cs="Times New Roman"/>
          <w:color w:val="222222"/>
          <w:sz w:val="24"/>
          <w:szCs w:val="24"/>
          <w:lang w:val="en-US"/>
        </w:rPr>
        <w:t>has been</w:t>
      </w:r>
      <w:r w:rsidR="00F0223F" w:rsidRPr="00256DE4">
        <w:rPr>
          <w:rFonts w:ascii="Times New Roman" w:eastAsia="Times New Roman" w:hAnsi="Times New Roman" w:cs="Times New Roman"/>
          <w:color w:val="222222"/>
          <w:sz w:val="24"/>
          <w:szCs w:val="24"/>
          <w:lang w:val="en-US"/>
        </w:rPr>
        <w:t xml:space="preserve"> done with the intention of capturing extremes.</w:t>
      </w:r>
      <w:r w:rsidR="00986785" w:rsidRPr="00256DE4">
        <w:rPr>
          <w:rFonts w:ascii="Times New Roman" w:eastAsia="Times New Roman" w:hAnsi="Times New Roman" w:cs="Times New Roman"/>
          <w:color w:val="222222"/>
          <w:sz w:val="24"/>
          <w:szCs w:val="24"/>
          <w:lang w:val="en-US"/>
        </w:rPr>
        <w:t xml:space="preserve"> </w:t>
      </w:r>
    </w:p>
    <w:p w14:paraId="775D712E" w14:textId="38F6FF6E" w:rsidR="000825BF" w:rsidRPr="00256DE4" w:rsidRDefault="000825BF" w:rsidP="00406114">
      <w:pPr>
        <w:shd w:val="clear" w:color="auto" w:fill="FFFFFF"/>
        <w:jc w:val="both"/>
        <w:rPr>
          <w:rFonts w:ascii="Times New Roman" w:eastAsia="Times New Roman" w:hAnsi="Times New Roman" w:cs="Times New Roman"/>
          <w:color w:val="222222"/>
          <w:sz w:val="24"/>
          <w:szCs w:val="24"/>
          <w:lang w:val="en-US"/>
        </w:rPr>
      </w:pPr>
    </w:p>
    <w:p w14:paraId="34E10AA9" w14:textId="1BF3EAEF" w:rsidR="000825BF" w:rsidRPr="00256DE4" w:rsidRDefault="00723654" w:rsidP="008B446F">
      <w:pPr>
        <w:shd w:val="clear" w:color="auto" w:fill="FFFFFF"/>
        <w:ind w:left="709"/>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Table 9.1. Factors and levels of </w:t>
      </w:r>
      <w:del w:id="932" w:author="Nicholas Duprey" w:date="2019-07-25T16:39:00Z">
        <w:r w:rsidR="00744B48" w:rsidDel="00E72E0D">
          <w:rPr>
            <w:rFonts w:ascii="Times New Roman" w:eastAsia="Times New Roman" w:hAnsi="Times New Roman" w:cs="Times New Roman"/>
            <w:color w:val="222222"/>
            <w:sz w:val="24"/>
            <w:szCs w:val="24"/>
          </w:rPr>
          <w:delText xml:space="preserve">of </w:delText>
        </w:r>
      </w:del>
      <w:r w:rsidR="00744B48">
        <w:rPr>
          <w:rFonts w:ascii="Times New Roman" w:eastAsia="Times New Roman" w:hAnsi="Times New Roman" w:cs="Times New Roman"/>
          <w:color w:val="222222"/>
          <w:sz w:val="24"/>
          <w:szCs w:val="24"/>
        </w:rPr>
        <w:t xml:space="preserve">key uncertainty factors </w:t>
      </w:r>
      <w:r>
        <w:rPr>
          <w:rFonts w:ascii="Times New Roman" w:eastAsia="Times New Roman" w:hAnsi="Times New Roman" w:cs="Times New Roman"/>
          <w:color w:val="222222"/>
          <w:sz w:val="24"/>
          <w:szCs w:val="24"/>
        </w:rPr>
        <w:t>the reference set operating models</w:t>
      </w:r>
    </w:p>
    <w:tbl>
      <w:tblPr>
        <w:tblW w:w="7460" w:type="dxa"/>
        <w:tblInd w:w="762" w:type="dxa"/>
        <w:tblLook w:val="04A0" w:firstRow="1" w:lastRow="0" w:firstColumn="1" w:lastColumn="0" w:noHBand="0" w:noVBand="1"/>
      </w:tblPr>
      <w:tblGrid>
        <w:gridCol w:w="1083"/>
        <w:gridCol w:w="2557"/>
        <w:gridCol w:w="3820"/>
      </w:tblGrid>
      <w:tr w:rsidR="000825BF" w:rsidRPr="00752BF3" w14:paraId="2613A627" w14:textId="77777777" w:rsidTr="00F33D6D">
        <w:trPr>
          <w:trHeight w:val="312"/>
        </w:trPr>
        <w:tc>
          <w:tcPr>
            <w:tcW w:w="1083" w:type="dxa"/>
            <w:tcBorders>
              <w:top w:val="single" w:sz="4" w:space="0" w:color="auto"/>
              <w:left w:val="nil"/>
              <w:bottom w:val="single" w:sz="4" w:space="0" w:color="auto"/>
              <w:right w:val="nil"/>
            </w:tcBorders>
            <w:shd w:val="clear" w:color="auto" w:fill="auto"/>
            <w:vAlign w:val="center"/>
            <w:hideMark/>
          </w:tcPr>
          <w:p w14:paraId="3862CEA3" w14:textId="77777777" w:rsidR="000825BF" w:rsidRPr="008B446F" w:rsidRDefault="000825BF" w:rsidP="000825BF">
            <w:pPr>
              <w:rPr>
                <w:rFonts w:ascii="Times New Roman" w:eastAsia="Times New Roman" w:hAnsi="Times New Roman" w:cs="Times New Roman"/>
              </w:rPr>
            </w:pPr>
            <w:r w:rsidRPr="008B446F">
              <w:rPr>
                <w:rFonts w:ascii="Times New Roman" w:eastAsia="Times New Roman" w:hAnsi="Times New Roman" w:cs="Times New Roman"/>
              </w:rPr>
              <w:t> </w:t>
            </w:r>
          </w:p>
        </w:tc>
        <w:tc>
          <w:tcPr>
            <w:tcW w:w="2557" w:type="dxa"/>
            <w:tcBorders>
              <w:top w:val="single" w:sz="4" w:space="0" w:color="auto"/>
              <w:left w:val="nil"/>
              <w:bottom w:val="single" w:sz="4" w:space="0" w:color="auto"/>
              <w:right w:val="nil"/>
            </w:tcBorders>
            <w:shd w:val="clear" w:color="auto" w:fill="auto"/>
            <w:vAlign w:val="center"/>
            <w:hideMark/>
          </w:tcPr>
          <w:p w14:paraId="419E0381" w14:textId="0C059BD4" w:rsidR="000825BF" w:rsidRPr="008B446F" w:rsidRDefault="000825BF" w:rsidP="000825BF">
            <w:pPr>
              <w:jc w:val="center"/>
              <w:rPr>
                <w:rFonts w:ascii="Times New Roman" w:eastAsia="Times New Roman" w:hAnsi="Times New Roman" w:cs="Times New Roman"/>
              </w:rPr>
            </w:pPr>
            <w:r w:rsidRPr="008B446F">
              <w:rPr>
                <w:rFonts w:ascii="Times New Roman" w:eastAsia="Times New Roman" w:hAnsi="Times New Roman" w:cs="Times New Roman"/>
              </w:rPr>
              <w:t>West</w:t>
            </w:r>
            <w:r w:rsidR="00744B48">
              <w:rPr>
                <w:rFonts w:ascii="Times New Roman" w:eastAsia="Times New Roman" w:hAnsi="Times New Roman" w:cs="Times New Roman"/>
              </w:rPr>
              <w:t>ern stock</w:t>
            </w:r>
          </w:p>
        </w:tc>
        <w:tc>
          <w:tcPr>
            <w:tcW w:w="3820" w:type="dxa"/>
            <w:tcBorders>
              <w:top w:val="single" w:sz="4" w:space="0" w:color="auto"/>
              <w:left w:val="nil"/>
              <w:bottom w:val="single" w:sz="4" w:space="0" w:color="auto"/>
              <w:right w:val="nil"/>
            </w:tcBorders>
            <w:shd w:val="clear" w:color="auto" w:fill="auto"/>
            <w:vAlign w:val="center"/>
            <w:hideMark/>
          </w:tcPr>
          <w:p w14:paraId="65F93FDB" w14:textId="1DE6BB13" w:rsidR="000825BF" w:rsidRPr="008B446F" w:rsidRDefault="000825BF" w:rsidP="000825BF">
            <w:pPr>
              <w:jc w:val="center"/>
              <w:rPr>
                <w:rFonts w:ascii="Times New Roman" w:eastAsia="Times New Roman" w:hAnsi="Times New Roman" w:cs="Times New Roman"/>
              </w:rPr>
            </w:pPr>
            <w:r w:rsidRPr="008B446F">
              <w:rPr>
                <w:rFonts w:ascii="Times New Roman" w:eastAsia="Times New Roman" w:hAnsi="Times New Roman" w:cs="Times New Roman"/>
              </w:rPr>
              <w:t>East</w:t>
            </w:r>
            <w:r w:rsidR="00744B48">
              <w:rPr>
                <w:rFonts w:ascii="Times New Roman" w:eastAsia="Times New Roman" w:hAnsi="Times New Roman" w:cs="Times New Roman"/>
              </w:rPr>
              <w:t>ern stock</w:t>
            </w:r>
          </w:p>
        </w:tc>
      </w:tr>
      <w:tr w:rsidR="000825BF" w:rsidRPr="00752BF3" w14:paraId="176003DF" w14:textId="77777777" w:rsidTr="000825BF">
        <w:trPr>
          <w:trHeight w:val="444"/>
        </w:trPr>
        <w:tc>
          <w:tcPr>
            <w:tcW w:w="3640" w:type="dxa"/>
            <w:gridSpan w:val="2"/>
            <w:tcBorders>
              <w:top w:val="single" w:sz="4" w:space="0" w:color="auto"/>
              <w:left w:val="nil"/>
              <w:bottom w:val="nil"/>
              <w:right w:val="nil"/>
            </w:tcBorders>
            <w:shd w:val="clear" w:color="auto" w:fill="auto"/>
            <w:noWrap/>
            <w:vAlign w:val="bottom"/>
            <w:hideMark/>
          </w:tcPr>
          <w:p w14:paraId="5AD9E7BB" w14:textId="548976E4" w:rsidR="000825BF" w:rsidRPr="008B446F" w:rsidRDefault="00AD3DC9" w:rsidP="000825BF">
            <w:pPr>
              <w:rPr>
                <w:rFonts w:ascii="Times New Roman" w:eastAsia="Times New Roman" w:hAnsi="Times New Roman" w:cs="Times New Roman"/>
                <w:u w:val="single"/>
              </w:rPr>
            </w:pPr>
            <w:r w:rsidRPr="008B446F">
              <w:rPr>
                <w:rFonts w:ascii="Times New Roman" w:eastAsia="Times New Roman" w:hAnsi="Times New Roman" w:cs="Times New Roman"/>
                <w:u w:val="single"/>
              </w:rPr>
              <w:t>R</w:t>
            </w:r>
            <w:r w:rsidR="000825BF" w:rsidRPr="008B446F">
              <w:rPr>
                <w:rFonts w:ascii="Times New Roman" w:eastAsia="Times New Roman" w:hAnsi="Times New Roman" w:cs="Times New Roman"/>
                <w:u w:val="single"/>
              </w:rPr>
              <w:t>ecruitment</w:t>
            </w:r>
          </w:p>
        </w:tc>
        <w:tc>
          <w:tcPr>
            <w:tcW w:w="3820" w:type="dxa"/>
            <w:tcBorders>
              <w:top w:val="nil"/>
              <w:left w:val="nil"/>
              <w:bottom w:val="nil"/>
              <w:right w:val="nil"/>
            </w:tcBorders>
            <w:shd w:val="clear" w:color="auto" w:fill="auto"/>
            <w:noWrap/>
            <w:vAlign w:val="bottom"/>
            <w:hideMark/>
          </w:tcPr>
          <w:p w14:paraId="749BC84C" w14:textId="77777777" w:rsidR="000825BF" w:rsidRPr="008B446F" w:rsidRDefault="000825BF" w:rsidP="000825BF">
            <w:pPr>
              <w:rPr>
                <w:rFonts w:ascii="Times New Roman" w:eastAsia="Times New Roman" w:hAnsi="Times New Roman" w:cs="Times New Roman"/>
              </w:rPr>
            </w:pPr>
            <w:r w:rsidRPr="008B446F">
              <w:rPr>
                <w:rFonts w:ascii="Times New Roman" w:eastAsia="Times New Roman" w:hAnsi="Times New Roman" w:cs="Times New Roman"/>
              </w:rPr>
              <w:t> </w:t>
            </w:r>
          </w:p>
        </w:tc>
      </w:tr>
      <w:tr w:rsidR="000825BF" w:rsidRPr="00752BF3" w14:paraId="0131C69B" w14:textId="77777777" w:rsidTr="00F33D6D">
        <w:trPr>
          <w:trHeight w:val="312"/>
        </w:trPr>
        <w:tc>
          <w:tcPr>
            <w:tcW w:w="1083" w:type="dxa"/>
            <w:tcBorders>
              <w:top w:val="nil"/>
              <w:left w:val="nil"/>
              <w:bottom w:val="nil"/>
              <w:right w:val="nil"/>
            </w:tcBorders>
            <w:shd w:val="clear" w:color="auto" w:fill="auto"/>
            <w:vAlign w:val="center"/>
            <w:hideMark/>
          </w:tcPr>
          <w:p w14:paraId="59814A04" w14:textId="77777777" w:rsidR="000825BF" w:rsidRPr="008B446F" w:rsidRDefault="000825BF" w:rsidP="000825BF">
            <w:pPr>
              <w:rPr>
                <w:rFonts w:ascii="Times New Roman" w:eastAsia="Times New Roman" w:hAnsi="Times New Roman" w:cs="Times New Roman"/>
              </w:rPr>
            </w:pPr>
            <w:r w:rsidRPr="008B446F">
              <w:rPr>
                <w:rFonts w:ascii="Times New Roman" w:eastAsia="Times New Roman" w:hAnsi="Times New Roman" w:cs="Times New Roman"/>
              </w:rPr>
              <w:t>1</w:t>
            </w:r>
          </w:p>
        </w:tc>
        <w:tc>
          <w:tcPr>
            <w:tcW w:w="2557" w:type="dxa"/>
            <w:tcBorders>
              <w:top w:val="nil"/>
              <w:left w:val="nil"/>
              <w:bottom w:val="nil"/>
              <w:right w:val="nil"/>
            </w:tcBorders>
            <w:shd w:val="clear" w:color="auto" w:fill="auto"/>
            <w:vAlign w:val="center"/>
            <w:hideMark/>
          </w:tcPr>
          <w:p w14:paraId="130B4D74" w14:textId="34BD4E4E" w:rsidR="000825BF" w:rsidRDefault="00AD3DC9" w:rsidP="00A407EA">
            <w:pPr>
              <w:rPr>
                <w:rFonts w:ascii="Times New Roman" w:eastAsia="Times New Roman" w:hAnsi="Times New Roman" w:cs="Times New Roman"/>
              </w:rPr>
            </w:pPr>
            <w:r w:rsidRPr="008B446F">
              <w:rPr>
                <w:rFonts w:ascii="Times New Roman" w:eastAsia="Times New Roman" w:hAnsi="Times New Roman" w:cs="Times New Roman"/>
              </w:rPr>
              <w:t>B-H with h=0.6 (</w:t>
            </w:r>
            <w:r w:rsidR="00B035EF">
              <w:rPr>
                <w:rFonts w:ascii="Times New Roman" w:eastAsia="Times New Roman" w:hAnsi="Times New Roman" w:cs="Times New Roman"/>
              </w:rPr>
              <w:t>“</w:t>
            </w:r>
            <w:r w:rsidRPr="008B446F">
              <w:rPr>
                <w:rFonts w:ascii="Times New Roman" w:eastAsia="Times New Roman" w:hAnsi="Times New Roman" w:cs="Times New Roman"/>
              </w:rPr>
              <w:t>high R0</w:t>
            </w:r>
            <w:r w:rsidR="00B035EF">
              <w:rPr>
                <w:rFonts w:ascii="Times New Roman" w:eastAsia="Times New Roman" w:hAnsi="Times New Roman" w:cs="Times New Roman"/>
              </w:rPr>
              <w:t>”</w:t>
            </w:r>
            <w:r w:rsidRPr="008B446F">
              <w:rPr>
                <w:rFonts w:ascii="Times New Roman" w:eastAsia="Times New Roman" w:hAnsi="Times New Roman" w:cs="Times New Roman"/>
              </w:rPr>
              <w:t xml:space="preserve">) </w:t>
            </w:r>
            <w:r w:rsidR="00A407EA" w:rsidRPr="008B446F">
              <w:rPr>
                <w:rFonts w:ascii="Times New Roman" w:eastAsia="Times New Roman" w:hAnsi="Times New Roman" w:cs="Times New Roman"/>
              </w:rPr>
              <w:t>switches to h = 0.9 (</w:t>
            </w:r>
            <w:r w:rsidR="00B035EF">
              <w:rPr>
                <w:rFonts w:ascii="Times New Roman" w:eastAsia="Times New Roman" w:hAnsi="Times New Roman" w:cs="Times New Roman"/>
              </w:rPr>
              <w:t>“</w:t>
            </w:r>
            <w:r w:rsidR="00A407EA" w:rsidRPr="008B446F">
              <w:rPr>
                <w:rFonts w:ascii="Times New Roman" w:eastAsia="Times New Roman" w:hAnsi="Times New Roman" w:cs="Times New Roman"/>
              </w:rPr>
              <w:t>low R0</w:t>
            </w:r>
            <w:r w:rsidR="00B035EF">
              <w:rPr>
                <w:rFonts w:ascii="Times New Roman" w:eastAsia="Times New Roman" w:hAnsi="Times New Roman" w:cs="Times New Roman"/>
              </w:rPr>
              <w:t>”</w:t>
            </w:r>
            <w:r w:rsidR="00A407EA" w:rsidRPr="008B446F">
              <w:rPr>
                <w:rFonts w:ascii="Times New Roman" w:eastAsia="Times New Roman" w:hAnsi="Times New Roman" w:cs="Times New Roman"/>
              </w:rPr>
              <w:t xml:space="preserve">) </w:t>
            </w:r>
            <w:r w:rsidR="000825BF" w:rsidRPr="008B446F">
              <w:rPr>
                <w:rFonts w:ascii="Times New Roman" w:eastAsia="Times New Roman" w:hAnsi="Times New Roman" w:cs="Times New Roman"/>
              </w:rPr>
              <w:t>starting from 1975</w:t>
            </w:r>
          </w:p>
          <w:p w14:paraId="5D71D589" w14:textId="77777777" w:rsidR="00744B48" w:rsidRDefault="00744B48" w:rsidP="00A407EA">
            <w:pPr>
              <w:rPr>
                <w:rFonts w:ascii="Times New Roman" w:eastAsia="Times New Roman" w:hAnsi="Times New Roman" w:cs="Times New Roman"/>
              </w:rPr>
            </w:pPr>
          </w:p>
          <w:p w14:paraId="50016AA5" w14:textId="577A89F5" w:rsidR="00744B48" w:rsidRPr="008B446F" w:rsidRDefault="00744B48" w:rsidP="00A407EA">
            <w:pPr>
              <w:rPr>
                <w:rFonts w:ascii="Times New Roman" w:eastAsia="Times New Roman" w:hAnsi="Times New Roman" w:cs="Times New Roman"/>
              </w:rPr>
            </w:pPr>
          </w:p>
        </w:tc>
        <w:tc>
          <w:tcPr>
            <w:tcW w:w="3820" w:type="dxa"/>
            <w:tcBorders>
              <w:top w:val="nil"/>
              <w:left w:val="nil"/>
              <w:bottom w:val="nil"/>
              <w:right w:val="nil"/>
            </w:tcBorders>
            <w:shd w:val="clear" w:color="auto" w:fill="auto"/>
            <w:vAlign w:val="center"/>
            <w:hideMark/>
          </w:tcPr>
          <w:p w14:paraId="61652B0F" w14:textId="7AD46FD8" w:rsidR="000825BF" w:rsidRPr="008B446F" w:rsidRDefault="00A407EA" w:rsidP="00A407EA">
            <w:pPr>
              <w:rPr>
                <w:rFonts w:ascii="Times New Roman" w:eastAsia="Times New Roman" w:hAnsi="Times New Roman" w:cs="Times New Roman"/>
              </w:rPr>
            </w:pPr>
            <w:r w:rsidRPr="008B446F">
              <w:rPr>
                <w:rFonts w:ascii="Times New Roman" w:eastAsia="Times New Roman" w:hAnsi="Times New Roman" w:cs="Times New Roman"/>
              </w:rPr>
              <w:t xml:space="preserve">50-87 B-H h=0.98 switches to </w:t>
            </w:r>
            <w:r w:rsidR="000825BF" w:rsidRPr="008B446F">
              <w:rPr>
                <w:rFonts w:ascii="Times New Roman" w:eastAsia="Times New Roman" w:hAnsi="Times New Roman" w:cs="Times New Roman"/>
              </w:rPr>
              <w:t xml:space="preserve">88+ B-H </w:t>
            </w:r>
            <w:r w:rsidR="000825BF" w:rsidRPr="008B446F">
              <w:rPr>
                <w:rFonts w:ascii="Times New Roman" w:eastAsia="Times New Roman" w:hAnsi="Times New Roman" w:cs="Times New Roman"/>
                <w:i/>
              </w:rPr>
              <w:t>h</w:t>
            </w:r>
            <w:r w:rsidR="000825BF" w:rsidRPr="008B446F">
              <w:rPr>
                <w:rFonts w:ascii="Times New Roman" w:eastAsia="Times New Roman" w:hAnsi="Times New Roman" w:cs="Times New Roman"/>
              </w:rPr>
              <w:t>=0.98</w:t>
            </w:r>
          </w:p>
        </w:tc>
      </w:tr>
      <w:tr w:rsidR="000825BF" w:rsidRPr="00752BF3" w14:paraId="2D0CE4AD" w14:textId="77777777" w:rsidTr="00F33D6D">
        <w:trPr>
          <w:trHeight w:val="312"/>
        </w:trPr>
        <w:tc>
          <w:tcPr>
            <w:tcW w:w="1083" w:type="dxa"/>
            <w:tcBorders>
              <w:top w:val="nil"/>
              <w:left w:val="nil"/>
              <w:bottom w:val="nil"/>
              <w:right w:val="nil"/>
            </w:tcBorders>
            <w:shd w:val="clear" w:color="auto" w:fill="auto"/>
            <w:vAlign w:val="center"/>
            <w:hideMark/>
          </w:tcPr>
          <w:p w14:paraId="6D9CC7DA" w14:textId="77777777" w:rsidR="000825BF" w:rsidRPr="008B446F" w:rsidRDefault="000825BF" w:rsidP="000825BF">
            <w:pPr>
              <w:rPr>
                <w:rFonts w:ascii="Times New Roman" w:eastAsia="Times New Roman" w:hAnsi="Times New Roman" w:cs="Times New Roman"/>
              </w:rPr>
            </w:pPr>
            <w:r w:rsidRPr="008B446F">
              <w:rPr>
                <w:rFonts w:ascii="Times New Roman" w:eastAsia="Times New Roman" w:hAnsi="Times New Roman" w:cs="Times New Roman"/>
              </w:rPr>
              <w:t>2</w:t>
            </w:r>
          </w:p>
        </w:tc>
        <w:tc>
          <w:tcPr>
            <w:tcW w:w="2557" w:type="dxa"/>
            <w:tcBorders>
              <w:top w:val="nil"/>
              <w:left w:val="nil"/>
              <w:bottom w:val="nil"/>
              <w:right w:val="nil"/>
            </w:tcBorders>
            <w:shd w:val="clear" w:color="auto" w:fill="auto"/>
            <w:vAlign w:val="center"/>
            <w:hideMark/>
          </w:tcPr>
          <w:p w14:paraId="32ABE218" w14:textId="795108D1" w:rsidR="000825BF" w:rsidRPr="008B446F" w:rsidRDefault="000825BF" w:rsidP="000825BF">
            <w:pPr>
              <w:rPr>
                <w:rFonts w:ascii="Times New Roman" w:eastAsia="Times New Roman" w:hAnsi="Times New Roman" w:cs="Times New Roman"/>
              </w:rPr>
            </w:pPr>
            <w:r w:rsidRPr="008B446F">
              <w:rPr>
                <w:rFonts w:ascii="Times New Roman" w:eastAsia="Times New Roman" w:hAnsi="Times New Roman" w:cs="Times New Roman"/>
              </w:rPr>
              <w:t>B-H with h=0.6 fixed, high R0</w:t>
            </w:r>
          </w:p>
        </w:tc>
        <w:tc>
          <w:tcPr>
            <w:tcW w:w="3820" w:type="dxa"/>
            <w:tcBorders>
              <w:top w:val="nil"/>
              <w:left w:val="nil"/>
              <w:bottom w:val="nil"/>
              <w:right w:val="nil"/>
            </w:tcBorders>
            <w:shd w:val="clear" w:color="auto" w:fill="auto"/>
            <w:vAlign w:val="center"/>
            <w:hideMark/>
          </w:tcPr>
          <w:p w14:paraId="070D8751" w14:textId="1674FD0E" w:rsidR="000825BF" w:rsidRPr="008B446F" w:rsidRDefault="002F5C40" w:rsidP="000825BF">
            <w:pPr>
              <w:rPr>
                <w:rFonts w:ascii="Times New Roman" w:eastAsia="Times New Roman" w:hAnsi="Times New Roman" w:cs="Times New Roman"/>
              </w:rPr>
            </w:pPr>
            <w:r w:rsidRPr="008B446F">
              <w:rPr>
                <w:rFonts w:ascii="Times New Roman" w:eastAsia="Times New Roman" w:hAnsi="Times New Roman" w:cs="Times New Roman"/>
              </w:rPr>
              <w:t>B-H with h=0.7 fixed, high R0</w:t>
            </w:r>
          </w:p>
        </w:tc>
      </w:tr>
      <w:tr w:rsidR="000825BF" w:rsidRPr="00752BF3" w14:paraId="30F86766" w14:textId="77777777" w:rsidTr="00F33D6D">
        <w:trPr>
          <w:trHeight w:val="936"/>
        </w:trPr>
        <w:tc>
          <w:tcPr>
            <w:tcW w:w="1083" w:type="dxa"/>
            <w:tcBorders>
              <w:top w:val="nil"/>
              <w:left w:val="nil"/>
              <w:bottom w:val="single" w:sz="4" w:space="0" w:color="auto"/>
              <w:right w:val="nil"/>
            </w:tcBorders>
            <w:shd w:val="clear" w:color="auto" w:fill="auto"/>
            <w:vAlign w:val="center"/>
            <w:hideMark/>
          </w:tcPr>
          <w:p w14:paraId="62AD87CE" w14:textId="77777777" w:rsidR="000825BF" w:rsidRPr="008B446F" w:rsidRDefault="000825BF" w:rsidP="000825BF">
            <w:pPr>
              <w:rPr>
                <w:rFonts w:ascii="Times New Roman" w:eastAsia="Times New Roman" w:hAnsi="Times New Roman" w:cs="Times New Roman"/>
              </w:rPr>
            </w:pPr>
            <w:r w:rsidRPr="008B446F">
              <w:rPr>
                <w:rFonts w:ascii="Times New Roman" w:eastAsia="Times New Roman" w:hAnsi="Times New Roman" w:cs="Times New Roman"/>
              </w:rPr>
              <w:t>3</w:t>
            </w:r>
          </w:p>
        </w:tc>
        <w:tc>
          <w:tcPr>
            <w:tcW w:w="2557" w:type="dxa"/>
            <w:tcBorders>
              <w:top w:val="nil"/>
              <w:left w:val="nil"/>
              <w:bottom w:val="single" w:sz="4" w:space="0" w:color="auto"/>
              <w:right w:val="nil"/>
            </w:tcBorders>
            <w:shd w:val="clear" w:color="auto" w:fill="auto"/>
            <w:vAlign w:val="center"/>
            <w:hideMark/>
          </w:tcPr>
          <w:p w14:paraId="15F326B2" w14:textId="77777777" w:rsidR="00744B48" w:rsidRDefault="00744B48" w:rsidP="00A407EA">
            <w:pPr>
              <w:rPr>
                <w:rFonts w:ascii="Times New Roman" w:eastAsia="Times New Roman" w:hAnsi="Times New Roman" w:cs="Times New Roman"/>
              </w:rPr>
            </w:pPr>
          </w:p>
          <w:p w14:paraId="4756B49D" w14:textId="775F9AAA" w:rsidR="000825BF" w:rsidRPr="008B446F" w:rsidRDefault="003C79F1" w:rsidP="00A407EA">
            <w:pPr>
              <w:rPr>
                <w:rFonts w:ascii="Times New Roman" w:eastAsia="Times New Roman" w:hAnsi="Times New Roman" w:cs="Times New Roman"/>
              </w:rPr>
            </w:pPr>
            <w:r>
              <w:rPr>
                <w:rFonts w:ascii="Times New Roman" w:eastAsia="Times New Roman" w:hAnsi="Times New Roman" w:cs="Times New Roman"/>
              </w:rPr>
              <w:t xml:space="preserve">Historically as in Level 1. In projections, </w:t>
            </w:r>
            <w:r w:rsidR="00B035EF">
              <w:rPr>
                <w:rFonts w:ascii="Times New Roman" w:eastAsia="Times New Roman" w:hAnsi="Times New Roman" w:cs="Times New Roman"/>
              </w:rPr>
              <w:t>“</w:t>
            </w:r>
            <w:r>
              <w:rPr>
                <w:rFonts w:ascii="Times New Roman" w:eastAsia="Times New Roman" w:hAnsi="Times New Roman" w:cs="Times New Roman"/>
              </w:rPr>
              <w:t>l</w:t>
            </w:r>
            <w:r w:rsidR="00A407EA" w:rsidRPr="008B446F">
              <w:rPr>
                <w:rFonts w:ascii="Times New Roman" w:eastAsia="Times New Roman" w:hAnsi="Times New Roman" w:cs="Times New Roman"/>
              </w:rPr>
              <w:t>ow R0</w:t>
            </w:r>
            <w:r w:rsidR="00B035EF">
              <w:rPr>
                <w:rFonts w:ascii="Times New Roman" w:eastAsia="Times New Roman" w:hAnsi="Times New Roman" w:cs="Times New Roman"/>
              </w:rPr>
              <w:t>”</w:t>
            </w:r>
            <w:r w:rsidR="00A407EA" w:rsidRPr="008B446F">
              <w:rPr>
                <w:rFonts w:ascii="Times New Roman" w:eastAsia="Times New Roman" w:hAnsi="Times New Roman" w:cs="Times New Roman"/>
              </w:rPr>
              <w:t xml:space="preserve"> switches</w:t>
            </w:r>
            <w:r w:rsidR="00B035EF">
              <w:rPr>
                <w:rFonts w:ascii="Times New Roman" w:eastAsia="Times New Roman" w:hAnsi="Times New Roman" w:cs="Times New Roman"/>
              </w:rPr>
              <w:t xml:space="preserve"> back</w:t>
            </w:r>
            <w:r w:rsidR="00A407EA" w:rsidRPr="008B446F">
              <w:rPr>
                <w:rFonts w:ascii="Times New Roman" w:eastAsia="Times New Roman" w:hAnsi="Times New Roman" w:cs="Times New Roman"/>
              </w:rPr>
              <w:t xml:space="preserve"> to </w:t>
            </w:r>
            <w:r w:rsidR="00B035EF">
              <w:rPr>
                <w:rFonts w:ascii="Times New Roman" w:eastAsia="Times New Roman" w:hAnsi="Times New Roman" w:cs="Times New Roman"/>
              </w:rPr>
              <w:t>“</w:t>
            </w:r>
            <w:r w:rsidR="00A407EA" w:rsidRPr="008B446F">
              <w:rPr>
                <w:rFonts w:ascii="Times New Roman" w:eastAsia="Times New Roman" w:hAnsi="Times New Roman" w:cs="Times New Roman"/>
              </w:rPr>
              <w:t>high R0</w:t>
            </w:r>
            <w:r w:rsidR="00B035EF">
              <w:rPr>
                <w:rFonts w:ascii="Times New Roman" w:eastAsia="Times New Roman" w:hAnsi="Times New Roman" w:cs="Times New Roman"/>
              </w:rPr>
              <w:t>”</w:t>
            </w:r>
            <w:r w:rsidR="00A407EA" w:rsidRPr="008B446F">
              <w:rPr>
                <w:rFonts w:ascii="Times New Roman" w:eastAsia="Times New Roman" w:hAnsi="Times New Roman" w:cs="Times New Roman"/>
              </w:rPr>
              <w:t xml:space="preserve"> </w:t>
            </w:r>
            <w:r w:rsidR="000825BF" w:rsidRPr="008B446F">
              <w:rPr>
                <w:rFonts w:ascii="Times New Roman" w:eastAsia="Times New Roman" w:hAnsi="Times New Roman" w:cs="Times New Roman"/>
              </w:rPr>
              <w:t>after 10 years</w:t>
            </w:r>
          </w:p>
        </w:tc>
        <w:tc>
          <w:tcPr>
            <w:tcW w:w="3820" w:type="dxa"/>
            <w:tcBorders>
              <w:top w:val="nil"/>
              <w:left w:val="nil"/>
              <w:bottom w:val="single" w:sz="4" w:space="0" w:color="auto"/>
              <w:right w:val="nil"/>
            </w:tcBorders>
            <w:shd w:val="clear" w:color="auto" w:fill="auto"/>
            <w:vAlign w:val="center"/>
            <w:hideMark/>
          </w:tcPr>
          <w:p w14:paraId="645BCDF0" w14:textId="29BD655E" w:rsidR="000825BF" w:rsidRPr="008B446F" w:rsidRDefault="003C79F1" w:rsidP="000825BF">
            <w:pPr>
              <w:rPr>
                <w:rFonts w:ascii="Times New Roman" w:eastAsia="Times New Roman" w:hAnsi="Times New Roman" w:cs="Times New Roman"/>
              </w:rPr>
            </w:pPr>
            <w:r>
              <w:rPr>
                <w:rFonts w:ascii="Times New Roman" w:eastAsia="Times New Roman" w:hAnsi="Times New Roman" w:cs="Times New Roman"/>
              </w:rPr>
              <w:t>Historically as in Level 1.</w:t>
            </w:r>
            <w:r w:rsidR="00B035EF">
              <w:rPr>
                <w:rFonts w:ascii="Times New Roman" w:eastAsia="Times New Roman" w:hAnsi="Times New Roman" w:cs="Times New Roman"/>
              </w:rPr>
              <w:t xml:space="preserve"> In projections,</w:t>
            </w:r>
            <w:r>
              <w:rPr>
                <w:rFonts w:ascii="Times New Roman" w:eastAsia="Times New Roman" w:hAnsi="Times New Roman" w:cs="Times New Roman"/>
              </w:rPr>
              <w:t xml:space="preserve"> </w:t>
            </w:r>
            <w:r w:rsidR="000825BF" w:rsidRPr="008B446F">
              <w:rPr>
                <w:rFonts w:ascii="Times New Roman" w:eastAsia="Times New Roman" w:hAnsi="Times New Roman" w:cs="Times New Roman"/>
              </w:rPr>
              <w:t xml:space="preserve">88+ B-H with </w:t>
            </w:r>
            <w:r w:rsidR="000825BF" w:rsidRPr="008B446F">
              <w:rPr>
                <w:rFonts w:ascii="Times New Roman" w:eastAsia="Times New Roman" w:hAnsi="Times New Roman" w:cs="Times New Roman"/>
                <w:i/>
              </w:rPr>
              <w:t>h</w:t>
            </w:r>
            <w:r w:rsidR="000825BF" w:rsidRPr="008B446F">
              <w:rPr>
                <w:rFonts w:ascii="Times New Roman" w:eastAsia="Times New Roman" w:hAnsi="Times New Roman" w:cs="Times New Roman"/>
              </w:rPr>
              <w:t xml:space="preserve">=0.98 </w:t>
            </w:r>
            <w:r w:rsidR="00B035EF">
              <w:rPr>
                <w:rFonts w:ascii="Times New Roman" w:eastAsia="Times New Roman" w:hAnsi="Times New Roman" w:cs="Times New Roman"/>
              </w:rPr>
              <w:t>switches back</w:t>
            </w:r>
            <w:r w:rsidR="00B035EF" w:rsidRPr="008B446F">
              <w:rPr>
                <w:rFonts w:ascii="Times New Roman" w:eastAsia="Times New Roman" w:hAnsi="Times New Roman" w:cs="Times New Roman"/>
              </w:rPr>
              <w:t xml:space="preserve"> </w:t>
            </w:r>
            <w:r w:rsidR="000825BF" w:rsidRPr="008B446F">
              <w:rPr>
                <w:rFonts w:ascii="Times New Roman" w:eastAsia="Times New Roman" w:hAnsi="Times New Roman" w:cs="Times New Roman"/>
              </w:rPr>
              <w:t xml:space="preserve">to 50-87 B-H with </w:t>
            </w:r>
            <w:r w:rsidR="000825BF" w:rsidRPr="008B446F">
              <w:rPr>
                <w:rFonts w:ascii="Times New Roman" w:eastAsia="Times New Roman" w:hAnsi="Times New Roman" w:cs="Times New Roman"/>
                <w:i/>
              </w:rPr>
              <w:t>h</w:t>
            </w:r>
            <w:r w:rsidR="000825BF" w:rsidRPr="008B446F">
              <w:rPr>
                <w:rFonts w:ascii="Times New Roman" w:eastAsia="Times New Roman" w:hAnsi="Times New Roman" w:cs="Times New Roman"/>
              </w:rPr>
              <w:t>=0.98 after 10 years</w:t>
            </w:r>
            <w:r w:rsidR="00B035EF">
              <w:rPr>
                <w:rFonts w:ascii="Times New Roman" w:eastAsia="Times New Roman" w:hAnsi="Times New Roman" w:cs="Times New Roman"/>
              </w:rPr>
              <w:t>.</w:t>
            </w:r>
          </w:p>
        </w:tc>
      </w:tr>
      <w:tr w:rsidR="000825BF" w:rsidRPr="00752BF3" w14:paraId="726BDD6C" w14:textId="77777777" w:rsidTr="004A3481">
        <w:trPr>
          <w:trHeight w:val="444"/>
        </w:trPr>
        <w:tc>
          <w:tcPr>
            <w:tcW w:w="3640" w:type="dxa"/>
            <w:gridSpan w:val="2"/>
            <w:tcBorders>
              <w:top w:val="single" w:sz="4" w:space="0" w:color="auto"/>
              <w:left w:val="nil"/>
              <w:bottom w:val="nil"/>
              <w:right w:val="nil"/>
            </w:tcBorders>
            <w:shd w:val="clear" w:color="auto" w:fill="auto"/>
            <w:noWrap/>
            <w:vAlign w:val="bottom"/>
            <w:hideMark/>
          </w:tcPr>
          <w:p w14:paraId="6C37049D" w14:textId="77777777" w:rsidR="000825BF" w:rsidRPr="008B446F" w:rsidRDefault="000825BF" w:rsidP="000825BF">
            <w:pPr>
              <w:rPr>
                <w:rFonts w:ascii="Times New Roman" w:eastAsia="Times New Roman" w:hAnsi="Times New Roman" w:cs="Times New Roman"/>
                <w:u w:val="single"/>
              </w:rPr>
            </w:pPr>
            <w:r w:rsidRPr="008B446F">
              <w:rPr>
                <w:rFonts w:ascii="Times New Roman" w:eastAsia="Times New Roman" w:hAnsi="Times New Roman" w:cs="Times New Roman"/>
                <w:u w:val="single"/>
              </w:rPr>
              <w:t>Spawning fraction both stocks</w:t>
            </w:r>
          </w:p>
        </w:tc>
        <w:tc>
          <w:tcPr>
            <w:tcW w:w="3820" w:type="dxa"/>
            <w:tcBorders>
              <w:top w:val="single" w:sz="4" w:space="0" w:color="auto"/>
              <w:left w:val="nil"/>
              <w:bottom w:val="nil"/>
              <w:right w:val="nil"/>
            </w:tcBorders>
            <w:shd w:val="clear" w:color="auto" w:fill="auto"/>
            <w:noWrap/>
            <w:vAlign w:val="bottom"/>
            <w:hideMark/>
          </w:tcPr>
          <w:p w14:paraId="15B8ED14" w14:textId="77777777" w:rsidR="000825BF" w:rsidRPr="008B446F" w:rsidRDefault="000825BF" w:rsidP="000825BF">
            <w:pPr>
              <w:rPr>
                <w:rFonts w:ascii="Times New Roman" w:eastAsia="Times New Roman" w:hAnsi="Times New Roman" w:cs="Times New Roman"/>
                <w:u w:val="single"/>
              </w:rPr>
            </w:pPr>
            <w:r w:rsidRPr="008B446F">
              <w:rPr>
                <w:rFonts w:ascii="Times New Roman" w:eastAsia="Times New Roman" w:hAnsi="Times New Roman" w:cs="Times New Roman"/>
                <w:u w:val="single"/>
              </w:rPr>
              <w:t>Natural Mortality rate both stocks</w:t>
            </w:r>
          </w:p>
        </w:tc>
      </w:tr>
      <w:tr w:rsidR="000825BF" w:rsidRPr="00752BF3" w14:paraId="08E275AF" w14:textId="77777777" w:rsidTr="00F33D6D">
        <w:trPr>
          <w:trHeight w:val="312"/>
        </w:trPr>
        <w:tc>
          <w:tcPr>
            <w:tcW w:w="1083" w:type="dxa"/>
            <w:tcBorders>
              <w:top w:val="nil"/>
              <w:left w:val="nil"/>
              <w:bottom w:val="nil"/>
              <w:right w:val="nil"/>
            </w:tcBorders>
            <w:shd w:val="clear" w:color="auto" w:fill="auto"/>
            <w:vAlign w:val="center"/>
            <w:hideMark/>
          </w:tcPr>
          <w:p w14:paraId="2F1A6B2D" w14:textId="0FDAA9F0" w:rsidR="000825BF" w:rsidRPr="008B446F" w:rsidRDefault="00F33D6D" w:rsidP="000825BF">
            <w:pPr>
              <w:rPr>
                <w:rFonts w:ascii="Times New Roman" w:eastAsia="Times New Roman" w:hAnsi="Times New Roman" w:cs="Times New Roman"/>
              </w:rPr>
            </w:pPr>
            <w:r w:rsidRPr="008B446F">
              <w:rPr>
                <w:rFonts w:ascii="Times New Roman" w:eastAsia="Times New Roman" w:hAnsi="Times New Roman" w:cs="Times New Roman"/>
              </w:rPr>
              <w:t>A</w:t>
            </w:r>
          </w:p>
        </w:tc>
        <w:tc>
          <w:tcPr>
            <w:tcW w:w="2557" w:type="dxa"/>
            <w:tcBorders>
              <w:top w:val="nil"/>
              <w:left w:val="nil"/>
              <w:bottom w:val="nil"/>
              <w:right w:val="nil"/>
            </w:tcBorders>
            <w:shd w:val="clear" w:color="auto" w:fill="auto"/>
            <w:vAlign w:val="center"/>
            <w:hideMark/>
          </w:tcPr>
          <w:p w14:paraId="238E6967" w14:textId="17A05DDD" w:rsidR="000825BF" w:rsidRPr="008B446F" w:rsidRDefault="000825BF" w:rsidP="000825BF">
            <w:pPr>
              <w:rPr>
                <w:rFonts w:ascii="Times New Roman" w:eastAsia="Times New Roman" w:hAnsi="Times New Roman" w:cs="Times New Roman"/>
              </w:rPr>
            </w:pPr>
            <w:r w:rsidRPr="008B446F">
              <w:rPr>
                <w:rFonts w:ascii="Times New Roman" w:eastAsia="Times New Roman" w:hAnsi="Times New Roman" w:cs="Times New Roman"/>
              </w:rPr>
              <w:t xml:space="preserve">Younger </w:t>
            </w:r>
            <w:r w:rsidR="000218C7" w:rsidRPr="008B446F">
              <w:rPr>
                <w:rFonts w:ascii="Times New Roman" w:eastAsia="Times New Roman" w:hAnsi="Times New Roman" w:cs="Times New Roman"/>
              </w:rPr>
              <w:t>(E+W same)</w:t>
            </w:r>
          </w:p>
        </w:tc>
        <w:tc>
          <w:tcPr>
            <w:tcW w:w="3820" w:type="dxa"/>
            <w:tcBorders>
              <w:top w:val="nil"/>
              <w:left w:val="nil"/>
              <w:bottom w:val="nil"/>
              <w:right w:val="nil"/>
            </w:tcBorders>
            <w:shd w:val="clear" w:color="auto" w:fill="auto"/>
            <w:vAlign w:val="center"/>
            <w:hideMark/>
          </w:tcPr>
          <w:p w14:paraId="296E55E8" w14:textId="77777777" w:rsidR="000825BF" w:rsidRPr="008B446F" w:rsidRDefault="000825BF" w:rsidP="000825BF">
            <w:pPr>
              <w:rPr>
                <w:rFonts w:ascii="Times New Roman" w:eastAsia="Times New Roman" w:hAnsi="Times New Roman" w:cs="Times New Roman"/>
              </w:rPr>
            </w:pPr>
            <w:r w:rsidRPr="008B446F">
              <w:rPr>
                <w:rFonts w:ascii="Times New Roman" w:eastAsia="Times New Roman" w:hAnsi="Times New Roman" w:cs="Times New Roman"/>
              </w:rPr>
              <w:t>High</w:t>
            </w:r>
          </w:p>
        </w:tc>
      </w:tr>
      <w:tr w:rsidR="000825BF" w:rsidRPr="00752BF3" w14:paraId="49A3BB86" w14:textId="77777777" w:rsidTr="00F33D6D">
        <w:trPr>
          <w:trHeight w:val="312"/>
        </w:trPr>
        <w:tc>
          <w:tcPr>
            <w:tcW w:w="1083" w:type="dxa"/>
            <w:tcBorders>
              <w:top w:val="nil"/>
              <w:left w:val="nil"/>
              <w:right w:val="nil"/>
            </w:tcBorders>
            <w:shd w:val="clear" w:color="auto" w:fill="auto"/>
            <w:vAlign w:val="center"/>
          </w:tcPr>
          <w:p w14:paraId="09ABEB12" w14:textId="1D2D9CD9" w:rsidR="000825BF" w:rsidRPr="008B446F" w:rsidRDefault="00F33D6D" w:rsidP="000825BF">
            <w:pPr>
              <w:rPr>
                <w:rFonts w:ascii="Times New Roman" w:eastAsia="Times New Roman" w:hAnsi="Times New Roman" w:cs="Times New Roman"/>
              </w:rPr>
            </w:pPr>
            <w:r w:rsidRPr="008B446F">
              <w:rPr>
                <w:rFonts w:ascii="Times New Roman" w:eastAsia="Times New Roman" w:hAnsi="Times New Roman" w:cs="Times New Roman"/>
              </w:rPr>
              <w:t>B</w:t>
            </w:r>
          </w:p>
        </w:tc>
        <w:tc>
          <w:tcPr>
            <w:tcW w:w="2557" w:type="dxa"/>
            <w:tcBorders>
              <w:top w:val="nil"/>
              <w:left w:val="nil"/>
              <w:right w:val="nil"/>
            </w:tcBorders>
            <w:shd w:val="clear" w:color="auto" w:fill="auto"/>
            <w:vAlign w:val="center"/>
          </w:tcPr>
          <w:p w14:paraId="12B703E9" w14:textId="77777777" w:rsidR="00744B48" w:rsidRDefault="00744B48" w:rsidP="000825BF">
            <w:pPr>
              <w:rPr>
                <w:rFonts w:ascii="Times New Roman" w:eastAsia="Times New Roman" w:hAnsi="Times New Roman" w:cs="Times New Roman"/>
              </w:rPr>
            </w:pPr>
          </w:p>
          <w:p w14:paraId="2365B9B4" w14:textId="420D4904" w:rsidR="000825BF" w:rsidRPr="008B446F" w:rsidRDefault="000825BF" w:rsidP="000825BF">
            <w:pPr>
              <w:rPr>
                <w:rFonts w:ascii="Times New Roman" w:eastAsia="Times New Roman" w:hAnsi="Times New Roman" w:cs="Times New Roman"/>
              </w:rPr>
            </w:pPr>
            <w:r w:rsidRPr="008B446F">
              <w:rPr>
                <w:rFonts w:ascii="Times New Roman" w:eastAsia="Times New Roman" w:hAnsi="Times New Roman" w:cs="Times New Roman"/>
              </w:rPr>
              <w:t>Older</w:t>
            </w:r>
            <w:r w:rsidR="000218C7" w:rsidRPr="008B446F">
              <w:rPr>
                <w:rFonts w:ascii="Times New Roman" w:eastAsia="Times New Roman" w:hAnsi="Times New Roman" w:cs="Times New Roman"/>
              </w:rPr>
              <w:t xml:space="preserve"> (E+W older but diff</w:t>
            </w:r>
            <w:r w:rsidR="00B035EF">
              <w:rPr>
                <w:rFonts w:ascii="Times New Roman" w:eastAsia="Times New Roman" w:hAnsi="Times New Roman" w:cs="Times New Roman"/>
              </w:rPr>
              <w:t>erent for the 2 stocks</w:t>
            </w:r>
            <w:r w:rsidR="000218C7" w:rsidRPr="008B446F">
              <w:rPr>
                <w:rFonts w:ascii="Times New Roman" w:eastAsia="Times New Roman" w:hAnsi="Times New Roman" w:cs="Times New Roman"/>
              </w:rPr>
              <w:t>)</w:t>
            </w:r>
          </w:p>
        </w:tc>
        <w:tc>
          <w:tcPr>
            <w:tcW w:w="3820" w:type="dxa"/>
            <w:tcBorders>
              <w:top w:val="nil"/>
              <w:left w:val="nil"/>
              <w:right w:val="nil"/>
            </w:tcBorders>
            <w:shd w:val="clear" w:color="auto" w:fill="auto"/>
            <w:vAlign w:val="center"/>
          </w:tcPr>
          <w:p w14:paraId="1091EFA8" w14:textId="77777777" w:rsidR="000825BF" w:rsidRPr="008B446F" w:rsidRDefault="000825BF" w:rsidP="000825BF">
            <w:pPr>
              <w:rPr>
                <w:rFonts w:ascii="Times New Roman" w:eastAsia="Times New Roman" w:hAnsi="Times New Roman" w:cs="Times New Roman"/>
              </w:rPr>
            </w:pPr>
            <w:r w:rsidRPr="008B446F">
              <w:rPr>
                <w:rFonts w:ascii="Times New Roman" w:eastAsia="Times New Roman" w:hAnsi="Times New Roman" w:cs="Times New Roman"/>
              </w:rPr>
              <w:t>Low</w:t>
            </w:r>
          </w:p>
        </w:tc>
      </w:tr>
      <w:tr w:rsidR="00F33D6D" w:rsidRPr="00752BF3" w14:paraId="37D1F8BD" w14:textId="77777777" w:rsidTr="00F33D6D">
        <w:trPr>
          <w:trHeight w:val="312"/>
        </w:trPr>
        <w:tc>
          <w:tcPr>
            <w:tcW w:w="1083" w:type="dxa"/>
            <w:tcBorders>
              <w:top w:val="nil"/>
              <w:left w:val="nil"/>
              <w:bottom w:val="single" w:sz="4" w:space="0" w:color="auto"/>
              <w:right w:val="nil"/>
            </w:tcBorders>
            <w:shd w:val="clear" w:color="auto" w:fill="auto"/>
            <w:vAlign w:val="center"/>
          </w:tcPr>
          <w:p w14:paraId="06A4744A" w14:textId="77777777" w:rsidR="00F33D6D" w:rsidRPr="008B446F" w:rsidRDefault="00F33D6D" w:rsidP="000825BF">
            <w:pPr>
              <w:rPr>
                <w:rFonts w:ascii="Times New Roman" w:eastAsia="Times New Roman" w:hAnsi="Times New Roman" w:cs="Times New Roman"/>
              </w:rPr>
            </w:pPr>
          </w:p>
        </w:tc>
        <w:tc>
          <w:tcPr>
            <w:tcW w:w="2557" w:type="dxa"/>
            <w:tcBorders>
              <w:top w:val="nil"/>
              <w:left w:val="nil"/>
              <w:bottom w:val="single" w:sz="4" w:space="0" w:color="auto"/>
              <w:right w:val="nil"/>
            </w:tcBorders>
            <w:shd w:val="clear" w:color="auto" w:fill="auto"/>
            <w:vAlign w:val="center"/>
          </w:tcPr>
          <w:p w14:paraId="6E0DFC5E" w14:textId="77777777" w:rsidR="00F33D6D" w:rsidRPr="008B446F" w:rsidRDefault="00F33D6D" w:rsidP="000825BF">
            <w:pPr>
              <w:rPr>
                <w:rFonts w:ascii="Times New Roman" w:eastAsia="Times New Roman" w:hAnsi="Times New Roman" w:cs="Times New Roman"/>
              </w:rPr>
            </w:pPr>
          </w:p>
        </w:tc>
        <w:tc>
          <w:tcPr>
            <w:tcW w:w="3820" w:type="dxa"/>
            <w:tcBorders>
              <w:top w:val="nil"/>
              <w:left w:val="nil"/>
              <w:bottom w:val="single" w:sz="4" w:space="0" w:color="auto"/>
              <w:right w:val="nil"/>
            </w:tcBorders>
            <w:shd w:val="clear" w:color="auto" w:fill="auto"/>
            <w:vAlign w:val="center"/>
          </w:tcPr>
          <w:p w14:paraId="299798E9" w14:textId="77777777" w:rsidR="00F33D6D" w:rsidRPr="008B446F" w:rsidRDefault="00F33D6D" w:rsidP="000825BF">
            <w:pPr>
              <w:rPr>
                <w:rFonts w:ascii="Times New Roman" w:eastAsia="Times New Roman" w:hAnsi="Times New Roman" w:cs="Times New Roman"/>
              </w:rPr>
            </w:pPr>
          </w:p>
        </w:tc>
      </w:tr>
      <w:tr w:rsidR="00F33D6D" w:rsidRPr="00752BF3" w14:paraId="68E25220" w14:textId="77777777" w:rsidTr="00F33D6D">
        <w:trPr>
          <w:trHeight w:val="312"/>
        </w:trPr>
        <w:tc>
          <w:tcPr>
            <w:tcW w:w="1083" w:type="dxa"/>
            <w:tcBorders>
              <w:top w:val="single" w:sz="4" w:space="0" w:color="auto"/>
              <w:left w:val="nil"/>
              <w:bottom w:val="nil"/>
              <w:right w:val="nil"/>
            </w:tcBorders>
            <w:shd w:val="clear" w:color="auto" w:fill="auto"/>
            <w:vAlign w:val="center"/>
          </w:tcPr>
          <w:p w14:paraId="574FE443" w14:textId="60B701D6" w:rsidR="00F33D6D" w:rsidRPr="008B446F" w:rsidRDefault="00F33D6D" w:rsidP="00F33D6D">
            <w:pPr>
              <w:rPr>
                <w:rFonts w:ascii="Times New Roman" w:eastAsia="Times New Roman" w:hAnsi="Times New Roman" w:cs="Times New Roman"/>
              </w:rPr>
            </w:pPr>
            <w:r w:rsidRPr="008B446F">
              <w:rPr>
                <w:rFonts w:ascii="Times New Roman" w:eastAsia="Times New Roman" w:hAnsi="Times New Roman" w:cs="Times New Roman"/>
              </w:rPr>
              <w:t>Mixing</w:t>
            </w:r>
          </w:p>
        </w:tc>
        <w:tc>
          <w:tcPr>
            <w:tcW w:w="2557" w:type="dxa"/>
            <w:tcBorders>
              <w:top w:val="single" w:sz="4" w:space="0" w:color="auto"/>
              <w:left w:val="nil"/>
              <w:bottom w:val="nil"/>
              <w:right w:val="nil"/>
            </w:tcBorders>
            <w:shd w:val="clear" w:color="auto" w:fill="auto"/>
            <w:vAlign w:val="center"/>
          </w:tcPr>
          <w:p w14:paraId="2EF4CBF6" w14:textId="55272D54" w:rsidR="00F33D6D" w:rsidRPr="008B446F" w:rsidRDefault="00F33D6D" w:rsidP="000825BF">
            <w:pPr>
              <w:rPr>
                <w:rFonts w:ascii="Times New Roman" w:eastAsia="Times New Roman" w:hAnsi="Times New Roman" w:cs="Times New Roman"/>
              </w:rPr>
            </w:pPr>
          </w:p>
        </w:tc>
        <w:tc>
          <w:tcPr>
            <w:tcW w:w="3820" w:type="dxa"/>
            <w:tcBorders>
              <w:top w:val="single" w:sz="4" w:space="0" w:color="auto"/>
              <w:left w:val="nil"/>
              <w:bottom w:val="nil"/>
              <w:right w:val="nil"/>
            </w:tcBorders>
            <w:shd w:val="clear" w:color="auto" w:fill="auto"/>
            <w:vAlign w:val="center"/>
          </w:tcPr>
          <w:p w14:paraId="00416C3F" w14:textId="77777777" w:rsidR="00F33D6D" w:rsidRPr="008B446F" w:rsidRDefault="00F33D6D" w:rsidP="000825BF">
            <w:pPr>
              <w:rPr>
                <w:rFonts w:ascii="Times New Roman" w:eastAsia="Times New Roman" w:hAnsi="Times New Roman" w:cs="Times New Roman"/>
              </w:rPr>
            </w:pPr>
          </w:p>
        </w:tc>
      </w:tr>
      <w:tr w:rsidR="00F33D6D" w:rsidRPr="00752BF3" w14:paraId="14225C92" w14:textId="77777777" w:rsidTr="00F33D6D">
        <w:trPr>
          <w:trHeight w:val="312"/>
        </w:trPr>
        <w:tc>
          <w:tcPr>
            <w:tcW w:w="1083" w:type="dxa"/>
            <w:tcBorders>
              <w:top w:val="nil"/>
              <w:left w:val="nil"/>
              <w:bottom w:val="nil"/>
              <w:right w:val="nil"/>
            </w:tcBorders>
            <w:shd w:val="clear" w:color="auto" w:fill="auto"/>
            <w:vAlign w:val="center"/>
          </w:tcPr>
          <w:p w14:paraId="5203241F" w14:textId="3AC1BAF3" w:rsidR="00F33D6D" w:rsidRPr="008B446F" w:rsidRDefault="00F33D6D" w:rsidP="000825BF">
            <w:pPr>
              <w:rPr>
                <w:rFonts w:ascii="Times New Roman" w:eastAsia="Times New Roman" w:hAnsi="Times New Roman" w:cs="Times New Roman"/>
              </w:rPr>
            </w:pPr>
            <w:r w:rsidRPr="008B446F">
              <w:rPr>
                <w:rFonts w:ascii="Times New Roman" w:eastAsia="Times New Roman" w:hAnsi="Times New Roman" w:cs="Times New Roman"/>
              </w:rPr>
              <w:t>I</w:t>
            </w:r>
          </w:p>
        </w:tc>
        <w:tc>
          <w:tcPr>
            <w:tcW w:w="2557" w:type="dxa"/>
            <w:tcBorders>
              <w:top w:val="nil"/>
              <w:left w:val="nil"/>
              <w:bottom w:val="nil"/>
              <w:right w:val="nil"/>
            </w:tcBorders>
            <w:shd w:val="clear" w:color="auto" w:fill="auto"/>
            <w:vAlign w:val="center"/>
          </w:tcPr>
          <w:p w14:paraId="5D8D8C0E" w14:textId="51C8B194" w:rsidR="00F33D6D" w:rsidRPr="008B446F" w:rsidRDefault="00F33D6D" w:rsidP="000825BF">
            <w:pPr>
              <w:rPr>
                <w:rFonts w:ascii="Times New Roman" w:eastAsia="Times New Roman" w:hAnsi="Times New Roman" w:cs="Times New Roman"/>
              </w:rPr>
            </w:pPr>
            <w:r w:rsidRPr="008B446F">
              <w:rPr>
                <w:rFonts w:ascii="Times New Roman" w:eastAsia="Times New Roman" w:hAnsi="Times New Roman" w:cs="Times New Roman"/>
              </w:rPr>
              <w:t>Best estimates</w:t>
            </w:r>
          </w:p>
        </w:tc>
        <w:tc>
          <w:tcPr>
            <w:tcW w:w="3820" w:type="dxa"/>
            <w:tcBorders>
              <w:top w:val="nil"/>
              <w:left w:val="nil"/>
              <w:bottom w:val="nil"/>
              <w:right w:val="nil"/>
            </w:tcBorders>
            <w:shd w:val="clear" w:color="auto" w:fill="auto"/>
            <w:vAlign w:val="center"/>
          </w:tcPr>
          <w:p w14:paraId="1A42EA47" w14:textId="77777777" w:rsidR="00F33D6D" w:rsidRPr="008B446F" w:rsidRDefault="00F33D6D" w:rsidP="000825BF">
            <w:pPr>
              <w:rPr>
                <w:rFonts w:ascii="Times New Roman" w:eastAsia="Times New Roman" w:hAnsi="Times New Roman" w:cs="Times New Roman"/>
              </w:rPr>
            </w:pPr>
          </w:p>
        </w:tc>
      </w:tr>
      <w:tr w:rsidR="00F33D6D" w:rsidRPr="00752BF3" w14:paraId="488E1776" w14:textId="77777777" w:rsidTr="009F1CDE">
        <w:trPr>
          <w:trHeight w:val="312"/>
        </w:trPr>
        <w:tc>
          <w:tcPr>
            <w:tcW w:w="1083" w:type="dxa"/>
            <w:tcBorders>
              <w:top w:val="nil"/>
              <w:left w:val="nil"/>
              <w:bottom w:val="nil"/>
              <w:right w:val="nil"/>
            </w:tcBorders>
            <w:shd w:val="clear" w:color="auto" w:fill="auto"/>
            <w:vAlign w:val="center"/>
          </w:tcPr>
          <w:p w14:paraId="0899E51D" w14:textId="228F745A" w:rsidR="00F33D6D" w:rsidRPr="008B446F" w:rsidRDefault="00F33D6D" w:rsidP="000825BF">
            <w:pPr>
              <w:rPr>
                <w:rFonts w:ascii="Times New Roman" w:eastAsia="Times New Roman" w:hAnsi="Times New Roman" w:cs="Times New Roman"/>
              </w:rPr>
            </w:pPr>
            <w:r w:rsidRPr="008B446F">
              <w:rPr>
                <w:rFonts w:ascii="Times New Roman" w:eastAsia="Times New Roman" w:hAnsi="Times New Roman" w:cs="Times New Roman"/>
              </w:rPr>
              <w:t>II</w:t>
            </w:r>
          </w:p>
        </w:tc>
        <w:tc>
          <w:tcPr>
            <w:tcW w:w="6377" w:type="dxa"/>
            <w:gridSpan w:val="2"/>
            <w:tcBorders>
              <w:top w:val="nil"/>
              <w:left w:val="nil"/>
              <w:bottom w:val="nil"/>
              <w:right w:val="nil"/>
            </w:tcBorders>
            <w:shd w:val="clear" w:color="auto" w:fill="auto"/>
            <w:vAlign w:val="center"/>
          </w:tcPr>
          <w:p w14:paraId="6D1287D1" w14:textId="77777777" w:rsidR="00744B48" w:rsidRDefault="00744B48" w:rsidP="000825BF">
            <w:pPr>
              <w:rPr>
                <w:rFonts w:ascii="Times New Roman" w:eastAsia="Times New Roman" w:hAnsi="Times New Roman" w:cs="Times New Roman"/>
              </w:rPr>
            </w:pPr>
          </w:p>
          <w:p w14:paraId="31489522" w14:textId="43AD5E96" w:rsidR="00F33D6D" w:rsidRPr="008B446F" w:rsidRDefault="00F33D6D" w:rsidP="000825BF">
            <w:pPr>
              <w:rPr>
                <w:rFonts w:ascii="Times New Roman" w:eastAsia="Times New Roman" w:hAnsi="Times New Roman" w:cs="Times New Roman"/>
              </w:rPr>
            </w:pPr>
            <w:r w:rsidRPr="008B446F">
              <w:rPr>
                <w:rFonts w:ascii="Times New Roman" w:eastAsia="Times New Roman" w:hAnsi="Times New Roman" w:cs="Times New Roman"/>
              </w:rPr>
              <w:t>Four times increase in weight of likelihood component for electronic tags (increased Eastern stock in West, decreased Western stock in East)</w:t>
            </w:r>
          </w:p>
        </w:tc>
      </w:tr>
      <w:tr w:rsidR="00F33D6D" w:rsidRPr="00752BF3" w14:paraId="61A0A5FA" w14:textId="77777777" w:rsidTr="00F33D6D">
        <w:trPr>
          <w:trHeight w:val="312"/>
        </w:trPr>
        <w:tc>
          <w:tcPr>
            <w:tcW w:w="1083" w:type="dxa"/>
            <w:tcBorders>
              <w:top w:val="nil"/>
              <w:left w:val="nil"/>
              <w:bottom w:val="single" w:sz="4" w:space="0" w:color="auto"/>
              <w:right w:val="nil"/>
            </w:tcBorders>
            <w:shd w:val="clear" w:color="auto" w:fill="auto"/>
            <w:vAlign w:val="center"/>
          </w:tcPr>
          <w:p w14:paraId="56486869" w14:textId="77777777" w:rsidR="00F33D6D" w:rsidRPr="008B446F" w:rsidRDefault="00F33D6D" w:rsidP="000825BF">
            <w:pPr>
              <w:rPr>
                <w:rFonts w:ascii="Times New Roman" w:eastAsia="Times New Roman" w:hAnsi="Times New Roman" w:cs="Times New Roman"/>
              </w:rPr>
            </w:pPr>
          </w:p>
        </w:tc>
        <w:tc>
          <w:tcPr>
            <w:tcW w:w="2557" w:type="dxa"/>
            <w:tcBorders>
              <w:top w:val="nil"/>
              <w:left w:val="nil"/>
              <w:bottom w:val="single" w:sz="4" w:space="0" w:color="auto"/>
              <w:right w:val="nil"/>
            </w:tcBorders>
            <w:shd w:val="clear" w:color="auto" w:fill="auto"/>
            <w:vAlign w:val="center"/>
          </w:tcPr>
          <w:p w14:paraId="32DA767C" w14:textId="77777777" w:rsidR="00F33D6D" w:rsidRPr="008B446F" w:rsidRDefault="00F33D6D" w:rsidP="000825BF">
            <w:pPr>
              <w:rPr>
                <w:rFonts w:ascii="Times New Roman" w:eastAsia="Times New Roman" w:hAnsi="Times New Roman" w:cs="Times New Roman"/>
              </w:rPr>
            </w:pPr>
          </w:p>
        </w:tc>
        <w:tc>
          <w:tcPr>
            <w:tcW w:w="3820" w:type="dxa"/>
            <w:tcBorders>
              <w:top w:val="nil"/>
              <w:left w:val="nil"/>
              <w:bottom w:val="single" w:sz="4" w:space="0" w:color="auto"/>
              <w:right w:val="nil"/>
            </w:tcBorders>
            <w:shd w:val="clear" w:color="auto" w:fill="auto"/>
            <w:vAlign w:val="center"/>
          </w:tcPr>
          <w:p w14:paraId="020053EF" w14:textId="77777777" w:rsidR="00F33D6D" w:rsidRPr="008B446F" w:rsidRDefault="00F33D6D" w:rsidP="000825BF">
            <w:pPr>
              <w:rPr>
                <w:rFonts w:ascii="Times New Roman" w:eastAsia="Times New Roman" w:hAnsi="Times New Roman" w:cs="Times New Roman"/>
              </w:rPr>
            </w:pPr>
          </w:p>
        </w:tc>
      </w:tr>
    </w:tbl>
    <w:p w14:paraId="295DE610" w14:textId="77777777" w:rsidR="000825BF" w:rsidRPr="00256DE4" w:rsidRDefault="000825BF" w:rsidP="000825BF">
      <w:pPr>
        <w:shd w:val="clear" w:color="auto" w:fill="FFFFFF"/>
        <w:jc w:val="both"/>
        <w:rPr>
          <w:rFonts w:ascii="Times New Roman" w:eastAsia="Times New Roman" w:hAnsi="Times New Roman" w:cs="Times New Roman"/>
          <w:color w:val="222222"/>
          <w:sz w:val="24"/>
          <w:szCs w:val="24"/>
        </w:rPr>
      </w:pPr>
    </w:p>
    <w:p w14:paraId="54C8B4CC" w14:textId="5B4F0D8D" w:rsidR="00AD3DC9" w:rsidRPr="00256DE4" w:rsidRDefault="00AD3DC9" w:rsidP="00406114">
      <w:pPr>
        <w:shd w:val="clear" w:color="auto" w:fill="FFFFFF"/>
        <w:jc w:val="both"/>
        <w:rPr>
          <w:rFonts w:ascii="Times New Roman" w:eastAsia="Times New Roman" w:hAnsi="Times New Roman" w:cs="Times New Roman"/>
          <w:color w:val="222222"/>
          <w:sz w:val="24"/>
          <w:szCs w:val="24"/>
          <w:lang w:val="en-US"/>
        </w:rPr>
      </w:pPr>
    </w:p>
    <w:p w14:paraId="02C7BD82" w14:textId="2AE869EB" w:rsidR="00AD3DC9" w:rsidRPr="00256DE4" w:rsidRDefault="00AD3DC9" w:rsidP="00406114">
      <w:pPr>
        <w:shd w:val="clear" w:color="auto" w:fill="FFFFFF"/>
        <w:jc w:val="both"/>
        <w:rPr>
          <w:rFonts w:ascii="Times New Roman" w:eastAsia="Times New Roman" w:hAnsi="Times New Roman" w:cs="Times New Roman"/>
          <w:color w:val="222222"/>
          <w:sz w:val="24"/>
          <w:szCs w:val="24"/>
          <w:lang w:val="en-US"/>
        </w:rPr>
      </w:pPr>
      <w:r w:rsidRPr="00256DE4">
        <w:rPr>
          <w:rFonts w:ascii="Times New Roman" w:eastAsia="Times New Roman" w:hAnsi="Times New Roman" w:cs="Times New Roman"/>
          <w:color w:val="222222"/>
          <w:sz w:val="24"/>
          <w:szCs w:val="24"/>
          <w:lang w:val="en-US"/>
        </w:rPr>
        <w:t xml:space="preserve">The </w:t>
      </w:r>
      <w:r w:rsidR="00AB40D5" w:rsidRPr="00256DE4">
        <w:rPr>
          <w:rFonts w:ascii="Times New Roman" w:eastAsia="Times New Roman" w:hAnsi="Times New Roman" w:cs="Times New Roman"/>
          <w:color w:val="222222"/>
          <w:sz w:val="24"/>
          <w:szCs w:val="24"/>
          <w:lang w:val="en-US"/>
        </w:rPr>
        <w:t>West</w:t>
      </w:r>
      <w:r w:rsidR="00744B48">
        <w:rPr>
          <w:rFonts w:ascii="Times New Roman" w:eastAsia="Times New Roman" w:hAnsi="Times New Roman" w:cs="Times New Roman"/>
          <w:color w:val="222222"/>
          <w:sz w:val="24"/>
          <w:szCs w:val="24"/>
          <w:lang w:val="en-US"/>
        </w:rPr>
        <w:t>ern</w:t>
      </w:r>
      <w:r w:rsidRPr="00256DE4">
        <w:rPr>
          <w:rFonts w:ascii="Times New Roman" w:eastAsia="Times New Roman" w:hAnsi="Times New Roman" w:cs="Times New Roman"/>
          <w:color w:val="222222"/>
          <w:sz w:val="24"/>
          <w:szCs w:val="24"/>
          <w:lang w:val="en-US"/>
        </w:rPr>
        <w:t xml:space="preserve"> </w:t>
      </w:r>
      <w:del w:id="933" w:author="Nicholas Duprey" w:date="2019-08-01T13:14:00Z">
        <w:r w:rsidR="00A407EA" w:rsidRPr="00256DE4" w:rsidDel="009F57D3">
          <w:rPr>
            <w:rFonts w:ascii="Times New Roman" w:eastAsia="Times New Roman" w:hAnsi="Times New Roman" w:cs="Times New Roman"/>
            <w:color w:val="222222"/>
            <w:sz w:val="24"/>
            <w:szCs w:val="24"/>
            <w:lang w:val="en-US"/>
          </w:rPr>
          <w:delText xml:space="preserve">stock </w:delText>
        </w:r>
      </w:del>
      <w:ins w:id="934" w:author="Nicholas Duprey" w:date="2019-08-01T13:14:00Z">
        <w:r w:rsidR="009F57D3">
          <w:rPr>
            <w:rFonts w:ascii="Times New Roman" w:eastAsia="Times New Roman" w:hAnsi="Times New Roman" w:cs="Times New Roman"/>
            <w:color w:val="222222"/>
            <w:sz w:val="24"/>
            <w:szCs w:val="24"/>
            <w:lang w:val="en-US"/>
          </w:rPr>
          <w:t>S</w:t>
        </w:r>
        <w:r w:rsidR="009F57D3" w:rsidRPr="00256DE4">
          <w:rPr>
            <w:rFonts w:ascii="Times New Roman" w:eastAsia="Times New Roman" w:hAnsi="Times New Roman" w:cs="Times New Roman"/>
            <w:color w:val="222222"/>
            <w:sz w:val="24"/>
            <w:szCs w:val="24"/>
            <w:lang w:val="en-US"/>
          </w:rPr>
          <w:t xml:space="preserve">tock </w:t>
        </w:r>
      </w:ins>
      <w:r w:rsidRPr="00256DE4">
        <w:rPr>
          <w:rFonts w:ascii="Times New Roman" w:eastAsia="Times New Roman" w:hAnsi="Times New Roman" w:cs="Times New Roman"/>
          <w:color w:val="222222"/>
          <w:sz w:val="24"/>
          <w:szCs w:val="24"/>
          <w:lang w:val="en-US"/>
        </w:rPr>
        <w:t>recruitment scenarios are intended to capture two alternative hypotheses for historical recruitment</w:t>
      </w:r>
      <w:ins w:id="935" w:author="Nicholas Duprey" w:date="2019-08-01T13:13:00Z">
        <w:r w:rsidR="009F57D3">
          <w:rPr>
            <w:rFonts w:ascii="Times New Roman" w:eastAsia="Times New Roman" w:hAnsi="Times New Roman" w:cs="Times New Roman"/>
            <w:color w:val="222222"/>
            <w:sz w:val="24"/>
            <w:szCs w:val="24"/>
            <w:lang w:val="en-US"/>
          </w:rPr>
          <w:t>.</w:t>
        </w:r>
      </w:ins>
      <w:del w:id="936" w:author="Nicholas Duprey" w:date="2019-08-01T13:13:00Z">
        <w:r w:rsidRPr="00256DE4" w:rsidDel="009F57D3">
          <w:rPr>
            <w:rFonts w:ascii="Times New Roman" w:eastAsia="Times New Roman" w:hAnsi="Times New Roman" w:cs="Times New Roman"/>
            <w:color w:val="222222"/>
            <w:sz w:val="24"/>
            <w:szCs w:val="24"/>
            <w:lang w:val="en-US"/>
          </w:rPr>
          <w:delText>:</w:delText>
        </w:r>
      </w:del>
      <w:r w:rsidRPr="00256DE4">
        <w:rPr>
          <w:rFonts w:ascii="Times New Roman" w:eastAsia="Times New Roman" w:hAnsi="Times New Roman" w:cs="Times New Roman"/>
          <w:color w:val="222222"/>
          <w:sz w:val="24"/>
          <w:szCs w:val="24"/>
          <w:lang w:val="en-US"/>
        </w:rPr>
        <w:t xml:space="preserve"> </w:t>
      </w:r>
      <w:del w:id="937" w:author="Nicholas Duprey" w:date="2019-08-01T13:13:00Z">
        <w:r w:rsidRPr="00256DE4" w:rsidDel="009F57D3">
          <w:rPr>
            <w:rFonts w:ascii="Times New Roman" w:eastAsia="Times New Roman" w:hAnsi="Times New Roman" w:cs="Times New Roman"/>
            <w:color w:val="222222"/>
            <w:sz w:val="24"/>
            <w:szCs w:val="24"/>
            <w:lang w:val="en-US"/>
          </w:rPr>
          <w:delText>t</w:delText>
        </w:r>
      </w:del>
      <w:ins w:id="938" w:author="Nicholas Duprey" w:date="2019-08-01T13:13:00Z">
        <w:r w:rsidR="009F57D3">
          <w:rPr>
            <w:rFonts w:ascii="Times New Roman" w:eastAsia="Times New Roman" w:hAnsi="Times New Roman" w:cs="Times New Roman"/>
            <w:color w:val="222222"/>
            <w:sz w:val="24"/>
            <w:szCs w:val="24"/>
            <w:lang w:val="en-US"/>
          </w:rPr>
          <w:t>T</w:t>
        </w:r>
      </w:ins>
      <w:r w:rsidRPr="00256DE4">
        <w:rPr>
          <w:rFonts w:ascii="Times New Roman" w:eastAsia="Times New Roman" w:hAnsi="Times New Roman" w:cs="Times New Roman"/>
          <w:color w:val="222222"/>
          <w:sz w:val="24"/>
          <w:szCs w:val="24"/>
          <w:lang w:val="en-US"/>
        </w:rPr>
        <w:t xml:space="preserve">he ‘high then low recruitment’ hypothesis </w:t>
      </w:r>
      <w:ins w:id="939" w:author="Nicholas Duprey" w:date="2019-08-01T13:13:00Z">
        <w:r w:rsidR="009F57D3">
          <w:rPr>
            <w:rFonts w:ascii="Times New Roman" w:eastAsia="Times New Roman" w:hAnsi="Times New Roman" w:cs="Times New Roman"/>
            <w:color w:val="222222"/>
            <w:sz w:val="24"/>
            <w:szCs w:val="24"/>
            <w:lang w:val="en-US"/>
          </w:rPr>
          <w:t xml:space="preserve">is </w:t>
        </w:r>
      </w:ins>
      <w:r w:rsidRPr="00256DE4">
        <w:rPr>
          <w:rFonts w:ascii="Times New Roman" w:eastAsia="Times New Roman" w:hAnsi="Times New Roman" w:cs="Times New Roman"/>
          <w:color w:val="222222"/>
          <w:sz w:val="24"/>
          <w:szCs w:val="24"/>
          <w:lang w:val="en-US"/>
        </w:rPr>
        <w:t>captured by level 1</w:t>
      </w:r>
      <w:r w:rsidR="00B035EF">
        <w:rPr>
          <w:rFonts w:ascii="Times New Roman" w:eastAsia="Times New Roman" w:hAnsi="Times New Roman" w:cs="Times New Roman"/>
          <w:color w:val="222222"/>
          <w:sz w:val="24"/>
          <w:szCs w:val="24"/>
          <w:lang w:val="en-US"/>
        </w:rPr>
        <w:t>,</w:t>
      </w:r>
      <w:r w:rsidRPr="00256DE4">
        <w:rPr>
          <w:rFonts w:ascii="Times New Roman" w:eastAsia="Times New Roman" w:hAnsi="Times New Roman" w:cs="Times New Roman"/>
          <w:color w:val="222222"/>
          <w:sz w:val="24"/>
          <w:szCs w:val="24"/>
          <w:lang w:val="en-US"/>
        </w:rPr>
        <w:t xml:space="preserve"> in which a </w:t>
      </w:r>
      <w:proofErr w:type="spellStart"/>
      <w:r w:rsidRPr="00256DE4">
        <w:rPr>
          <w:rFonts w:ascii="Times New Roman" w:eastAsia="Times New Roman" w:hAnsi="Times New Roman" w:cs="Times New Roman"/>
          <w:color w:val="222222"/>
          <w:sz w:val="24"/>
          <w:szCs w:val="24"/>
          <w:lang w:val="en-US"/>
        </w:rPr>
        <w:t>Beverton</w:t>
      </w:r>
      <w:proofErr w:type="spellEnd"/>
      <w:r w:rsidRPr="00256DE4">
        <w:rPr>
          <w:rFonts w:ascii="Times New Roman" w:eastAsia="Times New Roman" w:hAnsi="Times New Roman" w:cs="Times New Roman"/>
          <w:color w:val="222222"/>
          <w:sz w:val="24"/>
          <w:szCs w:val="24"/>
          <w:lang w:val="en-US"/>
        </w:rPr>
        <w:t>-Holt stock recru</w:t>
      </w:r>
      <w:r w:rsidR="00EC4046" w:rsidRPr="00256DE4">
        <w:rPr>
          <w:rFonts w:ascii="Times New Roman" w:eastAsia="Times New Roman" w:hAnsi="Times New Roman" w:cs="Times New Roman"/>
          <w:color w:val="222222"/>
          <w:sz w:val="24"/>
          <w:szCs w:val="24"/>
          <w:lang w:val="en-US"/>
        </w:rPr>
        <w:t>i</w:t>
      </w:r>
      <w:r w:rsidRPr="00256DE4">
        <w:rPr>
          <w:rFonts w:ascii="Times New Roman" w:eastAsia="Times New Roman" w:hAnsi="Times New Roman" w:cs="Times New Roman"/>
          <w:color w:val="222222"/>
          <w:sz w:val="24"/>
          <w:szCs w:val="24"/>
          <w:lang w:val="en-US"/>
        </w:rPr>
        <w:t>tme</w:t>
      </w:r>
      <w:r w:rsidR="00EC4046" w:rsidRPr="00256DE4">
        <w:rPr>
          <w:rFonts w:ascii="Times New Roman" w:eastAsia="Times New Roman" w:hAnsi="Times New Roman" w:cs="Times New Roman"/>
          <w:color w:val="222222"/>
          <w:sz w:val="24"/>
          <w:szCs w:val="24"/>
          <w:lang w:val="en-US"/>
        </w:rPr>
        <w:t>n</w:t>
      </w:r>
      <w:r w:rsidRPr="00256DE4">
        <w:rPr>
          <w:rFonts w:ascii="Times New Roman" w:eastAsia="Times New Roman" w:hAnsi="Times New Roman" w:cs="Times New Roman"/>
          <w:color w:val="222222"/>
          <w:sz w:val="24"/>
          <w:szCs w:val="24"/>
          <w:lang w:val="en-US"/>
        </w:rPr>
        <w:t>t relationship with</w:t>
      </w:r>
      <w:r w:rsidR="00EC4046" w:rsidRPr="00256DE4">
        <w:rPr>
          <w:rFonts w:ascii="Times New Roman" w:eastAsia="Times New Roman" w:hAnsi="Times New Roman" w:cs="Times New Roman"/>
          <w:color w:val="222222"/>
          <w:sz w:val="24"/>
          <w:szCs w:val="24"/>
          <w:lang w:val="en-US"/>
        </w:rPr>
        <w:t xml:space="preserve"> fixed</w:t>
      </w:r>
      <w:r w:rsidRPr="00256DE4">
        <w:rPr>
          <w:rFonts w:ascii="Times New Roman" w:eastAsia="Times New Roman" w:hAnsi="Times New Roman" w:cs="Times New Roman"/>
          <w:color w:val="222222"/>
          <w:sz w:val="24"/>
          <w:szCs w:val="24"/>
          <w:lang w:val="en-US"/>
        </w:rPr>
        <w:t xml:space="preserve"> moderate steepness (R0 estimated) shifts to a </w:t>
      </w:r>
      <w:r w:rsidR="00A407EA" w:rsidRPr="00256DE4">
        <w:rPr>
          <w:rFonts w:ascii="Times New Roman" w:eastAsia="Times New Roman" w:hAnsi="Times New Roman" w:cs="Times New Roman"/>
          <w:color w:val="222222"/>
          <w:sz w:val="24"/>
          <w:szCs w:val="24"/>
          <w:lang w:val="en-US"/>
        </w:rPr>
        <w:t xml:space="preserve">higher steepness after </w:t>
      </w:r>
      <w:r w:rsidRPr="00256DE4">
        <w:rPr>
          <w:rFonts w:ascii="Times New Roman" w:eastAsia="Times New Roman" w:hAnsi="Times New Roman" w:cs="Times New Roman"/>
          <w:color w:val="222222"/>
          <w:sz w:val="24"/>
          <w:szCs w:val="24"/>
          <w:lang w:val="en-US"/>
        </w:rPr>
        <w:t>1975 (second R0 estimated)</w:t>
      </w:r>
      <w:ins w:id="940" w:author="Nicholas Duprey" w:date="2019-08-01T13:13:00Z">
        <w:r w:rsidR="009F57D3">
          <w:rPr>
            <w:rFonts w:ascii="Times New Roman" w:eastAsia="Times New Roman" w:hAnsi="Times New Roman" w:cs="Times New Roman"/>
            <w:color w:val="222222"/>
            <w:sz w:val="24"/>
            <w:szCs w:val="24"/>
            <w:lang w:val="en-US"/>
          </w:rPr>
          <w:t>.</w:t>
        </w:r>
      </w:ins>
      <w:del w:id="941" w:author="Nicholas Duprey" w:date="2019-08-01T13:13:00Z">
        <w:r w:rsidRPr="00256DE4" w:rsidDel="009F57D3">
          <w:rPr>
            <w:rFonts w:ascii="Times New Roman" w:eastAsia="Times New Roman" w:hAnsi="Times New Roman" w:cs="Times New Roman"/>
            <w:color w:val="222222"/>
            <w:sz w:val="24"/>
            <w:szCs w:val="24"/>
            <w:lang w:val="en-US"/>
          </w:rPr>
          <w:delText>,</w:delText>
        </w:r>
      </w:del>
      <w:r w:rsidRPr="00256DE4">
        <w:rPr>
          <w:rFonts w:ascii="Times New Roman" w:eastAsia="Times New Roman" w:hAnsi="Times New Roman" w:cs="Times New Roman"/>
          <w:color w:val="222222"/>
          <w:sz w:val="24"/>
          <w:szCs w:val="24"/>
          <w:lang w:val="en-US"/>
        </w:rPr>
        <w:t xml:space="preserve"> </w:t>
      </w:r>
      <w:del w:id="942" w:author="Nicholas Duprey" w:date="2019-08-01T13:13:00Z">
        <w:r w:rsidRPr="00256DE4" w:rsidDel="009F57D3">
          <w:rPr>
            <w:rFonts w:ascii="Times New Roman" w:eastAsia="Times New Roman" w:hAnsi="Times New Roman" w:cs="Times New Roman"/>
            <w:color w:val="222222"/>
            <w:sz w:val="24"/>
            <w:szCs w:val="24"/>
            <w:lang w:val="en-US"/>
          </w:rPr>
          <w:delText>and t</w:delText>
        </w:r>
      </w:del>
      <w:ins w:id="943" w:author="Nicholas Duprey" w:date="2019-08-01T13:13:00Z">
        <w:r w:rsidR="009F57D3">
          <w:rPr>
            <w:rFonts w:ascii="Times New Roman" w:eastAsia="Times New Roman" w:hAnsi="Times New Roman" w:cs="Times New Roman"/>
            <w:color w:val="222222"/>
            <w:sz w:val="24"/>
            <w:szCs w:val="24"/>
            <w:lang w:val="en-US"/>
          </w:rPr>
          <w:t>T</w:t>
        </w:r>
      </w:ins>
      <w:r w:rsidRPr="00256DE4">
        <w:rPr>
          <w:rFonts w:ascii="Times New Roman" w:eastAsia="Times New Roman" w:hAnsi="Times New Roman" w:cs="Times New Roman"/>
          <w:color w:val="222222"/>
          <w:sz w:val="24"/>
          <w:szCs w:val="24"/>
          <w:lang w:val="en-US"/>
        </w:rPr>
        <w:t xml:space="preserve">he ‘high recruitment’ hypothesis </w:t>
      </w:r>
      <w:ins w:id="944" w:author="Nicholas Duprey" w:date="2019-08-01T13:13:00Z">
        <w:r w:rsidR="009F57D3">
          <w:rPr>
            <w:rFonts w:ascii="Times New Roman" w:eastAsia="Times New Roman" w:hAnsi="Times New Roman" w:cs="Times New Roman"/>
            <w:color w:val="222222"/>
            <w:sz w:val="24"/>
            <w:szCs w:val="24"/>
            <w:lang w:val="en-US"/>
          </w:rPr>
          <w:t xml:space="preserve">is captured by </w:t>
        </w:r>
      </w:ins>
      <w:ins w:id="945" w:author="Nicholas Duprey" w:date="2019-08-01T13:14:00Z">
        <w:r w:rsidR="009F57D3">
          <w:rPr>
            <w:rFonts w:ascii="Times New Roman" w:eastAsia="Times New Roman" w:hAnsi="Times New Roman" w:cs="Times New Roman"/>
            <w:color w:val="222222"/>
            <w:sz w:val="24"/>
            <w:szCs w:val="24"/>
            <w:lang w:val="en-US"/>
          </w:rPr>
          <w:t xml:space="preserve">level 2, </w:t>
        </w:r>
      </w:ins>
      <w:del w:id="946" w:author="Nicholas Duprey" w:date="2019-08-01T13:13:00Z">
        <w:r w:rsidRPr="00256DE4" w:rsidDel="009F57D3">
          <w:rPr>
            <w:rFonts w:ascii="Times New Roman" w:eastAsia="Times New Roman" w:hAnsi="Times New Roman" w:cs="Times New Roman"/>
            <w:color w:val="222222"/>
            <w:sz w:val="24"/>
            <w:szCs w:val="24"/>
            <w:lang w:val="en-US"/>
          </w:rPr>
          <w:delText>tha</w:delText>
        </w:r>
      </w:del>
      <w:del w:id="947" w:author="Nicholas Duprey" w:date="2019-08-01T13:14:00Z">
        <w:r w:rsidRPr="00256DE4" w:rsidDel="009F57D3">
          <w:rPr>
            <w:rFonts w:ascii="Times New Roman" w:eastAsia="Times New Roman" w:hAnsi="Times New Roman" w:cs="Times New Roman"/>
            <w:color w:val="222222"/>
            <w:sz w:val="24"/>
            <w:szCs w:val="24"/>
            <w:lang w:val="en-US"/>
          </w:rPr>
          <w:delText xml:space="preserve">t maintains </w:delText>
        </w:r>
      </w:del>
      <w:r w:rsidRPr="00256DE4">
        <w:rPr>
          <w:rFonts w:ascii="Times New Roman" w:eastAsia="Times New Roman" w:hAnsi="Times New Roman" w:cs="Times New Roman"/>
          <w:color w:val="222222"/>
          <w:sz w:val="24"/>
          <w:szCs w:val="24"/>
          <w:lang w:val="en-US"/>
        </w:rPr>
        <w:t xml:space="preserve">a </w:t>
      </w:r>
      <w:proofErr w:type="spellStart"/>
      <w:r w:rsidRPr="00256DE4">
        <w:rPr>
          <w:rFonts w:ascii="Times New Roman" w:eastAsia="Times New Roman" w:hAnsi="Times New Roman" w:cs="Times New Roman"/>
          <w:color w:val="222222"/>
          <w:sz w:val="24"/>
          <w:szCs w:val="24"/>
          <w:lang w:val="en-US"/>
        </w:rPr>
        <w:t>Beverton</w:t>
      </w:r>
      <w:proofErr w:type="spellEnd"/>
      <w:r w:rsidRPr="00256DE4">
        <w:rPr>
          <w:rFonts w:ascii="Times New Roman" w:eastAsia="Times New Roman" w:hAnsi="Times New Roman" w:cs="Times New Roman"/>
          <w:color w:val="222222"/>
          <w:sz w:val="24"/>
          <w:szCs w:val="24"/>
          <w:lang w:val="en-US"/>
        </w:rPr>
        <w:t>-Holt recruitment relationship with fixed moderate steepness</w:t>
      </w:r>
      <w:r w:rsidR="00EC4046" w:rsidRPr="00256DE4">
        <w:rPr>
          <w:rFonts w:ascii="Times New Roman" w:eastAsia="Times New Roman" w:hAnsi="Times New Roman" w:cs="Times New Roman"/>
          <w:color w:val="222222"/>
          <w:sz w:val="24"/>
          <w:szCs w:val="24"/>
          <w:lang w:val="en-US"/>
        </w:rPr>
        <w:t xml:space="preserve"> throughout the time series. </w:t>
      </w:r>
      <w:r w:rsidR="00AB40D5" w:rsidRPr="00256DE4">
        <w:rPr>
          <w:rFonts w:ascii="Times New Roman" w:eastAsia="Times New Roman" w:hAnsi="Times New Roman" w:cs="Times New Roman"/>
          <w:color w:val="222222"/>
          <w:sz w:val="24"/>
          <w:szCs w:val="24"/>
          <w:lang w:val="en-US"/>
        </w:rPr>
        <w:t>The third level for West</w:t>
      </w:r>
      <w:ins w:id="948" w:author="Nicholas Duprey" w:date="2019-08-01T13:14:00Z">
        <w:r w:rsidR="009F57D3">
          <w:rPr>
            <w:rFonts w:ascii="Times New Roman" w:eastAsia="Times New Roman" w:hAnsi="Times New Roman" w:cs="Times New Roman"/>
            <w:color w:val="222222"/>
            <w:sz w:val="24"/>
            <w:szCs w:val="24"/>
            <w:lang w:val="en-US"/>
          </w:rPr>
          <w:t>ern Stock</w:t>
        </w:r>
      </w:ins>
      <w:r w:rsidR="00AB40D5" w:rsidRPr="00256DE4">
        <w:rPr>
          <w:rFonts w:ascii="Times New Roman" w:eastAsia="Times New Roman" w:hAnsi="Times New Roman" w:cs="Times New Roman"/>
          <w:color w:val="222222"/>
          <w:sz w:val="24"/>
          <w:szCs w:val="24"/>
          <w:lang w:val="en-US"/>
        </w:rPr>
        <w:t xml:space="preserve"> recruitment evaluates the robustness of </w:t>
      </w:r>
      <w:r w:rsidR="00277AFF">
        <w:rPr>
          <w:rFonts w:ascii="Times New Roman" w:eastAsia="Times New Roman" w:hAnsi="Times New Roman" w:cs="Times New Roman"/>
          <w:color w:val="222222"/>
          <w:sz w:val="24"/>
          <w:szCs w:val="24"/>
          <w:lang w:val="en-US"/>
        </w:rPr>
        <w:t>C</w:t>
      </w:r>
      <w:r w:rsidR="00AB40D5" w:rsidRPr="00256DE4">
        <w:rPr>
          <w:rFonts w:ascii="Times New Roman" w:eastAsia="Times New Roman" w:hAnsi="Times New Roman" w:cs="Times New Roman"/>
          <w:color w:val="222222"/>
          <w:sz w:val="24"/>
          <w:szCs w:val="24"/>
          <w:lang w:val="en-US"/>
        </w:rPr>
        <w:t xml:space="preserve">MPs to a future shift between these alternative recruitment scenarios. </w:t>
      </w:r>
      <w:ins w:id="949" w:author="Nicholas Duprey" w:date="2019-08-01T13:15:00Z">
        <w:r w:rsidR="009F57D3">
          <w:rPr>
            <w:rFonts w:ascii="Times New Roman" w:eastAsia="Times New Roman" w:hAnsi="Times New Roman" w:cs="Times New Roman"/>
            <w:color w:val="222222"/>
            <w:sz w:val="24"/>
            <w:szCs w:val="24"/>
            <w:lang w:val="en-US"/>
          </w:rPr>
          <w:t xml:space="preserve">In this third scenario recruitment mimics level 1, but 10-years into the projections the higher steepness switches </w:t>
        </w:r>
      </w:ins>
      <w:ins w:id="950" w:author="Nicholas Duprey" w:date="2019-08-01T13:16:00Z">
        <w:r w:rsidR="009F57D3">
          <w:rPr>
            <w:rFonts w:ascii="Times New Roman" w:eastAsia="Times New Roman" w:hAnsi="Times New Roman" w:cs="Times New Roman"/>
            <w:color w:val="222222"/>
            <w:sz w:val="24"/>
            <w:szCs w:val="24"/>
            <w:lang w:val="en-US"/>
          </w:rPr>
          <w:t xml:space="preserve">back </w:t>
        </w:r>
      </w:ins>
      <w:ins w:id="951" w:author="Nicholas Duprey" w:date="2019-08-01T13:15:00Z">
        <w:r w:rsidR="009F57D3">
          <w:rPr>
            <w:rFonts w:ascii="Times New Roman" w:eastAsia="Times New Roman" w:hAnsi="Times New Roman" w:cs="Times New Roman"/>
            <w:color w:val="222222"/>
            <w:sz w:val="24"/>
            <w:szCs w:val="24"/>
            <w:lang w:val="en-US"/>
          </w:rPr>
          <w:t>to moderate steepness</w:t>
        </w:r>
      </w:ins>
      <w:ins w:id="952" w:author="Nicholas Duprey" w:date="2019-08-01T13:16:00Z">
        <w:r w:rsidR="009F57D3">
          <w:rPr>
            <w:rFonts w:ascii="Times New Roman" w:eastAsia="Times New Roman" w:hAnsi="Times New Roman" w:cs="Times New Roman"/>
            <w:color w:val="222222"/>
            <w:sz w:val="24"/>
            <w:szCs w:val="24"/>
            <w:lang w:val="en-US"/>
          </w:rPr>
          <w:t>.</w:t>
        </w:r>
      </w:ins>
      <w:ins w:id="953" w:author="Nicholas Duprey" w:date="2019-08-01T13:15:00Z">
        <w:r w:rsidR="009F57D3">
          <w:rPr>
            <w:rFonts w:ascii="Times New Roman" w:eastAsia="Times New Roman" w:hAnsi="Times New Roman" w:cs="Times New Roman"/>
            <w:color w:val="222222"/>
            <w:sz w:val="24"/>
            <w:szCs w:val="24"/>
            <w:lang w:val="en-US"/>
          </w:rPr>
          <w:t xml:space="preserve"> </w:t>
        </w:r>
      </w:ins>
    </w:p>
    <w:p w14:paraId="39F35632" w14:textId="3B2524A5" w:rsidR="00A407EA" w:rsidRPr="00256DE4" w:rsidRDefault="00A407EA" w:rsidP="00406114">
      <w:pPr>
        <w:shd w:val="clear" w:color="auto" w:fill="FFFFFF"/>
        <w:jc w:val="both"/>
        <w:rPr>
          <w:rFonts w:ascii="Times New Roman" w:eastAsia="Times New Roman" w:hAnsi="Times New Roman" w:cs="Times New Roman"/>
          <w:color w:val="222222"/>
          <w:sz w:val="24"/>
          <w:szCs w:val="24"/>
          <w:lang w:val="en-US"/>
        </w:rPr>
      </w:pPr>
    </w:p>
    <w:p w14:paraId="1AFB925B" w14:textId="73055F73" w:rsidR="00A407EA" w:rsidRPr="00256DE4" w:rsidRDefault="00A407EA" w:rsidP="00406114">
      <w:pPr>
        <w:shd w:val="clear" w:color="auto" w:fill="FFFFFF"/>
        <w:jc w:val="both"/>
        <w:rPr>
          <w:rFonts w:ascii="Times New Roman" w:eastAsia="Times New Roman" w:hAnsi="Times New Roman" w:cs="Times New Roman"/>
          <w:color w:val="222222"/>
          <w:sz w:val="24"/>
          <w:szCs w:val="24"/>
          <w:lang w:val="en-US"/>
        </w:rPr>
      </w:pPr>
      <w:r w:rsidRPr="00256DE4">
        <w:rPr>
          <w:rFonts w:ascii="Times New Roman" w:eastAsia="Times New Roman" w:hAnsi="Times New Roman" w:cs="Times New Roman"/>
          <w:color w:val="222222"/>
          <w:sz w:val="24"/>
          <w:szCs w:val="24"/>
          <w:lang w:val="en-US"/>
        </w:rPr>
        <w:lastRenderedPageBreak/>
        <w:t xml:space="preserve">Similarly, the East stock recruitment level 1 has two periods of differing unfished recruitment, level 2 assumes a </w:t>
      </w:r>
      <w:r w:rsidR="00B035EF">
        <w:rPr>
          <w:rFonts w:ascii="Times New Roman" w:eastAsia="Times New Roman" w:hAnsi="Times New Roman" w:cs="Times New Roman"/>
          <w:color w:val="222222"/>
          <w:sz w:val="24"/>
          <w:szCs w:val="24"/>
          <w:lang w:val="en-US"/>
        </w:rPr>
        <w:t>single unfished recruitment value</w:t>
      </w:r>
      <w:r w:rsidRPr="00256DE4">
        <w:rPr>
          <w:rFonts w:ascii="Times New Roman" w:eastAsia="Times New Roman" w:hAnsi="Times New Roman" w:cs="Times New Roman"/>
          <w:color w:val="222222"/>
          <w:sz w:val="24"/>
          <w:szCs w:val="24"/>
          <w:lang w:val="en-US"/>
        </w:rPr>
        <w:t xml:space="preserve"> throughout and the third level, as for the West</w:t>
      </w:r>
      <w:r w:rsidR="00B035EF">
        <w:rPr>
          <w:rFonts w:ascii="Times New Roman" w:eastAsia="Times New Roman" w:hAnsi="Times New Roman" w:cs="Times New Roman"/>
          <w:color w:val="222222"/>
          <w:sz w:val="24"/>
          <w:szCs w:val="24"/>
          <w:lang w:val="en-US"/>
        </w:rPr>
        <w:t>,</w:t>
      </w:r>
      <w:r w:rsidRPr="00256DE4">
        <w:rPr>
          <w:rFonts w:ascii="Times New Roman" w:eastAsia="Times New Roman" w:hAnsi="Times New Roman" w:cs="Times New Roman"/>
          <w:color w:val="222222"/>
          <w:sz w:val="24"/>
          <w:szCs w:val="24"/>
          <w:lang w:val="en-US"/>
        </w:rPr>
        <w:t xml:space="preserve"> considers a shift between recruitment scenarios after 10 years. Until very recently level 1 (low then high recruitment) was the prevailing hypothesis</w:t>
      </w:r>
      <w:r w:rsidR="00B035EF">
        <w:rPr>
          <w:rFonts w:ascii="Times New Roman" w:eastAsia="Times New Roman" w:hAnsi="Times New Roman" w:cs="Times New Roman"/>
          <w:color w:val="222222"/>
          <w:sz w:val="24"/>
          <w:szCs w:val="24"/>
          <w:lang w:val="en-US"/>
        </w:rPr>
        <w:t>;</w:t>
      </w:r>
      <w:r w:rsidRPr="00256DE4">
        <w:rPr>
          <w:rFonts w:ascii="Times New Roman" w:eastAsia="Times New Roman" w:hAnsi="Times New Roman" w:cs="Times New Roman"/>
          <w:color w:val="222222"/>
          <w:sz w:val="24"/>
          <w:szCs w:val="24"/>
          <w:lang w:val="en-US"/>
        </w:rPr>
        <w:t xml:space="preserve"> however</w:t>
      </w:r>
      <w:r w:rsidR="00B035EF">
        <w:rPr>
          <w:rFonts w:ascii="Times New Roman" w:eastAsia="Times New Roman" w:hAnsi="Times New Roman" w:cs="Times New Roman"/>
          <w:color w:val="222222"/>
          <w:sz w:val="24"/>
          <w:szCs w:val="24"/>
          <w:lang w:val="en-US"/>
        </w:rPr>
        <w:t>,</w:t>
      </w:r>
      <w:r w:rsidRPr="00256DE4">
        <w:rPr>
          <w:rFonts w:ascii="Times New Roman" w:eastAsia="Times New Roman" w:hAnsi="Times New Roman" w:cs="Times New Roman"/>
          <w:color w:val="222222"/>
          <w:sz w:val="24"/>
          <w:szCs w:val="24"/>
          <w:lang w:val="en-US"/>
        </w:rPr>
        <w:t xml:space="preserve"> </w:t>
      </w:r>
      <w:r w:rsidR="00194E62" w:rsidRPr="00256DE4">
        <w:rPr>
          <w:rFonts w:ascii="Times New Roman" w:eastAsia="Times New Roman" w:hAnsi="Times New Roman" w:cs="Times New Roman"/>
          <w:color w:val="222222"/>
          <w:sz w:val="24"/>
          <w:szCs w:val="24"/>
          <w:lang w:val="en-US"/>
        </w:rPr>
        <w:t xml:space="preserve">recent assessments have estimated lower recruitments providing some support for level 2. </w:t>
      </w:r>
    </w:p>
    <w:p w14:paraId="67D73D8D" w14:textId="6D67DFC2" w:rsidR="00194E62" w:rsidRPr="00256DE4" w:rsidRDefault="00194E62" w:rsidP="00406114">
      <w:pPr>
        <w:shd w:val="clear" w:color="auto" w:fill="FFFFFF"/>
        <w:jc w:val="both"/>
        <w:rPr>
          <w:rFonts w:ascii="Times New Roman" w:eastAsia="Times New Roman" w:hAnsi="Times New Roman" w:cs="Times New Roman"/>
          <w:color w:val="222222"/>
          <w:sz w:val="24"/>
          <w:szCs w:val="24"/>
          <w:lang w:val="en-US"/>
        </w:rPr>
      </w:pPr>
    </w:p>
    <w:p w14:paraId="45001860" w14:textId="644CAD26" w:rsidR="00194E62" w:rsidRDefault="00194E62" w:rsidP="00194E62">
      <w:pPr>
        <w:shd w:val="clear" w:color="auto" w:fill="FFFFFF"/>
        <w:jc w:val="both"/>
        <w:rPr>
          <w:rFonts w:ascii="Times New Roman" w:eastAsia="Times New Roman" w:hAnsi="Times New Roman" w:cs="Times New Roman"/>
          <w:color w:val="222222"/>
          <w:sz w:val="24"/>
          <w:szCs w:val="24"/>
          <w:lang w:val="en-US"/>
        </w:rPr>
      </w:pPr>
      <w:r w:rsidRPr="00256DE4">
        <w:rPr>
          <w:rFonts w:ascii="Times New Roman" w:eastAsia="Times New Roman" w:hAnsi="Times New Roman" w:cs="Times New Roman"/>
          <w:color w:val="222222"/>
          <w:sz w:val="24"/>
          <w:szCs w:val="24"/>
          <w:lang w:val="en-US"/>
        </w:rPr>
        <w:t>The rationale for</w:t>
      </w:r>
      <w:r w:rsidR="00B035EF">
        <w:rPr>
          <w:rFonts w:ascii="Times New Roman" w:eastAsia="Times New Roman" w:hAnsi="Times New Roman" w:cs="Times New Roman"/>
          <w:color w:val="222222"/>
          <w:sz w:val="24"/>
          <w:szCs w:val="24"/>
          <w:lang w:val="en-US"/>
        </w:rPr>
        <w:t xml:space="preserve"> Recruitment</w:t>
      </w:r>
      <w:r w:rsidRPr="00256DE4">
        <w:rPr>
          <w:rFonts w:ascii="Times New Roman" w:eastAsia="Times New Roman" w:hAnsi="Times New Roman" w:cs="Times New Roman"/>
          <w:color w:val="222222"/>
          <w:sz w:val="24"/>
          <w:szCs w:val="24"/>
          <w:lang w:val="en-US"/>
        </w:rPr>
        <w:t xml:space="preserve"> level </w:t>
      </w:r>
      <w:r w:rsidR="00B035EF">
        <w:rPr>
          <w:rFonts w:ascii="Times New Roman" w:eastAsia="Times New Roman" w:hAnsi="Times New Roman" w:cs="Times New Roman"/>
          <w:color w:val="222222"/>
          <w:sz w:val="24"/>
          <w:szCs w:val="24"/>
          <w:lang w:val="en-US"/>
        </w:rPr>
        <w:t>3</w:t>
      </w:r>
      <w:r w:rsidR="00B035EF" w:rsidRPr="00256DE4">
        <w:rPr>
          <w:rFonts w:ascii="Times New Roman" w:eastAsia="Times New Roman" w:hAnsi="Times New Roman" w:cs="Times New Roman"/>
          <w:color w:val="222222"/>
          <w:sz w:val="24"/>
          <w:szCs w:val="24"/>
          <w:lang w:val="en-US"/>
        </w:rPr>
        <w:t xml:space="preserve"> </w:t>
      </w:r>
      <w:r w:rsidRPr="00256DE4">
        <w:rPr>
          <w:rFonts w:ascii="Times New Roman" w:eastAsia="Times New Roman" w:hAnsi="Times New Roman" w:cs="Times New Roman"/>
          <w:color w:val="222222"/>
          <w:sz w:val="24"/>
          <w:szCs w:val="24"/>
          <w:lang w:val="en-US"/>
        </w:rPr>
        <w:t xml:space="preserve">in both stocks is that if recruitment shifts have occurred in the </w:t>
      </w:r>
      <w:proofErr w:type="gramStart"/>
      <w:r w:rsidRPr="00256DE4">
        <w:rPr>
          <w:rFonts w:ascii="Times New Roman" w:eastAsia="Times New Roman" w:hAnsi="Times New Roman" w:cs="Times New Roman"/>
          <w:color w:val="222222"/>
          <w:sz w:val="24"/>
          <w:szCs w:val="24"/>
          <w:lang w:val="en-US"/>
        </w:rPr>
        <w:t>past</w:t>
      </w:r>
      <w:proofErr w:type="gramEnd"/>
      <w:r w:rsidRPr="00256DE4">
        <w:rPr>
          <w:rFonts w:ascii="Times New Roman" w:eastAsia="Times New Roman" w:hAnsi="Times New Roman" w:cs="Times New Roman"/>
          <w:color w:val="222222"/>
          <w:sz w:val="24"/>
          <w:szCs w:val="24"/>
          <w:lang w:val="en-US"/>
        </w:rPr>
        <w:t xml:space="preserve"> they could occur in the future also.</w:t>
      </w:r>
    </w:p>
    <w:p w14:paraId="6C9B85C2" w14:textId="25676674" w:rsidR="00872598" w:rsidRDefault="00872598" w:rsidP="00194E62">
      <w:pPr>
        <w:shd w:val="clear" w:color="auto" w:fill="FFFFFF"/>
        <w:jc w:val="both"/>
        <w:rPr>
          <w:rFonts w:ascii="Times New Roman" w:eastAsia="Times New Roman" w:hAnsi="Times New Roman" w:cs="Times New Roman"/>
          <w:color w:val="222222"/>
          <w:sz w:val="24"/>
          <w:szCs w:val="24"/>
          <w:lang w:val="en-US"/>
        </w:rPr>
      </w:pPr>
    </w:p>
    <w:p w14:paraId="0AD2371A" w14:textId="22F6AB3D" w:rsidR="00872598" w:rsidRPr="00256DE4" w:rsidRDefault="00872598" w:rsidP="00194E62">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The alternative mixing scenario level B upweights the electronic tagging by a factor of 4 which leads to increased estimates of eastern fish mixing into the west area and reduced estimates of western fish mixing in to the east area. Originally alternative mixing scenarios were imposed by, for example, preventing western fish from moving to the East area or penalizing these movements. </w:t>
      </w:r>
      <w:proofErr w:type="gramStart"/>
      <w:r>
        <w:rPr>
          <w:rFonts w:ascii="Times New Roman" w:eastAsia="Times New Roman" w:hAnsi="Times New Roman" w:cs="Times New Roman"/>
          <w:color w:val="222222"/>
          <w:sz w:val="24"/>
          <w:szCs w:val="24"/>
          <w:lang w:val="en-US"/>
        </w:rPr>
        <w:t>However</w:t>
      </w:r>
      <w:proofErr w:type="gramEnd"/>
      <w:r>
        <w:rPr>
          <w:rFonts w:ascii="Times New Roman" w:eastAsia="Times New Roman" w:hAnsi="Times New Roman" w:cs="Times New Roman"/>
          <w:color w:val="222222"/>
          <w:sz w:val="24"/>
          <w:szCs w:val="24"/>
          <w:lang w:val="en-US"/>
        </w:rPr>
        <w:t xml:space="preserve"> these </w:t>
      </w:r>
      <w:proofErr w:type="spellStart"/>
      <w:r>
        <w:rPr>
          <w:rFonts w:ascii="Times New Roman" w:eastAsia="Times New Roman" w:hAnsi="Times New Roman" w:cs="Times New Roman"/>
          <w:color w:val="222222"/>
          <w:sz w:val="24"/>
          <w:szCs w:val="24"/>
          <w:lang w:val="en-US"/>
        </w:rPr>
        <w:t>penalites</w:t>
      </w:r>
      <w:proofErr w:type="spellEnd"/>
      <w:r>
        <w:rPr>
          <w:rFonts w:ascii="Times New Roman" w:eastAsia="Times New Roman" w:hAnsi="Times New Roman" w:cs="Times New Roman"/>
          <w:color w:val="222222"/>
          <w:sz w:val="24"/>
          <w:szCs w:val="24"/>
          <w:lang w:val="en-US"/>
        </w:rPr>
        <w:t xml:space="preserve"> and restrictions led to model instability which was solved by upweighting the electronic tag data which provided necessary contrast in the degree of western mixing</w:t>
      </w:r>
      <w:r w:rsidR="004765B9">
        <w:rPr>
          <w:rFonts w:ascii="Times New Roman" w:eastAsia="Times New Roman" w:hAnsi="Times New Roman" w:cs="Times New Roman"/>
          <w:color w:val="222222"/>
          <w:sz w:val="24"/>
          <w:szCs w:val="24"/>
          <w:lang w:val="en-US"/>
        </w:rPr>
        <w:t xml:space="preserve">. </w:t>
      </w:r>
      <w:r>
        <w:rPr>
          <w:rFonts w:ascii="Times New Roman" w:eastAsia="Times New Roman" w:hAnsi="Times New Roman" w:cs="Times New Roman"/>
          <w:color w:val="222222"/>
          <w:sz w:val="24"/>
          <w:szCs w:val="24"/>
          <w:lang w:val="en-US"/>
        </w:rPr>
        <w:t xml:space="preserve">  </w:t>
      </w:r>
    </w:p>
    <w:p w14:paraId="5C92574E" w14:textId="77777777" w:rsidR="00DB7946" w:rsidRPr="00256DE4" w:rsidRDefault="00DB7946" w:rsidP="001B61C4">
      <w:pPr>
        <w:shd w:val="clear" w:color="auto" w:fill="FFFFFF"/>
        <w:rPr>
          <w:rFonts w:ascii="Times New Roman" w:eastAsia="Times New Roman" w:hAnsi="Times New Roman" w:cs="Times New Roman"/>
          <w:sz w:val="24"/>
          <w:szCs w:val="24"/>
          <w:lang w:val="en-US"/>
        </w:rPr>
      </w:pPr>
      <w:r w:rsidRPr="00256DE4">
        <w:rPr>
          <w:rFonts w:ascii="Times New Roman" w:eastAsia="Times New Roman" w:hAnsi="Times New Roman" w:cs="Times New Roman"/>
          <w:color w:val="222222"/>
          <w:sz w:val="24"/>
          <w:szCs w:val="24"/>
          <w:lang w:val="en-US"/>
        </w:rPr>
        <w:t> </w:t>
      </w:r>
    </w:p>
    <w:p w14:paraId="752C3428" w14:textId="77777777" w:rsidR="007E218D" w:rsidRPr="00256DE4" w:rsidRDefault="00DB7946" w:rsidP="00406114">
      <w:pPr>
        <w:shd w:val="clear" w:color="auto" w:fill="FFFFFF"/>
        <w:rPr>
          <w:rFonts w:ascii="Times New Roman" w:eastAsia="Times New Roman" w:hAnsi="Times New Roman" w:cs="Times New Roman"/>
          <w:sz w:val="24"/>
          <w:szCs w:val="24"/>
          <w:lang w:val="en-US"/>
        </w:rPr>
      </w:pPr>
      <w:r w:rsidRPr="00256DE4">
        <w:rPr>
          <w:rFonts w:ascii="Times New Roman" w:eastAsia="Times New Roman" w:hAnsi="Times New Roman" w:cs="Times New Roman"/>
          <w:sz w:val="24"/>
          <w:szCs w:val="24"/>
          <w:u w:val="single"/>
          <w:lang w:val="en-US"/>
        </w:rPr>
        <w:t>Combinations for Reference Set</w:t>
      </w:r>
    </w:p>
    <w:p w14:paraId="3BD9E728" w14:textId="77777777" w:rsidR="00DB7946" w:rsidRPr="00256DE4" w:rsidRDefault="00DB7946" w:rsidP="001B61C4">
      <w:pPr>
        <w:shd w:val="clear" w:color="auto" w:fill="FFFFFF"/>
        <w:rPr>
          <w:rFonts w:ascii="Times New Roman" w:eastAsia="Times New Roman" w:hAnsi="Times New Roman" w:cs="Times New Roman"/>
          <w:sz w:val="24"/>
          <w:szCs w:val="24"/>
          <w:lang w:val="en-US"/>
        </w:rPr>
      </w:pPr>
      <w:r w:rsidRPr="00256DE4">
        <w:rPr>
          <w:rFonts w:ascii="Times New Roman" w:eastAsia="Times New Roman" w:hAnsi="Times New Roman" w:cs="Times New Roman"/>
          <w:sz w:val="24"/>
          <w:szCs w:val="24"/>
          <w:lang w:val="en-US"/>
        </w:rPr>
        <w:t> </w:t>
      </w:r>
    </w:p>
    <w:p w14:paraId="3185B07D" w14:textId="3EE9E8DA" w:rsidR="007E218D" w:rsidRPr="00256DE4" w:rsidRDefault="00DB7946" w:rsidP="00406114">
      <w:pPr>
        <w:shd w:val="clear" w:color="auto" w:fill="FFFFFF"/>
        <w:rPr>
          <w:rFonts w:ascii="Times New Roman" w:eastAsia="Times New Roman" w:hAnsi="Times New Roman" w:cs="Times New Roman"/>
          <w:sz w:val="24"/>
          <w:szCs w:val="24"/>
          <w:lang w:val="en-US"/>
        </w:rPr>
      </w:pPr>
      <w:r w:rsidRPr="00256DE4">
        <w:rPr>
          <w:rFonts w:ascii="Times New Roman" w:eastAsia="Times New Roman" w:hAnsi="Times New Roman" w:cs="Times New Roman"/>
          <w:sz w:val="24"/>
          <w:szCs w:val="24"/>
          <w:lang w:val="en-US"/>
        </w:rPr>
        <w:t xml:space="preserve">A full cross of (1, 2, 3) x (A, B) x (I, II), i.e. </w:t>
      </w:r>
      <w:r w:rsidR="007422F2">
        <w:rPr>
          <w:rFonts w:ascii="Times New Roman" w:eastAsia="Times New Roman" w:hAnsi="Times New Roman" w:cs="Times New Roman"/>
          <w:sz w:val="24"/>
          <w:szCs w:val="24"/>
          <w:lang w:val="en-US"/>
        </w:rPr>
        <w:t>1</w:t>
      </w:r>
      <w:r w:rsidR="004A3481" w:rsidRPr="00256DE4">
        <w:rPr>
          <w:rFonts w:ascii="Times New Roman" w:eastAsia="Times New Roman" w:hAnsi="Times New Roman" w:cs="Times New Roman"/>
          <w:sz w:val="24"/>
          <w:szCs w:val="24"/>
          <w:lang w:val="en-US"/>
        </w:rPr>
        <w:t>2</w:t>
      </w:r>
      <w:r w:rsidR="00CE0E46" w:rsidRPr="00256DE4">
        <w:rPr>
          <w:rFonts w:ascii="Times New Roman" w:eastAsia="Times New Roman" w:hAnsi="Times New Roman" w:cs="Times New Roman"/>
          <w:sz w:val="24"/>
          <w:szCs w:val="24"/>
          <w:lang w:val="en-US"/>
        </w:rPr>
        <w:t xml:space="preserve"> </w:t>
      </w:r>
      <w:r w:rsidRPr="00256DE4">
        <w:rPr>
          <w:rFonts w:ascii="Times New Roman" w:eastAsia="Times New Roman" w:hAnsi="Times New Roman" w:cs="Times New Roman"/>
          <w:sz w:val="24"/>
          <w:szCs w:val="24"/>
          <w:lang w:val="en-US"/>
        </w:rPr>
        <w:t xml:space="preserve">scenarios in </w:t>
      </w:r>
      <w:r w:rsidR="00010DD7" w:rsidRPr="00256DE4">
        <w:rPr>
          <w:rFonts w:ascii="Times New Roman" w:eastAsia="Times New Roman" w:hAnsi="Times New Roman" w:cs="Times New Roman"/>
          <w:sz w:val="24"/>
          <w:szCs w:val="24"/>
          <w:lang w:val="en-US"/>
        </w:rPr>
        <w:t>total</w:t>
      </w:r>
      <w:r w:rsidR="00357457" w:rsidRPr="00256DE4">
        <w:rPr>
          <w:rFonts w:ascii="Times New Roman" w:eastAsia="Times New Roman" w:hAnsi="Times New Roman" w:cs="Times New Roman"/>
          <w:sz w:val="24"/>
          <w:szCs w:val="24"/>
          <w:lang w:val="en-US"/>
        </w:rPr>
        <w:t xml:space="preserve"> (</w:t>
      </w:r>
      <w:r w:rsidR="007422F2">
        <w:rPr>
          <w:rFonts w:ascii="Times New Roman" w:eastAsia="Times New Roman" w:hAnsi="Times New Roman" w:cs="Times New Roman"/>
          <w:sz w:val="24"/>
          <w:szCs w:val="24"/>
          <w:lang w:val="en-US"/>
        </w:rPr>
        <w:t>8</w:t>
      </w:r>
      <w:r w:rsidR="007422F2" w:rsidRPr="00256DE4">
        <w:rPr>
          <w:rFonts w:ascii="Times New Roman" w:eastAsia="Times New Roman" w:hAnsi="Times New Roman" w:cs="Times New Roman"/>
          <w:sz w:val="24"/>
          <w:szCs w:val="24"/>
          <w:lang w:val="en-US"/>
        </w:rPr>
        <w:t xml:space="preserve"> </w:t>
      </w:r>
      <w:r w:rsidR="00357457" w:rsidRPr="00256DE4">
        <w:rPr>
          <w:rFonts w:ascii="Times New Roman" w:eastAsia="Times New Roman" w:hAnsi="Times New Roman" w:cs="Times New Roman"/>
          <w:sz w:val="24"/>
          <w:szCs w:val="24"/>
          <w:lang w:val="en-US"/>
        </w:rPr>
        <w:t>of which require OM fitting since Recruitment levels 1 and 3 differ only in projection</w:t>
      </w:r>
      <w:r w:rsidR="00B035EF">
        <w:rPr>
          <w:rFonts w:ascii="Times New Roman" w:eastAsia="Times New Roman" w:hAnsi="Times New Roman" w:cs="Times New Roman"/>
          <w:sz w:val="24"/>
          <w:szCs w:val="24"/>
          <w:lang w:val="en-US"/>
        </w:rPr>
        <w:t xml:space="preserve"> years</w:t>
      </w:r>
      <w:r w:rsidR="00357457" w:rsidRPr="00256DE4">
        <w:rPr>
          <w:rFonts w:ascii="Times New Roman" w:eastAsia="Times New Roman" w:hAnsi="Times New Roman" w:cs="Times New Roman"/>
          <w:sz w:val="24"/>
          <w:szCs w:val="24"/>
          <w:lang w:val="en-US"/>
        </w:rPr>
        <w:t>)</w:t>
      </w:r>
      <w:r w:rsidR="00FA4442" w:rsidRPr="00256DE4">
        <w:rPr>
          <w:rFonts w:ascii="Times New Roman" w:eastAsia="Times New Roman" w:hAnsi="Times New Roman" w:cs="Times New Roman"/>
          <w:sz w:val="24"/>
          <w:szCs w:val="24"/>
          <w:lang w:val="en-US"/>
        </w:rPr>
        <w:t>.</w:t>
      </w:r>
    </w:p>
    <w:p w14:paraId="70D085C5" w14:textId="77777777" w:rsidR="007E218D" w:rsidRPr="00256DE4" w:rsidRDefault="007E218D" w:rsidP="00406114">
      <w:pPr>
        <w:shd w:val="clear" w:color="auto" w:fill="FFFFFF"/>
        <w:rPr>
          <w:rFonts w:ascii="Times New Roman" w:eastAsia="Times New Roman" w:hAnsi="Times New Roman" w:cs="Times New Roman"/>
          <w:sz w:val="24"/>
          <w:szCs w:val="24"/>
          <w:lang w:val="en-US"/>
        </w:rPr>
      </w:pPr>
    </w:p>
    <w:p w14:paraId="0AA8D905" w14:textId="2C6A17C1" w:rsidR="007E218D" w:rsidRPr="00256DE4" w:rsidRDefault="00FA4442" w:rsidP="00406114">
      <w:pPr>
        <w:shd w:val="clear" w:color="auto" w:fill="FFFFFF"/>
        <w:rPr>
          <w:rFonts w:ascii="Times New Roman" w:eastAsia="Times New Roman" w:hAnsi="Times New Roman" w:cs="Times New Roman"/>
          <w:sz w:val="24"/>
          <w:szCs w:val="24"/>
          <w:lang w:val="en-US"/>
        </w:rPr>
      </w:pPr>
      <w:r w:rsidRPr="00256DE4">
        <w:rPr>
          <w:rFonts w:ascii="Times New Roman" w:eastAsia="Times New Roman" w:hAnsi="Times New Roman" w:cs="Times New Roman"/>
          <w:sz w:val="24"/>
          <w:szCs w:val="24"/>
          <w:lang w:val="en-US"/>
        </w:rPr>
        <w:t xml:space="preserve">Discussion will be required regarding whether, in addition to considering results for each of these scenarios individually, they should also be considered for all scenarios in combination, and if </w:t>
      </w:r>
      <w:proofErr w:type="gramStart"/>
      <w:r w:rsidRPr="00256DE4">
        <w:rPr>
          <w:rFonts w:ascii="Times New Roman" w:eastAsia="Times New Roman" w:hAnsi="Times New Roman" w:cs="Times New Roman"/>
          <w:sz w:val="24"/>
          <w:szCs w:val="24"/>
          <w:lang w:val="en-US"/>
        </w:rPr>
        <w:t>so</w:t>
      </w:r>
      <w:proofErr w:type="gramEnd"/>
      <w:r w:rsidRPr="00256DE4">
        <w:rPr>
          <w:rFonts w:ascii="Times New Roman" w:eastAsia="Times New Roman" w:hAnsi="Times New Roman" w:cs="Times New Roman"/>
          <w:sz w:val="24"/>
          <w:szCs w:val="24"/>
          <w:lang w:val="en-US"/>
        </w:rPr>
        <w:t xml:space="preserve"> how the scenarios should be weighted (if at all) in such a combination.</w:t>
      </w:r>
    </w:p>
    <w:p w14:paraId="7D1E084C" w14:textId="3A37B095" w:rsidR="00332244" w:rsidRDefault="00332244" w:rsidP="00406114">
      <w:pPr>
        <w:shd w:val="clear" w:color="auto" w:fill="FFFFFF"/>
        <w:rPr>
          <w:rFonts w:ascii="Times New Roman" w:eastAsia="Times New Roman" w:hAnsi="Times New Roman" w:cs="Times New Roman"/>
          <w:sz w:val="24"/>
          <w:szCs w:val="24"/>
          <w:lang w:val="en-US"/>
        </w:rPr>
      </w:pPr>
    </w:p>
    <w:p w14:paraId="057E2025" w14:textId="50791360" w:rsidR="00723654" w:rsidRPr="00256DE4" w:rsidRDefault="00723654"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Table 9.2. The factorial design and labelling of the reference set operating models</w:t>
      </w:r>
    </w:p>
    <w:tbl>
      <w:tblPr>
        <w:tblStyle w:val="TableGrid"/>
        <w:tblW w:w="0" w:type="auto"/>
        <w:tblLook w:val="04A0" w:firstRow="1" w:lastRow="0" w:firstColumn="1" w:lastColumn="0" w:noHBand="0" w:noVBand="1"/>
      </w:tblPr>
      <w:tblGrid>
        <w:gridCol w:w="2547"/>
        <w:gridCol w:w="791"/>
        <w:gridCol w:w="835"/>
        <w:gridCol w:w="20"/>
        <w:gridCol w:w="855"/>
        <w:gridCol w:w="943"/>
        <w:gridCol w:w="20"/>
      </w:tblGrid>
      <w:tr w:rsidR="00F33D6D" w:rsidRPr="00752BF3" w14:paraId="3E010A36" w14:textId="7F4ADF1A" w:rsidTr="008B446F">
        <w:trPr>
          <w:gridAfter w:val="1"/>
          <w:wAfter w:w="20" w:type="dxa"/>
        </w:trPr>
        <w:tc>
          <w:tcPr>
            <w:tcW w:w="2547" w:type="dxa"/>
          </w:tcPr>
          <w:p w14:paraId="7F536B44" w14:textId="1B0885F6" w:rsidR="00F33D6D" w:rsidRPr="008B446F" w:rsidRDefault="00F33D6D" w:rsidP="00D84C94">
            <w:pPr>
              <w:jc w:val="right"/>
              <w:rPr>
                <w:rFonts w:ascii="Times New Roman" w:eastAsia="Times New Roman" w:hAnsi="Times New Roman" w:cs="Times New Roman"/>
                <w:b/>
                <w:lang w:val="en-US"/>
              </w:rPr>
            </w:pPr>
            <w:r w:rsidRPr="008B446F">
              <w:rPr>
                <w:rFonts w:ascii="Times New Roman" w:eastAsia="Times New Roman" w:hAnsi="Times New Roman" w:cs="Times New Roman"/>
                <w:b/>
                <w:lang w:val="en-US"/>
              </w:rPr>
              <w:t>Mixing</w:t>
            </w:r>
          </w:p>
        </w:tc>
        <w:tc>
          <w:tcPr>
            <w:tcW w:w="1071" w:type="dxa"/>
            <w:gridSpan w:val="2"/>
            <w:vAlign w:val="center"/>
          </w:tcPr>
          <w:p w14:paraId="494DD107" w14:textId="4755BA11" w:rsidR="00F33D6D" w:rsidRPr="008B446F" w:rsidRDefault="00F33D6D" w:rsidP="00D84C94">
            <w:pPr>
              <w:jc w:val="center"/>
              <w:rPr>
                <w:rFonts w:ascii="Times New Roman" w:eastAsia="Times New Roman" w:hAnsi="Times New Roman" w:cs="Times New Roman"/>
                <w:b/>
                <w:lang w:val="en-US"/>
              </w:rPr>
            </w:pPr>
            <w:r w:rsidRPr="008B446F">
              <w:rPr>
                <w:rFonts w:ascii="Times New Roman" w:eastAsia="Times New Roman" w:hAnsi="Times New Roman" w:cs="Times New Roman"/>
                <w:b/>
                <w:lang w:val="en-US"/>
              </w:rPr>
              <w:t>I</w:t>
            </w:r>
          </w:p>
        </w:tc>
        <w:tc>
          <w:tcPr>
            <w:tcW w:w="1818" w:type="dxa"/>
            <w:gridSpan w:val="3"/>
            <w:vAlign w:val="center"/>
          </w:tcPr>
          <w:p w14:paraId="705BC0A4" w14:textId="4A68B897" w:rsidR="00F33D6D" w:rsidRPr="008B446F" w:rsidRDefault="00F33D6D" w:rsidP="00D84C94">
            <w:pPr>
              <w:jc w:val="center"/>
              <w:rPr>
                <w:rFonts w:ascii="Times New Roman" w:eastAsia="Times New Roman" w:hAnsi="Times New Roman" w:cs="Times New Roman"/>
                <w:b/>
                <w:lang w:val="en-US"/>
              </w:rPr>
            </w:pPr>
            <w:r w:rsidRPr="008B446F">
              <w:rPr>
                <w:rFonts w:ascii="Times New Roman" w:eastAsia="Times New Roman" w:hAnsi="Times New Roman" w:cs="Times New Roman"/>
                <w:b/>
                <w:lang w:val="en-US"/>
              </w:rPr>
              <w:t>II</w:t>
            </w:r>
          </w:p>
        </w:tc>
      </w:tr>
      <w:tr w:rsidR="00F33D6D" w:rsidRPr="00752BF3" w14:paraId="20398B8B" w14:textId="77777777" w:rsidTr="008B446F">
        <w:tc>
          <w:tcPr>
            <w:tcW w:w="2547" w:type="dxa"/>
          </w:tcPr>
          <w:p w14:paraId="45EC716D" w14:textId="7F3C8C62" w:rsidR="00F33D6D" w:rsidRPr="008B446F" w:rsidRDefault="00F33D6D" w:rsidP="00D84C94">
            <w:pPr>
              <w:jc w:val="right"/>
              <w:rPr>
                <w:rFonts w:ascii="Times New Roman" w:eastAsia="Times New Roman" w:hAnsi="Times New Roman" w:cs="Times New Roman"/>
                <w:b/>
                <w:lang w:val="en-US"/>
              </w:rPr>
            </w:pPr>
            <w:r w:rsidRPr="008B446F">
              <w:rPr>
                <w:rFonts w:ascii="Times New Roman" w:eastAsia="Times New Roman" w:hAnsi="Times New Roman" w:cs="Times New Roman"/>
                <w:b/>
                <w:lang w:val="en-US"/>
              </w:rPr>
              <w:t xml:space="preserve">Spawn. Frac. / </w:t>
            </w:r>
            <w:proofErr w:type="gramStart"/>
            <w:r w:rsidRPr="008B446F">
              <w:rPr>
                <w:rFonts w:ascii="Times New Roman" w:eastAsia="Times New Roman" w:hAnsi="Times New Roman" w:cs="Times New Roman"/>
                <w:b/>
                <w:lang w:val="en-US"/>
              </w:rPr>
              <w:t>M :</w:t>
            </w:r>
            <w:proofErr w:type="gramEnd"/>
          </w:p>
        </w:tc>
        <w:tc>
          <w:tcPr>
            <w:tcW w:w="236" w:type="dxa"/>
          </w:tcPr>
          <w:p w14:paraId="1AC840A3" w14:textId="3BCCE5B0" w:rsidR="00F33D6D" w:rsidRPr="008B446F" w:rsidRDefault="00F33D6D" w:rsidP="00D84C94">
            <w:pPr>
              <w:jc w:val="center"/>
              <w:rPr>
                <w:rFonts w:ascii="Times New Roman" w:eastAsia="Times New Roman" w:hAnsi="Times New Roman" w:cs="Times New Roman"/>
                <w:b/>
                <w:lang w:val="en-US"/>
              </w:rPr>
            </w:pPr>
            <w:r w:rsidRPr="008B446F">
              <w:rPr>
                <w:rFonts w:ascii="Times New Roman" w:eastAsia="Times New Roman" w:hAnsi="Times New Roman" w:cs="Times New Roman"/>
                <w:b/>
                <w:lang w:val="en-US"/>
              </w:rPr>
              <w:t>A</w:t>
            </w:r>
          </w:p>
        </w:tc>
        <w:tc>
          <w:tcPr>
            <w:tcW w:w="855" w:type="dxa"/>
            <w:gridSpan w:val="2"/>
          </w:tcPr>
          <w:p w14:paraId="0F645F1F" w14:textId="59546099" w:rsidR="00F33D6D" w:rsidRPr="008B446F" w:rsidRDefault="00F33D6D" w:rsidP="00D84C94">
            <w:pPr>
              <w:jc w:val="center"/>
              <w:rPr>
                <w:rFonts w:ascii="Times New Roman" w:eastAsia="Times New Roman" w:hAnsi="Times New Roman" w:cs="Times New Roman"/>
                <w:b/>
                <w:lang w:val="en-US"/>
              </w:rPr>
            </w:pPr>
            <w:r w:rsidRPr="008B446F">
              <w:rPr>
                <w:rFonts w:ascii="Times New Roman" w:eastAsia="Times New Roman" w:hAnsi="Times New Roman" w:cs="Times New Roman"/>
                <w:b/>
                <w:lang w:val="en-US"/>
              </w:rPr>
              <w:t>B</w:t>
            </w:r>
          </w:p>
        </w:tc>
        <w:tc>
          <w:tcPr>
            <w:tcW w:w="855" w:type="dxa"/>
          </w:tcPr>
          <w:p w14:paraId="18A1DAB1" w14:textId="4BD39984" w:rsidR="00F33D6D" w:rsidRPr="008B446F" w:rsidRDefault="00F33D6D" w:rsidP="00D84C94">
            <w:pPr>
              <w:jc w:val="center"/>
              <w:rPr>
                <w:rFonts w:ascii="Times New Roman" w:eastAsia="Times New Roman" w:hAnsi="Times New Roman" w:cs="Times New Roman"/>
                <w:b/>
                <w:lang w:val="en-US"/>
              </w:rPr>
            </w:pPr>
            <w:r w:rsidRPr="008B446F">
              <w:rPr>
                <w:rFonts w:ascii="Times New Roman" w:eastAsia="Times New Roman" w:hAnsi="Times New Roman" w:cs="Times New Roman"/>
                <w:b/>
                <w:lang w:val="en-US"/>
              </w:rPr>
              <w:t>A</w:t>
            </w:r>
          </w:p>
        </w:tc>
        <w:tc>
          <w:tcPr>
            <w:tcW w:w="963" w:type="dxa"/>
            <w:gridSpan w:val="2"/>
          </w:tcPr>
          <w:p w14:paraId="144F7525" w14:textId="6F9125A6" w:rsidR="00F33D6D" w:rsidRPr="008B446F" w:rsidRDefault="00F33D6D" w:rsidP="00D84C94">
            <w:pPr>
              <w:jc w:val="center"/>
              <w:rPr>
                <w:rFonts w:ascii="Times New Roman" w:eastAsia="Times New Roman" w:hAnsi="Times New Roman" w:cs="Times New Roman"/>
                <w:b/>
                <w:lang w:val="en-US"/>
              </w:rPr>
            </w:pPr>
            <w:r w:rsidRPr="008B446F">
              <w:rPr>
                <w:rFonts w:ascii="Times New Roman" w:eastAsia="Times New Roman" w:hAnsi="Times New Roman" w:cs="Times New Roman"/>
                <w:b/>
                <w:lang w:val="en-US"/>
              </w:rPr>
              <w:t>B</w:t>
            </w:r>
          </w:p>
        </w:tc>
      </w:tr>
      <w:tr w:rsidR="00F33D6D" w:rsidRPr="00752BF3" w14:paraId="2FE353D2" w14:textId="0DA163D0" w:rsidTr="008B446F">
        <w:trPr>
          <w:trHeight w:val="432"/>
        </w:trPr>
        <w:tc>
          <w:tcPr>
            <w:tcW w:w="2547" w:type="dxa"/>
            <w:vAlign w:val="center"/>
          </w:tcPr>
          <w:p w14:paraId="74BAAF99" w14:textId="1B077396" w:rsidR="00F33D6D" w:rsidRPr="008B446F" w:rsidRDefault="00F33D6D" w:rsidP="00D84C94">
            <w:pPr>
              <w:rPr>
                <w:rFonts w:ascii="Times New Roman" w:eastAsia="Times New Roman" w:hAnsi="Times New Roman" w:cs="Times New Roman"/>
                <w:b/>
                <w:lang w:val="en-US"/>
              </w:rPr>
            </w:pPr>
            <w:r w:rsidRPr="008B446F">
              <w:rPr>
                <w:rFonts w:ascii="Times New Roman" w:eastAsia="Times New Roman" w:hAnsi="Times New Roman" w:cs="Times New Roman"/>
                <w:b/>
                <w:lang w:val="en-US"/>
              </w:rPr>
              <w:t>Recruitment:         1</w:t>
            </w:r>
          </w:p>
        </w:tc>
        <w:tc>
          <w:tcPr>
            <w:tcW w:w="236" w:type="dxa"/>
            <w:vAlign w:val="center"/>
          </w:tcPr>
          <w:p w14:paraId="38EF81FC" w14:textId="7276163C" w:rsidR="00F33D6D" w:rsidRPr="008B446F" w:rsidRDefault="00F33D6D" w:rsidP="00D84C94">
            <w:pPr>
              <w:jc w:val="center"/>
              <w:rPr>
                <w:rFonts w:ascii="Times New Roman" w:eastAsia="Times New Roman" w:hAnsi="Times New Roman" w:cs="Times New Roman"/>
                <w:lang w:val="en-US"/>
              </w:rPr>
            </w:pPr>
            <w:r w:rsidRPr="008B446F">
              <w:rPr>
                <w:rFonts w:ascii="Times New Roman" w:eastAsia="Times New Roman" w:hAnsi="Times New Roman" w:cs="Times New Roman"/>
                <w:lang w:val="en-US"/>
              </w:rPr>
              <w:t>OM_1</w:t>
            </w:r>
          </w:p>
        </w:tc>
        <w:tc>
          <w:tcPr>
            <w:tcW w:w="855" w:type="dxa"/>
            <w:gridSpan w:val="2"/>
            <w:vAlign w:val="center"/>
          </w:tcPr>
          <w:p w14:paraId="575A6EB2" w14:textId="12934F12" w:rsidR="00F33D6D" w:rsidRPr="008B446F" w:rsidRDefault="00F33D6D" w:rsidP="00D84C94">
            <w:pPr>
              <w:jc w:val="center"/>
              <w:rPr>
                <w:rFonts w:ascii="Times New Roman" w:eastAsia="Times New Roman" w:hAnsi="Times New Roman" w:cs="Times New Roman"/>
                <w:lang w:val="en-US"/>
              </w:rPr>
            </w:pPr>
            <w:r w:rsidRPr="008B446F">
              <w:rPr>
                <w:rFonts w:ascii="Times New Roman" w:eastAsia="Times New Roman" w:hAnsi="Times New Roman" w:cs="Times New Roman"/>
                <w:lang w:val="en-US"/>
              </w:rPr>
              <w:t>OM_4</w:t>
            </w:r>
          </w:p>
        </w:tc>
        <w:tc>
          <w:tcPr>
            <w:tcW w:w="855" w:type="dxa"/>
            <w:vAlign w:val="center"/>
          </w:tcPr>
          <w:p w14:paraId="43558DD0" w14:textId="091D9254" w:rsidR="00F33D6D" w:rsidRPr="008B446F" w:rsidRDefault="00F33D6D" w:rsidP="00D84C94">
            <w:pPr>
              <w:jc w:val="center"/>
              <w:rPr>
                <w:rFonts w:ascii="Times New Roman" w:eastAsia="Times New Roman" w:hAnsi="Times New Roman" w:cs="Times New Roman"/>
                <w:lang w:val="en-US"/>
              </w:rPr>
            </w:pPr>
            <w:r w:rsidRPr="008B446F">
              <w:rPr>
                <w:rFonts w:ascii="Times New Roman" w:eastAsia="Times New Roman" w:hAnsi="Times New Roman" w:cs="Times New Roman"/>
                <w:lang w:val="en-US"/>
              </w:rPr>
              <w:t>OM_7</w:t>
            </w:r>
          </w:p>
        </w:tc>
        <w:tc>
          <w:tcPr>
            <w:tcW w:w="963" w:type="dxa"/>
            <w:gridSpan w:val="2"/>
            <w:vAlign w:val="center"/>
          </w:tcPr>
          <w:p w14:paraId="442E34A9" w14:textId="34A68418" w:rsidR="00F33D6D" w:rsidRPr="008B446F" w:rsidRDefault="00F33D6D" w:rsidP="00D84C94">
            <w:pPr>
              <w:jc w:val="center"/>
              <w:rPr>
                <w:rFonts w:ascii="Times New Roman" w:eastAsia="Times New Roman" w:hAnsi="Times New Roman" w:cs="Times New Roman"/>
                <w:lang w:val="en-US"/>
              </w:rPr>
            </w:pPr>
            <w:r w:rsidRPr="008B446F">
              <w:rPr>
                <w:rFonts w:ascii="Times New Roman" w:eastAsia="Times New Roman" w:hAnsi="Times New Roman" w:cs="Times New Roman"/>
                <w:lang w:val="en-US"/>
              </w:rPr>
              <w:t>OM_10</w:t>
            </w:r>
          </w:p>
        </w:tc>
      </w:tr>
      <w:tr w:rsidR="00F33D6D" w:rsidRPr="00752BF3" w14:paraId="7731AF83" w14:textId="3225A37B" w:rsidTr="008B446F">
        <w:trPr>
          <w:trHeight w:val="432"/>
        </w:trPr>
        <w:tc>
          <w:tcPr>
            <w:tcW w:w="2547" w:type="dxa"/>
            <w:vAlign w:val="center"/>
          </w:tcPr>
          <w:p w14:paraId="3F136486" w14:textId="5BADE3FF" w:rsidR="00F33D6D" w:rsidRPr="008B446F" w:rsidRDefault="00F33D6D" w:rsidP="00D84C94">
            <w:pPr>
              <w:rPr>
                <w:rFonts w:ascii="Times New Roman" w:eastAsia="Times New Roman" w:hAnsi="Times New Roman" w:cs="Times New Roman"/>
                <w:b/>
                <w:lang w:val="en-US"/>
              </w:rPr>
            </w:pPr>
            <w:r w:rsidRPr="008B446F">
              <w:rPr>
                <w:rFonts w:ascii="Times New Roman" w:eastAsia="Times New Roman" w:hAnsi="Times New Roman" w:cs="Times New Roman"/>
                <w:b/>
                <w:lang w:val="en-US"/>
              </w:rPr>
              <w:t>Recruitment:         2</w:t>
            </w:r>
          </w:p>
        </w:tc>
        <w:tc>
          <w:tcPr>
            <w:tcW w:w="236" w:type="dxa"/>
            <w:vAlign w:val="center"/>
          </w:tcPr>
          <w:p w14:paraId="66043C39" w14:textId="36CC2542" w:rsidR="00F33D6D" w:rsidRPr="008B446F" w:rsidRDefault="00F33D6D" w:rsidP="00D84C94">
            <w:pPr>
              <w:jc w:val="center"/>
              <w:rPr>
                <w:rFonts w:ascii="Times New Roman" w:eastAsia="Times New Roman" w:hAnsi="Times New Roman" w:cs="Times New Roman"/>
                <w:lang w:val="en-US"/>
              </w:rPr>
            </w:pPr>
            <w:r w:rsidRPr="008B446F">
              <w:rPr>
                <w:rFonts w:ascii="Times New Roman" w:eastAsia="Times New Roman" w:hAnsi="Times New Roman" w:cs="Times New Roman"/>
                <w:lang w:val="en-US"/>
              </w:rPr>
              <w:t>OM_2</w:t>
            </w:r>
          </w:p>
        </w:tc>
        <w:tc>
          <w:tcPr>
            <w:tcW w:w="855" w:type="dxa"/>
            <w:gridSpan w:val="2"/>
            <w:vAlign w:val="center"/>
          </w:tcPr>
          <w:p w14:paraId="4B8744DA" w14:textId="1BD9FA3C" w:rsidR="00F33D6D" w:rsidRPr="008B446F" w:rsidRDefault="00F33D6D" w:rsidP="00D84C94">
            <w:pPr>
              <w:jc w:val="center"/>
              <w:rPr>
                <w:rFonts w:ascii="Times New Roman" w:eastAsia="Times New Roman" w:hAnsi="Times New Roman" w:cs="Times New Roman"/>
                <w:lang w:val="en-US"/>
              </w:rPr>
            </w:pPr>
            <w:r w:rsidRPr="008B446F">
              <w:rPr>
                <w:rFonts w:ascii="Times New Roman" w:eastAsia="Times New Roman" w:hAnsi="Times New Roman" w:cs="Times New Roman"/>
                <w:lang w:val="en-US"/>
              </w:rPr>
              <w:t>OM_5</w:t>
            </w:r>
          </w:p>
        </w:tc>
        <w:tc>
          <w:tcPr>
            <w:tcW w:w="855" w:type="dxa"/>
            <w:vAlign w:val="center"/>
          </w:tcPr>
          <w:p w14:paraId="1F69397C" w14:textId="5CF5D0B0" w:rsidR="00F33D6D" w:rsidRPr="008B446F" w:rsidRDefault="00F33D6D" w:rsidP="00D84C94">
            <w:pPr>
              <w:jc w:val="center"/>
              <w:rPr>
                <w:rFonts w:ascii="Times New Roman" w:eastAsia="Times New Roman" w:hAnsi="Times New Roman" w:cs="Times New Roman"/>
                <w:lang w:val="en-US"/>
              </w:rPr>
            </w:pPr>
            <w:r w:rsidRPr="008B446F">
              <w:rPr>
                <w:rFonts w:ascii="Times New Roman" w:eastAsia="Times New Roman" w:hAnsi="Times New Roman" w:cs="Times New Roman"/>
                <w:lang w:val="en-US"/>
              </w:rPr>
              <w:t>OM_8</w:t>
            </w:r>
          </w:p>
        </w:tc>
        <w:tc>
          <w:tcPr>
            <w:tcW w:w="963" w:type="dxa"/>
            <w:gridSpan w:val="2"/>
            <w:vAlign w:val="center"/>
          </w:tcPr>
          <w:p w14:paraId="22CF1F2B" w14:textId="4DE437D4" w:rsidR="00F33D6D" w:rsidRPr="008B446F" w:rsidRDefault="00F33D6D" w:rsidP="00D84C94">
            <w:pPr>
              <w:jc w:val="center"/>
              <w:rPr>
                <w:rFonts w:ascii="Times New Roman" w:eastAsia="Times New Roman" w:hAnsi="Times New Roman" w:cs="Times New Roman"/>
                <w:lang w:val="en-US"/>
              </w:rPr>
            </w:pPr>
            <w:r w:rsidRPr="008B446F">
              <w:rPr>
                <w:rFonts w:ascii="Times New Roman" w:eastAsia="Times New Roman" w:hAnsi="Times New Roman" w:cs="Times New Roman"/>
                <w:lang w:val="en-US"/>
              </w:rPr>
              <w:t>OM_11</w:t>
            </w:r>
          </w:p>
        </w:tc>
      </w:tr>
      <w:tr w:rsidR="00F33D6D" w:rsidRPr="00752BF3" w14:paraId="53056453" w14:textId="5E9C5A2A" w:rsidTr="008B446F">
        <w:trPr>
          <w:trHeight w:val="432"/>
        </w:trPr>
        <w:tc>
          <w:tcPr>
            <w:tcW w:w="2547" w:type="dxa"/>
            <w:vAlign w:val="center"/>
          </w:tcPr>
          <w:p w14:paraId="48273ED5" w14:textId="149367DB" w:rsidR="00F33D6D" w:rsidRPr="008B446F" w:rsidRDefault="00F33D6D" w:rsidP="00D84C94">
            <w:pPr>
              <w:rPr>
                <w:rFonts w:ascii="Times New Roman" w:eastAsia="Times New Roman" w:hAnsi="Times New Roman" w:cs="Times New Roman"/>
                <w:b/>
                <w:lang w:val="en-US"/>
              </w:rPr>
            </w:pPr>
            <w:r w:rsidRPr="008B446F">
              <w:rPr>
                <w:rFonts w:ascii="Times New Roman" w:eastAsia="Times New Roman" w:hAnsi="Times New Roman" w:cs="Times New Roman"/>
                <w:b/>
                <w:lang w:val="en-US"/>
              </w:rPr>
              <w:t>Recruitment:         3</w:t>
            </w:r>
          </w:p>
        </w:tc>
        <w:tc>
          <w:tcPr>
            <w:tcW w:w="236" w:type="dxa"/>
            <w:vAlign w:val="center"/>
          </w:tcPr>
          <w:p w14:paraId="24A2502A" w14:textId="0C43187F" w:rsidR="00F33D6D" w:rsidRPr="008B446F" w:rsidRDefault="00F33D6D" w:rsidP="00D84C94">
            <w:pPr>
              <w:jc w:val="center"/>
              <w:rPr>
                <w:rFonts w:ascii="Times New Roman" w:eastAsia="Times New Roman" w:hAnsi="Times New Roman" w:cs="Times New Roman"/>
                <w:lang w:val="en-US"/>
              </w:rPr>
            </w:pPr>
            <w:r w:rsidRPr="008B446F">
              <w:rPr>
                <w:rFonts w:ascii="Times New Roman" w:eastAsia="Times New Roman" w:hAnsi="Times New Roman" w:cs="Times New Roman"/>
                <w:lang w:val="en-US"/>
              </w:rPr>
              <w:t>OM_3</w:t>
            </w:r>
          </w:p>
        </w:tc>
        <w:tc>
          <w:tcPr>
            <w:tcW w:w="855" w:type="dxa"/>
            <w:gridSpan w:val="2"/>
            <w:vAlign w:val="center"/>
          </w:tcPr>
          <w:p w14:paraId="01EA2C7C" w14:textId="43F305AC" w:rsidR="00F33D6D" w:rsidRPr="008B446F" w:rsidRDefault="00F33D6D" w:rsidP="00D84C94">
            <w:pPr>
              <w:jc w:val="center"/>
              <w:rPr>
                <w:rFonts w:ascii="Times New Roman" w:eastAsia="Times New Roman" w:hAnsi="Times New Roman" w:cs="Times New Roman"/>
                <w:lang w:val="en-US"/>
              </w:rPr>
            </w:pPr>
            <w:r w:rsidRPr="008B446F">
              <w:rPr>
                <w:rFonts w:ascii="Times New Roman" w:eastAsia="Times New Roman" w:hAnsi="Times New Roman" w:cs="Times New Roman"/>
                <w:lang w:val="en-US"/>
              </w:rPr>
              <w:t>OM_6</w:t>
            </w:r>
          </w:p>
        </w:tc>
        <w:tc>
          <w:tcPr>
            <w:tcW w:w="855" w:type="dxa"/>
            <w:vAlign w:val="center"/>
          </w:tcPr>
          <w:p w14:paraId="0FB940A1" w14:textId="23AA3775" w:rsidR="00F33D6D" w:rsidRPr="008B446F" w:rsidRDefault="00F33D6D" w:rsidP="00D84C94">
            <w:pPr>
              <w:jc w:val="center"/>
              <w:rPr>
                <w:rFonts w:ascii="Times New Roman" w:eastAsia="Times New Roman" w:hAnsi="Times New Roman" w:cs="Times New Roman"/>
                <w:lang w:val="en-US"/>
              </w:rPr>
            </w:pPr>
            <w:r w:rsidRPr="008B446F">
              <w:rPr>
                <w:rFonts w:ascii="Times New Roman" w:eastAsia="Times New Roman" w:hAnsi="Times New Roman" w:cs="Times New Roman"/>
                <w:lang w:val="en-US"/>
              </w:rPr>
              <w:t>OM_9</w:t>
            </w:r>
          </w:p>
        </w:tc>
        <w:tc>
          <w:tcPr>
            <w:tcW w:w="963" w:type="dxa"/>
            <w:gridSpan w:val="2"/>
            <w:vAlign w:val="center"/>
          </w:tcPr>
          <w:p w14:paraId="50F12114" w14:textId="1327BDA1" w:rsidR="00F33D6D" w:rsidRPr="008B446F" w:rsidRDefault="00F33D6D" w:rsidP="00D84C94">
            <w:pPr>
              <w:jc w:val="center"/>
              <w:rPr>
                <w:rFonts w:ascii="Times New Roman" w:eastAsia="Times New Roman" w:hAnsi="Times New Roman" w:cs="Times New Roman"/>
                <w:lang w:val="en-US"/>
              </w:rPr>
            </w:pPr>
            <w:r w:rsidRPr="008B446F">
              <w:rPr>
                <w:rFonts w:ascii="Times New Roman" w:eastAsia="Times New Roman" w:hAnsi="Times New Roman" w:cs="Times New Roman"/>
                <w:lang w:val="en-US"/>
              </w:rPr>
              <w:t>OM_12</w:t>
            </w:r>
          </w:p>
        </w:tc>
      </w:tr>
    </w:tbl>
    <w:p w14:paraId="006F83DE" w14:textId="197B87C7" w:rsidR="00332244" w:rsidRPr="00256DE4" w:rsidRDefault="00332244" w:rsidP="00406114">
      <w:pPr>
        <w:shd w:val="clear" w:color="auto" w:fill="FFFFFF"/>
        <w:rPr>
          <w:rFonts w:ascii="Times New Roman" w:eastAsia="Times New Roman" w:hAnsi="Times New Roman" w:cs="Times New Roman"/>
          <w:sz w:val="24"/>
          <w:szCs w:val="24"/>
          <w:lang w:val="en-US"/>
        </w:rPr>
      </w:pPr>
    </w:p>
    <w:p w14:paraId="60E31C6F" w14:textId="77777777" w:rsidR="00332244" w:rsidRPr="00256DE4" w:rsidRDefault="00332244" w:rsidP="00406114">
      <w:pPr>
        <w:shd w:val="clear" w:color="auto" w:fill="FFFFFF"/>
        <w:rPr>
          <w:rFonts w:ascii="Times New Roman" w:eastAsia="Times New Roman" w:hAnsi="Times New Roman" w:cs="Times New Roman"/>
          <w:sz w:val="24"/>
          <w:szCs w:val="24"/>
          <w:lang w:val="en-US"/>
        </w:rPr>
      </w:pPr>
    </w:p>
    <w:p w14:paraId="04DA256D" w14:textId="77777777" w:rsidR="007E218D" w:rsidRPr="00256DE4" w:rsidRDefault="00DB7946" w:rsidP="00406114">
      <w:pPr>
        <w:pStyle w:val="Heading2"/>
        <w:ind w:left="0"/>
        <w:rPr>
          <w:rFonts w:eastAsia="Times New Roman" w:cs="Times New Roman"/>
          <w:szCs w:val="24"/>
        </w:rPr>
      </w:pPr>
      <w:bookmarkStart w:id="954" w:name="_Toc14467680"/>
      <w:r w:rsidRPr="00256DE4">
        <w:rPr>
          <w:rFonts w:eastAsia="Times New Roman" w:cs="Times New Roman"/>
          <w:szCs w:val="24"/>
        </w:rPr>
        <w:t>Robustness trials</w:t>
      </w:r>
      <w:bookmarkEnd w:id="954"/>
    </w:p>
    <w:p w14:paraId="3FDA75CE" w14:textId="77777777" w:rsidR="00DB7946" w:rsidRPr="00256DE4" w:rsidRDefault="00DB7946" w:rsidP="001B61C4">
      <w:pPr>
        <w:shd w:val="clear" w:color="auto" w:fill="FFFFFF"/>
        <w:rPr>
          <w:rFonts w:ascii="Times New Roman" w:eastAsia="Times New Roman" w:hAnsi="Times New Roman" w:cs="Times New Roman"/>
          <w:sz w:val="24"/>
          <w:szCs w:val="24"/>
          <w:lang w:val="en-US"/>
        </w:rPr>
      </w:pPr>
      <w:r w:rsidRPr="00256DE4">
        <w:rPr>
          <w:rFonts w:ascii="Times New Roman" w:eastAsia="Times New Roman" w:hAnsi="Times New Roman" w:cs="Times New Roman"/>
          <w:i/>
          <w:iCs/>
          <w:sz w:val="24"/>
          <w:szCs w:val="24"/>
          <w:lang w:val="en-US"/>
        </w:rPr>
        <w:t> </w:t>
      </w:r>
    </w:p>
    <w:p w14:paraId="49FE3FC8" w14:textId="0ED8FB61" w:rsidR="00407726" w:rsidRDefault="00407726" w:rsidP="00C97860">
      <w:pPr>
        <w:pStyle w:val="xmsonormal"/>
        <w:spacing w:before="0" w:beforeAutospacing="0" w:after="0" w:afterAutospacing="0"/>
        <w:rPr>
          <w:i/>
          <w:iCs/>
          <w:color w:val="000000"/>
        </w:rPr>
      </w:pPr>
      <w:r w:rsidRPr="00256DE4">
        <w:rPr>
          <w:i/>
          <w:iCs/>
          <w:color w:val="000000"/>
        </w:rPr>
        <w:t>Currently available</w:t>
      </w:r>
    </w:p>
    <w:p w14:paraId="353069EB" w14:textId="1D5C2042" w:rsidR="00723654" w:rsidRDefault="00723654" w:rsidP="00C97860">
      <w:pPr>
        <w:pStyle w:val="xmsonormal"/>
        <w:spacing w:before="0" w:beforeAutospacing="0" w:after="0" w:afterAutospacing="0"/>
        <w:rPr>
          <w:i/>
          <w:iCs/>
          <w:color w:val="000000"/>
        </w:rPr>
      </w:pPr>
    </w:p>
    <w:p w14:paraId="724E4D2E" w14:textId="407513F9" w:rsidR="00723654" w:rsidRPr="008B446F" w:rsidRDefault="00723654" w:rsidP="00C97860">
      <w:pPr>
        <w:pStyle w:val="xmsonormal"/>
        <w:spacing w:before="0" w:beforeAutospacing="0" w:after="0" w:afterAutospacing="0"/>
        <w:rPr>
          <w:color w:val="000000"/>
        </w:rPr>
      </w:pPr>
      <w:r w:rsidRPr="008B446F">
        <w:rPr>
          <w:color w:val="000000"/>
        </w:rPr>
        <w:t xml:space="preserve">Table </w:t>
      </w:r>
      <w:r w:rsidR="00C67EBE" w:rsidRPr="008B446F">
        <w:rPr>
          <w:color w:val="000000"/>
        </w:rPr>
        <w:t>9.3</w:t>
      </w:r>
      <w:r w:rsidRPr="008B446F">
        <w:rPr>
          <w:color w:val="000000"/>
        </w:rPr>
        <w:t>. Priority Robustness Tests</w:t>
      </w:r>
    </w:p>
    <w:tbl>
      <w:tblPr>
        <w:tblStyle w:val="TableGrid"/>
        <w:tblW w:w="9493" w:type="dxa"/>
        <w:tblLayout w:type="fixed"/>
        <w:tblLook w:val="04A0" w:firstRow="1" w:lastRow="0" w:firstColumn="1" w:lastColumn="0" w:noHBand="0" w:noVBand="1"/>
      </w:tblPr>
      <w:tblGrid>
        <w:gridCol w:w="5089"/>
        <w:gridCol w:w="1427"/>
        <w:gridCol w:w="1559"/>
        <w:gridCol w:w="1418"/>
      </w:tblGrid>
      <w:tr w:rsidR="00D04AA7" w:rsidRPr="00752BF3" w14:paraId="4159D7BF" w14:textId="42D3AFF0" w:rsidTr="008B446F">
        <w:tc>
          <w:tcPr>
            <w:tcW w:w="5089" w:type="dxa"/>
            <w:vMerge w:val="restart"/>
            <w:vAlign w:val="center"/>
          </w:tcPr>
          <w:p w14:paraId="527FDF12" w14:textId="671448AB" w:rsidR="00FE61F9" w:rsidRPr="008B446F" w:rsidRDefault="00FE61F9" w:rsidP="00D84C94">
            <w:pPr>
              <w:pStyle w:val="xmsonormal"/>
              <w:spacing w:before="0" w:after="0"/>
              <w:rPr>
                <w:b/>
                <w:i/>
                <w:color w:val="000000"/>
                <w:sz w:val="22"/>
                <w:szCs w:val="22"/>
              </w:rPr>
            </w:pPr>
          </w:p>
        </w:tc>
        <w:tc>
          <w:tcPr>
            <w:tcW w:w="4404" w:type="dxa"/>
            <w:gridSpan w:val="3"/>
            <w:vAlign w:val="center"/>
          </w:tcPr>
          <w:p w14:paraId="4E1167C6" w14:textId="44B1E27D" w:rsidR="00FE61F9" w:rsidRPr="008B446F" w:rsidRDefault="00FE61F9">
            <w:pPr>
              <w:pStyle w:val="xmsonormal"/>
              <w:spacing w:before="0" w:beforeAutospacing="0" w:after="0" w:afterAutospacing="0"/>
              <w:jc w:val="center"/>
              <w:rPr>
                <w:b/>
                <w:iCs/>
                <w:color w:val="000000"/>
                <w:sz w:val="22"/>
                <w:szCs w:val="22"/>
              </w:rPr>
            </w:pPr>
            <w:r w:rsidRPr="008B446F">
              <w:rPr>
                <w:b/>
                <w:iCs/>
                <w:color w:val="000000"/>
                <w:sz w:val="22"/>
                <w:szCs w:val="22"/>
              </w:rPr>
              <w:t>One factor deviation from OM:</w:t>
            </w:r>
          </w:p>
        </w:tc>
      </w:tr>
      <w:tr w:rsidR="00D04AA7" w:rsidRPr="00752BF3" w14:paraId="4F5DB99E" w14:textId="0CC6EBC1" w:rsidTr="008B446F">
        <w:tc>
          <w:tcPr>
            <w:tcW w:w="5089" w:type="dxa"/>
            <w:vMerge/>
          </w:tcPr>
          <w:p w14:paraId="2EB68BAF" w14:textId="0DE643B2" w:rsidR="00FE61F9" w:rsidRPr="008B446F" w:rsidRDefault="00FE61F9" w:rsidP="00C97860">
            <w:pPr>
              <w:pStyle w:val="xmsonormal"/>
              <w:spacing w:before="0" w:beforeAutospacing="0" w:after="0" w:afterAutospacing="0"/>
              <w:rPr>
                <w:iCs/>
                <w:color w:val="000000"/>
                <w:sz w:val="22"/>
                <w:szCs w:val="22"/>
              </w:rPr>
            </w:pPr>
          </w:p>
        </w:tc>
        <w:tc>
          <w:tcPr>
            <w:tcW w:w="1427" w:type="dxa"/>
            <w:vAlign w:val="center"/>
          </w:tcPr>
          <w:p w14:paraId="2C19957D" w14:textId="1034B4FF" w:rsidR="00FE61F9" w:rsidRPr="008B446F" w:rsidRDefault="00FE61F9">
            <w:pPr>
              <w:pStyle w:val="xmsonormal"/>
              <w:spacing w:before="0" w:beforeAutospacing="0" w:after="0" w:afterAutospacing="0"/>
              <w:jc w:val="center"/>
              <w:rPr>
                <w:b/>
                <w:iCs/>
                <w:color w:val="000000"/>
                <w:sz w:val="22"/>
                <w:szCs w:val="22"/>
              </w:rPr>
            </w:pPr>
            <w:r w:rsidRPr="008B446F">
              <w:rPr>
                <w:b/>
                <w:iCs/>
                <w:color w:val="000000"/>
                <w:sz w:val="22"/>
                <w:szCs w:val="22"/>
              </w:rPr>
              <w:t>OM_4: 1BI</w:t>
            </w:r>
          </w:p>
        </w:tc>
        <w:tc>
          <w:tcPr>
            <w:tcW w:w="1559" w:type="dxa"/>
            <w:vAlign w:val="center"/>
          </w:tcPr>
          <w:p w14:paraId="6C8898E0" w14:textId="51104B31" w:rsidR="00FE61F9" w:rsidRPr="008B446F" w:rsidRDefault="00FE61F9">
            <w:pPr>
              <w:pStyle w:val="xmsonormal"/>
              <w:spacing w:before="0" w:beforeAutospacing="0" w:after="0" w:afterAutospacing="0"/>
              <w:jc w:val="center"/>
              <w:rPr>
                <w:b/>
                <w:iCs/>
                <w:color w:val="000000"/>
                <w:sz w:val="22"/>
                <w:szCs w:val="22"/>
              </w:rPr>
            </w:pPr>
            <w:r w:rsidRPr="008B446F">
              <w:rPr>
                <w:b/>
                <w:iCs/>
                <w:color w:val="000000"/>
                <w:sz w:val="22"/>
                <w:szCs w:val="22"/>
              </w:rPr>
              <w:t>OM_5: 2BI</w:t>
            </w:r>
          </w:p>
        </w:tc>
        <w:tc>
          <w:tcPr>
            <w:tcW w:w="1418" w:type="dxa"/>
            <w:vAlign w:val="center"/>
          </w:tcPr>
          <w:p w14:paraId="464EEFE7" w14:textId="1720F0BF" w:rsidR="00FE61F9" w:rsidRPr="008B446F" w:rsidRDefault="00FE61F9">
            <w:pPr>
              <w:pStyle w:val="xmsonormal"/>
              <w:spacing w:before="0" w:beforeAutospacing="0" w:after="0" w:afterAutospacing="0"/>
              <w:jc w:val="center"/>
              <w:rPr>
                <w:b/>
                <w:iCs/>
                <w:color w:val="000000"/>
                <w:sz w:val="22"/>
                <w:szCs w:val="22"/>
              </w:rPr>
            </w:pPr>
            <w:r w:rsidRPr="008B446F">
              <w:rPr>
                <w:b/>
                <w:iCs/>
                <w:color w:val="000000"/>
                <w:sz w:val="22"/>
                <w:szCs w:val="22"/>
              </w:rPr>
              <w:t>OM_6: 3BI</w:t>
            </w:r>
          </w:p>
        </w:tc>
      </w:tr>
      <w:tr w:rsidR="00D04AA7" w:rsidRPr="00752BF3" w14:paraId="0745DB6A" w14:textId="5D5651E0" w:rsidTr="008B446F">
        <w:tc>
          <w:tcPr>
            <w:tcW w:w="5089" w:type="dxa"/>
            <w:vAlign w:val="center"/>
          </w:tcPr>
          <w:p w14:paraId="59A6C022" w14:textId="2C803449" w:rsidR="00FE61F9" w:rsidRPr="008B446F" w:rsidRDefault="00723654">
            <w:pPr>
              <w:pStyle w:val="xmsonormal"/>
              <w:spacing w:before="0" w:beforeAutospacing="0" w:after="0" w:afterAutospacing="0"/>
              <w:rPr>
                <w:bCs/>
                <w:iCs/>
                <w:color w:val="000000"/>
                <w:sz w:val="22"/>
                <w:szCs w:val="22"/>
              </w:rPr>
            </w:pPr>
            <w:r w:rsidRPr="008B446F">
              <w:rPr>
                <w:b/>
                <w:iCs/>
                <w:color w:val="000000"/>
                <w:sz w:val="22"/>
                <w:szCs w:val="22"/>
              </w:rPr>
              <w:t>Western Contrast.</w:t>
            </w:r>
            <w:r w:rsidRPr="008B446F">
              <w:rPr>
                <w:bCs/>
                <w:iCs/>
                <w:color w:val="000000"/>
                <w:sz w:val="22"/>
                <w:szCs w:val="22"/>
              </w:rPr>
              <w:t xml:space="preserve"> </w:t>
            </w:r>
            <w:r w:rsidR="00FE61F9" w:rsidRPr="008B446F">
              <w:rPr>
                <w:bCs/>
                <w:iCs/>
                <w:color w:val="000000"/>
                <w:sz w:val="22"/>
                <w:szCs w:val="22"/>
              </w:rPr>
              <w:t xml:space="preserve">Increased precision (CV of 15%) of the GOM_LAR_SUV index to create greater contrast in current </w:t>
            </w:r>
            <w:r w:rsidR="003B4B93">
              <w:rPr>
                <w:bCs/>
                <w:iCs/>
                <w:color w:val="000000"/>
                <w:sz w:val="22"/>
                <w:szCs w:val="22"/>
              </w:rPr>
              <w:t>W</w:t>
            </w:r>
            <w:r w:rsidR="00FE61F9" w:rsidRPr="008B446F">
              <w:rPr>
                <w:bCs/>
                <w:iCs/>
                <w:color w:val="000000"/>
                <w:sz w:val="22"/>
                <w:szCs w:val="22"/>
              </w:rPr>
              <w:t xml:space="preserve">estern stock status   </w:t>
            </w:r>
          </w:p>
        </w:tc>
        <w:tc>
          <w:tcPr>
            <w:tcW w:w="1427" w:type="dxa"/>
            <w:vAlign w:val="center"/>
          </w:tcPr>
          <w:p w14:paraId="6D25BB1B" w14:textId="4D629375" w:rsidR="00FE61F9" w:rsidRPr="008B446F" w:rsidRDefault="00FE61F9">
            <w:pPr>
              <w:pStyle w:val="xmsonormal"/>
              <w:spacing w:before="0" w:beforeAutospacing="0" w:after="0" w:afterAutospacing="0"/>
              <w:jc w:val="center"/>
              <w:rPr>
                <w:iCs/>
                <w:color w:val="000000"/>
                <w:sz w:val="22"/>
                <w:szCs w:val="22"/>
              </w:rPr>
            </w:pPr>
            <w:r w:rsidRPr="008B446F">
              <w:rPr>
                <w:iCs/>
                <w:color w:val="000000"/>
                <w:sz w:val="22"/>
                <w:szCs w:val="22"/>
              </w:rPr>
              <w:t>ROM</w:t>
            </w:r>
            <w:r w:rsidR="00723654" w:rsidRPr="008B446F">
              <w:rPr>
                <w:iCs/>
                <w:color w:val="000000"/>
                <w:sz w:val="22"/>
                <w:szCs w:val="22"/>
              </w:rPr>
              <w:t>_</w:t>
            </w:r>
            <w:r w:rsidRPr="008B446F">
              <w:rPr>
                <w:iCs/>
                <w:color w:val="000000"/>
                <w:sz w:val="22"/>
                <w:szCs w:val="22"/>
              </w:rPr>
              <w:t>1</w:t>
            </w:r>
          </w:p>
        </w:tc>
        <w:tc>
          <w:tcPr>
            <w:tcW w:w="1559" w:type="dxa"/>
            <w:vAlign w:val="center"/>
          </w:tcPr>
          <w:p w14:paraId="5B87E415" w14:textId="59BFDF85" w:rsidR="00FE61F9" w:rsidRPr="008B446F" w:rsidRDefault="00FE61F9">
            <w:pPr>
              <w:pStyle w:val="xmsonormal"/>
              <w:spacing w:before="0" w:beforeAutospacing="0" w:after="0" w:afterAutospacing="0"/>
              <w:jc w:val="center"/>
              <w:rPr>
                <w:iCs/>
                <w:color w:val="000000"/>
                <w:sz w:val="22"/>
                <w:szCs w:val="22"/>
              </w:rPr>
            </w:pPr>
            <w:r w:rsidRPr="008B446F">
              <w:rPr>
                <w:iCs/>
                <w:color w:val="000000"/>
                <w:sz w:val="22"/>
                <w:szCs w:val="22"/>
              </w:rPr>
              <w:t>ROM</w:t>
            </w:r>
            <w:r w:rsidR="00723654" w:rsidRPr="008B446F">
              <w:rPr>
                <w:iCs/>
                <w:color w:val="000000"/>
                <w:sz w:val="22"/>
                <w:szCs w:val="22"/>
              </w:rPr>
              <w:t>_</w:t>
            </w:r>
            <w:r w:rsidRPr="008B446F">
              <w:rPr>
                <w:iCs/>
                <w:color w:val="000000"/>
                <w:sz w:val="22"/>
                <w:szCs w:val="22"/>
              </w:rPr>
              <w:t>2</w:t>
            </w:r>
          </w:p>
        </w:tc>
        <w:tc>
          <w:tcPr>
            <w:tcW w:w="1418" w:type="dxa"/>
            <w:vAlign w:val="center"/>
          </w:tcPr>
          <w:p w14:paraId="538FD9DD" w14:textId="51750F3F" w:rsidR="00FE61F9" w:rsidRPr="008B446F" w:rsidRDefault="00FE61F9">
            <w:pPr>
              <w:pStyle w:val="xmsonormal"/>
              <w:spacing w:before="0" w:beforeAutospacing="0" w:after="0" w:afterAutospacing="0"/>
              <w:jc w:val="center"/>
              <w:rPr>
                <w:iCs/>
                <w:color w:val="000000"/>
                <w:sz w:val="22"/>
                <w:szCs w:val="22"/>
              </w:rPr>
            </w:pPr>
            <w:r w:rsidRPr="008B446F">
              <w:rPr>
                <w:iCs/>
                <w:color w:val="000000"/>
                <w:sz w:val="22"/>
                <w:szCs w:val="22"/>
              </w:rPr>
              <w:t>ROM</w:t>
            </w:r>
            <w:r w:rsidR="00723654" w:rsidRPr="008B446F">
              <w:rPr>
                <w:iCs/>
                <w:color w:val="000000"/>
                <w:sz w:val="22"/>
                <w:szCs w:val="22"/>
              </w:rPr>
              <w:t>_</w:t>
            </w:r>
            <w:r w:rsidRPr="008B446F">
              <w:rPr>
                <w:iCs/>
                <w:color w:val="000000"/>
                <w:sz w:val="22"/>
                <w:szCs w:val="22"/>
              </w:rPr>
              <w:t>3</w:t>
            </w:r>
          </w:p>
        </w:tc>
      </w:tr>
      <w:tr w:rsidR="00D04AA7" w:rsidRPr="00752BF3" w14:paraId="520468C8" w14:textId="50A5C4CE" w:rsidTr="008B446F">
        <w:tc>
          <w:tcPr>
            <w:tcW w:w="5089" w:type="dxa"/>
            <w:vAlign w:val="center"/>
          </w:tcPr>
          <w:p w14:paraId="1DFF268F" w14:textId="57220A9A" w:rsidR="00FE61F9" w:rsidRPr="008B446F" w:rsidRDefault="00FE61F9">
            <w:pPr>
              <w:pStyle w:val="xmsonormal"/>
              <w:spacing w:before="0" w:beforeAutospacing="0" w:after="0" w:afterAutospacing="0"/>
              <w:rPr>
                <w:iCs/>
                <w:color w:val="000000"/>
                <w:sz w:val="22"/>
                <w:szCs w:val="22"/>
              </w:rPr>
            </w:pPr>
          </w:p>
        </w:tc>
        <w:tc>
          <w:tcPr>
            <w:tcW w:w="1427" w:type="dxa"/>
            <w:vAlign w:val="center"/>
          </w:tcPr>
          <w:p w14:paraId="60770680" w14:textId="4FFDA656" w:rsidR="00FE61F9" w:rsidRPr="008B446F" w:rsidRDefault="00723654">
            <w:pPr>
              <w:pStyle w:val="xmsonormal"/>
              <w:spacing w:before="0" w:beforeAutospacing="0" w:after="0" w:afterAutospacing="0"/>
              <w:jc w:val="center"/>
              <w:rPr>
                <w:b/>
                <w:bCs/>
                <w:iCs/>
                <w:color w:val="000000"/>
                <w:sz w:val="22"/>
                <w:szCs w:val="22"/>
              </w:rPr>
            </w:pPr>
            <w:r w:rsidRPr="008B446F">
              <w:rPr>
                <w:b/>
                <w:bCs/>
                <w:iCs/>
                <w:color w:val="000000"/>
                <w:sz w:val="22"/>
                <w:szCs w:val="22"/>
              </w:rPr>
              <w:t xml:space="preserve">OM_1: 1AI </w:t>
            </w:r>
          </w:p>
        </w:tc>
        <w:tc>
          <w:tcPr>
            <w:tcW w:w="1559" w:type="dxa"/>
            <w:vAlign w:val="center"/>
          </w:tcPr>
          <w:p w14:paraId="51415270" w14:textId="50E31CC3" w:rsidR="00FE61F9" w:rsidRPr="008B446F" w:rsidRDefault="00723654">
            <w:pPr>
              <w:pStyle w:val="xmsonormal"/>
              <w:spacing w:before="0" w:beforeAutospacing="0" w:after="0" w:afterAutospacing="0"/>
              <w:jc w:val="center"/>
              <w:rPr>
                <w:b/>
                <w:bCs/>
                <w:iCs/>
                <w:color w:val="000000"/>
                <w:sz w:val="22"/>
                <w:szCs w:val="22"/>
              </w:rPr>
            </w:pPr>
            <w:r w:rsidRPr="008B446F">
              <w:rPr>
                <w:b/>
                <w:bCs/>
                <w:iCs/>
                <w:color w:val="000000"/>
                <w:sz w:val="22"/>
                <w:szCs w:val="22"/>
              </w:rPr>
              <w:t>OM_2: 2AI</w:t>
            </w:r>
          </w:p>
        </w:tc>
        <w:tc>
          <w:tcPr>
            <w:tcW w:w="1418" w:type="dxa"/>
            <w:vAlign w:val="center"/>
          </w:tcPr>
          <w:p w14:paraId="027C04A8" w14:textId="77777777" w:rsidR="00FE61F9" w:rsidRPr="008B446F" w:rsidRDefault="00FE61F9">
            <w:pPr>
              <w:pStyle w:val="xmsonormal"/>
              <w:spacing w:before="0" w:beforeAutospacing="0" w:after="0" w:afterAutospacing="0"/>
              <w:jc w:val="center"/>
              <w:rPr>
                <w:iCs/>
                <w:color w:val="000000"/>
                <w:sz w:val="22"/>
                <w:szCs w:val="22"/>
              </w:rPr>
            </w:pPr>
          </w:p>
        </w:tc>
      </w:tr>
      <w:tr w:rsidR="00D04AA7" w:rsidRPr="00752BF3" w14:paraId="6C8105D7" w14:textId="34BFBBA9" w:rsidTr="008B446F">
        <w:tc>
          <w:tcPr>
            <w:tcW w:w="5089" w:type="dxa"/>
            <w:vAlign w:val="center"/>
          </w:tcPr>
          <w:p w14:paraId="0F6E297C" w14:textId="173C5172" w:rsidR="00723654" w:rsidRPr="008B446F" w:rsidRDefault="00723654">
            <w:pPr>
              <w:pStyle w:val="xmsonormal"/>
              <w:spacing w:before="0" w:beforeAutospacing="0" w:after="0" w:afterAutospacing="0"/>
              <w:rPr>
                <w:iCs/>
                <w:color w:val="000000"/>
                <w:sz w:val="22"/>
                <w:szCs w:val="22"/>
              </w:rPr>
            </w:pPr>
            <w:r w:rsidRPr="008B446F">
              <w:rPr>
                <w:b/>
                <w:iCs/>
                <w:color w:val="000000"/>
                <w:sz w:val="22"/>
                <w:szCs w:val="22"/>
              </w:rPr>
              <w:t>Gulf of Mexico SSB</w:t>
            </w:r>
            <w:r w:rsidRPr="008B446F">
              <w:rPr>
                <w:iCs/>
                <w:color w:val="000000"/>
                <w:sz w:val="22"/>
                <w:szCs w:val="22"/>
              </w:rPr>
              <w:t>. Prior on higher GOM SSB in quarter 2 and lower GOM SSB in quarter 3</w:t>
            </w:r>
          </w:p>
        </w:tc>
        <w:tc>
          <w:tcPr>
            <w:tcW w:w="1427" w:type="dxa"/>
            <w:vAlign w:val="center"/>
          </w:tcPr>
          <w:p w14:paraId="103A3AB7" w14:textId="000D31A0" w:rsidR="00723654" w:rsidRPr="008B446F" w:rsidRDefault="00723654">
            <w:pPr>
              <w:pStyle w:val="xmsonormal"/>
              <w:spacing w:before="0" w:beforeAutospacing="0" w:after="0" w:afterAutospacing="0"/>
              <w:jc w:val="center"/>
              <w:rPr>
                <w:iCs/>
                <w:color w:val="000000"/>
                <w:sz w:val="22"/>
                <w:szCs w:val="22"/>
              </w:rPr>
            </w:pPr>
            <w:r w:rsidRPr="008B446F">
              <w:rPr>
                <w:iCs/>
                <w:color w:val="000000"/>
                <w:sz w:val="22"/>
                <w:szCs w:val="22"/>
              </w:rPr>
              <w:t>ROM_4</w:t>
            </w:r>
          </w:p>
        </w:tc>
        <w:tc>
          <w:tcPr>
            <w:tcW w:w="1559" w:type="dxa"/>
            <w:vAlign w:val="center"/>
          </w:tcPr>
          <w:p w14:paraId="24EB2898" w14:textId="153564E0" w:rsidR="00723654" w:rsidRPr="008B446F" w:rsidRDefault="00723654">
            <w:pPr>
              <w:pStyle w:val="xmsonormal"/>
              <w:spacing w:before="0" w:beforeAutospacing="0" w:after="0" w:afterAutospacing="0"/>
              <w:jc w:val="center"/>
              <w:rPr>
                <w:iCs/>
                <w:color w:val="000000"/>
                <w:sz w:val="22"/>
                <w:szCs w:val="22"/>
              </w:rPr>
            </w:pPr>
            <w:r w:rsidRPr="008B446F">
              <w:rPr>
                <w:iCs/>
                <w:color w:val="000000"/>
                <w:sz w:val="22"/>
                <w:szCs w:val="22"/>
              </w:rPr>
              <w:t>ROM_5</w:t>
            </w:r>
          </w:p>
        </w:tc>
        <w:tc>
          <w:tcPr>
            <w:tcW w:w="1418" w:type="dxa"/>
            <w:vAlign w:val="center"/>
          </w:tcPr>
          <w:p w14:paraId="3A8F206E" w14:textId="77777777" w:rsidR="00723654" w:rsidRPr="008B446F" w:rsidDel="007422F2" w:rsidRDefault="00723654">
            <w:pPr>
              <w:pStyle w:val="xmsonormal"/>
              <w:spacing w:before="0" w:beforeAutospacing="0" w:after="0" w:afterAutospacing="0"/>
              <w:jc w:val="center"/>
              <w:rPr>
                <w:iCs/>
                <w:color w:val="000000"/>
                <w:sz w:val="22"/>
                <w:szCs w:val="22"/>
              </w:rPr>
            </w:pPr>
          </w:p>
        </w:tc>
      </w:tr>
      <w:tr w:rsidR="00D04AA7" w:rsidRPr="00752BF3" w14:paraId="13607585" w14:textId="1FDBF43B" w:rsidTr="008B446F">
        <w:tc>
          <w:tcPr>
            <w:tcW w:w="5089" w:type="dxa"/>
            <w:vAlign w:val="center"/>
          </w:tcPr>
          <w:p w14:paraId="2CC9F2E8" w14:textId="04FD8E06" w:rsidR="00723654" w:rsidRPr="008B446F" w:rsidRDefault="00723654">
            <w:pPr>
              <w:pStyle w:val="xmsonormal"/>
              <w:spacing w:before="0" w:beforeAutospacing="0" w:after="0" w:afterAutospacing="0"/>
              <w:rPr>
                <w:iCs/>
                <w:color w:val="000000"/>
                <w:sz w:val="22"/>
                <w:szCs w:val="22"/>
              </w:rPr>
            </w:pPr>
            <w:r w:rsidRPr="008B446F">
              <w:rPr>
                <w:b/>
                <w:iCs/>
                <w:color w:val="000000"/>
                <w:sz w:val="22"/>
                <w:szCs w:val="22"/>
              </w:rPr>
              <w:lastRenderedPageBreak/>
              <w:t xml:space="preserve">‘Brazilian </w:t>
            </w:r>
            <w:proofErr w:type="gramStart"/>
            <w:r w:rsidRPr="008B446F">
              <w:rPr>
                <w:b/>
                <w:iCs/>
                <w:color w:val="000000"/>
                <w:sz w:val="22"/>
                <w:szCs w:val="22"/>
              </w:rPr>
              <w:t>catches’</w:t>
            </w:r>
            <w:proofErr w:type="gramEnd"/>
            <w:r w:rsidRPr="008B446F">
              <w:rPr>
                <w:b/>
                <w:iCs/>
                <w:color w:val="000000"/>
                <w:sz w:val="22"/>
                <w:szCs w:val="22"/>
              </w:rPr>
              <w:t>.</w:t>
            </w:r>
            <w:r w:rsidRPr="008B446F">
              <w:rPr>
                <w:iCs/>
                <w:color w:val="000000"/>
                <w:sz w:val="22"/>
                <w:szCs w:val="22"/>
              </w:rPr>
              <w:t xml:space="preserve"> Catches in the South Atlantic during the 1950s are reallocated from the West to the East. </w:t>
            </w:r>
          </w:p>
        </w:tc>
        <w:tc>
          <w:tcPr>
            <w:tcW w:w="1427" w:type="dxa"/>
            <w:vAlign w:val="center"/>
          </w:tcPr>
          <w:p w14:paraId="5A78740A" w14:textId="0E3E4131" w:rsidR="00723654" w:rsidRPr="008B446F" w:rsidRDefault="00723654">
            <w:pPr>
              <w:pStyle w:val="xmsonormal"/>
              <w:spacing w:before="0" w:beforeAutospacing="0" w:after="0" w:afterAutospacing="0"/>
              <w:jc w:val="center"/>
              <w:rPr>
                <w:iCs/>
                <w:color w:val="000000"/>
                <w:sz w:val="22"/>
                <w:szCs w:val="22"/>
              </w:rPr>
            </w:pPr>
            <w:r w:rsidRPr="008B446F">
              <w:rPr>
                <w:iCs/>
                <w:color w:val="000000"/>
                <w:sz w:val="22"/>
                <w:szCs w:val="22"/>
              </w:rPr>
              <w:t>ROM_6</w:t>
            </w:r>
          </w:p>
        </w:tc>
        <w:tc>
          <w:tcPr>
            <w:tcW w:w="1559" w:type="dxa"/>
            <w:vAlign w:val="center"/>
          </w:tcPr>
          <w:p w14:paraId="5A088197" w14:textId="0557B372" w:rsidR="00723654" w:rsidRPr="008B446F" w:rsidRDefault="00723654">
            <w:pPr>
              <w:pStyle w:val="xmsonormal"/>
              <w:spacing w:before="0" w:beforeAutospacing="0" w:after="0" w:afterAutospacing="0"/>
              <w:jc w:val="center"/>
              <w:rPr>
                <w:iCs/>
                <w:color w:val="000000"/>
                <w:sz w:val="22"/>
                <w:szCs w:val="22"/>
              </w:rPr>
            </w:pPr>
            <w:r w:rsidRPr="008B446F">
              <w:rPr>
                <w:iCs/>
                <w:color w:val="000000"/>
                <w:sz w:val="22"/>
                <w:szCs w:val="22"/>
              </w:rPr>
              <w:t>ROM_7</w:t>
            </w:r>
          </w:p>
        </w:tc>
        <w:tc>
          <w:tcPr>
            <w:tcW w:w="1418" w:type="dxa"/>
            <w:vAlign w:val="center"/>
          </w:tcPr>
          <w:p w14:paraId="54352DDC" w14:textId="77777777" w:rsidR="00723654" w:rsidRPr="008B446F" w:rsidDel="007422F2" w:rsidRDefault="00723654">
            <w:pPr>
              <w:pStyle w:val="xmsonormal"/>
              <w:spacing w:before="0" w:beforeAutospacing="0" w:after="0" w:afterAutospacing="0"/>
              <w:jc w:val="center"/>
              <w:rPr>
                <w:iCs/>
                <w:color w:val="000000"/>
                <w:sz w:val="22"/>
                <w:szCs w:val="22"/>
              </w:rPr>
            </w:pPr>
          </w:p>
        </w:tc>
      </w:tr>
      <w:tr w:rsidR="00D04AA7" w:rsidRPr="00752BF3" w14:paraId="301E4CD3" w14:textId="77777777" w:rsidTr="008B446F">
        <w:tc>
          <w:tcPr>
            <w:tcW w:w="5089" w:type="dxa"/>
            <w:vAlign w:val="center"/>
          </w:tcPr>
          <w:p w14:paraId="4FDBFCCE" w14:textId="241EA3C5" w:rsidR="00723654" w:rsidRPr="008B446F" w:rsidDel="007422F2" w:rsidRDefault="00723654">
            <w:pPr>
              <w:pStyle w:val="xmsonormal"/>
              <w:spacing w:before="0" w:beforeAutospacing="0" w:after="0" w:afterAutospacing="0"/>
              <w:rPr>
                <w:b/>
                <w:iCs/>
                <w:color w:val="000000"/>
                <w:sz w:val="22"/>
                <w:szCs w:val="22"/>
              </w:rPr>
            </w:pPr>
            <w:r w:rsidRPr="008B446F">
              <w:rPr>
                <w:b/>
                <w:iCs/>
                <w:color w:val="000000"/>
                <w:sz w:val="22"/>
                <w:szCs w:val="22"/>
              </w:rPr>
              <w:t>Time varying mixing</w:t>
            </w:r>
            <w:r w:rsidRPr="008B446F">
              <w:rPr>
                <w:iCs/>
                <w:color w:val="000000"/>
                <w:sz w:val="22"/>
                <w:szCs w:val="22"/>
              </w:rPr>
              <w:t>. Future movement switches from half stock mixing (robustness scenario 1) to 150% stock mixing every three years.</w:t>
            </w:r>
          </w:p>
        </w:tc>
        <w:tc>
          <w:tcPr>
            <w:tcW w:w="1427" w:type="dxa"/>
            <w:vAlign w:val="center"/>
          </w:tcPr>
          <w:p w14:paraId="457E4B45" w14:textId="12956226" w:rsidR="00723654" w:rsidRPr="008B446F" w:rsidDel="007422F2" w:rsidRDefault="00723654">
            <w:pPr>
              <w:pStyle w:val="xmsonormal"/>
              <w:spacing w:before="0" w:beforeAutospacing="0" w:after="0" w:afterAutospacing="0"/>
              <w:jc w:val="center"/>
              <w:rPr>
                <w:iCs/>
                <w:color w:val="000000"/>
                <w:sz w:val="22"/>
                <w:szCs w:val="22"/>
              </w:rPr>
            </w:pPr>
            <w:r w:rsidRPr="008B446F">
              <w:rPr>
                <w:iCs/>
                <w:color w:val="000000"/>
                <w:sz w:val="22"/>
                <w:szCs w:val="22"/>
              </w:rPr>
              <w:t>ROM_8</w:t>
            </w:r>
          </w:p>
        </w:tc>
        <w:tc>
          <w:tcPr>
            <w:tcW w:w="1559" w:type="dxa"/>
            <w:vAlign w:val="center"/>
          </w:tcPr>
          <w:p w14:paraId="191A6724" w14:textId="4F0B49A7" w:rsidR="00723654" w:rsidRPr="008B446F" w:rsidDel="007422F2" w:rsidRDefault="00723654">
            <w:pPr>
              <w:pStyle w:val="xmsonormal"/>
              <w:spacing w:before="0" w:beforeAutospacing="0" w:after="0" w:afterAutospacing="0"/>
              <w:jc w:val="center"/>
              <w:rPr>
                <w:iCs/>
                <w:color w:val="000000"/>
                <w:sz w:val="22"/>
                <w:szCs w:val="22"/>
              </w:rPr>
            </w:pPr>
            <w:r w:rsidRPr="008B446F">
              <w:rPr>
                <w:iCs/>
                <w:color w:val="000000"/>
                <w:sz w:val="22"/>
                <w:szCs w:val="22"/>
              </w:rPr>
              <w:t>ROM_9</w:t>
            </w:r>
          </w:p>
        </w:tc>
        <w:tc>
          <w:tcPr>
            <w:tcW w:w="1418" w:type="dxa"/>
            <w:vAlign w:val="center"/>
          </w:tcPr>
          <w:p w14:paraId="24F39816" w14:textId="77777777" w:rsidR="00723654" w:rsidRPr="008B446F" w:rsidDel="007422F2" w:rsidRDefault="00723654">
            <w:pPr>
              <w:pStyle w:val="xmsonormal"/>
              <w:spacing w:before="0" w:beforeAutospacing="0" w:after="0" w:afterAutospacing="0"/>
              <w:jc w:val="center"/>
              <w:rPr>
                <w:iCs/>
                <w:color w:val="000000"/>
                <w:sz w:val="22"/>
                <w:szCs w:val="22"/>
              </w:rPr>
            </w:pPr>
          </w:p>
        </w:tc>
      </w:tr>
      <w:tr w:rsidR="00D04AA7" w:rsidRPr="00752BF3" w14:paraId="5F7CCB4E" w14:textId="77777777" w:rsidTr="008B446F">
        <w:tc>
          <w:tcPr>
            <w:tcW w:w="5089" w:type="dxa"/>
            <w:vAlign w:val="center"/>
          </w:tcPr>
          <w:p w14:paraId="15760369" w14:textId="308DC9B5" w:rsidR="00723654" w:rsidRPr="008B446F" w:rsidDel="007422F2" w:rsidRDefault="00723654">
            <w:pPr>
              <w:pStyle w:val="xmsonormal"/>
              <w:spacing w:before="0" w:beforeAutospacing="0" w:after="0" w:afterAutospacing="0"/>
              <w:rPr>
                <w:b/>
                <w:iCs/>
                <w:color w:val="000000"/>
                <w:sz w:val="22"/>
                <w:szCs w:val="22"/>
              </w:rPr>
            </w:pPr>
            <w:r w:rsidRPr="008B446F">
              <w:rPr>
                <w:b/>
                <w:iCs/>
                <w:color w:val="000000"/>
                <w:sz w:val="22"/>
                <w:szCs w:val="22"/>
              </w:rPr>
              <w:t>Persistent change in mixing.</w:t>
            </w:r>
            <w:r w:rsidRPr="008B446F">
              <w:rPr>
                <w:iCs/>
                <w:color w:val="000000"/>
                <w:sz w:val="22"/>
                <w:szCs w:val="22"/>
              </w:rPr>
              <w:t xml:space="preserve"> Future movement permanently switches from half mixing to 150% mixing after 10 years. </w:t>
            </w:r>
          </w:p>
        </w:tc>
        <w:tc>
          <w:tcPr>
            <w:tcW w:w="1427" w:type="dxa"/>
            <w:vAlign w:val="center"/>
          </w:tcPr>
          <w:p w14:paraId="6B6D94EE" w14:textId="74344EC4" w:rsidR="00723654" w:rsidRPr="008B446F" w:rsidDel="007422F2" w:rsidRDefault="00723654">
            <w:pPr>
              <w:pStyle w:val="xmsonormal"/>
              <w:spacing w:before="0" w:beforeAutospacing="0" w:after="0" w:afterAutospacing="0"/>
              <w:jc w:val="center"/>
              <w:rPr>
                <w:iCs/>
                <w:color w:val="000000"/>
                <w:sz w:val="22"/>
                <w:szCs w:val="22"/>
              </w:rPr>
            </w:pPr>
            <w:r w:rsidRPr="008B446F">
              <w:rPr>
                <w:iCs/>
                <w:color w:val="000000"/>
                <w:sz w:val="22"/>
                <w:szCs w:val="22"/>
              </w:rPr>
              <w:t>ROM_10</w:t>
            </w:r>
          </w:p>
        </w:tc>
        <w:tc>
          <w:tcPr>
            <w:tcW w:w="1559" w:type="dxa"/>
            <w:vAlign w:val="center"/>
          </w:tcPr>
          <w:p w14:paraId="65F75ABB" w14:textId="2530941D" w:rsidR="00723654" w:rsidRPr="008B446F" w:rsidDel="007422F2" w:rsidRDefault="00723654">
            <w:pPr>
              <w:pStyle w:val="xmsonormal"/>
              <w:spacing w:before="0" w:beforeAutospacing="0" w:after="0" w:afterAutospacing="0"/>
              <w:jc w:val="center"/>
              <w:rPr>
                <w:iCs/>
                <w:color w:val="000000"/>
                <w:sz w:val="22"/>
                <w:szCs w:val="22"/>
              </w:rPr>
            </w:pPr>
            <w:r w:rsidRPr="008B446F">
              <w:rPr>
                <w:iCs/>
                <w:color w:val="000000"/>
                <w:sz w:val="22"/>
                <w:szCs w:val="22"/>
              </w:rPr>
              <w:t>ROM_11</w:t>
            </w:r>
          </w:p>
        </w:tc>
        <w:tc>
          <w:tcPr>
            <w:tcW w:w="1418" w:type="dxa"/>
            <w:vAlign w:val="center"/>
          </w:tcPr>
          <w:p w14:paraId="5D60A3E7" w14:textId="77777777" w:rsidR="00723654" w:rsidRPr="008B446F" w:rsidDel="007422F2" w:rsidRDefault="00723654">
            <w:pPr>
              <w:pStyle w:val="xmsonormal"/>
              <w:spacing w:before="0" w:beforeAutospacing="0" w:after="0" w:afterAutospacing="0"/>
              <w:jc w:val="center"/>
              <w:rPr>
                <w:iCs/>
                <w:color w:val="000000"/>
                <w:sz w:val="22"/>
                <w:szCs w:val="22"/>
              </w:rPr>
            </w:pPr>
          </w:p>
        </w:tc>
      </w:tr>
      <w:tr w:rsidR="00D04AA7" w:rsidRPr="00752BF3" w14:paraId="294495C0" w14:textId="77777777" w:rsidTr="008B446F">
        <w:tc>
          <w:tcPr>
            <w:tcW w:w="5089" w:type="dxa"/>
          </w:tcPr>
          <w:p w14:paraId="5DA9B40A" w14:textId="77777777" w:rsidR="00723654" w:rsidRPr="008B446F" w:rsidDel="007422F2" w:rsidRDefault="00723654" w:rsidP="00723654">
            <w:pPr>
              <w:pStyle w:val="xmsonormal"/>
              <w:spacing w:before="0" w:beforeAutospacing="0" w:after="0" w:afterAutospacing="0"/>
              <w:rPr>
                <w:b/>
                <w:iCs/>
                <w:color w:val="000000"/>
                <w:sz w:val="22"/>
                <w:szCs w:val="22"/>
              </w:rPr>
            </w:pPr>
          </w:p>
        </w:tc>
        <w:tc>
          <w:tcPr>
            <w:tcW w:w="1427" w:type="dxa"/>
            <w:vAlign w:val="center"/>
          </w:tcPr>
          <w:p w14:paraId="526CBD05" w14:textId="77777777" w:rsidR="00723654" w:rsidRPr="008B446F" w:rsidDel="007422F2" w:rsidRDefault="00723654">
            <w:pPr>
              <w:pStyle w:val="xmsonormal"/>
              <w:spacing w:before="0" w:beforeAutospacing="0" w:after="0" w:afterAutospacing="0"/>
              <w:jc w:val="center"/>
              <w:rPr>
                <w:iCs/>
                <w:color w:val="000000"/>
                <w:sz w:val="22"/>
                <w:szCs w:val="22"/>
              </w:rPr>
            </w:pPr>
          </w:p>
        </w:tc>
        <w:tc>
          <w:tcPr>
            <w:tcW w:w="1559" w:type="dxa"/>
            <w:vAlign w:val="center"/>
          </w:tcPr>
          <w:p w14:paraId="309C5D68" w14:textId="77777777" w:rsidR="00723654" w:rsidRPr="008B446F" w:rsidDel="007422F2" w:rsidRDefault="00723654">
            <w:pPr>
              <w:pStyle w:val="xmsonormal"/>
              <w:spacing w:before="0" w:beforeAutospacing="0" w:after="0" w:afterAutospacing="0"/>
              <w:jc w:val="center"/>
              <w:rPr>
                <w:iCs/>
                <w:color w:val="000000"/>
                <w:sz w:val="22"/>
                <w:szCs w:val="22"/>
              </w:rPr>
            </w:pPr>
          </w:p>
        </w:tc>
        <w:tc>
          <w:tcPr>
            <w:tcW w:w="1418" w:type="dxa"/>
            <w:vAlign w:val="center"/>
          </w:tcPr>
          <w:p w14:paraId="79B82A88" w14:textId="77777777" w:rsidR="00723654" w:rsidRPr="008B446F" w:rsidDel="007422F2" w:rsidRDefault="00723654">
            <w:pPr>
              <w:pStyle w:val="xmsonormal"/>
              <w:spacing w:before="0" w:beforeAutospacing="0" w:after="0" w:afterAutospacing="0"/>
              <w:jc w:val="center"/>
              <w:rPr>
                <w:iCs/>
                <w:color w:val="000000"/>
                <w:sz w:val="22"/>
                <w:szCs w:val="22"/>
              </w:rPr>
            </w:pPr>
          </w:p>
        </w:tc>
      </w:tr>
    </w:tbl>
    <w:p w14:paraId="37975BC7" w14:textId="77777777" w:rsidR="00407726" w:rsidRPr="00256DE4" w:rsidRDefault="00407726" w:rsidP="00C97860">
      <w:pPr>
        <w:pStyle w:val="xmsonormal"/>
        <w:spacing w:before="0" w:beforeAutospacing="0" w:after="0" w:afterAutospacing="0"/>
        <w:rPr>
          <w:i/>
          <w:iCs/>
          <w:color w:val="000000"/>
        </w:rPr>
      </w:pPr>
    </w:p>
    <w:p w14:paraId="3375F3FE" w14:textId="77777777" w:rsidR="00E70F3A" w:rsidRDefault="00E70F3A" w:rsidP="00C97860">
      <w:pPr>
        <w:pStyle w:val="xmsonormal"/>
        <w:spacing w:before="0" w:beforeAutospacing="0" w:after="0" w:afterAutospacing="0"/>
        <w:rPr>
          <w:i/>
          <w:iCs/>
          <w:color w:val="000000"/>
        </w:rPr>
      </w:pPr>
    </w:p>
    <w:p w14:paraId="53F2FB58" w14:textId="12FB75F4" w:rsidR="00E70F3A" w:rsidRDefault="00E70F3A" w:rsidP="00C97860">
      <w:pPr>
        <w:pStyle w:val="xmsonormal"/>
        <w:spacing w:before="0" w:beforeAutospacing="0" w:after="0" w:afterAutospacing="0"/>
        <w:rPr>
          <w:i/>
          <w:iCs/>
          <w:color w:val="000000"/>
        </w:rPr>
      </w:pPr>
      <w:r>
        <w:rPr>
          <w:i/>
          <w:iCs/>
          <w:color w:val="000000"/>
        </w:rPr>
        <w:t>Other robustness trials</w:t>
      </w:r>
    </w:p>
    <w:p w14:paraId="53E8C650" w14:textId="77777777" w:rsidR="00E70F3A" w:rsidRDefault="00E70F3A" w:rsidP="00C97860">
      <w:pPr>
        <w:pStyle w:val="xmsonormal"/>
        <w:spacing w:before="0" w:beforeAutospacing="0" w:after="0" w:afterAutospacing="0"/>
        <w:rPr>
          <w:i/>
          <w:iCs/>
          <w:color w:val="000000"/>
        </w:rPr>
      </w:pPr>
    </w:p>
    <w:p w14:paraId="4221C661" w14:textId="6F164C6E" w:rsidR="00C67EBE" w:rsidRPr="008B446F" w:rsidRDefault="00C67EBE" w:rsidP="00C97860">
      <w:pPr>
        <w:pStyle w:val="xmsonormal"/>
        <w:spacing w:before="0" w:beforeAutospacing="0" w:after="0" w:afterAutospacing="0"/>
        <w:rPr>
          <w:color w:val="000000"/>
        </w:rPr>
      </w:pPr>
      <w:r w:rsidRPr="008B446F">
        <w:rPr>
          <w:color w:val="000000"/>
        </w:rPr>
        <w:t>Table 9.4. Other suggested robustness tests</w:t>
      </w:r>
      <w:r w:rsidR="00FC2131">
        <w:rPr>
          <w:color w:val="000000"/>
        </w:rPr>
        <w:t xml:space="preserve">. Upweighting refers to </w:t>
      </w:r>
      <w:proofErr w:type="gramStart"/>
      <w:r w:rsidR="00FC2131">
        <w:rPr>
          <w:color w:val="000000"/>
        </w:rPr>
        <w:t>a five times</w:t>
      </w:r>
      <w:proofErr w:type="gramEnd"/>
      <w:r w:rsidR="00FC2131">
        <w:rPr>
          <w:color w:val="000000"/>
        </w:rPr>
        <w:t xml:space="preserve"> increase in the likelihood weighting component ω for a particular data type. </w:t>
      </w:r>
    </w:p>
    <w:tbl>
      <w:tblPr>
        <w:tblStyle w:val="TableGrid"/>
        <w:tblW w:w="9351" w:type="dxa"/>
        <w:tblLook w:val="04A0" w:firstRow="1" w:lastRow="0" w:firstColumn="1" w:lastColumn="0" w:noHBand="0" w:noVBand="1"/>
      </w:tblPr>
      <w:tblGrid>
        <w:gridCol w:w="5807"/>
        <w:gridCol w:w="1843"/>
        <w:gridCol w:w="1701"/>
      </w:tblGrid>
      <w:tr w:rsidR="00C67EBE" w:rsidRPr="00752BF3" w14:paraId="168FABEE" w14:textId="77777777" w:rsidTr="008B446F">
        <w:tc>
          <w:tcPr>
            <w:tcW w:w="5807" w:type="dxa"/>
            <w:vMerge w:val="restart"/>
            <w:vAlign w:val="center"/>
          </w:tcPr>
          <w:p w14:paraId="2662F739" w14:textId="77777777" w:rsidR="00C67EBE" w:rsidRPr="008B446F" w:rsidRDefault="00C67EBE" w:rsidP="005E2444">
            <w:pPr>
              <w:pStyle w:val="xmsonormal"/>
              <w:spacing w:before="0" w:after="0"/>
              <w:rPr>
                <w:b/>
                <w:i/>
                <w:color w:val="000000"/>
                <w:sz w:val="22"/>
                <w:szCs w:val="22"/>
              </w:rPr>
            </w:pPr>
          </w:p>
        </w:tc>
        <w:tc>
          <w:tcPr>
            <w:tcW w:w="3544" w:type="dxa"/>
            <w:gridSpan w:val="2"/>
            <w:vAlign w:val="center"/>
          </w:tcPr>
          <w:p w14:paraId="749AC0BE" w14:textId="74F91ACF" w:rsidR="00C67EBE" w:rsidRPr="008B446F" w:rsidRDefault="00C67EBE" w:rsidP="005E2444">
            <w:pPr>
              <w:pStyle w:val="xmsonormal"/>
              <w:spacing w:before="0" w:beforeAutospacing="0" w:after="0" w:afterAutospacing="0"/>
              <w:jc w:val="center"/>
              <w:rPr>
                <w:b/>
                <w:iCs/>
                <w:color w:val="000000"/>
                <w:sz w:val="22"/>
                <w:szCs w:val="22"/>
              </w:rPr>
            </w:pPr>
            <w:r w:rsidRPr="008B446F">
              <w:rPr>
                <w:b/>
                <w:iCs/>
                <w:color w:val="000000"/>
                <w:sz w:val="22"/>
                <w:szCs w:val="22"/>
              </w:rPr>
              <w:t>One factor deviation from OM:</w:t>
            </w:r>
          </w:p>
        </w:tc>
      </w:tr>
      <w:tr w:rsidR="00C67EBE" w:rsidRPr="00752BF3" w14:paraId="28D454CA" w14:textId="77777777" w:rsidTr="008B446F">
        <w:tc>
          <w:tcPr>
            <w:tcW w:w="5807" w:type="dxa"/>
            <w:vMerge/>
          </w:tcPr>
          <w:p w14:paraId="20C382DC" w14:textId="77777777" w:rsidR="00C67EBE" w:rsidRPr="008B446F" w:rsidRDefault="00C67EBE" w:rsidP="00C67EBE">
            <w:pPr>
              <w:pStyle w:val="xmsonormal"/>
              <w:spacing w:before="0" w:beforeAutospacing="0" w:after="0" w:afterAutospacing="0"/>
              <w:rPr>
                <w:iCs/>
                <w:color w:val="000000"/>
                <w:sz w:val="22"/>
                <w:szCs w:val="22"/>
              </w:rPr>
            </w:pPr>
          </w:p>
        </w:tc>
        <w:tc>
          <w:tcPr>
            <w:tcW w:w="1843" w:type="dxa"/>
            <w:vAlign w:val="center"/>
          </w:tcPr>
          <w:p w14:paraId="077FEAA5" w14:textId="7A93809F" w:rsidR="00C67EBE" w:rsidRPr="008B446F" w:rsidRDefault="00C67EBE" w:rsidP="00C67EBE">
            <w:pPr>
              <w:pStyle w:val="xmsonormal"/>
              <w:spacing w:before="0" w:beforeAutospacing="0" w:after="0" w:afterAutospacing="0"/>
              <w:jc w:val="center"/>
              <w:rPr>
                <w:b/>
                <w:iCs/>
                <w:color w:val="000000"/>
                <w:sz w:val="22"/>
                <w:szCs w:val="22"/>
              </w:rPr>
            </w:pPr>
            <w:r w:rsidRPr="008B446F">
              <w:rPr>
                <w:b/>
                <w:bCs/>
                <w:iCs/>
                <w:color w:val="000000"/>
                <w:sz w:val="22"/>
                <w:szCs w:val="22"/>
              </w:rPr>
              <w:t xml:space="preserve">OM_1: 1AI </w:t>
            </w:r>
          </w:p>
        </w:tc>
        <w:tc>
          <w:tcPr>
            <w:tcW w:w="1701" w:type="dxa"/>
            <w:vAlign w:val="center"/>
          </w:tcPr>
          <w:p w14:paraId="515982AC" w14:textId="32B76532" w:rsidR="00C67EBE" w:rsidRPr="008B446F" w:rsidRDefault="00C67EBE" w:rsidP="00C67EBE">
            <w:pPr>
              <w:pStyle w:val="xmsonormal"/>
              <w:spacing w:before="0" w:beforeAutospacing="0" w:after="0" w:afterAutospacing="0"/>
              <w:jc w:val="center"/>
              <w:rPr>
                <w:b/>
                <w:iCs/>
                <w:color w:val="000000"/>
                <w:sz w:val="22"/>
                <w:szCs w:val="22"/>
              </w:rPr>
            </w:pPr>
            <w:r w:rsidRPr="008B446F">
              <w:rPr>
                <w:b/>
                <w:bCs/>
                <w:iCs/>
                <w:color w:val="000000"/>
                <w:sz w:val="22"/>
                <w:szCs w:val="22"/>
              </w:rPr>
              <w:t>OM_2: 2AI</w:t>
            </w:r>
          </w:p>
        </w:tc>
      </w:tr>
      <w:tr w:rsidR="00C67EBE" w:rsidRPr="00752BF3" w14:paraId="3CB371F1" w14:textId="77777777" w:rsidTr="008B446F">
        <w:tc>
          <w:tcPr>
            <w:tcW w:w="5807" w:type="dxa"/>
          </w:tcPr>
          <w:p w14:paraId="74C584F3" w14:textId="21C25936" w:rsidR="00C67EBE" w:rsidRPr="008B446F" w:rsidRDefault="00AD0D01" w:rsidP="005E2444">
            <w:pPr>
              <w:pStyle w:val="xmsonormal"/>
              <w:spacing w:before="0" w:beforeAutospacing="0" w:after="0" w:afterAutospacing="0"/>
              <w:rPr>
                <w:bCs/>
                <w:iCs/>
                <w:color w:val="000000"/>
                <w:sz w:val="22"/>
                <w:szCs w:val="22"/>
              </w:rPr>
            </w:pPr>
            <w:r w:rsidRPr="008B446F">
              <w:rPr>
                <w:b/>
                <w:iCs/>
                <w:color w:val="000000"/>
                <w:sz w:val="22"/>
                <w:szCs w:val="22"/>
              </w:rPr>
              <w:t>Senescence</w:t>
            </w:r>
            <w:r w:rsidRPr="008B446F">
              <w:rPr>
                <w:bCs/>
                <w:iCs/>
                <w:color w:val="000000"/>
                <w:sz w:val="22"/>
                <w:szCs w:val="22"/>
              </w:rPr>
              <w:t xml:space="preserve">. An increase in natural mortality rate for older individuals as applied in CCSBT </w:t>
            </w:r>
          </w:p>
        </w:tc>
        <w:tc>
          <w:tcPr>
            <w:tcW w:w="1843" w:type="dxa"/>
            <w:vAlign w:val="center"/>
          </w:tcPr>
          <w:p w14:paraId="588A47A0" w14:textId="0EF31B11" w:rsidR="00C67EBE" w:rsidRPr="008B446F" w:rsidRDefault="00C67EBE">
            <w:pPr>
              <w:pStyle w:val="xmsonormal"/>
              <w:spacing w:before="0" w:beforeAutospacing="0" w:after="0" w:afterAutospacing="0"/>
              <w:jc w:val="center"/>
              <w:rPr>
                <w:iCs/>
                <w:color w:val="000000"/>
                <w:sz w:val="22"/>
                <w:szCs w:val="22"/>
              </w:rPr>
            </w:pPr>
            <w:r w:rsidRPr="008B446F">
              <w:rPr>
                <w:iCs/>
                <w:color w:val="000000"/>
                <w:sz w:val="22"/>
                <w:szCs w:val="22"/>
              </w:rPr>
              <w:t>ROM_12</w:t>
            </w:r>
          </w:p>
        </w:tc>
        <w:tc>
          <w:tcPr>
            <w:tcW w:w="1701" w:type="dxa"/>
            <w:vAlign w:val="center"/>
          </w:tcPr>
          <w:p w14:paraId="4BEAADF3" w14:textId="1DE9ECC4" w:rsidR="00C67EBE" w:rsidRPr="008B446F" w:rsidRDefault="00C67EBE">
            <w:pPr>
              <w:pStyle w:val="xmsonormal"/>
              <w:spacing w:before="0" w:beforeAutospacing="0" w:after="0" w:afterAutospacing="0"/>
              <w:jc w:val="center"/>
              <w:rPr>
                <w:iCs/>
                <w:color w:val="000000"/>
                <w:sz w:val="22"/>
                <w:szCs w:val="22"/>
              </w:rPr>
            </w:pPr>
            <w:r w:rsidRPr="008B446F">
              <w:rPr>
                <w:iCs/>
                <w:color w:val="000000"/>
                <w:sz w:val="22"/>
                <w:szCs w:val="22"/>
              </w:rPr>
              <w:t>ROM_13</w:t>
            </w:r>
          </w:p>
        </w:tc>
      </w:tr>
      <w:tr w:rsidR="00C67EBE" w:rsidRPr="00752BF3" w14:paraId="3762E068" w14:textId="77777777" w:rsidTr="008B446F">
        <w:tc>
          <w:tcPr>
            <w:tcW w:w="5807" w:type="dxa"/>
          </w:tcPr>
          <w:p w14:paraId="582BAD54" w14:textId="27C30961" w:rsidR="00C67EBE" w:rsidRPr="008B446F" w:rsidRDefault="00753BB1" w:rsidP="005E2444">
            <w:pPr>
              <w:pStyle w:val="xmsonormal"/>
              <w:spacing w:before="0" w:beforeAutospacing="0" w:after="0" w:afterAutospacing="0"/>
              <w:rPr>
                <w:iCs/>
                <w:color w:val="000000"/>
                <w:sz w:val="22"/>
                <w:szCs w:val="22"/>
              </w:rPr>
            </w:pPr>
            <w:r w:rsidRPr="008B446F">
              <w:rPr>
                <w:b/>
                <w:bCs/>
                <w:iCs/>
                <w:color w:val="000000"/>
                <w:sz w:val="22"/>
                <w:szCs w:val="22"/>
              </w:rPr>
              <w:t>Upweighting</w:t>
            </w:r>
            <w:r w:rsidR="00D04AA7" w:rsidRPr="008B446F">
              <w:rPr>
                <w:b/>
                <w:bCs/>
                <w:iCs/>
                <w:color w:val="000000"/>
                <w:sz w:val="22"/>
                <w:szCs w:val="22"/>
              </w:rPr>
              <w:t xml:space="preserve"> of</w:t>
            </w:r>
            <w:r w:rsidR="00AD0D01" w:rsidRPr="008B446F">
              <w:rPr>
                <w:b/>
                <w:bCs/>
                <w:iCs/>
                <w:color w:val="000000"/>
                <w:sz w:val="22"/>
                <w:szCs w:val="22"/>
              </w:rPr>
              <w:t xml:space="preserve"> CPUE indices</w:t>
            </w:r>
            <w:r w:rsidR="00D04AA7" w:rsidRPr="008B446F">
              <w:rPr>
                <w:iCs/>
                <w:color w:val="000000"/>
                <w:sz w:val="22"/>
                <w:szCs w:val="22"/>
              </w:rPr>
              <w:t xml:space="preserve"> </w:t>
            </w:r>
          </w:p>
        </w:tc>
        <w:tc>
          <w:tcPr>
            <w:tcW w:w="1843" w:type="dxa"/>
            <w:vAlign w:val="center"/>
          </w:tcPr>
          <w:p w14:paraId="1EA55A5E" w14:textId="322CD86C" w:rsidR="00C67EBE" w:rsidRPr="008B446F" w:rsidRDefault="00C67EBE">
            <w:pPr>
              <w:pStyle w:val="xmsonormal"/>
              <w:spacing w:before="0" w:beforeAutospacing="0" w:after="0" w:afterAutospacing="0"/>
              <w:jc w:val="center"/>
              <w:rPr>
                <w:iCs/>
                <w:color w:val="000000"/>
                <w:sz w:val="22"/>
                <w:szCs w:val="22"/>
              </w:rPr>
            </w:pPr>
            <w:r w:rsidRPr="008B446F">
              <w:rPr>
                <w:iCs/>
                <w:color w:val="000000"/>
                <w:sz w:val="22"/>
                <w:szCs w:val="22"/>
              </w:rPr>
              <w:t>ROM_14</w:t>
            </w:r>
          </w:p>
        </w:tc>
        <w:tc>
          <w:tcPr>
            <w:tcW w:w="1701" w:type="dxa"/>
            <w:vAlign w:val="center"/>
          </w:tcPr>
          <w:p w14:paraId="48887C60" w14:textId="7D776A11" w:rsidR="00C67EBE" w:rsidRPr="008B446F" w:rsidRDefault="00C67EBE">
            <w:pPr>
              <w:pStyle w:val="xmsonormal"/>
              <w:spacing w:before="0" w:beforeAutospacing="0" w:after="0" w:afterAutospacing="0"/>
              <w:jc w:val="center"/>
              <w:rPr>
                <w:iCs/>
                <w:color w:val="000000"/>
                <w:sz w:val="22"/>
                <w:szCs w:val="22"/>
              </w:rPr>
            </w:pPr>
            <w:r w:rsidRPr="008B446F">
              <w:rPr>
                <w:iCs/>
                <w:color w:val="000000"/>
                <w:sz w:val="22"/>
                <w:szCs w:val="22"/>
              </w:rPr>
              <w:t>ROM_15</w:t>
            </w:r>
          </w:p>
        </w:tc>
      </w:tr>
      <w:tr w:rsidR="00C67EBE" w:rsidRPr="00752BF3" w14:paraId="49E572C3" w14:textId="77777777" w:rsidTr="008B446F">
        <w:tc>
          <w:tcPr>
            <w:tcW w:w="5807" w:type="dxa"/>
          </w:tcPr>
          <w:p w14:paraId="6747C7C0" w14:textId="51062D52" w:rsidR="00C67EBE" w:rsidRPr="008B446F" w:rsidRDefault="00753BB1" w:rsidP="008B446F">
            <w:pPr>
              <w:pStyle w:val="xmsonormal"/>
              <w:spacing w:before="0" w:beforeAutospacing="0" w:after="0" w:afterAutospacing="0"/>
              <w:rPr>
                <w:iCs/>
                <w:color w:val="000000"/>
                <w:sz w:val="22"/>
                <w:szCs w:val="22"/>
              </w:rPr>
            </w:pPr>
            <w:r w:rsidRPr="008B446F">
              <w:rPr>
                <w:b/>
                <w:bCs/>
                <w:iCs/>
                <w:color w:val="000000"/>
                <w:sz w:val="22"/>
                <w:szCs w:val="22"/>
              </w:rPr>
              <w:t>Upweighting of</w:t>
            </w:r>
            <w:r w:rsidR="00AD0D01" w:rsidRPr="008B446F">
              <w:rPr>
                <w:b/>
                <w:bCs/>
                <w:iCs/>
                <w:color w:val="000000"/>
                <w:sz w:val="22"/>
                <w:szCs w:val="22"/>
              </w:rPr>
              <w:t xml:space="preserve"> ‘fishery independent’ indices</w:t>
            </w:r>
            <w:r w:rsidR="00D04AA7" w:rsidRPr="008B446F">
              <w:rPr>
                <w:b/>
                <w:bCs/>
                <w:iCs/>
                <w:color w:val="000000"/>
                <w:sz w:val="22"/>
                <w:szCs w:val="22"/>
              </w:rPr>
              <w:t xml:space="preserve">. </w:t>
            </w:r>
          </w:p>
        </w:tc>
        <w:tc>
          <w:tcPr>
            <w:tcW w:w="1843" w:type="dxa"/>
            <w:vAlign w:val="center"/>
          </w:tcPr>
          <w:p w14:paraId="47C70603" w14:textId="692D0F46" w:rsidR="00C67EBE" w:rsidRPr="008B446F" w:rsidRDefault="00C67EBE" w:rsidP="008B446F">
            <w:pPr>
              <w:pStyle w:val="xmsonormal"/>
              <w:spacing w:before="0" w:beforeAutospacing="0" w:after="0" w:afterAutospacing="0"/>
              <w:jc w:val="center"/>
              <w:rPr>
                <w:iCs/>
                <w:color w:val="000000"/>
                <w:sz w:val="22"/>
                <w:szCs w:val="22"/>
              </w:rPr>
            </w:pPr>
            <w:r w:rsidRPr="008B446F">
              <w:rPr>
                <w:iCs/>
                <w:color w:val="000000"/>
                <w:sz w:val="22"/>
                <w:szCs w:val="22"/>
              </w:rPr>
              <w:t>ROM_16</w:t>
            </w:r>
          </w:p>
        </w:tc>
        <w:tc>
          <w:tcPr>
            <w:tcW w:w="1701" w:type="dxa"/>
            <w:vAlign w:val="center"/>
          </w:tcPr>
          <w:p w14:paraId="393E8532" w14:textId="77C48E59" w:rsidR="00C67EBE" w:rsidRPr="008B446F" w:rsidRDefault="00C67EBE">
            <w:pPr>
              <w:pStyle w:val="xmsonormal"/>
              <w:spacing w:before="0" w:beforeAutospacing="0" w:after="0" w:afterAutospacing="0"/>
              <w:jc w:val="center"/>
              <w:rPr>
                <w:iCs/>
                <w:color w:val="000000"/>
                <w:sz w:val="22"/>
                <w:szCs w:val="22"/>
              </w:rPr>
            </w:pPr>
            <w:r w:rsidRPr="008B446F">
              <w:rPr>
                <w:iCs/>
                <w:color w:val="000000"/>
                <w:sz w:val="22"/>
                <w:szCs w:val="22"/>
              </w:rPr>
              <w:t>ROM_17</w:t>
            </w:r>
          </w:p>
        </w:tc>
      </w:tr>
      <w:tr w:rsidR="00C67EBE" w:rsidRPr="00752BF3" w14:paraId="17D5B7C5" w14:textId="77777777" w:rsidTr="008B446F">
        <w:tc>
          <w:tcPr>
            <w:tcW w:w="5807" w:type="dxa"/>
          </w:tcPr>
          <w:p w14:paraId="02707E08" w14:textId="3254E64C" w:rsidR="00C67EBE" w:rsidRPr="008B446F" w:rsidDel="007422F2" w:rsidRDefault="00753BB1" w:rsidP="008B446F">
            <w:pPr>
              <w:pStyle w:val="xmsonormal"/>
              <w:spacing w:before="0" w:beforeAutospacing="0" w:after="0" w:afterAutospacing="0"/>
              <w:rPr>
                <w:bCs/>
                <w:iCs/>
                <w:color w:val="000000"/>
                <w:sz w:val="22"/>
                <w:szCs w:val="22"/>
              </w:rPr>
            </w:pPr>
            <w:r w:rsidRPr="008B446F">
              <w:rPr>
                <w:b/>
                <w:iCs/>
                <w:color w:val="000000"/>
                <w:sz w:val="22"/>
                <w:szCs w:val="22"/>
              </w:rPr>
              <w:t xml:space="preserve">Upweighting of </w:t>
            </w:r>
            <w:r w:rsidR="00FC2131" w:rsidRPr="008B446F">
              <w:rPr>
                <w:b/>
                <w:iCs/>
                <w:color w:val="000000"/>
                <w:sz w:val="22"/>
                <w:szCs w:val="22"/>
              </w:rPr>
              <w:t>genetic stock</w:t>
            </w:r>
            <w:r w:rsidR="00AD0D01" w:rsidRPr="008B446F">
              <w:rPr>
                <w:b/>
                <w:iCs/>
                <w:color w:val="000000"/>
                <w:sz w:val="22"/>
                <w:szCs w:val="22"/>
              </w:rPr>
              <w:t xml:space="preserve"> of origin data</w:t>
            </w:r>
            <w:r w:rsidR="00D04AA7" w:rsidRPr="008B446F">
              <w:rPr>
                <w:b/>
                <w:iCs/>
                <w:color w:val="000000"/>
                <w:sz w:val="22"/>
                <w:szCs w:val="22"/>
              </w:rPr>
              <w:t xml:space="preserve">. </w:t>
            </w:r>
            <w:r w:rsidR="00FC2131" w:rsidRPr="008B446F">
              <w:rPr>
                <w:bCs/>
                <w:iCs/>
                <w:color w:val="000000"/>
                <w:sz w:val="22"/>
                <w:szCs w:val="22"/>
              </w:rPr>
              <w:t>5x likelihood factor</w:t>
            </w:r>
            <w:r w:rsidRPr="008B446F">
              <w:rPr>
                <w:bCs/>
                <w:iCs/>
                <w:color w:val="000000"/>
                <w:sz w:val="22"/>
                <w:szCs w:val="22"/>
              </w:rPr>
              <w:t xml:space="preserve"> on genetics, ignore microchemistry SOO data by increasing imprecision to a logit CV of 500%</w:t>
            </w:r>
          </w:p>
        </w:tc>
        <w:tc>
          <w:tcPr>
            <w:tcW w:w="1843" w:type="dxa"/>
            <w:vAlign w:val="center"/>
          </w:tcPr>
          <w:p w14:paraId="309FAE8E" w14:textId="4A95EFC2" w:rsidR="00C67EBE" w:rsidRPr="008B446F" w:rsidDel="007422F2" w:rsidRDefault="00C67EBE" w:rsidP="008B446F">
            <w:pPr>
              <w:pStyle w:val="xmsonormal"/>
              <w:spacing w:before="0" w:beforeAutospacing="0" w:after="0" w:afterAutospacing="0"/>
              <w:jc w:val="center"/>
              <w:rPr>
                <w:iCs/>
                <w:color w:val="000000"/>
                <w:sz w:val="22"/>
                <w:szCs w:val="22"/>
              </w:rPr>
            </w:pPr>
            <w:r w:rsidRPr="008B446F">
              <w:rPr>
                <w:iCs/>
                <w:color w:val="000000"/>
                <w:sz w:val="22"/>
                <w:szCs w:val="22"/>
              </w:rPr>
              <w:t>ROM_18</w:t>
            </w:r>
          </w:p>
        </w:tc>
        <w:tc>
          <w:tcPr>
            <w:tcW w:w="1701" w:type="dxa"/>
            <w:vAlign w:val="center"/>
          </w:tcPr>
          <w:p w14:paraId="78F85986" w14:textId="751BB007" w:rsidR="00C67EBE" w:rsidRPr="008B446F" w:rsidDel="007422F2" w:rsidRDefault="00C67EBE">
            <w:pPr>
              <w:pStyle w:val="xmsonormal"/>
              <w:spacing w:before="0" w:beforeAutospacing="0" w:after="0" w:afterAutospacing="0"/>
              <w:jc w:val="center"/>
              <w:rPr>
                <w:iCs/>
                <w:color w:val="000000"/>
                <w:sz w:val="22"/>
                <w:szCs w:val="22"/>
              </w:rPr>
            </w:pPr>
            <w:r w:rsidRPr="008B446F">
              <w:rPr>
                <w:iCs/>
                <w:color w:val="000000"/>
                <w:sz w:val="22"/>
                <w:szCs w:val="22"/>
              </w:rPr>
              <w:t>ROM_19</w:t>
            </w:r>
          </w:p>
        </w:tc>
      </w:tr>
      <w:tr w:rsidR="00753BB1" w:rsidRPr="00752BF3" w14:paraId="74733A3E" w14:textId="77777777" w:rsidTr="00D04AA7">
        <w:tc>
          <w:tcPr>
            <w:tcW w:w="5807" w:type="dxa"/>
          </w:tcPr>
          <w:p w14:paraId="54575D51" w14:textId="554EE788" w:rsidR="00753BB1" w:rsidRPr="008B446F" w:rsidRDefault="00753BB1" w:rsidP="00753BB1">
            <w:pPr>
              <w:pStyle w:val="xmsonormal"/>
              <w:spacing w:before="0" w:beforeAutospacing="0" w:after="0" w:afterAutospacing="0"/>
              <w:rPr>
                <w:b/>
                <w:iCs/>
                <w:color w:val="000000"/>
                <w:sz w:val="22"/>
                <w:szCs w:val="22"/>
              </w:rPr>
            </w:pPr>
            <w:r w:rsidRPr="008B446F">
              <w:rPr>
                <w:b/>
                <w:iCs/>
                <w:color w:val="000000"/>
                <w:sz w:val="22"/>
                <w:szCs w:val="22"/>
              </w:rPr>
              <w:t xml:space="preserve">Greater influence of microchemistry stock of origin data. </w:t>
            </w:r>
            <w:r w:rsidRPr="008B446F">
              <w:rPr>
                <w:bCs/>
                <w:iCs/>
                <w:color w:val="000000"/>
                <w:sz w:val="22"/>
                <w:szCs w:val="22"/>
              </w:rPr>
              <w:t xml:space="preserve">5x likelihood facto on microchemistry data, and ignore genetics SOO data by increasing imprecision to a logit CV of 500%. </w:t>
            </w:r>
          </w:p>
        </w:tc>
        <w:tc>
          <w:tcPr>
            <w:tcW w:w="1843" w:type="dxa"/>
            <w:vAlign w:val="center"/>
          </w:tcPr>
          <w:p w14:paraId="36A3C0CC" w14:textId="231C2F31" w:rsidR="00753BB1" w:rsidRPr="008B446F" w:rsidRDefault="00753BB1" w:rsidP="00753BB1">
            <w:pPr>
              <w:pStyle w:val="xmsonormal"/>
              <w:spacing w:before="0" w:beforeAutospacing="0" w:after="0" w:afterAutospacing="0"/>
              <w:jc w:val="center"/>
              <w:rPr>
                <w:iCs/>
                <w:color w:val="000000"/>
                <w:sz w:val="22"/>
                <w:szCs w:val="22"/>
              </w:rPr>
            </w:pPr>
            <w:r w:rsidRPr="008B446F">
              <w:rPr>
                <w:iCs/>
                <w:color w:val="000000"/>
                <w:sz w:val="22"/>
                <w:szCs w:val="22"/>
              </w:rPr>
              <w:t>ROM_20</w:t>
            </w:r>
          </w:p>
        </w:tc>
        <w:tc>
          <w:tcPr>
            <w:tcW w:w="1701" w:type="dxa"/>
            <w:vAlign w:val="center"/>
          </w:tcPr>
          <w:p w14:paraId="432819D1" w14:textId="0B4B3C67" w:rsidR="00753BB1" w:rsidRPr="008B446F" w:rsidRDefault="00753BB1" w:rsidP="00753BB1">
            <w:pPr>
              <w:pStyle w:val="xmsonormal"/>
              <w:spacing w:before="0" w:beforeAutospacing="0" w:after="0" w:afterAutospacing="0"/>
              <w:jc w:val="center"/>
              <w:rPr>
                <w:iCs/>
                <w:color w:val="000000"/>
                <w:sz w:val="22"/>
                <w:szCs w:val="22"/>
              </w:rPr>
            </w:pPr>
            <w:r w:rsidRPr="008B446F">
              <w:rPr>
                <w:iCs/>
                <w:color w:val="000000"/>
                <w:sz w:val="22"/>
                <w:szCs w:val="22"/>
              </w:rPr>
              <w:t>ROM_21</w:t>
            </w:r>
          </w:p>
        </w:tc>
      </w:tr>
      <w:tr w:rsidR="00753BB1" w:rsidRPr="00752BF3" w14:paraId="1B10026A" w14:textId="77777777" w:rsidTr="008B446F">
        <w:tc>
          <w:tcPr>
            <w:tcW w:w="5807" w:type="dxa"/>
          </w:tcPr>
          <w:p w14:paraId="7CF7BAB5" w14:textId="4F15421E" w:rsidR="00753BB1" w:rsidRPr="008B446F" w:rsidDel="007422F2" w:rsidRDefault="00753BB1" w:rsidP="00753BB1">
            <w:pPr>
              <w:pStyle w:val="xmsonormal"/>
              <w:spacing w:before="0" w:beforeAutospacing="0" w:after="0" w:afterAutospacing="0"/>
              <w:rPr>
                <w:bCs/>
                <w:iCs/>
                <w:color w:val="000000"/>
                <w:sz w:val="22"/>
                <w:szCs w:val="22"/>
              </w:rPr>
            </w:pPr>
            <w:r w:rsidRPr="008B446F">
              <w:rPr>
                <w:b/>
                <w:iCs/>
                <w:color w:val="000000"/>
                <w:sz w:val="22"/>
                <w:szCs w:val="22"/>
              </w:rPr>
              <w:t xml:space="preserve">Greater influence of the Length composition data. </w:t>
            </w:r>
          </w:p>
        </w:tc>
        <w:tc>
          <w:tcPr>
            <w:tcW w:w="1843" w:type="dxa"/>
            <w:vAlign w:val="center"/>
          </w:tcPr>
          <w:p w14:paraId="46C2B028" w14:textId="22B8C977" w:rsidR="00753BB1" w:rsidRPr="008B446F" w:rsidDel="007422F2" w:rsidRDefault="00753BB1">
            <w:pPr>
              <w:pStyle w:val="xmsonormal"/>
              <w:spacing w:before="0" w:beforeAutospacing="0" w:after="0" w:afterAutospacing="0"/>
              <w:jc w:val="center"/>
              <w:rPr>
                <w:iCs/>
                <w:color w:val="000000"/>
                <w:sz w:val="22"/>
                <w:szCs w:val="22"/>
              </w:rPr>
            </w:pPr>
            <w:r w:rsidRPr="008B446F">
              <w:rPr>
                <w:iCs/>
                <w:color w:val="000000"/>
                <w:sz w:val="22"/>
                <w:szCs w:val="22"/>
              </w:rPr>
              <w:t>ROM_22</w:t>
            </w:r>
          </w:p>
        </w:tc>
        <w:tc>
          <w:tcPr>
            <w:tcW w:w="1701" w:type="dxa"/>
            <w:vAlign w:val="center"/>
          </w:tcPr>
          <w:p w14:paraId="35ECD8DB" w14:textId="26159247" w:rsidR="00753BB1" w:rsidRPr="008B446F" w:rsidDel="007422F2" w:rsidRDefault="00753BB1">
            <w:pPr>
              <w:pStyle w:val="xmsonormal"/>
              <w:spacing w:before="0" w:beforeAutospacing="0" w:after="0" w:afterAutospacing="0"/>
              <w:jc w:val="center"/>
              <w:rPr>
                <w:iCs/>
                <w:color w:val="000000"/>
                <w:sz w:val="22"/>
                <w:szCs w:val="22"/>
              </w:rPr>
            </w:pPr>
            <w:r w:rsidRPr="008B446F">
              <w:rPr>
                <w:iCs/>
                <w:color w:val="000000"/>
                <w:sz w:val="22"/>
                <w:szCs w:val="22"/>
              </w:rPr>
              <w:t>ROM_23</w:t>
            </w:r>
          </w:p>
        </w:tc>
      </w:tr>
      <w:tr w:rsidR="00753BB1" w:rsidRPr="00752BF3" w14:paraId="42AFFA73" w14:textId="77777777" w:rsidTr="00D04AA7">
        <w:tc>
          <w:tcPr>
            <w:tcW w:w="5807" w:type="dxa"/>
          </w:tcPr>
          <w:p w14:paraId="57D53CD2" w14:textId="0CFEF6AB" w:rsidR="00753BB1" w:rsidRPr="008B446F" w:rsidRDefault="00753BB1" w:rsidP="00753BB1">
            <w:pPr>
              <w:pStyle w:val="xmsonormal"/>
              <w:spacing w:before="0" w:beforeAutospacing="0" w:after="0" w:afterAutospacing="0"/>
              <w:rPr>
                <w:b/>
                <w:iCs/>
                <w:color w:val="000000"/>
                <w:sz w:val="22"/>
                <w:szCs w:val="22"/>
              </w:rPr>
            </w:pPr>
            <w:r w:rsidRPr="008B446F">
              <w:rPr>
                <w:b/>
                <w:iCs/>
                <w:color w:val="000000"/>
                <w:sz w:val="22"/>
                <w:szCs w:val="22"/>
              </w:rPr>
              <w:t xml:space="preserve">Greater influence of the historical landings data. </w:t>
            </w:r>
          </w:p>
        </w:tc>
        <w:tc>
          <w:tcPr>
            <w:tcW w:w="1843" w:type="dxa"/>
            <w:vAlign w:val="center"/>
          </w:tcPr>
          <w:p w14:paraId="2A8B30DD" w14:textId="2499828A" w:rsidR="00753BB1" w:rsidRPr="008B446F" w:rsidRDefault="00753BB1" w:rsidP="00753BB1">
            <w:pPr>
              <w:pStyle w:val="xmsonormal"/>
              <w:spacing w:before="0" w:beforeAutospacing="0" w:after="0" w:afterAutospacing="0"/>
              <w:jc w:val="center"/>
              <w:rPr>
                <w:iCs/>
                <w:color w:val="000000"/>
                <w:sz w:val="22"/>
                <w:szCs w:val="22"/>
              </w:rPr>
            </w:pPr>
            <w:r w:rsidRPr="008B446F">
              <w:rPr>
                <w:iCs/>
                <w:color w:val="000000"/>
                <w:sz w:val="22"/>
                <w:szCs w:val="22"/>
              </w:rPr>
              <w:t>ROM_24</w:t>
            </w:r>
          </w:p>
        </w:tc>
        <w:tc>
          <w:tcPr>
            <w:tcW w:w="1701" w:type="dxa"/>
            <w:vAlign w:val="center"/>
          </w:tcPr>
          <w:p w14:paraId="38DE4954" w14:textId="3031AC52" w:rsidR="00753BB1" w:rsidRPr="008B446F" w:rsidRDefault="00753BB1" w:rsidP="00753BB1">
            <w:pPr>
              <w:pStyle w:val="xmsonormal"/>
              <w:spacing w:before="0" w:beforeAutospacing="0" w:after="0" w:afterAutospacing="0"/>
              <w:jc w:val="center"/>
              <w:rPr>
                <w:iCs/>
                <w:color w:val="000000"/>
                <w:sz w:val="22"/>
                <w:szCs w:val="22"/>
              </w:rPr>
            </w:pPr>
            <w:r w:rsidRPr="008B446F">
              <w:rPr>
                <w:iCs/>
                <w:color w:val="000000"/>
                <w:sz w:val="22"/>
                <w:szCs w:val="22"/>
              </w:rPr>
              <w:t>ROM_25</w:t>
            </w:r>
          </w:p>
        </w:tc>
      </w:tr>
      <w:tr w:rsidR="00753BB1" w:rsidRPr="00752BF3" w14:paraId="26873E20" w14:textId="77777777" w:rsidTr="008B446F">
        <w:tc>
          <w:tcPr>
            <w:tcW w:w="5807" w:type="dxa"/>
          </w:tcPr>
          <w:p w14:paraId="5B45EEEB" w14:textId="0795BAAD" w:rsidR="00753BB1" w:rsidRPr="008B446F" w:rsidRDefault="00753BB1" w:rsidP="00753BB1">
            <w:pPr>
              <w:pStyle w:val="xmsonormal"/>
              <w:spacing w:before="0" w:beforeAutospacing="0" w:after="0" w:afterAutospacing="0"/>
              <w:rPr>
                <w:b/>
                <w:iCs/>
                <w:color w:val="000000"/>
                <w:sz w:val="22"/>
                <w:szCs w:val="22"/>
              </w:rPr>
            </w:pPr>
            <w:r w:rsidRPr="008B446F">
              <w:rPr>
                <w:b/>
                <w:iCs/>
                <w:color w:val="000000"/>
                <w:sz w:val="22"/>
                <w:szCs w:val="22"/>
              </w:rPr>
              <w:t>Catchability Increases</w:t>
            </w:r>
            <w:r w:rsidRPr="008B446F">
              <w:rPr>
                <w:iCs/>
                <w:color w:val="000000"/>
                <w:sz w:val="22"/>
                <w:szCs w:val="22"/>
              </w:rPr>
              <w:t xml:space="preserve">. CPUE-based indices are subject to a 2% annual increase in catchability.  </w:t>
            </w:r>
          </w:p>
        </w:tc>
        <w:tc>
          <w:tcPr>
            <w:tcW w:w="1843" w:type="dxa"/>
            <w:vAlign w:val="center"/>
          </w:tcPr>
          <w:p w14:paraId="24EB93A6" w14:textId="1B0BB6E9" w:rsidR="00753BB1" w:rsidRPr="008B446F" w:rsidRDefault="00753BB1" w:rsidP="00753BB1">
            <w:pPr>
              <w:pStyle w:val="xmsonormal"/>
              <w:spacing w:before="0" w:beforeAutospacing="0" w:after="0" w:afterAutospacing="0"/>
              <w:jc w:val="center"/>
              <w:rPr>
                <w:iCs/>
                <w:color w:val="000000"/>
                <w:sz w:val="22"/>
                <w:szCs w:val="22"/>
              </w:rPr>
            </w:pPr>
            <w:r w:rsidRPr="008B446F">
              <w:rPr>
                <w:iCs/>
                <w:color w:val="000000"/>
                <w:sz w:val="22"/>
                <w:szCs w:val="22"/>
              </w:rPr>
              <w:t>ROM_2</w:t>
            </w:r>
            <w:r w:rsidR="008457A0">
              <w:rPr>
                <w:iCs/>
                <w:color w:val="000000"/>
                <w:sz w:val="22"/>
                <w:szCs w:val="22"/>
              </w:rPr>
              <w:t>6</w:t>
            </w:r>
          </w:p>
        </w:tc>
        <w:tc>
          <w:tcPr>
            <w:tcW w:w="1701" w:type="dxa"/>
            <w:vAlign w:val="center"/>
          </w:tcPr>
          <w:p w14:paraId="7C8C1ED1" w14:textId="3CF3AE4C" w:rsidR="00753BB1" w:rsidRPr="008B446F" w:rsidRDefault="00753BB1" w:rsidP="00753BB1">
            <w:pPr>
              <w:pStyle w:val="xmsonormal"/>
              <w:spacing w:before="0" w:beforeAutospacing="0" w:after="0" w:afterAutospacing="0"/>
              <w:jc w:val="center"/>
              <w:rPr>
                <w:iCs/>
                <w:color w:val="000000"/>
                <w:sz w:val="22"/>
                <w:szCs w:val="22"/>
              </w:rPr>
            </w:pPr>
            <w:r w:rsidRPr="008B446F">
              <w:rPr>
                <w:iCs/>
                <w:color w:val="000000"/>
                <w:sz w:val="22"/>
                <w:szCs w:val="22"/>
              </w:rPr>
              <w:t>ROM_2</w:t>
            </w:r>
            <w:r w:rsidR="008457A0">
              <w:rPr>
                <w:iCs/>
                <w:color w:val="000000"/>
                <w:sz w:val="22"/>
                <w:szCs w:val="22"/>
              </w:rPr>
              <w:t>7</w:t>
            </w:r>
          </w:p>
        </w:tc>
      </w:tr>
      <w:tr w:rsidR="008457A0" w:rsidRPr="00752BF3" w14:paraId="2B486B02" w14:textId="77777777" w:rsidTr="00D04AA7">
        <w:tc>
          <w:tcPr>
            <w:tcW w:w="5807" w:type="dxa"/>
          </w:tcPr>
          <w:p w14:paraId="293E207F" w14:textId="061AF147" w:rsidR="008457A0" w:rsidRPr="008B446F" w:rsidRDefault="008457A0" w:rsidP="008457A0">
            <w:pPr>
              <w:pStyle w:val="xmsonormal"/>
              <w:spacing w:before="0" w:beforeAutospacing="0" w:after="0" w:afterAutospacing="0"/>
              <w:rPr>
                <w:b/>
                <w:iCs/>
                <w:color w:val="000000"/>
                <w:sz w:val="22"/>
                <w:szCs w:val="22"/>
              </w:rPr>
            </w:pPr>
            <w:r w:rsidRPr="00BB34A9">
              <w:rPr>
                <w:b/>
                <w:iCs/>
                <w:color w:val="000000"/>
                <w:sz w:val="22"/>
                <w:szCs w:val="22"/>
              </w:rPr>
              <w:t xml:space="preserve">Decreasing catchability. </w:t>
            </w:r>
            <w:r w:rsidRPr="00BB34A9">
              <w:rPr>
                <w:bCs/>
                <w:iCs/>
                <w:color w:val="000000"/>
                <w:sz w:val="22"/>
                <w:szCs w:val="22"/>
              </w:rPr>
              <w:t xml:space="preserve">2% annual decline in the catchability of CPUE-based indices. </w:t>
            </w:r>
            <w:r w:rsidRPr="00BB34A9">
              <w:rPr>
                <w:iCs/>
                <w:color w:val="000000"/>
                <w:sz w:val="22"/>
                <w:szCs w:val="22"/>
              </w:rPr>
              <w:t xml:space="preserve"> </w:t>
            </w:r>
          </w:p>
        </w:tc>
        <w:tc>
          <w:tcPr>
            <w:tcW w:w="1843" w:type="dxa"/>
            <w:vAlign w:val="center"/>
          </w:tcPr>
          <w:p w14:paraId="4F718007" w14:textId="70F071AF" w:rsidR="008457A0" w:rsidRPr="008B446F" w:rsidRDefault="008457A0" w:rsidP="008457A0">
            <w:pPr>
              <w:pStyle w:val="xmsonormal"/>
              <w:spacing w:before="0" w:beforeAutospacing="0" w:after="0" w:afterAutospacing="0"/>
              <w:jc w:val="center"/>
              <w:rPr>
                <w:iCs/>
                <w:color w:val="000000"/>
                <w:sz w:val="22"/>
                <w:szCs w:val="22"/>
              </w:rPr>
            </w:pPr>
            <w:r w:rsidRPr="00BB34A9">
              <w:rPr>
                <w:iCs/>
                <w:color w:val="000000"/>
                <w:sz w:val="22"/>
                <w:szCs w:val="22"/>
              </w:rPr>
              <w:t>ROM_</w:t>
            </w:r>
            <w:r>
              <w:rPr>
                <w:iCs/>
                <w:color w:val="000000"/>
                <w:sz w:val="22"/>
                <w:szCs w:val="22"/>
              </w:rPr>
              <w:t>28</w:t>
            </w:r>
          </w:p>
        </w:tc>
        <w:tc>
          <w:tcPr>
            <w:tcW w:w="1701" w:type="dxa"/>
            <w:vAlign w:val="center"/>
          </w:tcPr>
          <w:p w14:paraId="504968DB" w14:textId="21FEA5F8" w:rsidR="008457A0" w:rsidRPr="008B446F" w:rsidRDefault="008457A0" w:rsidP="008457A0">
            <w:pPr>
              <w:pStyle w:val="xmsonormal"/>
              <w:spacing w:before="0" w:beforeAutospacing="0" w:after="0" w:afterAutospacing="0"/>
              <w:jc w:val="center"/>
              <w:rPr>
                <w:iCs/>
                <w:color w:val="000000"/>
                <w:sz w:val="22"/>
                <w:szCs w:val="22"/>
              </w:rPr>
            </w:pPr>
            <w:r w:rsidRPr="00BB34A9">
              <w:rPr>
                <w:iCs/>
                <w:color w:val="000000"/>
                <w:sz w:val="22"/>
                <w:szCs w:val="22"/>
              </w:rPr>
              <w:t>ROM_</w:t>
            </w:r>
            <w:r>
              <w:rPr>
                <w:iCs/>
                <w:color w:val="000000"/>
                <w:sz w:val="22"/>
                <w:szCs w:val="22"/>
              </w:rPr>
              <w:t>29</w:t>
            </w:r>
          </w:p>
        </w:tc>
      </w:tr>
      <w:tr w:rsidR="008457A0" w:rsidRPr="00752BF3" w14:paraId="3E7E065D" w14:textId="77777777" w:rsidTr="008B446F">
        <w:tc>
          <w:tcPr>
            <w:tcW w:w="5807" w:type="dxa"/>
          </w:tcPr>
          <w:p w14:paraId="2D671164" w14:textId="25F906B2" w:rsidR="008457A0" w:rsidRPr="008B446F" w:rsidRDefault="008457A0" w:rsidP="008457A0">
            <w:pPr>
              <w:pStyle w:val="xmsonormal"/>
              <w:spacing w:before="0" w:beforeAutospacing="0" w:after="0" w:afterAutospacing="0"/>
              <w:rPr>
                <w:b/>
                <w:iCs/>
                <w:color w:val="000000"/>
                <w:sz w:val="22"/>
                <w:szCs w:val="22"/>
              </w:rPr>
            </w:pPr>
            <w:r w:rsidRPr="008B446F">
              <w:rPr>
                <w:b/>
                <w:iCs/>
                <w:color w:val="000000"/>
                <w:sz w:val="22"/>
                <w:szCs w:val="22"/>
              </w:rPr>
              <w:t>Non-linear indices.</w:t>
            </w:r>
            <w:r w:rsidRPr="008B446F">
              <w:rPr>
                <w:iCs/>
                <w:color w:val="000000"/>
                <w:sz w:val="22"/>
                <w:szCs w:val="22"/>
              </w:rPr>
              <w:t xml:space="preserve"> Hyperstability / hyper depletion in OM fits to data is simulated in projection years for all indices.  </w:t>
            </w:r>
          </w:p>
        </w:tc>
        <w:tc>
          <w:tcPr>
            <w:tcW w:w="1843" w:type="dxa"/>
            <w:vAlign w:val="center"/>
          </w:tcPr>
          <w:p w14:paraId="6612F2E8" w14:textId="04C86E70" w:rsidR="008457A0" w:rsidRPr="008B446F" w:rsidRDefault="008457A0" w:rsidP="008457A0">
            <w:pPr>
              <w:pStyle w:val="xmsonormal"/>
              <w:spacing w:before="0" w:beforeAutospacing="0" w:after="0" w:afterAutospacing="0"/>
              <w:jc w:val="center"/>
              <w:rPr>
                <w:iCs/>
                <w:color w:val="000000"/>
                <w:sz w:val="22"/>
                <w:szCs w:val="22"/>
              </w:rPr>
            </w:pPr>
            <w:r w:rsidRPr="008B446F">
              <w:rPr>
                <w:iCs/>
                <w:color w:val="000000"/>
                <w:sz w:val="22"/>
                <w:szCs w:val="22"/>
              </w:rPr>
              <w:t>ROM_30</w:t>
            </w:r>
          </w:p>
        </w:tc>
        <w:tc>
          <w:tcPr>
            <w:tcW w:w="1701" w:type="dxa"/>
            <w:vAlign w:val="center"/>
          </w:tcPr>
          <w:p w14:paraId="7FFD965A" w14:textId="10C49AA9" w:rsidR="008457A0" w:rsidRPr="008B446F" w:rsidRDefault="008457A0" w:rsidP="008457A0">
            <w:pPr>
              <w:pStyle w:val="xmsonormal"/>
              <w:spacing w:before="0" w:beforeAutospacing="0" w:after="0" w:afterAutospacing="0"/>
              <w:jc w:val="center"/>
              <w:rPr>
                <w:iCs/>
                <w:color w:val="000000"/>
                <w:sz w:val="22"/>
                <w:szCs w:val="22"/>
              </w:rPr>
            </w:pPr>
            <w:r w:rsidRPr="008B446F">
              <w:rPr>
                <w:iCs/>
                <w:color w:val="000000"/>
                <w:sz w:val="22"/>
                <w:szCs w:val="22"/>
              </w:rPr>
              <w:t>ROM_31</w:t>
            </w:r>
          </w:p>
        </w:tc>
      </w:tr>
      <w:tr w:rsidR="008457A0" w:rsidRPr="00752BF3" w14:paraId="2B0165EE" w14:textId="77777777" w:rsidTr="008B446F">
        <w:tc>
          <w:tcPr>
            <w:tcW w:w="5807" w:type="dxa"/>
          </w:tcPr>
          <w:p w14:paraId="03C6E772" w14:textId="397B205A" w:rsidR="008457A0" w:rsidRPr="008B446F" w:rsidRDefault="00EB4950" w:rsidP="008457A0">
            <w:pPr>
              <w:pStyle w:val="xmsonormal"/>
              <w:spacing w:before="0" w:beforeAutospacing="0" w:after="0" w:afterAutospacing="0"/>
              <w:rPr>
                <w:b/>
                <w:iCs/>
                <w:color w:val="000000"/>
                <w:sz w:val="22"/>
                <w:szCs w:val="22"/>
              </w:rPr>
            </w:pPr>
            <w:r>
              <w:rPr>
                <w:b/>
                <w:bCs/>
                <w:iCs/>
                <w:color w:val="000000"/>
                <w:sz w:val="22"/>
                <w:szCs w:val="22"/>
              </w:rPr>
              <w:t>Unreported overages.</w:t>
            </w:r>
            <w:r>
              <w:rPr>
                <w:iCs/>
                <w:color w:val="000000"/>
                <w:sz w:val="22"/>
                <w:szCs w:val="22"/>
              </w:rPr>
              <w:t xml:space="preserve"> Future catches in both the West and East are 20% larger than the TAC as a result of IUU fishing (not accounted for by the CMP)</w:t>
            </w:r>
            <w:r w:rsidR="008457A0" w:rsidRPr="008B446F">
              <w:rPr>
                <w:iCs/>
                <w:color w:val="000000"/>
                <w:sz w:val="22"/>
                <w:szCs w:val="22"/>
              </w:rPr>
              <w:t xml:space="preserve">. </w:t>
            </w:r>
          </w:p>
        </w:tc>
        <w:tc>
          <w:tcPr>
            <w:tcW w:w="1843" w:type="dxa"/>
            <w:vAlign w:val="center"/>
          </w:tcPr>
          <w:p w14:paraId="00A9A2BC" w14:textId="7A0D0B24" w:rsidR="008457A0" w:rsidRPr="008B446F" w:rsidRDefault="008457A0" w:rsidP="008457A0">
            <w:pPr>
              <w:pStyle w:val="xmsonormal"/>
              <w:spacing w:before="0" w:beforeAutospacing="0" w:after="0" w:afterAutospacing="0"/>
              <w:jc w:val="center"/>
              <w:rPr>
                <w:iCs/>
                <w:color w:val="000000"/>
                <w:sz w:val="22"/>
                <w:szCs w:val="22"/>
              </w:rPr>
            </w:pPr>
            <w:r w:rsidRPr="008B446F">
              <w:rPr>
                <w:iCs/>
                <w:color w:val="000000"/>
                <w:sz w:val="22"/>
                <w:szCs w:val="22"/>
              </w:rPr>
              <w:t>ROM_32</w:t>
            </w:r>
          </w:p>
        </w:tc>
        <w:tc>
          <w:tcPr>
            <w:tcW w:w="1701" w:type="dxa"/>
            <w:vAlign w:val="center"/>
          </w:tcPr>
          <w:p w14:paraId="06D4C11F" w14:textId="624D4951" w:rsidR="008457A0" w:rsidRPr="008B446F" w:rsidRDefault="008457A0" w:rsidP="008457A0">
            <w:pPr>
              <w:pStyle w:val="xmsonormal"/>
              <w:spacing w:before="0" w:beforeAutospacing="0" w:after="0" w:afterAutospacing="0"/>
              <w:jc w:val="center"/>
              <w:rPr>
                <w:iCs/>
                <w:color w:val="000000"/>
                <w:sz w:val="22"/>
                <w:szCs w:val="22"/>
              </w:rPr>
            </w:pPr>
            <w:r w:rsidRPr="008B446F">
              <w:rPr>
                <w:iCs/>
                <w:color w:val="000000"/>
                <w:sz w:val="22"/>
                <w:szCs w:val="22"/>
              </w:rPr>
              <w:t>ROM_33</w:t>
            </w:r>
          </w:p>
        </w:tc>
      </w:tr>
      <w:tr w:rsidR="008457A0" w:rsidRPr="00752BF3" w14:paraId="402A8948" w14:textId="77777777" w:rsidTr="008B446F">
        <w:tc>
          <w:tcPr>
            <w:tcW w:w="5807" w:type="dxa"/>
          </w:tcPr>
          <w:p w14:paraId="50394A10" w14:textId="77777777" w:rsidR="008457A0" w:rsidRPr="008B446F" w:rsidDel="007422F2" w:rsidRDefault="008457A0" w:rsidP="008457A0">
            <w:pPr>
              <w:pStyle w:val="xmsonormal"/>
              <w:spacing w:before="0" w:beforeAutospacing="0" w:after="0" w:afterAutospacing="0"/>
              <w:rPr>
                <w:b/>
                <w:iCs/>
                <w:color w:val="000000"/>
                <w:sz w:val="22"/>
                <w:szCs w:val="22"/>
              </w:rPr>
            </w:pPr>
          </w:p>
        </w:tc>
        <w:tc>
          <w:tcPr>
            <w:tcW w:w="1843" w:type="dxa"/>
            <w:vAlign w:val="center"/>
          </w:tcPr>
          <w:p w14:paraId="40DB3270" w14:textId="77777777" w:rsidR="008457A0" w:rsidRPr="008B446F" w:rsidDel="007422F2" w:rsidRDefault="008457A0" w:rsidP="008457A0">
            <w:pPr>
              <w:pStyle w:val="xmsonormal"/>
              <w:spacing w:before="0" w:beforeAutospacing="0" w:after="0" w:afterAutospacing="0"/>
              <w:jc w:val="center"/>
              <w:rPr>
                <w:iCs/>
                <w:color w:val="000000"/>
                <w:sz w:val="22"/>
                <w:szCs w:val="22"/>
              </w:rPr>
            </w:pPr>
          </w:p>
        </w:tc>
        <w:tc>
          <w:tcPr>
            <w:tcW w:w="1701" w:type="dxa"/>
            <w:vAlign w:val="center"/>
          </w:tcPr>
          <w:p w14:paraId="342AB85F" w14:textId="77777777" w:rsidR="008457A0" w:rsidRPr="008B446F" w:rsidDel="007422F2" w:rsidRDefault="008457A0" w:rsidP="008457A0">
            <w:pPr>
              <w:pStyle w:val="xmsonormal"/>
              <w:spacing w:before="0" w:beforeAutospacing="0" w:after="0" w:afterAutospacing="0"/>
              <w:jc w:val="center"/>
              <w:rPr>
                <w:iCs/>
                <w:color w:val="000000"/>
                <w:sz w:val="22"/>
                <w:szCs w:val="22"/>
              </w:rPr>
            </w:pPr>
          </w:p>
        </w:tc>
      </w:tr>
    </w:tbl>
    <w:p w14:paraId="5AC79CE2" w14:textId="77777777" w:rsidR="00C67EBE" w:rsidRDefault="00C67EBE" w:rsidP="00C97860">
      <w:pPr>
        <w:pStyle w:val="xmsonormal"/>
        <w:spacing w:before="0" w:beforeAutospacing="0" w:after="0" w:afterAutospacing="0"/>
        <w:rPr>
          <w:i/>
          <w:iCs/>
          <w:color w:val="000000"/>
        </w:rPr>
      </w:pPr>
    </w:p>
    <w:p w14:paraId="5F42A667" w14:textId="77777777" w:rsidR="00C97860" w:rsidRPr="00256DE4" w:rsidRDefault="00C97860" w:rsidP="00C97860">
      <w:pPr>
        <w:pStyle w:val="xmsonormal"/>
        <w:shd w:val="clear" w:color="auto" w:fill="FFFFFF"/>
        <w:spacing w:before="0" w:beforeAutospacing="0" w:after="0" w:afterAutospacing="0"/>
        <w:rPr>
          <w:color w:val="000000"/>
        </w:rPr>
      </w:pPr>
      <w:r w:rsidRPr="00256DE4">
        <w:rPr>
          <w:color w:val="000000"/>
        </w:rPr>
        <w:t> </w:t>
      </w:r>
    </w:p>
    <w:p w14:paraId="1AF69FBA" w14:textId="17F66D36" w:rsidR="00C97860" w:rsidRPr="00256DE4" w:rsidRDefault="00407726" w:rsidP="00C97860">
      <w:pPr>
        <w:pStyle w:val="xmsonormal"/>
        <w:shd w:val="clear" w:color="auto" w:fill="FFFFFF"/>
        <w:spacing w:before="0" w:beforeAutospacing="0" w:after="0" w:afterAutospacing="0"/>
        <w:rPr>
          <w:color w:val="000000"/>
        </w:rPr>
      </w:pPr>
      <w:r w:rsidRPr="00256DE4">
        <w:rPr>
          <w:i/>
          <w:iCs/>
          <w:color w:val="000000"/>
        </w:rPr>
        <w:t xml:space="preserve">Other Robustness trials: </w:t>
      </w:r>
    </w:p>
    <w:p w14:paraId="025A620A" w14:textId="77777777" w:rsidR="00C97860" w:rsidRPr="00256DE4" w:rsidRDefault="00C97860" w:rsidP="00C97860">
      <w:pPr>
        <w:pStyle w:val="xmsonormal"/>
        <w:shd w:val="clear" w:color="auto" w:fill="FFFFFF"/>
        <w:spacing w:before="0" w:beforeAutospacing="0" w:after="0" w:afterAutospacing="0"/>
        <w:rPr>
          <w:color w:val="000000"/>
        </w:rPr>
      </w:pPr>
      <w:r w:rsidRPr="00256DE4">
        <w:rPr>
          <w:color w:val="000000"/>
        </w:rPr>
        <w:t> </w:t>
      </w:r>
    </w:p>
    <w:p w14:paraId="2A9AA7E1" w14:textId="1036EBDC" w:rsidR="00EB4950" w:rsidRPr="00256DE4" w:rsidRDefault="00C97860" w:rsidP="008B446F">
      <w:pPr>
        <w:pStyle w:val="xmsolistparagraph"/>
        <w:shd w:val="clear" w:color="auto" w:fill="FFFFFF"/>
        <w:spacing w:before="0" w:beforeAutospacing="0" w:after="0" w:afterAutospacing="0"/>
        <w:ind w:left="284"/>
        <w:rPr>
          <w:color w:val="000000"/>
        </w:rPr>
      </w:pPr>
      <w:r w:rsidRPr="00256DE4">
        <w:rPr>
          <w:color w:val="000000"/>
        </w:rPr>
        <w:t>1)  </w:t>
      </w:r>
      <w:r w:rsidR="00EB4950">
        <w:rPr>
          <w:color w:val="000000"/>
        </w:rPr>
        <w:t>Probabilistic movement changes</w:t>
      </w:r>
    </w:p>
    <w:p w14:paraId="71DB0429" w14:textId="42C7A08C" w:rsidR="00400807" w:rsidRDefault="00EB4950" w:rsidP="008B446F">
      <w:pPr>
        <w:pStyle w:val="xmsolistparagraph"/>
        <w:shd w:val="clear" w:color="auto" w:fill="FFFFFF"/>
        <w:spacing w:before="0" w:beforeAutospacing="0" w:after="0" w:afterAutospacing="0"/>
        <w:ind w:left="284"/>
        <w:rPr>
          <w:color w:val="000000"/>
        </w:rPr>
      </w:pPr>
      <w:r>
        <w:rPr>
          <w:color w:val="000000"/>
        </w:rPr>
        <w:t xml:space="preserve">2)  </w:t>
      </w:r>
      <w:r w:rsidR="00400807">
        <w:rPr>
          <w:color w:val="000000"/>
        </w:rPr>
        <w:t>S</w:t>
      </w:r>
      <w:r w:rsidR="00C4007F" w:rsidRPr="00256DE4">
        <w:rPr>
          <w:color w:val="000000"/>
        </w:rPr>
        <w:t xml:space="preserve">tep-changes in catchability. </w:t>
      </w:r>
    </w:p>
    <w:p w14:paraId="08F78937" w14:textId="7F66E09D" w:rsidR="00277545" w:rsidRPr="00256DE4" w:rsidRDefault="00EB4950" w:rsidP="008B446F">
      <w:pPr>
        <w:pStyle w:val="xmsolistparagraph"/>
        <w:shd w:val="clear" w:color="auto" w:fill="FFFFFF"/>
        <w:spacing w:before="0" w:beforeAutospacing="0" w:after="0" w:afterAutospacing="0"/>
        <w:ind w:left="284"/>
        <w:rPr>
          <w:color w:val="000000"/>
        </w:rPr>
      </w:pPr>
      <w:r>
        <w:rPr>
          <w:color w:val="000000"/>
        </w:rPr>
        <w:t>3</w:t>
      </w:r>
      <w:r w:rsidR="00400807">
        <w:rPr>
          <w:color w:val="000000"/>
        </w:rPr>
        <w:t xml:space="preserve">) </w:t>
      </w:r>
      <w:r w:rsidR="00277545" w:rsidRPr="00256DE4">
        <w:rPr>
          <w:color w:val="000000"/>
        </w:rPr>
        <w:t xml:space="preserve"> Split Med Larv</w:t>
      </w:r>
      <w:r w:rsidR="00AC5AAB" w:rsidRPr="00256DE4">
        <w:rPr>
          <w:color w:val="000000"/>
        </w:rPr>
        <w:t>a</w:t>
      </w:r>
      <w:r w:rsidR="00277545" w:rsidRPr="00256DE4">
        <w:rPr>
          <w:color w:val="000000"/>
        </w:rPr>
        <w:t>l index</w:t>
      </w:r>
    </w:p>
    <w:p w14:paraId="2FCD04BD" w14:textId="77777777" w:rsidR="00C97860" w:rsidRPr="00256DE4" w:rsidRDefault="00C97860" w:rsidP="008B446F">
      <w:pPr>
        <w:shd w:val="clear" w:color="auto" w:fill="FFFFFF"/>
        <w:ind w:left="284" w:firstLine="720"/>
        <w:rPr>
          <w:rFonts w:ascii="Times New Roman" w:eastAsia="Times New Roman" w:hAnsi="Times New Roman" w:cs="Times New Roman"/>
          <w:i/>
          <w:sz w:val="24"/>
          <w:szCs w:val="24"/>
          <w:lang w:val="en-US"/>
        </w:rPr>
      </w:pPr>
      <w:r w:rsidRPr="00256DE4">
        <w:rPr>
          <w:rFonts w:ascii="Times New Roman" w:eastAsia="Times New Roman" w:hAnsi="Times New Roman" w:cs="Times New Roman"/>
          <w:i/>
          <w:sz w:val="24"/>
          <w:szCs w:val="24"/>
          <w:lang w:val="en-US"/>
        </w:rPr>
        <w:t xml:space="preserve"> </w:t>
      </w:r>
    </w:p>
    <w:p w14:paraId="44F89448" w14:textId="20386D7D" w:rsidR="007E218D" w:rsidRPr="00256DE4" w:rsidRDefault="00EC0C87" w:rsidP="00C97860">
      <w:pPr>
        <w:shd w:val="clear" w:color="auto" w:fill="FFFFFF"/>
        <w:rPr>
          <w:rFonts w:ascii="Times New Roman" w:eastAsia="Times New Roman" w:hAnsi="Times New Roman" w:cs="Times New Roman"/>
          <w:i/>
          <w:sz w:val="24"/>
          <w:szCs w:val="24"/>
          <w:lang w:val="en-US"/>
        </w:rPr>
      </w:pPr>
      <w:r w:rsidRPr="00256DE4">
        <w:rPr>
          <w:rFonts w:ascii="Times New Roman" w:eastAsia="Times New Roman" w:hAnsi="Times New Roman" w:cs="Times New Roman"/>
          <w:i/>
          <w:sz w:val="24"/>
          <w:szCs w:val="24"/>
          <w:lang w:val="en-US"/>
        </w:rPr>
        <w:t>“Second round” issues</w:t>
      </w:r>
    </w:p>
    <w:p w14:paraId="0F5D5604" w14:textId="77777777" w:rsidR="00DB7946" w:rsidRPr="00256DE4" w:rsidRDefault="00DB7946" w:rsidP="001B61C4">
      <w:pPr>
        <w:jc w:val="both"/>
        <w:rPr>
          <w:rFonts w:ascii="Times New Roman" w:hAnsi="Times New Roman" w:cs="Times New Roman"/>
          <w:b/>
          <w:sz w:val="24"/>
          <w:szCs w:val="24"/>
          <w:lang w:val="en-US"/>
        </w:rPr>
      </w:pPr>
    </w:p>
    <w:p w14:paraId="0AB9925A" w14:textId="77777777" w:rsidR="00CC223C" w:rsidRPr="00256DE4" w:rsidRDefault="004405F9" w:rsidP="00C97860">
      <w:pPr>
        <w:ind w:left="284"/>
        <w:jc w:val="both"/>
        <w:rPr>
          <w:rFonts w:ascii="Times New Roman" w:hAnsi="Times New Roman" w:cs="Times New Roman"/>
          <w:sz w:val="24"/>
          <w:szCs w:val="24"/>
          <w:lang w:val="en-US"/>
        </w:rPr>
      </w:pPr>
      <w:r w:rsidRPr="00256DE4">
        <w:rPr>
          <w:rFonts w:ascii="Times New Roman" w:hAnsi="Times New Roman" w:cs="Times New Roman"/>
          <w:sz w:val="24"/>
          <w:szCs w:val="24"/>
          <w:lang w:val="en-US"/>
        </w:rPr>
        <w:lastRenderedPageBreak/>
        <w:t xml:space="preserve">The following </w:t>
      </w:r>
      <w:r w:rsidR="002F5BED" w:rsidRPr="00256DE4">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256DE4" w:rsidRDefault="00CC223C" w:rsidP="001B61C4">
      <w:pPr>
        <w:jc w:val="both"/>
        <w:rPr>
          <w:rFonts w:ascii="Times New Roman" w:hAnsi="Times New Roman" w:cs="Times New Roman"/>
          <w:sz w:val="24"/>
          <w:szCs w:val="24"/>
          <w:lang w:val="en-US"/>
        </w:rPr>
      </w:pPr>
    </w:p>
    <w:p w14:paraId="2FE14AEB" w14:textId="77777777" w:rsidR="007E218D" w:rsidRPr="00256DE4" w:rsidRDefault="002F5BED" w:rsidP="003F4443">
      <w:pPr>
        <w:pStyle w:val="ListParagraph"/>
        <w:numPr>
          <w:ilvl w:val="0"/>
          <w:numId w:val="18"/>
        </w:numPr>
        <w:ind w:left="714" w:hanging="357"/>
        <w:rPr>
          <w:rFonts w:ascii="Times New Roman" w:hAnsi="Times New Roman" w:cs="Times New Roman"/>
          <w:sz w:val="24"/>
          <w:szCs w:val="24"/>
          <w:lang w:val="en-US"/>
        </w:rPr>
      </w:pPr>
      <w:r w:rsidRPr="00256DE4">
        <w:rPr>
          <w:rFonts w:ascii="Times New Roman" w:hAnsi="Times New Roman" w:cs="Times New Roman"/>
          <w:sz w:val="24"/>
          <w:szCs w:val="24"/>
          <w:lang w:val="en-US"/>
        </w:rPr>
        <w:t>More than two stocks</w:t>
      </w:r>
    </w:p>
    <w:p w14:paraId="3DA7C689" w14:textId="33E176E0" w:rsidR="007E218D" w:rsidRPr="00256DE4" w:rsidRDefault="002F5BED" w:rsidP="003F4443">
      <w:pPr>
        <w:pStyle w:val="ListParagraph"/>
        <w:numPr>
          <w:ilvl w:val="0"/>
          <w:numId w:val="18"/>
        </w:numPr>
        <w:ind w:left="714" w:hanging="357"/>
        <w:rPr>
          <w:rFonts w:ascii="Times New Roman" w:hAnsi="Times New Roman" w:cs="Times New Roman"/>
          <w:sz w:val="24"/>
          <w:szCs w:val="24"/>
          <w:lang w:val="en-US"/>
        </w:rPr>
      </w:pPr>
      <w:r w:rsidRPr="00256DE4">
        <w:rPr>
          <w:rFonts w:ascii="Times New Roman" w:hAnsi="Times New Roman" w:cs="Times New Roman"/>
          <w:sz w:val="24"/>
          <w:szCs w:val="24"/>
          <w:lang w:val="en-US"/>
        </w:rPr>
        <w:t xml:space="preserve">Use of CAL data in a </w:t>
      </w:r>
      <w:r w:rsidR="00277AFF">
        <w:rPr>
          <w:rFonts w:ascii="Times New Roman" w:hAnsi="Times New Roman" w:cs="Times New Roman"/>
          <w:sz w:val="24"/>
          <w:szCs w:val="24"/>
          <w:lang w:val="en-US"/>
        </w:rPr>
        <w:t>C</w:t>
      </w:r>
      <w:r w:rsidRPr="00256DE4">
        <w:rPr>
          <w:rFonts w:ascii="Times New Roman" w:hAnsi="Times New Roman" w:cs="Times New Roman"/>
          <w:sz w:val="24"/>
          <w:szCs w:val="24"/>
          <w:lang w:val="en-US"/>
        </w:rPr>
        <w:t>MP</w:t>
      </w:r>
    </w:p>
    <w:p w14:paraId="68783B3A" w14:textId="77777777" w:rsidR="007E218D" w:rsidRPr="00256DE4" w:rsidRDefault="002F5BED" w:rsidP="003F4443">
      <w:pPr>
        <w:pStyle w:val="ListParagraph"/>
        <w:numPr>
          <w:ilvl w:val="0"/>
          <w:numId w:val="18"/>
        </w:numPr>
        <w:ind w:left="714" w:hanging="357"/>
        <w:rPr>
          <w:rFonts w:ascii="Times New Roman" w:hAnsi="Times New Roman" w:cs="Times New Roman"/>
          <w:sz w:val="24"/>
          <w:szCs w:val="24"/>
          <w:lang w:val="en-US"/>
        </w:rPr>
      </w:pPr>
      <w:r w:rsidRPr="00256DE4">
        <w:rPr>
          <w:rFonts w:ascii="Times New Roman" w:hAnsi="Times New Roman" w:cs="Times New Roman"/>
          <w:sz w:val="24"/>
          <w:szCs w:val="24"/>
          <w:lang w:val="en-US"/>
        </w:rPr>
        <w:t xml:space="preserve">TACs allocated on a spatially more complex basis than the traditional west and </w:t>
      </w:r>
      <w:proofErr w:type="spellStart"/>
      <w:r w:rsidRPr="00256DE4">
        <w:rPr>
          <w:rFonts w:ascii="Times New Roman" w:hAnsi="Times New Roman" w:cs="Times New Roman"/>
          <w:sz w:val="24"/>
          <w:szCs w:val="24"/>
          <w:lang w:val="en-US"/>
        </w:rPr>
        <w:t>East+Med</w:t>
      </w:r>
      <w:proofErr w:type="spellEnd"/>
    </w:p>
    <w:p w14:paraId="67850885" w14:textId="39523953" w:rsidR="007E218D" w:rsidRPr="00256DE4" w:rsidRDefault="00277AFF" w:rsidP="003F4443">
      <w:pPr>
        <w:pStyle w:val="ListParagraph"/>
        <w:numPr>
          <w:ilvl w:val="0"/>
          <w:numId w:val="18"/>
        </w:numPr>
        <w:ind w:left="714" w:hanging="357"/>
        <w:rPr>
          <w:rFonts w:ascii="Times New Roman" w:hAnsi="Times New Roman" w:cs="Times New Roman"/>
          <w:sz w:val="24"/>
          <w:szCs w:val="24"/>
          <w:lang w:val="en-US"/>
        </w:rPr>
      </w:pPr>
      <w:r>
        <w:rPr>
          <w:rFonts w:ascii="Times New Roman" w:hAnsi="Times New Roman" w:cs="Times New Roman"/>
          <w:sz w:val="24"/>
          <w:szCs w:val="24"/>
          <w:lang w:val="en-US"/>
        </w:rPr>
        <w:t>C</w:t>
      </w:r>
      <w:r w:rsidR="00400807">
        <w:rPr>
          <w:rFonts w:ascii="Times New Roman" w:hAnsi="Times New Roman" w:cs="Times New Roman"/>
          <w:sz w:val="24"/>
          <w:szCs w:val="24"/>
          <w:lang w:val="en-US"/>
        </w:rPr>
        <w:t xml:space="preserve">MP </w:t>
      </w:r>
      <w:r w:rsidR="002F5BED" w:rsidRPr="00256DE4">
        <w:rPr>
          <w:rFonts w:ascii="Times New Roman" w:hAnsi="Times New Roman" w:cs="Times New Roman"/>
          <w:sz w:val="24"/>
          <w:szCs w:val="24"/>
          <w:lang w:val="en-US"/>
        </w:rPr>
        <w:t>Changes in technical measures affecting selectivity</w:t>
      </w:r>
    </w:p>
    <w:p w14:paraId="75A4B818" w14:textId="77777777" w:rsidR="007E218D" w:rsidRPr="00256DE4" w:rsidRDefault="002F5BED" w:rsidP="003F4443">
      <w:pPr>
        <w:pStyle w:val="ListParagraph"/>
        <w:numPr>
          <w:ilvl w:val="0"/>
          <w:numId w:val="18"/>
        </w:numPr>
        <w:ind w:left="714" w:hanging="357"/>
        <w:rPr>
          <w:rFonts w:ascii="Times New Roman" w:hAnsi="Times New Roman" w:cs="Times New Roman"/>
          <w:sz w:val="24"/>
          <w:szCs w:val="24"/>
          <w:lang w:val="en-US"/>
        </w:rPr>
      </w:pPr>
      <w:r w:rsidRPr="00256DE4">
        <w:rPr>
          <w:rFonts w:ascii="Times New Roman" w:hAnsi="Times New Roman" w:cs="Times New Roman"/>
          <w:sz w:val="24"/>
          <w:szCs w:val="24"/>
          <w:lang w:val="en-US"/>
        </w:rPr>
        <w:t>Changes in stock distributions in the future</w:t>
      </w:r>
    </w:p>
    <w:p w14:paraId="4B37727F" w14:textId="77777777" w:rsidR="007E218D" w:rsidRPr="00256DE4" w:rsidRDefault="002F5BED" w:rsidP="003F4443">
      <w:pPr>
        <w:pStyle w:val="ListParagraph"/>
        <w:numPr>
          <w:ilvl w:val="0"/>
          <w:numId w:val="18"/>
        </w:numPr>
        <w:ind w:left="714" w:hanging="357"/>
        <w:rPr>
          <w:rFonts w:ascii="Times New Roman" w:hAnsi="Times New Roman" w:cs="Times New Roman"/>
          <w:sz w:val="24"/>
          <w:szCs w:val="24"/>
          <w:lang w:val="en-US"/>
        </w:rPr>
      </w:pPr>
      <w:r w:rsidRPr="00256DE4">
        <w:rPr>
          <w:rFonts w:ascii="Times New Roman" w:hAnsi="Times New Roman" w:cs="Times New Roman"/>
          <w:sz w:val="24"/>
          <w:szCs w:val="24"/>
          <w:lang w:val="en-US"/>
        </w:rPr>
        <w:t>Future changes in proportional allocation of TACs amongst fleets</w:t>
      </w:r>
    </w:p>
    <w:p w14:paraId="29303CB1" w14:textId="77777777" w:rsidR="007E218D" w:rsidRPr="00256DE4" w:rsidRDefault="007E218D" w:rsidP="00406114">
      <w:pPr>
        <w:pStyle w:val="ListParagraph"/>
        <w:ind w:left="0"/>
        <w:jc w:val="both"/>
        <w:rPr>
          <w:rFonts w:ascii="Times New Roman" w:hAnsi="Times New Roman" w:cs="Times New Roman"/>
          <w:b/>
          <w:sz w:val="24"/>
          <w:szCs w:val="24"/>
          <w:lang w:val="en-US"/>
        </w:rPr>
      </w:pPr>
    </w:p>
    <w:p w14:paraId="46C0A371" w14:textId="77777777" w:rsidR="00D76E84" w:rsidRPr="00256DE4" w:rsidRDefault="00D76E84">
      <w:pPr>
        <w:jc w:val="both"/>
        <w:rPr>
          <w:rFonts w:ascii="Times New Roman" w:hAnsi="Times New Roman" w:cs="Times New Roman"/>
          <w:sz w:val="24"/>
          <w:szCs w:val="24"/>
        </w:rPr>
      </w:pPr>
    </w:p>
    <w:p w14:paraId="15B81E1F" w14:textId="77777777" w:rsidR="007E218D" w:rsidRPr="00256DE4" w:rsidRDefault="00B56829" w:rsidP="00406114">
      <w:pPr>
        <w:pStyle w:val="Heading1"/>
        <w:ind w:left="0"/>
        <w:rPr>
          <w:rFonts w:cs="Times New Roman"/>
          <w:szCs w:val="24"/>
        </w:rPr>
      </w:pPr>
      <w:bookmarkStart w:id="955" w:name="_Toc14467681"/>
      <w:r w:rsidRPr="00256DE4">
        <w:rPr>
          <w:rFonts w:cs="Times New Roman"/>
          <w:szCs w:val="24"/>
        </w:rPr>
        <w:t xml:space="preserve">PERFORMANCE </w:t>
      </w:r>
      <w:r w:rsidR="00F243AE" w:rsidRPr="00256DE4">
        <w:rPr>
          <w:rFonts w:cs="Times New Roman"/>
          <w:szCs w:val="24"/>
        </w:rPr>
        <w:t>MEASURES/</w:t>
      </w:r>
      <w:r w:rsidRPr="00256DE4">
        <w:rPr>
          <w:rFonts w:cs="Times New Roman"/>
          <w:szCs w:val="24"/>
        </w:rPr>
        <w:t>STATISTICS</w:t>
      </w:r>
      <w:bookmarkEnd w:id="955"/>
    </w:p>
    <w:p w14:paraId="53684C86" w14:textId="77777777" w:rsidR="007E218D" w:rsidRPr="00256DE4" w:rsidRDefault="007E218D" w:rsidP="00406114">
      <w:pPr>
        <w:pStyle w:val="ListParagraph"/>
        <w:ind w:left="0"/>
        <w:jc w:val="both"/>
        <w:rPr>
          <w:rFonts w:ascii="Times New Roman" w:hAnsi="Times New Roman" w:cs="Times New Roman"/>
          <w:sz w:val="24"/>
          <w:szCs w:val="24"/>
        </w:rPr>
      </w:pPr>
    </w:p>
    <w:p w14:paraId="634C9289" w14:textId="47483E54" w:rsidR="007E218D" w:rsidRPr="00256DE4" w:rsidRDefault="00811605" w:rsidP="00406114">
      <w:pPr>
        <w:pStyle w:val="ListParagraph"/>
        <w:ind w:left="0"/>
        <w:jc w:val="both"/>
        <w:rPr>
          <w:rFonts w:ascii="Times New Roman" w:hAnsi="Times New Roman" w:cs="Times New Roman"/>
          <w:sz w:val="24"/>
          <w:szCs w:val="24"/>
        </w:rPr>
      </w:pPr>
      <w:bookmarkStart w:id="956" w:name="OLE_LINK5"/>
      <w:r w:rsidRPr="00256DE4">
        <w:rPr>
          <w:rFonts w:ascii="Times New Roman" w:hAnsi="Times New Roman" w:cs="Times New Roman"/>
          <w:sz w:val="24"/>
          <w:szCs w:val="24"/>
        </w:rPr>
        <w:t xml:space="preserve">Projections under </w:t>
      </w:r>
      <w:r w:rsidR="00277AFF">
        <w:rPr>
          <w:rFonts w:ascii="Times New Roman" w:hAnsi="Times New Roman" w:cs="Times New Roman"/>
          <w:sz w:val="24"/>
          <w:szCs w:val="24"/>
        </w:rPr>
        <w:t>C</w:t>
      </w:r>
      <w:r w:rsidR="0038078A" w:rsidRPr="00256DE4">
        <w:rPr>
          <w:rFonts w:ascii="Times New Roman" w:hAnsi="Times New Roman" w:cs="Times New Roman"/>
          <w:sz w:val="24"/>
          <w:szCs w:val="24"/>
        </w:rPr>
        <w:t xml:space="preserve">MPs will be for </w:t>
      </w:r>
      <w:r w:rsidR="001E6947" w:rsidRPr="00256DE4">
        <w:rPr>
          <w:rFonts w:ascii="Times New Roman" w:hAnsi="Times New Roman" w:cs="Times New Roman"/>
          <w:sz w:val="24"/>
          <w:szCs w:val="24"/>
        </w:rPr>
        <w:t xml:space="preserve">100 </w:t>
      </w:r>
      <w:r w:rsidR="0038078A" w:rsidRPr="00256DE4">
        <w:rPr>
          <w:rFonts w:ascii="Times New Roman" w:hAnsi="Times New Roman" w:cs="Times New Roman"/>
          <w:sz w:val="24"/>
          <w:szCs w:val="24"/>
        </w:rPr>
        <w:t xml:space="preserve">years </w:t>
      </w:r>
      <w:r w:rsidR="00836930" w:rsidRPr="00256DE4">
        <w:rPr>
          <w:rFonts w:ascii="Times New Roman" w:hAnsi="Times New Roman" w:cs="Times New Roman"/>
          <w:sz w:val="24"/>
          <w:szCs w:val="24"/>
        </w:rPr>
        <w:t xml:space="preserve">(unless this leads to computational difficulties) </w:t>
      </w:r>
      <w:r w:rsidR="0038078A" w:rsidRPr="00256DE4">
        <w:rPr>
          <w:rFonts w:ascii="Times New Roman" w:hAnsi="Times New Roman" w:cs="Times New Roman"/>
          <w:sz w:val="24"/>
          <w:szCs w:val="24"/>
        </w:rPr>
        <w:t xml:space="preserve">commencing in </w:t>
      </w:r>
      <w:bookmarkEnd w:id="956"/>
      <w:r w:rsidR="00EB4950" w:rsidRPr="00256DE4">
        <w:rPr>
          <w:rFonts w:ascii="Times New Roman" w:hAnsi="Times New Roman" w:cs="Times New Roman"/>
          <w:sz w:val="24"/>
          <w:szCs w:val="24"/>
        </w:rPr>
        <w:t>20</w:t>
      </w:r>
      <w:r w:rsidR="00EB4950">
        <w:rPr>
          <w:rFonts w:ascii="Times New Roman" w:hAnsi="Times New Roman" w:cs="Times New Roman"/>
          <w:sz w:val="24"/>
          <w:szCs w:val="24"/>
        </w:rPr>
        <w:t>20</w:t>
      </w:r>
      <w:r w:rsidR="0038078A" w:rsidRPr="00256DE4">
        <w:rPr>
          <w:rFonts w:ascii="Times New Roman" w:hAnsi="Times New Roman" w:cs="Times New Roman"/>
          <w:sz w:val="24"/>
          <w:szCs w:val="24"/>
        </w:rPr>
        <w:t xml:space="preserve">. Prior to that, for </w:t>
      </w:r>
      <w:r w:rsidR="00B30484" w:rsidRPr="00256DE4">
        <w:rPr>
          <w:rFonts w:ascii="Times New Roman" w:hAnsi="Times New Roman" w:cs="Times New Roman"/>
          <w:sz w:val="24"/>
          <w:szCs w:val="24"/>
        </w:rPr>
        <w:t xml:space="preserve">projecting for </w:t>
      </w:r>
      <w:r w:rsidR="0038078A" w:rsidRPr="00256DE4">
        <w:rPr>
          <w:rFonts w:ascii="Times New Roman" w:hAnsi="Times New Roman" w:cs="Times New Roman"/>
          <w:sz w:val="24"/>
          <w:szCs w:val="24"/>
        </w:rPr>
        <w:t xml:space="preserve">years between the last year of the condition and </w:t>
      </w:r>
      <w:r w:rsidR="00EB4950" w:rsidRPr="00256DE4">
        <w:rPr>
          <w:rFonts w:ascii="Times New Roman" w:hAnsi="Times New Roman" w:cs="Times New Roman"/>
          <w:sz w:val="24"/>
          <w:szCs w:val="24"/>
        </w:rPr>
        <w:t>20</w:t>
      </w:r>
      <w:r w:rsidR="00EB4950">
        <w:rPr>
          <w:rFonts w:ascii="Times New Roman" w:hAnsi="Times New Roman" w:cs="Times New Roman"/>
          <w:sz w:val="24"/>
          <w:szCs w:val="24"/>
        </w:rPr>
        <w:t>20</w:t>
      </w:r>
      <w:r w:rsidR="0038078A" w:rsidRPr="00256DE4">
        <w:rPr>
          <w:rFonts w:ascii="Times New Roman" w:hAnsi="Times New Roman" w:cs="Times New Roman"/>
          <w:sz w:val="24"/>
          <w:szCs w:val="24"/>
        </w:rPr>
        <w:t xml:space="preserve">, the catches will be set equal to the TACs </w:t>
      </w:r>
      <w:r w:rsidR="00B30484" w:rsidRPr="00256DE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w:t>
      </w:r>
      <w:r w:rsidR="00821031">
        <w:rPr>
          <w:rFonts w:ascii="Times New Roman" w:hAnsi="Times New Roman" w:cs="Times New Roman"/>
          <w:sz w:val="24"/>
          <w:szCs w:val="24"/>
        </w:rPr>
        <w:t>Section</w:t>
      </w:r>
      <w:r w:rsidR="00B30484" w:rsidRPr="00256DE4">
        <w:rPr>
          <w:rFonts w:ascii="Times New Roman" w:hAnsi="Times New Roman" w:cs="Times New Roman"/>
          <w:sz w:val="24"/>
          <w:szCs w:val="24"/>
        </w:rPr>
        <w:t xml:space="preserve"> 7. Note that considering a period as lengthy as </w:t>
      </w:r>
      <w:r w:rsidR="004B5430" w:rsidRPr="00256DE4">
        <w:rPr>
          <w:rFonts w:ascii="Times New Roman" w:hAnsi="Times New Roman" w:cs="Times New Roman"/>
          <w:sz w:val="24"/>
          <w:szCs w:val="24"/>
        </w:rPr>
        <w:t>10</w:t>
      </w:r>
      <w:r w:rsidR="00B30484" w:rsidRPr="00256DE4">
        <w:rPr>
          <w:rFonts w:ascii="Times New Roman" w:hAnsi="Times New Roman" w:cs="Times New Roman"/>
          <w:sz w:val="24"/>
          <w:szCs w:val="24"/>
        </w:rPr>
        <w:t xml:space="preserve">0 years is not to imply high reliability for projections for such a long time, but to </w:t>
      </w:r>
      <w:r w:rsidR="00883998" w:rsidRPr="00256DE4">
        <w:rPr>
          <w:rFonts w:ascii="Times New Roman" w:hAnsi="Times New Roman" w:cs="Times New Roman"/>
          <w:sz w:val="24"/>
          <w:szCs w:val="24"/>
        </w:rPr>
        <w:t>be able take account of</w:t>
      </w:r>
      <w:r w:rsidR="00B30484" w:rsidRPr="00256DE4">
        <w:rPr>
          <w:rFonts w:ascii="Times New Roman" w:hAnsi="Times New Roman" w:cs="Times New Roman"/>
          <w:sz w:val="24"/>
          <w:szCs w:val="24"/>
        </w:rPr>
        <w:t xml:space="preserve"> t</w:t>
      </w:r>
      <w:r w:rsidR="00883998" w:rsidRPr="00256DE4">
        <w:rPr>
          <w:rFonts w:ascii="Times New Roman" w:hAnsi="Times New Roman" w:cs="Times New Roman"/>
          <w:sz w:val="24"/>
          <w:szCs w:val="24"/>
        </w:rPr>
        <w:t>ransient effects that persist for some time for a long-lived species.</w:t>
      </w:r>
    </w:p>
    <w:p w14:paraId="0B9E7427" w14:textId="77777777" w:rsidR="001E6947" w:rsidRPr="00256DE4" w:rsidRDefault="001E6947" w:rsidP="00406114">
      <w:pPr>
        <w:pStyle w:val="ListParagraph"/>
        <w:ind w:left="0"/>
        <w:jc w:val="both"/>
        <w:rPr>
          <w:rFonts w:ascii="Times New Roman" w:hAnsi="Times New Roman" w:cs="Times New Roman"/>
          <w:sz w:val="24"/>
          <w:szCs w:val="24"/>
        </w:rPr>
      </w:pPr>
    </w:p>
    <w:p w14:paraId="5B685DE4" w14:textId="02EE9F24" w:rsidR="007E218D" w:rsidRDefault="00883998" w:rsidP="00406114">
      <w:pPr>
        <w:pStyle w:val="Heading3"/>
        <w:ind w:left="0"/>
        <w:rPr>
          <w:rFonts w:cs="Times New Roman"/>
          <w:szCs w:val="24"/>
        </w:rPr>
      </w:pPr>
      <w:bookmarkStart w:id="957" w:name="_Toc14467682"/>
      <w:r w:rsidRPr="00256DE4">
        <w:rPr>
          <w:rFonts w:cs="Times New Roman"/>
          <w:szCs w:val="24"/>
        </w:rPr>
        <w:t xml:space="preserve">Summary </w:t>
      </w:r>
      <w:r w:rsidR="00FF4BF8" w:rsidRPr="00256DE4">
        <w:rPr>
          <w:rFonts w:cs="Times New Roman"/>
          <w:szCs w:val="24"/>
        </w:rPr>
        <w:t>measures/</w:t>
      </w:r>
      <w:r w:rsidRPr="00256DE4">
        <w:rPr>
          <w:rFonts w:cs="Times New Roman"/>
          <w:szCs w:val="24"/>
        </w:rPr>
        <w:t>statistics</w:t>
      </w:r>
      <w:bookmarkEnd w:id="957"/>
    </w:p>
    <w:p w14:paraId="175BEBAB" w14:textId="3C6CAC75" w:rsidR="00FE61F9" w:rsidRPr="008B446F" w:rsidRDefault="00FE61F9" w:rsidP="00FE61F9">
      <w:pPr>
        <w:rPr>
          <w:rFonts w:ascii="Times New Roman" w:hAnsi="Times New Roman" w:cs="Times New Roman"/>
          <w:sz w:val="24"/>
          <w:szCs w:val="24"/>
          <w:lang w:val="en-CA"/>
        </w:rPr>
      </w:pPr>
    </w:p>
    <w:p w14:paraId="3020CADD" w14:textId="398BF558" w:rsidR="00FE61F9" w:rsidRDefault="00FE61F9" w:rsidP="00B57DD0">
      <w:pPr>
        <w:jc w:val="both"/>
        <w:rPr>
          <w:rFonts w:ascii="Times New Roman" w:hAnsi="Times New Roman" w:cs="Times New Roman"/>
          <w:sz w:val="24"/>
          <w:szCs w:val="24"/>
          <w:lang w:val="en-CA"/>
        </w:rPr>
      </w:pPr>
      <w:r w:rsidRPr="008B446F">
        <w:rPr>
          <w:rFonts w:ascii="Times New Roman" w:hAnsi="Times New Roman" w:cs="Times New Roman"/>
          <w:sz w:val="24"/>
          <w:szCs w:val="24"/>
          <w:lang w:val="en-CA"/>
        </w:rPr>
        <w:t xml:space="preserve">All depletion metrics below are calculated as the spawning stock biomass (SSB) relative to dynamic SSB0. Dynamic SSB0 </w:t>
      </w:r>
      <w:r w:rsidR="00752BF3">
        <w:rPr>
          <w:rFonts w:ascii="Times New Roman" w:hAnsi="Times New Roman" w:cs="Times New Roman"/>
          <w:sz w:val="24"/>
          <w:szCs w:val="24"/>
          <w:lang w:val="en-CA"/>
        </w:rPr>
        <w:t>(</w:t>
      </w:r>
      <w:proofErr w:type="spellStart"/>
      <w:r w:rsidR="00752BF3">
        <w:rPr>
          <w:rFonts w:ascii="Times New Roman" w:hAnsi="Times New Roman" w:cs="Times New Roman"/>
          <w:sz w:val="24"/>
          <w:szCs w:val="24"/>
          <w:lang w:val="en-CA"/>
        </w:rPr>
        <w:t>MacCall</w:t>
      </w:r>
      <w:proofErr w:type="spellEnd"/>
      <w:r w:rsidR="00752BF3">
        <w:rPr>
          <w:rFonts w:ascii="Times New Roman" w:hAnsi="Times New Roman" w:cs="Times New Roman"/>
          <w:sz w:val="24"/>
          <w:szCs w:val="24"/>
          <w:lang w:val="en-CA"/>
        </w:rPr>
        <w:t xml:space="preserve"> et al. 1985) </w:t>
      </w:r>
      <w:r w:rsidRPr="008B446F">
        <w:rPr>
          <w:rFonts w:ascii="Times New Roman" w:hAnsi="Times New Roman" w:cs="Times New Roman"/>
          <w:sz w:val="24"/>
          <w:szCs w:val="24"/>
          <w:lang w:val="en-CA"/>
        </w:rPr>
        <w:t xml:space="preserve">is the spawning biomass that would have occurred if zero catches had been taken historically </w:t>
      </w:r>
      <w:proofErr w:type="gramStart"/>
      <w:r w:rsidRPr="008B446F">
        <w:rPr>
          <w:rFonts w:ascii="Times New Roman" w:hAnsi="Times New Roman" w:cs="Times New Roman"/>
          <w:sz w:val="24"/>
          <w:szCs w:val="24"/>
          <w:lang w:val="en-CA"/>
        </w:rPr>
        <w:t>and in the future</w:t>
      </w:r>
      <w:proofErr w:type="gramEnd"/>
      <w:r w:rsidR="003B0E83">
        <w:rPr>
          <w:rFonts w:ascii="Times New Roman" w:hAnsi="Times New Roman" w:cs="Times New Roman"/>
          <w:sz w:val="24"/>
          <w:szCs w:val="24"/>
          <w:lang w:val="en-CA"/>
        </w:rPr>
        <w:t>,</w:t>
      </w:r>
      <w:r w:rsidRPr="008B446F">
        <w:rPr>
          <w:rFonts w:ascii="Times New Roman" w:hAnsi="Times New Roman" w:cs="Times New Roman"/>
          <w:sz w:val="24"/>
          <w:szCs w:val="24"/>
          <w:lang w:val="en-CA"/>
        </w:rPr>
        <w:t xml:space="preserve"> and is </w:t>
      </w:r>
      <w:r w:rsidR="00752BF3">
        <w:rPr>
          <w:rFonts w:ascii="Times New Roman" w:hAnsi="Times New Roman" w:cs="Times New Roman"/>
          <w:sz w:val="24"/>
          <w:szCs w:val="24"/>
          <w:lang w:val="en-CA"/>
        </w:rPr>
        <w:t xml:space="preserve">therefore </w:t>
      </w:r>
      <w:r w:rsidR="003B0E83">
        <w:rPr>
          <w:rFonts w:ascii="Times New Roman" w:hAnsi="Times New Roman" w:cs="Times New Roman"/>
          <w:sz w:val="24"/>
          <w:szCs w:val="24"/>
          <w:lang w:val="en-CA"/>
        </w:rPr>
        <w:t>impacted by</w:t>
      </w:r>
      <w:r w:rsidRPr="008B446F">
        <w:rPr>
          <w:rFonts w:ascii="Times New Roman" w:hAnsi="Times New Roman" w:cs="Times New Roman"/>
          <w:sz w:val="24"/>
          <w:szCs w:val="24"/>
          <w:lang w:val="en-CA"/>
        </w:rPr>
        <w:t xml:space="preserve"> shifts in recruitment</w:t>
      </w:r>
      <w:r w:rsidR="003B0E83">
        <w:rPr>
          <w:rFonts w:ascii="Times New Roman" w:hAnsi="Times New Roman" w:cs="Times New Roman"/>
          <w:sz w:val="24"/>
          <w:szCs w:val="24"/>
          <w:lang w:val="en-CA"/>
        </w:rPr>
        <w:t xml:space="preserve"> expectations</w:t>
      </w:r>
      <w:r w:rsidRPr="008B446F">
        <w:rPr>
          <w:rFonts w:ascii="Times New Roman" w:hAnsi="Times New Roman" w:cs="Times New Roman"/>
          <w:sz w:val="24"/>
          <w:szCs w:val="24"/>
          <w:lang w:val="en-CA"/>
        </w:rPr>
        <w:t xml:space="preserve">. </w:t>
      </w:r>
      <w:r w:rsidR="00B57DD0">
        <w:rPr>
          <w:rFonts w:ascii="Times New Roman" w:hAnsi="Times New Roman" w:cs="Times New Roman"/>
          <w:sz w:val="24"/>
          <w:szCs w:val="24"/>
          <w:lang w:val="en-CA"/>
        </w:rPr>
        <w:t>The d</w:t>
      </w:r>
      <w:r w:rsidR="00B57DD0" w:rsidRPr="007A65DC">
        <w:rPr>
          <w:rFonts w:ascii="Times New Roman" w:hAnsi="Times New Roman" w:cs="Times New Roman"/>
          <w:sz w:val="24"/>
          <w:szCs w:val="24"/>
          <w:lang w:val="en-CA"/>
        </w:rPr>
        <w:t xml:space="preserve">ynamic SSB0 </w:t>
      </w:r>
      <w:r w:rsidR="00626C0B" w:rsidRPr="00626C0B">
        <w:rPr>
          <w:rFonts w:ascii="Times New Roman" w:hAnsi="Times New Roman" w:cs="Times New Roman"/>
          <w:sz w:val="24"/>
          <w:szCs w:val="24"/>
          <w:lang w:val="en-CA"/>
        </w:rPr>
        <w:t xml:space="preserve">is calculated using year-specific estimates of unfished recruitment (depending on </w:t>
      </w:r>
      <w:r w:rsidR="00B57DD0">
        <w:rPr>
          <w:rFonts w:ascii="Times New Roman" w:hAnsi="Times New Roman" w:cs="Times New Roman"/>
          <w:sz w:val="24"/>
          <w:szCs w:val="24"/>
          <w:lang w:val="en-CA"/>
        </w:rPr>
        <w:t>the</w:t>
      </w:r>
      <w:r w:rsidR="00626C0B" w:rsidRPr="00626C0B">
        <w:rPr>
          <w:rFonts w:ascii="Times New Roman" w:hAnsi="Times New Roman" w:cs="Times New Roman"/>
          <w:sz w:val="24"/>
          <w:szCs w:val="24"/>
          <w:lang w:val="en-CA"/>
        </w:rPr>
        <w:t xml:space="preserve"> R0 phase </w:t>
      </w:r>
      <w:r w:rsidR="00B57DD0">
        <w:rPr>
          <w:rFonts w:ascii="Times New Roman" w:hAnsi="Times New Roman" w:cs="Times New Roman"/>
          <w:sz w:val="24"/>
          <w:szCs w:val="24"/>
          <w:lang w:val="en-CA"/>
        </w:rPr>
        <w:t>in which the</w:t>
      </w:r>
      <w:r w:rsidR="00626C0B" w:rsidRPr="00626C0B">
        <w:rPr>
          <w:rFonts w:ascii="Times New Roman" w:hAnsi="Times New Roman" w:cs="Times New Roman"/>
          <w:sz w:val="24"/>
          <w:szCs w:val="24"/>
          <w:lang w:val="en-CA"/>
        </w:rPr>
        <w:t xml:space="preserve"> model is in</w:t>
      </w:r>
      <w:r w:rsidR="00B57DD0">
        <w:rPr>
          <w:rFonts w:ascii="Times New Roman" w:hAnsi="Times New Roman" w:cs="Times New Roman"/>
          <w:sz w:val="24"/>
          <w:szCs w:val="24"/>
          <w:lang w:val="en-CA"/>
        </w:rPr>
        <w:t xml:space="preserve"> each year</w:t>
      </w:r>
      <w:r w:rsidR="00626C0B" w:rsidRPr="00626C0B">
        <w:rPr>
          <w:rFonts w:ascii="Times New Roman" w:hAnsi="Times New Roman" w:cs="Times New Roman"/>
          <w:sz w:val="24"/>
          <w:szCs w:val="24"/>
          <w:lang w:val="en-CA"/>
        </w:rPr>
        <w:t>) assuming that there was zero fishing</w:t>
      </w:r>
      <w:r w:rsidR="00B57DD0">
        <w:rPr>
          <w:rFonts w:ascii="Times New Roman" w:hAnsi="Times New Roman" w:cs="Times New Roman"/>
          <w:sz w:val="24"/>
          <w:szCs w:val="24"/>
          <w:lang w:val="en-CA"/>
        </w:rPr>
        <w:t>, i.e.</w:t>
      </w:r>
      <w:r w:rsidR="00626C0B" w:rsidRPr="00626C0B">
        <w:rPr>
          <w:rFonts w:ascii="Times New Roman" w:hAnsi="Times New Roman" w:cs="Times New Roman"/>
          <w:sz w:val="24"/>
          <w:szCs w:val="24"/>
          <w:lang w:val="en-CA"/>
        </w:rPr>
        <w:t xml:space="preserve"> it lags shifts in productivity. Dynamic </w:t>
      </w:r>
      <w:r w:rsidR="00B57DD0">
        <w:rPr>
          <w:rFonts w:ascii="Times New Roman" w:hAnsi="Times New Roman" w:cs="Times New Roman"/>
          <w:sz w:val="24"/>
          <w:szCs w:val="24"/>
          <w:lang w:val="en-CA"/>
        </w:rPr>
        <w:t>SS</w:t>
      </w:r>
      <w:r w:rsidR="00626C0B" w:rsidRPr="00626C0B">
        <w:rPr>
          <w:rFonts w:ascii="Times New Roman" w:hAnsi="Times New Roman" w:cs="Times New Roman"/>
          <w:sz w:val="24"/>
          <w:szCs w:val="24"/>
          <w:lang w:val="en-CA"/>
        </w:rPr>
        <w:t>BMSY is</w:t>
      </w:r>
      <w:r w:rsidR="00B57DD0">
        <w:rPr>
          <w:rFonts w:ascii="Times New Roman" w:hAnsi="Times New Roman" w:cs="Times New Roman"/>
          <w:sz w:val="24"/>
          <w:szCs w:val="24"/>
          <w:lang w:val="en-CA"/>
        </w:rPr>
        <w:t xml:space="preserve"> calculated</w:t>
      </w:r>
      <w:r w:rsidR="00626C0B" w:rsidRPr="00626C0B">
        <w:rPr>
          <w:rFonts w:ascii="Times New Roman" w:hAnsi="Times New Roman" w:cs="Times New Roman"/>
          <w:sz w:val="24"/>
          <w:szCs w:val="24"/>
          <w:lang w:val="en-CA"/>
        </w:rPr>
        <w:t xml:space="preserve"> </w:t>
      </w:r>
      <w:r w:rsidR="00B57DD0">
        <w:rPr>
          <w:rFonts w:ascii="Times New Roman" w:hAnsi="Times New Roman" w:cs="Times New Roman"/>
          <w:sz w:val="24"/>
          <w:szCs w:val="24"/>
          <w:lang w:val="en-CA"/>
        </w:rPr>
        <w:t>using a</w:t>
      </w:r>
      <w:r w:rsidR="00626C0B" w:rsidRPr="00626C0B">
        <w:rPr>
          <w:rFonts w:ascii="Times New Roman" w:hAnsi="Times New Roman" w:cs="Times New Roman"/>
          <w:sz w:val="24"/>
          <w:szCs w:val="24"/>
          <w:lang w:val="en-CA"/>
        </w:rPr>
        <w:t xml:space="preserve"> fixed fraction of </w:t>
      </w:r>
      <w:r w:rsidR="00B57DD0">
        <w:rPr>
          <w:rFonts w:ascii="Times New Roman" w:hAnsi="Times New Roman" w:cs="Times New Roman"/>
          <w:sz w:val="24"/>
          <w:szCs w:val="24"/>
          <w:lang w:val="en-CA"/>
        </w:rPr>
        <w:t>SS</w:t>
      </w:r>
      <w:r w:rsidR="00626C0B" w:rsidRPr="00626C0B">
        <w:rPr>
          <w:rFonts w:ascii="Times New Roman" w:hAnsi="Times New Roman" w:cs="Times New Roman"/>
          <w:sz w:val="24"/>
          <w:szCs w:val="24"/>
          <w:lang w:val="en-CA"/>
        </w:rPr>
        <w:t>B0</w:t>
      </w:r>
      <w:r w:rsidR="00B57DD0">
        <w:rPr>
          <w:rFonts w:ascii="Times New Roman" w:hAnsi="Times New Roman" w:cs="Times New Roman"/>
          <w:sz w:val="24"/>
          <w:szCs w:val="24"/>
          <w:lang w:val="en-CA"/>
        </w:rPr>
        <w:t>, taken</w:t>
      </w:r>
      <w:r w:rsidR="00626C0B" w:rsidRPr="00626C0B">
        <w:rPr>
          <w:rFonts w:ascii="Times New Roman" w:hAnsi="Times New Roman" w:cs="Times New Roman"/>
          <w:sz w:val="24"/>
          <w:szCs w:val="24"/>
          <w:lang w:val="en-CA"/>
        </w:rPr>
        <w:t xml:space="preserve"> </w:t>
      </w:r>
      <w:r w:rsidR="00B57DD0">
        <w:rPr>
          <w:rFonts w:ascii="Times New Roman" w:hAnsi="Times New Roman" w:cs="Times New Roman"/>
          <w:sz w:val="24"/>
          <w:szCs w:val="24"/>
          <w:lang w:val="en-CA"/>
        </w:rPr>
        <w:t>from</w:t>
      </w:r>
      <w:r w:rsidR="00626C0B" w:rsidRPr="00626C0B">
        <w:rPr>
          <w:rFonts w:ascii="Times New Roman" w:hAnsi="Times New Roman" w:cs="Times New Roman"/>
          <w:sz w:val="24"/>
          <w:szCs w:val="24"/>
          <w:lang w:val="en-CA"/>
        </w:rPr>
        <w:t xml:space="preserve"> the most recent estimates of </w:t>
      </w:r>
      <w:r w:rsidR="00B57DD0">
        <w:rPr>
          <w:rFonts w:ascii="Times New Roman" w:hAnsi="Times New Roman" w:cs="Times New Roman"/>
          <w:sz w:val="24"/>
          <w:szCs w:val="24"/>
          <w:lang w:val="en-CA"/>
        </w:rPr>
        <w:t>SS</w:t>
      </w:r>
      <w:r w:rsidR="00626C0B" w:rsidRPr="00626C0B">
        <w:rPr>
          <w:rFonts w:ascii="Times New Roman" w:hAnsi="Times New Roman" w:cs="Times New Roman"/>
          <w:sz w:val="24"/>
          <w:szCs w:val="24"/>
          <w:lang w:val="en-CA"/>
        </w:rPr>
        <w:t>BMSY relative to unfished (</w:t>
      </w:r>
      <w:r w:rsidR="00B57DD0">
        <w:rPr>
          <w:rFonts w:ascii="Times New Roman" w:hAnsi="Times New Roman" w:cs="Times New Roman"/>
          <w:sz w:val="24"/>
          <w:szCs w:val="24"/>
          <w:lang w:val="en-CA"/>
        </w:rPr>
        <w:t xml:space="preserve">i.e. using </w:t>
      </w:r>
      <w:r w:rsidR="00626C0B" w:rsidRPr="00626C0B">
        <w:rPr>
          <w:rFonts w:ascii="Times New Roman" w:hAnsi="Times New Roman" w:cs="Times New Roman"/>
          <w:sz w:val="24"/>
          <w:szCs w:val="24"/>
          <w:lang w:val="en-CA"/>
        </w:rPr>
        <w:t xml:space="preserve">the steepness parameter assumed for 2016). Since in some operating models R0 is changing over time, the maximum achievable level of stock biomass is also changing and keeping track of dynamic </w:t>
      </w:r>
      <w:r w:rsidR="00B57DD0">
        <w:rPr>
          <w:rFonts w:ascii="Times New Roman" w:hAnsi="Times New Roman" w:cs="Times New Roman"/>
          <w:sz w:val="24"/>
          <w:szCs w:val="24"/>
          <w:lang w:val="en-CA"/>
        </w:rPr>
        <w:t>SS</w:t>
      </w:r>
      <w:r w:rsidR="00626C0B" w:rsidRPr="00626C0B">
        <w:rPr>
          <w:rFonts w:ascii="Times New Roman" w:hAnsi="Times New Roman" w:cs="Times New Roman"/>
          <w:sz w:val="24"/>
          <w:szCs w:val="24"/>
          <w:lang w:val="en-CA"/>
        </w:rPr>
        <w:t>B0</w:t>
      </w:r>
      <w:r w:rsidR="00B57DD0">
        <w:rPr>
          <w:rFonts w:ascii="Times New Roman" w:hAnsi="Times New Roman" w:cs="Times New Roman"/>
          <w:sz w:val="24"/>
          <w:szCs w:val="24"/>
          <w:lang w:val="en-CA"/>
        </w:rPr>
        <w:t xml:space="preserve"> and dynamic SSBMSY</w:t>
      </w:r>
      <w:r w:rsidR="00626C0B" w:rsidRPr="00626C0B">
        <w:rPr>
          <w:rFonts w:ascii="Times New Roman" w:hAnsi="Times New Roman" w:cs="Times New Roman"/>
          <w:sz w:val="24"/>
          <w:szCs w:val="24"/>
          <w:lang w:val="en-CA"/>
        </w:rPr>
        <w:t xml:space="preserve"> provide</w:t>
      </w:r>
      <w:r w:rsidR="00B57DD0">
        <w:rPr>
          <w:rFonts w:ascii="Times New Roman" w:hAnsi="Times New Roman" w:cs="Times New Roman"/>
          <w:sz w:val="24"/>
          <w:szCs w:val="24"/>
          <w:lang w:val="en-CA"/>
        </w:rPr>
        <w:t>s</w:t>
      </w:r>
      <w:r w:rsidR="00626C0B" w:rsidRPr="00626C0B">
        <w:rPr>
          <w:rFonts w:ascii="Times New Roman" w:hAnsi="Times New Roman" w:cs="Times New Roman"/>
          <w:sz w:val="24"/>
          <w:szCs w:val="24"/>
          <w:lang w:val="en-CA"/>
        </w:rPr>
        <w:t xml:space="preserve"> a realistic yardstick for evaluating management performance.</w:t>
      </w:r>
    </w:p>
    <w:p w14:paraId="2B6590DD" w14:textId="72732953" w:rsidR="00FE61F9" w:rsidRDefault="00FE61F9" w:rsidP="00FE61F9">
      <w:pPr>
        <w:rPr>
          <w:rFonts w:ascii="Times New Roman" w:hAnsi="Times New Roman" w:cs="Times New Roman"/>
          <w:sz w:val="24"/>
          <w:szCs w:val="24"/>
          <w:lang w:val="en-CA"/>
        </w:rPr>
      </w:pPr>
    </w:p>
    <w:p w14:paraId="47055A73" w14:textId="07447D39" w:rsidR="00FE61F9" w:rsidRPr="00E873A5" w:rsidRDefault="00FE61F9" w:rsidP="008B446F">
      <w:pPr>
        <w:rPr>
          <w:rFonts w:cs="Times New Roman"/>
          <w:szCs w:val="24"/>
        </w:rPr>
      </w:pPr>
      <w:commentRangeStart w:id="958"/>
      <w:r>
        <w:rPr>
          <w:rFonts w:ascii="Times New Roman" w:hAnsi="Times New Roman" w:cs="Times New Roman"/>
          <w:sz w:val="24"/>
          <w:szCs w:val="24"/>
          <w:lang w:val="en-CA"/>
        </w:rPr>
        <w:t>The</w:t>
      </w:r>
      <w:commentRangeEnd w:id="958"/>
      <w:r w:rsidR="005348D7">
        <w:rPr>
          <w:rStyle w:val="CommentReference"/>
        </w:rPr>
        <w:commentReference w:id="958"/>
      </w:r>
      <w:r>
        <w:rPr>
          <w:rFonts w:ascii="Times New Roman" w:hAnsi="Times New Roman" w:cs="Times New Roman"/>
          <w:sz w:val="24"/>
          <w:szCs w:val="24"/>
          <w:lang w:val="en-CA"/>
        </w:rPr>
        <w:t xml:space="preserve"> </w:t>
      </w:r>
      <w:r w:rsidR="00953EEF">
        <w:rPr>
          <w:rFonts w:ascii="Times New Roman" w:hAnsi="Times New Roman" w:cs="Times New Roman"/>
          <w:sz w:val="24"/>
          <w:szCs w:val="24"/>
          <w:lang w:val="en-CA"/>
        </w:rPr>
        <w:t>following statistics are calculated as part of the MSE outputs:</w:t>
      </w:r>
    </w:p>
    <w:p w14:paraId="4DE6ECC3" w14:textId="77777777" w:rsidR="007E218D" w:rsidRPr="00256DE4" w:rsidRDefault="007E218D" w:rsidP="00406114">
      <w:pPr>
        <w:pStyle w:val="ListParagraph"/>
        <w:ind w:left="0"/>
        <w:jc w:val="both"/>
        <w:rPr>
          <w:rFonts w:ascii="Times New Roman" w:hAnsi="Times New Roman" w:cs="Times New Roman"/>
          <w:sz w:val="24"/>
          <w:szCs w:val="24"/>
        </w:rPr>
      </w:pPr>
    </w:p>
    <w:p w14:paraId="2F15D520" w14:textId="1AB96851" w:rsidR="007E218D" w:rsidRPr="00256DE4" w:rsidRDefault="00883998" w:rsidP="003F4443">
      <w:pPr>
        <w:pStyle w:val="ListParagraph"/>
        <w:numPr>
          <w:ilvl w:val="0"/>
          <w:numId w:val="13"/>
        </w:numPr>
        <w:ind w:left="357" w:hanging="357"/>
        <w:jc w:val="both"/>
        <w:rPr>
          <w:rFonts w:ascii="Times New Roman" w:hAnsi="Times New Roman" w:cs="Times New Roman"/>
          <w:sz w:val="24"/>
          <w:szCs w:val="24"/>
        </w:rPr>
      </w:pPr>
      <w:bookmarkStart w:id="959" w:name="OLE_LINK6"/>
      <w:r w:rsidRPr="00256DE4">
        <w:rPr>
          <w:rFonts w:ascii="Times New Roman" w:hAnsi="Times New Roman" w:cs="Times New Roman"/>
          <w:sz w:val="24"/>
          <w:szCs w:val="24"/>
        </w:rPr>
        <w:t>Annual average catch</w:t>
      </w:r>
      <w:r w:rsidR="00C6602E">
        <w:rPr>
          <w:rFonts w:ascii="Times New Roman" w:hAnsi="Times New Roman" w:cs="Times New Roman"/>
          <w:sz w:val="24"/>
          <w:szCs w:val="24"/>
        </w:rPr>
        <w:t xml:space="preserve"> (by management area)</w:t>
      </w:r>
      <w:r w:rsidRPr="00256DE4">
        <w:rPr>
          <w:rFonts w:ascii="Times New Roman" w:hAnsi="Times New Roman" w:cs="Times New Roman"/>
          <w:sz w:val="24"/>
          <w:szCs w:val="24"/>
        </w:rPr>
        <w:t xml:space="preserve"> for the first, second and third 10-year period of </w:t>
      </w:r>
      <w:r w:rsidR="00277AFF">
        <w:rPr>
          <w:rFonts w:ascii="Times New Roman" w:hAnsi="Times New Roman" w:cs="Times New Roman"/>
          <w:sz w:val="24"/>
          <w:szCs w:val="24"/>
        </w:rPr>
        <w:t>C</w:t>
      </w:r>
      <w:r w:rsidRPr="00256DE4">
        <w:rPr>
          <w:rFonts w:ascii="Times New Roman" w:hAnsi="Times New Roman" w:cs="Times New Roman"/>
          <w:sz w:val="24"/>
          <w:szCs w:val="24"/>
        </w:rPr>
        <w:t>MP application</w:t>
      </w:r>
      <w:r w:rsidR="002B74D7" w:rsidRPr="00256DE4">
        <w:rPr>
          <w:rFonts w:ascii="Times New Roman" w:hAnsi="Times New Roman" w:cs="Times New Roman"/>
          <w:sz w:val="24"/>
          <w:szCs w:val="24"/>
        </w:rPr>
        <w:t xml:space="preserve"> (C10, C20 and C30, respectively)</w:t>
      </w:r>
      <w:r w:rsidRPr="00256DE4">
        <w:rPr>
          <w:rFonts w:ascii="Times New Roman" w:hAnsi="Times New Roman" w:cs="Times New Roman"/>
          <w:sz w:val="24"/>
          <w:szCs w:val="24"/>
        </w:rPr>
        <w:t>.</w:t>
      </w:r>
    </w:p>
    <w:p w14:paraId="739DEFC2" w14:textId="40CE9A22" w:rsidR="007E218D" w:rsidRPr="00256DE4" w:rsidRDefault="00FE61F9"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Depletion</w:t>
      </w:r>
      <w:r w:rsidR="00C6602E">
        <w:rPr>
          <w:rFonts w:ascii="Times New Roman" w:hAnsi="Times New Roman" w:cs="Times New Roman"/>
          <w:sz w:val="24"/>
          <w:szCs w:val="24"/>
        </w:rPr>
        <w:t xml:space="preserve"> (by stock)</w:t>
      </w:r>
      <w:r>
        <w:rPr>
          <w:rFonts w:ascii="Times New Roman" w:hAnsi="Times New Roman" w:cs="Times New Roman"/>
          <w:sz w:val="24"/>
          <w:szCs w:val="24"/>
        </w:rPr>
        <w:t xml:space="preserve"> </w:t>
      </w:r>
      <w:r w:rsidR="008A4882" w:rsidRPr="00256DE4">
        <w:rPr>
          <w:rFonts w:ascii="Times New Roman" w:hAnsi="Times New Roman" w:cs="Times New Roman"/>
          <w:sz w:val="24"/>
          <w:szCs w:val="24"/>
        </w:rPr>
        <w:t xml:space="preserve">after 10, 20 and 30 years of </w:t>
      </w:r>
      <w:r w:rsidR="00277AFF">
        <w:rPr>
          <w:rFonts w:ascii="Times New Roman" w:hAnsi="Times New Roman" w:cs="Times New Roman"/>
          <w:sz w:val="24"/>
          <w:szCs w:val="24"/>
        </w:rPr>
        <w:t>C</w:t>
      </w:r>
      <w:r w:rsidR="008A4882" w:rsidRPr="00256DE4">
        <w:rPr>
          <w:rFonts w:ascii="Times New Roman" w:hAnsi="Times New Roman" w:cs="Times New Roman"/>
          <w:sz w:val="24"/>
          <w:szCs w:val="24"/>
        </w:rPr>
        <w:t>MP application</w:t>
      </w:r>
      <w:r w:rsidR="002B74D7" w:rsidRPr="00256DE4">
        <w:rPr>
          <w:rFonts w:ascii="Times New Roman" w:hAnsi="Times New Roman" w:cs="Times New Roman"/>
          <w:sz w:val="24"/>
          <w:szCs w:val="24"/>
        </w:rPr>
        <w:t xml:space="preserve"> (D10, D20 and D30, respectively)</w:t>
      </w:r>
    </w:p>
    <w:bookmarkEnd w:id="959"/>
    <w:p w14:paraId="0D03DC17" w14:textId="576F6F22" w:rsidR="007E218D" w:rsidRPr="00256DE4" w:rsidRDefault="008A4882" w:rsidP="003F4443">
      <w:pPr>
        <w:pStyle w:val="ListParagraph"/>
        <w:numPr>
          <w:ilvl w:val="0"/>
          <w:numId w:val="13"/>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The lowest depletion</w:t>
      </w:r>
      <w:r w:rsidR="00810CBF">
        <w:rPr>
          <w:rFonts w:ascii="Times New Roman" w:hAnsi="Times New Roman" w:cs="Times New Roman"/>
          <w:sz w:val="24"/>
          <w:szCs w:val="24"/>
        </w:rPr>
        <w:t xml:space="preserve"> (by stock)</w:t>
      </w:r>
      <w:r w:rsidRPr="00256DE4">
        <w:rPr>
          <w:rFonts w:ascii="Times New Roman" w:hAnsi="Times New Roman" w:cs="Times New Roman"/>
          <w:sz w:val="24"/>
          <w:szCs w:val="24"/>
        </w:rPr>
        <w:t xml:space="preserve"> over the 30 years for which the </w:t>
      </w:r>
      <w:r w:rsidR="00277AFF">
        <w:rPr>
          <w:rFonts w:ascii="Times New Roman" w:hAnsi="Times New Roman" w:cs="Times New Roman"/>
          <w:sz w:val="24"/>
          <w:szCs w:val="24"/>
        </w:rPr>
        <w:t>C</w:t>
      </w:r>
      <w:r w:rsidRPr="00256DE4">
        <w:rPr>
          <w:rFonts w:ascii="Times New Roman" w:hAnsi="Times New Roman" w:cs="Times New Roman"/>
          <w:sz w:val="24"/>
          <w:szCs w:val="24"/>
        </w:rPr>
        <w:t>MP is applied</w:t>
      </w:r>
      <w:r w:rsidR="00420D5E" w:rsidRPr="00256DE4">
        <w:rPr>
          <w:rFonts w:ascii="Times New Roman" w:hAnsi="Times New Roman" w:cs="Times New Roman"/>
          <w:sz w:val="24"/>
          <w:szCs w:val="24"/>
        </w:rPr>
        <w:t xml:space="preserve"> </w:t>
      </w:r>
      <w:r w:rsidR="0081280B" w:rsidRPr="00256DE4">
        <w:rPr>
          <w:rFonts w:ascii="Times New Roman" w:hAnsi="Times New Roman" w:cs="Times New Roman"/>
          <w:sz w:val="24"/>
          <w:szCs w:val="24"/>
        </w:rPr>
        <w:t>(LD)</w:t>
      </w:r>
      <w:r w:rsidRPr="00256DE4">
        <w:rPr>
          <w:rFonts w:ascii="Times New Roman" w:hAnsi="Times New Roman" w:cs="Times New Roman"/>
          <w:sz w:val="24"/>
          <w:szCs w:val="24"/>
        </w:rPr>
        <w:t>.</w:t>
      </w:r>
    </w:p>
    <w:p w14:paraId="681F2682" w14:textId="5B3A8954" w:rsidR="007E218D" w:rsidRPr="00256DE4" w:rsidRDefault="00FE61F9"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Depletion</w:t>
      </w:r>
      <w:r w:rsidR="00810CBF">
        <w:rPr>
          <w:rFonts w:ascii="Times New Roman" w:hAnsi="Times New Roman" w:cs="Times New Roman"/>
          <w:sz w:val="24"/>
          <w:szCs w:val="24"/>
        </w:rPr>
        <w:t xml:space="preserve"> (by stock)</w:t>
      </w:r>
      <w:r w:rsidR="008A4882" w:rsidRPr="00256DE4">
        <w:rPr>
          <w:rFonts w:ascii="Times New Roman" w:hAnsi="Times New Roman" w:cs="Times New Roman"/>
          <w:sz w:val="24"/>
          <w:szCs w:val="24"/>
        </w:rPr>
        <w:t xml:space="preserve"> after 30 years, but calculated relative to the trajectory that would have occurred had no catches been taken over the full period for which </w:t>
      </w:r>
      <w:r w:rsidR="00277AFF">
        <w:rPr>
          <w:rFonts w:ascii="Times New Roman" w:hAnsi="Times New Roman" w:cs="Times New Roman"/>
          <w:sz w:val="24"/>
          <w:szCs w:val="24"/>
        </w:rPr>
        <w:t>C</w:t>
      </w:r>
      <w:r w:rsidR="008A4882" w:rsidRPr="00256DE4">
        <w:rPr>
          <w:rFonts w:ascii="Times New Roman" w:hAnsi="Times New Roman" w:cs="Times New Roman"/>
          <w:sz w:val="24"/>
          <w:szCs w:val="24"/>
        </w:rPr>
        <w:t>MP application is being considered</w:t>
      </w:r>
      <w:r w:rsidR="0081280B" w:rsidRPr="00256DE4">
        <w:rPr>
          <w:rFonts w:ascii="Times New Roman" w:hAnsi="Times New Roman" w:cs="Times New Roman"/>
          <w:sz w:val="24"/>
          <w:szCs w:val="24"/>
        </w:rPr>
        <w:t xml:space="preserve"> (DNC)</w:t>
      </w:r>
    </w:p>
    <w:p w14:paraId="0E15465C" w14:textId="6FB33BCC" w:rsidR="007E218D" w:rsidRPr="00256DE4" w:rsidRDefault="008A4882" w:rsidP="003F4443">
      <w:pPr>
        <w:pStyle w:val="ListParagraph"/>
        <w:numPr>
          <w:ilvl w:val="0"/>
          <w:numId w:val="13"/>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The lowest depletion</w:t>
      </w:r>
      <w:r w:rsidR="00810CBF">
        <w:rPr>
          <w:rFonts w:ascii="Times New Roman" w:hAnsi="Times New Roman" w:cs="Times New Roman"/>
          <w:sz w:val="24"/>
          <w:szCs w:val="24"/>
        </w:rPr>
        <w:t xml:space="preserve"> (by stock)</w:t>
      </w:r>
      <w:r w:rsidR="00420D5E" w:rsidRPr="00256DE4">
        <w:rPr>
          <w:rFonts w:ascii="Times New Roman" w:hAnsi="Times New Roman" w:cs="Times New Roman"/>
          <w:sz w:val="24"/>
          <w:szCs w:val="24"/>
        </w:rPr>
        <w:t xml:space="preserve"> over the 30 years for which the </w:t>
      </w:r>
      <w:r w:rsidR="00277AFF">
        <w:rPr>
          <w:rFonts w:ascii="Times New Roman" w:hAnsi="Times New Roman" w:cs="Times New Roman"/>
          <w:sz w:val="24"/>
          <w:szCs w:val="24"/>
        </w:rPr>
        <w:t>C</w:t>
      </w:r>
      <w:r w:rsidR="00420D5E" w:rsidRPr="00256DE4">
        <w:rPr>
          <w:rFonts w:ascii="Times New Roman" w:hAnsi="Times New Roman" w:cs="Times New Roman"/>
          <w:sz w:val="24"/>
          <w:szCs w:val="24"/>
        </w:rPr>
        <w:t xml:space="preserve">MP is applied, but calculated relative to the </w:t>
      </w:r>
      <w:proofErr w:type="gramStart"/>
      <w:r w:rsidR="00420D5E" w:rsidRPr="00256DE4">
        <w:rPr>
          <w:rFonts w:ascii="Times New Roman" w:hAnsi="Times New Roman" w:cs="Times New Roman"/>
          <w:sz w:val="24"/>
          <w:szCs w:val="24"/>
        </w:rPr>
        <w:t>zero catch</w:t>
      </w:r>
      <w:proofErr w:type="gramEnd"/>
      <w:r w:rsidR="00420D5E" w:rsidRPr="00256DE4">
        <w:rPr>
          <w:rFonts w:ascii="Times New Roman" w:hAnsi="Times New Roman" w:cs="Times New Roman"/>
          <w:sz w:val="24"/>
          <w:szCs w:val="24"/>
        </w:rPr>
        <w:t xml:space="preserve"> trajectory specified in d</w:t>
      </w:r>
      <w:r w:rsidR="0081280B" w:rsidRPr="00256DE4">
        <w:rPr>
          <w:rFonts w:ascii="Times New Roman" w:hAnsi="Times New Roman" w:cs="Times New Roman"/>
          <w:sz w:val="24"/>
          <w:szCs w:val="24"/>
        </w:rPr>
        <w:t xml:space="preserve"> (LDNC)</w:t>
      </w:r>
      <w:r w:rsidR="00420D5E" w:rsidRPr="00256DE4">
        <w:rPr>
          <w:rFonts w:ascii="Times New Roman" w:hAnsi="Times New Roman" w:cs="Times New Roman"/>
          <w:sz w:val="24"/>
          <w:szCs w:val="24"/>
        </w:rPr>
        <w:t>.</w:t>
      </w:r>
    </w:p>
    <w:p w14:paraId="6138F7EF" w14:textId="7E57D168" w:rsidR="001E6947" w:rsidRPr="00256DE4" w:rsidRDefault="001E6947" w:rsidP="003F4443">
      <w:pPr>
        <w:pStyle w:val="ListParagraph"/>
        <w:numPr>
          <w:ilvl w:val="0"/>
          <w:numId w:val="13"/>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lastRenderedPageBreak/>
        <w:t xml:space="preserve">Kobe or alternative Kobe </w:t>
      </w:r>
      <w:r w:rsidR="00946255">
        <w:rPr>
          <w:rFonts w:ascii="Times New Roman" w:hAnsi="Times New Roman" w:cs="Times New Roman"/>
          <w:sz w:val="24"/>
          <w:szCs w:val="24"/>
        </w:rPr>
        <w:t xml:space="preserve">stock </w:t>
      </w:r>
      <w:r w:rsidRPr="00256DE4">
        <w:rPr>
          <w:rFonts w:ascii="Times New Roman" w:hAnsi="Times New Roman" w:cs="Times New Roman"/>
          <w:sz w:val="24"/>
          <w:szCs w:val="24"/>
        </w:rPr>
        <w:t>indicators</w:t>
      </w:r>
      <w:r w:rsidR="0081280B"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catch/biomass instead of </w:t>
      </w:r>
      <w:proofErr w:type="spellStart"/>
      <w:r w:rsidRPr="00256DE4">
        <w:rPr>
          <w:rFonts w:ascii="Times New Roman" w:hAnsi="Times New Roman" w:cs="Times New Roman"/>
          <w:sz w:val="24"/>
          <w:szCs w:val="24"/>
        </w:rPr>
        <w:t>Fmsy</w:t>
      </w:r>
      <w:proofErr w:type="spellEnd"/>
      <w:r w:rsidR="00B5045D" w:rsidRPr="00256DE4">
        <w:rPr>
          <w:rFonts w:ascii="Times New Roman" w:hAnsi="Times New Roman" w:cs="Times New Roman"/>
          <w:sz w:val="24"/>
          <w:szCs w:val="24"/>
        </w:rPr>
        <w:t xml:space="preserve"> </w:t>
      </w:r>
      <w:r w:rsidR="0081280B" w:rsidRPr="00256DE4">
        <w:rPr>
          <w:rFonts w:ascii="Times New Roman" w:hAnsi="Times New Roman" w:cs="Times New Roman"/>
          <w:sz w:val="24"/>
          <w:szCs w:val="24"/>
        </w:rPr>
        <w:t>(POF);</w:t>
      </w:r>
      <w:r w:rsidRPr="00256DE4">
        <w:rPr>
          <w:rFonts w:ascii="Times New Roman" w:hAnsi="Times New Roman" w:cs="Times New Roman"/>
          <w:sz w:val="24"/>
          <w:szCs w:val="24"/>
        </w:rPr>
        <w:t xml:space="preserve"> and biomass/biomass at a </w:t>
      </w:r>
      <w:r w:rsidR="00836930" w:rsidRPr="00256DE4">
        <w:rPr>
          <w:rFonts w:ascii="Times New Roman" w:hAnsi="Times New Roman" w:cs="Times New Roman"/>
          <w:sz w:val="24"/>
          <w:szCs w:val="24"/>
        </w:rPr>
        <w:t xml:space="preserve">theoretical maximum </w:t>
      </w:r>
      <w:r w:rsidRPr="00256DE4">
        <w:rPr>
          <w:rFonts w:ascii="Times New Roman" w:hAnsi="Times New Roman" w:cs="Times New Roman"/>
          <w:sz w:val="24"/>
          <w:szCs w:val="24"/>
        </w:rPr>
        <w:t>MSY</w:t>
      </w:r>
      <w:r w:rsidR="0081280B" w:rsidRPr="00256DE4">
        <w:rPr>
          <w:rFonts w:ascii="Times New Roman" w:hAnsi="Times New Roman" w:cs="Times New Roman"/>
          <w:sz w:val="24"/>
          <w:szCs w:val="24"/>
        </w:rPr>
        <w:t xml:space="preserve"> (POS); and the probability of both underfishing and underfished status (probability green </w:t>
      </w:r>
      <w:proofErr w:type="spellStart"/>
      <w:r w:rsidR="0081280B" w:rsidRPr="00256DE4">
        <w:rPr>
          <w:rFonts w:ascii="Times New Roman" w:hAnsi="Times New Roman" w:cs="Times New Roman"/>
          <w:sz w:val="24"/>
          <w:szCs w:val="24"/>
        </w:rPr>
        <w:t>kobe</w:t>
      </w:r>
      <w:proofErr w:type="spellEnd"/>
      <w:r w:rsidR="0081280B" w:rsidRPr="00256DE4">
        <w:rPr>
          <w:rFonts w:ascii="Times New Roman" w:hAnsi="Times New Roman" w:cs="Times New Roman"/>
          <w:sz w:val="24"/>
          <w:szCs w:val="24"/>
        </w:rPr>
        <w:t xml:space="preserve"> zone: PGK).</w:t>
      </w:r>
    </w:p>
    <w:p w14:paraId="6466C26F" w14:textId="70CB2BCC" w:rsidR="007E218D" w:rsidRPr="00256DE4" w:rsidRDefault="00420D5E" w:rsidP="003F4443">
      <w:pPr>
        <w:pStyle w:val="ListParagraph"/>
        <w:numPr>
          <w:ilvl w:val="0"/>
          <w:numId w:val="13"/>
        </w:numPr>
        <w:ind w:left="357" w:hanging="357"/>
        <w:jc w:val="both"/>
        <w:rPr>
          <w:rFonts w:ascii="Times New Roman" w:hAnsi="Times New Roman" w:cs="Times New Roman"/>
          <w:sz w:val="24"/>
          <w:szCs w:val="24"/>
        </w:rPr>
      </w:pPr>
      <w:commentRangeStart w:id="960"/>
      <w:r w:rsidRPr="00256DE4">
        <w:rPr>
          <w:rFonts w:ascii="Times New Roman" w:hAnsi="Times New Roman" w:cs="Times New Roman"/>
          <w:sz w:val="24"/>
          <w:szCs w:val="24"/>
        </w:rPr>
        <w:t>Average annual variation</w:t>
      </w:r>
      <w:r w:rsidR="0081280B" w:rsidRPr="00256DE4">
        <w:rPr>
          <w:rFonts w:ascii="Times New Roman" w:hAnsi="Times New Roman" w:cs="Times New Roman"/>
          <w:sz w:val="24"/>
          <w:szCs w:val="24"/>
        </w:rPr>
        <w:t xml:space="preserve"> in catches (AAVC)</w:t>
      </w:r>
      <w:r w:rsidRPr="00256DE4">
        <w:rPr>
          <w:rFonts w:ascii="Times New Roman" w:hAnsi="Times New Roman" w:cs="Times New Roman"/>
          <w:sz w:val="24"/>
          <w:szCs w:val="24"/>
        </w:rPr>
        <w:t xml:space="preserve"> defined </w:t>
      </w:r>
      <w:commentRangeEnd w:id="960"/>
      <w:r w:rsidR="00041286">
        <w:rPr>
          <w:rStyle w:val="CommentReference"/>
        </w:rPr>
        <w:commentReference w:id="960"/>
      </w:r>
      <w:r w:rsidRPr="00256DE4">
        <w:rPr>
          <w:rFonts w:ascii="Times New Roman" w:hAnsi="Times New Roman" w:cs="Times New Roman"/>
          <w:sz w:val="24"/>
          <w:szCs w:val="24"/>
        </w:rPr>
        <w:t>by:</w:t>
      </w:r>
    </w:p>
    <w:p w14:paraId="553E055F" w14:textId="77777777" w:rsidR="007E218D" w:rsidRPr="00256DE4" w:rsidRDefault="007E218D" w:rsidP="00406114">
      <w:pPr>
        <w:pStyle w:val="ListParagraph"/>
        <w:ind w:left="0"/>
        <w:jc w:val="both"/>
        <w:rPr>
          <w:rFonts w:ascii="Times New Roman" w:hAnsi="Times New Roman" w:cs="Times New Roman"/>
          <w:sz w:val="24"/>
          <w:szCs w:val="24"/>
        </w:rPr>
      </w:pPr>
    </w:p>
    <w:p w14:paraId="6F63CDA7" w14:textId="4A09EA9C" w:rsidR="007E218D" w:rsidRPr="00256DE4" w:rsidRDefault="00AC3132" w:rsidP="00406114">
      <w:pPr>
        <w:jc w:val="both"/>
        <w:rPr>
          <w:rFonts w:ascii="Times New Roman" w:hAnsi="Times New Roman" w:cs="Times New Roman"/>
          <w:sz w:val="24"/>
          <w:szCs w:val="24"/>
        </w:rPr>
      </w:pPr>
      <w:r w:rsidRPr="00256DE4">
        <w:rPr>
          <w:rFonts w:ascii="Times New Roman" w:hAnsi="Times New Roman" w:cs="Times New Roman"/>
          <w:position w:val="-28"/>
          <w:sz w:val="24"/>
          <w:szCs w:val="24"/>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pt;height:30.65pt" o:ole="" fillcolor="window">
            <v:imagedata r:id="rId36" o:title=""/>
          </v:shape>
          <o:OLEObject Type="Embed" ProgID="Equation.3" ShapeID="_x0000_i1025" DrawAspect="Content" ObjectID="_1629225535" r:id="rId37"/>
        </w:object>
      </w:r>
      <w:r w:rsidR="00F22DC4" w:rsidRPr="00256DE4">
        <w:rPr>
          <w:rFonts w:ascii="Times New Roman" w:hAnsi="Times New Roman" w:cs="Times New Roman"/>
          <w:sz w:val="24"/>
          <w:szCs w:val="24"/>
        </w:rPr>
        <w:tab/>
      </w:r>
      <w:r w:rsidR="00F22DC4" w:rsidRPr="00256DE4">
        <w:rPr>
          <w:rFonts w:ascii="Times New Roman" w:hAnsi="Times New Roman" w:cs="Times New Roman"/>
          <w:sz w:val="24"/>
          <w:szCs w:val="24"/>
        </w:rPr>
        <w:tab/>
      </w:r>
      <w:r w:rsidR="00F22DC4" w:rsidRPr="00256DE4">
        <w:rPr>
          <w:rFonts w:ascii="Times New Roman" w:hAnsi="Times New Roman" w:cs="Times New Roman"/>
          <w:sz w:val="24"/>
          <w:szCs w:val="24"/>
        </w:rPr>
        <w:tab/>
      </w:r>
      <w:r w:rsidR="00F22DC4" w:rsidRPr="00256DE4">
        <w:rPr>
          <w:rFonts w:ascii="Times New Roman" w:hAnsi="Times New Roman" w:cs="Times New Roman"/>
          <w:sz w:val="24"/>
          <w:szCs w:val="24"/>
        </w:rPr>
        <w:tab/>
      </w:r>
      <w:r w:rsidR="00F22DC4" w:rsidRPr="00256DE4">
        <w:rPr>
          <w:rFonts w:ascii="Times New Roman" w:hAnsi="Times New Roman" w:cs="Times New Roman"/>
          <w:sz w:val="24"/>
          <w:szCs w:val="24"/>
        </w:rPr>
        <w:tab/>
      </w:r>
      <w:r w:rsidR="00F22DC4" w:rsidRPr="00256DE4">
        <w:rPr>
          <w:rFonts w:ascii="Times New Roman" w:hAnsi="Times New Roman" w:cs="Times New Roman"/>
          <w:sz w:val="24"/>
          <w:szCs w:val="24"/>
        </w:rPr>
        <w:tab/>
      </w:r>
      <w:r w:rsidR="00897A55" w:rsidRPr="00256DE4">
        <w:rPr>
          <w:rFonts w:ascii="Times New Roman" w:hAnsi="Times New Roman" w:cs="Times New Roman"/>
          <w:sz w:val="24"/>
          <w:szCs w:val="24"/>
        </w:rPr>
        <w:tab/>
      </w:r>
      <w:r w:rsidR="00897A55" w:rsidRPr="00256DE4">
        <w:rPr>
          <w:rFonts w:ascii="Times New Roman" w:hAnsi="Times New Roman" w:cs="Times New Roman"/>
          <w:sz w:val="24"/>
          <w:szCs w:val="24"/>
        </w:rPr>
        <w:tab/>
      </w:r>
      <w:r w:rsidR="0046075B">
        <w:rPr>
          <w:rFonts w:ascii="Times New Roman" w:hAnsi="Times New Roman" w:cs="Times New Roman"/>
          <w:sz w:val="24"/>
          <w:szCs w:val="24"/>
        </w:rPr>
        <w:tab/>
      </w:r>
      <w:r w:rsidR="00F22DC4" w:rsidRPr="00256DE4">
        <w:rPr>
          <w:rFonts w:ascii="Times New Roman" w:hAnsi="Times New Roman" w:cs="Times New Roman"/>
          <w:sz w:val="24"/>
          <w:szCs w:val="24"/>
        </w:rPr>
        <w:t>(</w:t>
      </w:r>
      <w:commentRangeStart w:id="961"/>
      <w:r w:rsidR="00897A55" w:rsidRPr="00256DE4">
        <w:rPr>
          <w:rFonts w:ascii="Times New Roman" w:hAnsi="Times New Roman" w:cs="Times New Roman"/>
          <w:sz w:val="24"/>
          <w:szCs w:val="24"/>
        </w:rPr>
        <w:t>13</w:t>
      </w:r>
      <w:r w:rsidR="00F22DC4" w:rsidRPr="00256DE4">
        <w:rPr>
          <w:rFonts w:ascii="Times New Roman" w:hAnsi="Times New Roman" w:cs="Times New Roman"/>
          <w:sz w:val="24"/>
          <w:szCs w:val="24"/>
        </w:rPr>
        <w:t>.1</w:t>
      </w:r>
      <w:commentRangeEnd w:id="961"/>
      <w:r w:rsidR="00CB1A4E">
        <w:rPr>
          <w:rStyle w:val="CommentReference"/>
        </w:rPr>
        <w:commentReference w:id="961"/>
      </w:r>
      <w:r w:rsidR="00F22DC4" w:rsidRPr="00256DE4">
        <w:rPr>
          <w:rFonts w:ascii="Times New Roman" w:hAnsi="Times New Roman" w:cs="Times New Roman"/>
          <w:sz w:val="24"/>
          <w:szCs w:val="24"/>
        </w:rPr>
        <w:t>)</w:t>
      </w:r>
    </w:p>
    <w:p w14:paraId="662863CD" w14:textId="77777777" w:rsidR="00041286" w:rsidRDefault="00041286" w:rsidP="00C162D0">
      <w:pPr>
        <w:jc w:val="both"/>
        <w:rPr>
          <w:rFonts w:ascii="Times New Roman" w:hAnsi="Times New Roman" w:cs="Times New Roman"/>
          <w:sz w:val="24"/>
          <w:szCs w:val="24"/>
        </w:rPr>
      </w:pPr>
    </w:p>
    <w:p w14:paraId="62D57395" w14:textId="6697BC87" w:rsidR="007E218D" w:rsidRPr="00256DE4" w:rsidRDefault="00892BFD" w:rsidP="00C162D0">
      <w:pPr>
        <w:jc w:val="both"/>
        <w:rPr>
          <w:rFonts w:ascii="Times New Roman" w:hAnsi="Times New Roman" w:cs="Times New Roman"/>
          <w:sz w:val="24"/>
          <w:szCs w:val="24"/>
        </w:rPr>
      </w:pPr>
      <w:r w:rsidRPr="00256DE4">
        <w:rPr>
          <w:rFonts w:ascii="Times New Roman" w:hAnsi="Times New Roman" w:cs="Times New Roman"/>
          <w:sz w:val="24"/>
          <w:szCs w:val="24"/>
        </w:rPr>
        <w:t>For each of these distributions, 5%-, 50%- and 95%iles are to be reported from 200 replicates.</w:t>
      </w:r>
      <w:r w:rsidR="00FF4BF8" w:rsidRPr="00256DE4">
        <w:rPr>
          <w:rFonts w:ascii="Times New Roman" w:hAnsi="Times New Roman" w:cs="Times New Roman"/>
          <w:sz w:val="24"/>
          <w:szCs w:val="24"/>
        </w:rPr>
        <w:t xml:space="preserve"> Note the reason for measures/statistics c) and e) is to compensate for regime changes.</w:t>
      </w:r>
      <w:r w:rsidR="00A7186C" w:rsidRPr="00256DE4">
        <w:rPr>
          <w:rFonts w:ascii="Times New Roman" w:hAnsi="Times New Roman" w:cs="Times New Roman"/>
          <w:sz w:val="24"/>
          <w:szCs w:val="24"/>
        </w:rPr>
        <w:t xml:space="preserve"> The choice of these percentiles may need further exploration with stakeholders.</w:t>
      </w:r>
    </w:p>
    <w:p w14:paraId="58C80F47" w14:textId="77777777" w:rsidR="00154D27" w:rsidRDefault="00154D27" w:rsidP="00C162D0">
      <w:pPr>
        <w:jc w:val="both"/>
        <w:rPr>
          <w:rFonts w:ascii="Times New Roman" w:hAnsi="Times New Roman" w:cs="Times New Roman"/>
          <w:sz w:val="24"/>
          <w:szCs w:val="24"/>
        </w:rPr>
      </w:pPr>
    </w:p>
    <w:p w14:paraId="31BFF4F8" w14:textId="04EED0AC" w:rsidR="001E6947" w:rsidRPr="00256DE4" w:rsidRDefault="00836930" w:rsidP="00C162D0">
      <w:pPr>
        <w:jc w:val="both"/>
        <w:rPr>
          <w:rFonts w:ascii="Times New Roman" w:hAnsi="Times New Roman" w:cs="Times New Roman"/>
          <w:sz w:val="24"/>
          <w:szCs w:val="24"/>
        </w:rPr>
      </w:pPr>
      <w:r w:rsidRPr="00256DE4">
        <w:rPr>
          <w:rFonts w:ascii="Times New Roman" w:hAnsi="Times New Roman" w:cs="Times New Roman"/>
          <w:sz w:val="24"/>
          <w:szCs w:val="24"/>
        </w:rPr>
        <w:t xml:space="preserve">Further </w:t>
      </w:r>
      <w:r w:rsidR="001E6947" w:rsidRPr="00256DE4">
        <w:rPr>
          <w:rFonts w:ascii="Times New Roman" w:hAnsi="Times New Roman" w:cs="Times New Roman"/>
          <w:sz w:val="24"/>
          <w:szCs w:val="24"/>
        </w:rPr>
        <w:t>stakeholder orientated measure</w:t>
      </w:r>
      <w:r w:rsidRPr="00256DE4">
        <w:rPr>
          <w:rFonts w:ascii="Times New Roman" w:hAnsi="Times New Roman" w:cs="Times New Roman"/>
          <w:sz w:val="24"/>
          <w:szCs w:val="24"/>
        </w:rPr>
        <w:t xml:space="preserve">s may need to be included. These must be </w:t>
      </w:r>
      <w:r w:rsidR="001E6947" w:rsidRPr="00256DE4">
        <w:rPr>
          <w:rFonts w:ascii="Times New Roman" w:hAnsi="Times New Roman" w:cs="Times New Roman"/>
          <w:sz w:val="24"/>
          <w:szCs w:val="24"/>
        </w:rPr>
        <w:t>scientifically based</w:t>
      </w:r>
      <w:r w:rsidR="00D256FC" w:rsidRPr="00256DE4">
        <w:rPr>
          <w:rFonts w:ascii="Times New Roman" w:hAnsi="Times New Roman" w:cs="Times New Roman"/>
          <w:sz w:val="24"/>
          <w:szCs w:val="24"/>
        </w:rPr>
        <w:t xml:space="preserve">, easily understood by stakeholders and </w:t>
      </w:r>
      <w:r w:rsidRPr="00256DE4">
        <w:rPr>
          <w:rFonts w:ascii="Times New Roman" w:hAnsi="Times New Roman" w:cs="Times New Roman"/>
          <w:sz w:val="24"/>
          <w:szCs w:val="24"/>
        </w:rPr>
        <w:t>such that</w:t>
      </w:r>
      <w:r w:rsidR="00D256FC" w:rsidRPr="00256DE4">
        <w:rPr>
          <w:rFonts w:ascii="Times New Roman" w:hAnsi="Times New Roman" w:cs="Times New Roman"/>
          <w:sz w:val="24"/>
          <w:szCs w:val="24"/>
        </w:rPr>
        <w:t xml:space="preserve"> managers </w:t>
      </w:r>
      <w:r w:rsidRPr="00256DE4">
        <w:rPr>
          <w:rFonts w:ascii="Times New Roman" w:hAnsi="Times New Roman" w:cs="Times New Roman"/>
          <w:sz w:val="24"/>
          <w:szCs w:val="24"/>
        </w:rPr>
        <w:t xml:space="preserve">may readily </w:t>
      </w:r>
      <w:r w:rsidR="00A7186C" w:rsidRPr="00256DE4">
        <w:rPr>
          <w:rFonts w:ascii="Times New Roman" w:hAnsi="Times New Roman" w:cs="Times New Roman"/>
          <w:sz w:val="24"/>
          <w:szCs w:val="24"/>
        </w:rPr>
        <w:t xml:space="preserve">request the evaluation of any </w:t>
      </w:r>
      <w:r w:rsidR="00D256FC" w:rsidRPr="00256DE4">
        <w:rPr>
          <w:rFonts w:ascii="Times New Roman" w:hAnsi="Times New Roman" w:cs="Times New Roman"/>
          <w:sz w:val="24"/>
          <w:szCs w:val="24"/>
        </w:rPr>
        <w:t>changes in options.</w:t>
      </w:r>
    </w:p>
    <w:p w14:paraId="7FB0FDE7" w14:textId="44098BC4" w:rsidR="00AC5AAB" w:rsidRPr="00256DE4" w:rsidRDefault="00AC5AAB" w:rsidP="00C162D0">
      <w:pPr>
        <w:jc w:val="both"/>
        <w:rPr>
          <w:rFonts w:ascii="Times New Roman" w:hAnsi="Times New Roman" w:cs="Times New Roman"/>
          <w:sz w:val="24"/>
          <w:szCs w:val="24"/>
        </w:rPr>
      </w:pPr>
    </w:p>
    <w:p w14:paraId="3D43B9FE" w14:textId="09185056" w:rsidR="00AC5AAB" w:rsidRPr="00256DE4" w:rsidRDefault="00AC5AAB" w:rsidP="00C162D0">
      <w:pPr>
        <w:jc w:val="both"/>
        <w:rPr>
          <w:rFonts w:ascii="Times New Roman" w:hAnsi="Times New Roman" w:cs="Times New Roman"/>
          <w:sz w:val="24"/>
          <w:szCs w:val="24"/>
        </w:rPr>
      </w:pPr>
      <w:r w:rsidRPr="00256DE4">
        <w:rPr>
          <w:rFonts w:ascii="Times New Roman" w:hAnsi="Times New Roman" w:cs="Times New Roman"/>
          <w:sz w:val="24"/>
          <w:szCs w:val="24"/>
        </w:rPr>
        <w:t xml:space="preserve">h) </w:t>
      </w:r>
      <w:commentRangeStart w:id="962"/>
      <w:r w:rsidRPr="00256DE4">
        <w:rPr>
          <w:rFonts w:ascii="Times New Roman" w:hAnsi="Times New Roman" w:cs="Times New Roman"/>
          <w:sz w:val="24"/>
          <w:szCs w:val="24"/>
        </w:rPr>
        <w:t>AAVC but for downward adjustments only</w:t>
      </w:r>
      <w:commentRangeEnd w:id="962"/>
      <w:r w:rsidR="00953EEF">
        <w:rPr>
          <w:rStyle w:val="CommentReference"/>
        </w:rPr>
        <w:commentReference w:id="962"/>
      </w:r>
    </w:p>
    <w:p w14:paraId="65480F5D" w14:textId="18823E80" w:rsidR="002B74D7" w:rsidRPr="00256DE4" w:rsidRDefault="002B74D7" w:rsidP="00C162D0">
      <w:pPr>
        <w:jc w:val="both"/>
        <w:rPr>
          <w:rFonts w:ascii="Times New Roman" w:hAnsi="Times New Roman" w:cs="Times New Roman"/>
          <w:sz w:val="24"/>
          <w:szCs w:val="24"/>
        </w:rPr>
      </w:pPr>
    </w:p>
    <w:p w14:paraId="3A6EFB98" w14:textId="77777777" w:rsidR="007E218D" w:rsidRPr="00256DE4" w:rsidRDefault="00892BFD" w:rsidP="00406114">
      <w:pPr>
        <w:pStyle w:val="Heading3"/>
        <w:ind w:left="0"/>
        <w:rPr>
          <w:rFonts w:cs="Times New Roman"/>
          <w:szCs w:val="24"/>
        </w:rPr>
      </w:pPr>
      <w:bookmarkStart w:id="963" w:name="_Toc14467683"/>
      <w:r w:rsidRPr="00256DE4">
        <w:rPr>
          <w:rFonts w:cs="Times New Roman"/>
          <w:szCs w:val="24"/>
        </w:rPr>
        <w:t>Summary plots</w:t>
      </w:r>
      <w:bookmarkEnd w:id="963"/>
    </w:p>
    <w:p w14:paraId="4EB6C471" w14:textId="77777777" w:rsidR="007E218D" w:rsidRPr="00256DE4" w:rsidRDefault="00892BFD" w:rsidP="00406114">
      <w:pPr>
        <w:jc w:val="both"/>
        <w:rPr>
          <w:rFonts w:ascii="Times New Roman" w:hAnsi="Times New Roman" w:cs="Times New Roman"/>
          <w:sz w:val="24"/>
          <w:szCs w:val="24"/>
        </w:rPr>
      </w:pPr>
      <w:r w:rsidRPr="00256DE4">
        <w:rPr>
          <w:rFonts w:ascii="Times New Roman" w:hAnsi="Times New Roman" w:cs="Times New Roman"/>
          <w:sz w:val="24"/>
          <w:szCs w:val="24"/>
        </w:rPr>
        <w:t>Catch and spawning biomass trajectories plotted as:</w:t>
      </w:r>
    </w:p>
    <w:p w14:paraId="549B152A" w14:textId="77777777" w:rsidR="007E218D" w:rsidRPr="00256DE4" w:rsidRDefault="007E218D" w:rsidP="00406114">
      <w:pPr>
        <w:jc w:val="both"/>
        <w:rPr>
          <w:rFonts w:ascii="Times New Roman" w:hAnsi="Times New Roman" w:cs="Times New Roman"/>
          <w:sz w:val="24"/>
          <w:szCs w:val="24"/>
        </w:rPr>
      </w:pPr>
    </w:p>
    <w:p w14:paraId="5C87DE99" w14:textId="77777777" w:rsidR="007E218D" w:rsidRPr="00256DE4" w:rsidRDefault="00892BFD" w:rsidP="003F4443">
      <w:pPr>
        <w:pStyle w:val="ListParagraph"/>
        <w:numPr>
          <w:ilvl w:val="0"/>
          <w:numId w:val="14"/>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Annual medians with 5%- and 95%-</w:t>
      </w:r>
      <w:proofErr w:type="spellStart"/>
      <w:r w:rsidRPr="00256DE4">
        <w:rPr>
          <w:rFonts w:ascii="Times New Roman" w:hAnsi="Times New Roman" w:cs="Times New Roman"/>
          <w:sz w:val="24"/>
          <w:szCs w:val="24"/>
        </w:rPr>
        <w:t>ile</w:t>
      </w:r>
      <w:proofErr w:type="spellEnd"/>
      <w:r w:rsidRPr="00256DE4">
        <w:rPr>
          <w:rFonts w:ascii="Times New Roman" w:hAnsi="Times New Roman" w:cs="Times New Roman"/>
          <w:sz w:val="24"/>
          <w:szCs w:val="24"/>
        </w:rPr>
        <w:t xml:space="preserve"> envelopes</w:t>
      </w:r>
    </w:p>
    <w:p w14:paraId="63737476" w14:textId="77777777" w:rsidR="00892BFD" w:rsidRPr="00256DE4" w:rsidRDefault="00892BFD" w:rsidP="003F4443">
      <w:pPr>
        <w:pStyle w:val="ListParagraph"/>
        <w:numPr>
          <w:ilvl w:val="0"/>
          <w:numId w:val="14"/>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10 worm plots of individual realisations</w:t>
      </w:r>
    </w:p>
    <w:p w14:paraId="5F47CDBF" w14:textId="77777777" w:rsidR="00A7186C" w:rsidRPr="00256DE4" w:rsidRDefault="00A7186C" w:rsidP="00E63E19">
      <w:pPr>
        <w:jc w:val="both"/>
        <w:rPr>
          <w:rFonts w:ascii="Times New Roman" w:hAnsi="Times New Roman" w:cs="Times New Roman"/>
          <w:sz w:val="24"/>
          <w:szCs w:val="24"/>
        </w:rPr>
      </w:pPr>
    </w:p>
    <w:p w14:paraId="60AD1464" w14:textId="77777777" w:rsidR="00D256FC" w:rsidRPr="00256DE4" w:rsidRDefault="00A7186C" w:rsidP="00A7186C">
      <w:pPr>
        <w:jc w:val="both"/>
        <w:rPr>
          <w:rFonts w:ascii="Times New Roman" w:hAnsi="Times New Roman" w:cs="Times New Roman"/>
          <w:sz w:val="24"/>
          <w:szCs w:val="24"/>
        </w:rPr>
      </w:pPr>
      <w:r w:rsidRPr="00256DE4">
        <w:rPr>
          <w:rFonts w:ascii="Times New Roman" w:hAnsi="Times New Roman" w:cs="Times New Roman"/>
          <w:sz w:val="24"/>
          <w:szCs w:val="24"/>
        </w:rPr>
        <w:t xml:space="preserve">Note that repetitions for different options for selectivity may be needed. </w:t>
      </w:r>
    </w:p>
    <w:p w14:paraId="6AF431C4" w14:textId="77777777" w:rsidR="00892BFD" w:rsidRPr="00256DE4" w:rsidRDefault="00892BFD" w:rsidP="001B61C4">
      <w:pPr>
        <w:jc w:val="both"/>
        <w:rPr>
          <w:rFonts w:ascii="Times New Roman" w:hAnsi="Times New Roman" w:cs="Times New Roman"/>
          <w:sz w:val="24"/>
          <w:szCs w:val="24"/>
        </w:rPr>
      </w:pPr>
    </w:p>
    <w:p w14:paraId="35262C8E" w14:textId="77777777" w:rsidR="007E218D" w:rsidRPr="00256DE4" w:rsidRDefault="00892BFD" w:rsidP="00406114">
      <w:pPr>
        <w:pStyle w:val="Heading3"/>
        <w:ind w:left="0"/>
        <w:rPr>
          <w:rFonts w:cs="Times New Roman"/>
          <w:szCs w:val="24"/>
        </w:rPr>
      </w:pPr>
      <w:bookmarkStart w:id="964" w:name="_Toc14467684"/>
      <w:r w:rsidRPr="00256DE4">
        <w:rPr>
          <w:rFonts w:cs="Times New Roman"/>
          <w:szCs w:val="24"/>
        </w:rPr>
        <w:t>Level of reporting</w:t>
      </w:r>
      <w:bookmarkEnd w:id="964"/>
    </w:p>
    <w:p w14:paraId="14882346" w14:textId="77777777" w:rsidR="007E218D" w:rsidRPr="00256DE4" w:rsidRDefault="007E218D" w:rsidP="00406114">
      <w:pPr>
        <w:jc w:val="both"/>
        <w:rPr>
          <w:rFonts w:ascii="Times New Roman" w:hAnsi="Times New Roman" w:cs="Times New Roman"/>
          <w:sz w:val="24"/>
          <w:szCs w:val="24"/>
        </w:rPr>
      </w:pPr>
    </w:p>
    <w:p w14:paraId="45BDE62F" w14:textId="797A32EB" w:rsidR="007E218D" w:rsidRPr="008B446F" w:rsidRDefault="00946255" w:rsidP="00406114">
      <w:pPr>
        <w:pStyle w:val="Heading4"/>
        <w:ind w:left="0"/>
        <w:rPr>
          <w:rFonts w:cs="Times New Roman"/>
          <w:szCs w:val="24"/>
        </w:rPr>
      </w:pPr>
      <w:bookmarkStart w:id="965" w:name="_Toc14467685"/>
      <w:r w:rsidRPr="008B446F">
        <w:rPr>
          <w:rFonts w:cs="Times New Roman"/>
          <w:szCs w:val="24"/>
        </w:rPr>
        <w:t>Base Case</w:t>
      </w:r>
      <w:bookmarkEnd w:id="965"/>
    </w:p>
    <w:p w14:paraId="213463EE" w14:textId="77777777" w:rsidR="008A4882" w:rsidRPr="00256DE4" w:rsidRDefault="008A4882" w:rsidP="001B61C4">
      <w:pPr>
        <w:jc w:val="both"/>
        <w:rPr>
          <w:rFonts w:ascii="Times New Roman" w:hAnsi="Times New Roman" w:cs="Times New Roman"/>
          <w:sz w:val="24"/>
          <w:szCs w:val="24"/>
        </w:rPr>
      </w:pPr>
    </w:p>
    <w:p w14:paraId="71EA668B" w14:textId="77777777" w:rsidR="007E218D" w:rsidRPr="00256DE4" w:rsidRDefault="00FF4BF8" w:rsidP="003F4443">
      <w:pPr>
        <w:pStyle w:val="ListParagraph"/>
        <w:numPr>
          <w:ilvl w:val="0"/>
          <w:numId w:val="15"/>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 xml:space="preserve">Catch-related measures/statistics by traditional West and </w:t>
      </w:r>
      <w:proofErr w:type="spellStart"/>
      <w:r w:rsidRPr="00256DE4">
        <w:rPr>
          <w:rFonts w:ascii="Times New Roman" w:hAnsi="Times New Roman" w:cs="Times New Roman"/>
          <w:sz w:val="24"/>
          <w:szCs w:val="24"/>
        </w:rPr>
        <w:t>East+Med</w:t>
      </w:r>
      <w:proofErr w:type="spellEnd"/>
      <w:r w:rsidRPr="00256DE4">
        <w:rPr>
          <w:rFonts w:ascii="Times New Roman" w:hAnsi="Times New Roman" w:cs="Times New Roman"/>
          <w:sz w:val="24"/>
          <w:szCs w:val="24"/>
        </w:rPr>
        <w:t xml:space="preserve"> regions.</w:t>
      </w:r>
    </w:p>
    <w:p w14:paraId="486CCE78" w14:textId="77777777" w:rsidR="007E218D" w:rsidRPr="00256DE4" w:rsidRDefault="00FF4BF8" w:rsidP="003F4443">
      <w:pPr>
        <w:pStyle w:val="ListParagraph"/>
        <w:numPr>
          <w:ilvl w:val="0"/>
          <w:numId w:val="15"/>
        </w:numPr>
        <w:ind w:left="357" w:hanging="357"/>
        <w:jc w:val="both"/>
        <w:rPr>
          <w:rFonts w:ascii="Times New Roman" w:hAnsi="Times New Roman" w:cs="Times New Roman"/>
          <w:sz w:val="24"/>
          <w:szCs w:val="24"/>
        </w:rPr>
      </w:pPr>
      <w:r w:rsidRPr="00256DE4">
        <w:rPr>
          <w:rFonts w:ascii="Times New Roman" w:hAnsi="Times New Roman" w:cs="Times New Roman"/>
          <w:sz w:val="24"/>
          <w:szCs w:val="24"/>
        </w:rPr>
        <w:t xml:space="preserve">Spawning biomass depletions measures/statistics by </w:t>
      </w:r>
      <w:r w:rsidR="005249EC" w:rsidRPr="00256DE4">
        <w:rPr>
          <w:rFonts w:ascii="Times New Roman" w:hAnsi="Times New Roman" w:cs="Times New Roman"/>
          <w:sz w:val="24"/>
          <w:szCs w:val="24"/>
        </w:rPr>
        <w:t>separate stocks</w:t>
      </w:r>
    </w:p>
    <w:p w14:paraId="1139A1B2" w14:textId="77777777" w:rsidR="007E218D" w:rsidRPr="00256DE4" w:rsidRDefault="007E218D" w:rsidP="00406114">
      <w:pPr>
        <w:ind w:left="357" w:hanging="357"/>
        <w:contextualSpacing/>
        <w:jc w:val="both"/>
        <w:rPr>
          <w:rFonts w:ascii="Times New Roman" w:hAnsi="Times New Roman" w:cs="Times New Roman"/>
          <w:sz w:val="24"/>
          <w:szCs w:val="24"/>
        </w:rPr>
      </w:pPr>
    </w:p>
    <w:p w14:paraId="6AFCE3CE" w14:textId="77777777" w:rsidR="007E218D" w:rsidRPr="00256DE4" w:rsidRDefault="005249EC" w:rsidP="00406114">
      <w:pPr>
        <w:pStyle w:val="Heading4"/>
        <w:ind w:left="0"/>
        <w:rPr>
          <w:rFonts w:cs="Times New Roman"/>
          <w:szCs w:val="24"/>
        </w:rPr>
      </w:pPr>
      <w:bookmarkStart w:id="966" w:name="_Toc14467686"/>
      <w:r w:rsidRPr="00256DE4">
        <w:rPr>
          <w:rFonts w:cs="Times New Roman"/>
          <w:szCs w:val="24"/>
        </w:rPr>
        <w:t>Alternative options</w:t>
      </w:r>
      <w:bookmarkEnd w:id="966"/>
    </w:p>
    <w:p w14:paraId="02BC543E" w14:textId="77777777" w:rsidR="00FF4BF8" w:rsidRPr="00256DE4" w:rsidRDefault="00FF4BF8" w:rsidP="001B61C4">
      <w:pPr>
        <w:jc w:val="both"/>
        <w:rPr>
          <w:rFonts w:ascii="Times New Roman" w:hAnsi="Times New Roman" w:cs="Times New Roman"/>
          <w:sz w:val="24"/>
          <w:szCs w:val="24"/>
        </w:rPr>
      </w:pPr>
    </w:p>
    <w:p w14:paraId="14186F3A" w14:textId="39CE805C" w:rsidR="007E218D" w:rsidRPr="00256DE4" w:rsidRDefault="005249EC" w:rsidP="00CC4002">
      <w:pPr>
        <w:jc w:val="both"/>
        <w:rPr>
          <w:rFonts w:ascii="Times New Roman" w:hAnsi="Times New Roman" w:cs="Times New Roman"/>
          <w:sz w:val="24"/>
          <w:szCs w:val="24"/>
        </w:rPr>
      </w:pPr>
      <w:r w:rsidRPr="00256DE4">
        <w:rPr>
          <w:rFonts w:ascii="Times New Roman" w:hAnsi="Times New Roman" w:cs="Times New Roman"/>
          <w:sz w:val="24"/>
          <w:szCs w:val="24"/>
        </w:rPr>
        <w:t>Many can be conceived, likely related primarily to catch and depletion by some combination of stock and/or spatial stratum. However</w:t>
      </w:r>
      <w:r w:rsidR="003B0E83">
        <w:rPr>
          <w:rFonts w:ascii="Times New Roman" w:hAnsi="Times New Roman" w:cs="Times New Roman"/>
          <w:sz w:val="24"/>
          <w:szCs w:val="24"/>
        </w:rPr>
        <w:t>,</w:t>
      </w:r>
      <w:r w:rsidRPr="00256DE4">
        <w:rPr>
          <w:rFonts w:ascii="Times New Roman" w:hAnsi="Times New Roman" w:cs="Times New Roman"/>
          <w:sz w:val="24"/>
          <w:szCs w:val="24"/>
        </w:rPr>
        <w:t xml:space="preserve"> these might be left for a “second round”, as they would become more pertinent in the face of greater model complexities possibly introduced at that time, such as changing spatial distributions of stocks and/or catches (resulting from changed proportional a</w:t>
      </w:r>
      <w:r w:rsidR="00C162D0" w:rsidRPr="00256DE4">
        <w:rPr>
          <w:rFonts w:ascii="Times New Roman" w:hAnsi="Times New Roman" w:cs="Times New Roman"/>
          <w:sz w:val="24"/>
          <w:szCs w:val="24"/>
        </w:rPr>
        <w:t>llocations to different fleets).</w:t>
      </w:r>
    </w:p>
    <w:p w14:paraId="0D9F43D6" w14:textId="31FA1986" w:rsidR="00E52CE6" w:rsidRPr="00256DE4" w:rsidRDefault="00E52CE6" w:rsidP="00CC4002">
      <w:pPr>
        <w:jc w:val="both"/>
        <w:rPr>
          <w:rFonts w:ascii="Times New Roman" w:hAnsi="Times New Roman" w:cs="Times New Roman"/>
          <w:sz w:val="24"/>
          <w:szCs w:val="24"/>
        </w:rPr>
      </w:pPr>
    </w:p>
    <w:p w14:paraId="62B1E6AB" w14:textId="5DEB28C7" w:rsidR="00E52CE6" w:rsidRPr="00256DE4" w:rsidRDefault="00E52CE6" w:rsidP="00E52CE6">
      <w:pPr>
        <w:rPr>
          <w:rFonts w:ascii="Times New Roman" w:hAnsi="Times New Roman" w:cs="Times New Roman"/>
          <w:sz w:val="24"/>
          <w:szCs w:val="24"/>
        </w:rPr>
      </w:pPr>
    </w:p>
    <w:p w14:paraId="21884165" w14:textId="692AC477" w:rsidR="00E52CE6" w:rsidRPr="00256DE4" w:rsidRDefault="00E52CE6" w:rsidP="00E52CE6">
      <w:pPr>
        <w:rPr>
          <w:rFonts w:ascii="Times New Roman" w:hAnsi="Times New Roman" w:cs="Times New Roman"/>
          <w:b/>
          <w:sz w:val="24"/>
          <w:szCs w:val="24"/>
        </w:rPr>
      </w:pPr>
      <w:r w:rsidRPr="00256DE4">
        <w:rPr>
          <w:rFonts w:ascii="Times New Roman" w:hAnsi="Times New Roman" w:cs="Times New Roman"/>
          <w:b/>
          <w:sz w:val="24"/>
          <w:szCs w:val="24"/>
        </w:rPr>
        <w:t>References</w:t>
      </w:r>
    </w:p>
    <w:p w14:paraId="28BFF701" w14:textId="77777777" w:rsidR="00E52CE6" w:rsidRPr="00256DE4" w:rsidRDefault="00E52CE6" w:rsidP="00E52CE6">
      <w:pPr>
        <w:rPr>
          <w:rFonts w:ascii="Times New Roman" w:hAnsi="Times New Roman" w:cs="Times New Roman"/>
          <w:b/>
          <w:sz w:val="24"/>
          <w:szCs w:val="24"/>
        </w:rPr>
      </w:pPr>
    </w:p>
    <w:p w14:paraId="5C763DDC" w14:textId="5C4F6F11" w:rsidR="00727861" w:rsidRPr="00D25416" w:rsidRDefault="00727861" w:rsidP="00727861">
      <w:pPr>
        <w:ind w:left="426" w:hanging="426"/>
        <w:rPr>
          <w:rFonts w:ascii="Times New Roman" w:hAnsi="Times New Roman" w:cs="Times New Roman"/>
          <w:sz w:val="24"/>
          <w:szCs w:val="24"/>
          <w:rPrChange w:id="967" w:author="Nicholas Duprey" w:date="2019-07-23T11:51:00Z">
            <w:rPr>
              <w:rFonts w:ascii="Times New Roman" w:hAnsi="Times New Roman" w:cs="Times New Roman"/>
              <w:sz w:val="24"/>
              <w:szCs w:val="24"/>
              <w:lang w:val="fr-CA"/>
            </w:rPr>
          </w:rPrChange>
        </w:rPr>
      </w:pPr>
      <w:proofErr w:type="spellStart"/>
      <w:r w:rsidRPr="00D25416">
        <w:rPr>
          <w:rFonts w:ascii="Times New Roman" w:hAnsi="Times New Roman" w:cs="Times New Roman"/>
          <w:sz w:val="24"/>
          <w:szCs w:val="24"/>
          <w:highlight w:val="yellow"/>
          <w:rPrChange w:id="968" w:author="Nicholas Duprey" w:date="2019-07-23T11:51:00Z">
            <w:rPr>
              <w:rFonts w:ascii="Times New Roman" w:hAnsi="Times New Roman" w:cs="Times New Roman"/>
              <w:sz w:val="24"/>
              <w:szCs w:val="24"/>
              <w:highlight w:val="yellow"/>
              <w:lang w:val="fr-CA"/>
            </w:rPr>
          </w:rPrChange>
        </w:rPr>
        <w:t>Ailloud</w:t>
      </w:r>
      <w:proofErr w:type="spellEnd"/>
      <w:r w:rsidRPr="00D25416">
        <w:rPr>
          <w:rFonts w:ascii="Times New Roman" w:hAnsi="Times New Roman" w:cs="Times New Roman"/>
          <w:sz w:val="24"/>
          <w:szCs w:val="24"/>
          <w:highlight w:val="yellow"/>
          <w:rPrChange w:id="969" w:author="Nicholas Duprey" w:date="2019-07-23T11:51:00Z">
            <w:rPr>
              <w:rFonts w:ascii="Times New Roman" w:hAnsi="Times New Roman" w:cs="Times New Roman"/>
              <w:sz w:val="24"/>
              <w:szCs w:val="24"/>
              <w:highlight w:val="yellow"/>
              <w:lang w:val="fr-CA"/>
            </w:rPr>
          </w:rPrChange>
        </w:rPr>
        <w:t xml:space="preserve"> et al. </w:t>
      </w:r>
      <w:commentRangeStart w:id="970"/>
      <w:r w:rsidRPr="00D25416">
        <w:rPr>
          <w:rFonts w:ascii="Times New Roman" w:hAnsi="Times New Roman" w:cs="Times New Roman"/>
          <w:sz w:val="24"/>
          <w:szCs w:val="24"/>
          <w:highlight w:val="yellow"/>
          <w:rPrChange w:id="971" w:author="Nicholas Duprey" w:date="2019-07-23T11:51:00Z">
            <w:rPr>
              <w:rFonts w:ascii="Times New Roman" w:hAnsi="Times New Roman" w:cs="Times New Roman"/>
              <w:sz w:val="24"/>
              <w:szCs w:val="24"/>
              <w:highlight w:val="yellow"/>
              <w:lang w:val="fr-CA"/>
            </w:rPr>
          </w:rPrChange>
        </w:rPr>
        <w:t>2017</w:t>
      </w:r>
      <w:commentRangeEnd w:id="970"/>
      <w:r w:rsidRPr="008B446F">
        <w:rPr>
          <w:rStyle w:val="CommentReference"/>
          <w:highlight w:val="yellow"/>
        </w:rPr>
        <w:commentReference w:id="970"/>
      </w:r>
      <w:r w:rsidRPr="00D25416">
        <w:rPr>
          <w:rFonts w:ascii="Times New Roman" w:hAnsi="Times New Roman" w:cs="Times New Roman"/>
          <w:sz w:val="24"/>
          <w:szCs w:val="24"/>
          <w:highlight w:val="yellow"/>
          <w:rPrChange w:id="972" w:author="Nicholas Duprey" w:date="2019-07-23T11:51:00Z">
            <w:rPr>
              <w:rFonts w:ascii="Times New Roman" w:hAnsi="Times New Roman" w:cs="Times New Roman"/>
              <w:sz w:val="24"/>
              <w:szCs w:val="24"/>
              <w:highlight w:val="yellow"/>
              <w:lang w:val="fr-CA"/>
            </w:rPr>
          </w:rPrChange>
        </w:rPr>
        <w:t>.</w:t>
      </w:r>
      <w:r w:rsidRPr="00D25416">
        <w:rPr>
          <w:rFonts w:ascii="Times New Roman" w:hAnsi="Times New Roman" w:cs="Times New Roman"/>
          <w:sz w:val="24"/>
          <w:szCs w:val="24"/>
          <w:rPrChange w:id="973" w:author="Nicholas Duprey" w:date="2019-07-23T11:51:00Z">
            <w:rPr>
              <w:rFonts w:ascii="Times New Roman" w:hAnsi="Times New Roman" w:cs="Times New Roman"/>
              <w:sz w:val="24"/>
              <w:szCs w:val="24"/>
              <w:lang w:val="fr-CA"/>
            </w:rPr>
          </w:rPrChange>
        </w:rPr>
        <w:t xml:space="preserve"> </w:t>
      </w:r>
    </w:p>
    <w:p w14:paraId="2349ACC8" w14:textId="2F894694" w:rsidR="00727861" w:rsidRDefault="00727861" w:rsidP="00697FFC">
      <w:pPr>
        <w:ind w:left="426" w:hanging="426"/>
        <w:rPr>
          <w:ins w:id="974" w:author="Nicholas Duprey" w:date="2019-08-01T13:32:00Z"/>
          <w:rFonts w:ascii="Times New Roman" w:hAnsi="Times New Roman" w:cs="Times New Roman"/>
          <w:sz w:val="24"/>
          <w:szCs w:val="24"/>
        </w:rPr>
      </w:pPr>
    </w:p>
    <w:p w14:paraId="4065584F" w14:textId="68BB1FB7" w:rsidR="00C0745F" w:rsidRDefault="00C0745F" w:rsidP="00697FFC">
      <w:pPr>
        <w:ind w:left="426" w:hanging="426"/>
        <w:rPr>
          <w:ins w:id="975" w:author="Nicholas Duprey" w:date="2019-08-01T13:34:00Z"/>
          <w:rFonts w:ascii="Times New Roman" w:hAnsi="Times New Roman" w:cs="Times New Roman"/>
          <w:sz w:val="24"/>
          <w:szCs w:val="24"/>
        </w:rPr>
      </w:pPr>
      <w:ins w:id="976" w:author="Nicholas Duprey" w:date="2019-08-01T13:32:00Z">
        <w:r>
          <w:rPr>
            <w:rFonts w:ascii="Times New Roman" w:hAnsi="Times New Roman" w:cs="Times New Roman"/>
            <w:sz w:val="24"/>
            <w:szCs w:val="24"/>
          </w:rPr>
          <w:t>Anon 2014. See page 4</w:t>
        </w:r>
      </w:ins>
    </w:p>
    <w:p w14:paraId="6DBC8D70" w14:textId="0D0272FF" w:rsidR="00C0745F" w:rsidRDefault="00C0745F" w:rsidP="00697FFC">
      <w:pPr>
        <w:ind w:left="426" w:hanging="426"/>
        <w:rPr>
          <w:ins w:id="977" w:author="Nicholas Duprey" w:date="2019-08-01T13:34:00Z"/>
          <w:rFonts w:ascii="Times New Roman" w:hAnsi="Times New Roman" w:cs="Times New Roman"/>
          <w:sz w:val="24"/>
          <w:szCs w:val="24"/>
        </w:rPr>
      </w:pPr>
      <w:ins w:id="978" w:author="Nicholas Duprey" w:date="2019-08-01T13:34:00Z">
        <w:r>
          <w:rPr>
            <w:rFonts w:ascii="Times New Roman" w:hAnsi="Times New Roman" w:cs="Times New Roman"/>
            <w:sz w:val="24"/>
            <w:szCs w:val="24"/>
          </w:rPr>
          <w:lastRenderedPageBreak/>
          <w:t>Anon. 2019 Panel 2 report.</w:t>
        </w:r>
      </w:ins>
    </w:p>
    <w:p w14:paraId="32025BE8" w14:textId="77777777" w:rsidR="00C0745F" w:rsidRDefault="00C0745F" w:rsidP="00697FFC">
      <w:pPr>
        <w:ind w:left="426" w:hanging="426"/>
        <w:rPr>
          <w:rFonts w:ascii="Times New Roman" w:hAnsi="Times New Roman" w:cs="Times New Roman"/>
          <w:sz w:val="24"/>
          <w:szCs w:val="24"/>
        </w:rPr>
      </w:pPr>
    </w:p>
    <w:p w14:paraId="58AEC5B3" w14:textId="748108A4" w:rsidR="00C0745F" w:rsidRDefault="00C0745F" w:rsidP="00697FFC">
      <w:pPr>
        <w:ind w:left="426" w:hanging="426"/>
        <w:rPr>
          <w:ins w:id="979" w:author="Nicholas Duprey" w:date="2019-08-01T13:31:00Z"/>
          <w:rFonts w:ascii="Times New Roman" w:hAnsi="Times New Roman" w:cs="Times New Roman"/>
          <w:sz w:val="24"/>
          <w:szCs w:val="24"/>
        </w:rPr>
      </w:pPr>
      <w:proofErr w:type="spellStart"/>
      <w:ins w:id="980" w:author="Nicholas Duprey" w:date="2019-08-01T13:31:00Z">
        <w:r>
          <w:rPr>
            <w:rFonts w:ascii="Times New Roman" w:hAnsi="Times New Roman" w:cs="Times New Roman"/>
            <w:sz w:val="24"/>
            <w:szCs w:val="24"/>
          </w:rPr>
          <w:t>Arrizabalaga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etal</w:t>
        </w:r>
        <w:proofErr w:type="spellEnd"/>
        <w:r>
          <w:rPr>
            <w:rFonts w:ascii="Times New Roman" w:hAnsi="Times New Roman" w:cs="Times New Roman"/>
            <w:sz w:val="24"/>
            <w:szCs w:val="24"/>
          </w:rPr>
          <w:t xml:space="preserve"> 2019. See page 4</w:t>
        </w:r>
      </w:ins>
    </w:p>
    <w:p w14:paraId="41AD2233" w14:textId="77777777" w:rsidR="00C0745F" w:rsidRDefault="00C0745F" w:rsidP="00697FFC">
      <w:pPr>
        <w:ind w:left="426" w:hanging="426"/>
        <w:rPr>
          <w:ins w:id="981" w:author="Nicholas Duprey" w:date="2019-08-01T13:32:00Z"/>
          <w:rFonts w:ascii="Times New Roman" w:hAnsi="Times New Roman" w:cs="Times New Roman"/>
          <w:sz w:val="24"/>
          <w:szCs w:val="24"/>
        </w:rPr>
      </w:pPr>
    </w:p>
    <w:p w14:paraId="2725E7EA" w14:textId="3FD3F6BA" w:rsidR="00752BF3" w:rsidRDefault="00752BF3" w:rsidP="00697FFC">
      <w:pPr>
        <w:ind w:left="426" w:hanging="426"/>
        <w:rPr>
          <w:rFonts w:ascii="Times New Roman" w:hAnsi="Times New Roman" w:cs="Times New Roman"/>
          <w:sz w:val="24"/>
          <w:szCs w:val="24"/>
        </w:rPr>
      </w:pPr>
      <w:r w:rsidRPr="00752BF3">
        <w:rPr>
          <w:rFonts w:ascii="Times New Roman" w:hAnsi="Times New Roman" w:cs="Times New Roman"/>
          <w:sz w:val="24"/>
          <w:szCs w:val="24"/>
        </w:rPr>
        <w:t xml:space="preserve">Bull, B., Francis, R.I.C.C, Dunn, A., </w:t>
      </w:r>
      <w:proofErr w:type="spellStart"/>
      <w:r w:rsidRPr="00752BF3">
        <w:rPr>
          <w:rFonts w:ascii="Times New Roman" w:hAnsi="Times New Roman" w:cs="Times New Roman"/>
          <w:sz w:val="24"/>
          <w:szCs w:val="24"/>
        </w:rPr>
        <w:t>McKensie</w:t>
      </w:r>
      <w:proofErr w:type="spellEnd"/>
      <w:r w:rsidRPr="00752BF3">
        <w:rPr>
          <w:rFonts w:ascii="Times New Roman" w:hAnsi="Times New Roman" w:cs="Times New Roman"/>
          <w:sz w:val="24"/>
          <w:szCs w:val="24"/>
        </w:rPr>
        <w:t>, A., Gilbert, D.J., Smith, M.H., Bain, R., Fu, D. 2012. CASAL (C++ algorithmic stock assessment library): CASAL user manual. V2.30-2012/03/21. NIWA Technical Report. 135. 280pp.</w:t>
      </w:r>
    </w:p>
    <w:p w14:paraId="6A707611" w14:textId="5FFE3F4D" w:rsidR="00752BF3" w:rsidRDefault="00752BF3" w:rsidP="00697FFC">
      <w:pPr>
        <w:ind w:left="426" w:hanging="426"/>
        <w:rPr>
          <w:rFonts w:ascii="Times New Roman" w:hAnsi="Times New Roman" w:cs="Times New Roman"/>
          <w:sz w:val="24"/>
          <w:szCs w:val="24"/>
        </w:rPr>
      </w:pPr>
    </w:p>
    <w:p w14:paraId="37CF513A" w14:textId="56B8DEBA" w:rsidR="00752BF3" w:rsidRDefault="00752BF3" w:rsidP="00697FFC">
      <w:pPr>
        <w:ind w:left="426" w:hanging="426"/>
        <w:rPr>
          <w:rFonts w:ascii="Times New Roman" w:hAnsi="Times New Roman" w:cs="Times New Roman"/>
          <w:sz w:val="24"/>
          <w:szCs w:val="24"/>
        </w:rPr>
      </w:pPr>
      <w:r>
        <w:rPr>
          <w:rFonts w:ascii="Times New Roman" w:hAnsi="Times New Roman" w:cs="Times New Roman"/>
          <w:sz w:val="24"/>
          <w:szCs w:val="24"/>
        </w:rPr>
        <w:t>Carruthers, T.R. 201</w:t>
      </w:r>
      <w:r w:rsidR="00317E0D">
        <w:rPr>
          <w:rFonts w:ascii="Times New Roman" w:hAnsi="Times New Roman" w:cs="Times New Roman"/>
          <w:sz w:val="24"/>
          <w:szCs w:val="24"/>
        </w:rPr>
        <w:t>8</w:t>
      </w:r>
      <w:r>
        <w:rPr>
          <w:rFonts w:ascii="Times New Roman" w:hAnsi="Times New Roman" w:cs="Times New Roman"/>
          <w:sz w:val="24"/>
          <w:szCs w:val="24"/>
        </w:rPr>
        <w:t>. Calculating Population-wide spatial and seasonal relative abundance indices for Atlantic bluefin tuna for use in operational modelling. SCRS/2017/019. Col. Vol. Sci. Pap</w:t>
      </w:r>
      <w:r w:rsidR="00317E0D">
        <w:rPr>
          <w:rFonts w:ascii="Times New Roman" w:hAnsi="Times New Roman" w:cs="Times New Roman"/>
          <w:sz w:val="24"/>
          <w:szCs w:val="24"/>
        </w:rPr>
        <w:t xml:space="preserve">. ICCAT. 74(6): 2586-2595. </w:t>
      </w:r>
    </w:p>
    <w:p w14:paraId="0D455B5E" w14:textId="77777777" w:rsidR="008612DA" w:rsidRDefault="008612DA" w:rsidP="00697FFC">
      <w:pPr>
        <w:ind w:left="426" w:hanging="426"/>
        <w:rPr>
          <w:rFonts w:ascii="Times New Roman" w:hAnsi="Times New Roman" w:cs="Times New Roman"/>
          <w:sz w:val="24"/>
          <w:szCs w:val="24"/>
        </w:rPr>
      </w:pPr>
    </w:p>
    <w:p w14:paraId="45D4E810" w14:textId="781331A8" w:rsidR="008612DA" w:rsidRDefault="008612DA" w:rsidP="00697FFC">
      <w:pPr>
        <w:ind w:left="426" w:hanging="426"/>
        <w:rPr>
          <w:rFonts w:ascii="Times New Roman" w:hAnsi="Times New Roman" w:cs="Times New Roman"/>
          <w:sz w:val="24"/>
          <w:szCs w:val="24"/>
        </w:rPr>
      </w:pPr>
      <w:r>
        <w:rPr>
          <w:rFonts w:ascii="Times New Roman" w:hAnsi="Times New Roman" w:cs="Times New Roman"/>
          <w:sz w:val="24"/>
          <w:szCs w:val="24"/>
        </w:rPr>
        <w:t xml:space="preserve">Carruthers, T.R. and Butterworth, D.S. 2018. A mixture model interpretation of stock of origin data for Atlantic bluefin tuna. SCRS/2018/133. Col. Vol. Sci. Pap. ICCAT. 75(6): 1363-1372. </w:t>
      </w:r>
    </w:p>
    <w:p w14:paraId="2665BC9F" w14:textId="77777777" w:rsidR="00752BF3" w:rsidRDefault="00752BF3" w:rsidP="00697FFC">
      <w:pPr>
        <w:ind w:left="426" w:hanging="426"/>
        <w:rPr>
          <w:rFonts w:ascii="Times New Roman" w:hAnsi="Times New Roman" w:cs="Times New Roman"/>
          <w:sz w:val="24"/>
          <w:szCs w:val="24"/>
        </w:rPr>
      </w:pPr>
    </w:p>
    <w:p w14:paraId="5537ECC8" w14:textId="4DFEFA0C" w:rsidR="00E52CE6" w:rsidRDefault="00E52CE6" w:rsidP="00697FFC">
      <w:pPr>
        <w:ind w:left="426" w:hanging="426"/>
        <w:rPr>
          <w:rFonts w:ascii="Times New Roman" w:hAnsi="Times New Roman" w:cs="Times New Roman"/>
          <w:sz w:val="24"/>
          <w:szCs w:val="24"/>
        </w:rPr>
      </w:pPr>
      <w:r w:rsidRPr="00256DE4">
        <w:rPr>
          <w:rFonts w:ascii="Times New Roman" w:hAnsi="Times New Roman" w:cs="Times New Roman"/>
          <w:sz w:val="24"/>
          <w:szCs w:val="24"/>
        </w:rPr>
        <w:t xml:space="preserve">Carruthers, T.R., McAllister, M.K., Taylor, N. 2011. </w:t>
      </w:r>
      <w:r w:rsidR="00AD2BD3" w:rsidRPr="00256DE4">
        <w:rPr>
          <w:rFonts w:ascii="Times New Roman" w:hAnsi="Times New Roman" w:cs="Times New Roman"/>
          <w:sz w:val="24"/>
          <w:szCs w:val="24"/>
        </w:rPr>
        <w:t xml:space="preserve">Spatial surplus production modelling of Atlantic billfish and tunas. Ecological Applications. 21(7): 2734-2755. </w:t>
      </w:r>
    </w:p>
    <w:p w14:paraId="0CE0CD6C" w14:textId="77777777" w:rsidR="00C0745F" w:rsidRDefault="00C0745F" w:rsidP="00C0745F">
      <w:pPr>
        <w:ind w:left="426" w:hanging="426"/>
        <w:rPr>
          <w:ins w:id="982" w:author="Nicholas Duprey" w:date="2019-08-01T13:26:00Z"/>
          <w:rFonts w:ascii="Times New Roman" w:hAnsi="Times New Roman" w:cs="Times New Roman"/>
          <w:sz w:val="24"/>
          <w:szCs w:val="24"/>
        </w:rPr>
      </w:pPr>
    </w:p>
    <w:p w14:paraId="21834D9B" w14:textId="2A2F65A7" w:rsidR="00C0745F" w:rsidRDefault="00C0745F" w:rsidP="00C0745F">
      <w:pPr>
        <w:ind w:left="426" w:hanging="426"/>
        <w:rPr>
          <w:ins w:id="983" w:author="Nicholas Duprey" w:date="2019-08-01T13:26:00Z"/>
          <w:rFonts w:ascii="Times New Roman" w:hAnsi="Times New Roman" w:cs="Times New Roman"/>
          <w:sz w:val="24"/>
          <w:szCs w:val="24"/>
        </w:rPr>
      </w:pPr>
      <w:ins w:id="984" w:author="Nicholas Duprey" w:date="2019-08-01T13:26:00Z">
        <w:r>
          <w:rPr>
            <w:rFonts w:ascii="Times New Roman" w:hAnsi="Times New Roman" w:cs="Times New Roman"/>
            <w:sz w:val="24"/>
            <w:szCs w:val="24"/>
          </w:rPr>
          <w:t>Carruthers, T.R. 2010. See page 18</w:t>
        </w:r>
      </w:ins>
    </w:p>
    <w:p w14:paraId="4544E523" w14:textId="77777777" w:rsidR="00C0745F" w:rsidRDefault="00C0745F" w:rsidP="00C0745F">
      <w:pPr>
        <w:ind w:left="426" w:hanging="426"/>
        <w:rPr>
          <w:ins w:id="985" w:author="Nicholas Duprey" w:date="2019-08-01T13:26:00Z"/>
          <w:rFonts w:ascii="Times New Roman" w:hAnsi="Times New Roman" w:cs="Times New Roman"/>
          <w:sz w:val="24"/>
          <w:szCs w:val="24"/>
        </w:rPr>
      </w:pPr>
    </w:p>
    <w:p w14:paraId="49CB6B59" w14:textId="6F479B3F" w:rsidR="00727861" w:rsidDel="00C0745F" w:rsidRDefault="00727861" w:rsidP="00697FFC">
      <w:pPr>
        <w:ind w:left="426" w:hanging="426"/>
        <w:rPr>
          <w:del w:id="986" w:author="Nicholas Duprey" w:date="2019-08-01T13:26:00Z"/>
          <w:rFonts w:ascii="Times New Roman" w:hAnsi="Times New Roman" w:cs="Times New Roman"/>
          <w:sz w:val="24"/>
          <w:szCs w:val="24"/>
        </w:rPr>
      </w:pPr>
    </w:p>
    <w:p w14:paraId="4B3333BB" w14:textId="7DD11337" w:rsidR="00727861" w:rsidRPr="00D25416" w:rsidRDefault="00727861" w:rsidP="00697FFC">
      <w:pPr>
        <w:ind w:left="426" w:hanging="426"/>
        <w:rPr>
          <w:rFonts w:ascii="Times New Roman" w:hAnsi="Times New Roman" w:cs="Times New Roman"/>
          <w:sz w:val="24"/>
          <w:szCs w:val="24"/>
          <w:lang w:val="fr-CA"/>
          <w:rPrChange w:id="987" w:author="Nicholas Duprey" w:date="2019-07-23T11:51:00Z">
            <w:rPr>
              <w:rFonts w:ascii="Times New Roman" w:hAnsi="Times New Roman" w:cs="Times New Roman"/>
              <w:sz w:val="24"/>
              <w:szCs w:val="24"/>
            </w:rPr>
          </w:rPrChange>
        </w:rPr>
      </w:pPr>
      <w:proofErr w:type="spellStart"/>
      <w:r>
        <w:rPr>
          <w:rFonts w:ascii="Times New Roman" w:hAnsi="Times New Roman" w:cs="Times New Roman"/>
          <w:sz w:val="24"/>
          <w:szCs w:val="24"/>
        </w:rPr>
        <w:t>Cort</w:t>
      </w:r>
      <w:proofErr w:type="spellEnd"/>
      <w:r>
        <w:rPr>
          <w:rFonts w:ascii="Times New Roman" w:hAnsi="Times New Roman" w:cs="Times New Roman"/>
          <w:sz w:val="24"/>
          <w:szCs w:val="24"/>
        </w:rPr>
        <w:t xml:space="preserve">, J.L. 1991. Age and growth of the bluefin tuna, </w:t>
      </w:r>
      <w:proofErr w:type="spellStart"/>
      <w:r>
        <w:rPr>
          <w:rFonts w:ascii="Times New Roman" w:hAnsi="Times New Roman" w:cs="Times New Roman"/>
          <w:i/>
          <w:iCs/>
          <w:sz w:val="24"/>
          <w:szCs w:val="24"/>
        </w:rPr>
        <w:t>Thunnus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thynnus</w:t>
      </w:r>
      <w:proofErr w:type="spellEnd"/>
      <w:r>
        <w:rPr>
          <w:rFonts w:ascii="Times New Roman" w:hAnsi="Times New Roman" w:cs="Times New Roman"/>
          <w:sz w:val="24"/>
          <w:szCs w:val="24"/>
        </w:rPr>
        <w:t xml:space="preserve"> (L.) of the </w:t>
      </w:r>
      <w:proofErr w:type="spellStart"/>
      <w:r>
        <w:rPr>
          <w:rFonts w:ascii="Times New Roman" w:hAnsi="Times New Roman" w:cs="Times New Roman"/>
          <w:sz w:val="24"/>
          <w:szCs w:val="24"/>
        </w:rPr>
        <w:t>NorthEast</w:t>
      </w:r>
      <w:proofErr w:type="spellEnd"/>
      <w:r>
        <w:rPr>
          <w:rFonts w:ascii="Times New Roman" w:hAnsi="Times New Roman" w:cs="Times New Roman"/>
          <w:sz w:val="24"/>
          <w:szCs w:val="24"/>
        </w:rPr>
        <w:t xml:space="preserve"> Atlantic. </w:t>
      </w:r>
      <w:r w:rsidRPr="00D25416">
        <w:rPr>
          <w:rFonts w:ascii="Times New Roman" w:hAnsi="Times New Roman" w:cs="Times New Roman"/>
          <w:sz w:val="24"/>
          <w:szCs w:val="24"/>
          <w:lang w:val="fr-CA"/>
          <w:rPrChange w:id="988" w:author="Nicholas Duprey" w:date="2019-07-23T11:51:00Z">
            <w:rPr>
              <w:rFonts w:ascii="Times New Roman" w:hAnsi="Times New Roman" w:cs="Times New Roman"/>
              <w:sz w:val="24"/>
              <w:szCs w:val="24"/>
            </w:rPr>
          </w:rPrChange>
        </w:rPr>
        <w:t xml:space="preserve">SCRS/1990/066. Col. Vol. </w:t>
      </w:r>
      <w:proofErr w:type="spellStart"/>
      <w:r w:rsidRPr="00D25416">
        <w:rPr>
          <w:rFonts w:ascii="Times New Roman" w:hAnsi="Times New Roman" w:cs="Times New Roman"/>
          <w:sz w:val="24"/>
          <w:szCs w:val="24"/>
          <w:lang w:val="fr-CA"/>
          <w:rPrChange w:id="989" w:author="Nicholas Duprey" w:date="2019-07-23T11:51:00Z">
            <w:rPr>
              <w:rFonts w:ascii="Times New Roman" w:hAnsi="Times New Roman" w:cs="Times New Roman"/>
              <w:sz w:val="24"/>
              <w:szCs w:val="24"/>
            </w:rPr>
          </w:rPrChange>
        </w:rPr>
        <w:t>Sci</w:t>
      </w:r>
      <w:proofErr w:type="spellEnd"/>
      <w:r w:rsidRPr="00D25416">
        <w:rPr>
          <w:rFonts w:ascii="Times New Roman" w:hAnsi="Times New Roman" w:cs="Times New Roman"/>
          <w:sz w:val="24"/>
          <w:szCs w:val="24"/>
          <w:lang w:val="fr-CA"/>
          <w:rPrChange w:id="990" w:author="Nicholas Duprey" w:date="2019-07-23T11:51:00Z">
            <w:rPr>
              <w:rFonts w:ascii="Times New Roman" w:hAnsi="Times New Roman" w:cs="Times New Roman"/>
              <w:sz w:val="24"/>
              <w:szCs w:val="24"/>
            </w:rPr>
          </w:rPrChange>
        </w:rPr>
        <w:t xml:space="preserve">. Pap. ICCAT. 35 (2): 213-230. </w:t>
      </w:r>
    </w:p>
    <w:p w14:paraId="72D9C331" w14:textId="2722111C" w:rsidR="00752BF3" w:rsidRPr="00D25416" w:rsidRDefault="00752BF3" w:rsidP="00697FFC">
      <w:pPr>
        <w:ind w:left="426" w:hanging="426"/>
        <w:rPr>
          <w:rFonts w:ascii="Times New Roman" w:hAnsi="Times New Roman" w:cs="Times New Roman"/>
          <w:sz w:val="24"/>
          <w:szCs w:val="24"/>
          <w:lang w:val="fr-CA"/>
          <w:rPrChange w:id="991" w:author="Nicholas Duprey" w:date="2019-07-23T11:51:00Z">
            <w:rPr>
              <w:rFonts w:ascii="Times New Roman" w:hAnsi="Times New Roman" w:cs="Times New Roman"/>
              <w:sz w:val="24"/>
              <w:szCs w:val="24"/>
            </w:rPr>
          </w:rPrChange>
        </w:rPr>
      </w:pPr>
    </w:p>
    <w:p w14:paraId="60F71EA2" w14:textId="16BF67AD" w:rsidR="00752BF3" w:rsidRDefault="00752BF3" w:rsidP="00697FFC">
      <w:pPr>
        <w:ind w:left="426" w:hanging="426"/>
        <w:rPr>
          <w:rFonts w:ascii="Times New Roman" w:hAnsi="Times New Roman" w:cs="Times New Roman"/>
          <w:sz w:val="24"/>
          <w:szCs w:val="24"/>
        </w:rPr>
      </w:pPr>
      <w:r w:rsidRPr="00D25416">
        <w:rPr>
          <w:rFonts w:ascii="Times New Roman" w:hAnsi="Times New Roman" w:cs="Times New Roman"/>
          <w:sz w:val="24"/>
          <w:szCs w:val="24"/>
          <w:lang w:val="fr-CA"/>
          <w:rPrChange w:id="992" w:author="Nicholas Duprey" w:date="2019-07-23T11:51:00Z">
            <w:rPr>
              <w:rFonts w:ascii="Times New Roman" w:hAnsi="Times New Roman" w:cs="Times New Roman"/>
              <w:sz w:val="24"/>
              <w:szCs w:val="24"/>
            </w:rPr>
          </w:rPrChange>
        </w:rPr>
        <w:t xml:space="preserve">Fournier, D.A., Hampton, J., </w:t>
      </w:r>
      <w:proofErr w:type="spellStart"/>
      <w:r w:rsidRPr="00D25416">
        <w:rPr>
          <w:rFonts w:ascii="Times New Roman" w:hAnsi="Times New Roman" w:cs="Times New Roman"/>
          <w:sz w:val="24"/>
          <w:szCs w:val="24"/>
          <w:lang w:val="fr-CA"/>
          <w:rPrChange w:id="993" w:author="Nicholas Duprey" w:date="2019-07-23T11:51:00Z">
            <w:rPr>
              <w:rFonts w:ascii="Times New Roman" w:hAnsi="Times New Roman" w:cs="Times New Roman"/>
              <w:sz w:val="24"/>
              <w:szCs w:val="24"/>
            </w:rPr>
          </w:rPrChange>
        </w:rPr>
        <w:t>Sibert</w:t>
      </w:r>
      <w:proofErr w:type="spellEnd"/>
      <w:r w:rsidRPr="00D25416">
        <w:rPr>
          <w:rFonts w:ascii="Times New Roman" w:hAnsi="Times New Roman" w:cs="Times New Roman"/>
          <w:sz w:val="24"/>
          <w:szCs w:val="24"/>
          <w:lang w:val="fr-CA"/>
          <w:rPrChange w:id="994" w:author="Nicholas Duprey" w:date="2019-07-23T11:51:00Z">
            <w:rPr>
              <w:rFonts w:ascii="Times New Roman" w:hAnsi="Times New Roman" w:cs="Times New Roman"/>
              <w:sz w:val="24"/>
              <w:szCs w:val="24"/>
            </w:rPr>
          </w:rPrChange>
        </w:rPr>
        <w:t xml:space="preserve">, J.R. 1998. </w:t>
      </w:r>
      <w:r w:rsidRPr="00752BF3">
        <w:rPr>
          <w:rFonts w:ascii="Times New Roman" w:hAnsi="Times New Roman" w:cs="Times New Roman"/>
          <w:sz w:val="24"/>
          <w:szCs w:val="24"/>
        </w:rPr>
        <w:t xml:space="preserve">MULTIFAN-CL: a length-based, age-structured model for fisheries stock assessment, with application to South Pacific albacore, </w:t>
      </w:r>
      <w:proofErr w:type="spellStart"/>
      <w:r w:rsidRPr="00752BF3">
        <w:rPr>
          <w:rFonts w:ascii="Times New Roman" w:hAnsi="Times New Roman" w:cs="Times New Roman"/>
          <w:sz w:val="24"/>
          <w:szCs w:val="24"/>
        </w:rPr>
        <w:t>Thunnus</w:t>
      </w:r>
      <w:proofErr w:type="spellEnd"/>
      <w:r w:rsidRPr="00752BF3">
        <w:rPr>
          <w:rFonts w:ascii="Times New Roman" w:hAnsi="Times New Roman" w:cs="Times New Roman"/>
          <w:sz w:val="24"/>
          <w:szCs w:val="24"/>
        </w:rPr>
        <w:t xml:space="preserve"> </w:t>
      </w:r>
      <w:proofErr w:type="spellStart"/>
      <w:r w:rsidRPr="00752BF3">
        <w:rPr>
          <w:rFonts w:ascii="Times New Roman" w:hAnsi="Times New Roman" w:cs="Times New Roman"/>
          <w:sz w:val="24"/>
          <w:szCs w:val="24"/>
        </w:rPr>
        <w:t>alalunga</w:t>
      </w:r>
      <w:proofErr w:type="spellEnd"/>
      <w:r w:rsidRPr="00752BF3">
        <w:rPr>
          <w:rFonts w:ascii="Times New Roman" w:hAnsi="Times New Roman" w:cs="Times New Roman"/>
          <w:sz w:val="24"/>
          <w:szCs w:val="24"/>
        </w:rPr>
        <w:t>. Can. J. Fish. Aqua. Sci. 55: 2105-2116.</w:t>
      </w:r>
    </w:p>
    <w:p w14:paraId="47F905B4" w14:textId="375CAA86" w:rsidR="005C23A4" w:rsidRDefault="005C23A4" w:rsidP="00697FFC">
      <w:pPr>
        <w:ind w:left="426" w:hanging="426"/>
        <w:rPr>
          <w:rFonts w:ascii="Times New Roman" w:hAnsi="Times New Roman" w:cs="Times New Roman"/>
          <w:sz w:val="24"/>
          <w:szCs w:val="24"/>
        </w:rPr>
      </w:pPr>
    </w:p>
    <w:p w14:paraId="7906B23D" w14:textId="6B29BD5A" w:rsidR="005C23A4" w:rsidRDefault="005C23A4" w:rsidP="005C23A4">
      <w:pPr>
        <w:ind w:left="426" w:hanging="426"/>
        <w:rPr>
          <w:rFonts w:ascii="Times New Roman" w:hAnsi="Times New Roman" w:cs="Times New Roman"/>
          <w:sz w:val="24"/>
          <w:szCs w:val="24"/>
        </w:rPr>
      </w:pPr>
      <w:r w:rsidRPr="005C23A4">
        <w:rPr>
          <w:rFonts w:ascii="Times New Roman" w:hAnsi="Times New Roman" w:cs="Times New Roman"/>
          <w:sz w:val="24"/>
          <w:szCs w:val="24"/>
        </w:rPr>
        <w:t>Ingram, G.W., Jr., D. Alvarez-</w:t>
      </w:r>
      <w:proofErr w:type="spellStart"/>
      <w:r w:rsidRPr="005C23A4">
        <w:rPr>
          <w:rFonts w:ascii="Times New Roman" w:hAnsi="Times New Roman" w:cs="Times New Roman"/>
          <w:sz w:val="24"/>
          <w:szCs w:val="24"/>
        </w:rPr>
        <w:t>Berastegui</w:t>
      </w:r>
      <w:proofErr w:type="spellEnd"/>
      <w:r w:rsidRPr="005C23A4">
        <w:rPr>
          <w:rFonts w:ascii="Times New Roman" w:hAnsi="Times New Roman" w:cs="Times New Roman"/>
          <w:sz w:val="24"/>
          <w:szCs w:val="24"/>
        </w:rPr>
        <w:t xml:space="preserve">, P. </w:t>
      </w:r>
      <w:proofErr w:type="spellStart"/>
      <w:r w:rsidRPr="005C23A4">
        <w:rPr>
          <w:rFonts w:ascii="Times New Roman" w:hAnsi="Times New Roman" w:cs="Times New Roman"/>
          <w:sz w:val="24"/>
          <w:szCs w:val="24"/>
        </w:rPr>
        <w:t>Reglero</w:t>
      </w:r>
      <w:proofErr w:type="spellEnd"/>
      <w:r w:rsidRPr="005C23A4">
        <w:rPr>
          <w:rFonts w:ascii="Times New Roman" w:hAnsi="Times New Roman" w:cs="Times New Roman"/>
          <w:sz w:val="24"/>
          <w:szCs w:val="24"/>
        </w:rPr>
        <w:t xml:space="preserve">, R. </w:t>
      </w:r>
      <w:proofErr w:type="spellStart"/>
      <w:r w:rsidRPr="005C23A4">
        <w:rPr>
          <w:rFonts w:ascii="Times New Roman" w:hAnsi="Times New Roman" w:cs="Times New Roman"/>
          <w:sz w:val="24"/>
          <w:szCs w:val="24"/>
        </w:rPr>
        <w:t>Balbín</w:t>
      </w:r>
      <w:proofErr w:type="spellEnd"/>
      <w:r w:rsidRPr="005C23A4">
        <w:rPr>
          <w:rFonts w:ascii="Times New Roman" w:hAnsi="Times New Roman" w:cs="Times New Roman"/>
          <w:sz w:val="24"/>
          <w:szCs w:val="24"/>
        </w:rPr>
        <w:t xml:space="preserve">, A. García, and F. Alemany. </w:t>
      </w:r>
      <w:bookmarkStart w:id="995" w:name="_GoBack"/>
      <w:r w:rsidRPr="005C23A4">
        <w:rPr>
          <w:rFonts w:ascii="Times New Roman" w:hAnsi="Times New Roman" w:cs="Times New Roman"/>
          <w:sz w:val="24"/>
          <w:szCs w:val="24"/>
        </w:rPr>
        <w:t>2015</w:t>
      </w:r>
      <w:bookmarkEnd w:id="995"/>
      <w:r w:rsidRPr="005C23A4">
        <w:rPr>
          <w:rFonts w:ascii="Times New Roman" w:hAnsi="Times New Roman" w:cs="Times New Roman"/>
          <w:sz w:val="24"/>
          <w:szCs w:val="24"/>
        </w:rPr>
        <w:t>. Indices of</w:t>
      </w:r>
      <w:r>
        <w:rPr>
          <w:rFonts w:ascii="Times New Roman" w:hAnsi="Times New Roman" w:cs="Times New Roman"/>
          <w:sz w:val="24"/>
          <w:szCs w:val="24"/>
        </w:rPr>
        <w:t xml:space="preserve"> </w:t>
      </w:r>
      <w:r w:rsidRPr="005C23A4">
        <w:rPr>
          <w:rFonts w:ascii="Times New Roman" w:hAnsi="Times New Roman" w:cs="Times New Roman"/>
          <w:sz w:val="24"/>
          <w:szCs w:val="24"/>
        </w:rPr>
        <w:t>larval bluefin tuna (</w:t>
      </w:r>
      <w:proofErr w:type="spellStart"/>
      <w:r w:rsidRPr="005C23A4">
        <w:rPr>
          <w:rFonts w:ascii="Times New Roman" w:hAnsi="Times New Roman" w:cs="Times New Roman"/>
          <w:sz w:val="24"/>
          <w:szCs w:val="24"/>
        </w:rPr>
        <w:t>Thunnus</w:t>
      </w:r>
      <w:proofErr w:type="spellEnd"/>
      <w:r w:rsidRPr="005C23A4">
        <w:rPr>
          <w:rFonts w:ascii="Times New Roman" w:hAnsi="Times New Roman" w:cs="Times New Roman"/>
          <w:sz w:val="24"/>
          <w:szCs w:val="24"/>
        </w:rPr>
        <w:t xml:space="preserve"> </w:t>
      </w:r>
      <w:proofErr w:type="spellStart"/>
      <w:r w:rsidRPr="005C23A4">
        <w:rPr>
          <w:rFonts w:ascii="Times New Roman" w:hAnsi="Times New Roman" w:cs="Times New Roman"/>
          <w:sz w:val="24"/>
          <w:szCs w:val="24"/>
        </w:rPr>
        <w:t>thynnus</w:t>
      </w:r>
      <w:proofErr w:type="spellEnd"/>
      <w:r w:rsidRPr="005C23A4">
        <w:rPr>
          <w:rFonts w:ascii="Times New Roman" w:hAnsi="Times New Roman" w:cs="Times New Roman"/>
          <w:sz w:val="24"/>
          <w:szCs w:val="24"/>
        </w:rPr>
        <w:t>) in the Western Mediterranean Sea (2001-2013).</w:t>
      </w:r>
      <w:r>
        <w:rPr>
          <w:rFonts w:ascii="Times New Roman" w:hAnsi="Times New Roman" w:cs="Times New Roman"/>
          <w:sz w:val="24"/>
          <w:szCs w:val="24"/>
        </w:rPr>
        <w:t xml:space="preserve"> </w:t>
      </w:r>
      <w:r w:rsidRPr="005C23A4">
        <w:rPr>
          <w:rFonts w:ascii="Times New Roman" w:hAnsi="Times New Roman" w:cs="Times New Roman"/>
          <w:sz w:val="24"/>
          <w:szCs w:val="24"/>
        </w:rPr>
        <w:t>SCRS/2015/035 (withdrawn)</w:t>
      </w:r>
    </w:p>
    <w:p w14:paraId="159FD228" w14:textId="77777777" w:rsidR="00727861" w:rsidRDefault="00727861" w:rsidP="005C23A4">
      <w:pPr>
        <w:ind w:left="426" w:hanging="426"/>
        <w:rPr>
          <w:rFonts w:ascii="Times New Roman" w:hAnsi="Times New Roman" w:cs="Times New Roman"/>
          <w:sz w:val="24"/>
          <w:szCs w:val="24"/>
        </w:rPr>
      </w:pPr>
    </w:p>
    <w:p w14:paraId="3B521E68" w14:textId="41091CBA" w:rsidR="00727861" w:rsidRDefault="00727861" w:rsidP="005C23A4">
      <w:pPr>
        <w:ind w:left="426" w:hanging="426"/>
        <w:rPr>
          <w:rFonts w:ascii="Times New Roman" w:hAnsi="Times New Roman" w:cs="Times New Roman"/>
          <w:sz w:val="24"/>
          <w:szCs w:val="24"/>
        </w:rPr>
      </w:pPr>
      <w:r w:rsidRPr="008B446F">
        <w:rPr>
          <w:rFonts w:ascii="Times New Roman" w:hAnsi="Times New Roman" w:cs="Times New Roman"/>
          <w:sz w:val="24"/>
          <w:szCs w:val="24"/>
          <w:highlight w:val="yellow"/>
        </w:rPr>
        <w:t xml:space="preserve">Lamkin, J.T. et al. </w:t>
      </w:r>
      <w:commentRangeStart w:id="996"/>
      <w:r w:rsidRPr="008B446F">
        <w:rPr>
          <w:rFonts w:ascii="Times New Roman" w:hAnsi="Times New Roman" w:cs="Times New Roman"/>
          <w:sz w:val="24"/>
          <w:szCs w:val="24"/>
          <w:highlight w:val="yellow"/>
        </w:rPr>
        <w:t>2014</w:t>
      </w:r>
      <w:commentRangeEnd w:id="996"/>
      <w:r>
        <w:rPr>
          <w:rStyle w:val="CommentReference"/>
        </w:rPr>
        <w:commentReference w:id="996"/>
      </w:r>
      <w:r w:rsidRPr="008B446F">
        <w:rPr>
          <w:rFonts w:ascii="Times New Roman" w:hAnsi="Times New Roman" w:cs="Times New Roman"/>
          <w:sz w:val="24"/>
          <w:szCs w:val="24"/>
          <w:highlight w:val="yellow"/>
        </w:rPr>
        <w:t>?</w:t>
      </w:r>
    </w:p>
    <w:p w14:paraId="2AEED7A5" w14:textId="27D39109" w:rsidR="00757C28" w:rsidRDefault="00757C28" w:rsidP="005C23A4">
      <w:pPr>
        <w:ind w:left="426" w:hanging="426"/>
        <w:rPr>
          <w:rFonts w:ascii="Times New Roman" w:hAnsi="Times New Roman" w:cs="Times New Roman"/>
          <w:sz w:val="24"/>
          <w:szCs w:val="24"/>
        </w:rPr>
      </w:pPr>
    </w:p>
    <w:p w14:paraId="2B85663C" w14:textId="2A5C942D" w:rsidR="00752BF3" w:rsidRDefault="00752BF3" w:rsidP="00697FFC">
      <w:pPr>
        <w:ind w:left="426" w:hanging="426"/>
        <w:rPr>
          <w:rFonts w:ascii="Times New Roman" w:hAnsi="Times New Roman" w:cs="Times New Roman"/>
          <w:sz w:val="24"/>
          <w:szCs w:val="24"/>
        </w:rPr>
      </w:pPr>
      <w:proofErr w:type="spellStart"/>
      <w:r w:rsidRPr="00752BF3">
        <w:rPr>
          <w:rFonts w:ascii="Times New Roman" w:hAnsi="Times New Roman" w:cs="Times New Roman"/>
          <w:sz w:val="24"/>
          <w:szCs w:val="24"/>
        </w:rPr>
        <w:t>MacCall</w:t>
      </w:r>
      <w:proofErr w:type="spellEnd"/>
      <w:r w:rsidRPr="00752BF3">
        <w:rPr>
          <w:rFonts w:ascii="Times New Roman" w:hAnsi="Times New Roman" w:cs="Times New Roman"/>
          <w:sz w:val="24"/>
          <w:szCs w:val="24"/>
        </w:rPr>
        <w:t xml:space="preserve">, A. D., </w:t>
      </w:r>
      <w:proofErr w:type="spellStart"/>
      <w:r w:rsidRPr="00752BF3">
        <w:rPr>
          <w:rFonts w:ascii="Times New Roman" w:hAnsi="Times New Roman" w:cs="Times New Roman"/>
          <w:sz w:val="24"/>
          <w:szCs w:val="24"/>
        </w:rPr>
        <w:t>Klingbeil</w:t>
      </w:r>
      <w:proofErr w:type="spellEnd"/>
      <w:r w:rsidRPr="00752BF3">
        <w:rPr>
          <w:rFonts w:ascii="Times New Roman" w:hAnsi="Times New Roman" w:cs="Times New Roman"/>
          <w:sz w:val="24"/>
          <w:szCs w:val="24"/>
        </w:rPr>
        <w:t xml:space="preserve">, R. A., and </w:t>
      </w:r>
      <w:proofErr w:type="spellStart"/>
      <w:r w:rsidRPr="00752BF3">
        <w:rPr>
          <w:rFonts w:ascii="Times New Roman" w:hAnsi="Times New Roman" w:cs="Times New Roman"/>
          <w:sz w:val="24"/>
          <w:szCs w:val="24"/>
        </w:rPr>
        <w:t>Methot</w:t>
      </w:r>
      <w:proofErr w:type="spellEnd"/>
      <w:r w:rsidRPr="00752BF3">
        <w:rPr>
          <w:rFonts w:ascii="Times New Roman" w:hAnsi="Times New Roman" w:cs="Times New Roman"/>
          <w:sz w:val="24"/>
          <w:szCs w:val="24"/>
        </w:rPr>
        <w:t xml:space="preserve">, R. D. 1985. Recent increased abundance and potential productivity of Pacific mackerel. </w:t>
      </w:r>
      <w:proofErr w:type="spellStart"/>
      <w:r w:rsidRPr="00752BF3">
        <w:rPr>
          <w:rFonts w:ascii="Times New Roman" w:hAnsi="Times New Roman" w:cs="Times New Roman"/>
          <w:sz w:val="24"/>
          <w:szCs w:val="24"/>
        </w:rPr>
        <w:t>CalCOFI</w:t>
      </w:r>
      <w:proofErr w:type="spellEnd"/>
      <w:r w:rsidRPr="00752BF3">
        <w:rPr>
          <w:rFonts w:ascii="Times New Roman" w:hAnsi="Times New Roman" w:cs="Times New Roman"/>
          <w:sz w:val="24"/>
          <w:szCs w:val="24"/>
        </w:rPr>
        <w:t xml:space="preserve"> Report, 26: 119–129.</w:t>
      </w:r>
    </w:p>
    <w:p w14:paraId="3CAD5AB0" w14:textId="617CF1B2" w:rsidR="00752BF3" w:rsidRDefault="00752BF3" w:rsidP="00697FFC">
      <w:pPr>
        <w:ind w:left="426" w:hanging="426"/>
        <w:rPr>
          <w:rFonts w:ascii="Times New Roman" w:hAnsi="Times New Roman" w:cs="Times New Roman"/>
          <w:sz w:val="24"/>
          <w:szCs w:val="24"/>
        </w:rPr>
      </w:pPr>
    </w:p>
    <w:p w14:paraId="115118C0" w14:textId="430F6C4D" w:rsidR="00752BF3" w:rsidRDefault="00752BF3" w:rsidP="00697FFC">
      <w:pPr>
        <w:ind w:left="426" w:hanging="426"/>
        <w:rPr>
          <w:rFonts w:ascii="Times New Roman" w:hAnsi="Times New Roman" w:cs="Times New Roman"/>
          <w:sz w:val="24"/>
          <w:szCs w:val="24"/>
        </w:rPr>
      </w:pPr>
      <w:r w:rsidRPr="00752BF3">
        <w:rPr>
          <w:rFonts w:ascii="Times New Roman" w:hAnsi="Times New Roman" w:cs="Times New Roman"/>
          <w:sz w:val="24"/>
          <w:szCs w:val="24"/>
        </w:rPr>
        <w:t xml:space="preserve">Martell, S. 2015. The </w:t>
      </w:r>
      <w:proofErr w:type="spellStart"/>
      <w:r w:rsidRPr="00752BF3">
        <w:rPr>
          <w:rFonts w:ascii="Times New Roman" w:hAnsi="Times New Roman" w:cs="Times New Roman"/>
          <w:sz w:val="24"/>
          <w:szCs w:val="24"/>
        </w:rPr>
        <w:t>iSCAM</w:t>
      </w:r>
      <w:proofErr w:type="spellEnd"/>
      <w:r w:rsidRPr="00752BF3">
        <w:rPr>
          <w:rFonts w:ascii="Times New Roman" w:hAnsi="Times New Roman" w:cs="Times New Roman"/>
          <w:sz w:val="24"/>
          <w:szCs w:val="24"/>
        </w:rPr>
        <w:t xml:space="preserve"> project. Available at: https://code.google.com/p/iscam-project/ </w:t>
      </w:r>
    </w:p>
    <w:p w14:paraId="0CE4B4DC" w14:textId="77777777" w:rsidR="00752BF3" w:rsidRPr="00256DE4" w:rsidRDefault="00752BF3" w:rsidP="00697FFC">
      <w:pPr>
        <w:ind w:left="426" w:hanging="426"/>
        <w:rPr>
          <w:rFonts w:ascii="Times New Roman" w:hAnsi="Times New Roman" w:cs="Times New Roman"/>
          <w:sz w:val="24"/>
          <w:szCs w:val="24"/>
        </w:rPr>
      </w:pPr>
    </w:p>
    <w:p w14:paraId="50B490DC" w14:textId="6A42C812" w:rsidR="00E52CE6" w:rsidRDefault="00E52CE6" w:rsidP="00697FFC">
      <w:pPr>
        <w:ind w:left="426" w:hanging="426"/>
        <w:rPr>
          <w:rFonts w:ascii="Times New Roman" w:hAnsi="Times New Roman" w:cs="Times New Roman"/>
          <w:sz w:val="24"/>
          <w:szCs w:val="24"/>
        </w:rPr>
      </w:pPr>
      <w:r w:rsidRPr="00256DE4">
        <w:rPr>
          <w:rFonts w:ascii="Times New Roman" w:hAnsi="Times New Roman" w:cs="Times New Roman"/>
          <w:sz w:val="24"/>
          <w:szCs w:val="24"/>
        </w:rPr>
        <w:t>Maunder, M. 2011. Review and evaluation of likelihood functions for composition data in stock-assessment models: Estimating the effective sample size. Fisheries Research. 109: 311-319.</w:t>
      </w:r>
    </w:p>
    <w:p w14:paraId="1F023BA6" w14:textId="33B7125E" w:rsidR="00752BF3" w:rsidRDefault="00752BF3" w:rsidP="00697FFC">
      <w:pPr>
        <w:ind w:left="426" w:hanging="426"/>
        <w:rPr>
          <w:rFonts w:ascii="Times New Roman" w:hAnsi="Times New Roman" w:cs="Times New Roman"/>
          <w:sz w:val="24"/>
          <w:szCs w:val="24"/>
        </w:rPr>
      </w:pPr>
    </w:p>
    <w:p w14:paraId="1148696E" w14:textId="571B156F" w:rsidR="00752BF3" w:rsidRDefault="00752BF3" w:rsidP="00697FFC">
      <w:pPr>
        <w:ind w:left="426" w:hanging="426"/>
        <w:rPr>
          <w:rFonts w:ascii="Times New Roman" w:hAnsi="Times New Roman" w:cs="Times New Roman"/>
          <w:sz w:val="24"/>
          <w:szCs w:val="24"/>
        </w:rPr>
      </w:pPr>
      <w:proofErr w:type="spellStart"/>
      <w:r w:rsidRPr="00752BF3">
        <w:rPr>
          <w:rFonts w:ascii="Times New Roman" w:hAnsi="Times New Roman" w:cs="Times New Roman"/>
          <w:sz w:val="24"/>
          <w:szCs w:val="24"/>
        </w:rPr>
        <w:t>Methot</w:t>
      </w:r>
      <w:proofErr w:type="spellEnd"/>
      <w:r w:rsidRPr="00752BF3">
        <w:rPr>
          <w:rFonts w:ascii="Times New Roman" w:hAnsi="Times New Roman" w:cs="Times New Roman"/>
          <w:sz w:val="24"/>
          <w:szCs w:val="24"/>
        </w:rPr>
        <w:t>, R.D. and Wetzel, C.R. 2013. Stock synthesis: a biological and statistical framework for fish stock assessment and fishery management. Fish. Res. 142: 86-99.</w:t>
      </w:r>
    </w:p>
    <w:p w14:paraId="4512215C" w14:textId="77777777" w:rsidR="005C23A4" w:rsidRDefault="005C23A4" w:rsidP="00697FFC">
      <w:pPr>
        <w:ind w:left="426" w:hanging="426"/>
        <w:rPr>
          <w:rFonts w:ascii="Times New Roman" w:hAnsi="Times New Roman" w:cs="Times New Roman"/>
          <w:sz w:val="24"/>
          <w:szCs w:val="24"/>
        </w:rPr>
      </w:pPr>
    </w:p>
    <w:p w14:paraId="2C64DBE0" w14:textId="15B18A80" w:rsidR="005C23A4" w:rsidRDefault="005C23A4" w:rsidP="00697FFC">
      <w:pPr>
        <w:ind w:left="426" w:hanging="426"/>
        <w:rPr>
          <w:rFonts w:ascii="Times New Roman" w:hAnsi="Times New Roman" w:cs="Times New Roman"/>
          <w:sz w:val="24"/>
          <w:szCs w:val="24"/>
        </w:rPr>
      </w:pPr>
      <w:r w:rsidRPr="005C23A4">
        <w:rPr>
          <w:rFonts w:ascii="Times New Roman" w:hAnsi="Times New Roman" w:cs="Times New Roman"/>
          <w:sz w:val="24"/>
          <w:szCs w:val="24"/>
        </w:rPr>
        <w:t xml:space="preserve">Quinn, T.J., </w:t>
      </w:r>
      <w:proofErr w:type="spellStart"/>
      <w:r w:rsidRPr="005C23A4">
        <w:rPr>
          <w:rFonts w:ascii="Times New Roman" w:hAnsi="Times New Roman" w:cs="Times New Roman"/>
          <w:sz w:val="24"/>
          <w:szCs w:val="24"/>
        </w:rPr>
        <w:t>Deriso</w:t>
      </w:r>
      <w:proofErr w:type="spellEnd"/>
      <w:r w:rsidRPr="005C23A4">
        <w:rPr>
          <w:rFonts w:ascii="Times New Roman" w:hAnsi="Times New Roman" w:cs="Times New Roman"/>
          <w:sz w:val="24"/>
          <w:szCs w:val="24"/>
        </w:rPr>
        <w:t>, R.B. 1999. Quantitative fish dynamics. Oxford University Press, New York.</w:t>
      </w:r>
    </w:p>
    <w:p w14:paraId="1C223E51" w14:textId="2A98FE3C" w:rsidR="00752BF3" w:rsidDel="006E5632" w:rsidRDefault="00752BF3" w:rsidP="00697FFC">
      <w:pPr>
        <w:ind w:left="426" w:hanging="426"/>
        <w:rPr>
          <w:ins w:id="997" w:author="Nicholas Duprey" w:date="2019-08-01T13:32:00Z"/>
          <w:del w:id="998" w:author="Thomas Carruthers" w:date="2019-09-05T13:16:00Z"/>
          <w:rFonts w:ascii="Times New Roman" w:hAnsi="Times New Roman" w:cs="Times New Roman"/>
          <w:sz w:val="24"/>
          <w:szCs w:val="24"/>
        </w:rPr>
      </w:pPr>
    </w:p>
    <w:p w14:paraId="141490E3" w14:textId="77777777" w:rsidR="006E5632" w:rsidRDefault="006E5632" w:rsidP="00697FFC">
      <w:pPr>
        <w:ind w:left="426" w:hanging="426"/>
        <w:rPr>
          <w:ins w:id="999" w:author="Thomas Carruthers" w:date="2019-09-05T13:16:00Z"/>
          <w:rFonts w:ascii="Times New Roman" w:hAnsi="Times New Roman" w:cs="Times New Roman"/>
          <w:sz w:val="24"/>
          <w:szCs w:val="24"/>
        </w:rPr>
      </w:pPr>
    </w:p>
    <w:p w14:paraId="7F4A60F6" w14:textId="4A5E05E2" w:rsidR="00C0745F" w:rsidDel="006E5632" w:rsidRDefault="006E5632" w:rsidP="00697FFC">
      <w:pPr>
        <w:ind w:left="426" w:hanging="426"/>
        <w:rPr>
          <w:del w:id="1000" w:author="Thomas Carruthers" w:date="2019-09-05T13:16:00Z"/>
          <w:rFonts w:ascii="Times New Roman" w:hAnsi="Times New Roman" w:cs="Times New Roman"/>
          <w:sz w:val="24"/>
          <w:szCs w:val="24"/>
        </w:rPr>
      </w:pPr>
      <w:proofErr w:type="spellStart"/>
      <w:ins w:id="1001" w:author="Thomas Carruthers" w:date="2019-09-05T13:16:00Z">
        <w:r w:rsidRPr="006E5632">
          <w:rPr>
            <w:rFonts w:ascii="Times New Roman" w:hAnsi="Times New Roman" w:cs="Times New Roman"/>
            <w:sz w:val="24"/>
            <w:szCs w:val="24"/>
          </w:rPr>
          <w:lastRenderedPageBreak/>
          <w:t>Rouyer</w:t>
        </w:r>
        <w:proofErr w:type="spellEnd"/>
        <w:r w:rsidRPr="006E5632">
          <w:rPr>
            <w:rFonts w:ascii="Times New Roman" w:hAnsi="Times New Roman" w:cs="Times New Roman"/>
            <w:sz w:val="24"/>
            <w:szCs w:val="24"/>
          </w:rPr>
          <w:t xml:space="preserve">, T., </w:t>
        </w:r>
        <w:proofErr w:type="spellStart"/>
        <w:r w:rsidRPr="006E5632">
          <w:rPr>
            <w:rFonts w:ascii="Times New Roman" w:hAnsi="Times New Roman" w:cs="Times New Roman"/>
            <w:sz w:val="24"/>
            <w:szCs w:val="24"/>
          </w:rPr>
          <w:t>Brisset</w:t>
        </w:r>
        <w:proofErr w:type="spellEnd"/>
        <w:r w:rsidRPr="006E5632">
          <w:rPr>
            <w:rFonts w:ascii="Times New Roman" w:hAnsi="Times New Roman" w:cs="Times New Roman"/>
            <w:sz w:val="24"/>
            <w:szCs w:val="24"/>
          </w:rPr>
          <w:t xml:space="preserve">, B., </w:t>
        </w:r>
        <w:proofErr w:type="spellStart"/>
        <w:r w:rsidRPr="006E5632">
          <w:rPr>
            <w:rFonts w:ascii="Times New Roman" w:hAnsi="Times New Roman" w:cs="Times New Roman"/>
            <w:sz w:val="24"/>
            <w:szCs w:val="24"/>
          </w:rPr>
          <w:t>Bonhommeau</w:t>
        </w:r>
        <w:proofErr w:type="spellEnd"/>
        <w:r w:rsidRPr="006E5632">
          <w:rPr>
            <w:rFonts w:ascii="Times New Roman" w:hAnsi="Times New Roman" w:cs="Times New Roman"/>
            <w:sz w:val="24"/>
            <w:szCs w:val="24"/>
          </w:rPr>
          <w:t xml:space="preserve">, S., and </w:t>
        </w:r>
        <w:proofErr w:type="spellStart"/>
        <w:r w:rsidRPr="006E5632">
          <w:rPr>
            <w:rFonts w:ascii="Times New Roman" w:hAnsi="Times New Roman" w:cs="Times New Roman"/>
            <w:sz w:val="24"/>
            <w:szCs w:val="24"/>
          </w:rPr>
          <w:t>Fromentin</w:t>
        </w:r>
        <w:proofErr w:type="spellEnd"/>
        <w:r w:rsidRPr="006E5632">
          <w:rPr>
            <w:rFonts w:ascii="Times New Roman" w:hAnsi="Times New Roman" w:cs="Times New Roman"/>
            <w:sz w:val="24"/>
            <w:szCs w:val="24"/>
          </w:rPr>
          <w:t>, J.-M. 2018. Update of the abundance index for juvenile fish derived from aerial surveys of bluefin tuna in the western Mediterranean Sea. Collective volume of scientific papers ICCAT, 74: 2887–2902</w:t>
        </w:r>
      </w:ins>
      <w:ins w:id="1002" w:author="Nicholas Duprey" w:date="2019-08-01T13:32:00Z">
        <w:del w:id="1003" w:author="Thomas Carruthers" w:date="2019-09-05T13:16:00Z">
          <w:r w:rsidR="00C0745F" w:rsidDel="006E5632">
            <w:rPr>
              <w:rFonts w:ascii="Times New Roman" w:hAnsi="Times New Roman" w:cs="Times New Roman"/>
              <w:sz w:val="24"/>
              <w:szCs w:val="24"/>
            </w:rPr>
            <w:delText>Rouyer etal. 2018. See page 8</w:delText>
          </w:r>
        </w:del>
      </w:ins>
    </w:p>
    <w:p w14:paraId="5AEF54E7" w14:textId="77777777" w:rsidR="006E5632" w:rsidRDefault="006E5632" w:rsidP="00697FFC">
      <w:pPr>
        <w:ind w:left="426" w:hanging="426"/>
        <w:rPr>
          <w:ins w:id="1004" w:author="Thomas Carruthers" w:date="2019-09-05T13:16:00Z"/>
          <w:rFonts w:ascii="Times New Roman" w:hAnsi="Times New Roman" w:cs="Times New Roman"/>
          <w:sz w:val="24"/>
          <w:szCs w:val="24"/>
        </w:rPr>
      </w:pPr>
    </w:p>
    <w:p w14:paraId="20BB8D5D" w14:textId="40D2BDBF" w:rsidR="00C0745F" w:rsidRDefault="00C0745F" w:rsidP="00697FFC">
      <w:pPr>
        <w:ind w:left="426" w:hanging="426"/>
        <w:rPr>
          <w:ins w:id="1005" w:author="Nicholas Duprey" w:date="2019-08-01T13:32:00Z"/>
          <w:rFonts w:ascii="Times New Roman" w:hAnsi="Times New Roman" w:cs="Times New Roman"/>
          <w:sz w:val="24"/>
          <w:szCs w:val="24"/>
        </w:rPr>
      </w:pPr>
    </w:p>
    <w:p w14:paraId="6FC631CF" w14:textId="21D344D1" w:rsidR="00C0745F" w:rsidRDefault="00C0745F" w:rsidP="00697FFC">
      <w:pPr>
        <w:ind w:left="426" w:hanging="426"/>
        <w:rPr>
          <w:ins w:id="1006" w:author="Thomas Carruthers" w:date="2019-09-05T21:48:00Z"/>
          <w:rFonts w:ascii="Times New Roman" w:hAnsi="Times New Roman" w:cs="Times New Roman"/>
          <w:sz w:val="24"/>
          <w:szCs w:val="24"/>
        </w:rPr>
      </w:pPr>
      <w:ins w:id="1007" w:author="Nicholas Duprey" w:date="2019-08-01T13:32:00Z">
        <w:r>
          <w:rPr>
            <w:rFonts w:ascii="Times New Roman" w:hAnsi="Times New Roman" w:cs="Times New Roman"/>
            <w:sz w:val="24"/>
            <w:szCs w:val="24"/>
          </w:rPr>
          <w:t>SCRS/2019/XXX see page</w:t>
        </w:r>
      </w:ins>
      <w:ins w:id="1008" w:author="Nicholas Duprey" w:date="2019-08-01T13:33:00Z">
        <w:r>
          <w:rPr>
            <w:rFonts w:ascii="Times New Roman" w:hAnsi="Times New Roman" w:cs="Times New Roman"/>
            <w:sz w:val="24"/>
            <w:szCs w:val="24"/>
          </w:rPr>
          <w:t xml:space="preserve"> this is referenced several times in text. </w:t>
        </w:r>
      </w:ins>
      <w:ins w:id="1009" w:author="Nicholas Duprey" w:date="2019-08-01T13:34:00Z">
        <w:r>
          <w:rPr>
            <w:rFonts w:ascii="Times New Roman" w:hAnsi="Times New Roman" w:cs="Times New Roman"/>
            <w:sz w:val="24"/>
            <w:szCs w:val="24"/>
          </w:rPr>
          <w:t xml:space="preserve">Assuming its referring to a couple different docs still to be finalized.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this is a place holder/reminder</w:t>
        </w:r>
      </w:ins>
    </w:p>
    <w:p w14:paraId="4103C790" w14:textId="77777777" w:rsidR="00B9499C" w:rsidRPr="00256DE4" w:rsidRDefault="00B9499C" w:rsidP="00697FFC">
      <w:pPr>
        <w:ind w:left="426" w:hanging="426"/>
        <w:rPr>
          <w:rFonts w:ascii="Times New Roman" w:hAnsi="Times New Roman" w:cs="Times New Roman"/>
          <w:sz w:val="24"/>
          <w:szCs w:val="24"/>
        </w:rPr>
      </w:pPr>
    </w:p>
    <w:p w14:paraId="416E9EB7" w14:textId="0F8FB55D" w:rsidR="009352E8" w:rsidRPr="00256DE4" w:rsidRDefault="00752BF3" w:rsidP="00697FFC">
      <w:pPr>
        <w:ind w:left="426" w:hanging="426"/>
        <w:rPr>
          <w:rFonts w:ascii="Times New Roman" w:hAnsi="Times New Roman" w:cs="Times New Roman"/>
          <w:sz w:val="24"/>
          <w:szCs w:val="24"/>
        </w:rPr>
      </w:pPr>
      <w:r w:rsidRPr="00752BF3">
        <w:rPr>
          <w:rFonts w:ascii="Times New Roman" w:hAnsi="Times New Roman" w:cs="Times New Roman"/>
          <w:sz w:val="24"/>
          <w:szCs w:val="24"/>
        </w:rPr>
        <w:t xml:space="preserve">Taylor, N.G., McAllister, M.K., Lawson, G. L. Carruthers, T.R., Block, B.A. 2011. Atlantic bluefin tuna: a novel </w:t>
      </w:r>
      <w:proofErr w:type="spellStart"/>
      <w:r w:rsidRPr="00752BF3">
        <w:rPr>
          <w:rFonts w:ascii="Times New Roman" w:hAnsi="Times New Roman" w:cs="Times New Roman"/>
          <w:sz w:val="24"/>
          <w:szCs w:val="24"/>
        </w:rPr>
        <w:t>multistock</w:t>
      </w:r>
      <w:proofErr w:type="spellEnd"/>
      <w:r w:rsidRPr="00752BF3">
        <w:rPr>
          <w:rFonts w:ascii="Times New Roman" w:hAnsi="Times New Roman" w:cs="Times New Roman"/>
          <w:sz w:val="24"/>
          <w:szCs w:val="24"/>
        </w:rPr>
        <w:t xml:space="preserve"> spatial model for assessment of population biomass. PLoS ONE. 6(12</w:t>
      </w:r>
      <w:proofErr w:type="gramStart"/>
      <w:r w:rsidRPr="00752BF3">
        <w:rPr>
          <w:rFonts w:ascii="Times New Roman" w:hAnsi="Times New Roman" w:cs="Times New Roman"/>
          <w:sz w:val="24"/>
          <w:szCs w:val="24"/>
        </w:rPr>
        <w:t>):1:10</w:t>
      </w:r>
      <w:proofErr w:type="gramEnd"/>
      <w:r w:rsidRPr="00752BF3">
        <w:rPr>
          <w:rFonts w:ascii="Times New Roman" w:hAnsi="Times New Roman" w:cs="Times New Roman"/>
          <w:sz w:val="24"/>
          <w:szCs w:val="24"/>
        </w:rPr>
        <w:t>.</w:t>
      </w:r>
    </w:p>
    <w:p w14:paraId="652FAD11" w14:textId="55E01B5C" w:rsidR="00752BF3" w:rsidRDefault="00752BF3" w:rsidP="00697FFC">
      <w:pPr>
        <w:ind w:left="426" w:hanging="426"/>
        <w:rPr>
          <w:rFonts w:ascii="Times New Roman" w:hAnsi="Times New Roman" w:cs="Times New Roman"/>
          <w:sz w:val="24"/>
          <w:szCs w:val="24"/>
        </w:rPr>
      </w:pPr>
    </w:p>
    <w:p w14:paraId="1186842C" w14:textId="7089471A" w:rsidR="005C23A4" w:rsidRDefault="005C23A4" w:rsidP="00697FFC">
      <w:pPr>
        <w:ind w:left="426" w:hanging="426"/>
        <w:rPr>
          <w:rFonts w:ascii="Times New Roman" w:hAnsi="Times New Roman" w:cs="Times New Roman"/>
          <w:sz w:val="24"/>
          <w:szCs w:val="24"/>
        </w:rPr>
      </w:pPr>
    </w:p>
    <w:p w14:paraId="5D799659" w14:textId="77777777" w:rsidR="005C23A4" w:rsidRDefault="005C23A4" w:rsidP="00697FFC">
      <w:pPr>
        <w:ind w:left="426" w:hanging="426"/>
        <w:rPr>
          <w:rFonts w:ascii="Times New Roman" w:hAnsi="Times New Roman" w:cs="Times New Roman"/>
          <w:sz w:val="24"/>
          <w:szCs w:val="24"/>
        </w:rPr>
      </w:pPr>
    </w:p>
    <w:p w14:paraId="1514439B" w14:textId="6199214C" w:rsidR="00A5437C" w:rsidRPr="00256DE4" w:rsidRDefault="00A5437C" w:rsidP="00697FFC">
      <w:pPr>
        <w:ind w:left="426" w:hanging="426"/>
        <w:rPr>
          <w:rFonts w:ascii="Times New Roman" w:hAnsi="Times New Roman" w:cs="Times New Roman"/>
          <w:sz w:val="24"/>
          <w:szCs w:val="24"/>
        </w:rPr>
      </w:pPr>
    </w:p>
    <w:p w14:paraId="0F1CCF11" w14:textId="27CFACD6" w:rsidR="00936A35" w:rsidRPr="00D25416" w:rsidRDefault="00936A35" w:rsidP="00697FFC">
      <w:pPr>
        <w:ind w:left="426" w:hanging="426"/>
        <w:rPr>
          <w:rFonts w:ascii="Times New Roman" w:hAnsi="Times New Roman" w:cs="Times New Roman"/>
          <w:sz w:val="24"/>
          <w:szCs w:val="24"/>
          <w:lang w:val="en-CA"/>
          <w:rPrChange w:id="1010" w:author="Nicholas Duprey" w:date="2019-07-23T11:51:00Z">
            <w:rPr>
              <w:rFonts w:ascii="Times New Roman" w:hAnsi="Times New Roman" w:cs="Times New Roman"/>
              <w:sz w:val="24"/>
              <w:szCs w:val="24"/>
              <w:lang w:val="fr-CA"/>
            </w:rPr>
          </w:rPrChange>
        </w:rPr>
      </w:pPr>
    </w:p>
    <w:p w14:paraId="4DC51E84" w14:textId="529F4C7D" w:rsidR="00936A35" w:rsidRPr="00256DE4" w:rsidRDefault="00936A35" w:rsidP="00A5437C">
      <w:pPr>
        <w:pageBreakBefore/>
        <w:ind w:left="432" w:hanging="432"/>
        <w:rPr>
          <w:rFonts w:ascii="Times New Roman" w:hAnsi="Times New Roman" w:cs="Times New Roman"/>
          <w:sz w:val="24"/>
          <w:szCs w:val="24"/>
        </w:rPr>
      </w:pPr>
      <w:r w:rsidRPr="008B446F">
        <w:rPr>
          <w:rFonts w:ascii="Times New Roman" w:hAnsi="Times New Roman" w:cs="Times New Roman"/>
          <w:sz w:val="24"/>
          <w:szCs w:val="24"/>
          <w:highlight w:val="yellow"/>
        </w:rPr>
        <w:lastRenderedPageBreak/>
        <w:t xml:space="preserve">APPENDIX 1 – Alternative </w:t>
      </w:r>
      <w:r w:rsidR="00006404" w:rsidRPr="008B446F">
        <w:rPr>
          <w:rFonts w:ascii="Times New Roman" w:hAnsi="Times New Roman" w:cs="Times New Roman"/>
          <w:sz w:val="24"/>
          <w:szCs w:val="24"/>
          <w:highlight w:val="yellow"/>
        </w:rPr>
        <w:t xml:space="preserve">Hypothesis and OM </w:t>
      </w:r>
      <w:commentRangeStart w:id="1011"/>
      <w:r w:rsidR="00006404" w:rsidRPr="008B446F">
        <w:rPr>
          <w:rFonts w:ascii="Times New Roman" w:hAnsi="Times New Roman" w:cs="Times New Roman"/>
          <w:sz w:val="24"/>
          <w:szCs w:val="24"/>
          <w:highlight w:val="yellow"/>
        </w:rPr>
        <w:t>construction</w:t>
      </w:r>
      <w:commentRangeEnd w:id="1011"/>
      <w:r w:rsidR="0079679A" w:rsidRPr="008B446F">
        <w:rPr>
          <w:rStyle w:val="CommentReference"/>
          <w:highlight w:val="yellow"/>
        </w:rPr>
        <w:commentReference w:id="1011"/>
      </w:r>
    </w:p>
    <w:p w14:paraId="70EFFA91" w14:textId="5D9FA21C" w:rsidR="00936A35" w:rsidRPr="00256DE4" w:rsidRDefault="00936A35" w:rsidP="00697FFC">
      <w:pPr>
        <w:ind w:left="426" w:hanging="426"/>
        <w:rPr>
          <w:rFonts w:ascii="Times New Roman" w:hAnsi="Times New Roman" w:cs="Times New Roman"/>
          <w:sz w:val="24"/>
          <w:szCs w:val="24"/>
        </w:rPr>
      </w:pPr>
    </w:p>
    <w:p w14:paraId="501AFD63" w14:textId="2B72D6FF" w:rsidR="00936A35" w:rsidRPr="00256DE4" w:rsidRDefault="00936A35" w:rsidP="00697FFC">
      <w:pPr>
        <w:ind w:left="426" w:hanging="426"/>
        <w:rPr>
          <w:rFonts w:ascii="Times New Roman" w:hAnsi="Times New Roman" w:cs="Times New Roman"/>
          <w:sz w:val="24"/>
          <w:szCs w:val="24"/>
        </w:rPr>
      </w:pPr>
    </w:p>
    <w:p w14:paraId="4A27C2DE" w14:textId="3637723F" w:rsidR="00B62603" w:rsidRPr="00256DE4" w:rsidRDefault="00006404" w:rsidP="00006404">
      <w:pPr>
        <w:ind w:left="426" w:hanging="426"/>
        <w:rPr>
          <w:rFonts w:ascii="Times New Roman" w:hAnsi="Times New Roman" w:cs="Times New Roman"/>
          <w:sz w:val="24"/>
          <w:szCs w:val="24"/>
        </w:rPr>
      </w:pPr>
      <w:r w:rsidRPr="00256DE4">
        <w:rPr>
          <w:rFonts w:ascii="Times New Roman" w:hAnsi="Times New Roman" w:cs="Times New Roman"/>
          <w:sz w:val="24"/>
          <w:szCs w:val="24"/>
        </w:rPr>
        <w:t xml:space="preserve">1. Basic concepts and stock structure </w:t>
      </w:r>
    </w:p>
    <w:p w14:paraId="1C77BA82" w14:textId="3A41175E" w:rsidR="00006404" w:rsidRPr="00256DE4" w:rsidRDefault="00006404" w:rsidP="00A05735">
      <w:pPr>
        <w:pStyle w:val="Heading5"/>
        <w:numPr>
          <w:ilvl w:val="0"/>
          <w:numId w:val="0"/>
        </w:numPr>
        <w:rPr>
          <w:rFonts w:cs="Times New Roman"/>
          <w:szCs w:val="24"/>
        </w:rPr>
      </w:pPr>
      <w:bookmarkStart w:id="1012" w:name="_Toc14467687"/>
      <w:proofErr w:type="spellStart"/>
      <w:r w:rsidRPr="00256DE4">
        <w:rPr>
          <w:rFonts w:eastAsiaTheme="minorHAnsi" w:cs="Times New Roman"/>
          <w:i w:val="0"/>
          <w:color w:val="auto"/>
          <w:szCs w:val="24"/>
          <w:lang w:val="en-ZA"/>
        </w:rPr>
        <w:t>i</w:t>
      </w:r>
      <w:proofErr w:type="spellEnd"/>
      <w:r w:rsidRPr="00256DE4">
        <w:rPr>
          <w:rFonts w:eastAsiaTheme="minorHAnsi" w:cs="Times New Roman"/>
          <w:i w:val="0"/>
          <w:color w:val="auto"/>
          <w:szCs w:val="24"/>
          <w:lang w:val="en-ZA"/>
        </w:rPr>
        <w:t>. Spatial strata</w:t>
      </w:r>
      <w:bookmarkEnd w:id="1012"/>
      <w:r w:rsidRPr="00256DE4">
        <w:rPr>
          <w:rFonts w:eastAsiaTheme="minorHAnsi" w:cs="Times New Roman"/>
          <w:i w:val="0"/>
          <w:color w:val="auto"/>
          <w:szCs w:val="24"/>
          <w:lang w:val="en-ZA"/>
        </w:rPr>
        <w:t xml:space="preserve"> </w:t>
      </w:r>
    </w:p>
    <w:p w14:paraId="6D4F21EB" w14:textId="77777777" w:rsidR="00006404" w:rsidRPr="00256DE4" w:rsidRDefault="00006404" w:rsidP="00006404">
      <w:pPr>
        <w:pStyle w:val="Heading4"/>
        <w:ind w:left="0"/>
        <w:jc w:val="both"/>
        <w:rPr>
          <w:rFonts w:cs="Times New Roman"/>
          <w:szCs w:val="24"/>
          <w:u w:val="none"/>
        </w:rPr>
      </w:pPr>
    </w:p>
    <w:p w14:paraId="3F008E8B" w14:textId="6F8C1D5B" w:rsidR="00006404" w:rsidRPr="00256DE4" w:rsidRDefault="00006404" w:rsidP="00006404">
      <w:pPr>
        <w:pStyle w:val="Heading4"/>
        <w:ind w:left="0"/>
        <w:jc w:val="both"/>
        <w:rPr>
          <w:rFonts w:cs="Times New Roman"/>
          <w:szCs w:val="24"/>
          <w:u w:val="none"/>
        </w:rPr>
      </w:pPr>
      <w:bookmarkStart w:id="1013" w:name="_Toc14467688"/>
      <w:r w:rsidRPr="00256DE4">
        <w:rPr>
          <w:rFonts w:cs="Times New Roman"/>
          <w:bCs w:val="0"/>
          <w:iCs w:val="0"/>
          <w:szCs w:val="24"/>
          <w:u w:val="none"/>
        </w:rPr>
        <w:t>Alternative low priority future options</w:t>
      </w:r>
      <w:bookmarkEnd w:id="1013"/>
      <w:r w:rsidRPr="00256DE4">
        <w:rPr>
          <w:rFonts w:cs="Times New Roman"/>
          <w:bCs w:val="0"/>
          <w:iCs w:val="0"/>
          <w:szCs w:val="24"/>
          <w:u w:val="none"/>
        </w:rPr>
        <w:t xml:space="preserve">  </w:t>
      </w:r>
    </w:p>
    <w:p w14:paraId="13694B15" w14:textId="77777777" w:rsidR="00006404" w:rsidRPr="00256DE4" w:rsidRDefault="00006404" w:rsidP="00006404">
      <w:pPr>
        <w:pStyle w:val="ListParagraph"/>
        <w:ind w:left="0"/>
        <w:jc w:val="both"/>
        <w:rPr>
          <w:rFonts w:ascii="Times New Roman" w:hAnsi="Times New Roman" w:cs="Times New Roman"/>
          <w:sz w:val="24"/>
          <w:szCs w:val="24"/>
        </w:rPr>
      </w:pPr>
    </w:p>
    <w:p w14:paraId="49721D46" w14:textId="4D9FD147" w:rsidR="00006404" w:rsidRPr="00256DE4" w:rsidRDefault="00006404" w:rsidP="00006404">
      <w:pPr>
        <w:rPr>
          <w:rFonts w:ascii="Times New Roman" w:hAnsi="Times New Roman" w:cs="Times New Roman"/>
          <w:sz w:val="24"/>
          <w:szCs w:val="24"/>
        </w:rPr>
      </w:pPr>
      <w:r w:rsidRPr="00256DE4">
        <w:rPr>
          <w:rFonts w:ascii="Times New Roman" w:hAnsi="Times New Roman" w:cs="Times New Roman"/>
          <w:sz w:val="24"/>
          <w:szCs w:val="24"/>
        </w:rPr>
        <w:t xml:space="preserve">The MAST model (Taylor et al. 2011) which has </w:t>
      </w:r>
      <w:r w:rsidR="00524960">
        <w:rPr>
          <w:rFonts w:ascii="Times New Roman" w:hAnsi="Times New Roman" w:cs="Times New Roman"/>
          <w:sz w:val="24"/>
          <w:szCs w:val="24"/>
        </w:rPr>
        <w:t>strata</w:t>
      </w:r>
      <w:r w:rsidR="0079679A" w:rsidRPr="00256DE4">
        <w:rPr>
          <w:rFonts w:ascii="Times New Roman" w:hAnsi="Times New Roman" w:cs="Times New Roman"/>
          <w:sz w:val="24"/>
          <w:szCs w:val="24"/>
        </w:rPr>
        <w:t xml:space="preserve"> </w:t>
      </w:r>
      <w:r w:rsidRPr="00256DE4">
        <w:rPr>
          <w:rFonts w:ascii="Times New Roman" w:hAnsi="Times New Roman" w:cs="Times New Roman"/>
          <w:sz w:val="24"/>
          <w:szCs w:val="24"/>
        </w:rPr>
        <w:t xml:space="preserve">the same as </w:t>
      </w:r>
      <w:commentRangeStart w:id="1014"/>
      <w:r w:rsidRPr="00256DE4">
        <w:rPr>
          <w:rFonts w:ascii="Times New Roman" w:hAnsi="Times New Roman" w:cs="Times New Roman"/>
          <w:sz w:val="24"/>
          <w:szCs w:val="24"/>
        </w:rPr>
        <w:t xml:space="preserve">Figure 1.1, but </w:t>
      </w:r>
      <w:commentRangeEnd w:id="1014"/>
      <w:r w:rsidRPr="00256DE4">
        <w:rPr>
          <w:rStyle w:val="CommentReference"/>
          <w:rFonts w:ascii="Times New Roman" w:hAnsi="Times New Roman" w:cs="Times New Roman"/>
          <w:sz w:val="24"/>
          <w:szCs w:val="24"/>
        </w:rPr>
        <w:commentReference w:id="1014"/>
      </w:r>
      <w:r w:rsidRPr="00256DE4">
        <w:rPr>
          <w:rFonts w:ascii="Times New Roman" w:hAnsi="Times New Roman" w:cs="Times New Roman"/>
          <w:sz w:val="24"/>
          <w:szCs w:val="24"/>
        </w:rPr>
        <w:t xml:space="preserve">simplified such that the Central Atlantic is merged with the </w:t>
      </w:r>
      <w:r w:rsidR="00524960">
        <w:rPr>
          <w:rFonts w:ascii="Times New Roman" w:hAnsi="Times New Roman" w:cs="Times New Roman"/>
          <w:sz w:val="24"/>
          <w:szCs w:val="24"/>
        </w:rPr>
        <w:t>w</w:t>
      </w:r>
      <w:r w:rsidR="00524960" w:rsidRPr="00256DE4">
        <w:rPr>
          <w:rFonts w:ascii="Times New Roman" w:hAnsi="Times New Roman" w:cs="Times New Roman"/>
          <w:sz w:val="24"/>
          <w:szCs w:val="24"/>
        </w:rPr>
        <w:t xml:space="preserve">estern </w:t>
      </w:r>
      <w:r w:rsidRPr="00256DE4">
        <w:rPr>
          <w:rFonts w:ascii="Times New Roman" w:hAnsi="Times New Roman" w:cs="Times New Roman"/>
          <w:sz w:val="24"/>
          <w:szCs w:val="24"/>
        </w:rPr>
        <w:t>Atlantic.</w:t>
      </w:r>
      <w:r w:rsidRPr="00256DE4" w:rsidDel="008D31F4">
        <w:rPr>
          <w:rFonts w:ascii="Times New Roman" w:hAnsi="Times New Roman" w:cs="Times New Roman"/>
          <w:sz w:val="24"/>
          <w:szCs w:val="24"/>
        </w:rPr>
        <w:t xml:space="preserve"> </w:t>
      </w:r>
    </w:p>
    <w:p w14:paraId="39D9EC8F" w14:textId="77777777" w:rsidR="00006404" w:rsidRPr="00256DE4" w:rsidRDefault="00006404" w:rsidP="00006404">
      <w:pPr>
        <w:pStyle w:val="ListParagraph"/>
        <w:ind w:left="0"/>
        <w:jc w:val="both"/>
        <w:rPr>
          <w:rFonts w:ascii="Times New Roman" w:hAnsi="Times New Roman" w:cs="Times New Roman"/>
          <w:sz w:val="24"/>
          <w:szCs w:val="24"/>
        </w:rPr>
      </w:pPr>
    </w:p>
    <w:p w14:paraId="4B1ED275" w14:textId="09AF2139" w:rsidR="00006404" w:rsidRPr="00256DE4" w:rsidRDefault="00006404" w:rsidP="00A05735">
      <w:pPr>
        <w:pStyle w:val="Heading5"/>
        <w:numPr>
          <w:ilvl w:val="0"/>
          <w:numId w:val="0"/>
        </w:numPr>
        <w:rPr>
          <w:rFonts w:cs="Times New Roman"/>
          <w:szCs w:val="24"/>
        </w:rPr>
      </w:pPr>
      <w:bookmarkStart w:id="1015" w:name="_Toc14467689"/>
      <w:r w:rsidRPr="00256DE4">
        <w:rPr>
          <w:rFonts w:eastAsiaTheme="minorHAnsi" w:cs="Times New Roman"/>
          <w:i w:val="0"/>
          <w:color w:val="auto"/>
          <w:szCs w:val="24"/>
          <w:lang w:val="en-ZA"/>
        </w:rPr>
        <w:t>ii. Stock mixing</w:t>
      </w:r>
      <w:bookmarkEnd w:id="1015"/>
    </w:p>
    <w:p w14:paraId="2D4A8649" w14:textId="77777777" w:rsidR="00006404" w:rsidRPr="00256DE4" w:rsidRDefault="00006404" w:rsidP="00006404">
      <w:pPr>
        <w:pStyle w:val="Heading4"/>
        <w:ind w:left="0"/>
        <w:rPr>
          <w:rFonts w:cs="Times New Roman"/>
          <w:szCs w:val="24"/>
          <w:u w:val="none"/>
        </w:rPr>
      </w:pPr>
      <w:bookmarkStart w:id="1016" w:name="_Toc14467690"/>
      <w:r w:rsidRPr="00256DE4">
        <w:rPr>
          <w:rFonts w:cs="Times New Roman"/>
          <w:szCs w:val="24"/>
          <w:u w:val="none"/>
        </w:rPr>
        <w:t>Possible alternative options</w:t>
      </w:r>
      <w:bookmarkEnd w:id="1016"/>
    </w:p>
    <w:p w14:paraId="1F0E627B" w14:textId="77777777" w:rsidR="00006404" w:rsidRPr="00256DE4" w:rsidRDefault="00006404" w:rsidP="00006404">
      <w:pPr>
        <w:pStyle w:val="ListParagraph"/>
        <w:ind w:left="0"/>
        <w:jc w:val="both"/>
        <w:rPr>
          <w:rFonts w:ascii="Times New Roman" w:hAnsi="Times New Roman" w:cs="Times New Roman"/>
          <w:sz w:val="24"/>
          <w:szCs w:val="24"/>
        </w:rPr>
      </w:pPr>
    </w:p>
    <w:p w14:paraId="05E4D8DC" w14:textId="77777777" w:rsidR="00006404" w:rsidRPr="00256DE4" w:rsidRDefault="00006404" w:rsidP="00006404">
      <w:pPr>
        <w:pStyle w:val="ListParagraph"/>
        <w:ind w:left="0"/>
        <w:jc w:val="both"/>
        <w:rPr>
          <w:rFonts w:ascii="Times New Roman" w:hAnsi="Times New Roman" w:cs="Times New Roman"/>
          <w:sz w:val="24"/>
          <w:szCs w:val="24"/>
        </w:rPr>
      </w:pPr>
      <w:r w:rsidRPr="00256DE4">
        <w:rPr>
          <w:rFonts w:ascii="Times New Roman" w:hAnsi="Times New Roman" w:cs="Times New Roman"/>
          <w:sz w:val="24"/>
          <w:szCs w:val="24"/>
        </w:rPr>
        <w:t xml:space="preserve">A two-stock model with no mixing </w:t>
      </w:r>
    </w:p>
    <w:p w14:paraId="37603109" w14:textId="29095FE3" w:rsidR="00006404" w:rsidRDefault="00006404" w:rsidP="00006404">
      <w:pPr>
        <w:jc w:val="both"/>
        <w:rPr>
          <w:rFonts w:ascii="Times New Roman" w:hAnsi="Times New Roman" w:cs="Times New Roman"/>
          <w:sz w:val="24"/>
          <w:szCs w:val="24"/>
          <w:highlight w:val="yellow"/>
        </w:rPr>
      </w:pPr>
    </w:p>
    <w:p w14:paraId="67B041D5" w14:textId="6FDA7552" w:rsidR="00946255" w:rsidRDefault="00946255" w:rsidP="00006404">
      <w:pPr>
        <w:jc w:val="both"/>
        <w:rPr>
          <w:rFonts w:ascii="Times New Roman" w:hAnsi="Times New Roman" w:cs="Times New Roman"/>
          <w:sz w:val="24"/>
          <w:szCs w:val="24"/>
          <w:highlight w:val="yellow"/>
        </w:rPr>
      </w:pPr>
    </w:p>
    <w:p w14:paraId="72D2002E" w14:textId="77777777" w:rsidR="00946255" w:rsidRDefault="0094625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2AD3CF0A" w14:textId="7D5DCF8E" w:rsidR="00946255" w:rsidRDefault="00946255" w:rsidP="00006404">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lastRenderedPageBreak/>
        <w:t>Appendix 2 – year indexing in the OM fitting and ABTMSE R packages</w:t>
      </w:r>
    </w:p>
    <w:p w14:paraId="12F07BB1" w14:textId="2EC5E794" w:rsidR="00946255" w:rsidRDefault="00946255" w:rsidP="00006404">
      <w:pPr>
        <w:jc w:val="both"/>
        <w:rPr>
          <w:rFonts w:ascii="Times New Roman" w:hAnsi="Times New Roman" w:cs="Times New Roman"/>
          <w:sz w:val="24"/>
          <w:szCs w:val="24"/>
          <w:highlight w:val="yellow"/>
        </w:rPr>
      </w:pPr>
    </w:p>
    <w:p w14:paraId="7951EE08" w14:textId="2432AA24" w:rsidR="00946255" w:rsidRDefault="00946255" w:rsidP="00006404">
      <w:pPr>
        <w:jc w:val="both"/>
        <w:rPr>
          <w:rFonts w:ascii="Times New Roman" w:hAnsi="Times New Roman" w:cs="Times New Roman"/>
          <w:sz w:val="24"/>
          <w:szCs w:val="24"/>
          <w:highlight w:val="yellow"/>
        </w:rPr>
      </w:pPr>
      <w:r w:rsidRPr="008B446F">
        <w:rPr>
          <w:rFonts w:ascii="Times New Roman" w:hAnsi="Times New Roman" w:cs="Times New Roman"/>
          <w:sz w:val="24"/>
          <w:szCs w:val="24"/>
        </w:rPr>
        <w:t>Table App.2.1. The year indexing for the M3 model fitting and R package</w:t>
      </w:r>
    </w:p>
    <w:p w14:paraId="261ACB48" w14:textId="16907E4D" w:rsidR="00946255" w:rsidRPr="00256DE4" w:rsidRDefault="00946255" w:rsidP="00006404">
      <w:pPr>
        <w:jc w:val="both"/>
        <w:rPr>
          <w:rFonts w:ascii="Times New Roman" w:hAnsi="Times New Roman" w:cs="Times New Roman"/>
          <w:sz w:val="24"/>
          <w:szCs w:val="24"/>
          <w:highlight w:val="yellow"/>
        </w:rPr>
      </w:pPr>
      <w:r w:rsidRPr="008B446F">
        <w:rPr>
          <w:noProof/>
          <w:lang w:val="en-CA" w:eastAsia="en-CA"/>
        </w:rPr>
        <w:drawing>
          <wp:inline distT="0" distB="0" distL="0" distR="0" wp14:anchorId="2F2D8779" wp14:editId="550E0988">
            <wp:extent cx="3914140" cy="5666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4140" cy="5666740"/>
                    </a:xfrm>
                    <a:prstGeom prst="rect">
                      <a:avLst/>
                    </a:prstGeom>
                    <a:noFill/>
                    <a:ln>
                      <a:noFill/>
                    </a:ln>
                  </pic:spPr>
                </pic:pic>
              </a:graphicData>
            </a:graphic>
          </wp:inline>
        </w:drawing>
      </w:r>
    </w:p>
    <w:p w14:paraId="01EFAE20" w14:textId="6E2A3C00" w:rsidR="00006404" w:rsidRPr="00256DE4" w:rsidRDefault="00006404" w:rsidP="00A05735">
      <w:pPr>
        <w:pStyle w:val="Heading5"/>
        <w:numPr>
          <w:ilvl w:val="0"/>
          <w:numId w:val="0"/>
        </w:numPr>
        <w:rPr>
          <w:rFonts w:cs="Times New Roman"/>
          <w:szCs w:val="24"/>
        </w:rPr>
      </w:pPr>
    </w:p>
    <w:p w14:paraId="717138A1" w14:textId="77777777" w:rsidR="00B62603" w:rsidRPr="00256DE4" w:rsidRDefault="00B62603" w:rsidP="00697FFC">
      <w:pPr>
        <w:ind w:left="426" w:hanging="426"/>
        <w:rPr>
          <w:rFonts w:ascii="Times New Roman" w:hAnsi="Times New Roman" w:cs="Times New Roman"/>
          <w:sz w:val="24"/>
          <w:szCs w:val="24"/>
        </w:rPr>
      </w:pPr>
    </w:p>
    <w:p w14:paraId="1AF41184" w14:textId="453581EE" w:rsidR="00936A35" w:rsidRPr="00256DE4" w:rsidRDefault="00936A35" w:rsidP="00697FFC">
      <w:pPr>
        <w:ind w:left="426" w:hanging="426"/>
        <w:rPr>
          <w:rFonts w:ascii="Times New Roman" w:hAnsi="Times New Roman" w:cs="Times New Roman"/>
          <w:sz w:val="24"/>
          <w:szCs w:val="24"/>
        </w:rPr>
      </w:pPr>
    </w:p>
    <w:p w14:paraId="30C652EA" w14:textId="77777777" w:rsidR="00936A35" w:rsidRPr="00256DE4" w:rsidRDefault="00936A35" w:rsidP="00697FFC">
      <w:pPr>
        <w:ind w:left="426" w:hanging="426"/>
        <w:rPr>
          <w:rFonts w:ascii="Times New Roman" w:hAnsi="Times New Roman" w:cs="Times New Roman"/>
          <w:sz w:val="24"/>
          <w:szCs w:val="24"/>
        </w:rPr>
      </w:pPr>
    </w:p>
    <w:p w14:paraId="1CD30402" w14:textId="664D78B2" w:rsidR="00E52CE6" w:rsidRPr="00256DE4" w:rsidRDefault="00E52CE6" w:rsidP="00E52CE6">
      <w:pPr>
        <w:rPr>
          <w:rFonts w:ascii="Times New Roman" w:hAnsi="Times New Roman" w:cs="Times New Roman"/>
          <w:sz w:val="24"/>
          <w:szCs w:val="24"/>
        </w:rPr>
      </w:pPr>
    </w:p>
    <w:bookmarkEnd w:id="0"/>
    <w:p w14:paraId="451C38CE" w14:textId="77777777" w:rsidR="00E52CE6" w:rsidRPr="00256DE4" w:rsidRDefault="00E52CE6" w:rsidP="00E52CE6">
      <w:pPr>
        <w:rPr>
          <w:rFonts w:ascii="Times New Roman" w:hAnsi="Times New Roman" w:cs="Times New Roman"/>
          <w:sz w:val="24"/>
          <w:szCs w:val="24"/>
        </w:rPr>
      </w:pPr>
    </w:p>
    <w:sectPr w:rsidR="00E52CE6" w:rsidRPr="00256DE4" w:rsidSect="000A0401">
      <w:footerReference w:type="default" r:id="rId39"/>
      <w:pgSz w:w="11906" w:h="16838"/>
      <w:pgMar w:top="1440" w:right="1304" w:bottom="1440" w:left="130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i Kimoto" w:date="2019-02-26T10:23:00Z" w:initials="AK">
    <w:p w14:paraId="3639449A" w14:textId="725A41EE" w:rsidR="006E5632" w:rsidRPr="00B01364" w:rsidRDefault="006E5632">
      <w:pPr>
        <w:pStyle w:val="CommentText"/>
      </w:pPr>
      <w:r>
        <w:rPr>
          <w:rStyle w:val="CommentReference"/>
        </w:rPr>
        <w:annotationRef/>
      </w:r>
      <w:r>
        <w:t>This is the adopted in the end of the Feb 2019 BFTWG meeting, we will start editing this version as version 19-4a in the next July meeting. The end of the July meeting, it will be version 19-5</w:t>
      </w:r>
    </w:p>
  </w:comment>
  <w:comment w:id="44" w:author="DFO-MPO" w:date="2019-02-07T17:24:00Z" w:initials="D">
    <w:p w14:paraId="58D6E935" w14:textId="77777777" w:rsidR="006E5632" w:rsidRDefault="006E5632" w:rsidP="00607459">
      <w:pPr>
        <w:pStyle w:val="CommentText"/>
      </w:pPr>
      <w:r>
        <w:rPr>
          <w:rStyle w:val="CommentReference"/>
        </w:rPr>
        <w:annotationRef/>
      </w:r>
    </w:p>
    <w:p w14:paraId="47BD81C7" w14:textId="77777777" w:rsidR="006E5632" w:rsidRDefault="006E5632" w:rsidP="00607459">
      <w:pPr>
        <w:pStyle w:val="CommentText"/>
      </w:pPr>
      <w:r>
        <w:t>I don’t think that the indices listed in Table 2.2 were the ones used in the VPA, some of these indices were not used in the VPA.</w:t>
      </w:r>
    </w:p>
  </w:comment>
  <w:comment w:id="45" w:author="Ai Kimoto" w:date="2019-02-17T21:19:00Z" w:initials="AK">
    <w:p w14:paraId="4C287BDF" w14:textId="77777777" w:rsidR="006E5632" w:rsidRDefault="006E5632" w:rsidP="00607459">
      <w:pPr>
        <w:pStyle w:val="CommentText"/>
      </w:pPr>
      <w:r>
        <w:rPr>
          <w:rStyle w:val="CommentReference"/>
        </w:rPr>
        <w:annotationRef/>
      </w:r>
      <w:r>
        <w:rPr>
          <w:rFonts w:hint="eastAsia"/>
        </w:rPr>
        <w:t>C</w:t>
      </w:r>
      <w:r>
        <w:t>PUE before the VPA starting year was not used in VPA, and combined CAN index was used instead of 2 CAN RR.</w:t>
      </w:r>
    </w:p>
  </w:comment>
  <w:comment w:id="46" w:author="Nicholas Duprey" w:date="2019-02-25T09:27:00Z" w:initials="DN">
    <w:p w14:paraId="4824E5EA" w14:textId="77777777" w:rsidR="006E5632" w:rsidRDefault="006E5632" w:rsidP="00607459">
      <w:pPr>
        <w:pStyle w:val="CommentText"/>
      </w:pPr>
      <w:r>
        <w:rPr>
          <w:rStyle w:val="CommentReference"/>
        </w:rPr>
        <w:annotationRef/>
      </w:r>
      <w:r>
        <w:t xml:space="preserve">I thought that Canadian </w:t>
      </w:r>
      <w:proofErr w:type="spellStart"/>
      <w:r>
        <w:t>Cmb</w:t>
      </w:r>
      <w:proofErr w:type="spellEnd"/>
      <w:r>
        <w:t xml:space="preserve"> and US RR large was not used in VPA?</w:t>
      </w:r>
    </w:p>
  </w:comment>
  <w:comment w:id="369" w:author="Nicholas Duprey" w:date="2019-07-25T16:25:00Z" w:initials="DN">
    <w:p w14:paraId="30775E7B" w14:textId="6717A961" w:rsidR="00C32491" w:rsidRDefault="00C32491">
      <w:pPr>
        <w:pStyle w:val="CommentText"/>
      </w:pPr>
      <w:r>
        <w:rPr>
          <w:rStyle w:val="CommentReference"/>
        </w:rPr>
        <w:annotationRef/>
      </w:r>
      <w:r>
        <w:t>Need to check document for title of this survey</w:t>
      </w:r>
    </w:p>
  </w:comment>
  <w:comment w:id="418" w:author="Doug Butterworth" w:date="2019-07-15T00:13:00Z" w:initials="DB">
    <w:p w14:paraId="0EF03F6B" w14:textId="16A176E2" w:rsidR="006E5632" w:rsidRDefault="006E5632">
      <w:pPr>
        <w:pStyle w:val="CommentText"/>
      </w:pPr>
      <w:r>
        <w:rPr>
          <w:rStyle w:val="CommentReference"/>
        </w:rPr>
        <w:annotationRef/>
      </w:r>
      <w:proofErr w:type="gramStart"/>
      <w:r>
        <w:t>Meaning ????</w:t>
      </w:r>
      <w:proofErr w:type="gramEnd"/>
    </w:p>
  </w:comment>
  <w:comment w:id="422" w:author="Nicholas Duprey" w:date="2019-07-27T14:06:00Z" w:initials="DN">
    <w:p w14:paraId="28711797" w14:textId="3963E33D" w:rsidR="006E5632" w:rsidRPr="00166F1C" w:rsidRDefault="006E5632">
      <w:pPr>
        <w:pStyle w:val="CommentText"/>
        <w:rPr>
          <w:rFonts w:ascii="Times New Roman" w:hAnsi="Times New Roman" w:cs="Times New Roman"/>
          <w:sz w:val="24"/>
          <w:szCs w:val="24"/>
        </w:rPr>
      </w:pPr>
      <w:r w:rsidRPr="00166F1C">
        <w:rPr>
          <w:rStyle w:val="CommentReference"/>
          <w:rFonts w:ascii="Times New Roman" w:hAnsi="Times New Roman" w:cs="Times New Roman"/>
          <w:sz w:val="24"/>
          <w:szCs w:val="24"/>
        </w:rPr>
        <w:annotationRef/>
      </w:r>
    </w:p>
    <w:p w14:paraId="48117BF8" w14:textId="673BBE96" w:rsidR="006E5632" w:rsidRPr="00166F1C" w:rsidRDefault="006E5632">
      <w:pPr>
        <w:pStyle w:val="CommentText"/>
        <w:rPr>
          <w:rFonts w:ascii="Times New Roman" w:hAnsi="Times New Roman" w:cs="Times New Roman"/>
          <w:sz w:val="24"/>
          <w:szCs w:val="24"/>
        </w:rPr>
      </w:pPr>
      <w:r w:rsidRPr="00166F1C">
        <w:rPr>
          <w:rFonts w:ascii="Times New Roman" w:hAnsi="Times New Roman" w:cs="Times New Roman"/>
          <w:sz w:val="24"/>
          <w:szCs w:val="24"/>
        </w:rPr>
        <w:t xml:space="preserve">Trystan comment: Table 2.3. There is a </w:t>
      </w:r>
      <w:proofErr w:type="gramStart"/>
      <w:r w:rsidRPr="00166F1C">
        <w:rPr>
          <w:rFonts w:ascii="Times New Roman" w:hAnsi="Times New Roman" w:cs="Times New Roman"/>
          <w:sz w:val="24"/>
          <w:szCs w:val="24"/>
        </w:rPr>
        <w:t>* .</w:t>
      </w:r>
      <w:proofErr w:type="gramEnd"/>
      <w:r w:rsidRPr="00166F1C">
        <w:rPr>
          <w:rFonts w:ascii="Times New Roman" w:hAnsi="Times New Roman" w:cs="Times New Roman"/>
          <w:sz w:val="24"/>
          <w:szCs w:val="24"/>
        </w:rPr>
        <w:t xml:space="preserve"> It says that small fish is virtually absent from the area. I am not sure we can document that and I often heard that it was not the case, so maybe remove that last part of the </w:t>
      </w:r>
      <w:proofErr w:type="gramStart"/>
      <w:r w:rsidRPr="00166F1C">
        <w:rPr>
          <w:rFonts w:ascii="Times New Roman" w:hAnsi="Times New Roman" w:cs="Times New Roman"/>
          <w:sz w:val="24"/>
          <w:szCs w:val="24"/>
        </w:rPr>
        <w:t>sentence ?</w:t>
      </w:r>
      <w:proofErr w:type="gramEnd"/>
      <w:r w:rsidRPr="00166F1C">
        <w:rPr>
          <w:rFonts w:ascii="Times New Roman" w:hAnsi="Times New Roman" w:cs="Times New Roman"/>
          <w:sz w:val="24"/>
          <w:szCs w:val="24"/>
        </w:rPr>
        <w:t xml:space="preserve"> I hope this is not consequential</w:t>
      </w:r>
    </w:p>
  </w:comment>
  <w:comment w:id="439" w:author="DFO-MPO" w:date="2019-02-07T14:55:00Z" w:initials="D">
    <w:p w14:paraId="01A8ACD0" w14:textId="77777777" w:rsidR="006E5632" w:rsidRDefault="006E5632" w:rsidP="0054392A">
      <w:pPr>
        <w:pStyle w:val="CommentText"/>
      </w:pPr>
      <w:r>
        <w:rPr>
          <w:rStyle w:val="CommentReference"/>
        </w:rPr>
        <w:annotationRef/>
      </w:r>
    </w:p>
    <w:p w14:paraId="4BC80E3A" w14:textId="2C9ED842" w:rsidR="006E5632" w:rsidRDefault="006E5632" w:rsidP="0054392A">
      <w:pPr>
        <w:pStyle w:val="CommentText"/>
      </w:pPr>
      <w:r>
        <w:t>2. larval indices, move to independent survey (#11). Maybe this is more intuitive? (Tristan)</w:t>
      </w:r>
    </w:p>
    <w:p w14:paraId="64DB15AB" w14:textId="30E129B2" w:rsidR="006E5632" w:rsidRDefault="006E5632" w:rsidP="0054392A">
      <w:pPr>
        <w:pStyle w:val="CommentText"/>
      </w:pPr>
    </w:p>
    <w:p w14:paraId="49096C07" w14:textId="28CCFAAC" w:rsidR="006E5632" w:rsidRDefault="006E5632" w:rsidP="0054392A">
      <w:pPr>
        <w:pStyle w:val="CommentText"/>
      </w:pPr>
      <w:r w:rsidRPr="00B02B2C">
        <w:rPr>
          <w:highlight w:val="yellow"/>
        </w:rPr>
        <w:t>TC: sorry didn’t have the time needed to relabel everything. Wil put on the secondary – issues list.</w:t>
      </w:r>
      <w:r>
        <w:t xml:space="preserve"> </w:t>
      </w:r>
    </w:p>
    <w:p w14:paraId="63656397" w14:textId="64A62A9C" w:rsidR="006E5632" w:rsidRDefault="006E5632" w:rsidP="00AF007C">
      <w:pPr>
        <w:pStyle w:val="CommentText"/>
      </w:pPr>
    </w:p>
    <w:p w14:paraId="55BDA100" w14:textId="28FA50E4" w:rsidR="006E5632" w:rsidRDefault="006E5632" w:rsidP="008A13F1">
      <w:pPr>
        <w:pStyle w:val="CommentText"/>
        <w:numPr>
          <w:ilvl w:val="0"/>
          <w:numId w:val="45"/>
        </w:numPr>
      </w:pPr>
      <w:r>
        <w:t>When you get to re-labelling can ESP W Med survey be renamed “Western Med Larval survey”</w:t>
      </w:r>
    </w:p>
    <w:p w14:paraId="16A9114B" w14:textId="77777777" w:rsidR="006E5632" w:rsidRDefault="006E5632" w:rsidP="00AF007C">
      <w:pPr>
        <w:pStyle w:val="CommentText"/>
      </w:pPr>
    </w:p>
    <w:p w14:paraId="7E22BD41" w14:textId="0A7D49B1" w:rsidR="006E5632" w:rsidRDefault="006E5632" w:rsidP="00AF007C">
      <w:pPr>
        <w:pStyle w:val="CommentText"/>
      </w:pPr>
    </w:p>
    <w:p w14:paraId="46B4BE51" w14:textId="5F6B2349" w:rsidR="006E5632" w:rsidRDefault="006E5632">
      <w:pPr>
        <w:pStyle w:val="CommentText"/>
      </w:pPr>
    </w:p>
  </w:comment>
  <w:comment w:id="493" w:author="Carmen Fernandez" w:date="2019-07-11T14:58:00Z" w:initials="CF">
    <w:p w14:paraId="2F41A1FD" w14:textId="77777777" w:rsidR="006E5632" w:rsidRDefault="006E5632">
      <w:pPr>
        <w:pStyle w:val="CommentText"/>
      </w:pPr>
      <w:r w:rsidRPr="00934CA7">
        <w:rPr>
          <w:rStyle w:val="CommentReference"/>
          <w:highlight w:val="cyan"/>
        </w:rPr>
        <w:annotationRef/>
      </w:r>
      <w:r w:rsidRPr="00934CA7">
        <w:rPr>
          <w:highlight w:val="cyan"/>
        </w:rPr>
        <w:t>I’m not sure what this factor is doing here…? Is this equation correct?</w:t>
      </w:r>
    </w:p>
    <w:p w14:paraId="162C6C0A" w14:textId="01272C02" w:rsidR="006E5632" w:rsidRDefault="006E5632">
      <w:pPr>
        <w:pStyle w:val="CommentText"/>
      </w:pPr>
      <w:r>
        <w:t xml:space="preserve">TC: </w:t>
      </w:r>
      <w:proofErr w:type="spellStart"/>
      <w:r>
        <w:t>Lnl</w:t>
      </w:r>
      <w:proofErr w:type="spellEnd"/>
      <w:r>
        <w:t xml:space="preserve"> is the mean length of the maximum length class. The equation is correct. </w:t>
      </w:r>
    </w:p>
  </w:comment>
  <w:comment w:id="567" w:author="Carmen Fernandez" w:date="2019-07-12T08:49:00Z" w:initials="CF">
    <w:p w14:paraId="1EAB7AF7" w14:textId="77777777" w:rsidR="006E5632" w:rsidRDefault="006E5632">
      <w:pPr>
        <w:pStyle w:val="CommentText"/>
      </w:pPr>
      <w:r>
        <w:rPr>
          <w:rStyle w:val="CommentReference"/>
        </w:rPr>
        <w:annotationRef/>
      </w:r>
      <w:r>
        <w:rPr>
          <w:highlight w:val="cyan"/>
        </w:rPr>
        <w:t>To me, it</w:t>
      </w:r>
      <w:r w:rsidRPr="00C27ACD">
        <w:rPr>
          <w:highlight w:val="cyan"/>
        </w:rPr>
        <w:t xml:space="preserve"> would be </w:t>
      </w:r>
      <w:r>
        <w:rPr>
          <w:highlight w:val="cyan"/>
        </w:rPr>
        <w:t>clearer</w:t>
      </w:r>
      <w:r w:rsidRPr="00C27ACD">
        <w:rPr>
          <w:highlight w:val="cyan"/>
        </w:rPr>
        <w:t xml:space="preserve"> if the areas specified in this column were the same names used in the OM, i.e. GOM, WATL, GSL, SATL, NATL, EATL, MED</w:t>
      </w:r>
    </w:p>
    <w:p w14:paraId="74876861" w14:textId="77777777" w:rsidR="006E5632" w:rsidRDefault="006E5632">
      <w:pPr>
        <w:pStyle w:val="CommentText"/>
      </w:pPr>
    </w:p>
    <w:p w14:paraId="275F7C6F" w14:textId="3C11430E" w:rsidR="006E5632" w:rsidRDefault="006E5632">
      <w:pPr>
        <w:pStyle w:val="CommentText"/>
      </w:pPr>
    </w:p>
  </w:comment>
  <w:comment w:id="750" w:author="Nicholas Duprey" w:date="2019-07-24T15:17:00Z" w:initials="DN">
    <w:p w14:paraId="51207A84" w14:textId="77777777" w:rsidR="006E5632" w:rsidRDefault="006E5632">
      <w:pPr>
        <w:pStyle w:val="CommentText"/>
      </w:pPr>
      <w:r>
        <w:rPr>
          <w:rStyle w:val="CommentReference"/>
        </w:rPr>
        <w:annotationRef/>
      </w:r>
    </w:p>
    <w:p w14:paraId="6319B710" w14:textId="768722F1" w:rsidR="006E5632" w:rsidRDefault="006E5632">
      <w:pPr>
        <w:pStyle w:val="CommentText"/>
      </w:pPr>
      <w:r>
        <w:t>Update and re-write with Panel 2 advice</w:t>
      </w:r>
    </w:p>
    <w:p w14:paraId="6EA58657" w14:textId="77777777" w:rsidR="006E5632" w:rsidRDefault="006E5632">
      <w:pPr>
        <w:pStyle w:val="CommentText"/>
      </w:pPr>
    </w:p>
  </w:comment>
  <w:comment w:id="770" w:author="Doug Butterworth" w:date="2019-07-15T01:33:00Z" w:initials="DB">
    <w:p w14:paraId="50976F47" w14:textId="46CEEAEA" w:rsidR="006E5632" w:rsidRDefault="006E5632">
      <w:pPr>
        <w:pStyle w:val="CommentText"/>
      </w:pPr>
      <w:r>
        <w:rPr>
          <w:rStyle w:val="CommentReference"/>
        </w:rPr>
        <w:annotationRef/>
      </w:r>
      <w:r>
        <w:t xml:space="preserve">Some of this material neds to be integrated with what came out of the Panel B meeting in early March. I suggest that we don’t attempt this now, but add a footnote saying that that must be done in due course – likely </w:t>
      </w:r>
      <w:proofErr w:type="spellStart"/>
      <w:r>
        <w:t>bertter</w:t>
      </w:r>
      <w:proofErr w:type="spellEnd"/>
      <w:r>
        <w:t xml:space="preserve"> after the St Andrews meeting.</w:t>
      </w:r>
    </w:p>
  </w:comment>
  <w:comment w:id="790" w:author="DFO-MPO" w:date="2019-02-07T15:00:00Z" w:initials="D">
    <w:p w14:paraId="5149D938" w14:textId="77777777" w:rsidR="006E5632" w:rsidRDefault="006E5632" w:rsidP="000218C7">
      <w:pPr>
        <w:pStyle w:val="CommentText"/>
      </w:pPr>
      <w:r>
        <w:rPr>
          <w:rStyle w:val="CommentReference"/>
        </w:rPr>
        <w:annotationRef/>
      </w:r>
    </w:p>
    <w:p w14:paraId="01F43DA1" w14:textId="76FA0EF2" w:rsidR="006E5632" w:rsidRPr="008468AE" w:rsidRDefault="006E5632" w:rsidP="000218C7">
      <w:pPr>
        <w:pStyle w:val="CommentText"/>
        <w:rPr>
          <w:highlight w:val="yellow"/>
        </w:rPr>
      </w:pPr>
      <w:r w:rsidRPr="008468AE">
        <w:rPr>
          <w:highlight w:val="yellow"/>
        </w:rPr>
        <w:t xml:space="preserve">This baseline should now be “no restriction”. </w:t>
      </w:r>
    </w:p>
    <w:p w14:paraId="721C5FCF" w14:textId="3A7C2EFB" w:rsidR="006E5632" w:rsidRPr="008468AE" w:rsidRDefault="006E5632" w:rsidP="000218C7">
      <w:pPr>
        <w:pStyle w:val="CommentText"/>
        <w:rPr>
          <w:highlight w:val="yellow"/>
        </w:rPr>
      </w:pPr>
    </w:p>
    <w:p w14:paraId="49232EF8" w14:textId="220E337B" w:rsidR="006E5632" w:rsidRPr="008468AE" w:rsidRDefault="006E5632" w:rsidP="000218C7">
      <w:pPr>
        <w:pStyle w:val="CommentText"/>
        <w:rPr>
          <w:highlight w:val="yellow"/>
        </w:rPr>
      </w:pPr>
      <w:r w:rsidRPr="008468AE">
        <w:rPr>
          <w:highlight w:val="yellow"/>
        </w:rPr>
        <w:t>Need Tom to confirm</w:t>
      </w:r>
    </w:p>
    <w:p w14:paraId="15D9AE68" w14:textId="5B049283" w:rsidR="006E5632" w:rsidRPr="008468AE" w:rsidRDefault="006E5632" w:rsidP="000218C7">
      <w:pPr>
        <w:pStyle w:val="CommentText"/>
        <w:rPr>
          <w:highlight w:val="yellow"/>
        </w:rPr>
      </w:pPr>
    </w:p>
    <w:p w14:paraId="59759769" w14:textId="16C410CF" w:rsidR="006E5632" w:rsidRDefault="006E5632" w:rsidP="000218C7">
      <w:pPr>
        <w:pStyle w:val="CommentText"/>
      </w:pPr>
      <w:r w:rsidRPr="008468AE">
        <w:rPr>
          <w:highlight w:val="yellow"/>
        </w:rPr>
        <w:t xml:space="preserve">TC: </w:t>
      </w:r>
      <w:proofErr w:type="spellStart"/>
      <w:r w:rsidRPr="008468AE">
        <w:rPr>
          <w:highlight w:val="yellow"/>
        </w:rPr>
        <w:t>its</w:t>
      </w:r>
      <w:proofErr w:type="spellEnd"/>
      <w:r w:rsidRPr="008468AE">
        <w:rPr>
          <w:highlight w:val="yellow"/>
        </w:rPr>
        <w:t xml:space="preserve"> not up to me, so this issue is outstanding</w:t>
      </w:r>
      <w:r w:rsidRPr="002F5C40">
        <w:rPr>
          <w:highlight w:val="red"/>
        </w:rPr>
        <w:t>.</w:t>
      </w:r>
      <w:r>
        <w:t xml:space="preserve"> </w:t>
      </w:r>
    </w:p>
    <w:p w14:paraId="20DDAAEF" w14:textId="428EB714" w:rsidR="006E5632" w:rsidRDefault="006E5632">
      <w:pPr>
        <w:pStyle w:val="CommentText"/>
      </w:pPr>
    </w:p>
  </w:comment>
  <w:comment w:id="801" w:author="Nicholas Duprey" w:date="2019-08-01T11:57:00Z" w:initials="DN">
    <w:p w14:paraId="7798EC13" w14:textId="77777777" w:rsidR="006E5632" w:rsidRDefault="006E5632">
      <w:pPr>
        <w:pStyle w:val="CommentText"/>
      </w:pPr>
      <w:r>
        <w:rPr>
          <w:rStyle w:val="CommentReference"/>
        </w:rPr>
        <w:annotationRef/>
      </w:r>
      <w:r>
        <w:t xml:space="preserve">These are good notes, but the way this is implemented this cannot be done here in this section, correct? </w:t>
      </w:r>
    </w:p>
    <w:p w14:paraId="33C5E77B" w14:textId="77777777" w:rsidR="006E5632" w:rsidRDefault="006E5632">
      <w:pPr>
        <w:pStyle w:val="CommentText"/>
      </w:pPr>
    </w:p>
    <w:p w14:paraId="0558638A" w14:textId="6772C8BA" w:rsidR="006E5632" w:rsidRDefault="006E5632">
      <w:pPr>
        <w:pStyle w:val="CommentText"/>
      </w:pPr>
      <w:r>
        <w:t xml:space="preserve">You can only set this value to one number for each area is my understanding. You cannot have a bunch of if/then rules. </w:t>
      </w:r>
    </w:p>
  </w:comment>
  <w:comment w:id="810" w:author="Nicholas Duprey" w:date="2019-07-30T10:06:00Z" w:initials="DN">
    <w:p w14:paraId="6F51FE20" w14:textId="6D0E2687" w:rsidR="006E5632" w:rsidRDefault="006E5632">
      <w:pPr>
        <w:pStyle w:val="CommentText"/>
      </w:pPr>
      <w:r>
        <w:rPr>
          <w:rStyle w:val="CommentReference"/>
        </w:rPr>
        <w:annotationRef/>
      </w:r>
      <w:r>
        <w:t>Are we able to add this sentence to provide the high-low equivalents for the western stock?</w:t>
      </w:r>
    </w:p>
  </w:comment>
  <w:comment w:id="847" w:author="Carmen Fernandez" w:date="2019-07-12T10:43:00Z" w:initials="CF">
    <w:p w14:paraId="71A10342" w14:textId="77777777" w:rsidR="006E5632" w:rsidRDefault="006E5632">
      <w:pPr>
        <w:pStyle w:val="CommentText"/>
      </w:pPr>
      <w:r>
        <w:rPr>
          <w:rStyle w:val="CommentReference"/>
        </w:rPr>
        <w:annotationRef/>
      </w:r>
      <w:r w:rsidRPr="00011C41">
        <w:rPr>
          <w:highlight w:val="cyan"/>
        </w:rPr>
        <w:t>Based on realized catches for 2017-2019 or based on agreed TAC for 2017-</w:t>
      </w:r>
      <w:proofErr w:type="gramStart"/>
      <w:r w:rsidRPr="00011C41">
        <w:rPr>
          <w:highlight w:val="cyan"/>
        </w:rPr>
        <w:t>2019 ?</w:t>
      </w:r>
      <w:proofErr w:type="gramEnd"/>
    </w:p>
    <w:p w14:paraId="293883FB" w14:textId="77777777" w:rsidR="006E5632" w:rsidRDefault="006E5632">
      <w:pPr>
        <w:pStyle w:val="CommentText"/>
      </w:pPr>
    </w:p>
    <w:p w14:paraId="4C6C19D8" w14:textId="727C759C" w:rsidR="006E5632" w:rsidRDefault="006E5632">
      <w:pPr>
        <w:pStyle w:val="CommentText"/>
      </w:pPr>
      <w:r>
        <w:t>TC: not sure what you are asking.</w:t>
      </w:r>
    </w:p>
    <w:p w14:paraId="2BB8E5D9" w14:textId="41DC243A" w:rsidR="006E5632" w:rsidRDefault="006E5632">
      <w:pPr>
        <w:pStyle w:val="CommentText"/>
      </w:pPr>
    </w:p>
    <w:p w14:paraId="35668BCE" w14:textId="3AA99BD7" w:rsidR="006E5632" w:rsidRDefault="006E5632">
      <w:pPr>
        <w:pStyle w:val="CommentText"/>
      </w:pPr>
      <w:r>
        <w:t xml:space="preserve">ND: I think Carmen is asking which is it? As the realized catches are not the same at the TACs outlined in these Rec’s. </w:t>
      </w:r>
      <w:proofErr w:type="gramStart"/>
      <w:r>
        <w:t>Also</w:t>
      </w:r>
      <w:proofErr w:type="gramEnd"/>
      <w:r>
        <w:t xml:space="preserve"> since we are in 2019, Ai couldn’t have used realized catches for 2019? Perhaps only 2017 and 2018?</w:t>
      </w:r>
    </w:p>
    <w:p w14:paraId="17CC649E" w14:textId="07CBFBAD" w:rsidR="006E5632" w:rsidRDefault="006E5632">
      <w:pPr>
        <w:pStyle w:val="CommentText"/>
      </w:pPr>
    </w:p>
    <w:p w14:paraId="3782DACA" w14:textId="77777777" w:rsidR="006E5632" w:rsidRDefault="006E5632">
      <w:pPr>
        <w:pStyle w:val="CommentText"/>
      </w:pPr>
    </w:p>
  </w:comment>
  <w:comment w:id="850" w:author="Nicholas Duprey" w:date="2019-07-30T11:02:00Z" w:initials="DN">
    <w:p w14:paraId="00857EAF" w14:textId="6C4CEA2F" w:rsidR="006E5632" w:rsidRDefault="006E5632" w:rsidP="00A503C3">
      <w:pPr>
        <w:pStyle w:val="CommentText"/>
      </w:pPr>
      <w:r>
        <w:rPr>
          <w:rStyle w:val="CommentReference"/>
        </w:rPr>
        <w:annotationRef/>
      </w:r>
    </w:p>
    <w:p w14:paraId="1C59A198" w14:textId="77777777" w:rsidR="006E5632" w:rsidRDefault="006E5632" w:rsidP="00A503C3">
      <w:pPr>
        <w:pStyle w:val="CommentText"/>
      </w:pPr>
      <w:r>
        <w:t>describe the equations and assumptions of the historical catch reconstructions</w:t>
      </w:r>
    </w:p>
    <w:p w14:paraId="35990988" w14:textId="77777777" w:rsidR="006E5632" w:rsidRDefault="006E5632" w:rsidP="00A503C3">
      <w:pPr>
        <w:pStyle w:val="CommentText"/>
      </w:pPr>
    </w:p>
    <w:p w14:paraId="59BDACC7" w14:textId="127A0B94" w:rsidR="006E5632" w:rsidRDefault="006E5632" w:rsidP="00A503C3">
      <w:pPr>
        <w:pStyle w:val="CommentText"/>
      </w:pPr>
      <w:r>
        <w:t>TC: this is now done by ICCAT and I don’t know the procedure. A request of the previous meeting what that this should be a separate SCRS document covering all data processing</w:t>
      </w:r>
    </w:p>
  </w:comment>
  <w:comment w:id="851" w:author="Thomas Carruthers" w:date="2019-07-08T10:26:00Z" w:initials="TC">
    <w:p w14:paraId="2653BADC" w14:textId="7E30CC1F" w:rsidR="006E5632" w:rsidRDefault="006E5632">
      <w:pPr>
        <w:pStyle w:val="CommentText"/>
      </w:pPr>
      <w:r>
        <w:rPr>
          <w:rStyle w:val="CommentReference"/>
        </w:rPr>
        <w:annotationRef/>
      </w:r>
      <w:r>
        <w:t>Kindly provided by Ai Kimoto</w:t>
      </w:r>
    </w:p>
  </w:comment>
  <w:comment w:id="852" w:author="Nicholas Duprey" w:date="2019-07-30T10:22:00Z" w:initials="DN">
    <w:p w14:paraId="38EE3254" w14:textId="77777777" w:rsidR="006E5632" w:rsidRDefault="006E5632">
      <w:pPr>
        <w:pStyle w:val="CommentText"/>
      </w:pPr>
      <w:r>
        <w:rPr>
          <w:rStyle w:val="CommentReference"/>
        </w:rPr>
        <w:annotationRef/>
      </w:r>
    </w:p>
    <w:p w14:paraId="4D4CE2EC" w14:textId="0368CF3C" w:rsidR="006E5632" w:rsidRDefault="006E5632">
      <w:pPr>
        <w:pStyle w:val="CommentText"/>
      </w:pPr>
      <w:r>
        <w:t xml:space="preserve">Question for Ai. The total of all 2020 allocations in this table add up to 36,292.3889, but the TAC in 2020 is 2,350t West and 36,000 t East. </w:t>
      </w:r>
      <w:proofErr w:type="gramStart"/>
      <w:r>
        <w:t>So</w:t>
      </w:r>
      <w:proofErr w:type="gramEnd"/>
      <w:r>
        <w:t xml:space="preserve"> there is about 2,000 t missing? </w:t>
      </w:r>
    </w:p>
    <w:p w14:paraId="66E2E0F9" w14:textId="11D75261" w:rsidR="006E5632" w:rsidRDefault="006E5632">
      <w:pPr>
        <w:pStyle w:val="CommentText"/>
      </w:pPr>
    </w:p>
    <w:p w14:paraId="0C80000D" w14:textId="13DC76A9" w:rsidR="006E5632" w:rsidRDefault="006E5632">
      <w:pPr>
        <w:pStyle w:val="CommentText"/>
      </w:pPr>
      <w:r>
        <w:t>Is this a problem?</w:t>
      </w:r>
    </w:p>
    <w:p w14:paraId="0BC0DC42" w14:textId="6044E4A3" w:rsidR="006E5632" w:rsidRDefault="006E5632">
      <w:pPr>
        <w:pStyle w:val="CommentText"/>
      </w:pPr>
    </w:p>
    <w:p w14:paraId="4E042DD3" w14:textId="6B29E031" w:rsidR="006E5632" w:rsidRDefault="006E5632">
      <w:pPr>
        <w:pStyle w:val="CommentText"/>
      </w:pPr>
      <w:r>
        <w:t>Also, in 2017 declared catch was 1,851 t for the West. But the west allocations in the table only add up to 1,707t.</w:t>
      </w:r>
    </w:p>
  </w:comment>
  <w:comment w:id="856" w:author="Nicholas Duprey" w:date="2019-07-24T17:13:00Z" w:initials="DN">
    <w:p w14:paraId="3376E7C3" w14:textId="5989F21D" w:rsidR="006E5632" w:rsidRDefault="006E5632">
      <w:pPr>
        <w:pStyle w:val="CommentText"/>
      </w:pPr>
      <w:r>
        <w:rPr>
          <w:rStyle w:val="CommentReference"/>
        </w:rPr>
        <w:annotationRef/>
      </w:r>
    </w:p>
    <w:p w14:paraId="1C1A3A6C" w14:textId="7D844A22" w:rsidR="006E5632" w:rsidRDefault="006E5632">
      <w:pPr>
        <w:pStyle w:val="CommentText"/>
      </w:pPr>
      <w:r>
        <w:t>Ask Ai how this was created?</w:t>
      </w:r>
    </w:p>
  </w:comment>
  <w:comment w:id="862" w:author="DFO-MPO" w:date="2019-02-11T12:49:00Z" w:initials="D">
    <w:p w14:paraId="68CE3D11" w14:textId="77777777" w:rsidR="006E5632" w:rsidRDefault="006E5632">
      <w:pPr>
        <w:pStyle w:val="CommentText"/>
      </w:pPr>
      <w:r>
        <w:rPr>
          <w:rStyle w:val="CommentReference"/>
        </w:rPr>
        <w:annotationRef/>
      </w:r>
    </w:p>
    <w:p w14:paraId="1AA44643" w14:textId="287BD001" w:rsidR="006E5632" w:rsidRDefault="006E5632">
      <w:pPr>
        <w:pStyle w:val="CommentText"/>
      </w:pPr>
      <w:r>
        <w:t xml:space="preserve">This is really </w:t>
      </w:r>
      <w:proofErr w:type="gramStart"/>
      <w:r>
        <w:t>a</w:t>
      </w:r>
      <w:proofErr w:type="gramEnd"/>
      <w:r>
        <w:t xml:space="preserve"> </w:t>
      </w:r>
      <w:proofErr w:type="spellStart"/>
      <w:r>
        <w:t>Exc</w:t>
      </w:r>
      <w:proofErr w:type="spellEnd"/>
      <w:r>
        <w:t xml:space="preserve"> Circumstance. </w:t>
      </w:r>
      <w:proofErr w:type="gramStart"/>
      <w:r>
        <w:t>Also</w:t>
      </w:r>
      <w:proofErr w:type="gramEnd"/>
      <w:r>
        <w:t xml:space="preserve"> there isn’t really anyway to test this in the MP testing. </w:t>
      </w:r>
    </w:p>
    <w:p w14:paraId="30E77DFF" w14:textId="0090C93B" w:rsidR="006E5632" w:rsidRDefault="006E5632">
      <w:pPr>
        <w:pStyle w:val="CommentText"/>
      </w:pPr>
    </w:p>
    <w:p w14:paraId="3B10ECDC" w14:textId="77777777" w:rsidR="006E5632" w:rsidRDefault="006E5632">
      <w:pPr>
        <w:pStyle w:val="CommentText"/>
      </w:pPr>
      <w:r>
        <w:t xml:space="preserve">Perhaps should be deleted here and moved to another section. E.g. generic rule for what to do when you have a </w:t>
      </w:r>
      <w:proofErr w:type="gramStart"/>
      <w:r>
        <w:t>1 year</w:t>
      </w:r>
      <w:proofErr w:type="gramEnd"/>
      <w:r>
        <w:t xml:space="preserve"> gap in a data source for the MP</w:t>
      </w:r>
    </w:p>
    <w:p w14:paraId="37B9A1C6" w14:textId="1DD78942" w:rsidR="006E5632" w:rsidRDefault="006E5632">
      <w:pPr>
        <w:pStyle w:val="CommentText"/>
      </w:pPr>
    </w:p>
    <w:p w14:paraId="70B97A92" w14:textId="31248EF1" w:rsidR="006E5632" w:rsidRDefault="006E5632">
      <w:pPr>
        <w:pStyle w:val="CommentText"/>
      </w:pPr>
      <w:r>
        <w:t>TC: well this section is dealing with generation of future data (relevant) and time lags (relevant). What would be a better section?</w:t>
      </w:r>
    </w:p>
    <w:p w14:paraId="19BE1000" w14:textId="77777777" w:rsidR="006E5632" w:rsidRDefault="006E5632">
      <w:pPr>
        <w:pStyle w:val="CommentText"/>
      </w:pPr>
    </w:p>
    <w:p w14:paraId="4D849E25" w14:textId="604A4F78" w:rsidR="006E5632" w:rsidRDefault="006E5632">
      <w:pPr>
        <w:pStyle w:val="CommentText"/>
      </w:pPr>
      <w:r>
        <w:t xml:space="preserve">TC: Just a note. The term ‘exceptional circumstances’ is reserved in MSE for conditions in which observed data are collected that are inconsistent with those data projected using an MP. </w:t>
      </w:r>
    </w:p>
  </w:comment>
  <w:comment w:id="867" w:author="Nicholas Duprey" w:date="2019-08-01T12:49:00Z" w:initials="DN">
    <w:p w14:paraId="232BACD7" w14:textId="25D2AA88" w:rsidR="006E5632" w:rsidRDefault="006E5632">
      <w:pPr>
        <w:pStyle w:val="CommentText"/>
      </w:pPr>
      <w:r>
        <w:rPr>
          <w:rStyle w:val="CommentReference"/>
        </w:rPr>
        <w:annotationRef/>
      </w:r>
      <w:r>
        <w:t>Hmmm what about the GBYP survey? I thought that had a 2-yr delay?</w:t>
      </w:r>
    </w:p>
    <w:p w14:paraId="1DE4E8B8" w14:textId="44F990EF" w:rsidR="006E5632" w:rsidRDefault="006E5632">
      <w:pPr>
        <w:pStyle w:val="CommentText"/>
      </w:pPr>
    </w:p>
    <w:p w14:paraId="3539F173" w14:textId="7604E749" w:rsidR="006E5632" w:rsidRDefault="006E5632">
      <w:pPr>
        <w:pStyle w:val="CommentText"/>
      </w:pPr>
      <w:r>
        <w:t>Perhaps need to confirm that the 3 eastern independent indices can be provided in a y-2 timeframe and that they wouldn’t need y-3.</w:t>
      </w:r>
    </w:p>
  </w:comment>
  <w:comment w:id="866" w:author="Nicholas Duprey" w:date="2019-08-01T12:46:00Z" w:initials="DN">
    <w:p w14:paraId="689D304A" w14:textId="196A89FD" w:rsidR="006E5632" w:rsidRDefault="006E5632">
      <w:pPr>
        <w:pStyle w:val="CommentText"/>
      </w:pPr>
      <w:r>
        <w:rPr>
          <w:rStyle w:val="CommentReference"/>
        </w:rPr>
        <w:annotationRef/>
      </w:r>
      <w:r>
        <w:t>Question. Do CMP developers have to code in these delays or are they incorporated in the MSE coding?</w:t>
      </w:r>
    </w:p>
    <w:p w14:paraId="273C6BFB" w14:textId="7897A9CE" w:rsidR="006E5632" w:rsidRDefault="006E5632">
      <w:pPr>
        <w:pStyle w:val="CommentText"/>
      </w:pPr>
    </w:p>
    <w:p w14:paraId="6D5A3174" w14:textId="2AB4AFC7" w:rsidR="006E5632" w:rsidRDefault="006E5632">
      <w:pPr>
        <w:pStyle w:val="CommentText"/>
      </w:pPr>
      <w:r>
        <w:t xml:space="preserve">I am thinking of a MP where you need a TAC for 2020. </w:t>
      </w:r>
      <w:proofErr w:type="gramStart"/>
      <w:r>
        <w:t>So</w:t>
      </w:r>
      <w:proofErr w:type="gramEnd"/>
      <w:r>
        <w:t xml:space="preserve"> you need the advice in 2019. The last indices date that can be used is 2018, so the 3-yr </w:t>
      </w:r>
      <w:proofErr w:type="spellStart"/>
      <w:r>
        <w:t>avg</w:t>
      </w:r>
      <w:proofErr w:type="spellEnd"/>
      <w:r>
        <w:t xml:space="preserve"> would be y-2, y-3, y-4. </w:t>
      </w:r>
    </w:p>
    <w:p w14:paraId="6A083991" w14:textId="3AAB599A" w:rsidR="006E5632" w:rsidRDefault="006E5632">
      <w:pPr>
        <w:pStyle w:val="CommentText"/>
      </w:pPr>
    </w:p>
    <w:p w14:paraId="5A9931D9" w14:textId="02EB3BF5" w:rsidR="006E5632" w:rsidRDefault="006E5632">
      <w:pPr>
        <w:pStyle w:val="CommentText"/>
      </w:pPr>
      <w:r>
        <w:t>Anyways this is hard to get across in a comment box. But I am wondering if we should be reminding CMP developers of the time lag for projected CPUE indices or if this is forced into the code so they don’t need to worry about it.</w:t>
      </w:r>
    </w:p>
    <w:p w14:paraId="1567D7F2" w14:textId="4BD42802" w:rsidR="00CE2D03" w:rsidRDefault="00CE2D03">
      <w:pPr>
        <w:pStyle w:val="CommentText"/>
      </w:pPr>
    </w:p>
    <w:p w14:paraId="250FB9B2" w14:textId="5077E808" w:rsidR="00CE2D03" w:rsidRDefault="00CE2D03">
      <w:pPr>
        <w:pStyle w:val="CommentText"/>
      </w:pPr>
      <w:r>
        <w:t xml:space="preserve">TC: data are generated with NAs (missing values) that represent these lags. The CMP developers must use MP code that can navigate these missing observations. </w:t>
      </w:r>
    </w:p>
    <w:p w14:paraId="24010A44" w14:textId="77777777" w:rsidR="006E5632" w:rsidRDefault="006E5632">
      <w:pPr>
        <w:pStyle w:val="CommentText"/>
      </w:pPr>
    </w:p>
  </w:comment>
  <w:comment w:id="892" w:author="DFO-MPO" w:date="2019-02-11T13:02:00Z" w:initials="D">
    <w:p w14:paraId="7D7AB9B1" w14:textId="6E40F544" w:rsidR="006E5632" w:rsidRDefault="006E5632">
      <w:pPr>
        <w:pStyle w:val="CommentText"/>
      </w:pPr>
      <w:r>
        <w:rPr>
          <w:rStyle w:val="CommentReference"/>
        </w:rPr>
        <w:annotationRef/>
      </w:r>
    </w:p>
    <w:p w14:paraId="4D0E1DD3" w14:textId="73A0D3B8" w:rsidR="006E5632" w:rsidRPr="00872598" w:rsidRDefault="006E5632">
      <w:pPr>
        <w:pStyle w:val="CommentText"/>
      </w:pPr>
      <w:r w:rsidRPr="00872598">
        <w:t xml:space="preserve">Perhaps this needs more thought. Is </w:t>
      </w:r>
      <w:r>
        <w:t>2.5</w:t>
      </w:r>
      <w:r w:rsidRPr="00872598">
        <w:t>% an appropriate number?</w:t>
      </w:r>
    </w:p>
    <w:p w14:paraId="7DFF4AE5" w14:textId="45E93DE2" w:rsidR="006E5632" w:rsidRPr="00872598" w:rsidRDefault="006E5632">
      <w:pPr>
        <w:pStyle w:val="CommentText"/>
      </w:pPr>
    </w:p>
    <w:p w14:paraId="1FF7E956" w14:textId="3AE75F89" w:rsidR="006E5632" w:rsidRDefault="006E5632" w:rsidP="00AC1FEE">
      <w:pPr>
        <w:pStyle w:val="CommentText"/>
      </w:pPr>
      <w:r w:rsidRPr="00872598">
        <w:t xml:space="preserve">TC: 2.5% is the current value </w:t>
      </w:r>
      <w:proofErr w:type="spellStart"/>
      <w:r w:rsidRPr="00872598">
        <w:t>ands</w:t>
      </w:r>
      <w:proofErr w:type="spellEnd"/>
      <w:r w:rsidRPr="00872598">
        <w:t xml:space="preserve"> what we assume historically for model fitting. I’m no expert on catch reporting dynamics for bluefin, perhaps someone more knowledgeable can comment?</w:t>
      </w:r>
      <w:r>
        <w:t xml:space="preserve"> </w:t>
      </w:r>
    </w:p>
    <w:p w14:paraId="218ABB17" w14:textId="77777777" w:rsidR="006E5632" w:rsidRDefault="006E5632">
      <w:pPr>
        <w:pStyle w:val="CommentText"/>
      </w:pPr>
    </w:p>
  </w:comment>
  <w:comment w:id="899" w:author="Carmen Fernandez" w:date="2019-07-12T11:13:00Z" w:initials="CF">
    <w:p w14:paraId="0339BFD9" w14:textId="31F5107D" w:rsidR="006E5632" w:rsidRDefault="006E5632">
      <w:pPr>
        <w:pStyle w:val="CommentText"/>
      </w:pPr>
      <w:r>
        <w:rPr>
          <w:rStyle w:val="CommentReference"/>
        </w:rPr>
        <w:annotationRef/>
      </w:r>
    </w:p>
    <w:p w14:paraId="077ECF62" w14:textId="150068E3" w:rsidR="006E5632" w:rsidRDefault="006E5632">
      <w:pPr>
        <w:pStyle w:val="CommentText"/>
        <w:rPr>
          <w:highlight w:val="cyan"/>
        </w:rPr>
      </w:pPr>
      <w:r w:rsidRPr="0098238C">
        <w:rPr>
          <w:highlight w:val="cyan"/>
        </w:rPr>
        <w:t>I thought future indices were simulated including the autocorrelation estimated historically…???</w:t>
      </w:r>
    </w:p>
    <w:p w14:paraId="4BC476B9" w14:textId="7191DC88" w:rsidR="006E5632" w:rsidRDefault="006E5632">
      <w:pPr>
        <w:pStyle w:val="CommentText"/>
      </w:pPr>
      <w:r>
        <w:t>Doug - Carmen’s correct -are we taking this as zero initially just “to get going”?</w:t>
      </w:r>
    </w:p>
    <w:p w14:paraId="75214591" w14:textId="77777777" w:rsidR="006E5632" w:rsidRDefault="006E5632">
      <w:pPr>
        <w:pStyle w:val="CommentText"/>
      </w:pPr>
    </w:p>
    <w:p w14:paraId="194BE28A" w14:textId="26C705A5" w:rsidR="006E5632" w:rsidRDefault="006E5632">
      <w:pPr>
        <w:pStyle w:val="CommentText"/>
      </w:pPr>
    </w:p>
  </w:comment>
  <w:comment w:id="901" w:author="Carmen Fernandez" w:date="2019-07-12T11:17:00Z" w:initials="CF">
    <w:p w14:paraId="47873E10" w14:textId="77777777" w:rsidR="006E5632" w:rsidRDefault="006E5632">
      <w:pPr>
        <w:pStyle w:val="CommentText"/>
        <w:rPr>
          <w:highlight w:val="cyan"/>
        </w:rPr>
      </w:pPr>
      <w:r>
        <w:rPr>
          <w:rStyle w:val="CommentReference"/>
        </w:rPr>
        <w:annotationRef/>
      </w:r>
      <w:r w:rsidRPr="00E11D13">
        <w:rPr>
          <w:highlight w:val="cyan"/>
        </w:rPr>
        <w:t>Correlation between indices…?</w:t>
      </w:r>
    </w:p>
    <w:p w14:paraId="1248218C" w14:textId="4A5A78F1" w:rsidR="006E5632" w:rsidRDefault="006E5632">
      <w:pPr>
        <w:pStyle w:val="CommentText"/>
      </w:pPr>
      <w:r>
        <w:t>Doug – Include under Alternatives as a “second round” issue</w:t>
      </w:r>
    </w:p>
  </w:comment>
  <w:comment w:id="958" w:author="Nicholas Duprey" w:date="2019-08-01T14:07:00Z" w:initials="DN">
    <w:p w14:paraId="06C7E4C3" w14:textId="0FB91CEE" w:rsidR="006E5632" w:rsidRDefault="006E5632">
      <w:pPr>
        <w:pStyle w:val="CommentText"/>
      </w:pPr>
      <w:r>
        <w:rPr>
          <w:rStyle w:val="CommentReference"/>
        </w:rPr>
        <w:annotationRef/>
      </w:r>
      <w:proofErr w:type="gramStart"/>
      <w:r>
        <w:t>So</w:t>
      </w:r>
      <w:proofErr w:type="gramEnd"/>
      <w:r>
        <w:t xml:space="preserve"> let’s pretend you have 20 iterations of each OM when running a CMP.</w:t>
      </w:r>
    </w:p>
    <w:p w14:paraId="04F1DC13" w14:textId="6843E97F" w:rsidR="006E5632" w:rsidRDefault="006E5632">
      <w:pPr>
        <w:pStyle w:val="CommentText"/>
      </w:pPr>
      <w:r>
        <w:t xml:space="preserve">You would therefore have 20 iterations * 12 OMs * 30 years = 7,200 values. </w:t>
      </w:r>
    </w:p>
    <w:p w14:paraId="106199A3" w14:textId="13CC7A07" w:rsidR="006E5632" w:rsidRDefault="006E5632">
      <w:pPr>
        <w:pStyle w:val="CommentText"/>
      </w:pPr>
    </w:p>
    <w:p w14:paraId="26721265" w14:textId="6061B331" w:rsidR="006E5632" w:rsidRDefault="006E5632">
      <w:pPr>
        <w:pStyle w:val="CommentText"/>
      </w:pPr>
      <w:r>
        <w:t>Is a) calculating c10 as the average for the first 2,400 values, then c20 as the average from the next 2,400 values, and for C30 the average for the last 2,400 values?</w:t>
      </w:r>
    </w:p>
    <w:p w14:paraId="1F243771" w14:textId="1B5735A1" w:rsidR="006E5632" w:rsidRDefault="006E5632">
      <w:pPr>
        <w:pStyle w:val="CommentText"/>
      </w:pPr>
    </w:p>
    <w:p w14:paraId="7BB130AF" w14:textId="6A514694" w:rsidR="006E5632" w:rsidRDefault="006E5632">
      <w:pPr>
        <w:pStyle w:val="CommentText"/>
      </w:pPr>
      <w:r>
        <w:t>For c) is this just the lowest value (for each west and east stock) seen in the 7,200 values?</w:t>
      </w:r>
    </w:p>
    <w:p w14:paraId="573C2EDF" w14:textId="0D332EFF" w:rsidR="006E5632" w:rsidRDefault="006E5632">
      <w:pPr>
        <w:pStyle w:val="CommentText"/>
      </w:pPr>
    </w:p>
    <w:p w14:paraId="7F9E9C83" w14:textId="77777777" w:rsidR="006E5632" w:rsidRDefault="006E5632">
      <w:pPr>
        <w:pStyle w:val="CommentText"/>
      </w:pPr>
    </w:p>
  </w:comment>
  <w:comment w:id="960" w:author="Carmen Fernandez" w:date="2019-07-19T15:25:00Z" w:initials="CF">
    <w:p w14:paraId="39A651F0" w14:textId="77777777" w:rsidR="006E5632" w:rsidRDefault="006E5632">
      <w:pPr>
        <w:pStyle w:val="CommentText"/>
      </w:pPr>
      <w:r>
        <w:rPr>
          <w:rStyle w:val="CommentReference"/>
        </w:rPr>
        <w:annotationRef/>
      </w:r>
      <w:r w:rsidRPr="00041286">
        <w:rPr>
          <w:highlight w:val="cyan"/>
        </w:rPr>
        <w:t>Do we mean in actual catches or in TAC?</w:t>
      </w:r>
    </w:p>
    <w:p w14:paraId="37606225" w14:textId="77777777" w:rsidR="006E5632" w:rsidRDefault="006E5632">
      <w:pPr>
        <w:pStyle w:val="CommentText"/>
      </w:pPr>
    </w:p>
    <w:p w14:paraId="1C220D98" w14:textId="77777777" w:rsidR="006E5632" w:rsidRPr="00626C0B" w:rsidRDefault="006E5632">
      <w:pPr>
        <w:pStyle w:val="CommentText"/>
        <w:rPr>
          <w:highlight w:val="cyan"/>
        </w:rPr>
      </w:pPr>
      <w:r w:rsidRPr="00626C0B">
        <w:rPr>
          <w:highlight w:val="cyan"/>
        </w:rPr>
        <w:t>Also, is the average to be taken over every single year or are we talking of TAC changes between consecutive management intervals?... a management interval may last for 2 or 3 years…</w:t>
      </w:r>
    </w:p>
    <w:p w14:paraId="285F46A2" w14:textId="77777777" w:rsidR="006E5632" w:rsidRPr="00626C0B" w:rsidRDefault="006E5632">
      <w:pPr>
        <w:pStyle w:val="CommentText"/>
        <w:rPr>
          <w:highlight w:val="cyan"/>
        </w:rPr>
      </w:pPr>
    </w:p>
    <w:p w14:paraId="155830CB" w14:textId="43188CFA" w:rsidR="006E5632" w:rsidRDefault="006E5632">
      <w:pPr>
        <w:pStyle w:val="CommentText"/>
      </w:pPr>
      <w:r>
        <w:t xml:space="preserve">TC: right </w:t>
      </w:r>
      <w:proofErr w:type="gramStart"/>
      <w:r>
        <w:t>now</w:t>
      </w:r>
      <w:proofErr w:type="gramEnd"/>
      <w:r>
        <w:t xml:space="preserve"> I used the reported catches, which are very close to the TAC anyway – but differ when a CMP asks for more catch than can be taken. What happens if the CMP leads to recommendations that can’t be taken? The TAC may be constant but the actual catches taken, variable given the </w:t>
      </w:r>
      <w:proofErr w:type="spellStart"/>
      <w:r>
        <w:t>Umax</w:t>
      </w:r>
      <w:proofErr w:type="spellEnd"/>
      <w:r>
        <w:t xml:space="preserve"> of 90%</w:t>
      </w:r>
    </w:p>
  </w:comment>
  <w:comment w:id="961" w:author="Nicholas Duprey" w:date="2019-08-01T14:12:00Z" w:initials="DN">
    <w:p w14:paraId="7D61B389" w14:textId="77273A39" w:rsidR="006E5632" w:rsidRDefault="006E5632">
      <w:pPr>
        <w:pStyle w:val="CommentText"/>
      </w:pPr>
      <w:r>
        <w:rPr>
          <w:rStyle w:val="CommentReference"/>
        </w:rPr>
        <w:annotationRef/>
      </w:r>
      <w:r>
        <w:t>Should this start in 2021? The TAC is set until 2020 currently so 2017-2020 do not change in any CMP</w:t>
      </w:r>
    </w:p>
    <w:p w14:paraId="36F18C93" w14:textId="406C524F" w:rsidR="006E5632" w:rsidRDefault="006E5632">
      <w:pPr>
        <w:pStyle w:val="CommentText"/>
      </w:pPr>
    </w:p>
    <w:p w14:paraId="169E71DA" w14:textId="1D142C20" w:rsidR="006E5632" w:rsidRDefault="006E5632">
      <w:pPr>
        <w:pStyle w:val="CommentText"/>
      </w:pPr>
      <w:proofErr w:type="gramStart"/>
      <w:r>
        <w:t>Also</w:t>
      </w:r>
      <w:proofErr w:type="gramEnd"/>
      <w:r>
        <w:t xml:space="preserve"> maybe should be AAV for management periods, not every year. I’m still trying to decide what would be better… </w:t>
      </w:r>
    </w:p>
  </w:comment>
  <w:comment w:id="962" w:author="Carmen Fernandez" w:date="2019-07-19T15:51:00Z" w:initials="CF">
    <w:p w14:paraId="3D739D35" w14:textId="537F6DBE" w:rsidR="006E5632" w:rsidRDefault="006E5632">
      <w:pPr>
        <w:pStyle w:val="CommentText"/>
      </w:pPr>
      <w:r>
        <w:rPr>
          <w:rStyle w:val="CommentReference"/>
        </w:rPr>
        <w:annotationRef/>
      </w:r>
      <w:r>
        <w:t>I’m not aware that we are calculating this anywhere, though there may have been a request in the past to calculate AAVC separately for upward and downward adjustments…</w:t>
      </w:r>
    </w:p>
    <w:p w14:paraId="42281427" w14:textId="77777777" w:rsidR="006E5632" w:rsidRDefault="006E5632">
      <w:pPr>
        <w:pStyle w:val="CommentText"/>
      </w:pPr>
    </w:p>
    <w:p w14:paraId="352C877A" w14:textId="77777777" w:rsidR="006E5632" w:rsidRDefault="006E5632">
      <w:pPr>
        <w:pStyle w:val="CommentText"/>
      </w:pPr>
      <w:r>
        <w:t xml:space="preserve">If this is kept, it should be moved to just after h), i.e. it should be placed in front of the previous paragraph not </w:t>
      </w:r>
      <w:proofErr w:type="spellStart"/>
      <w:r>
        <w:t>afte</w:t>
      </w:r>
      <w:proofErr w:type="spellEnd"/>
      <w:r>
        <w:t xml:space="preserve"> it</w:t>
      </w:r>
    </w:p>
    <w:p w14:paraId="696079FC" w14:textId="77777777" w:rsidR="006E5632" w:rsidRDefault="006E5632">
      <w:pPr>
        <w:pStyle w:val="CommentText"/>
      </w:pPr>
    </w:p>
    <w:p w14:paraId="65D02A8C" w14:textId="3FA0D855" w:rsidR="006E5632" w:rsidRDefault="006E5632">
      <w:pPr>
        <w:pStyle w:val="CommentText"/>
      </w:pPr>
      <w:r>
        <w:t xml:space="preserve">TC: I haven’t implemented it yet. </w:t>
      </w:r>
    </w:p>
  </w:comment>
  <w:comment w:id="970" w:author="Thomas Carruthers" w:date="2019-07-09T13:01:00Z" w:initials="TC">
    <w:p w14:paraId="6E64B976" w14:textId="19B84A16" w:rsidR="006E5632" w:rsidRDefault="006E5632">
      <w:pPr>
        <w:pStyle w:val="CommentText"/>
      </w:pPr>
      <w:r>
        <w:rPr>
          <w:rStyle w:val="CommentReference"/>
        </w:rPr>
        <w:annotationRef/>
      </w:r>
      <w:r>
        <w:t xml:space="preserve">Does this exist? I can only find a 2014 SCRS paper. </w:t>
      </w:r>
    </w:p>
  </w:comment>
  <w:comment w:id="996" w:author="Thomas Carruthers" w:date="2019-07-09T12:58:00Z" w:initials="TC">
    <w:p w14:paraId="2F4E000E" w14:textId="35132194" w:rsidR="006E5632" w:rsidRDefault="006E5632">
      <w:pPr>
        <w:pStyle w:val="CommentText"/>
      </w:pPr>
      <w:r>
        <w:rPr>
          <w:rStyle w:val="CommentReference"/>
        </w:rPr>
        <w:annotationRef/>
      </w:r>
      <w:r>
        <w:t xml:space="preserve">Can’t for the life of me find this reference. </w:t>
      </w:r>
    </w:p>
  </w:comment>
  <w:comment w:id="1011" w:author="Thomas Carruthers" w:date="2019-07-09T12:03:00Z" w:initials="TC">
    <w:p w14:paraId="018517CB" w14:textId="2989E4A6" w:rsidR="006E5632" w:rsidRDefault="006E5632">
      <w:pPr>
        <w:pStyle w:val="CommentText"/>
      </w:pPr>
      <w:r>
        <w:rPr>
          <w:rStyle w:val="CommentReference"/>
        </w:rPr>
        <w:annotationRef/>
      </w:r>
      <w:r>
        <w:t xml:space="preserve">I haven’t touched this section, not sure what is going on here. </w:t>
      </w:r>
    </w:p>
  </w:comment>
  <w:comment w:id="1014" w:author="DFO-MPO" w:date="2019-02-07T14:45:00Z" w:initials="D">
    <w:p w14:paraId="7854F387" w14:textId="77777777" w:rsidR="006E5632" w:rsidRDefault="006E5632" w:rsidP="00006404">
      <w:pPr>
        <w:pStyle w:val="CommentText"/>
      </w:pPr>
      <w:r>
        <w:rPr>
          <w:rStyle w:val="CommentReference"/>
        </w:rPr>
        <w:annotationRef/>
      </w:r>
      <w:r>
        <w:t>Should be clear about this being right or left map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639449A" w15:done="0"/>
  <w15:commentEx w15:paraId="47BD81C7" w15:done="0"/>
  <w15:commentEx w15:paraId="4C287BDF" w15:paraIdParent="47BD81C7" w15:done="0"/>
  <w15:commentEx w15:paraId="4824E5EA" w15:paraIdParent="47BD81C7" w15:done="0"/>
  <w15:commentEx w15:paraId="30775E7B" w15:done="0"/>
  <w15:commentEx w15:paraId="0EF03F6B" w15:done="0"/>
  <w15:commentEx w15:paraId="48117BF8" w15:done="0"/>
  <w15:commentEx w15:paraId="46B4BE51" w15:done="0"/>
  <w15:commentEx w15:paraId="162C6C0A" w15:done="0"/>
  <w15:commentEx w15:paraId="275F7C6F" w15:done="0"/>
  <w15:commentEx w15:paraId="6EA58657" w15:done="0"/>
  <w15:commentEx w15:paraId="50976F47" w15:done="0"/>
  <w15:commentEx w15:paraId="20DDAAEF" w15:done="0"/>
  <w15:commentEx w15:paraId="0558638A" w15:done="0"/>
  <w15:commentEx w15:paraId="6F51FE20" w15:done="0"/>
  <w15:commentEx w15:paraId="3782DACA" w15:done="0"/>
  <w15:commentEx w15:paraId="59BDACC7" w15:done="0"/>
  <w15:commentEx w15:paraId="2653BADC" w15:done="0"/>
  <w15:commentEx w15:paraId="4E042DD3" w15:done="0"/>
  <w15:commentEx w15:paraId="1C1A3A6C" w15:done="0"/>
  <w15:commentEx w15:paraId="4D849E25" w15:done="0"/>
  <w15:commentEx w15:paraId="3539F173" w15:done="0"/>
  <w15:commentEx w15:paraId="24010A44" w15:done="0"/>
  <w15:commentEx w15:paraId="218ABB17" w15:done="0"/>
  <w15:commentEx w15:paraId="194BE28A" w15:done="0"/>
  <w15:commentEx w15:paraId="1248218C" w15:done="0"/>
  <w15:commentEx w15:paraId="7F9E9C83" w15:done="0"/>
  <w15:commentEx w15:paraId="155830CB" w15:done="0"/>
  <w15:commentEx w15:paraId="169E71DA" w15:done="0"/>
  <w15:commentEx w15:paraId="65D02A8C" w15:done="0"/>
  <w15:commentEx w15:paraId="6E64B976" w15:done="0"/>
  <w15:commentEx w15:paraId="2F4E000E" w15:done="0"/>
  <w15:commentEx w15:paraId="018517CB" w15:done="0"/>
  <w15:commentEx w15:paraId="7854F38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639449A" w16cid:durableId="201F923B"/>
  <w16cid:commentId w16cid:paraId="47BD81C7" w16cid:durableId="20C9818A"/>
  <w16cid:commentId w16cid:paraId="4C287BDF" w16cid:durableId="20C9818B"/>
  <w16cid:commentId w16cid:paraId="4824E5EA" w16cid:durableId="20C9818C"/>
  <w16cid:commentId w16cid:paraId="30775E7B" w16cid:durableId="211B883D"/>
  <w16cid:commentId w16cid:paraId="0EF03F6B" w16cid:durableId="20D643A9"/>
  <w16cid:commentId w16cid:paraId="48117BF8" w16cid:durableId="211B8841"/>
  <w16cid:commentId w16cid:paraId="46B4BE51" w16cid:durableId="20142E24"/>
  <w16cid:commentId w16cid:paraId="162C6C0A" w16cid:durableId="20D1CD1C"/>
  <w16cid:commentId w16cid:paraId="275F7C6F" w16cid:durableId="20D2C80B"/>
  <w16cid:commentId w16cid:paraId="6EA58657" w16cid:durableId="211B8851"/>
  <w16cid:commentId w16cid:paraId="50976F47" w16cid:durableId="20D65669"/>
  <w16cid:commentId w16cid:paraId="20DDAAEF" w16cid:durableId="20E11E51"/>
  <w16cid:commentId w16cid:paraId="0558638A" w16cid:durableId="211B8854"/>
  <w16cid:commentId w16cid:paraId="6F51FE20" w16cid:durableId="211B8856"/>
  <w16cid:commentId w16cid:paraId="3782DACA" w16cid:durableId="211B8857"/>
  <w16cid:commentId w16cid:paraId="59BDACC7" w16cid:durableId="211B8858"/>
  <w16cid:commentId w16cid:paraId="2653BADC" w16cid:durableId="20CD98CA"/>
  <w16cid:commentId w16cid:paraId="4E042DD3" w16cid:durableId="211B885A"/>
  <w16cid:commentId w16cid:paraId="1C1A3A6C" w16cid:durableId="211B885B"/>
  <w16cid:commentId w16cid:paraId="4D849E25" w16cid:durableId="20142E3C"/>
  <w16cid:commentId w16cid:paraId="3539F173" w16cid:durableId="211B885D"/>
  <w16cid:commentId w16cid:paraId="24010A44" w16cid:durableId="211B885E"/>
  <w16cid:commentId w16cid:paraId="218ABB17" w16cid:durableId="20142E40"/>
  <w16cid:commentId w16cid:paraId="194BE28A" w16cid:durableId="20D2E9DE"/>
  <w16cid:commentId w16cid:paraId="1248218C" w16cid:durableId="20D2EAB0"/>
  <w16cid:commentId w16cid:paraId="7F9E9C83" w16cid:durableId="211B886A"/>
  <w16cid:commentId w16cid:paraId="155830CB" w16cid:durableId="20DC5F55"/>
  <w16cid:commentId w16cid:paraId="169E71DA" w16cid:durableId="211B886D"/>
  <w16cid:commentId w16cid:paraId="65D02A8C" w16cid:durableId="20DC6577"/>
  <w16cid:commentId w16cid:paraId="6E64B976" w16cid:durableId="20CF0E97"/>
  <w16cid:commentId w16cid:paraId="2F4E000E" w16cid:durableId="20CF0E0F"/>
  <w16cid:commentId w16cid:paraId="018517CB" w16cid:durableId="20CF0117"/>
  <w16cid:commentId w16cid:paraId="7854F387" w16cid:durableId="20142E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DD4E73" w14:textId="77777777" w:rsidR="00B57D65" w:rsidRDefault="00B57D65" w:rsidP="00B56829">
      <w:r>
        <w:separator/>
      </w:r>
    </w:p>
  </w:endnote>
  <w:endnote w:type="continuationSeparator" w:id="0">
    <w:p w14:paraId="3CCE0902" w14:textId="77777777" w:rsidR="00B57D65" w:rsidRDefault="00B57D65"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087582"/>
      <w:docPartObj>
        <w:docPartGallery w:val="Page Numbers (Bottom of Page)"/>
        <w:docPartUnique/>
      </w:docPartObj>
    </w:sdtPr>
    <w:sdtEndPr>
      <w:rPr>
        <w:noProof/>
      </w:rPr>
    </w:sdtEndPr>
    <w:sdtContent>
      <w:p w14:paraId="04272EC5" w14:textId="4A1D0E6C" w:rsidR="006E5632" w:rsidRDefault="006E5632">
        <w:pPr>
          <w:pStyle w:val="Footer"/>
          <w:jc w:val="right"/>
        </w:pPr>
        <w:r>
          <w:fldChar w:fldCharType="begin"/>
        </w:r>
        <w:r>
          <w:instrText xml:space="preserve"> PAGE   \* MERGEFORMAT </w:instrText>
        </w:r>
        <w:r>
          <w:fldChar w:fldCharType="separate"/>
        </w:r>
        <w:r>
          <w:rPr>
            <w:noProof/>
          </w:rPr>
          <w:t>43</w:t>
        </w:r>
        <w:r>
          <w:rPr>
            <w:noProof/>
          </w:rPr>
          <w:fldChar w:fldCharType="end"/>
        </w:r>
      </w:p>
    </w:sdtContent>
  </w:sdt>
  <w:p w14:paraId="6E39F51C" w14:textId="77777777" w:rsidR="006E5632" w:rsidRDefault="006E56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93C9F" w14:textId="77777777" w:rsidR="00B57D65" w:rsidRDefault="00B57D65" w:rsidP="00B56829">
      <w:r>
        <w:separator/>
      </w:r>
    </w:p>
  </w:footnote>
  <w:footnote w:type="continuationSeparator" w:id="0">
    <w:p w14:paraId="3BE918CF" w14:textId="77777777" w:rsidR="00B57D65" w:rsidRDefault="00B57D65" w:rsidP="00B568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1348621E"/>
    <w:multiLevelType w:val="hybridMultilevel"/>
    <w:tmpl w:val="74A2CDCC"/>
    <w:lvl w:ilvl="0" w:tplc="C15EC59E">
      <w:start w:val="1"/>
      <w:numFmt w:val="decimal"/>
      <w:lvlText w:val="%1."/>
      <w:lvlJc w:val="left"/>
      <w:pPr>
        <w:ind w:left="720" w:hanging="360"/>
      </w:pPr>
      <w:rPr>
        <w:rFonts w:asciiTheme="minorHAnsi" w:eastAsiaTheme="minorHAnsi"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17E3180D"/>
    <w:multiLevelType w:val="multilevel"/>
    <w:tmpl w:val="3648CD52"/>
    <w:lvl w:ilvl="0">
      <w:start w:val="1"/>
      <w:numFmt w:val="decimal"/>
      <w:lvlText w:val="%1."/>
      <w:lvlJc w:val="left"/>
      <w:pPr>
        <w:ind w:left="720" w:hanging="360"/>
      </w:pPr>
      <w:rPr>
        <w:rFonts w:asciiTheme="minorHAnsi" w:eastAsiaTheme="minorHAnsi" w:hAnsiTheme="minorHAnsi"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9284D1F"/>
    <w:multiLevelType w:val="hybridMultilevel"/>
    <w:tmpl w:val="B35C57A2"/>
    <w:lvl w:ilvl="0" w:tplc="B69292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9" w15:restartNumberingAfterBreak="0">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0" w15:restartNumberingAfterBreak="0">
    <w:nsid w:val="2B9F1D11"/>
    <w:multiLevelType w:val="hybridMultilevel"/>
    <w:tmpl w:val="3648CD52"/>
    <w:lvl w:ilvl="0" w:tplc="706C80F8">
      <w:start w:val="1"/>
      <w:numFmt w:val="decimal"/>
      <w:lvlText w:val="%1."/>
      <w:lvlJc w:val="left"/>
      <w:pPr>
        <w:ind w:left="720" w:hanging="360"/>
      </w:pPr>
      <w:rPr>
        <w:rFonts w:asciiTheme="minorHAnsi" w:eastAsiaTheme="minorHAnsi"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2" w15:restartNumberingAfterBreak="0">
    <w:nsid w:val="335E56A4"/>
    <w:multiLevelType w:val="hybridMultilevel"/>
    <w:tmpl w:val="DAC2D762"/>
    <w:lvl w:ilvl="0" w:tplc="3B7EA64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D97343"/>
    <w:multiLevelType w:val="hybridMultilevel"/>
    <w:tmpl w:val="43FC7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F9267A"/>
    <w:multiLevelType w:val="hybridMultilevel"/>
    <w:tmpl w:val="8F900CD4"/>
    <w:lvl w:ilvl="0" w:tplc="DF44F458">
      <w:start w:val="2"/>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47FF45D6"/>
    <w:multiLevelType w:val="hybridMultilevel"/>
    <w:tmpl w:val="233063CC"/>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4AA44636"/>
    <w:multiLevelType w:val="hybridMultilevel"/>
    <w:tmpl w:val="E63E7738"/>
    <w:lvl w:ilvl="0" w:tplc="71EE5052">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E7B0B83"/>
    <w:multiLevelType w:val="hybridMultilevel"/>
    <w:tmpl w:val="43FC7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00660B"/>
    <w:multiLevelType w:val="multilevel"/>
    <w:tmpl w:val="26A852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50016D8B"/>
    <w:multiLevelType w:val="hybridMultilevel"/>
    <w:tmpl w:val="BCC20408"/>
    <w:lvl w:ilvl="0" w:tplc="FAD2045C">
      <w:start w:val="1"/>
      <w:numFmt w:val="lowerLetter"/>
      <w:lvlText w:val="%1)"/>
      <w:lvlJc w:val="left"/>
      <w:pPr>
        <w:ind w:left="192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1" w15:restartNumberingAfterBreak="0">
    <w:nsid w:val="57C55CF1"/>
    <w:multiLevelType w:val="hybridMultilevel"/>
    <w:tmpl w:val="C2F01256"/>
    <w:lvl w:ilvl="0" w:tplc="456E0D68">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3" w15:restartNumberingAfterBreak="0">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5"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6" w15:restartNumberingAfterBreak="0">
    <w:nsid w:val="627F7FD6"/>
    <w:multiLevelType w:val="hybridMultilevel"/>
    <w:tmpl w:val="C8CCD844"/>
    <w:lvl w:ilvl="0" w:tplc="2B2CA058">
      <w:start w:val="1"/>
      <w:numFmt w:val="lowerLetter"/>
      <w:lvlText w:val="%1)"/>
      <w:lvlJc w:val="left"/>
      <w:pPr>
        <w:ind w:left="644"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7" w15:restartNumberingAfterBreak="0">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28"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9"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0" w15:restartNumberingAfterBreak="0">
    <w:nsid w:val="7B2F17C4"/>
    <w:multiLevelType w:val="hybridMultilevel"/>
    <w:tmpl w:val="B8A63AF6"/>
    <w:lvl w:ilvl="0" w:tplc="14D6B664">
      <w:start w:val="198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1"/>
  </w:num>
  <w:num w:numId="2">
    <w:abstractNumId w:val="31"/>
  </w:num>
  <w:num w:numId="3">
    <w:abstractNumId w:val="28"/>
  </w:num>
  <w:num w:numId="4">
    <w:abstractNumId w:val="29"/>
  </w:num>
  <w:num w:numId="5">
    <w:abstractNumId w:val="15"/>
  </w:num>
  <w:num w:numId="6">
    <w:abstractNumId w:val="25"/>
  </w:num>
  <w:num w:numId="7">
    <w:abstractNumId w:val="20"/>
  </w:num>
  <w:num w:numId="8">
    <w:abstractNumId w:val="24"/>
  </w:num>
  <w:num w:numId="9">
    <w:abstractNumId w:val="26"/>
  </w:num>
  <w:num w:numId="10">
    <w:abstractNumId w:val="11"/>
  </w:num>
  <w:num w:numId="11">
    <w:abstractNumId w:val="0"/>
  </w:num>
  <w:num w:numId="12">
    <w:abstractNumId w:val="8"/>
  </w:num>
  <w:num w:numId="13">
    <w:abstractNumId w:val="3"/>
  </w:num>
  <w:num w:numId="14">
    <w:abstractNumId w:val="22"/>
  </w:num>
  <w:num w:numId="15">
    <w:abstractNumId w:val="5"/>
  </w:num>
  <w:num w:numId="16">
    <w:abstractNumId w:val="23"/>
  </w:num>
  <w:num w:numId="17">
    <w:abstractNumId w:val="2"/>
  </w:num>
  <w:num w:numId="18">
    <w:abstractNumId w:val="9"/>
  </w:num>
  <w:num w:numId="19">
    <w:abstractNumId w:val="27"/>
  </w:num>
  <w:num w:numId="20">
    <w:abstractNumId w:val="27"/>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19"/>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21"/>
  </w:num>
  <w:num w:numId="36">
    <w:abstractNumId w:val="17"/>
  </w:num>
  <w:num w:numId="37">
    <w:abstractNumId w:val="4"/>
  </w:num>
  <w:num w:numId="38">
    <w:abstractNumId w:val="10"/>
  </w:num>
  <w:num w:numId="39">
    <w:abstractNumId w:val="6"/>
  </w:num>
  <w:num w:numId="40">
    <w:abstractNumId w:val="12"/>
  </w:num>
  <w:num w:numId="41">
    <w:abstractNumId w:val="13"/>
  </w:num>
  <w:num w:numId="42">
    <w:abstractNumId w:val="18"/>
  </w:num>
  <w:num w:numId="43">
    <w:abstractNumId w:val="30"/>
  </w:num>
  <w:num w:numId="44">
    <w:abstractNumId w:val="16"/>
  </w:num>
  <w:num w:numId="45">
    <w:abstractNumId w:val="14"/>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Duprey">
    <w15:presenceInfo w15:providerId="AD" w15:userId="S-1-5-21-334392860-1687531001-4089495415-52140"/>
  </w15:person>
  <w15:person w15:author="Ai Kimoto">
    <w15:presenceInfo w15:providerId="AD" w15:userId="S-1-5-21-1667639246-1350336896-2945132016-13193"/>
  </w15:person>
  <w15:person w15:author="DFO-MPO">
    <w15:presenceInfo w15:providerId="None" w15:userId="DFO-MPO"/>
  </w15:person>
  <w15:person w15:author="Thomas Carruthers">
    <w15:presenceInfo w15:providerId="Windows Live" w15:userId="ef571e4d31671f20"/>
  </w15:person>
  <w15:person w15:author="Doug Butterworth">
    <w15:presenceInfo w15:providerId="AD" w15:userId="S-1-5-21-1874443819-1854570843-2210025429-41016"/>
  </w15:person>
  <w15:person w15:author="Carmen Fernandez">
    <w15:presenceInfo w15:providerId="Windows Live" w15:userId="e0dd8f64ba97de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trackRevisions/>
  <w:defaultTabStop w:val="720"/>
  <w:hyphenationZone w:val="425"/>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FA4"/>
    <w:rsid w:val="00002497"/>
    <w:rsid w:val="0000477A"/>
    <w:rsid w:val="00005937"/>
    <w:rsid w:val="00005DD7"/>
    <w:rsid w:val="00006404"/>
    <w:rsid w:val="00006C2C"/>
    <w:rsid w:val="00010DD7"/>
    <w:rsid w:val="00011C41"/>
    <w:rsid w:val="00013C4F"/>
    <w:rsid w:val="00014CF9"/>
    <w:rsid w:val="0001558B"/>
    <w:rsid w:val="000172AC"/>
    <w:rsid w:val="000214C7"/>
    <w:rsid w:val="000218C7"/>
    <w:rsid w:val="00022CDB"/>
    <w:rsid w:val="00024E95"/>
    <w:rsid w:val="00025845"/>
    <w:rsid w:val="00026E3D"/>
    <w:rsid w:val="0003012F"/>
    <w:rsid w:val="0003047F"/>
    <w:rsid w:val="00030B79"/>
    <w:rsid w:val="00034401"/>
    <w:rsid w:val="00034901"/>
    <w:rsid w:val="0003538C"/>
    <w:rsid w:val="0003707E"/>
    <w:rsid w:val="00040C97"/>
    <w:rsid w:val="00041286"/>
    <w:rsid w:val="00047900"/>
    <w:rsid w:val="00050151"/>
    <w:rsid w:val="00051D39"/>
    <w:rsid w:val="00056D95"/>
    <w:rsid w:val="000612A3"/>
    <w:rsid w:val="000621A1"/>
    <w:rsid w:val="00063C9D"/>
    <w:rsid w:val="000708BD"/>
    <w:rsid w:val="00070C58"/>
    <w:rsid w:val="00071A74"/>
    <w:rsid w:val="00073800"/>
    <w:rsid w:val="00074D32"/>
    <w:rsid w:val="000759C5"/>
    <w:rsid w:val="0007771A"/>
    <w:rsid w:val="00077D22"/>
    <w:rsid w:val="000825BF"/>
    <w:rsid w:val="000826AE"/>
    <w:rsid w:val="000844BB"/>
    <w:rsid w:val="00086803"/>
    <w:rsid w:val="00092FF0"/>
    <w:rsid w:val="00093196"/>
    <w:rsid w:val="000A0401"/>
    <w:rsid w:val="000A1F39"/>
    <w:rsid w:val="000A393F"/>
    <w:rsid w:val="000A5249"/>
    <w:rsid w:val="000A7C25"/>
    <w:rsid w:val="000B122F"/>
    <w:rsid w:val="000B2E29"/>
    <w:rsid w:val="000B3D8D"/>
    <w:rsid w:val="000B48D0"/>
    <w:rsid w:val="000C1381"/>
    <w:rsid w:val="000C33E2"/>
    <w:rsid w:val="000C6C27"/>
    <w:rsid w:val="000D1323"/>
    <w:rsid w:val="000D7C95"/>
    <w:rsid w:val="000E03BE"/>
    <w:rsid w:val="000E0FAB"/>
    <w:rsid w:val="000E12C0"/>
    <w:rsid w:val="000E35A9"/>
    <w:rsid w:val="000E5740"/>
    <w:rsid w:val="000E58A8"/>
    <w:rsid w:val="000F09F1"/>
    <w:rsid w:val="000F2F84"/>
    <w:rsid w:val="000F5DDA"/>
    <w:rsid w:val="000F6B55"/>
    <w:rsid w:val="00101698"/>
    <w:rsid w:val="00112525"/>
    <w:rsid w:val="00114FAF"/>
    <w:rsid w:val="001159FD"/>
    <w:rsid w:val="00116B94"/>
    <w:rsid w:val="00126760"/>
    <w:rsid w:val="00131D4A"/>
    <w:rsid w:val="001339FE"/>
    <w:rsid w:val="001428DC"/>
    <w:rsid w:val="001458D7"/>
    <w:rsid w:val="00146FBD"/>
    <w:rsid w:val="00150BB4"/>
    <w:rsid w:val="00154D27"/>
    <w:rsid w:val="00160314"/>
    <w:rsid w:val="00161309"/>
    <w:rsid w:val="00162824"/>
    <w:rsid w:val="00166F1C"/>
    <w:rsid w:val="0017648E"/>
    <w:rsid w:val="00181855"/>
    <w:rsid w:val="00184F01"/>
    <w:rsid w:val="00185804"/>
    <w:rsid w:val="00191B7C"/>
    <w:rsid w:val="00194B56"/>
    <w:rsid w:val="00194B6A"/>
    <w:rsid w:val="00194E62"/>
    <w:rsid w:val="001955EA"/>
    <w:rsid w:val="001A4A0E"/>
    <w:rsid w:val="001B1C38"/>
    <w:rsid w:val="001B2395"/>
    <w:rsid w:val="001B2B5E"/>
    <w:rsid w:val="001B3596"/>
    <w:rsid w:val="001B61C4"/>
    <w:rsid w:val="001B7006"/>
    <w:rsid w:val="001B7B00"/>
    <w:rsid w:val="001C0F8B"/>
    <w:rsid w:val="001C17F6"/>
    <w:rsid w:val="001C4B3F"/>
    <w:rsid w:val="001C5908"/>
    <w:rsid w:val="001C6403"/>
    <w:rsid w:val="001D16B6"/>
    <w:rsid w:val="001D1844"/>
    <w:rsid w:val="001D21FC"/>
    <w:rsid w:val="001D33D2"/>
    <w:rsid w:val="001D4C07"/>
    <w:rsid w:val="001D6DB5"/>
    <w:rsid w:val="001E38A8"/>
    <w:rsid w:val="001E62B6"/>
    <w:rsid w:val="001E6947"/>
    <w:rsid w:val="001E77C9"/>
    <w:rsid w:val="001F2259"/>
    <w:rsid w:val="001F3C80"/>
    <w:rsid w:val="001F3F86"/>
    <w:rsid w:val="001F565C"/>
    <w:rsid w:val="00201356"/>
    <w:rsid w:val="00204EF0"/>
    <w:rsid w:val="00206292"/>
    <w:rsid w:val="00211F00"/>
    <w:rsid w:val="002137E5"/>
    <w:rsid w:val="0021627A"/>
    <w:rsid w:val="0021783C"/>
    <w:rsid w:val="00220465"/>
    <w:rsid w:val="00220B72"/>
    <w:rsid w:val="00221D62"/>
    <w:rsid w:val="00224D79"/>
    <w:rsid w:val="00226E00"/>
    <w:rsid w:val="00231B39"/>
    <w:rsid w:val="00231DED"/>
    <w:rsid w:val="00231DF3"/>
    <w:rsid w:val="00232974"/>
    <w:rsid w:val="002337BA"/>
    <w:rsid w:val="00233C05"/>
    <w:rsid w:val="00234FDF"/>
    <w:rsid w:val="00236331"/>
    <w:rsid w:val="00237253"/>
    <w:rsid w:val="002437C2"/>
    <w:rsid w:val="002448BE"/>
    <w:rsid w:val="002503B5"/>
    <w:rsid w:val="0025224B"/>
    <w:rsid w:val="0025536B"/>
    <w:rsid w:val="00256DE4"/>
    <w:rsid w:val="00257C2D"/>
    <w:rsid w:val="002609F0"/>
    <w:rsid w:val="0026293B"/>
    <w:rsid w:val="002638BB"/>
    <w:rsid w:val="00271515"/>
    <w:rsid w:val="002721C1"/>
    <w:rsid w:val="00272C6D"/>
    <w:rsid w:val="00276221"/>
    <w:rsid w:val="002774F7"/>
    <w:rsid w:val="00277545"/>
    <w:rsid w:val="00277AFF"/>
    <w:rsid w:val="00277BB7"/>
    <w:rsid w:val="00281430"/>
    <w:rsid w:val="00294418"/>
    <w:rsid w:val="0029590E"/>
    <w:rsid w:val="00296D59"/>
    <w:rsid w:val="00297782"/>
    <w:rsid w:val="002A3FD0"/>
    <w:rsid w:val="002A7158"/>
    <w:rsid w:val="002B04E9"/>
    <w:rsid w:val="002B12C3"/>
    <w:rsid w:val="002B4479"/>
    <w:rsid w:val="002B74D7"/>
    <w:rsid w:val="002B7AD6"/>
    <w:rsid w:val="002C1CAD"/>
    <w:rsid w:val="002C2047"/>
    <w:rsid w:val="002C3A1A"/>
    <w:rsid w:val="002C3A5D"/>
    <w:rsid w:val="002C4ADF"/>
    <w:rsid w:val="002C6422"/>
    <w:rsid w:val="002D3512"/>
    <w:rsid w:val="002D5AFB"/>
    <w:rsid w:val="002D7A43"/>
    <w:rsid w:val="002E071D"/>
    <w:rsid w:val="002E1924"/>
    <w:rsid w:val="002E3CCD"/>
    <w:rsid w:val="002F4FE3"/>
    <w:rsid w:val="002F5BED"/>
    <w:rsid w:val="002F5C40"/>
    <w:rsid w:val="00302CFC"/>
    <w:rsid w:val="00303ADC"/>
    <w:rsid w:val="00305240"/>
    <w:rsid w:val="00305487"/>
    <w:rsid w:val="00305659"/>
    <w:rsid w:val="003129A0"/>
    <w:rsid w:val="003135A8"/>
    <w:rsid w:val="00313AC4"/>
    <w:rsid w:val="00317E0D"/>
    <w:rsid w:val="00322AF7"/>
    <w:rsid w:val="00327C44"/>
    <w:rsid w:val="00330B6C"/>
    <w:rsid w:val="00330D0C"/>
    <w:rsid w:val="00332244"/>
    <w:rsid w:val="00335D4E"/>
    <w:rsid w:val="00340E8C"/>
    <w:rsid w:val="00344395"/>
    <w:rsid w:val="00344FCF"/>
    <w:rsid w:val="003519F2"/>
    <w:rsid w:val="00355411"/>
    <w:rsid w:val="00355A2F"/>
    <w:rsid w:val="00356A74"/>
    <w:rsid w:val="00357457"/>
    <w:rsid w:val="00362AD5"/>
    <w:rsid w:val="0038078A"/>
    <w:rsid w:val="00380A9C"/>
    <w:rsid w:val="00384D7C"/>
    <w:rsid w:val="00386C74"/>
    <w:rsid w:val="00387838"/>
    <w:rsid w:val="00392739"/>
    <w:rsid w:val="00394881"/>
    <w:rsid w:val="00396D3C"/>
    <w:rsid w:val="00397841"/>
    <w:rsid w:val="003A0986"/>
    <w:rsid w:val="003A2B66"/>
    <w:rsid w:val="003A30A1"/>
    <w:rsid w:val="003A7893"/>
    <w:rsid w:val="003B0B39"/>
    <w:rsid w:val="003B0E83"/>
    <w:rsid w:val="003B4AFA"/>
    <w:rsid w:val="003B4B93"/>
    <w:rsid w:val="003B51FE"/>
    <w:rsid w:val="003C2378"/>
    <w:rsid w:val="003C5411"/>
    <w:rsid w:val="003C6E46"/>
    <w:rsid w:val="003C7104"/>
    <w:rsid w:val="003C79F1"/>
    <w:rsid w:val="003C7D64"/>
    <w:rsid w:val="003D1ABB"/>
    <w:rsid w:val="003D2BDB"/>
    <w:rsid w:val="003D2BF9"/>
    <w:rsid w:val="003D6381"/>
    <w:rsid w:val="003D7B06"/>
    <w:rsid w:val="003E1D60"/>
    <w:rsid w:val="003E2284"/>
    <w:rsid w:val="003E52C7"/>
    <w:rsid w:val="003F13F3"/>
    <w:rsid w:val="003F4338"/>
    <w:rsid w:val="003F4443"/>
    <w:rsid w:val="003F7C71"/>
    <w:rsid w:val="00400807"/>
    <w:rsid w:val="0040414E"/>
    <w:rsid w:val="00406114"/>
    <w:rsid w:val="00407726"/>
    <w:rsid w:val="00414E89"/>
    <w:rsid w:val="00415869"/>
    <w:rsid w:val="00416ADB"/>
    <w:rsid w:val="00417016"/>
    <w:rsid w:val="00420D5E"/>
    <w:rsid w:val="00421A3C"/>
    <w:rsid w:val="004223E1"/>
    <w:rsid w:val="004239D2"/>
    <w:rsid w:val="00424841"/>
    <w:rsid w:val="00431E20"/>
    <w:rsid w:val="00432052"/>
    <w:rsid w:val="00432BB0"/>
    <w:rsid w:val="00433424"/>
    <w:rsid w:val="0043567C"/>
    <w:rsid w:val="00440453"/>
    <w:rsid w:val="004405F9"/>
    <w:rsid w:val="004414CA"/>
    <w:rsid w:val="00441597"/>
    <w:rsid w:val="00441EF2"/>
    <w:rsid w:val="00452652"/>
    <w:rsid w:val="00453644"/>
    <w:rsid w:val="00454856"/>
    <w:rsid w:val="00454E4D"/>
    <w:rsid w:val="00456FD7"/>
    <w:rsid w:val="0046075B"/>
    <w:rsid w:val="00461CF2"/>
    <w:rsid w:val="00465C7D"/>
    <w:rsid w:val="00466328"/>
    <w:rsid w:val="004666A2"/>
    <w:rsid w:val="004711A3"/>
    <w:rsid w:val="004748A3"/>
    <w:rsid w:val="004765B9"/>
    <w:rsid w:val="00476DF2"/>
    <w:rsid w:val="0047792C"/>
    <w:rsid w:val="004800DD"/>
    <w:rsid w:val="00481047"/>
    <w:rsid w:val="004845B8"/>
    <w:rsid w:val="00484776"/>
    <w:rsid w:val="00484EF0"/>
    <w:rsid w:val="00487E6D"/>
    <w:rsid w:val="00490F7E"/>
    <w:rsid w:val="00491501"/>
    <w:rsid w:val="00492A9E"/>
    <w:rsid w:val="00493852"/>
    <w:rsid w:val="00494278"/>
    <w:rsid w:val="00494C36"/>
    <w:rsid w:val="00495652"/>
    <w:rsid w:val="004974AD"/>
    <w:rsid w:val="0049787C"/>
    <w:rsid w:val="004A1C62"/>
    <w:rsid w:val="004A3481"/>
    <w:rsid w:val="004A385F"/>
    <w:rsid w:val="004A409F"/>
    <w:rsid w:val="004B04AF"/>
    <w:rsid w:val="004B5430"/>
    <w:rsid w:val="004B5A28"/>
    <w:rsid w:val="004C0B7A"/>
    <w:rsid w:val="004C0F53"/>
    <w:rsid w:val="004C1F26"/>
    <w:rsid w:val="004C3167"/>
    <w:rsid w:val="004C5125"/>
    <w:rsid w:val="004C55E4"/>
    <w:rsid w:val="004C5CBB"/>
    <w:rsid w:val="004C7F90"/>
    <w:rsid w:val="004D2906"/>
    <w:rsid w:val="004D3E63"/>
    <w:rsid w:val="004E28C9"/>
    <w:rsid w:val="004E30A2"/>
    <w:rsid w:val="004E38AB"/>
    <w:rsid w:val="004E4237"/>
    <w:rsid w:val="004E71A6"/>
    <w:rsid w:val="004F117A"/>
    <w:rsid w:val="004F1D98"/>
    <w:rsid w:val="004F3442"/>
    <w:rsid w:val="004F70B1"/>
    <w:rsid w:val="005021D4"/>
    <w:rsid w:val="00502E98"/>
    <w:rsid w:val="00506C17"/>
    <w:rsid w:val="005076C9"/>
    <w:rsid w:val="005104AB"/>
    <w:rsid w:val="005123E2"/>
    <w:rsid w:val="00512D58"/>
    <w:rsid w:val="005137BE"/>
    <w:rsid w:val="00515622"/>
    <w:rsid w:val="00517911"/>
    <w:rsid w:val="0052203A"/>
    <w:rsid w:val="00523124"/>
    <w:rsid w:val="00523772"/>
    <w:rsid w:val="00524000"/>
    <w:rsid w:val="00524960"/>
    <w:rsid w:val="005249EC"/>
    <w:rsid w:val="005249FE"/>
    <w:rsid w:val="00525D7B"/>
    <w:rsid w:val="00530DEF"/>
    <w:rsid w:val="0053166B"/>
    <w:rsid w:val="005348D7"/>
    <w:rsid w:val="00536B5E"/>
    <w:rsid w:val="00537841"/>
    <w:rsid w:val="005403C2"/>
    <w:rsid w:val="00543084"/>
    <w:rsid w:val="00543522"/>
    <w:rsid w:val="0054392A"/>
    <w:rsid w:val="0054499B"/>
    <w:rsid w:val="00544FF2"/>
    <w:rsid w:val="00552ED7"/>
    <w:rsid w:val="00556383"/>
    <w:rsid w:val="00556723"/>
    <w:rsid w:val="00560824"/>
    <w:rsid w:val="00561EF8"/>
    <w:rsid w:val="0056225B"/>
    <w:rsid w:val="00562781"/>
    <w:rsid w:val="005634D5"/>
    <w:rsid w:val="00570D96"/>
    <w:rsid w:val="00571D99"/>
    <w:rsid w:val="00571F3B"/>
    <w:rsid w:val="00574565"/>
    <w:rsid w:val="00576863"/>
    <w:rsid w:val="00580726"/>
    <w:rsid w:val="00584062"/>
    <w:rsid w:val="005869EC"/>
    <w:rsid w:val="00586D5D"/>
    <w:rsid w:val="00587267"/>
    <w:rsid w:val="005904A2"/>
    <w:rsid w:val="00590F90"/>
    <w:rsid w:val="00592806"/>
    <w:rsid w:val="00594728"/>
    <w:rsid w:val="0059552F"/>
    <w:rsid w:val="00596FBB"/>
    <w:rsid w:val="0059774A"/>
    <w:rsid w:val="005A046E"/>
    <w:rsid w:val="005A0772"/>
    <w:rsid w:val="005A0BA4"/>
    <w:rsid w:val="005A146A"/>
    <w:rsid w:val="005A1833"/>
    <w:rsid w:val="005A2074"/>
    <w:rsid w:val="005A2198"/>
    <w:rsid w:val="005A32AA"/>
    <w:rsid w:val="005A3ABF"/>
    <w:rsid w:val="005B078D"/>
    <w:rsid w:val="005B5C28"/>
    <w:rsid w:val="005B6255"/>
    <w:rsid w:val="005B69E7"/>
    <w:rsid w:val="005C23A4"/>
    <w:rsid w:val="005C3384"/>
    <w:rsid w:val="005D05ED"/>
    <w:rsid w:val="005D0616"/>
    <w:rsid w:val="005D0E46"/>
    <w:rsid w:val="005D100D"/>
    <w:rsid w:val="005D1678"/>
    <w:rsid w:val="005D3C3E"/>
    <w:rsid w:val="005D3F56"/>
    <w:rsid w:val="005D4F74"/>
    <w:rsid w:val="005D5E2C"/>
    <w:rsid w:val="005D71F7"/>
    <w:rsid w:val="005E2444"/>
    <w:rsid w:val="005E5159"/>
    <w:rsid w:val="005E7C30"/>
    <w:rsid w:val="005F1D09"/>
    <w:rsid w:val="005F3B76"/>
    <w:rsid w:val="005F4F33"/>
    <w:rsid w:val="005F52F1"/>
    <w:rsid w:val="005F5604"/>
    <w:rsid w:val="005F6388"/>
    <w:rsid w:val="00600A4C"/>
    <w:rsid w:val="0060134C"/>
    <w:rsid w:val="0060252B"/>
    <w:rsid w:val="00602851"/>
    <w:rsid w:val="00602945"/>
    <w:rsid w:val="00604DA1"/>
    <w:rsid w:val="00605DE8"/>
    <w:rsid w:val="00605EE1"/>
    <w:rsid w:val="006063F6"/>
    <w:rsid w:val="00607459"/>
    <w:rsid w:val="00607A4B"/>
    <w:rsid w:val="00612788"/>
    <w:rsid w:val="00623D2D"/>
    <w:rsid w:val="006247E3"/>
    <w:rsid w:val="00625458"/>
    <w:rsid w:val="00626C0B"/>
    <w:rsid w:val="0062734D"/>
    <w:rsid w:val="00627D30"/>
    <w:rsid w:val="006310A1"/>
    <w:rsid w:val="00634D0A"/>
    <w:rsid w:val="00635678"/>
    <w:rsid w:val="006377D3"/>
    <w:rsid w:val="006415F5"/>
    <w:rsid w:val="00645CBA"/>
    <w:rsid w:val="006523A2"/>
    <w:rsid w:val="0065577D"/>
    <w:rsid w:val="00655909"/>
    <w:rsid w:val="00655A12"/>
    <w:rsid w:val="0065694F"/>
    <w:rsid w:val="00656BEB"/>
    <w:rsid w:val="0066185E"/>
    <w:rsid w:val="006621FF"/>
    <w:rsid w:val="006709DE"/>
    <w:rsid w:val="00670B29"/>
    <w:rsid w:val="00671F5F"/>
    <w:rsid w:val="00673E2E"/>
    <w:rsid w:val="006777EF"/>
    <w:rsid w:val="006838DA"/>
    <w:rsid w:val="006840A1"/>
    <w:rsid w:val="0068535D"/>
    <w:rsid w:val="00687CCC"/>
    <w:rsid w:val="006908E5"/>
    <w:rsid w:val="00693F4C"/>
    <w:rsid w:val="00694293"/>
    <w:rsid w:val="00695ED9"/>
    <w:rsid w:val="00697FFC"/>
    <w:rsid w:val="006A2669"/>
    <w:rsid w:val="006A2A03"/>
    <w:rsid w:val="006A3A79"/>
    <w:rsid w:val="006A6054"/>
    <w:rsid w:val="006A6F6C"/>
    <w:rsid w:val="006B30C1"/>
    <w:rsid w:val="006B4EDC"/>
    <w:rsid w:val="006B5370"/>
    <w:rsid w:val="006C24A4"/>
    <w:rsid w:val="006C4504"/>
    <w:rsid w:val="006C5970"/>
    <w:rsid w:val="006D224D"/>
    <w:rsid w:val="006D3F6D"/>
    <w:rsid w:val="006D44FE"/>
    <w:rsid w:val="006D57DA"/>
    <w:rsid w:val="006D5A79"/>
    <w:rsid w:val="006E03B2"/>
    <w:rsid w:val="006E12A7"/>
    <w:rsid w:val="006E143C"/>
    <w:rsid w:val="006E331C"/>
    <w:rsid w:val="006E3394"/>
    <w:rsid w:val="006E4C57"/>
    <w:rsid w:val="006E5632"/>
    <w:rsid w:val="006E6827"/>
    <w:rsid w:val="006E689F"/>
    <w:rsid w:val="006E7033"/>
    <w:rsid w:val="006F2CFB"/>
    <w:rsid w:val="006F6A38"/>
    <w:rsid w:val="00703355"/>
    <w:rsid w:val="00703800"/>
    <w:rsid w:val="0070402C"/>
    <w:rsid w:val="00706A1F"/>
    <w:rsid w:val="00707C11"/>
    <w:rsid w:val="0071142B"/>
    <w:rsid w:val="0071182E"/>
    <w:rsid w:val="00712467"/>
    <w:rsid w:val="00714DAE"/>
    <w:rsid w:val="00715CB3"/>
    <w:rsid w:val="007205ED"/>
    <w:rsid w:val="00721128"/>
    <w:rsid w:val="00722735"/>
    <w:rsid w:val="00723217"/>
    <w:rsid w:val="00723654"/>
    <w:rsid w:val="007237B5"/>
    <w:rsid w:val="00727861"/>
    <w:rsid w:val="007308E0"/>
    <w:rsid w:val="00731ED3"/>
    <w:rsid w:val="00732181"/>
    <w:rsid w:val="0073482B"/>
    <w:rsid w:val="00734E5F"/>
    <w:rsid w:val="00735238"/>
    <w:rsid w:val="007367FD"/>
    <w:rsid w:val="007368F1"/>
    <w:rsid w:val="00741631"/>
    <w:rsid w:val="007422F2"/>
    <w:rsid w:val="00742988"/>
    <w:rsid w:val="007439B8"/>
    <w:rsid w:val="00744B48"/>
    <w:rsid w:val="00745630"/>
    <w:rsid w:val="00752BF3"/>
    <w:rsid w:val="007531F5"/>
    <w:rsid w:val="007536FA"/>
    <w:rsid w:val="00753BB1"/>
    <w:rsid w:val="00754082"/>
    <w:rsid w:val="00757C28"/>
    <w:rsid w:val="007622F2"/>
    <w:rsid w:val="007625E8"/>
    <w:rsid w:val="00765087"/>
    <w:rsid w:val="00770DAD"/>
    <w:rsid w:val="00773BE1"/>
    <w:rsid w:val="00781C53"/>
    <w:rsid w:val="00781F69"/>
    <w:rsid w:val="00790016"/>
    <w:rsid w:val="00791B72"/>
    <w:rsid w:val="00791F17"/>
    <w:rsid w:val="00793C48"/>
    <w:rsid w:val="007940BA"/>
    <w:rsid w:val="00794526"/>
    <w:rsid w:val="00794A13"/>
    <w:rsid w:val="0079679A"/>
    <w:rsid w:val="007A192F"/>
    <w:rsid w:val="007A1ED7"/>
    <w:rsid w:val="007A25EF"/>
    <w:rsid w:val="007A35AD"/>
    <w:rsid w:val="007A4037"/>
    <w:rsid w:val="007A46AF"/>
    <w:rsid w:val="007A53A5"/>
    <w:rsid w:val="007A54EA"/>
    <w:rsid w:val="007A5D6E"/>
    <w:rsid w:val="007B17A8"/>
    <w:rsid w:val="007B2395"/>
    <w:rsid w:val="007B3F64"/>
    <w:rsid w:val="007C06F2"/>
    <w:rsid w:val="007C0908"/>
    <w:rsid w:val="007C10C0"/>
    <w:rsid w:val="007C21F2"/>
    <w:rsid w:val="007C4056"/>
    <w:rsid w:val="007C6851"/>
    <w:rsid w:val="007D0156"/>
    <w:rsid w:val="007D255E"/>
    <w:rsid w:val="007D2E3B"/>
    <w:rsid w:val="007D386B"/>
    <w:rsid w:val="007D39A2"/>
    <w:rsid w:val="007D499B"/>
    <w:rsid w:val="007E0A50"/>
    <w:rsid w:val="007E1AE1"/>
    <w:rsid w:val="007E218D"/>
    <w:rsid w:val="007E35E6"/>
    <w:rsid w:val="007E471B"/>
    <w:rsid w:val="007E52E2"/>
    <w:rsid w:val="007E58CE"/>
    <w:rsid w:val="007E79E4"/>
    <w:rsid w:val="007E7F84"/>
    <w:rsid w:val="007F7E3D"/>
    <w:rsid w:val="00800282"/>
    <w:rsid w:val="008029B8"/>
    <w:rsid w:val="00803546"/>
    <w:rsid w:val="008042E1"/>
    <w:rsid w:val="00805F6B"/>
    <w:rsid w:val="008108ED"/>
    <w:rsid w:val="00810CBF"/>
    <w:rsid w:val="00811605"/>
    <w:rsid w:val="00811E6F"/>
    <w:rsid w:val="0081280B"/>
    <w:rsid w:val="00815AF5"/>
    <w:rsid w:val="00816E3E"/>
    <w:rsid w:val="00817587"/>
    <w:rsid w:val="00817FAC"/>
    <w:rsid w:val="00820B53"/>
    <w:rsid w:val="00821031"/>
    <w:rsid w:val="00825393"/>
    <w:rsid w:val="008253AC"/>
    <w:rsid w:val="008273EC"/>
    <w:rsid w:val="00827D11"/>
    <w:rsid w:val="0083115B"/>
    <w:rsid w:val="00836930"/>
    <w:rsid w:val="008369F4"/>
    <w:rsid w:val="008379B2"/>
    <w:rsid w:val="0084055A"/>
    <w:rsid w:val="00842CBE"/>
    <w:rsid w:val="0084437F"/>
    <w:rsid w:val="008457A0"/>
    <w:rsid w:val="008468AE"/>
    <w:rsid w:val="008474C5"/>
    <w:rsid w:val="008512F7"/>
    <w:rsid w:val="00856B3A"/>
    <w:rsid w:val="00856EE0"/>
    <w:rsid w:val="008612DA"/>
    <w:rsid w:val="00862FD2"/>
    <w:rsid w:val="008630DD"/>
    <w:rsid w:val="008652CE"/>
    <w:rsid w:val="00866F57"/>
    <w:rsid w:val="008708F7"/>
    <w:rsid w:val="00872598"/>
    <w:rsid w:val="00874854"/>
    <w:rsid w:val="008757CC"/>
    <w:rsid w:val="00881211"/>
    <w:rsid w:val="008815FC"/>
    <w:rsid w:val="00883998"/>
    <w:rsid w:val="0089132A"/>
    <w:rsid w:val="00891EB6"/>
    <w:rsid w:val="00892BFD"/>
    <w:rsid w:val="00897A55"/>
    <w:rsid w:val="008A1205"/>
    <w:rsid w:val="008A13F1"/>
    <w:rsid w:val="008A4882"/>
    <w:rsid w:val="008A4E66"/>
    <w:rsid w:val="008A7941"/>
    <w:rsid w:val="008B2CBE"/>
    <w:rsid w:val="008B446F"/>
    <w:rsid w:val="008B5DB7"/>
    <w:rsid w:val="008B6FDD"/>
    <w:rsid w:val="008D1537"/>
    <w:rsid w:val="008D29D5"/>
    <w:rsid w:val="008D31F4"/>
    <w:rsid w:val="008D3487"/>
    <w:rsid w:val="008D53F7"/>
    <w:rsid w:val="008D6958"/>
    <w:rsid w:val="008D6E8A"/>
    <w:rsid w:val="008E2295"/>
    <w:rsid w:val="008E2327"/>
    <w:rsid w:val="008E41D8"/>
    <w:rsid w:val="008E43D5"/>
    <w:rsid w:val="008E4CEA"/>
    <w:rsid w:val="008E4D22"/>
    <w:rsid w:val="008E73D3"/>
    <w:rsid w:val="008F0080"/>
    <w:rsid w:val="008F1973"/>
    <w:rsid w:val="008F2EE9"/>
    <w:rsid w:val="008F33F7"/>
    <w:rsid w:val="00902DA7"/>
    <w:rsid w:val="00904E39"/>
    <w:rsid w:val="00904EF2"/>
    <w:rsid w:val="009070AD"/>
    <w:rsid w:val="0091028C"/>
    <w:rsid w:val="00913887"/>
    <w:rsid w:val="00914301"/>
    <w:rsid w:val="009178B2"/>
    <w:rsid w:val="00920D5B"/>
    <w:rsid w:val="00920DC5"/>
    <w:rsid w:val="009213CF"/>
    <w:rsid w:val="0092427D"/>
    <w:rsid w:val="00925779"/>
    <w:rsid w:val="00926BDF"/>
    <w:rsid w:val="00931FE4"/>
    <w:rsid w:val="00934CA7"/>
    <w:rsid w:val="009352E8"/>
    <w:rsid w:val="00935FA4"/>
    <w:rsid w:val="0093697A"/>
    <w:rsid w:val="00936A35"/>
    <w:rsid w:val="00936DEB"/>
    <w:rsid w:val="0093748D"/>
    <w:rsid w:val="009401C0"/>
    <w:rsid w:val="00942226"/>
    <w:rsid w:val="00943256"/>
    <w:rsid w:val="00944842"/>
    <w:rsid w:val="00946255"/>
    <w:rsid w:val="009521A2"/>
    <w:rsid w:val="00952851"/>
    <w:rsid w:val="00953EBF"/>
    <w:rsid w:val="00953EEF"/>
    <w:rsid w:val="0095645D"/>
    <w:rsid w:val="00956895"/>
    <w:rsid w:val="00956B68"/>
    <w:rsid w:val="0095728E"/>
    <w:rsid w:val="0096475F"/>
    <w:rsid w:val="00964829"/>
    <w:rsid w:val="0096583C"/>
    <w:rsid w:val="00965CDE"/>
    <w:rsid w:val="00970C3B"/>
    <w:rsid w:val="00972B2C"/>
    <w:rsid w:val="009744C6"/>
    <w:rsid w:val="009754E2"/>
    <w:rsid w:val="00975CCA"/>
    <w:rsid w:val="00976AE8"/>
    <w:rsid w:val="00981CE9"/>
    <w:rsid w:val="00981E96"/>
    <w:rsid w:val="0098238C"/>
    <w:rsid w:val="009857CC"/>
    <w:rsid w:val="009861EE"/>
    <w:rsid w:val="00986785"/>
    <w:rsid w:val="00987C9A"/>
    <w:rsid w:val="009A24AF"/>
    <w:rsid w:val="009A272C"/>
    <w:rsid w:val="009A3206"/>
    <w:rsid w:val="009A3756"/>
    <w:rsid w:val="009A3CAB"/>
    <w:rsid w:val="009A4A1D"/>
    <w:rsid w:val="009A555E"/>
    <w:rsid w:val="009A5BD2"/>
    <w:rsid w:val="009B1E5B"/>
    <w:rsid w:val="009B49D0"/>
    <w:rsid w:val="009B4F22"/>
    <w:rsid w:val="009B55FB"/>
    <w:rsid w:val="009B61D3"/>
    <w:rsid w:val="009C4A08"/>
    <w:rsid w:val="009C4B1A"/>
    <w:rsid w:val="009C7059"/>
    <w:rsid w:val="009C7DA6"/>
    <w:rsid w:val="009D082B"/>
    <w:rsid w:val="009D089A"/>
    <w:rsid w:val="009D1008"/>
    <w:rsid w:val="009D1390"/>
    <w:rsid w:val="009D4CA9"/>
    <w:rsid w:val="009D6A5A"/>
    <w:rsid w:val="009D7428"/>
    <w:rsid w:val="009D7821"/>
    <w:rsid w:val="009E01A7"/>
    <w:rsid w:val="009E2EE0"/>
    <w:rsid w:val="009E3D98"/>
    <w:rsid w:val="009E4A74"/>
    <w:rsid w:val="009F1CDE"/>
    <w:rsid w:val="009F3722"/>
    <w:rsid w:val="009F3A87"/>
    <w:rsid w:val="009F4647"/>
    <w:rsid w:val="009F57D3"/>
    <w:rsid w:val="00A0091E"/>
    <w:rsid w:val="00A02614"/>
    <w:rsid w:val="00A02A88"/>
    <w:rsid w:val="00A05735"/>
    <w:rsid w:val="00A1002C"/>
    <w:rsid w:val="00A11445"/>
    <w:rsid w:val="00A11F14"/>
    <w:rsid w:val="00A14B4B"/>
    <w:rsid w:val="00A152D8"/>
    <w:rsid w:val="00A16E7B"/>
    <w:rsid w:val="00A1797C"/>
    <w:rsid w:val="00A21413"/>
    <w:rsid w:val="00A23DD4"/>
    <w:rsid w:val="00A2418A"/>
    <w:rsid w:val="00A24A56"/>
    <w:rsid w:val="00A2500C"/>
    <w:rsid w:val="00A25C6F"/>
    <w:rsid w:val="00A264C7"/>
    <w:rsid w:val="00A3008C"/>
    <w:rsid w:val="00A300D9"/>
    <w:rsid w:val="00A31798"/>
    <w:rsid w:val="00A3262D"/>
    <w:rsid w:val="00A3588F"/>
    <w:rsid w:val="00A3638A"/>
    <w:rsid w:val="00A36731"/>
    <w:rsid w:val="00A40045"/>
    <w:rsid w:val="00A407EA"/>
    <w:rsid w:val="00A4112A"/>
    <w:rsid w:val="00A4544C"/>
    <w:rsid w:val="00A47763"/>
    <w:rsid w:val="00A47FB5"/>
    <w:rsid w:val="00A503C3"/>
    <w:rsid w:val="00A5437C"/>
    <w:rsid w:val="00A54383"/>
    <w:rsid w:val="00A55440"/>
    <w:rsid w:val="00A55697"/>
    <w:rsid w:val="00A55B80"/>
    <w:rsid w:val="00A579CE"/>
    <w:rsid w:val="00A62F20"/>
    <w:rsid w:val="00A632A1"/>
    <w:rsid w:val="00A64A3F"/>
    <w:rsid w:val="00A65128"/>
    <w:rsid w:val="00A656B3"/>
    <w:rsid w:val="00A66122"/>
    <w:rsid w:val="00A6681F"/>
    <w:rsid w:val="00A7186C"/>
    <w:rsid w:val="00A73F32"/>
    <w:rsid w:val="00A75038"/>
    <w:rsid w:val="00A75C47"/>
    <w:rsid w:val="00A77A42"/>
    <w:rsid w:val="00A81115"/>
    <w:rsid w:val="00A82DC0"/>
    <w:rsid w:val="00A86DCC"/>
    <w:rsid w:val="00A93B41"/>
    <w:rsid w:val="00A93B86"/>
    <w:rsid w:val="00A94DD8"/>
    <w:rsid w:val="00A963E1"/>
    <w:rsid w:val="00A9652D"/>
    <w:rsid w:val="00AA0061"/>
    <w:rsid w:val="00AB0EDC"/>
    <w:rsid w:val="00AB1FCC"/>
    <w:rsid w:val="00AB2F3E"/>
    <w:rsid w:val="00AB40D5"/>
    <w:rsid w:val="00AB45C0"/>
    <w:rsid w:val="00AB5A55"/>
    <w:rsid w:val="00AB5F07"/>
    <w:rsid w:val="00AC1FEE"/>
    <w:rsid w:val="00AC3132"/>
    <w:rsid w:val="00AC3295"/>
    <w:rsid w:val="00AC5AAB"/>
    <w:rsid w:val="00AC6555"/>
    <w:rsid w:val="00AD0D01"/>
    <w:rsid w:val="00AD2BD3"/>
    <w:rsid w:val="00AD3DC9"/>
    <w:rsid w:val="00AD5C7C"/>
    <w:rsid w:val="00AD5F13"/>
    <w:rsid w:val="00AE08AA"/>
    <w:rsid w:val="00AE09E9"/>
    <w:rsid w:val="00AE10E6"/>
    <w:rsid w:val="00AE3B1B"/>
    <w:rsid w:val="00AE4EC5"/>
    <w:rsid w:val="00AE7C9D"/>
    <w:rsid w:val="00AF007C"/>
    <w:rsid w:val="00AF1E0E"/>
    <w:rsid w:val="00AF2583"/>
    <w:rsid w:val="00AF3FE6"/>
    <w:rsid w:val="00AF49F8"/>
    <w:rsid w:val="00AF4B94"/>
    <w:rsid w:val="00AF6548"/>
    <w:rsid w:val="00AF7796"/>
    <w:rsid w:val="00B00DCA"/>
    <w:rsid w:val="00B01364"/>
    <w:rsid w:val="00B02B2C"/>
    <w:rsid w:val="00B035EF"/>
    <w:rsid w:val="00B04244"/>
    <w:rsid w:val="00B048C7"/>
    <w:rsid w:val="00B05219"/>
    <w:rsid w:val="00B059B7"/>
    <w:rsid w:val="00B067F0"/>
    <w:rsid w:val="00B1120D"/>
    <w:rsid w:val="00B11559"/>
    <w:rsid w:val="00B12650"/>
    <w:rsid w:val="00B151F6"/>
    <w:rsid w:val="00B168CC"/>
    <w:rsid w:val="00B16E84"/>
    <w:rsid w:val="00B177FB"/>
    <w:rsid w:val="00B17FFE"/>
    <w:rsid w:val="00B20954"/>
    <w:rsid w:val="00B24664"/>
    <w:rsid w:val="00B250B4"/>
    <w:rsid w:val="00B27046"/>
    <w:rsid w:val="00B27670"/>
    <w:rsid w:val="00B30484"/>
    <w:rsid w:val="00B308C5"/>
    <w:rsid w:val="00B3146A"/>
    <w:rsid w:val="00B34288"/>
    <w:rsid w:val="00B34621"/>
    <w:rsid w:val="00B40458"/>
    <w:rsid w:val="00B41A0D"/>
    <w:rsid w:val="00B5045D"/>
    <w:rsid w:val="00B508D7"/>
    <w:rsid w:val="00B56829"/>
    <w:rsid w:val="00B57D65"/>
    <w:rsid w:val="00B57DD0"/>
    <w:rsid w:val="00B60444"/>
    <w:rsid w:val="00B62603"/>
    <w:rsid w:val="00B63296"/>
    <w:rsid w:val="00B637A8"/>
    <w:rsid w:val="00B65D2B"/>
    <w:rsid w:val="00B70518"/>
    <w:rsid w:val="00B708B7"/>
    <w:rsid w:val="00B73258"/>
    <w:rsid w:val="00B761B0"/>
    <w:rsid w:val="00B761CD"/>
    <w:rsid w:val="00B9031E"/>
    <w:rsid w:val="00B910C6"/>
    <w:rsid w:val="00B94413"/>
    <w:rsid w:val="00B9499C"/>
    <w:rsid w:val="00B950D5"/>
    <w:rsid w:val="00BA0AA0"/>
    <w:rsid w:val="00BA1D2C"/>
    <w:rsid w:val="00BB059A"/>
    <w:rsid w:val="00BB443A"/>
    <w:rsid w:val="00BB5341"/>
    <w:rsid w:val="00BB620D"/>
    <w:rsid w:val="00BB6FF8"/>
    <w:rsid w:val="00BB776F"/>
    <w:rsid w:val="00BC4B92"/>
    <w:rsid w:val="00BC513F"/>
    <w:rsid w:val="00BC68F2"/>
    <w:rsid w:val="00BD07A4"/>
    <w:rsid w:val="00BD0C59"/>
    <w:rsid w:val="00BD250A"/>
    <w:rsid w:val="00BD2725"/>
    <w:rsid w:val="00BD30DE"/>
    <w:rsid w:val="00BD4ADC"/>
    <w:rsid w:val="00BD610B"/>
    <w:rsid w:val="00BE0069"/>
    <w:rsid w:val="00BE51DC"/>
    <w:rsid w:val="00BE5737"/>
    <w:rsid w:val="00BE77C2"/>
    <w:rsid w:val="00BF0EC6"/>
    <w:rsid w:val="00C01213"/>
    <w:rsid w:val="00C01B0D"/>
    <w:rsid w:val="00C02689"/>
    <w:rsid w:val="00C0745F"/>
    <w:rsid w:val="00C078BC"/>
    <w:rsid w:val="00C162D0"/>
    <w:rsid w:val="00C17966"/>
    <w:rsid w:val="00C207AF"/>
    <w:rsid w:val="00C20EF9"/>
    <w:rsid w:val="00C26F39"/>
    <w:rsid w:val="00C270BC"/>
    <w:rsid w:val="00C27ACD"/>
    <w:rsid w:val="00C30EEE"/>
    <w:rsid w:val="00C31889"/>
    <w:rsid w:val="00C31F3D"/>
    <w:rsid w:val="00C32491"/>
    <w:rsid w:val="00C3517E"/>
    <w:rsid w:val="00C359CF"/>
    <w:rsid w:val="00C4007F"/>
    <w:rsid w:val="00C412AB"/>
    <w:rsid w:val="00C41ECA"/>
    <w:rsid w:val="00C45830"/>
    <w:rsid w:val="00C46BBF"/>
    <w:rsid w:val="00C47DC5"/>
    <w:rsid w:val="00C51055"/>
    <w:rsid w:val="00C510E7"/>
    <w:rsid w:val="00C5208C"/>
    <w:rsid w:val="00C57815"/>
    <w:rsid w:val="00C61AD9"/>
    <w:rsid w:val="00C64936"/>
    <w:rsid w:val="00C6602E"/>
    <w:rsid w:val="00C66643"/>
    <w:rsid w:val="00C67EBE"/>
    <w:rsid w:val="00C7267C"/>
    <w:rsid w:val="00C7434A"/>
    <w:rsid w:val="00C75C53"/>
    <w:rsid w:val="00C80707"/>
    <w:rsid w:val="00C81141"/>
    <w:rsid w:val="00C82587"/>
    <w:rsid w:val="00C832D2"/>
    <w:rsid w:val="00C83611"/>
    <w:rsid w:val="00C837B1"/>
    <w:rsid w:val="00C940DD"/>
    <w:rsid w:val="00C945DC"/>
    <w:rsid w:val="00C97833"/>
    <w:rsid w:val="00C97860"/>
    <w:rsid w:val="00CA13BC"/>
    <w:rsid w:val="00CA6036"/>
    <w:rsid w:val="00CA786C"/>
    <w:rsid w:val="00CA792F"/>
    <w:rsid w:val="00CA7B4A"/>
    <w:rsid w:val="00CB00A1"/>
    <w:rsid w:val="00CB1A4E"/>
    <w:rsid w:val="00CB1B77"/>
    <w:rsid w:val="00CB1BB4"/>
    <w:rsid w:val="00CB62BF"/>
    <w:rsid w:val="00CB66EF"/>
    <w:rsid w:val="00CC223C"/>
    <w:rsid w:val="00CC3AE3"/>
    <w:rsid w:val="00CC3BA4"/>
    <w:rsid w:val="00CC4002"/>
    <w:rsid w:val="00CC5B57"/>
    <w:rsid w:val="00CC6F2A"/>
    <w:rsid w:val="00CC768E"/>
    <w:rsid w:val="00CD01BE"/>
    <w:rsid w:val="00CD054C"/>
    <w:rsid w:val="00CD4EC9"/>
    <w:rsid w:val="00CD6D17"/>
    <w:rsid w:val="00CD76DD"/>
    <w:rsid w:val="00CD7DFD"/>
    <w:rsid w:val="00CE0E46"/>
    <w:rsid w:val="00CE1506"/>
    <w:rsid w:val="00CE2D03"/>
    <w:rsid w:val="00CE54F4"/>
    <w:rsid w:val="00CF0786"/>
    <w:rsid w:val="00CF183A"/>
    <w:rsid w:val="00CF1ABB"/>
    <w:rsid w:val="00CF20FB"/>
    <w:rsid w:val="00CF3A8D"/>
    <w:rsid w:val="00CF4E8A"/>
    <w:rsid w:val="00CF6BFD"/>
    <w:rsid w:val="00D032DE"/>
    <w:rsid w:val="00D03681"/>
    <w:rsid w:val="00D04AA7"/>
    <w:rsid w:val="00D05D28"/>
    <w:rsid w:val="00D073F6"/>
    <w:rsid w:val="00D07935"/>
    <w:rsid w:val="00D07ABA"/>
    <w:rsid w:val="00D10192"/>
    <w:rsid w:val="00D14CDE"/>
    <w:rsid w:val="00D16417"/>
    <w:rsid w:val="00D17E2D"/>
    <w:rsid w:val="00D22DDF"/>
    <w:rsid w:val="00D2389D"/>
    <w:rsid w:val="00D2462B"/>
    <w:rsid w:val="00D24B08"/>
    <w:rsid w:val="00D25416"/>
    <w:rsid w:val="00D25557"/>
    <w:rsid w:val="00D256FC"/>
    <w:rsid w:val="00D31ECB"/>
    <w:rsid w:val="00D31F40"/>
    <w:rsid w:val="00D32995"/>
    <w:rsid w:val="00D3569C"/>
    <w:rsid w:val="00D36A9B"/>
    <w:rsid w:val="00D431B9"/>
    <w:rsid w:val="00D520A0"/>
    <w:rsid w:val="00D53C88"/>
    <w:rsid w:val="00D61885"/>
    <w:rsid w:val="00D63323"/>
    <w:rsid w:val="00D63EA0"/>
    <w:rsid w:val="00D64748"/>
    <w:rsid w:val="00D651BB"/>
    <w:rsid w:val="00D65540"/>
    <w:rsid w:val="00D66A97"/>
    <w:rsid w:val="00D7223D"/>
    <w:rsid w:val="00D72AE3"/>
    <w:rsid w:val="00D74BF8"/>
    <w:rsid w:val="00D76E84"/>
    <w:rsid w:val="00D77DC5"/>
    <w:rsid w:val="00D82203"/>
    <w:rsid w:val="00D82AA4"/>
    <w:rsid w:val="00D84C94"/>
    <w:rsid w:val="00D8566B"/>
    <w:rsid w:val="00D87836"/>
    <w:rsid w:val="00D91EB6"/>
    <w:rsid w:val="00D937B0"/>
    <w:rsid w:val="00D93C08"/>
    <w:rsid w:val="00DA0A2F"/>
    <w:rsid w:val="00DA4723"/>
    <w:rsid w:val="00DA4838"/>
    <w:rsid w:val="00DA4C7B"/>
    <w:rsid w:val="00DB087E"/>
    <w:rsid w:val="00DB3135"/>
    <w:rsid w:val="00DB6F4C"/>
    <w:rsid w:val="00DB7946"/>
    <w:rsid w:val="00DC2A5D"/>
    <w:rsid w:val="00DC3AEE"/>
    <w:rsid w:val="00DC464D"/>
    <w:rsid w:val="00DC4880"/>
    <w:rsid w:val="00DC73FB"/>
    <w:rsid w:val="00DC758F"/>
    <w:rsid w:val="00DD21A1"/>
    <w:rsid w:val="00DD2796"/>
    <w:rsid w:val="00DD3DA4"/>
    <w:rsid w:val="00DD585C"/>
    <w:rsid w:val="00DD6760"/>
    <w:rsid w:val="00DE0765"/>
    <w:rsid w:val="00DE1C56"/>
    <w:rsid w:val="00DE432C"/>
    <w:rsid w:val="00DE6E3F"/>
    <w:rsid w:val="00DE6F83"/>
    <w:rsid w:val="00DF0734"/>
    <w:rsid w:val="00DF0CE1"/>
    <w:rsid w:val="00DF3E78"/>
    <w:rsid w:val="00DF4471"/>
    <w:rsid w:val="00DF49E7"/>
    <w:rsid w:val="00DF5F1A"/>
    <w:rsid w:val="00E0042C"/>
    <w:rsid w:val="00E016A0"/>
    <w:rsid w:val="00E0243B"/>
    <w:rsid w:val="00E03601"/>
    <w:rsid w:val="00E05967"/>
    <w:rsid w:val="00E07B9F"/>
    <w:rsid w:val="00E105A0"/>
    <w:rsid w:val="00E11D13"/>
    <w:rsid w:val="00E14D46"/>
    <w:rsid w:val="00E159CB"/>
    <w:rsid w:val="00E166D0"/>
    <w:rsid w:val="00E20F54"/>
    <w:rsid w:val="00E2263F"/>
    <w:rsid w:val="00E30536"/>
    <w:rsid w:val="00E33C63"/>
    <w:rsid w:val="00E37C32"/>
    <w:rsid w:val="00E40129"/>
    <w:rsid w:val="00E43898"/>
    <w:rsid w:val="00E45DB7"/>
    <w:rsid w:val="00E462C0"/>
    <w:rsid w:val="00E4660E"/>
    <w:rsid w:val="00E50218"/>
    <w:rsid w:val="00E52CE6"/>
    <w:rsid w:val="00E53A64"/>
    <w:rsid w:val="00E56F1E"/>
    <w:rsid w:val="00E56F35"/>
    <w:rsid w:val="00E57250"/>
    <w:rsid w:val="00E63893"/>
    <w:rsid w:val="00E63E19"/>
    <w:rsid w:val="00E70790"/>
    <w:rsid w:val="00E70848"/>
    <w:rsid w:val="00E70F3A"/>
    <w:rsid w:val="00E72E0D"/>
    <w:rsid w:val="00E74CBB"/>
    <w:rsid w:val="00E75498"/>
    <w:rsid w:val="00E75BD4"/>
    <w:rsid w:val="00E76CB5"/>
    <w:rsid w:val="00E873A5"/>
    <w:rsid w:val="00E9607B"/>
    <w:rsid w:val="00EA5C28"/>
    <w:rsid w:val="00EB4092"/>
    <w:rsid w:val="00EB4950"/>
    <w:rsid w:val="00EB4AE0"/>
    <w:rsid w:val="00EB4FA2"/>
    <w:rsid w:val="00EB5CEE"/>
    <w:rsid w:val="00EC0C87"/>
    <w:rsid w:val="00EC1EC3"/>
    <w:rsid w:val="00EC27B7"/>
    <w:rsid w:val="00EC2B87"/>
    <w:rsid w:val="00EC4046"/>
    <w:rsid w:val="00EC7199"/>
    <w:rsid w:val="00EC785A"/>
    <w:rsid w:val="00ED0B46"/>
    <w:rsid w:val="00ED211D"/>
    <w:rsid w:val="00ED2214"/>
    <w:rsid w:val="00ED6F48"/>
    <w:rsid w:val="00ED7A06"/>
    <w:rsid w:val="00EE02B0"/>
    <w:rsid w:val="00EE2A80"/>
    <w:rsid w:val="00EE3AF8"/>
    <w:rsid w:val="00EE3D3C"/>
    <w:rsid w:val="00EE5859"/>
    <w:rsid w:val="00EF214C"/>
    <w:rsid w:val="00EF2968"/>
    <w:rsid w:val="00EF2F55"/>
    <w:rsid w:val="00EF5EF7"/>
    <w:rsid w:val="00EF6CCC"/>
    <w:rsid w:val="00F00A3B"/>
    <w:rsid w:val="00F011FD"/>
    <w:rsid w:val="00F0223F"/>
    <w:rsid w:val="00F023E3"/>
    <w:rsid w:val="00F05049"/>
    <w:rsid w:val="00F05C28"/>
    <w:rsid w:val="00F066F8"/>
    <w:rsid w:val="00F0759F"/>
    <w:rsid w:val="00F103A4"/>
    <w:rsid w:val="00F10884"/>
    <w:rsid w:val="00F22DC4"/>
    <w:rsid w:val="00F243AE"/>
    <w:rsid w:val="00F24402"/>
    <w:rsid w:val="00F33D6D"/>
    <w:rsid w:val="00F346E4"/>
    <w:rsid w:val="00F35D41"/>
    <w:rsid w:val="00F41AAB"/>
    <w:rsid w:val="00F43FD9"/>
    <w:rsid w:val="00F4539B"/>
    <w:rsid w:val="00F516CA"/>
    <w:rsid w:val="00F54A19"/>
    <w:rsid w:val="00F56905"/>
    <w:rsid w:val="00F608EA"/>
    <w:rsid w:val="00F60DF8"/>
    <w:rsid w:val="00F63774"/>
    <w:rsid w:val="00F6386A"/>
    <w:rsid w:val="00F648C8"/>
    <w:rsid w:val="00F64E06"/>
    <w:rsid w:val="00F65023"/>
    <w:rsid w:val="00F661ED"/>
    <w:rsid w:val="00F7053B"/>
    <w:rsid w:val="00F71E66"/>
    <w:rsid w:val="00F731CF"/>
    <w:rsid w:val="00F76949"/>
    <w:rsid w:val="00F77AE0"/>
    <w:rsid w:val="00F84BC5"/>
    <w:rsid w:val="00F852CE"/>
    <w:rsid w:val="00F86CD1"/>
    <w:rsid w:val="00F8776B"/>
    <w:rsid w:val="00F9008C"/>
    <w:rsid w:val="00FA281C"/>
    <w:rsid w:val="00FA4442"/>
    <w:rsid w:val="00FA46D3"/>
    <w:rsid w:val="00FA57C4"/>
    <w:rsid w:val="00FB1AC4"/>
    <w:rsid w:val="00FB1B0E"/>
    <w:rsid w:val="00FB21A5"/>
    <w:rsid w:val="00FB29FE"/>
    <w:rsid w:val="00FB35CF"/>
    <w:rsid w:val="00FB4CFD"/>
    <w:rsid w:val="00FB6945"/>
    <w:rsid w:val="00FC03D4"/>
    <w:rsid w:val="00FC0CF9"/>
    <w:rsid w:val="00FC2131"/>
    <w:rsid w:val="00FC2508"/>
    <w:rsid w:val="00FC54D2"/>
    <w:rsid w:val="00FC61FD"/>
    <w:rsid w:val="00FC6FAE"/>
    <w:rsid w:val="00FD0BDA"/>
    <w:rsid w:val="00FD0E84"/>
    <w:rsid w:val="00FD0F58"/>
    <w:rsid w:val="00FD5113"/>
    <w:rsid w:val="00FD755D"/>
    <w:rsid w:val="00FD7BBB"/>
    <w:rsid w:val="00FE049E"/>
    <w:rsid w:val="00FE1C59"/>
    <w:rsid w:val="00FE2456"/>
    <w:rsid w:val="00FE50E2"/>
    <w:rsid w:val="00FE5130"/>
    <w:rsid w:val="00FE61F9"/>
    <w:rsid w:val="00FE67E8"/>
    <w:rsid w:val="00FF004E"/>
    <w:rsid w:val="00FF0B8D"/>
    <w:rsid w:val="00FF0BC0"/>
    <w:rsid w:val="00FF4BF8"/>
    <w:rsid w:val="00FF52D6"/>
    <w:rsid w:val="00FF594F"/>
    <w:rsid w:val="00FF74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84AFBFE"/>
  <w15:docId w15:val="{C473D606-004C-427D-9B77-1E6B07ADE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19"/>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19"/>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19"/>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19"/>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19"/>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hAnsi="Times New Roman"/>
      <w:sz w:val="20"/>
      <w:lang w:val="en-CA"/>
    </w:rPr>
  </w:style>
  <w:style w:type="table" w:customStyle="1" w:styleId="TableGrid2">
    <w:name w:val="Table Grid2"/>
    <w:basedOn w:val="TableNormal"/>
    <w:next w:val="TableGrid"/>
    <w:uiPriority w:val="59"/>
    <w:rsid w:val="00987C9A"/>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9E01A7"/>
    <w:pPr>
      <w:tabs>
        <w:tab w:val="right" w:leader="dot" w:pos="9288"/>
      </w:tabs>
      <w:ind w:left="340" w:hanging="340"/>
    </w:pPr>
    <w:rPr>
      <w:rFonts w:ascii="Times New Roman" w:hAnsi="Times New Roman"/>
      <w:sz w:val="24"/>
    </w:rPr>
  </w:style>
  <w:style w:type="paragraph" w:styleId="TOC2">
    <w:name w:val="toc 2"/>
    <w:basedOn w:val="Normal"/>
    <w:next w:val="Normal"/>
    <w:autoRedefine/>
    <w:uiPriority w:val="39"/>
    <w:unhideWhenUsed/>
    <w:rsid w:val="009E01A7"/>
    <w:pPr>
      <w:tabs>
        <w:tab w:val="left" w:pos="720"/>
        <w:tab w:val="right" w:leader="dot" w:pos="9288"/>
      </w:tabs>
      <w:ind w:left="442"/>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 w:type="table" w:customStyle="1" w:styleId="TableGrid3">
    <w:name w:val="Table Grid3"/>
    <w:basedOn w:val="TableNormal"/>
    <w:next w:val="TableGrid"/>
    <w:uiPriority w:val="59"/>
    <w:rsid w:val="007D39A2"/>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C97860"/>
    <w:pPr>
      <w:spacing w:before="100" w:beforeAutospacing="1" w:after="100" w:afterAutospacing="1"/>
    </w:pPr>
    <w:rPr>
      <w:rFonts w:ascii="Times New Roman" w:eastAsia="Times New Roman" w:hAnsi="Times New Roman" w:cs="Times New Roman"/>
      <w:sz w:val="24"/>
      <w:szCs w:val="24"/>
      <w:lang w:val="en-US"/>
    </w:rPr>
  </w:style>
  <w:style w:type="paragraph" w:customStyle="1" w:styleId="xmsolistparagraph">
    <w:name w:val="x_msolistparagraph"/>
    <w:basedOn w:val="Normal"/>
    <w:rsid w:val="00C97860"/>
    <w:pPr>
      <w:spacing w:before="100" w:beforeAutospacing="1" w:after="100" w:afterAutospacing="1"/>
    </w:pPr>
    <w:rPr>
      <w:rFonts w:ascii="Times New Roman" w:eastAsia="Times New Roman" w:hAnsi="Times New Roman" w:cs="Times New Roman"/>
      <w:sz w:val="24"/>
      <w:szCs w:val="24"/>
      <w:lang w:val="en-US"/>
    </w:rPr>
  </w:style>
  <w:style w:type="character" w:customStyle="1" w:styleId="gnkrckgcgsb">
    <w:name w:val="gnkrckgcgsb"/>
    <w:basedOn w:val="DefaultParagraphFont"/>
    <w:rsid w:val="00312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285352029">
      <w:bodyDiv w:val="1"/>
      <w:marLeft w:val="0"/>
      <w:marRight w:val="0"/>
      <w:marTop w:val="0"/>
      <w:marBottom w:val="0"/>
      <w:divBdr>
        <w:top w:val="none" w:sz="0" w:space="0" w:color="auto"/>
        <w:left w:val="none" w:sz="0" w:space="0" w:color="auto"/>
        <w:bottom w:val="none" w:sz="0" w:space="0" w:color="auto"/>
        <w:right w:val="none" w:sz="0" w:space="0" w:color="auto"/>
      </w:divBdr>
    </w:div>
    <w:div w:id="306906387">
      <w:bodyDiv w:val="1"/>
      <w:marLeft w:val="0"/>
      <w:marRight w:val="0"/>
      <w:marTop w:val="0"/>
      <w:marBottom w:val="0"/>
      <w:divBdr>
        <w:top w:val="none" w:sz="0" w:space="0" w:color="auto"/>
        <w:left w:val="none" w:sz="0" w:space="0" w:color="auto"/>
        <w:bottom w:val="none" w:sz="0" w:space="0" w:color="auto"/>
        <w:right w:val="none" w:sz="0" w:space="0" w:color="auto"/>
      </w:divBdr>
    </w:div>
    <w:div w:id="410469422">
      <w:bodyDiv w:val="1"/>
      <w:marLeft w:val="0"/>
      <w:marRight w:val="0"/>
      <w:marTop w:val="0"/>
      <w:marBottom w:val="0"/>
      <w:divBdr>
        <w:top w:val="none" w:sz="0" w:space="0" w:color="auto"/>
        <w:left w:val="none" w:sz="0" w:space="0" w:color="auto"/>
        <w:bottom w:val="none" w:sz="0" w:space="0" w:color="auto"/>
        <w:right w:val="none" w:sz="0" w:space="0" w:color="auto"/>
      </w:divBdr>
    </w:div>
    <w:div w:id="492834951">
      <w:bodyDiv w:val="1"/>
      <w:marLeft w:val="0"/>
      <w:marRight w:val="0"/>
      <w:marTop w:val="0"/>
      <w:marBottom w:val="0"/>
      <w:divBdr>
        <w:top w:val="none" w:sz="0" w:space="0" w:color="auto"/>
        <w:left w:val="none" w:sz="0" w:space="0" w:color="auto"/>
        <w:bottom w:val="none" w:sz="0" w:space="0" w:color="auto"/>
        <w:right w:val="none" w:sz="0" w:space="0" w:color="auto"/>
      </w:divBdr>
    </w:div>
    <w:div w:id="514078588">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087534047">
      <w:bodyDiv w:val="1"/>
      <w:marLeft w:val="0"/>
      <w:marRight w:val="0"/>
      <w:marTop w:val="0"/>
      <w:marBottom w:val="0"/>
      <w:divBdr>
        <w:top w:val="none" w:sz="0" w:space="0" w:color="auto"/>
        <w:left w:val="none" w:sz="0" w:space="0" w:color="auto"/>
        <w:bottom w:val="none" w:sz="0" w:space="0" w:color="auto"/>
        <w:right w:val="none" w:sz="0" w:space="0" w:color="auto"/>
      </w:divBdr>
    </w:div>
    <w:div w:id="1112436117">
      <w:bodyDiv w:val="1"/>
      <w:marLeft w:val="0"/>
      <w:marRight w:val="0"/>
      <w:marTop w:val="0"/>
      <w:marBottom w:val="0"/>
      <w:divBdr>
        <w:top w:val="none" w:sz="0" w:space="0" w:color="auto"/>
        <w:left w:val="none" w:sz="0" w:space="0" w:color="auto"/>
        <w:bottom w:val="none" w:sz="0" w:space="0" w:color="auto"/>
        <w:right w:val="none" w:sz="0" w:space="0" w:color="auto"/>
      </w:divBdr>
    </w:div>
    <w:div w:id="1239248854">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451388990">
      <w:bodyDiv w:val="1"/>
      <w:marLeft w:val="0"/>
      <w:marRight w:val="0"/>
      <w:marTop w:val="0"/>
      <w:marBottom w:val="0"/>
      <w:divBdr>
        <w:top w:val="none" w:sz="0" w:space="0" w:color="auto"/>
        <w:left w:val="none" w:sz="0" w:space="0" w:color="auto"/>
        <w:bottom w:val="none" w:sz="0" w:space="0" w:color="auto"/>
        <w:right w:val="none" w:sz="0" w:space="0" w:color="auto"/>
      </w:divBdr>
    </w:div>
    <w:div w:id="1466310494">
      <w:bodyDiv w:val="1"/>
      <w:marLeft w:val="0"/>
      <w:marRight w:val="0"/>
      <w:marTop w:val="0"/>
      <w:marBottom w:val="0"/>
      <w:divBdr>
        <w:top w:val="none" w:sz="0" w:space="0" w:color="auto"/>
        <w:left w:val="none" w:sz="0" w:space="0" w:color="auto"/>
        <w:bottom w:val="none" w:sz="0" w:space="0" w:color="auto"/>
        <w:right w:val="none" w:sz="0" w:space="0" w:color="auto"/>
      </w:divBdr>
    </w:div>
    <w:div w:id="1864396425">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3.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8.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oleObject" Target="embeddings/oleObject1.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rive.google.com/open?id=140HrddEWU_MFHhxizVtaO_uRs48tzPrEgbDMwudl_1M" TargetMode="External"/><Relationship Id="rId28" Type="http://schemas.openxmlformats.org/officeDocument/2006/relationships/image" Target="media/image17.png"/><Relationship Id="rId36" Type="http://schemas.openxmlformats.org/officeDocument/2006/relationships/image" Target="media/image25.wmf"/><Relationship Id="rId10" Type="http://schemas.microsoft.com/office/2016/09/relationships/commentsIds" Target="commentsIds.xml"/><Relationship Id="rId19" Type="http://schemas.openxmlformats.org/officeDocument/2006/relationships/image" Target="media/image9.emf"/><Relationship Id="rId31" Type="http://schemas.openxmlformats.org/officeDocument/2006/relationships/image" Target="media/image20.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222BB3-22E9-407C-BDDB-6C2B41D39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12559</Words>
  <Characters>71589</Characters>
  <Application>Microsoft Office Word</Application>
  <DocSecurity>0</DocSecurity>
  <Lines>596</Lines>
  <Paragraphs>167</Paragraphs>
  <ScaleCrop>false</ScaleCrop>
  <HeadingPairs>
    <vt:vector size="6" baseType="variant">
      <vt:variant>
        <vt:lpstr>Title</vt:lpstr>
      </vt:variant>
      <vt:variant>
        <vt:i4>1</vt:i4>
      </vt:variant>
      <vt:variant>
        <vt:lpstr>Título</vt:lpstr>
      </vt:variant>
      <vt:variant>
        <vt:i4>1</vt:i4>
      </vt:variant>
      <vt:variant>
        <vt:lpstr>Títulos</vt:lpstr>
      </vt:variant>
      <vt:variant>
        <vt:i4>43</vt:i4>
      </vt:variant>
    </vt:vector>
  </HeadingPairs>
  <TitlesOfParts>
    <vt:vector size="45" baseType="lpstr">
      <vt:lpstr/>
      <vt:lpstr/>
      <vt:lpstr>BASIC CONCEPTS AND STOCK STRUCTURE</vt:lpstr>
      <vt:lpstr>        Spatial definitions</vt:lpstr>
      <vt:lpstr>        Stock mixing</vt:lpstr>
      <vt:lpstr>PAST DATA AVAILABLE</vt:lpstr>
      <vt:lpstr>        Raw data</vt:lpstr>
      <vt:lpstr>        Analysed data</vt:lpstr>
      <vt:lpstr>        Assumptions</vt:lpstr>
      <vt:lpstr>BASIC OPERATING MODEL DYNAMICS</vt:lpstr>
      <vt:lpstr>        Overview</vt:lpstr>
      <vt:lpstr>        Equations</vt:lpstr>
      <vt:lpstr>        Fleet structure and exploitation  history</vt:lpstr>
      <vt:lpstr>MANAGEMENT OPTIONS</vt:lpstr>
      <vt:lpstr>        Spatial areas for which TACs are set</vt:lpstr>
      <vt:lpstr>        Management period length for the setting of TACs </vt:lpstr>
      <vt:lpstr>        Upper limits on TACs </vt:lpstr>
      <vt:lpstr>        Minimum  extent of TAC change </vt:lpstr>
      <vt:lpstr>        Maximum  extent of TAC change</vt:lpstr>
      <vt:lpstr>        Technical measures</vt:lpstr>
      <vt:lpstr>RECRUITMENT AND DISTRIBUTION  SCENARIOS IN THE OPERATING MODEL</vt:lpstr>
      <vt:lpstr>        Western stock</vt:lpstr>
      <vt:lpstr>        Eastern stock</vt:lpstr>
      <vt:lpstr>        Future regime shifts</vt:lpstr>
      <vt:lpstr>        </vt:lpstr>
      <vt:lpstr>        </vt:lpstr>
      <vt:lpstr>        </vt:lpstr>
      <vt:lpstr>        </vt:lpstr>
      <vt:lpstr>        </vt:lpstr>
      <vt:lpstr>        </vt:lpstr>
      <vt:lpstr>        Possible future distributional changes </vt:lpstr>
      <vt:lpstr>FUTURE CATCHES</vt:lpstr>
      <vt:lpstr>GENERATION OF FUTURE DATA FOR INPUT TO CANDIDATE MANAGEMENT PROCEDURES</vt:lpstr>
      <vt:lpstr>        Baseline suggestions</vt:lpstr>
      <vt:lpstr>        Alternative options</vt:lpstr>
      <vt:lpstr>        Relationships with abundance </vt:lpstr>
      <vt:lpstr>        Statistical properties  </vt:lpstr>
      <vt:lpstr>PARAMETERS AND CONDITIONING OF OPERATING MODELS</vt:lpstr>
      <vt:lpstr>        </vt:lpstr>
      <vt:lpstr>        </vt:lpstr>
      <vt:lpstr>        Fixed parameters</vt:lpstr>
      <vt:lpstr>        Estimated parameters</vt:lpstr>
      <vt:lpstr>        Characterising uncertainty</vt:lpstr>
      <vt:lpstr>TRIAL SPECIFICATIONS</vt:lpstr>
      <vt:lpstr>    Interim Reference set</vt:lpstr>
    </vt:vector>
  </TitlesOfParts>
  <Company>University of Cape Town</Company>
  <LinksUpToDate>false</LinksUpToDate>
  <CharactersWithSpaces>83981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Doug Butterworth</dc:creator>
  <cp:lastModifiedBy>Thomas Carruthers</cp:lastModifiedBy>
  <cp:revision>2</cp:revision>
  <cp:lastPrinted>2019-07-09T19:06:00Z</cp:lastPrinted>
  <dcterms:created xsi:type="dcterms:W3CDTF">2019-09-06T04:52:00Z</dcterms:created>
  <dcterms:modified xsi:type="dcterms:W3CDTF">2019-09-06T04:52:00Z</dcterms:modified>
</cp:coreProperties>
</file>