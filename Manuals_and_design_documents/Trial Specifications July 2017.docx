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C207AF">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C207AF">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C207AF">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C207AF">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C207AF">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C207AF">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014CF9" w:rsidRPr="00A71A7A" w:rsidRDefault="00014CF9"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014CF9" w:rsidRPr="00A71A7A" w:rsidRDefault="00014CF9"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014CF9" w:rsidRPr="00A71A7A" w:rsidRDefault="00014CF9"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014CF9" w:rsidRPr="00A71A7A" w:rsidRDefault="00014CF9"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014CF9" w:rsidRPr="00EA538E"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014CF9"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014CF9" w:rsidRPr="00EA538E" w:rsidRDefault="00014CF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014CF9" w:rsidRPr="00A71A7A" w:rsidRDefault="00014CF9"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014CF9" w:rsidRPr="00A71A7A" w:rsidRDefault="00014CF9"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4" w:name="_Toc465365280"/>
      <w:r w:rsidRPr="008E1D5C">
        <w:t>Baseline</w:t>
      </w:r>
      <w:bookmarkEnd w:id="4"/>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5" w:name="_Toc465365281"/>
      <w:r>
        <w:t>Possible a</w:t>
      </w:r>
      <w:r w:rsidR="00987C9A">
        <w:t>lternative options</w:t>
      </w:r>
      <w:bookmarkEnd w:id="5"/>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pPr>
        <w:pStyle w:val="Heading1"/>
        <w:numPr>
          <w:ilvl w:val="0"/>
          <w:numId w:val="20"/>
        </w:numPr>
        <w:ind w:left="130" w:hanging="130"/>
        <w:pPrChange w:id="6" w:author="Thomas Carruthers" w:date="2017-06-02T10:49:00Z">
          <w:pPr>
            <w:pStyle w:val="Heading1"/>
            <w:numPr>
              <w:numId w:val="23"/>
            </w:numPr>
            <w:tabs>
              <w:tab w:val="num" w:pos="360"/>
              <w:tab w:val="num" w:pos="720"/>
            </w:tabs>
            <w:ind w:left="130" w:hanging="130"/>
          </w:pPr>
        </w:pPrChange>
      </w:pPr>
      <w:bookmarkStart w:id="7" w:name="_Toc465365282"/>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pPr>
        <w:pStyle w:val="Heading3"/>
        <w:numPr>
          <w:ilvl w:val="2"/>
          <w:numId w:val="21"/>
        </w:numPr>
        <w:ind w:left="130" w:hanging="130"/>
        <w:pPrChange w:id="8" w:author="Thomas Carruthers" w:date="2017-06-02T10:49:00Z">
          <w:pPr>
            <w:pStyle w:val="Heading3"/>
            <w:numPr>
              <w:numId w:val="24"/>
            </w:numPr>
            <w:tabs>
              <w:tab w:val="num" w:pos="360"/>
              <w:tab w:val="num" w:pos="2160"/>
            </w:tabs>
            <w:ind w:left="130" w:hanging="130"/>
          </w:pPr>
        </w:pPrChange>
      </w:pPr>
      <w:bookmarkStart w:id="9" w:name="_Toc465365283"/>
      <w:r w:rsidRPr="00B24664">
        <w:t>Raw data</w:t>
      </w:r>
      <w:bookmarkEnd w:id="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0" w:name="_Toc465365284"/>
      <w:r>
        <w:t>Analysed data</w:t>
      </w:r>
      <w:bookmarkEnd w:id="1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C207AF"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192D625F"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w:t>
      </w:r>
      <w:del w:id="11" w:author="Thomas Carruthers" w:date="2017-06-02T11:58:00Z">
        <w:r w:rsidR="005634D5" w:rsidDel="003E2284">
          <w:rPr>
            <w:rFonts w:ascii="Times New Roman" w:hAnsi="Times New Roman" w:cs="Times New Roman"/>
            <w:sz w:val="24"/>
            <w:szCs w:val="24"/>
          </w:rPr>
          <w:delText xml:space="preserve"> an</w:delText>
        </w:r>
        <w:r w:rsidR="00206292" w:rsidDel="003E2284">
          <w:rPr>
            <w:rFonts w:ascii="Times New Roman" w:hAnsi="Times New Roman" w:cs="Times New Roman"/>
            <w:sz w:val="24"/>
            <w:szCs w:val="24"/>
          </w:rPr>
          <w:delText>d</w:delText>
        </w:r>
        <w:r w:rsidR="005634D5" w:rsidDel="003E2284">
          <w:rPr>
            <w:rFonts w:ascii="Times New Roman" w:hAnsi="Times New Roman" w:cs="Times New Roman"/>
            <w:sz w:val="24"/>
            <w:szCs w:val="24"/>
          </w:rPr>
          <w:delText xml:space="preserve"> alternatives</w:delText>
        </w:r>
      </w:del>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r w:rsidR="003E2284">
        <w:rPr>
          <w:rStyle w:val="CommentReference"/>
        </w:rPr>
        <w:commentReference w:id="12"/>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832"/>
      </w:tblGrid>
      <w:tr w:rsidR="003E2284"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3E2284" w:rsidRPr="00CD76DD" w:rsidRDefault="003E2284"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832" w:type="dxa"/>
            <w:tcBorders>
              <w:top w:val="single" w:sz="4" w:space="0" w:color="auto"/>
              <w:bottom w:val="single" w:sz="4" w:space="0" w:color="auto"/>
            </w:tcBorders>
            <w:shd w:val="clear" w:color="auto" w:fill="FFFFFF" w:themeFill="background1"/>
          </w:tcPr>
          <w:p w14:paraId="28149FD7" w14:textId="20D2269D" w:rsidR="003E2284" w:rsidRPr="00CD76DD" w:rsidRDefault="003E2284"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3E2284" w:rsidRPr="00AB1FCC" w14:paraId="2313185E" w14:textId="3A44CE5A" w:rsidTr="009A3206">
        <w:tc>
          <w:tcPr>
            <w:tcW w:w="1369" w:type="dxa"/>
            <w:tcBorders>
              <w:top w:val="single" w:sz="4" w:space="0" w:color="auto"/>
            </w:tcBorders>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tcBorders>
              <w:top w:val="single" w:sz="4" w:space="0" w:color="auto"/>
            </w:tcBorders>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9A3206">
        <w:tc>
          <w:tcPr>
            <w:tcW w:w="1369"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9A3206">
        <w:tc>
          <w:tcPr>
            <w:tcW w:w="1369"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832"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rsidDel="003E2284" w14:paraId="6ED51B58" w14:textId="77777777" w:rsidTr="009A3206">
        <w:trPr>
          <w:del w:id="13" w:author="Thomas Carruthers" w:date="2017-06-02T11:57:00Z"/>
        </w:trPr>
        <w:tc>
          <w:tcPr>
            <w:tcW w:w="1369" w:type="dxa"/>
            <w:shd w:val="clear" w:color="auto" w:fill="FFFFFF" w:themeFill="background1"/>
          </w:tcPr>
          <w:p w14:paraId="6C34B107" w14:textId="1005180F" w:rsidR="003E2284" w:rsidRPr="00CD76DD" w:rsidDel="003E2284" w:rsidRDefault="003E2284" w:rsidP="00A64A3F">
            <w:pPr>
              <w:keepNext/>
              <w:keepLines/>
              <w:jc w:val="both"/>
              <w:rPr>
                <w:del w:id="14" w:author="Thomas Carruthers" w:date="2017-06-02T11:57:00Z"/>
                <w:rFonts w:ascii="Times New Roman" w:hAnsi="Times New Roman" w:cs="Times New Roman"/>
              </w:rPr>
            </w:pPr>
            <w:del w:id="15" w:author="Thomas Carruthers" w:date="2017-06-02T11:57:00Z">
              <w:r w:rsidRPr="00CD76DD" w:rsidDel="003E2284">
                <w:rPr>
                  <w:rFonts w:ascii="Times New Roman" w:hAnsi="Times New Roman" w:cs="Times New Roman"/>
                </w:rPr>
                <w:delText>Canada</w:delText>
              </w:r>
            </w:del>
          </w:p>
        </w:tc>
        <w:tc>
          <w:tcPr>
            <w:tcW w:w="1535" w:type="dxa"/>
            <w:shd w:val="clear" w:color="auto" w:fill="FFFFFF" w:themeFill="background1"/>
          </w:tcPr>
          <w:p w14:paraId="3C784AC3" w14:textId="2E78AFDF" w:rsidR="003E2284" w:rsidRPr="00CD76DD" w:rsidDel="003E2284" w:rsidRDefault="003E2284" w:rsidP="00A64A3F">
            <w:pPr>
              <w:keepNext/>
              <w:keepLines/>
              <w:jc w:val="center"/>
              <w:rPr>
                <w:del w:id="16" w:author="Thomas Carruthers" w:date="2017-06-02T11:57:00Z"/>
                <w:rFonts w:ascii="Times New Roman" w:hAnsi="Times New Roman" w:cs="Times New Roman"/>
              </w:rPr>
            </w:pPr>
            <w:del w:id="17"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5389B964" w14:textId="05113DFC" w:rsidR="003E2284" w:rsidRPr="00CD76DD" w:rsidDel="003E2284" w:rsidRDefault="003E2284" w:rsidP="009A3206">
            <w:pPr>
              <w:keepNext/>
              <w:keepLines/>
              <w:rPr>
                <w:del w:id="18" w:author="Thomas Carruthers" w:date="2017-06-02T11:57:00Z"/>
                <w:rFonts w:ascii="Times New Roman" w:hAnsi="Times New Roman" w:cs="Times New Roman"/>
              </w:rPr>
            </w:pPr>
            <w:del w:id="19" w:author="Thomas Carruthers" w:date="2017-06-02T11:57:00Z">
              <w:r w:rsidRPr="00CD76DD" w:rsidDel="003E2284">
                <w:rPr>
                  <w:rFonts w:ascii="Times New Roman" w:hAnsi="Times New Roman" w:cs="Times New Roman"/>
                </w:rPr>
                <w:delText>730 tonnes</w:delText>
              </w:r>
            </w:del>
          </w:p>
        </w:tc>
      </w:tr>
      <w:tr w:rsidR="003E2284" w:rsidRPr="00AB1FCC" w14:paraId="3D56AA6D" w14:textId="465FD65E" w:rsidTr="009A3206">
        <w:tc>
          <w:tcPr>
            <w:tcW w:w="1369"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832"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rsidDel="003E2284" w14:paraId="0086E6E6" w14:textId="77777777" w:rsidTr="009A3206">
        <w:trPr>
          <w:del w:id="20" w:author="Thomas Carruthers" w:date="2017-06-02T11:57:00Z"/>
        </w:trPr>
        <w:tc>
          <w:tcPr>
            <w:tcW w:w="1369" w:type="dxa"/>
            <w:shd w:val="clear" w:color="auto" w:fill="FFFFFF" w:themeFill="background1"/>
          </w:tcPr>
          <w:p w14:paraId="40D4DA82" w14:textId="5478C7B6" w:rsidR="003E2284" w:rsidRPr="00CD76DD" w:rsidDel="003E2284" w:rsidRDefault="003E2284" w:rsidP="00A64A3F">
            <w:pPr>
              <w:keepNext/>
              <w:keepLines/>
              <w:jc w:val="both"/>
              <w:rPr>
                <w:del w:id="21" w:author="Thomas Carruthers" w:date="2017-06-02T11:57:00Z"/>
                <w:rFonts w:ascii="Times New Roman" w:hAnsi="Times New Roman" w:cs="Times New Roman"/>
              </w:rPr>
            </w:pPr>
            <w:del w:id="22"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40CF8EEF" w14:textId="38927466" w:rsidR="003E2284" w:rsidRPr="00CD76DD" w:rsidDel="003E2284" w:rsidRDefault="003E2284" w:rsidP="00A64A3F">
            <w:pPr>
              <w:keepNext/>
              <w:keepLines/>
              <w:jc w:val="center"/>
              <w:rPr>
                <w:del w:id="23" w:author="Thomas Carruthers" w:date="2017-06-02T11:57:00Z"/>
                <w:rFonts w:ascii="Times New Roman" w:hAnsi="Times New Roman" w:cs="Times New Roman"/>
              </w:rPr>
            </w:pPr>
            <w:del w:id="24" w:author="Thomas Carruthers" w:date="2017-06-02T11:57:00Z">
              <w:r w:rsidRPr="00CD76DD" w:rsidDel="003E2284">
                <w:rPr>
                  <w:rFonts w:ascii="Times New Roman" w:hAnsi="Times New Roman" w:cs="Times New Roman"/>
                </w:rPr>
                <w:delText>Trap</w:delText>
              </w:r>
            </w:del>
          </w:p>
        </w:tc>
        <w:tc>
          <w:tcPr>
            <w:tcW w:w="1832" w:type="dxa"/>
            <w:shd w:val="clear" w:color="auto" w:fill="FFFFFF" w:themeFill="background1"/>
          </w:tcPr>
          <w:p w14:paraId="0B355912" w14:textId="4D303436" w:rsidR="003E2284" w:rsidRPr="00CD76DD" w:rsidDel="003E2284" w:rsidRDefault="003E2284" w:rsidP="009A3206">
            <w:pPr>
              <w:keepNext/>
              <w:keepLines/>
              <w:rPr>
                <w:del w:id="25" w:author="Thomas Carruthers" w:date="2017-06-02T11:57:00Z"/>
                <w:rFonts w:ascii="Times New Roman" w:hAnsi="Times New Roman" w:cs="Times New Roman"/>
              </w:rPr>
            </w:pPr>
            <w:del w:id="26" w:author="Thomas Carruthers" w:date="2017-06-02T11:57:00Z">
              <w:r w:rsidRPr="00CD76DD" w:rsidDel="003E2284">
                <w:rPr>
                  <w:rFonts w:ascii="Times New Roman" w:hAnsi="Times New Roman" w:cs="Times New Roman"/>
                </w:rPr>
                <w:delText>31,572 tonnes</w:delText>
              </w:r>
            </w:del>
          </w:p>
        </w:tc>
      </w:tr>
      <w:tr w:rsidR="003E2284" w:rsidRPr="00AB1FCC" w:rsidDel="003E2284" w14:paraId="5254B6A2" w14:textId="77777777" w:rsidTr="009A3206">
        <w:trPr>
          <w:del w:id="27" w:author="Thomas Carruthers" w:date="2017-06-02T11:57:00Z"/>
        </w:trPr>
        <w:tc>
          <w:tcPr>
            <w:tcW w:w="1369" w:type="dxa"/>
            <w:shd w:val="clear" w:color="auto" w:fill="FFFFFF" w:themeFill="background1"/>
          </w:tcPr>
          <w:p w14:paraId="128A6B82" w14:textId="0A861DA3" w:rsidR="003E2284" w:rsidRPr="00CD76DD" w:rsidDel="003E2284" w:rsidRDefault="003E2284" w:rsidP="007B3F64">
            <w:pPr>
              <w:keepNext/>
              <w:keepLines/>
              <w:jc w:val="both"/>
              <w:rPr>
                <w:del w:id="28" w:author="Thomas Carruthers" w:date="2017-06-02T11:57:00Z"/>
                <w:rFonts w:ascii="Times New Roman" w:hAnsi="Times New Roman" w:cs="Times New Roman"/>
              </w:rPr>
            </w:pPr>
            <w:del w:id="29"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34B0BFA" w14:textId="562BAAD0" w:rsidR="003E2284" w:rsidRPr="00CD76DD" w:rsidDel="003E2284" w:rsidRDefault="003E2284" w:rsidP="00A64A3F">
            <w:pPr>
              <w:keepNext/>
              <w:keepLines/>
              <w:jc w:val="center"/>
              <w:rPr>
                <w:del w:id="30" w:author="Thomas Carruthers" w:date="2017-06-02T11:57:00Z"/>
                <w:rFonts w:ascii="Times New Roman" w:hAnsi="Times New Roman" w:cs="Times New Roman"/>
              </w:rPr>
            </w:pPr>
            <w:del w:id="31" w:author="Thomas Carruthers" w:date="2017-06-02T11:57:00Z">
              <w:r w:rsidRPr="00CD76DD" w:rsidDel="003E2284">
                <w:rPr>
                  <w:rFonts w:ascii="Times New Roman" w:hAnsi="Times New Roman" w:cs="Times New Roman"/>
                </w:rPr>
                <w:delText>Handline</w:delText>
              </w:r>
            </w:del>
          </w:p>
        </w:tc>
        <w:tc>
          <w:tcPr>
            <w:tcW w:w="1832" w:type="dxa"/>
            <w:shd w:val="clear" w:color="auto" w:fill="FFFFFF" w:themeFill="background1"/>
          </w:tcPr>
          <w:p w14:paraId="58D9EB73" w14:textId="154CADBD" w:rsidR="003E2284" w:rsidRPr="00CD76DD" w:rsidDel="003E2284" w:rsidRDefault="003E2284" w:rsidP="009A3206">
            <w:pPr>
              <w:keepNext/>
              <w:keepLines/>
              <w:rPr>
                <w:del w:id="32" w:author="Thomas Carruthers" w:date="2017-06-02T11:57:00Z"/>
                <w:rFonts w:ascii="Times New Roman" w:hAnsi="Times New Roman" w:cs="Times New Roman"/>
              </w:rPr>
            </w:pPr>
            <w:del w:id="33" w:author="Thomas Carruthers" w:date="2017-06-02T11:57:00Z">
              <w:r w:rsidRPr="00CD76DD" w:rsidDel="003E2284">
                <w:rPr>
                  <w:rFonts w:ascii="Times New Roman" w:hAnsi="Times New Roman" w:cs="Times New Roman"/>
                </w:rPr>
                <w:delText>2,693 tonnes</w:delText>
              </w:r>
            </w:del>
          </w:p>
        </w:tc>
      </w:tr>
      <w:tr w:rsidR="003E2284" w:rsidRPr="00AB1FCC" w:rsidDel="003E2284" w14:paraId="16EF3DB8" w14:textId="77777777" w:rsidTr="009A3206">
        <w:trPr>
          <w:del w:id="34" w:author="Thomas Carruthers" w:date="2017-06-02T11:57:00Z"/>
        </w:trPr>
        <w:tc>
          <w:tcPr>
            <w:tcW w:w="1369" w:type="dxa"/>
            <w:shd w:val="clear" w:color="auto" w:fill="FFFFFF" w:themeFill="background1"/>
          </w:tcPr>
          <w:p w14:paraId="353F87EA" w14:textId="7B286C96" w:rsidR="003E2284" w:rsidRPr="00CD76DD" w:rsidDel="003E2284" w:rsidRDefault="003E2284" w:rsidP="007B3F64">
            <w:pPr>
              <w:keepNext/>
              <w:keepLines/>
              <w:jc w:val="both"/>
              <w:rPr>
                <w:del w:id="35" w:author="Thomas Carruthers" w:date="2017-06-02T11:57:00Z"/>
                <w:rFonts w:ascii="Times New Roman" w:hAnsi="Times New Roman" w:cs="Times New Roman"/>
              </w:rPr>
            </w:pPr>
            <w:del w:id="36"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14DD8FF" w14:textId="58DAAD8D" w:rsidR="003E2284" w:rsidRPr="00CD76DD" w:rsidDel="003E2284" w:rsidRDefault="003E2284" w:rsidP="00A64A3F">
            <w:pPr>
              <w:keepNext/>
              <w:keepLines/>
              <w:jc w:val="center"/>
              <w:rPr>
                <w:del w:id="37" w:author="Thomas Carruthers" w:date="2017-06-02T11:57:00Z"/>
                <w:rFonts w:ascii="Times New Roman" w:hAnsi="Times New Roman" w:cs="Times New Roman"/>
              </w:rPr>
            </w:pPr>
            <w:del w:id="38"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7CDAF2C6" w14:textId="644AC134" w:rsidR="003E2284" w:rsidRPr="00CD76DD" w:rsidDel="003E2284" w:rsidRDefault="003E2284" w:rsidP="009A3206">
            <w:pPr>
              <w:keepNext/>
              <w:keepLines/>
              <w:rPr>
                <w:del w:id="39" w:author="Thomas Carruthers" w:date="2017-06-02T11:57:00Z"/>
                <w:rFonts w:ascii="Times New Roman" w:hAnsi="Times New Roman" w:cs="Times New Roman"/>
              </w:rPr>
            </w:pPr>
            <w:del w:id="40" w:author="Thomas Carruthers" w:date="2017-06-02T11:57:00Z">
              <w:r w:rsidRPr="00CD76DD" w:rsidDel="003E2284">
                <w:rPr>
                  <w:rFonts w:ascii="Times New Roman" w:hAnsi="Times New Roman" w:cs="Times New Roman"/>
                </w:rPr>
                <w:delText>75,693 fish</w:delText>
              </w:r>
            </w:del>
          </w:p>
        </w:tc>
      </w:tr>
      <w:tr w:rsidR="003E2284" w:rsidRPr="00AB1FCC" w14:paraId="42934508" w14:textId="77777777" w:rsidTr="009A3206">
        <w:tc>
          <w:tcPr>
            <w:tcW w:w="1369" w:type="dxa"/>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832" w:type="dxa"/>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r w:rsidR="003E2284"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3E2284" w:rsidRPr="00CD76DD" w:rsidRDefault="003E2284"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3E2284" w:rsidRPr="00CD76DD" w:rsidRDefault="003E2284"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3E2284" w:rsidRPr="00CD76DD" w:rsidRDefault="003E2284"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41"/>
      <w:r>
        <w:rPr>
          <w:rFonts w:ascii="Times New Roman" w:hAnsi="Times New Roman" w:cs="Times New Roman"/>
          <w:sz w:val="24"/>
          <w:szCs w:val="24"/>
        </w:rPr>
        <w:lastRenderedPageBreak/>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41"/>
      <w:r w:rsidR="006063F6">
        <w:rPr>
          <w:rStyle w:val="CommentReference"/>
        </w:rPr>
        <w:commentReference w:id="41"/>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2"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3"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4"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pPr>
        <w:pStyle w:val="ListParagraph"/>
        <w:numPr>
          <w:ilvl w:val="0"/>
          <w:numId w:val="16"/>
        </w:numPr>
        <w:ind w:left="357" w:hanging="357"/>
        <w:jc w:val="both"/>
        <w:rPr>
          <w:rFonts w:ascii="Times New Roman" w:hAnsi="Times New Roman" w:cs="Times New Roman"/>
          <w:sz w:val="24"/>
          <w:szCs w:val="24"/>
        </w:rPr>
        <w:pPrChange w:id="45" w:author="Thomas Carruthers" w:date="2017-06-02T10:49:00Z">
          <w:pPr>
            <w:pStyle w:val="ListParagraph"/>
            <w:numPr>
              <w:numId w:val="25"/>
            </w:numPr>
            <w:tabs>
              <w:tab w:val="num" w:pos="360"/>
              <w:tab w:val="num" w:pos="720"/>
            </w:tabs>
            <w:ind w:left="357" w:hanging="357"/>
            <w:jc w:val="both"/>
          </w:pPr>
        </w:pPrChange>
      </w:pPr>
      <w:r>
        <w:rPr>
          <w:rFonts w:ascii="Times New Roman" w:hAnsi="Times New Roman" w:cs="Times New Roman"/>
          <w:sz w:val="24"/>
          <w:szCs w:val="24"/>
        </w:rPr>
        <w:t>electronic tag data by age class</w:t>
      </w:r>
    </w:p>
    <w:p w14:paraId="33EB52F5" w14:textId="74E55672" w:rsidR="007E218D" w:rsidRDefault="00574565">
      <w:pPr>
        <w:pStyle w:val="ListParagraph"/>
        <w:numPr>
          <w:ilvl w:val="0"/>
          <w:numId w:val="16"/>
        </w:numPr>
        <w:ind w:left="357" w:hanging="357"/>
        <w:jc w:val="both"/>
        <w:rPr>
          <w:rFonts w:ascii="Times New Roman" w:hAnsi="Times New Roman" w:cs="Times New Roman"/>
          <w:sz w:val="24"/>
          <w:szCs w:val="24"/>
        </w:rPr>
        <w:pPrChange w:id="46"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47" w:name="_Toc465365285"/>
      <w:r>
        <w:t>Assumptions</w:t>
      </w:r>
      <w:bookmarkEnd w:id="47"/>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w:t>
      </w:r>
      <w:r w:rsidR="001B2B5E">
        <w:rPr>
          <w:rFonts w:ascii="Times New Roman" w:hAnsi="Times New Roman" w:cs="Times New Roman"/>
          <w:sz w:val="24"/>
          <w:szCs w:val="24"/>
        </w:rPr>
        <w:lastRenderedPageBreak/>
        <w:t xml:space="preserve">be accessed: </w:t>
      </w:r>
      <w:hyperlink r:id="rId15"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97CC72B" w:rsidR="00987C9A" w:rsidRDefault="00C078BC" w:rsidP="001B61C4">
      <w:pPr>
        <w:jc w:val="both"/>
        <w:rPr>
          <w:rFonts w:ascii="Times New Roman" w:hAnsi="Times New Roman" w:cs="Times New Roman"/>
          <w:sz w:val="24"/>
          <w:szCs w:val="24"/>
        </w:rPr>
      </w:pPr>
      <w:ins w:id="48" w:author="Thomas Carruthers" w:date="2017-06-02T11:54:00Z">
        <w:r>
          <w:rPr>
            <w:noProof/>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9385"/>
                      </a:xfrm>
                      <a:prstGeom prst="rect">
                        <a:avLst/>
                      </a:prstGeom>
                    </pic:spPr>
                  </pic:pic>
                </a:graphicData>
              </a:graphic>
            </wp:inline>
          </w:drawing>
        </w:r>
      </w:ins>
      <w:del w:id="49" w:author="Thomas Carruthers" w:date="2017-06-02T11:54:00Z">
        <w:r w:rsidR="007A53A5" w:rsidDel="00C078BC">
          <w:rPr>
            <w:noProof/>
            <w:lang w:val="en-CA" w:eastAsia="en-CA"/>
          </w:rPr>
          <w:drawing>
            <wp:inline distT="0" distB="0" distL="0" distR="0" wp14:anchorId="4D73B0E3" wp14:editId="6A0A5E94">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del>
    </w:p>
    <w:p w14:paraId="6EA19CDA" w14:textId="5D107382"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w:t>
      </w:r>
      <w:del w:id="50" w:author="Thomas Carruthers" w:date="2017-06-02T11:54:00Z">
        <w:r w:rsidR="00A81115" w:rsidDel="00C078BC">
          <w:rPr>
            <w:rFonts w:ascii="Times New Roman" w:hAnsi="Times New Roman" w:cs="Times New Roman"/>
            <w:sz w:val="24"/>
            <w:szCs w:val="24"/>
          </w:rPr>
          <w:delText>‘</w:delText>
        </w:r>
      </w:del>
      <w:r w:rsidR="00A81115">
        <w:rPr>
          <w:rFonts w:ascii="Times New Roman" w:hAnsi="Times New Roman" w:cs="Times New Roman"/>
          <w:sz w:val="24"/>
          <w:szCs w:val="24"/>
        </w:rPr>
        <w:t>master ind</w:t>
      </w:r>
      <w:del w:id="51" w:author="Thomas Carruthers" w:date="2017-06-02T11:54:00Z">
        <w:r w:rsidR="00A81115" w:rsidDel="00C078BC">
          <w:rPr>
            <w:rFonts w:ascii="Times New Roman" w:hAnsi="Times New Roman" w:cs="Times New Roman"/>
            <w:sz w:val="24"/>
            <w:szCs w:val="24"/>
          </w:rPr>
          <w:delText>ic</w:delText>
        </w:r>
      </w:del>
      <w:r w:rsidR="00A81115">
        <w:rPr>
          <w:rFonts w:ascii="Times New Roman" w:hAnsi="Times New Roman" w:cs="Times New Roman"/>
          <w:sz w:val="24"/>
          <w:szCs w:val="24"/>
        </w:rPr>
        <w:t>e</w:t>
      </w:r>
      <w:ins w:id="52" w:author="Thomas Carruthers" w:date="2017-06-02T11:54:00Z">
        <w:r w:rsidR="00C078BC">
          <w:rPr>
            <w:rFonts w:ascii="Times New Roman" w:hAnsi="Times New Roman" w:cs="Times New Roman"/>
            <w:sz w:val="24"/>
            <w:szCs w:val="24"/>
          </w:rPr>
          <w:t>x</w:t>
        </w:r>
      </w:ins>
      <w:del w:id="53" w:author="Thomas Carruthers" w:date="2017-06-02T11:54:00Z">
        <w:r w:rsidR="00A81115" w:rsidDel="00C078BC">
          <w:rPr>
            <w:rFonts w:ascii="Times New Roman" w:hAnsi="Times New Roman" w:cs="Times New Roman"/>
            <w:sz w:val="24"/>
            <w:szCs w:val="24"/>
          </w:rPr>
          <w:delText>s’</w:delText>
        </w:r>
      </w:del>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del w:id="54" w:author="Thomas Carruthers" w:date="2017-06-02T11:54:00Z">
        <w:r w:rsidDel="003E2284">
          <w:rPr>
            <w:rFonts w:ascii="Times New Roman" w:hAnsi="Times New Roman" w:cs="Times New Roman"/>
            <w:sz w:val="24"/>
            <w:szCs w:val="24"/>
          </w:rPr>
          <w:delText xml:space="preserve"> </w:delText>
        </w:r>
        <w:r w:rsidR="00AB1FCC" w:rsidDel="003E2284">
          <w:rPr>
            <w:rFonts w:ascii="Times New Roman" w:hAnsi="Times New Roman" w:cs="Times New Roman"/>
            <w:sz w:val="24"/>
            <w:szCs w:val="24"/>
          </w:rPr>
          <w:delText>The red line represents the master index. The blue line is an alternative index derived from two additional Spanish fleet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in the east. The green line represents a second alternative index derived from a linear model with marginal fleet effect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rather than fleet-area interactions.</w:delText>
        </w:r>
      </w:del>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r w:rsidRPr="00987C9A">
        <w:t>Overview</w:t>
      </w:r>
      <w:bookmarkEnd w:id="56"/>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7" w:name="_Toc465365288"/>
      <w:r w:rsidRPr="00987C9A">
        <w:rPr>
          <w:rFonts w:eastAsiaTheme="minorEastAsia"/>
        </w:rPr>
        <w:t>Equations</w:t>
      </w:r>
      <w:bookmarkEnd w:id="57"/>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C207A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C207AF"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C207AF"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C207A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C207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C207AF"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8"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9"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0" w:name="_Toc465365291"/>
      <w:r w:rsidRPr="00987C9A">
        <w:t>Fleet structure and exploitation history</w:t>
      </w:r>
      <w:bookmarkEnd w:id="60"/>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w:t>
      </w:r>
      <w:commentRangeStart w:id="61"/>
      <w:r w:rsidR="00206292">
        <w:rPr>
          <w:rFonts w:ascii="Times New Roman" w:hAnsi="Times New Roman" w:cs="Times New Roman"/>
          <w:sz w:val="24"/>
          <w:szCs w:val="24"/>
        </w:rPr>
        <w:t>partitioned</w:t>
      </w:r>
      <w:commentRangeEnd w:id="61"/>
      <w:r w:rsidR="004E28C9">
        <w:rPr>
          <w:rStyle w:val="CommentReference"/>
        </w:rPr>
        <w:commentReference w:id="61"/>
      </w:r>
      <w:r w:rsidR="00206292">
        <w:rPr>
          <w:rFonts w:ascii="Times New Roman" w:hAnsi="Times New Roman" w:cs="Times New Roman"/>
          <w:sz w:val="24"/>
          <w:szCs w:val="24"/>
        </w:rPr>
        <w:t xml:space="preserve">.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2" w:name="_Toc465365292"/>
      <w:r w:rsidRPr="00987C9A">
        <w:t>Baseline</w:t>
      </w:r>
      <w:bookmarkEnd w:id="62"/>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63" w:name="_Toc465365293"/>
      <w:r w:rsidRPr="00987C9A">
        <w:t>Alternative options</w:t>
      </w:r>
      <w:bookmarkEnd w:id="63"/>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64" w:name="_Toc465365294"/>
      <w:r w:rsidRPr="00E75498">
        <w:t>MANAGEMENT OPTIONS</w:t>
      </w:r>
      <w:bookmarkEnd w:id="64"/>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pPr>
        <w:pStyle w:val="ListParagraph"/>
        <w:numPr>
          <w:ilvl w:val="0"/>
          <w:numId w:val="1"/>
        </w:numPr>
        <w:ind w:left="357" w:hanging="357"/>
        <w:jc w:val="both"/>
        <w:rPr>
          <w:rFonts w:ascii="Times New Roman" w:hAnsi="Times New Roman" w:cs="Times New Roman"/>
          <w:sz w:val="24"/>
          <w:szCs w:val="24"/>
        </w:rPr>
        <w:pPrChange w:id="65" w:author="Thomas Carruthers" w:date="2017-06-02T10:49:00Z">
          <w:pPr>
            <w:pStyle w:val="ListParagraph"/>
            <w:numPr>
              <w:numId w:val="8"/>
            </w:numPr>
            <w:ind w:left="357" w:hanging="357"/>
            <w:jc w:val="both"/>
          </w:pPr>
        </w:pPrChange>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6" w:author="Thomas Carruthers" w:date="2017-06-02T10:49:00Z">
          <w:pPr>
            <w:pStyle w:val="ListParagraph"/>
            <w:numPr>
              <w:numId w:val="8"/>
            </w:numPr>
            <w:ind w:left="357" w:hanging="357"/>
            <w:jc w:val="both"/>
          </w:pPr>
        </w:pPrChange>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7" w:author="Thomas Carruthers" w:date="2017-06-02T10:49:00Z">
          <w:pPr>
            <w:pStyle w:val="ListParagraph"/>
            <w:numPr>
              <w:numId w:val="8"/>
            </w:numPr>
            <w:ind w:left="357" w:hanging="357"/>
            <w:jc w:val="both"/>
          </w:pPr>
        </w:pPrChange>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8" w:author="Thomas Carruthers" w:date="2017-06-02T10:49:00Z">
          <w:pPr>
            <w:pStyle w:val="ListParagraph"/>
            <w:numPr>
              <w:numId w:val="8"/>
            </w:numPr>
            <w:ind w:left="357" w:hanging="357"/>
            <w:jc w:val="both"/>
          </w:pPr>
        </w:pPrChange>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69" w:name="_Toc465365295"/>
      <w:r w:rsidRPr="004239D2">
        <w:lastRenderedPageBreak/>
        <w:t>Spatial strata for which TACs are set</w:t>
      </w:r>
      <w:bookmarkEnd w:id="69"/>
    </w:p>
    <w:p w14:paraId="2726E0CB" w14:textId="77777777" w:rsidR="007E218D" w:rsidRDefault="00B20954" w:rsidP="00406114">
      <w:pPr>
        <w:pStyle w:val="Heading4"/>
        <w:ind w:left="0"/>
      </w:pPr>
      <w:bookmarkStart w:id="70" w:name="_Toc465365296"/>
      <w:r w:rsidRPr="00B20954">
        <w:t>Baseline</w:t>
      </w:r>
      <w:bookmarkEnd w:id="70"/>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71" w:name="_Toc465365297"/>
      <w:r w:rsidRPr="00B20954">
        <w:t>Alternative options</w:t>
      </w:r>
      <w:bookmarkEnd w:id="71"/>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72" w:name="_Toc465365298"/>
      <w:r w:rsidRPr="007D255E">
        <w:t>Options for the frequency of setting TACs</w:t>
      </w:r>
      <w:bookmarkEnd w:id="72"/>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73" w:name="_Toc465365299"/>
      <w:r w:rsidRPr="004239D2">
        <w:t>Baseline</w:t>
      </w:r>
      <w:bookmarkEnd w:id="73"/>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74" w:name="_Toc465365300"/>
      <w:r w:rsidRPr="004239D2">
        <w:t>Alternative options</w:t>
      </w:r>
      <w:bookmarkEnd w:id="74"/>
    </w:p>
    <w:p w14:paraId="34456496" w14:textId="77777777" w:rsidR="007E218D" w:rsidRDefault="007E218D" w:rsidP="00406114"/>
    <w:p w14:paraId="65308EB4" w14:textId="77777777" w:rsidR="004239D2" w:rsidRDefault="004239D2">
      <w:pPr>
        <w:pStyle w:val="ListParagraph"/>
        <w:numPr>
          <w:ilvl w:val="0"/>
          <w:numId w:val="2"/>
        </w:numPr>
        <w:ind w:left="720"/>
        <w:jc w:val="both"/>
        <w:rPr>
          <w:rFonts w:ascii="Times New Roman" w:hAnsi="Times New Roman" w:cs="Times New Roman"/>
          <w:sz w:val="24"/>
          <w:szCs w:val="24"/>
        </w:rPr>
        <w:pPrChange w:id="75" w:author="Thomas Carruthers" w:date="2017-06-02T10:49:00Z">
          <w:pPr>
            <w:pStyle w:val="ListParagraph"/>
            <w:numPr>
              <w:numId w:val="9"/>
            </w:numPr>
            <w:ind w:left="1440" w:hanging="360"/>
            <w:jc w:val="both"/>
          </w:pPr>
        </w:pPrChange>
      </w:pPr>
      <w:r w:rsidRPr="004239D2">
        <w:rPr>
          <w:rFonts w:ascii="Times New Roman" w:hAnsi="Times New Roman" w:cs="Times New Roman"/>
          <w:sz w:val="24"/>
          <w:szCs w:val="24"/>
        </w:rPr>
        <w:t>Every three years</w:t>
      </w:r>
    </w:p>
    <w:p w14:paraId="12DF82C9" w14:textId="77777777" w:rsidR="004239D2" w:rsidRDefault="004239D2">
      <w:pPr>
        <w:pStyle w:val="ListParagraph"/>
        <w:numPr>
          <w:ilvl w:val="0"/>
          <w:numId w:val="2"/>
        </w:numPr>
        <w:ind w:left="720"/>
        <w:jc w:val="both"/>
        <w:rPr>
          <w:rFonts w:ascii="Times New Roman" w:hAnsi="Times New Roman" w:cs="Times New Roman"/>
          <w:sz w:val="24"/>
          <w:szCs w:val="24"/>
        </w:rPr>
        <w:pPrChange w:id="76" w:author="Thomas Carruthers" w:date="2017-06-02T10:49:00Z">
          <w:pPr>
            <w:pStyle w:val="ListParagraph"/>
            <w:numPr>
              <w:numId w:val="9"/>
            </w:numPr>
            <w:ind w:left="1440" w:hanging="360"/>
            <w:jc w:val="both"/>
          </w:pPr>
        </w:pPrChange>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77" w:name="_Toc465365301"/>
      <w:r w:rsidRPr="004239D2">
        <w:t>Upper limits on TACs</w:t>
      </w:r>
      <w:bookmarkEnd w:id="7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78" w:name="_Toc465365302"/>
      <w:r w:rsidRPr="007D255E">
        <w:lastRenderedPageBreak/>
        <w:t>Minimum extent of TAC change</w:t>
      </w:r>
      <w:bookmarkEnd w:id="78"/>
    </w:p>
    <w:p w14:paraId="538C0681" w14:textId="77777777" w:rsidR="007E218D" w:rsidRDefault="007D255E" w:rsidP="00406114">
      <w:pPr>
        <w:pStyle w:val="Heading4"/>
        <w:ind w:left="0"/>
      </w:pPr>
      <w:bookmarkStart w:id="79" w:name="_Toc465365303"/>
      <w:r w:rsidRPr="009F3A87">
        <w:t>Baseline</w:t>
      </w:r>
      <w:bookmarkEnd w:id="7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80" w:name="_Toc465365304"/>
      <w:r w:rsidRPr="009F3A87">
        <w:t>Alternative options</w:t>
      </w:r>
      <w:bookmarkEnd w:id="8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81" w:name="_Toc465365305"/>
      <w:r>
        <w:t>Maximum</w:t>
      </w:r>
      <w:r w:rsidRPr="007D255E">
        <w:t xml:space="preserve"> extent of TAC change</w:t>
      </w:r>
      <w:bookmarkEnd w:id="8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82" w:name="_Toc465365306"/>
      <w:r w:rsidRPr="009F3A87">
        <w:t>Baseline</w:t>
      </w:r>
      <w:bookmarkEnd w:id="8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83" w:name="_Toc465365307"/>
      <w:r w:rsidRPr="009F3A87">
        <w:t>Alternative options</w:t>
      </w:r>
      <w:bookmarkEnd w:id="8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pPr>
        <w:pStyle w:val="ListParagraph"/>
        <w:numPr>
          <w:ilvl w:val="0"/>
          <w:numId w:val="3"/>
        </w:numPr>
        <w:ind w:left="357" w:hanging="357"/>
        <w:jc w:val="both"/>
        <w:rPr>
          <w:rFonts w:ascii="Times New Roman" w:hAnsi="Times New Roman" w:cs="Times New Roman"/>
          <w:sz w:val="24"/>
          <w:szCs w:val="24"/>
        </w:rPr>
        <w:pPrChange w:id="84" w:author="Thomas Carruthers" w:date="2017-06-02T10:49:00Z">
          <w:pPr>
            <w:pStyle w:val="ListParagraph"/>
            <w:numPr>
              <w:numId w:val="12"/>
            </w:numPr>
            <w:ind w:left="357" w:hanging="357"/>
            <w:jc w:val="both"/>
          </w:pPr>
        </w:pPrChange>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pPr>
        <w:pStyle w:val="ListParagraph"/>
        <w:numPr>
          <w:ilvl w:val="0"/>
          <w:numId w:val="3"/>
        </w:numPr>
        <w:ind w:left="357" w:hanging="357"/>
        <w:jc w:val="both"/>
        <w:rPr>
          <w:rFonts w:ascii="Times New Roman" w:hAnsi="Times New Roman" w:cs="Times New Roman"/>
          <w:sz w:val="24"/>
          <w:szCs w:val="24"/>
        </w:rPr>
        <w:pPrChange w:id="85" w:author="Thomas Carruthers" w:date="2017-06-02T10:49:00Z">
          <w:pPr>
            <w:pStyle w:val="ListParagraph"/>
            <w:numPr>
              <w:numId w:val="12"/>
            </w:numPr>
            <w:ind w:left="357" w:hanging="357"/>
            <w:jc w:val="both"/>
          </w:pPr>
        </w:pPrChange>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86" w:name="_Toc465365308"/>
      <w:r w:rsidRPr="008E43D5">
        <w:t>Technical measures</w:t>
      </w:r>
      <w:bookmarkEnd w:id="86"/>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87" w:name="_Toc465365309"/>
      <w:r w:rsidRPr="00AF7796">
        <w:t xml:space="preserve">FUTURE RECRUITMENT </w:t>
      </w:r>
      <w:r w:rsidR="00815AF5">
        <w:t xml:space="preserve">AND DISTRIBUTION </w:t>
      </w:r>
      <w:r w:rsidRPr="00AF7796">
        <w:t>SCENARIOS</w:t>
      </w:r>
      <w:bookmarkEnd w:id="87"/>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88" w:name="_Toc465365310"/>
      <w:r w:rsidRPr="00FF74B6">
        <w:lastRenderedPageBreak/>
        <w:t>West</w:t>
      </w:r>
      <w:bookmarkEnd w:id="88"/>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89" w:author="Thomas Carruthers" w:date="2017-06-02T10:49:00Z">
          <w:pPr>
            <w:pStyle w:val="ListParagraph"/>
            <w:numPr>
              <w:numId w:val="14"/>
            </w:numPr>
            <w:ind w:left="357" w:hanging="357"/>
            <w:jc w:val="both"/>
          </w:pPr>
        </w:pPrChange>
      </w:pPr>
      <w:r>
        <w:rPr>
          <w:rFonts w:ascii="Times New Roman" w:hAnsi="Times New Roman" w:cs="Times New Roman"/>
          <w:sz w:val="24"/>
          <w:szCs w:val="24"/>
        </w:rPr>
        <w:t>Hockey stick</w:t>
      </w:r>
    </w:p>
    <w:p w14:paraId="52A2CE5E"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90" w:author="Thomas Carruthers" w:date="2017-06-02T10:49:00Z">
          <w:pPr>
            <w:pStyle w:val="ListParagraph"/>
            <w:numPr>
              <w:numId w:val="14"/>
            </w:numPr>
            <w:ind w:left="357" w:hanging="357"/>
            <w:jc w:val="both"/>
          </w:pPr>
        </w:pPrChange>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91" w:name="_Toc465365311"/>
      <w:r w:rsidRPr="00FF74B6">
        <w:t>East + Mediterranean</w:t>
      </w:r>
      <w:bookmarkEnd w:id="91"/>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2"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3"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94" w:name="_Toc465365312"/>
      <w:r>
        <w:t>Future r</w:t>
      </w:r>
      <w:r w:rsidRPr="00271515">
        <w:t>egime shifts</w:t>
      </w:r>
      <w:bookmarkEnd w:id="94"/>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95" w:name="_Toc465365313"/>
      <w:r w:rsidRPr="00271515">
        <w:t>West</w:t>
      </w:r>
      <w:bookmarkEnd w:id="95"/>
    </w:p>
    <w:p w14:paraId="004BB819" w14:textId="77777777" w:rsidR="007E218D" w:rsidRDefault="00271515">
      <w:pPr>
        <w:pStyle w:val="ListParagraph"/>
        <w:numPr>
          <w:ilvl w:val="0"/>
          <w:numId w:val="6"/>
        </w:numPr>
        <w:ind w:left="357" w:hanging="357"/>
        <w:jc w:val="both"/>
        <w:rPr>
          <w:rFonts w:ascii="Times New Roman" w:hAnsi="Times New Roman" w:cs="Times New Roman"/>
          <w:sz w:val="24"/>
          <w:szCs w:val="24"/>
        </w:rPr>
        <w:pPrChange w:id="96" w:author="Thomas Carruthers" w:date="2017-06-02T10:49:00Z">
          <w:pPr>
            <w:pStyle w:val="ListParagraph"/>
            <w:numPr>
              <w:numId w:val="16"/>
            </w:numPr>
            <w:ind w:left="357" w:hanging="357"/>
            <w:jc w:val="both"/>
          </w:pPr>
        </w:pPrChange>
      </w:pPr>
      <w:r>
        <w:rPr>
          <w:rFonts w:ascii="Times New Roman" w:hAnsi="Times New Roman" w:cs="Times New Roman"/>
          <w:sz w:val="24"/>
          <w:szCs w:val="24"/>
        </w:rPr>
        <w:t>None</w:t>
      </w:r>
    </w:p>
    <w:p w14:paraId="73E239A0"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7" w:author="Thomas Carruthers" w:date="2017-06-02T10:49:00Z">
          <w:pPr>
            <w:pStyle w:val="ListParagraph"/>
            <w:numPr>
              <w:numId w:val="16"/>
            </w:numPr>
            <w:ind w:left="357" w:hanging="357"/>
            <w:jc w:val="both"/>
          </w:pPr>
        </w:pPrChange>
      </w:pPr>
      <w:r>
        <w:rPr>
          <w:rFonts w:ascii="Times New Roman" w:hAnsi="Times New Roman" w:cs="Times New Roman"/>
          <w:sz w:val="24"/>
          <w:szCs w:val="24"/>
        </w:rPr>
        <w:t>After 10 years of projection, switch to other regime</w:t>
      </w:r>
    </w:p>
    <w:p w14:paraId="48C995D9"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8" w:author="Thomas Carruthers" w:date="2017-06-02T10:49:00Z">
          <w:pPr>
            <w:pStyle w:val="ListParagraph"/>
            <w:numPr>
              <w:numId w:val="16"/>
            </w:numPr>
            <w:ind w:left="357" w:hanging="357"/>
            <w:jc w:val="both"/>
          </w:pPr>
        </w:pPrChange>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99" w:name="_Toc465365314"/>
      <w:r w:rsidRPr="0089132A">
        <w:t>East+Med</w:t>
      </w:r>
      <w:bookmarkEnd w:id="99"/>
    </w:p>
    <w:p w14:paraId="3A020CF0"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0"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continues unchanged</w:t>
      </w:r>
    </w:p>
    <w:p w14:paraId="7BB73125"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1"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changes to 1950-1982 relationship after 10 years</w:t>
      </w:r>
    </w:p>
    <w:p w14:paraId="3DE5501A"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2" w:author="Thomas Carruthers" w:date="2017-06-02T10:49:00Z">
          <w:pPr>
            <w:pStyle w:val="ListParagraph"/>
            <w:numPr>
              <w:numId w:val="17"/>
            </w:numPr>
            <w:ind w:left="357" w:hanging="357"/>
            <w:jc w:val="both"/>
          </w:pPr>
        </w:pPrChange>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03" w:name="_Toc465365315"/>
      <w:r w:rsidRPr="0059552F">
        <w:t>Statistical properties</w:t>
      </w:r>
      <w:bookmarkEnd w:id="103"/>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04" w:name="_Toc465365316"/>
      <w:r>
        <w:t>Baseline</w:t>
      </w:r>
      <w:bookmarkEnd w:id="104"/>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05" w:name="_Toc465365317"/>
      <w:r w:rsidRPr="00D2389D">
        <w:t>Alternative options</w:t>
      </w:r>
      <w:bookmarkEnd w:id="105"/>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06" w:name="_Toc465365318"/>
      <w:r w:rsidRPr="000708BD">
        <w:t>Possible future distributional changes</w:t>
      </w:r>
      <w:bookmarkEnd w:id="106"/>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07" w:name="_Toc465365319"/>
      <w:r w:rsidRPr="00AF7796">
        <w:t>FUTURE CATCHES</w:t>
      </w:r>
      <w:bookmarkEnd w:id="107"/>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08" w:name="_Toc465365320"/>
      <w:r w:rsidRPr="0065577D">
        <w:t>Baseline</w:t>
      </w:r>
      <w:bookmarkEnd w:id="108"/>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pPr>
        <w:pStyle w:val="ListParagraph"/>
        <w:numPr>
          <w:ilvl w:val="0"/>
          <w:numId w:val="8"/>
        </w:numPr>
        <w:ind w:left="357" w:hanging="357"/>
        <w:jc w:val="both"/>
        <w:rPr>
          <w:rFonts w:ascii="Times New Roman" w:hAnsi="Times New Roman" w:cs="Times New Roman"/>
          <w:sz w:val="24"/>
          <w:szCs w:val="24"/>
        </w:rPr>
        <w:pPrChange w:id="109"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0"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1"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2"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pPr>
        <w:pStyle w:val="ListParagraph"/>
        <w:numPr>
          <w:ilvl w:val="0"/>
          <w:numId w:val="8"/>
        </w:numPr>
        <w:ind w:left="357" w:hanging="357"/>
        <w:jc w:val="both"/>
        <w:rPr>
          <w:rFonts w:ascii="Times New Roman" w:hAnsi="Times New Roman" w:cs="Times New Roman"/>
          <w:sz w:val="24"/>
          <w:szCs w:val="24"/>
        </w:rPr>
        <w:pPrChange w:id="113" w:author="Thomas Carruthers" w:date="2017-06-02T10:49:00Z">
          <w:pPr>
            <w:pStyle w:val="ListParagraph"/>
            <w:numPr>
              <w:numId w:val="19"/>
            </w:numPr>
            <w:ind w:left="357" w:hanging="357"/>
            <w:jc w:val="both"/>
          </w:pPr>
        </w:pPrChange>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14" w:name="_Toc465365321"/>
      <w:r w:rsidRPr="00735238">
        <w:t>Alternative options</w:t>
      </w:r>
      <w:bookmarkEnd w:id="11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15" w:name="_Toc465365322"/>
      <w:r w:rsidRPr="00537841">
        <w:t>GENERATION OF FUTURE DATA</w:t>
      </w:r>
      <w:bookmarkEnd w:id="11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16" w:name="_Toc465365323"/>
      <w:r w:rsidRPr="00313AC4">
        <w:t>Baseline suggestions</w:t>
      </w:r>
      <w:bookmarkEnd w:id="11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17" w:name="_Toc465365324"/>
      <w:r w:rsidRPr="00D82AA4">
        <w:t>West</w:t>
      </w:r>
      <w:bookmarkEnd w:id="117"/>
    </w:p>
    <w:p w14:paraId="79D96468" w14:textId="77777777" w:rsidR="007E218D" w:rsidRDefault="00556723">
      <w:pPr>
        <w:pStyle w:val="ListParagraph"/>
        <w:numPr>
          <w:ilvl w:val="0"/>
          <w:numId w:val="9"/>
        </w:numPr>
        <w:ind w:left="357" w:hanging="357"/>
        <w:jc w:val="both"/>
        <w:rPr>
          <w:rFonts w:ascii="Times New Roman" w:hAnsi="Times New Roman" w:cs="Times New Roman"/>
          <w:sz w:val="24"/>
          <w:szCs w:val="24"/>
        </w:rPr>
        <w:pPrChange w:id="118" w:author="Thomas Carruthers" w:date="2017-06-02T10:49:00Z">
          <w:pPr>
            <w:pStyle w:val="ListParagraph"/>
            <w:numPr>
              <w:numId w:val="21"/>
            </w:numPr>
            <w:ind w:left="357" w:hanging="357"/>
            <w:jc w:val="both"/>
          </w:pPr>
        </w:pPrChange>
      </w:pPr>
      <w:r>
        <w:rPr>
          <w:rFonts w:ascii="Times New Roman" w:hAnsi="Times New Roman" w:cs="Times New Roman"/>
          <w:sz w:val="24"/>
          <w:szCs w:val="24"/>
        </w:rPr>
        <w:t>Gulf of Mexico larval index of spawning stock abundance</w:t>
      </w:r>
    </w:p>
    <w:p w14:paraId="23EDD801" w14:textId="0276BBF6" w:rsidR="00112525" w:rsidRDefault="00BF0EC6">
      <w:pPr>
        <w:pStyle w:val="ListParagraph"/>
        <w:numPr>
          <w:ilvl w:val="0"/>
          <w:numId w:val="9"/>
        </w:numPr>
        <w:ind w:left="357" w:hanging="357"/>
        <w:jc w:val="both"/>
        <w:rPr>
          <w:rFonts w:ascii="Times New Roman" w:hAnsi="Times New Roman" w:cs="Times New Roman"/>
          <w:sz w:val="24"/>
          <w:szCs w:val="24"/>
        </w:rPr>
        <w:pPrChange w:id="119" w:author="Thomas Carruthers" w:date="2017-06-02T10:49:00Z">
          <w:pPr>
            <w:pStyle w:val="ListParagraph"/>
            <w:numPr>
              <w:numId w:val="21"/>
            </w:numPr>
            <w:ind w:left="357" w:hanging="357"/>
            <w:jc w:val="both"/>
          </w:pPr>
        </w:pPrChange>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120" w:name="_Toc465365325"/>
      <w:r>
        <w:t>East+Med</w:t>
      </w:r>
    </w:p>
    <w:p w14:paraId="6F79BA31"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1" w:author="Thomas Carruthers" w:date="2017-06-02T10:49:00Z">
          <w:pPr>
            <w:pStyle w:val="ListParagraph"/>
            <w:numPr>
              <w:numId w:val="22"/>
            </w:numPr>
            <w:ind w:left="357" w:hanging="357"/>
            <w:jc w:val="both"/>
          </w:pPr>
        </w:pPrChange>
      </w:pPr>
      <w:r>
        <w:rPr>
          <w:rFonts w:ascii="Times New Roman" w:hAnsi="Times New Roman" w:cs="Times New Roman"/>
          <w:sz w:val="24"/>
          <w:szCs w:val="24"/>
        </w:rPr>
        <w:t>JLL_NEA CPUE index of exploitable abundance</w:t>
      </w:r>
    </w:p>
    <w:p w14:paraId="2BE8D566"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2" w:author="Thomas Carruthers" w:date="2017-06-02T10:49:00Z">
          <w:pPr>
            <w:pStyle w:val="ListParagraph"/>
            <w:numPr>
              <w:numId w:val="22"/>
            </w:numPr>
            <w:ind w:left="357" w:hanging="357"/>
            <w:jc w:val="both"/>
          </w:pPr>
        </w:pPrChange>
      </w:pPr>
      <w:r>
        <w:rPr>
          <w:rFonts w:ascii="Times New Roman" w:hAnsi="Times New Roman" w:cs="Times New Roman"/>
          <w:sz w:val="24"/>
          <w:szCs w:val="24"/>
        </w:rPr>
        <w:t>Western Mediterranean larval index of spawning stock abundance</w:t>
      </w:r>
    </w:p>
    <w:p w14:paraId="1E4F7D9A"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3" w:author="Thomas Carruthers" w:date="2017-06-02T10:49:00Z">
          <w:pPr>
            <w:pStyle w:val="ListParagraph"/>
            <w:numPr>
              <w:numId w:val="22"/>
            </w:numPr>
            <w:ind w:left="357" w:hanging="357"/>
            <w:jc w:val="both"/>
          </w:pPr>
        </w:pPrChange>
      </w:pPr>
      <w:r>
        <w:rPr>
          <w:rFonts w:ascii="Times New Roman" w:hAnsi="Times New Roman" w:cs="Times New Roman"/>
          <w:sz w:val="24"/>
          <w:szCs w:val="24"/>
        </w:rPr>
        <w:t>GBYP aerial survey of adults</w:t>
      </w:r>
    </w:p>
    <w:p w14:paraId="6A9244B9" w14:textId="77777777" w:rsidR="009D1008" w:rsidRPr="00BF0EC6" w:rsidRDefault="009D1008">
      <w:pPr>
        <w:pStyle w:val="ListParagraph"/>
        <w:numPr>
          <w:ilvl w:val="0"/>
          <w:numId w:val="10"/>
        </w:numPr>
        <w:ind w:left="357" w:hanging="357"/>
        <w:jc w:val="both"/>
        <w:rPr>
          <w:rFonts w:ascii="Times New Roman" w:hAnsi="Times New Roman" w:cs="Times New Roman"/>
          <w:sz w:val="24"/>
          <w:szCs w:val="24"/>
        </w:rPr>
        <w:pPrChange w:id="124" w:author="Thomas Carruthers" w:date="2017-06-02T10:49:00Z">
          <w:pPr>
            <w:pStyle w:val="ListParagraph"/>
            <w:numPr>
              <w:numId w:val="22"/>
            </w:numPr>
            <w:ind w:left="357" w:hanging="357"/>
            <w:jc w:val="both"/>
          </w:pPr>
        </w:pPrChange>
      </w:pPr>
      <w:r>
        <w:rPr>
          <w:rFonts w:ascii="Times New Roman" w:hAnsi="Times New Roman" w:cs="Times New Roman"/>
          <w:sz w:val="24"/>
          <w:szCs w:val="24"/>
        </w:rPr>
        <w:t>Juvenile aerial survey Gulf of Lyon</w:t>
      </w:r>
    </w:p>
    <w:bookmarkEnd w:id="120"/>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25" w:name="_Toc465365326"/>
      <w:r w:rsidRPr="00C837B1">
        <w:t>Alternative options</w:t>
      </w:r>
      <w:bookmarkEnd w:id="125"/>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26" w:name="_Toc465365327"/>
      <w:r w:rsidRPr="00071A74">
        <w:t>Relationships with abundance</w:t>
      </w:r>
      <w:bookmarkEnd w:id="126"/>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27" w:name="_Toc465365328"/>
      <w:r w:rsidRPr="00071A74">
        <w:t>Statistical properties</w:t>
      </w:r>
      <w:bookmarkEnd w:id="127"/>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28" w:name="_Toc465365329"/>
      <w:r w:rsidRPr="001C0F8B">
        <w:lastRenderedPageBreak/>
        <w:t>Baseline</w:t>
      </w:r>
      <w:bookmarkEnd w:id="128"/>
    </w:p>
    <w:p w14:paraId="09AB0AF7" w14:textId="77777777" w:rsidR="007E218D" w:rsidRDefault="00231B39">
      <w:pPr>
        <w:pStyle w:val="ListParagraph"/>
        <w:numPr>
          <w:ilvl w:val="0"/>
          <w:numId w:val="11"/>
        </w:numPr>
        <w:ind w:left="357" w:hanging="357"/>
        <w:jc w:val="both"/>
        <w:rPr>
          <w:rFonts w:ascii="Times New Roman" w:hAnsi="Times New Roman" w:cs="Times New Roman"/>
          <w:sz w:val="24"/>
          <w:szCs w:val="24"/>
        </w:rPr>
        <w:pPrChange w:id="129"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0"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1"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Autocorrelation of residuals will be taken to be zero.</w:t>
      </w:r>
    </w:p>
    <w:p w14:paraId="433FFAC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2"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33" w:name="_Toc465365330"/>
      <w:r w:rsidRPr="001C0F8B">
        <w:t>Alternative options</w:t>
      </w:r>
      <w:bookmarkEnd w:id="133"/>
    </w:p>
    <w:p w14:paraId="24F66A7F"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4"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5"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36" w:name="_Toc465365331"/>
      <w:r w:rsidRPr="00965CDE">
        <w:t>Other aspects</w:t>
      </w:r>
      <w:bookmarkEnd w:id="136"/>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137" w:name="_Toc465365332"/>
      <w:r>
        <w:br w:type="page"/>
      </w:r>
    </w:p>
    <w:p w14:paraId="2134E40E" w14:textId="5E84ECA6" w:rsidR="007E218D" w:rsidRDefault="00987C9A" w:rsidP="00DE6F83">
      <w:pPr>
        <w:pStyle w:val="Heading1"/>
        <w:ind w:left="0"/>
      </w:pPr>
      <w:r w:rsidRPr="00987C9A">
        <w:lastRenderedPageBreak/>
        <w:t>PARAMETERS AND CONDITIONING</w:t>
      </w:r>
      <w:bookmarkEnd w:id="13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38" w:name="_Toc465365333"/>
      <w:r w:rsidRPr="00987C9A">
        <w:t>Fixed parameters</w:t>
      </w:r>
      <w:bookmarkEnd w:id="13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65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9" w:author="Thomas Carruthers" w:date="2017-06-02T10:10:00Z">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877"/>
        <w:gridCol w:w="3402"/>
        <w:gridCol w:w="567"/>
        <w:gridCol w:w="3402"/>
        <w:gridCol w:w="425"/>
        <w:gridCol w:w="2160"/>
        <w:gridCol w:w="823"/>
        <w:tblGridChange w:id="140">
          <w:tblGrid>
            <w:gridCol w:w="34"/>
            <w:gridCol w:w="2093"/>
            <w:gridCol w:w="34"/>
            <w:gridCol w:w="3368"/>
            <w:gridCol w:w="567"/>
            <w:gridCol w:w="3152"/>
            <w:gridCol w:w="250"/>
            <w:gridCol w:w="34"/>
            <w:gridCol w:w="391"/>
            <w:gridCol w:w="2160"/>
            <w:gridCol w:w="823"/>
          </w:tblGrid>
        </w:tblGridChange>
      </w:tblGrid>
      <w:tr w:rsidR="009D1008" w:rsidRPr="00987C9A" w14:paraId="7A6725D6" w14:textId="77777777" w:rsidTr="00695ED9">
        <w:trPr>
          <w:gridAfter w:val="3"/>
          <w:wAfter w:w="3408" w:type="dxa"/>
          <w:trPrChange w:id="141" w:author="Thomas Carruthers" w:date="2017-06-02T10:10:00Z">
            <w:trPr>
              <w:gridAfter w:val="3"/>
              <w:wAfter w:w="3408" w:type="dxa"/>
            </w:trPr>
          </w:trPrChange>
        </w:trPr>
        <w:tc>
          <w:tcPr>
            <w:tcW w:w="1877" w:type="dxa"/>
            <w:tcBorders>
              <w:top w:val="single" w:sz="8" w:space="0" w:color="auto"/>
              <w:bottom w:val="single" w:sz="8" w:space="0" w:color="auto"/>
            </w:tcBorders>
            <w:tcPrChange w:id="142" w:author="Thomas Carruthers" w:date="2017-06-02T10:10:00Z">
              <w:tcPr>
                <w:tcW w:w="2127" w:type="dxa"/>
                <w:gridSpan w:val="2"/>
                <w:tcBorders>
                  <w:top w:val="single" w:sz="8" w:space="0" w:color="auto"/>
                  <w:bottom w:val="single" w:sz="8" w:space="0" w:color="auto"/>
                </w:tcBorders>
              </w:tcPr>
            </w:tcPrChange>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Change w:id="143" w:author="Thomas Carruthers" w:date="2017-06-02T10:10:00Z">
              <w:tcPr>
                <w:tcW w:w="3969" w:type="dxa"/>
                <w:gridSpan w:val="3"/>
                <w:tcBorders>
                  <w:top w:val="single" w:sz="8" w:space="0" w:color="auto"/>
                  <w:bottom w:val="single" w:sz="8" w:space="0" w:color="auto"/>
                </w:tcBorders>
              </w:tcPr>
            </w:tcPrChange>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Change w:id="144" w:author="Thomas Carruthers" w:date="2017-06-02T10:10:00Z">
              <w:tcPr>
                <w:tcW w:w="3402" w:type="dxa"/>
                <w:gridSpan w:val="2"/>
                <w:tcBorders>
                  <w:top w:val="single" w:sz="8" w:space="0" w:color="auto"/>
                  <w:bottom w:val="single" w:sz="8" w:space="0" w:color="auto"/>
                </w:tcBorders>
              </w:tcPr>
            </w:tcPrChange>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695ED9">
        <w:trPr>
          <w:gridAfter w:val="3"/>
          <w:wAfter w:w="3408" w:type="dxa"/>
          <w:trPrChange w:id="145" w:author="Thomas Carruthers" w:date="2017-06-02T10:10:00Z">
            <w:trPr>
              <w:gridAfter w:val="3"/>
              <w:wAfter w:w="3408" w:type="dxa"/>
            </w:trPr>
          </w:trPrChange>
        </w:trPr>
        <w:tc>
          <w:tcPr>
            <w:tcW w:w="1877" w:type="dxa"/>
            <w:tcBorders>
              <w:top w:val="single" w:sz="8" w:space="0" w:color="auto"/>
              <w:bottom w:val="single" w:sz="4" w:space="0" w:color="auto"/>
            </w:tcBorders>
            <w:vAlign w:val="center"/>
            <w:tcPrChange w:id="146" w:author="Thomas Carruthers" w:date="2017-06-02T10:10:00Z">
              <w:tcPr>
                <w:tcW w:w="2127" w:type="dxa"/>
                <w:gridSpan w:val="2"/>
                <w:tcBorders>
                  <w:top w:val="single" w:sz="8" w:space="0" w:color="auto"/>
                  <w:bottom w:val="single" w:sz="4" w:space="0" w:color="auto"/>
                </w:tcBorders>
                <w:vAlign w:val="center"/>
              </w:tcPr>
            </w:tcPrChange>
          </w:tcPr>
          <w:p w14:paraId="62237EF9" w14:textId="77777777" w:rsidR="009D1008" w:rsidRPr="005D3F56" w:rsidRDefault="009D1008" w:rsidP="005D3F56">
            <w:pPr>
              <w:rPr>
                <w:rFonts w:ascii="Times New Roman" w:hAnsi="Times New Roman" w:cs="Times New Roman"/>
                <w:b/>
                <w:sz w:val="20"/>
                <w:szCs w:val="20"/>
                <w:rPrChange w:id="147"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148" w:author="Thomas Carruthers" w:date="2017-06-01T10:57:00Z">
                  <w:rPr>
                    <w:rFonts w:ascii="Times New Roman" w:hAnsi="Times New Roman" w:cs="Times New Roman"/>
                    <w:sz w:val="20"/>
                    <w:szCs w:val="20"/>
                  </w:rPr>
                </w:rPrChange>
              </w:rPr>
              <w:t>Steepness (Bev.-Holt)</w:t>
            </w:r>
          </w:p>
        </w:tc>
        <w:tc>
          <w:tcPr>
            <w:tcW w:w="3969" w:type="dxa"/>
            <w:gridSpan w:val="2"/>
            <w:tcBorders>
              <w:top w:val="single" w:sz="8" w:space="0" w:color="auto"/>
              <w:bottom w:val="single" w:sz="4" w:space="0" w:color="auto"/>
            </w:tcBorders>
            <w:tcPrChange w:id="149" w:author="Thomas Carruthers" w:date="2017-06-02T10:10:00Z">
              <w:tcPr>
                <w:tcW w:w="3969" w:type="dxa"/>
                <w:gridSpan w:val="3"/>
                <w:tcBorders>
                  <w:top w:val="single" w:sz="8" w:space="0" w:color="auto"/>
                  <w:bottom w:val="single" w:sz="4" w:space="0" w:color="auto"/>
                </w:tcBorders>
              </w:tcPr>
            </w:tcPrChange>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Change w:id="150" w:author="Thomas Carruthers" w:date="2017-06-02T10:10:00Z">
              <w:tcPr>
                <w:tcW w:w="3402" w:type="dxa"/>
                <w:gridSpan w:val="2"/>
                <w:tcBorders>
                  <w:top w:val="single" w:sz="8" w:space="0" w:color="auto"/>
                  <w:bottom w:val="single" w:sz="4" w:space="0" w:color="auto"/>
                </w:tcBorders>
              </w:tcPr>
            </w:tcPrChange>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695ED9">
        <w:trPr>
          <w:gridAfter w:val="3"/>
          <w:wAfter w:w="3408" w:type="dxa"/>
          <w:trPrChange w:id="151" w:author="Thomas Carruthers" w:date="2017-06-02T10:10:00Z">
            <w:trPr>
              <w:gridAfter w:val="3"/>
              <w:wAfter w:w="3408" w:type="dxa"/>
            </w:trPr>
          </w:trPrChange>
        </w:trPr>
        <w:tc>
          <w:tcPr>
            <w:tcW w:w="1877" w:type="dxa"/>
            <w:tcBorders>
              <w:top w:val="single" w:sz="4" w:space="0" w:color="auto"/>
            </w:tcBorders>
            <w:tcPrChange w:id="152" w:author="Thomas Carruthers" w:date="2017-06-02T10:10:00Z">
              <w:tcPr>
                <w:tcW w:w="2127" w:type="dxa"/>
                <w:gridSpan w:val="2"/>
                <w:tcBorders>
                  <w:top w:val="single" w:sz="4" w:space="0" w:color="auto"/>
                </w:tcBorders>
              </w:tcPr>
            </w:tcPrChange>
          </w:tcPr>
          <w:p w14:paraId="10EA2F82" w14:textId="24ACC325" w:rsidR="009D1008" w:rsidRPr="005D3F56" w:rsidRDefault="00484EF0" w:rsidP="005D3F56">
            <w:pPr>
              <w:rPr>
                <w:rFonts w:ascii="Times New Roman" w:hAnsi="Times New Roman" w:cs="Times New Roman"/>
                <w:b/>
                <w:sz w:val="20"/>
                <w:szCs w:val="20"/>
                <w:rPrChange w:id="153"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154" w:author="Thomas Carruthers" w:date="2017-06-01T10:57:00Z">
                  <w:rPr>
                    <w:rFonts w:ascii="Times New Roman" w:hAnsi="Times New Roman" w:cs="Times New Roman"/>
                    <w:i/>
                    <w:sz w:val="20"/>
                    <w:szCs w:val="20"/>
                  </w:rPr>
                </w:rPrChange>
              </w:rPr>
              <w:t>L1</w:t>
            </w:r>
            <w:r w:rsidRPr="005D3F56">
              <w:rPr>
                <w:rFonts w:ascii="Times New Roman" w:hAnsi="Times New Roman" w:cs="Times New Roman"/>
                <w:b/>
                <w:sz w:val="20"/>
                <w:szCs w:val="20"/>
                <w:rPrChange w:id="155" w:author="Thomas Carruthers" w:date="2017-06-01T10:57:00Z">
                  <w:rPr>
                    <w:rFonts w:ascii="Times New Roman" w:hAnsi="Times New Roman" w:cs="Times New Roman"/>
                    <w:sz w:val="20"/>
                    <w:szCs w:val="20"/>
                  </w:rPr>
                </w:rPrChange>
              </w:rPr>
              <w:t xml:space="preserve"> (cm) (Richards)</w:t>
            </w:r>
          </w:p>
        </w:tc>
        <w:tc>
          <w:tcPr>
            <w:tcW w:w="3969" w:type="dxa"/>
            <w:gridSpan w:val="2"/>
            <w:tcBorders>
              <w:top w:val="single" w:sz="4" w:space="0" w:color="auto"/>
            </w:tcBorders>
            <w:tcPrChange w:id="156" w:author="Thomas Carruthers" w:date="2017-06-02T10:10:00Z">
              <w:tcPr>
                <w:tcW w:w="3969" w:type="dxa"/>
                <w:gridSpan w:val="3"/>
                <w:tcBorders>
                  <w:top w:val="single" w:sz="4" w:space="0" w:color="auto"/>
                </w:tcBorders>
              </w:tcPr>
            </w:tcPrChange>
          </w:tcPr>
          <w:p w14:paraId="032D4CA5" w14:textId="0B16A834"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Change w:id="157" w:author="Thomas Carruthers" w:date="2017-06-02T10:10:00Z">
              <w:tcPr>
                <w:tcW w:w="3402" w:type="dxa"/>
                <w:gridSpan w:val="2"/>
                <w:tcBorders>
                  <w:top w:val="single" w:sz="4" w:space="0" w:color="auto"/>
                </w:tcBorders>
              </w:tcPr>
            </w:tcPrChange>
          </w:tcPr>
          <w:p w14:paraId="7BE2152D" w14:textId="7F3F8D7B"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695ED9">
        <w:trPr>
          <w:gridAfter w:val="3"/>
          <w:wAfter w:w="3408" w:type="dxa"/>
          <w:trPrChange w:id="158" w:author="Thomas Carruthers" w:date="2017-06-02T10:10:00Z">
            <w:trPr>
              <w:gridAfter w:val="3"/>
              <w:wAfter w:w="3408" w:type="dxa"/>
            </w:trPr>
          </w:trPrChange>
        </w:trPr>
        <w:tc>
          <w:tcPr>
            <w:tcW w:w="1877" w:type="dxa"/>
            <w:tcPrChange w:id="159" w:author="Thomas Carruthers" w:date="2017-06-02T10:10:00Z">
              <w:tcPr>
                <w:tcW w:w="2127" w:type="dxa"/>
                <w:gridSpan w:val="2"/>
              </w:tcPr>
            </w:tcPrChange>
          </w:tcPr>
          <w:p w14:paraId="269B7A7C" w14:textId="39CCA40E" w:rsidR="00484EF0" w:rsidRPr="005D3F56" w:rsidRDefault="00484EF0" w:rsidP="005D3F56">
            <w:pPr>
              <w:rPr>
                <w:rFonts w:ascii="Times New Roman" w:hAnsi="Times New Roman" w:cs="Times New Roman"/>
                <w:b/>
                <w:sz w:val="20"/>
                <w:szCs w:val="20"/>
                <w:rPrChange w:id="160"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161" w:author="Thomas Carruthers" w:date="2017-06-01T10:57:00Z">
                  <w:rPr>
                    <w:rFonts w:ascii="Times New Roman" w:hAnsi="Times New Roman" w:cs="Times New Roman"/>
                    <w:i/>
                    <w:sz w:val="20"/>
                    <w:szCs w:val="20"/>
                  </w:rPr>
                </w:rPrChange>
              </w:rPr>
              <w:t>L2</w:t>
            </w:r>
            <w:r w:rsidRPr="005D3F56">
              <w:rPr>
                <w:rFonts w:ascii="Times New Roman" w:hAnsi="Times New Roman" w:cs="Times New Roman"/>
                <w:b/>
                <w:sz w:val="20"/>
                <w:szCs w:val="20"/>
                <w:rPrChange w:id="162" w:author="Thomas Carruthers" w:date="2017-06-01T10:57:00Z">
                  <w:rPr>
                    <w:rFonts w:ascii="Times New Roman" w:hAnsi="Times New Roman" w:cs="Times New Roman"/>
                    <w:sz w:val="20"/>
                    <w:szCs w:val="20"/>
                  </w:rPr>
                </w:rPrChange>
              </w:rPr>
              <w:t xml:space="preserve"> (cm)</w:t>
            </w:r>
          </w:p>
        </w:tc>
        <w:tc>
          <w:tcPr>
            <w:tcW w:w="3969" w:type="dxa"/>
            <w:gridSpan w:val="2"/>
            <w:tcPrChange w:id="163" w:author="Thomas Carruthers" w:date="2017-06-02T10:10:00Z">
              <w:tcPr>
                <w:tcW w:w="3969" w:type="dxa"/>
                <w:gridSpan w:val="3"/>
              </w:tcPr>
            </w:tcPrChange>
          </w:tcPr>
          <w:p w14:paraId="35B6B4C0" w14:textId="7ABE892B"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Change w:id="164" w:author="Thomas Carruthers" w:date="2017-06-02T10:10:00Z">
              <w:tcPr>
                <w:tcW w:w="3402" w:type="dxa"/>
                <w:gridSpan w:val="2"/>
              </w:tcPr>
            </w:tcPrChange>
          </w:tcPr>
          <w:p w14:paraId="3D40EB17" w14:textId="7AA13FE3"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695ED9">
        <w:trPr>
          <w:gridAfter w:val="3"/>
          <w:wAfter w:w="3408" w:type="dxa"/>
          <w:trPrChange w:id="165" w:author="Thomas Carruthers" w:date="2017-06-02T10:10:00Z">
            <w:trPr>
              <w:gridAfter w:val="3"/>
              <w:wAfter w:w="3408" w:type="dxa"/>
            </w:trPr>
          </w:trPrChange>
        </w:trPr>
        <w:tc>
          <w:tcPr>
            <w:tcW w:w="1877" w:type="dxa"/>
            <w:tcPrChange w:id="166" w:author="Thomas Carruthers" w:date="2017-06-02T10:10:00Z">
              <w:tcPr>
                <w:tcW w:w="2127" w:type="dxa"/>
                <w:gridSpan w:val="2"/>
              </w:tcPr>
            </w:tcPrChange>
          </w:tcPr>
          <w:p w14:paraId="3A45F8B9" w14:textId="40F72963" w:rsidR="009D1008" w:rsidRPr="005D3F56" w:rsidRDefault="00484EF0" w:rsidP="005D3F56">
            <w:pPr>
              <w:rPr>
                <w:rFonts w:ascii="Times New Roman" w:hAnsi="Times New Roman" w:cs="Times New Roman"/>
                <w:b/>
                <w:i/>
                <w:sz w:val="20"/>
                <w:szCs w:val="20"/>
                <w:rPrChange w:id="167"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168" w:author="Thomas Carruthers" w:date="2017-06-01T10:57:00Z">
                  <w:rPr>
                    <w:rFonts w:ascii="Times New Roman" w:hAnsi="Times New Roman" w:cs="Times New Roman"/>
                    <w:i/>
                    <w:sz w:val="20"/>
                    <w:szCs w:val="20"/>
                  </w:rPr>
                </w:rPrChange>
              </w:rPr>
              <w:t>K</w:t>
            </w:r>
          </w:p>
        </w:tc>
        <w:tc>
          <w:tcPr>
            <w:tcW w:w="3969" w:type="dxa"/>
            <w:gridSpan w:val="2"/>
            <w:tcPrChange w:id="169" w:author="Thomas Carruthers" w:date="2017-06-02T10:10:00Z">
              <w:tcPr>
                <w:tcW w:w="3969" w:type="dxa"/>
                <w:gridSpan w:val="3"/>
              </w:tcPr>
            </w:tcPrChange>
          </w:tcPr>
          <w:p w14:paraId="2963AAD3" w14:textId="205DAD7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Change w:id="170" w:author="Thomas Carruthers" w:date="2017-06-02T10:10:00Z">
              <w:tcPr>
                <w:tcW w:w="3402" w:type="dxa"/>
                <w:gridSpan w:val="2"/>
              </w:tcPr>
            </w:tcPrChange>
          </w:tcPr>
          <w:p w14:paraId="6F9D1D6B" w14:textId="44D4A3B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695ED9">
        <w:trPr>
          <w:gridAfter w:val="3"/>
          <w:wAfter w:w="3408" w:type="dxa"/>
          <w:trPrChange w:id="171" w:author="Thomas Carruthers" w:date="2017-06-02T10:10:00Z">
            <w:trPr>
              <w:gridAfter w:val="3"/>
              <w:wAfter w:w="3408" w:type="dxa"/>
            </w:trPr>
          </w:trPrChange>
        </w:trPr>
        <w:tc>
          <w:tcPr>
            <w:tcW w:w="1877" w:type="dxa"/>
            <w:tcBorders>
              <w:bottom w:val="single" w:sz="4" w:space="0" w:color="auto"/>
            </w:tcBorders>
            <w:tcPrChange w:id="172" w:author="Thomas Carruthers" w:date="2017-06-02T10:10:00Z">
              <w:tcPr>
                <w:tcW w:w="2127" w:type="dxa"/>
                <w:gridSpan w:val="2"/>
                <w:tcBorders>
                  <w:bottom w:val="single" w:sz="4" w:space="0" w:color="auto"/>
                </w:tcBorders>
              </w:tcPr>
            </w:tcPrChange>
          </w:tcPr>
          <w:p w14:paraId="03C00261" w14:textId="1C154EAA" w:rsidR="009D1008" w:rsidRPr="005D3F56" w:rsidRDefault="00484EF0" w:rsidP="005D3F56">
            <w:pPr>
              <w:rPr>
                <w:rFonts w:ascii="Times New Roman" w:hAnsi="Times New Roman" w:cs="Times New Roman"/>
                <w:b/>
                <w:i/>
                <w:sz w:val="20"/>
                <w:szCs w:val="20"/>
                <w:rPrChange w:id="173"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174" w:author="Thomas Carruthers" w:date="2017-06-01T10:57:00Z">
                  <w:rPr>
                    <w:rFonts w:ascii="Times New Roman" w:hAnsi="Times New Roman" w:cs="Times New Roman"/>
                    <w:i/>
                    <w:sz w:val="20"/>
                    <w:szCs w:val="20"/>
                  </w:rPr>
                </w:rPrChange>
              </w:rPr>
              <w:t>p</w:t>
            </w:r>
            <w:r w:rsidRPr="005D3F56">
              <w:rPr>
                <w:rFonts w:ascii="Times New Roman" w:hAnsi="Times New Roman" w:cs="Times New Roman"/>
                <w:b/>
                <w:i/>
                <w:sz w:val="20"/>
                <w:szCs w:val="20"/>
                <w:vertAlign w:val="subscript"/>
                <w:rPrChange w:id="175" w:author="Thomas Carruthers" w:date="2017-06-01T10:57:00Z">
                  <w:rPr>
                    <w:rFonts w:ascii="Times New Roman" w:hAnsi="Times New Roman" w:cs="Times New Roman"/>
                    <w:i/>
                    <w:sz w:val="20"/>
                    <w:szCs w:val="20"/>
                    <w:vertAlign w:val="subscript"/>
                  </w:rPr>
                </w:rPrChange>
              </w:rPr>
              <w:t>0</w:t>
            </w:r>
          </w:p>
        </w:tc>
        <w:tc>
          <w:tcPr>
            <w:tcW w:w="3402" w:type="dxa"/>
            <w:tcBorders>
              <w:bottom w:val="single" w:sz="4" w:space="0" w:color="auto"/>
            </w:tcBorders>
            <w:tcPrChange w:id="176" w:author="Thomas Carruthers" w:date="2017-06-02T10:10:00Z">
              <w:tcPr>
                <w:tcW w:w="3402" w:type="dxa"/>
                <w:gridSpan w:val="2"/>
                <w:tcBorders>
                  <w:bottom w:val="single" w:sz="4" w:space="0" w:color="auto"/>
                </w:tcBorders>
              </w:tcPr>
            </w:tcPrChange>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Change w:id="177" w:author="Thomas Carruthers" w:date="2017-06-02T10:10:00Z">
              <w:tcPr>
                <w:tcW w:w="3969" w:type="dxa"/>
                <w:gridSpan w:val="3"/>
                <w:tcBorders>
                  <w:bottom w:val="single" w:sz="4" w:space="0" w:color="auto"/>
                </w:tcBorders>
              </w:tcPr>
            </w:tcPrChange>
          </w:tcPr>
          <w:p w14:paraId="31C30A0C" w14:textId="31F52582"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 xml:space="preserve">           0.97</w:t>
            </w:r>
          </w:p>
        </w:tc>
      </w:tr>
      <w:tr w:rsidR="005D3F56" w:rsidRPr="00987C9A" w14:paraId="3B93AE51" w14:textId="77777777" w:rsidTr="00695ED9">
        <w:trPr>
          <w:gridAfter w:val="3"/>
          <w:wAfter w:w="3408" w:type="dxa"/>
          <w:ins w:id="178" w:author="Thomas Carruthers" w:date="2017-06-01T10:57:00Z"/>
          <w:trPrChange w:id="179" w:author="Thomas Carruthers" w:date="2017-06-02T10:10:00Z">
            <w:trPr>
              <w:gridAfter w:val="3"/>
              <w:wAfter w:w="3408" w:type="dxa"/>
            </w:trPr>
          </w:trPrChange>
        </w:trPr>
        <w:tc>
          <w:tcPr>
            <w:tcW w:w="1877" w:type="dxa"/>
            <w:tcBorders>
              <w:top w:val="single" w:sz="4" w:space="0" w:color="auto"/>
            </w:tcBorders>
            <w:vAlign w:val="center"/>
            <w:tcPrChange w:id="180" w:author="Thomas Carruthers" w:date="2017-06-02T10:10:00Z">
              <w:tcPr>
                <w:tcW w:w="2127" w:type="dxa"/>
                <w:gridSpan w:val="2"/>
                <w:tcBorders>
                  <w:top w:val="single" w:sz="4" w:space="0" w:color="auto"/>
                </w:tcBorders>
                <w:vAlign w:val="center"/>
              </w:tcPr>
            </w:tcPrChange>
          </w:tcPr>
          <w:p w14:paraId="184FE063" w14:textId="77777777" w:rsidR="005D3F56" w:rsidRPr="005D3F56" w:rsidRDefault="005D3F56" w:rsidP="005D3F56">
            <w:pPr>
              <w:rPr>
                <w:ins w:id="181" w:author="Thomas Carruthers" w:date="2017-06-01T10:57:00Z"/>
                <w:rFonts w:ascii="Times New Roman" w:hAnsi="Times New Roman" w:cs="Times New Roman"/>
                <w:b/>
                <w:sz w:val="20"/>
                <w:szCs w:val="20"/>
              </w:rPr>
            </w:pPr>
          </w:p>
        </w:tc>
        <w:tc>
          <w:tcPr>
            <w:tcW w:w="7371" w:type="dxa"/>
            <w:gridSpan w:val="3"/>
            <w:tcBorders>
              <w:top w:val="single" w:sz="4" w:space="0" w:color="auto"/>
            </w:tcBorders>
            <w:tcPrChange w:id="182" w:author="Thomas Carruthers" w:date="2017-06-02T10:10:00Z">
              <w:tcPr>
                <w:tcW w:w="7371" w:type="dxa"/>
                <w:gridSpan w:val="5"/>
                <w:tcBorders>
                  <w:top w:val="single" w:sz="4" w:space="0" w:color="auto"/>
                </w:tcBorders>
              </w:tcPr>
            </w:tcPrChange>
          </w:tcPr>
          <w:p w14:paraId="4B5FF701" w14:textId="77777777" w:rsidR="005D3F56" w:rsidRPr="006063F6" w:rsidRDefault="005D3F56" w:rsidP="005D3F56">
            <w:pPr>
              <w:jc w:val="center"/>
              <w:rPr>
                <w:ins w:id="183" w:author="Thomas Carruthers" w:date="2017-06-01T10:57:00Z"/>
                <w:rFonts w:ascii="Times New Roman" w:hAnsi="Times New Roman" w:cs="Times New Roman"/>
                <w:color w:val="000000"/>
                <w:sz w:val="16"/>
                <w:szCs w:val="16"/>
              </w:rPr>
            </w:pPr>
          </w:p>
        </w:tc>
      </w:tr>
      <w:tr w:rsidR="00397841" w:rsidRPr="00987C9A" w14:paraId="6EE6A0BD" w14:textId="77777777" w:rsidTr="00397841">
        <w:tblPrEx>
          <w:tblPrExChange w:id="184" w:author="Thomas Carruthers" w:date="2017-06-02T10:16:00Z">
            <w:tblPrEx>
              <w:tblW w:w="12656" w:type="dxa"/>
            </w:tblPrEx>
          </w:tblPrExChange>
        </w:tblPrEx>
        <w:trPr>
          <w:gridAfter w:val="3"/>
          <w:wAfter w:w="3408" w:type="dxa"/>
          <w:ins w:id="185" w:author="Thomas Carruthers" w:date="2017-06-01T10:57:00Z"/>
          <w:trPrChange w:id="186" w:author="Thomas Carruthers" w:date="2017-06-02T10:16:00Z">
            <w:trPr>
              <w:gridAfter w:val="3"/>
              <w:wAfter w:w="3408" w:type="dxa"/>
            </w:trPr>
          </w:trPrChange>
        </w:trPr>
        <w:tc>
          <w:tcPr>
            <w:tcW w:w="9248" w:type="dxa"/>
            <w:gridSpan w:val="4"/>
            <w:tcBorders>
              <w:top w:val="single" w:sz="4" w:space="0" w:color="auto"/>
            </w:tcBorders>
            <w:vAlign w:val="center"/>
            <w:tcPrChange w:id="187" w:author="Thomas Carruthers" w:date="2017-06-02T10:16:00Z">
              <w:tcPr>
                <w:tcW w:w="9248" w:type="dxa"/>
                <w:gridSpan w:val="6"/>
                <w:tcBorders>
                  <w:top w:val="single" w:sz="4" w:space="0" w:color="auto"/>
                </w:tcBorders>
                <w:vAlign w:val="center"/>
              </w:tcPr>
            </w:tcPrChange>
          </w:tcPr>
          <w:p w14:paraId="4684C782" w14:textId="2940D253" w:rsidR="00397841" w:rsidRPr="006063F6" w:rsidRDefault="00397841">
            <w:pPr>
              <w:rPr>
                <w:ins w:id="188" w:author="Thomas Carruthers" w:date="2017-06-01T10:57:00Z"/>
                <w:rFonts w:ascii="Times New Roman" w:hAnsi="Times New Roman" w:cs="Times New Roman"/>
                <w:color w:val="000000"/>
                <w:sz w:val="16"/>
                <w:szCs w:val="16"/>
              </w:rPr>
              <w:pPrChange w:id="189" w:author="Thomas Carruthers" w:date="2017-06-02T10:16:00Z">
                <w:pPr>
                  <w:jc w:val="center"/>
                </w:pPr>
              </w:pPrChange>
            </w:pPr>
            <w:ins w:id="190" w:author="Thomas Carruthers" w:date="2017-06-01T10:57:00Z">
              <w:r w:rsidRPr="00B14F3C">
                <w:rPr>
                  <w:rFonts w:ascii="Times New Roman" w:hAnsi="Times New Roman" w:cs="Times New Roman"/>
                  <w:b/>
                  <w:sz w:val="20"/>
                  <w:szCs w:val="20"/>
                </w:rPr>
                <w:t xml:space="preserve">Natural mortality rate at </w:t>
              </w:r>
              <w:commentRangeStart w:id="191"/>
              <w:r w:rsidRPr="00B14F3C">
                <w:rPr>
                  <w:rFonts w:ascii="Times New Roman" w:hAnsi="Times New Roman" w:cs="Times New Roman"/>
                  <w:b/>
                  <w:sz w:val="20"/>
                  <w:szCs w:val="20"/>
                </w:rPr>
                <w:t>age</w:t>
              </w:r>
            </w:ins>
            <w:commentRangeEnd w:id="191"/>
            <w:ins w:id="192" w:author="Thomas Carruthers" w:date="2017-06-02T10:03:00Z">
              <w:r>
                <w:rPr>
                  <w:rStyle w:val="CommentReference"/>
                  <w:rFonts w:eastAsiaTheme="minorHAnsi"/>
                  <w:lang w:val="en-ZA"/>
                </w:rPr>
                <w:commentReference w:id="191"/>
              </w:r>
            </w:ins>
          </w:p>
        </w:tc>
      </w:tr>
      <w:tr w:rsidR="006063F6" w:rsidRPr="00987C9A" w14:paraId="3DDC947B" w14:textId="77777777" w:rsidTr="00695ED9">
        <w:trPr>
          <w:gridAfter w:val="3"/>
          <w:wAfter w:w="3408" w:type="dxa"/>
          <w:trPrChange w:id="193" w:author="Thomas Carruthers" w:date="2017-06-02T10:10:00Z">
            <w:trPr>
              <w:gridAfter w:val="3"/>
              <w:wAfter w:w="3408" w:type="dxa"/>
            </w:trPr>
          </w:trPrChange>
        </w:trPr>
        <w:tc>
          <w:tcPr>
            <w:tcW w:w="1877" w:type="dxa"/>
            <w:vMerge w:val="restart"/>
            <w:vAlign w:val="center"/>
            <w:tcPrChange w:id="194" w:author="Thomas Carruthers" w:date="2017-06-02T10:10:00Z">
              <w:tcPr>
                <w:tcW w:w="2127" w:type="dxa"/>
                <w:gridSpan w:val="2"/>
                <w:vMerge w:val="restart"/>
                <w:tcBorders>
                  <w:top w:val="single" w:sz="4" w:space="0" w:color="auto"/>
                </w:tcBorders>
                <w:vAlign w:val="center"/>
              </w:tcPr>
            </w:tcPrChange>
          </w:tcPr>
          <w:p w14:paraId="082B2152" w14:textId="3BA75918" w:rsidR="00695ED9" w:rsidRPr="00397841" w:rsidRDefault="00695ED9" w:rsidP="005D3F56">
            <w:pPr>
              <w:rPr>
                <w:ins w:id="195" w:author="Thomas Carruthers" w:date="2017-06-02T10:10:00Z"/>
                <w:rFonts w:ascii="Times New Roman" w:hAnsi="Times New Roman" w:cs="Times New Roman"/>
                <w:sz w:val="20"/>
                <w:szCs w:val="20"/>
                <w:rPrChange w:id="196" w:author="Thomas Carruthers" w:date="2017-06-02T10:15:00Z">
                  <w:rPr>
                    <w:ins w:id="197" w:author="Thomas Carruthers" w:date="2017-06-02T10:10:00Z"/>
                    <w:rFonts w:ascii="Times New Roman" w:hAnsi="Times New Roman" w:cs="Times New Roman"/>
                    <w:b/>
                    <w:sz w:val="20"/>
                    <w:szCs w:val="20"/>
                  </w:rPr>
                </w:rPrChange>
              </w:rPr>
            </w:pPr>
            <w:ins w:id="198" w:author="Thomas Carruthers" w:date="2017-06-02T10:10:00Z">
              <w:r w:rsidRPr="00397841">
                <w:rPr>
                  <w:rFonts w:ascii="Times New Roman" w:hAnsi="Times New Roman" w:cs="Times New Roman"/>
                  <w:sz w:val="20"/>
                  <w:szCs w:val="20"/>
                  <w:rPrChange w:id="199" w:author="Thomas Carruthers" w:date="2017-06-02T10:15:00Z">
                    <w:rPr>
                      <w:rFonts w:ascii="Times New Roman" w:hAnsi="Times New Roman" w:cs="Times New Roman"/>
                      <w:b/>
                      <w:sz w:val="20"/>
                      <w:szCs w:val="20"/>
                    </w:rPr>
                  </w:rPrChange>
                </w:rPr>
                <w:t>East</w:t>
              </w:r>
            </w:ins>
            <w:ins w:id="200" w:author="Thomas Carruthers" w:date="2017-06-02T10:15:00Z">
              <w:r w:rsidR="00397841" w:rsidRPr="00397841">
                <w:rPr>
                  <w:rFonts w:ascii="Times New Roman" w:hAnsi="Times New Roman" w:cs="Times New Roman"/>
                  <w:sz w:val="20"/>
                  <w:szCs w:val="20"/>
                  <w:rPrChange w:id="201" w:author="Thomas Carruthers" w:date="2017-06-02T10:15:00Z">
                    <w:rPr>
                      <w:rFonts w:ascii="Times New Roman" w:hAnsi="Times New Roman" w:cs="Times New Roman"/>
                      <w:b/>
                      <w:sz w:val="20"/>
                      <w:szCs w:val="20"/>
                    </w:rPr>
                  </w:rPrChange>
                </w:rPr>
                <w:t xml:space="preserve"> + West</w:t>
              </w:r>
            </w:ins>
          </w:p>
          <w:p w14:paraId="224AA14E" w14:textId="4CE0400C" w:rsidR="006063F6" w:rsidRPr="005D3F56" w:rsidRDefault="006063F6" w:rsidP="005D3F56">
            <w:pPr>
              <w:rPr>
                <w:rFonts w:ascii="Times New Roman" w:hAnsi="Times New Roman" w:cs="Times New Roman"/>
                <w:b/>
                <w:sz w:val="20"/>
                <w:szCs w:val="20"/>
                <w:rPrChange w:id="202" w:author="Thomas Carruthers" w:date="2017-06-01T10:57:00Z">
                  <w:rPr>
                    <w:rFonts w:ascii="Times New Roman" w:hAnsi="Times New Roman" w:cs="Times New Roman"/>
                    <w:sz w:val="20"/>
                    <w:szCs w:val="20"/>
                  </w:rPr>
                </w:rPrChange>
              </w:rPr>
            </w:pPr>
            <w:del w:id="203" w:author="Thomas Carruthers" w:date="2017-06-01T10:57:00Z">
              <w:r w:rsidRPr="005D3F56" w:rsidDel="005D3F56">
                <w:rPr>
                  <w:rFonts w:ascii="Times New Roman" w:hAnsi="Times New Roman" w:cs="Times New Roman"/>
                  <w:b/>
                  <w:sz w:val="20"/>
                  <w:szCs w:val="20"/>
                  <w:rPrChange w:id="204" w:author="Thomas Carruthers" w:date="2017-06-01T10:57:00Z">
                    <w:rPr>
                      <w:rFonts w:ascii="Times New Roman" w:hAnsi="Times New Roman" w:cs="Times New Roman"/>
                      <w:sz w:val="20"/>
                      <w:szCs w:val="20"/>
                    </w:rPr>
                  </w:rPrChange>
                </w:rPr>
                <w:delText>Natural mortality rate at age</w:delText>
              </w:r>
            </w:del>
          </w:p>
        </w:tc>
        <w:tc>
          <w:tcPr>
            <w:tcW w:w="7371" w:type="dxa"/>
            <w:gridSpan w:val="3"/>
            <w:tcPrChange w:id="205" w:author="Thomas Carruthers" w:date="2017-06-02T10:10:00Z">
              <w:tcPr>
                <w:tcW w:w="7371" w:type="dxa"/>
                <w:gridSpan w:val="5"/>
                <w:tcBorders>
                  <w:top w:val="single" w:sz="4" w:space="0" w:color="auto"/>
                </w:tcBorders>
              </w:tcPr>
            </w:tcPrChange>
          </w:tcPr>
          <w:p w14:paraId="4568C6A9" w14:textId="77777777" w:rsidR="006063F6" w:rsidRPr="006063F6" w:rsidRDefault="006063F6" w:rsidP="005D3F56">
            <w:pPr>
              <w:jc w:val="center"/>
              <w:rPr>
                <w:rFonts w:ascii="Times New Roman" w:hAnsi="Times New Roman" w:cs="Times New Roman"/>
                <w:color w:val="000000"/>
                <w:sz w:val="16"/>
                <w:szCs w:val="16"/>
              </w:rPr>
            </w:pPr>
          </w:p>
          <w:p w14:paraId="5F9A1011" w14:textId="434AEA6C" w:rsidR="006063F6" w:rsidRPr="006063F6" w:rsidRDefault="00695ED9" w:rsidP="006063F6">
            <w:pPr>
              <w:rPr>
                <w:rFonts w:ascii="Times New Roman" w:hAnsi="Times New Roman" w:cs="Times New Roman"/>
                <w:b/>
                <w:color w:val="000000"/>
                <w:sz w:val="20"/>
                <w:szCs w:val="20"/>
              </w:rPr>
            </w:pPr>
            <w:ins w:id="206" w:author="Thomas Carruthers" w:date="2017-06-02T10:13:00Z">
              <w:r>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1   </w:t>
            </w:r>
            <w:del w:id="207" w:author="Thomas Carruthers" w:date="2017-06-02T10:13:00Z">
              <w:r w:rsidR="006063F6" w:rsidRPr="006063F6" w:rsidDel="00695ED9">
                <w:rPr>
                  <w:rFonts w:ascii="Times New Roman" w:hAnsi="Times New Roman" w:cs="Times New Roman"/>
                  <w:b/>
                  <w:color w:val="000000"/>
                  <w:sz w:val="20"/>
                  <w:szCs w:val="20"/>
                </w:rPr>
                <w:delText xml:space="preserve">   </w:delText>
              </w:r>
            </w:del>
            <w:r w:rsidR="006063F6" w:rsidRPr="006063F6">
              <w:rPr>
                <w:rFonts w:ascii="Times New Roman" w:hAnsi="Times New Roman" w:cs="Times New Roman"/>
                <w:b/>
                <w:color w:val="000000"/>
                <w:sz w:val="20"/>
                <w:szCs w:val="20"/>
              </w:rPr>
              <w:t xml:space="preserve">    2      </w:t>
            </w:r>
            <w:ins w:id="208"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3     </w:t>
            </w:r>
            <w:ins w:id="209"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4     </w:t>
            </w:r>
            <w:ins w:id="210"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5        6     </w:t>
            </w:r>
            <w:ins w:id="211"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7     </w:t>
            </w:r>
            <w:ins w:id="212"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8    </w:t>
            </w:r>
            <w:ins w:id="213"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9   </w:t>
            </w:r>
            <w:ins w:id="214"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10</w:t>
            </w:r>
            <w:del w:id="215" w:author="Thomas Carruthers" w:date="2017-06-02T10:12:00Z">
              <w:r w:rsidR="006063F6" w:rsidRPr="006063F6" w:rsidDel="00695ED9">
                <w:rPr>
                  <w:rFonts w:ascii="Times New Roman" w:hAnsi="Times New Roman" w:cs="Times New Roman"/>
                  <w:b/>
                  <w:color w:val="000000"/>
                  <w:sz w:val="20"/>
                  <w:szCs w:val="20"/>
                </w:rPr>
                <w:delText>+</w:delText>
              </w:r>
            </w:del>
            <w:ins w:id="216" w:author="Thomas Carruthers" w:date="2017-06-02T10:12:00Z">
              <w:r>
                <w:rPr>
                  <w:rFonts w:ascii="Times New Roman" w:hAnsi="Times New Roman" w:cs="Times New Roman"/>
                  <w:b/>
                  <w:color w:val="000000"/>
                  <w:sz w:val="20"/>
                  <w:szCs w:val="20"/>
                </w:rPr>
                <w:t xml:space="preserve">    </w:t>
              </w:r>
            </w:ins>
            <w:ins w:id="217" w:author="Thomas Carruthers" w:date="2017-06-02T10:16:00Z">
              <w:r w:rsidR="00397841">
                <w:rPr>
                  <w:rFonts w:ascii="Times New Roman" w:hAnsi="Times New Roman" w:cs="Times New Roman"/>
                  <w:b/>
                  <w:color w:val="000000"/>
                  <w:sz w:val="20"/>
                  <w:szCs w:val="20"/>
                </w:rPr>
                <w:t xml:space="preserve">  </w:t>
              </w:r>
            </w:ins>
            <w:ins w:id="218" w:author="Thomas Carruthers" w:date="2017-06-02T10:12:00Z">
              <w:r>
                <w:rPr>
                  <w:rFonts w:ascii="Times New Roman" w:hAnsi="Times New Roman" w:cs="Times New Roman"/>
                  <w:b/>
                  <w:color w:val="000000"/>
                  <w:sz w:val="20"/>
                  <w:szCs w:val="20"/>
                </w:rPr>
                <w:t xml:space="preserve"> 11      12  </w:t>
              </w:r>
            </w:ins>
            <w:ins w:id="219" w:author="Thomas Carruthers" w:date="2017-06-02T10:16:00Z">
              <w:r w:rsidR="00397841">
                <w:rPr>
                  <w:rFonts w:ascii="Times New Roman" w:hAnsi="Times New Roman" w:cs="Times New Roman"/>
                  <w:b/>
                  <w:color w:val="000000"/>
                  <w:sz w:val="20"/>
                  <w:szCs w:val="20"/>
                </w:rPr>
                <w:t xml:space="preserve"> </w:t>
              </w:r>
            </w:ins>
            <w:ins w:id="220" w:author="Thomas Carruthers" w:date="2017-06-02T10:12:00Z">
              <w:r>
                <w:rPr>
                  <w:rFonts w:ascii="Times New Roman" w:hAnsi="Times New Roman" w:cs="Times New Roman"/>
                  <w:b/>
                  <w:color w:val="000000"/>
                  <w:sz w:val="20"/>
                  <w:szCs w:val="20"/>
                </w:rPr>
                <w:t xml:space="preserve">   13      14+</w:t>
              </w:r>
            </w:ins>
          </w:p>
          <w:p w14:paraId="7AB79945" w14:textId="11970C17" w:rsidR="006063F6" w:rsidRPr="006063F6" w:rsidDel="00695ED9" w:rsidRDefault="006063F6">
            <w:pPr>
              <w:rPr>
                <w:del w:id="221" w:author="Thomas Carruthers" w:date="2017-06-02T10:14:00Z"/>
                <w:rFonts w:ascii="Times New Roman" w:eastAsiaTheme="minorHAnsi" w:hAnsi="Times New Roman" w:cs="Times New Roman"/>
                <w:sz w:val="20"/>
                <w:szCs w:val="20"/>
                <w:lang w:val="en-ZA"/>
              </w:rPr>
            </w:pPr>
            <w:r w:rsidRPr="006063F6">
              <w:rPr>
                <w:rFonts w:ascii="Times New Roman" w:hAnsi="Times New Roman" w:cs="Times New Roman"/>
                <w:color w:val="000000"/>
                <w:sz w:val="20"/>
                <w:szCs w:val="20"/>
              </w:rPr>
              <w:t>0.</w:t>
            </w:r>
            <w:del w:id="222" w:author="Thomas Carruthers" w:date="2017-06-02T10:11:00Z">
              <w:r w:rsidRPr="006063F6" w:rsidDel="00695ED9">
                <w:rPr>
                  <w:rFonts w:ascii="Times New Roman" w:hAnsi="Times New Roman" w:cs="Times New Roman"/>
                  <w:color w:val="000000"/>
                  <w:sz w:val="20"/>
                  <w:szCs w:val="20"/>
                </w:rPr>
                <w:delText xml:space="preserve">42  </w:delText>
              </w:r>
            </w:del>
            <w:ins w:id="223" w:author="Thomas Carruthers" w:date="2017-06-02T10:11:00Z">
              <w:r w:rsidR="00695ED9">
                <w:rPr>
                  <w:rFonts w:ascii="Times New Roman" w:hAnsi="Times New Roman" w:cs="Times New Roman"/>
                  <w:color w:val="000000"/>
                  <w:sz w:val="20"/>
                  <w:szCs w:val="20"/>
                </w:rPr>
                <w:t>38</w:t>
              </w:r>
              <w:r w:rsidR="00695ED9" w:rsidRPr="006063F6">
                <w:rPr>
                  <w:rFonts w:ascii="Times New Roman" w:hAnsi="Times New Roman" w:cs="Times New Roman"/>
                  <w:color w:val="000000"/>
                  <w:sz w:val="20"/>
                  <w:szCs w:val="20"/>
                </w:rPr>
                <w:t xml:space="preserve">  </w:t>
              </w:r>
            </w:ins>
            <w:ins w:id="224"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0.30  </w:t>
            </w:r>
            <w:ins w:id="225"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0.24  </w:t>
            </w:r>
            <w:ins w:id="226"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27" w:author="Thomas Carruthers" w:date="2017-06-02T10:11:00Z">
              <w:r w:rsidRPr="006063F6" w:rsidDel="00695ED9">
                <w:rPr>
                  <w:rFonts w:ascii="Times New Roman" w:hAnsi="Times New Roman" w:cs="Times New Roman"/>
                  <w:color w:val="000000"/>
                  <w:sz w:val="20"/>
                  <w:szCs w:val="20"/>
                </w:rPr>
                <w:delText xml:space="preserve">22  </w:delText>
              </w:r>
            </w:del>
            <w:ins w:id="228" w:author="Thomas Carruthers" w:date="2017-06-02T10:11:00Z">
              <w:r w:rsidR="00695ED9" w:rsidRPr="006063F6">
                <w:rPr>
                  <w:rFonts w:ascii="Times New Roman" w:hAnsi="Times New Roman" w:cs="Times New Roman"/>
                  <w:color w:val="000000"/>
                  <w:sz w:val="20"/>
                  <w:szCs w:val="20"/>
                </w:rPr>
                <w:t>2</w:t>
              </w:r>
              <w:r w:rsidR="00695ED9">
                <w:rPr>
                  <w:rFonts w:ascii="Times New Roman" w:hAnsi="Times New Roman" w:cs="Times New Roman"/>
                  <w:color w:val="000000"/>
                  <w:sz w:val="20"/>
                  <w:szCs w:val="20"/>
                </w:rPr>
                <w:t>0</w:t>
              </w:r>
              <w:r w:rsidR="00695ED9" w:rsidRPr="006063F6">
                <w:rPr>
                  <w:rFonts w:ascii="Times New Roman" w:hAnsi="Times New Roman" w:cs="Times New Roman"/>
                  <w:color w:val="000000"/>
                  <w:sz w:val="20"/>
                  <w:szCs w:val="20"/>
                </w:rPr>
                <w:t xml:space="preserve">  </w:t>
              </w:r>
            </w:ins>
            <w:ins w:id="229"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0" w:author="Thomas Carruthers" w:date="2017-06-02T10:11:00Z">
              <w:r w:rsidRPr="006063F6" w:rsidDel="00695ED9">
                <w:rPr>
                  <w:rFonts w:ascii="Times New Roman" w:hAnsi="Times New Roman" w:cs="Times New Roman"/>
                  <w:color w:val="000000"/>
                  <w:sz w:val="20"/>
                  <w:szCs w:val="20"/>
                </w:rPr>
                <w:delText xml:space="preserve">20  </w:delText>
              </w:r>
            </w:del>
            <w:ins w:id="231" w:author="Thomas Carruthers" w:date="2017-06-02T10:11:00Z">
              <w:r w:rsidR="00695ED9">
                <w:rPr>
                  <w:rFonts w:ascii="Times New Roman" w:hAnsi="Times New Roman" w:cs="Times New Roman"/>
                  <w:color w:val="000000"/>
                  <w:sz w:val="20"/>
                  <w:szCs w:val="20"/>
                </w:rPr>
                <w:t>18</w:t>
              </w:r>
              <w:r w:rsidR="00695ED9" w:rsidRPr="006063F6">
                <w:rPr>
                  <w:rFonts w:ascii="Times New Roman" w:hAnsi="Times New Roman" w:cs="Times New Roman"/>
                  <w:color w:val="000000"/>
                  <w:sz w:val="20"/>
                  <w:szCs w:val="20"/>
                </w:rPr>
                <w:t xml:space="preserve">  </w:t>
              </w:r>
            </w:ins>
            <w:ins w:id="232"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3" w:author="Thomas Carruthers" w:date="2017-06-02T10:11:00Z">
              <w:r w:rsidRPr="006063F6" w:rsidDel="00695ED9">
                <w:rPr>
                  <w:rFonts w:ascii="Times New Roman" w:hAnsi="Times New Roman" w:cs="Times New Roman"/>
                  <w:color w:val="000000"/>
                  <w:sz w:val="20"/>
                  <w:szCs w:val="20"/>
                </w:rPr>
                <w:delText xml:space="preserve">19  </w:delText>
              </w:r>
            </w:del>
            <w:ins w:id="234"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6</w:t>
              </w:r>
              <w:r w:rsidR="00695ED9" w:rsidRPr="006063F6">
                <w:rPr>
                  <w:rFonts w:ascii="Times New Roman" w:hAnsi="Times New Roman" w:cs="Times New Roman"/>
                  <w:color w:val="000000"/>
                  <w:sz w:val="20"/>
                  <w:szCs w:val="20"/>
                </w:rPr>
                <w:t xml:space="preserve">  </w:t>
              </w:r>
            </w:ins>
            <w:ins w:id="235"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6" w:author="Thomas Carruthers" w:date="2017-06-02T10:11:00Z">
              <w:r w:rsidRPr="006063F6" w:rsidDel="00695ED9">
                <w:rPr>
                  <w:rFonts w:ascii="Times New Roman" w:hAnsi="Times New Roman" w:cs="Times New Roman"/>
                  <w:color w:val="000000"/>
                  <w:sz w:val="20"/>
                  <w:szCs w:val="20"/>
                </w:rPr>
                <w:delText xml:space="preserve">18  </w:delText>
              </w:r>
            </w:del>
            <w:ins w:id="237"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4</w:t>
              </w:r>
              <w:r w:rsidR="00695ED9" w:rsidRPr="006063F6">
                <w:rPr>
                  <w:rFonts w:ascii="Times New Roman" w:hAnsi="Times New Roman" w:cs="Times New Roman"/>
                  <w:color w:val="000000"/>
                  <w:sz w:val="20"/>
                  <w:szCs w:val="20"/>
                </w:rPr>
                <w:t xml:space="preserve">  </w:t>
              </w:r>
            </w:ins>
            <w:ins w:id="238"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9" w:author="Thomas Carruthers" w:date="2017-06-02T10:11:00Z">
              <w:r w:rsidRPr="006063F6" w:rsidDel="00695ED9">
                <w:rPr>
                  <w:rFonts w:ascii="Times New Roman" w:hAnsi="Times New Roman" w:cs="Times New Roman"/>
                  <w:color w:val="000000"/>
                  <w:sz w:val="20"/>
                  <w:szCs w:val="20"/>
                </w:rPr>
                <w:delText xml:space="preserve">17  </w:delText>
              </w:r>
            </w:del>
            <w:ins w:id="240"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3</w:t>
              </w:r>
              <w:r w:rsidR="00695ED9" w:rsidRPr="006063F6">
                <w:rPr>
                  <w:rFonts w:ascii="Times New Roman" w:hAnsi="Times New Roman" w:cs="Times New Roman"/>
                  <w:color w:val="000000"/>
                  <w:sz w:val="20"/>
                  <w:szCs w:val="20"/>
                </w:rPr>
                <w:t xml:space="preserve">  </w:t>
              </w:r>
            </w:ins>
            <w:ins w:id="241"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42" w:author="Thomas Carruthers" w:date="2017-06-02T10:11:00Z">
              <w:r w:rsidRPr="006063F6" w:rsidDel="00695ED9">
                <w:rPr>
                  <w:rFonts w:ascii="Times New Roman" w:hAnsi="Times New Roman" w:cs="Times New Roman"/>
                  <w:color w:val="000000"/>
                  <w:sz w:val="20"/>
                  <w:szCs w:val="20"/>
                </w:rPr>
                <w:delText xml:space="preserve">17  </w:delText>
              </w:r>
            </w:del>
            <w:ins w:id="243"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2</w:t>
              </w:r>
              <w:r w:rsidR="00695ED9" w:rsidRPr="006063F6">
                <w:rPr>
                  <w:rFonts w:ascii="Times New Roman" w:hAnsi="Times New Roman" w:cs="Times New Roman"/>
                  <w:color w:val="000000"/>
                  <w:sz w:val="20"/>
                  <w:szCs w:val="20"/>
                </w:rPr>
                <w:t xml:space="preserve">  </w:t>
              </w:r>
            </w:ins>
            <w:ins w:id="244"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45" w:author="Thomas Carruthers" w:date="2017-06-02T10:12:00Z">
              <w:r w:rsidRPr="006063F6" w:rsidDel="00695ED9">
                <w:rPr>
                  <w:rFonts w:ascii="Times New Roman" w:hAnsi="Times New Roman" w:cs="Times New Roman"/>
                  <w:color w:val="000000"/>
                  <w:sz w:val="20"/>
                  <w:szCs w:val="20"/>
                </w:rPr>
                <w:delText xml:space="preserve">16 </w:delText>
              </w:r>
            </w:del>
            <w:ins w:id="246" w:author="Thomas Carruthers" w:date="2017-06-02T10:12: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 xml:space="preserve">2   </w:t>
              </w:r>
            </w:ins>
            <w:ins w:id="247" w:author="Thomas Carruthers" w:date="2017-06-02T10:15:00Z">
              <w:r w:rsidR="00397841">
                <w:rPr>
                  <w:rFonts w:ascii="Times New Roman" w:hAnsi="Times New Roman" w:cs="Times New Roman"/>
                  <w:color w:val="000000"/>
                  <w:sz w:val="20"/>
                  <w:szCs w:val="20"/>
                </w:rPr>
                <w:t xml:space="preserve"> </w:t>
              </w:r>
            </w:ins>
            <w:ins w:id="248" w:author="Thomas Carruthers" w:date="2017-06-02T10:12:00Z">
              <w:r w:rsidR="00695ED9">
                <w:rPr>
                  <w:rFonts w:ascii="Times New Roman" w:hAnsi="Times New Roman" w:cs="Times New Roman"/>
                  <w:color w:val="000000"/>
                  <w:sz w:val="20"/>
                  <w:szCs w:val="20"/>
                </w:rPr>
                <w:t xml:space="preserve">0.11   0.11  </w:t>
              </w:r>
            </w:ins>
            <w:ins w:id="249" w:author="Thomas Carruthers" w:date="2017-06-02T10:15:00Z">
              <w:r w:rsidR="00397841">
                <w:rPr>
                  <w:rFonts w:ascii="Times New Roman" w:hAnsi="Times New Roman" w:cs="Times New Roman"/>
                  <w:color w:val="000000"/>
                  <w:sz w:val="20"/>
                  <w:szCs w:val="20"/>
                </w:rPr>
                <w:t xml:space="preserve"> </w:t>
              </w:r>
            </w:ins>
            <w:ins w:id="250" w:author="Thomas Carruthers" w:date="2017-06-02T10:12:00Z">
              <w:r w:rsidR="00695ED9">
                <w:rPr>
                  <w:rFonts w:ascii="Times New Roman" w:hAnsi="Times New Roman" w:cs="Times New Roman"/>
                  <w:color w:val="000000"/>
                  <w:sz w:val="20"/>
                  <w:szCs w:val="20"/>
                </w:rPr>
                <w:t>0.11   0.10</w:t>
              </w:r>
              <w:r w:rsidR="00695ED9" w:rsidRPr="006063F6">
                <w:rPr>
                  <w:rFonts w:ascii="Times New Roman" w:hAnsi="Times New Roman" w:cs="Times New Roman"/>
                  <w:color w:val="000000"/>
                  <w:sz w:val="20"/>
                  <w:szCs w:val="20"/>
                </w:rPr>
                <w:t xml:space="preserve"> </w:t>
              </w:r>
            </w:ins>
            <w:del w:id="251" w:author="Thomas Carruthers" w:date="2017-06-02T10:13:00Z">
              <w:r w:rsidRPr="006063F6" w:rsidDel="00695ED9">
                <w:rPr>
                  <w:rFonts w:ascii="Times New Roman" w:hAnsi="Times New Roman" w:cs="Times New Roman"/>
                  <w:color w:val="000000"/>
                  <w:sz w:val="20"/>
                  <w:szCs w:val="20"/>
                </w:rPr>
                <w:delText>-</w:delText>
              </w:r>
            </w:del>
          </w:p>
          <w:p w14:paraId="3970F7BB" w14:textId="099FF719" w:rsidR="006063F6" w:rsidRPr="006063F6" w:rsidRDefault="006063F6">
            <w:pPr>
              <w:rPr>
                <w:rFonts w:ascii="Times New Roman" w:hAnsi="Times New Roman" w:cs="Times New Roman"/>
                <w:b/>
                <w:sz w:val="20"/>
                <w:szCs w:val="20"/>
              </w:rPr>
              <w:pPrChange w:id="252" w:author="Thomas Carruthers" w:date="2017-06-02T10:14:00Z">
                <w:pPr>
                  <w:jc w:val="right"/>
                </w:pPr>
              </w:pPrChange>
            </w:pPr>
            <w:del w:id="253" w:author="Thomas Carruthers" w:date="2017-06-02T10:14:00Z">
              <w:r w:rsidRPr="006063F6" w:rsidDel="00695ED9">
                <w:rPr>
                  <w:rFonts w:ascii="Times New Roman" w:hAnsi="Times New Roman" w:cs="Times New Roman"/>
                  <w:b/>
                  <w:color w:val="000000"/>
                  <w:sz w:val="20"/>
                  <w:szCs w:val="20"/>
                </w:rPr>
                <w:delText xml:space="preserve">1        2       3       4       5       6       7       8       9     10      11    12 +  </w:delText>
              </w:r>
            </w:del>
          </w:p>
        </w:tc>
      </w:tr>
      <w:tr w:rsidR="006063F6" w:rsidRPr="006063F6" w14:paraId="382397FF" w14:textId="77777777" w:rsidTr="00695ED9">
        <w:trPr>
          <w:gridAfter w:val="3"/>
          <w:wAfter w:w="3408" w:type="dxa"/>
          <w:trPrChange w:id="254" w:author="Thomas Carruthers" w:date="2017-06-02T10:10:00Z">
            <w:trPr>
              <w:gridAfter w:val="3"/>
              <w:wAfter w:w="3408" w:type="dxa"/>
            </w:trPr>
          </w:trPrChange>
        </w:trPr>
        <w:tc>
          <w:tcPr>
            <w:tcW w:w="1877" w:type="dxa"/>
            <w:vMerge/>
            <w:tcBorders>
              <w:bottom w:val="single" w:sz="4" w:space="0" w:color="auto"/>
            </w:tcBorders>
            <w:vAlign w:val="center"/>
            <w:tcPrChange w:id="255" w:author="Thomas Carruthers" w:date="2017-06-02T10:10:00Z">
              <w:tcPr>
                <w:tcW w:w="2127" w:type="dxa"/>
                <w:gridSpan w:val="2"/>
                <w:vMerge/>
                <w:tcBorders>
                  <w:bottom w:val="single" w:sz="4" w:space="0" w:color="auto"/>
                </w:tcBorders>
                <w:vAlign w:val="center"/>
              </w:tcPr>
            </w:tcPrChange>
          </w:tcPr>
          <w:p w14:paraId="1AC7C8C2" w14:textId="77777777" w:rsidR="006063F6" w:rsidRPr="00987C9A" w:rsidRDefault="006063F6" w:rsidP="005D3F56">
            <w:pPr>
              <w:rPr>
                <w:rFonts w:ascii="Times New Roman" w:hAnsi="Times New Roman" w:cs="Times New Roman"/>
                <w:sz w:val="20"/>
                <w:szCs w:val="20"/>
              </w:rPr>
            </w:pPr>
          </w:p>
        </w:tc>
        <w:tc>
          <w:tcPr>
            <w:tcW w:w="7371" w:type="dxa"/>
            <w:gridSpan w:val="3"/>
            <w:tcBorders>
              <w:bottom w:val="single" w:sz="4" w:space="0" w:color="auto"/>
            </w:tcBorders>
            <w:tcPrChange w:id="256" w:author="Thomas Carruthers" w:date="2017-06-02T10:10:00Z">
              <w:tcPr>
                <w:tcW w:w="7371" w:type="dxa"/>
                <w:gridSpan w:val="5"/>
                <w:tcBorders>
                  <w:bottom w:val="single" w:sz="4" w:space="0" w:color="auto"/>
                </w:tcBorders>
              </w:tcPr>
            </w:tcPrChange>
          </w:tcPr>
          <w:p w14:paraId="6D8F93BC" w14:textId="11E524F0" w:rsidR="006063F6" w:rsidRPr="006063F6" w:rsidRDefault="006063F6" w:rsidP="006063F6">
            <w:pPr>
              <w:jc w:val="right"/>
              <w:rPr>
                <w:rFonts w:ascii="Times New Roman" w:hAnsi="Times New Roman" w:cs="Times New Roman"/>
                <w:color w:val="000000"/>
                <w:sz w:val="20"/>
                <w:szCs w:val="20"/>
              </w:rPr>
            </w:pPr>
            <w:del w:id="257" w:author="Thomas Carruthers" w:date="2017-06-02T10:14:00Z">
              <w:r w:rsidRPr="006063F6" w:rsidDel="00695ED9">
                <w:rPr>
                  <w:rFonts w:ascii="Times New Roman" w:hAnsi="Times New Roman" w:cs="Times New Roman"/>
                  <w:color w:val="000000"/>
                  <w:sz w:val="20"/>
                  <w:szCs w:val="20"/>
                </w:rPr>
                <w:delText xml:space="preserve">0.41  0.30, 0.25, 0.22, 0.20, 0.19, 0.18, 0.18, 0.17, 0.17, 0.17, 0.16- </w:delText>
              </w:r>
            </w:del>
          </w:p>
        </w:tc>
      </w:tr>
      <w:tr w:rsidR="009D1008" w:rsidRPr="00987C9A" w14:paraId="288EA070" w14:textId="77777777" w:rsidTr="00695ED9">
        <w:trPr>
          <w:gridAfter w:val="3"/>
          <w:wAfter w:w="3408" w:type="dxa"/>
          <w:trPrChange w:id="258" w:author="Thomas Carruthers" w:date="2017-06-02T10:10:00Z">
            <w:trPr>
              <w:gridAfter w:val="3"/>
              <w:wAfter w:w="3408" w:type="dxa"/>
            </w:trPr>
          </w:trPrChange>
        </w:trPr>
        <w:tc>
          <w:tcPr>
            <w:tcW w:w="1877" w:type="dxa"/>
            <w:tcBorders>
              <w:top w:val="single" w:sz="4" w:space="0" w:color="auto"/>
              <w:bottom w:val="single" w:sz="4" w:space="0" w:color="auto"/>
            </w:tcBorders>
            <w:tcPrChange w:id="259" w:author="Thomas Carruthers" w:date="2017-06-02T10:10:00Z">
              <w:tcPr>
                <w:tcW w:w="2127" w:type="dxa"/>
                <w:gridSpan w:val="2"/>
                <w:tcBorders>
                  <w:top w:val="single" w:sz="4" w:space="0" w:color="auto"/>
                  <w:bottom w:val="single" w:sz="4" w:space="0" w:color="auto"/>
                </w:tcBorders>
              </w:tcPr>
            </w:tcPrChange>
          </w:tcPr>
          <w:p w14:paraId="5238FA77" w14:textId="77777777" w:rsidR="009D1008" w:rsidRPr="005D3F56" w:rsidRDefault="009D1008" w:rsidP="005D3F56">
            <w:pPr>
              <w:rPr>
                <w:rFonts w:ascii="Times New Roman" w:hAnsi="Times New Roman" w:cs="Times New Roman"/>
                <w:b/>
                <w:sz w:val="20"/>
                <w:szCs w:val="20"/>
                <w:rPrChange w:id="260"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261" w:author="Thomas Carruthers" w:date="2017-06-01T10:57:00Z">
                  <w:rPr>
                    <w:rFonts w:ascii="Times New Roman" w:hAnsi="Times New Roman" w:cs="Times New Roman"/>
                    <w:sz w:val="20"/>
                    <w:szCs w:val="20"/>
                  </w:rPr>
                </w:rPrChange>
              </w:rPr>
              <w:t>Selectivity of at least one fleet</w:t>
            </w:r>
          </w:p>
        </w:tc>
        <w:tc>
          <w:tcPr>
            <w:tcW w:w="7371" w:type="dxa"/>
            <w:gridSpan w:val="3"/>
            <w:tcBorders>
              <w:top w:val="single" w:sz="4" w:space="0" w:color="auto"/>
              <w:bottom w:val="single" w:sz="4" w:space="0" w:color="auto"/>
            </w:tcBorders>
            <w:tcPrChange w:id="262" w:author="Thomas Carruthers" w:date="2017-06-02T10:10:00Z">
              <w:tcPr>
                <w:tcW w:w="7371" w:type="dxa"/>
                <w:gridSpan w:val="5"/>
                <w:tcBorders>
                  <w:top w:val="single" w:sz="4" w:space="0" w:color="auto"/>
                  <w:bottom w:val="single" w:sz="4" w:space="0" w:color="auto"/>
                </w:tcBorders>
              </w:tcPr>
            </w:tcPrChange>
          </w:tcPr>
          <w:p w14:paraId="6EED8184"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w:t>
            </w:r>
            <w:del w:id="263" w:author="Thomas Carruthers" w:date="2017-06-02T10:15:00Z">
              <w:r w:rsidDel="00397841">
                <w:rPr>
                  <w:rFonts w:ascii="Times New Roman" w:hAnsi="Times New Roman" w:cs="Times New Roman"/>
                  <w:sz w:val="20"/>
                  <w:szCs w:val="20"/>
                </w:rPr>
                <w:delText xml:space="preserve">  </w:delText>
              </w:r>
            </w:del>
            <w:r>
              <w:rPr>
                <w:rFonts w:ascii="Times New Roman" w:hAnsi="Times New Roman" w:cs="Times New Roman"/>
                <w:sz w:val="20"/>
                <w:szCs w:val="20"/>
              </w:rPr>
              <w:t xml:space="preserve">       Japanese Longline fleet is asymptotic        -</w:t>
            </w:r>
          </w:p>
        </w:tc>
      </w:tr>
      <w:tr w:rsidR="005D3F56" w:rsidRPr="00987C9A" w14:paraId="67CA6F58" w14:textId="77777777" w:rsidTr="00695ED9">
        <w:trPr>
          <w:gridAfter w:val="3"/>
          <w:wAfter w:w="3408" w:type="dxa"/>
          <w:ins w:id="264" w:author="Thomas Carruthers" w:date="2017-06-01T10:53:00Z"/>
          <w:trPrChange w:id="265" w:author="Thomas Carruthers" w:date="2017-06-02T10:10:00Z">
            <w:trPr>
              <w:gridBefore w:val="1"/>
              <w:gridAfter w:val="3"/>
              <w:wAfter w:w="3408" w:type="dxa"/>
            </w:trPr>
          </w:trPrChange>
        </w:trPr>
        <w:tc>
          <w:tcPr>
            <w:tcW w:w="1877" w:type="dxa"/>
            <w:tcBorders>
              <w:top w:val="single" w:sz="4" w:space="0" w:color="auto"/>
            </w:tcBorders>
            <w:vAlign w:val="center"/>
            <w:tcPrChange w:id="266" w:author="Thomas Carruthers" w:date="2017-06-02T10:10:00Z">
              <w:tcPr>
                <w:tcW w:w="2127" w:type="dxa"/>
                <w:gridSpan w:val="2"/>
                <w:tcBorders>
                  <w:top w:val="single" w:sz="4" w:space="0" w:color="auto"/>
                  <w:bottom w:val="single" w:sz="4" w:space="0" w:color="auto"/>
                </w:tcBorders>
                <w:vAlign w:val="center"/>
              </w:tcPr>
            </w:tcPrChange>
          </w:tcPr>
          <w:p w14:paraId="6C3BCD84" w14:textId="5C1E7EE6" w:rsidR="005D3F56" w:rsidRPr="005D3F56" w:rsidRDefault="005D3F56" w:rsidP="005D3F56">
            <w:pPr>
              <w:rPr>
                <w:ins w:id="267" w:author="Thomas Carruthers" w:date="2017-06-01T10:53:00Z"/>
                <w:rFonts w:ascii="Times New Roman" w:hAnsi="Times New Roman" w:cs="Times New Roman"/>
                <w:b/>
                <w:sz w:val="20"/>
                <w:szCs w:val="20"/>
                <w:rPrChange w:id="268" w:author="Thomas Carruthers" w:date="2017-06-01T10:57:00Z">
                  <w:rPr>
                    <w:ins w:id="269" w:author="Thomas Carruthers" w:date="2017-06-01T10:53:00Z"/>
                    <w:rFonts w:ascii="Times New Roman" w:hAnsi="Times New Roman" w:cs="Times New Roman"/>
                    <w:sz w:val="20"/>
                    <w:szCs w:val="20"/>
                  </w:rPr>
                </w:rPrChange>
              </w:rPr>
            </w:pPr>
            <w:ins w:id="270" w:author="Thomas Carruthers" w:date="2017-06-01T10:53:00Z">
              <w:r w:rsidRPr="005D3F56">
                <w:rPr>
                  <w:rFonts w:ascii="Times New Roman" w:hAnsi="Times New Roman" w:cs="Times New Roman"/>
                  <w:b/>
                  <w:sz w:val="20"/>
                  <w:szCs w:val="20"/>
                  <w:rPrChange w:id="271" w:author="Thomas Carruthers" w:date="2017-06-01T10:57:00Z">
                    <w:rPr>
                      <w:rFonts w:ascii="Times New Roman" w:hAnsi="Times New Roman" w:cs="Times New Roman"/>
                      <w:sz w:val="20"/>
                      <w:szCs w:val="20"/>
                    </w:rPr>
                  </w:rPrChange>
                </w:rPr>
                <w:t xml:space="preserve">Spawning </w:t>
              </w:r>
              <w:commentRangeStart w:id="272"/>
              <w:r w:rsidRPr="005D3F56">
                <w:rPr>
                  <w:rFonts w:ascii="Times New Roman" w:hAnsi="Times New Roman" w:cs="Times New Roman"/>
                  <w:b/>
                  <w:sz w:val="20"/>
                  <w:szCs w:val="20"/>
                  <w:rPrChange w:id="273" w:author="Thomas Carruthers" w:date="2017-06-01T10:57:00Z">
                    <w:rPr>
                      <w:rFonts w:ascii="Times New Roman" w:hAnsi="Times New Roman" w:cs="Times New Roman"/>
                      <w:sz w:val="20"/>
                      <w:szCs w:val="20"/>
                    </w:rPr>
                  </w:rPrChange>
                </w:rPr>
                <w:t>fraction</w:t>
              </w:r>
            </w:ins>
            <w:commentRangeEnd w:id="272"/>
            <w:ins w:id="274" w:author="Thomas Carruthers" w:date="2017-06-02T10:03:00Z">
              <w:r w:rsidR="00014CF9">
                <w:rPr>
                  <w:rStyle w:val="CommentReference"/>
                  <w:rFonts w:eastAsiaTheme="minorHAnsi"/>
                  <w:lang w:val="en-ZA"/>
                </w:rPr>
                <w:commentReference w:id="272"/>
              </w:r>
            </w:ins>
          </w:p>
        </w:tc>
        <w:tc>
          <w:tcPr>
            <w:tcW w:w="7371" w:type="dxa"/>
            <w:gridSpan w:val="3"/>
            <w:tcBorders>
              <w:top w:val="single" w:sz="4" w:space="0" w:color="auto"/>
            </w:tcBorders>
            <w:tcPrChange w:id="275" w:author="Thomas Carruthers" w:date="2017-06-02T10:10:00Z">
              <w:tcPr>
                <w:tcW w:w="7371" w:type="dxa"/>
                <w:gridSpan w:val="5"/>
                <w:tcBorders>
                  <w:top w:val="single" w:sz="4" w:space="0" w:color="auto"/>
                  <w:bottom w:val="single" w:sz="4" w:space="0" w:color="auto"/>
                </w:tcBorders>
              </w:tcPr>
            </w:tcPrChange>
          </w:tcPr>
          <w:p w14:paraId="4D483FF5" w14:textId="77777777" w:rsidR="005D3F56" w:rsidRPr="00BF3707" w:rsidRDefault="005D3F56"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276" w:author="Thomas Carruthers" w:date="2017-06-01T10:53:00Z"/>
                <w:rFonts w:ascii="Times New Roman" w:eastAsia="Times New Roman" w:hAnsi="Times New Roman" w:cs="Times New Roman"/>
                <w:b/>
                <w:color w:val="000000"/>
                <w:sz w:val="16"/>
                <w:szCs w:val="16"/>
                <w:lang w:eastAsia="en-CA"/>
              </w:rPr>
            </w:pPr>
          </w:p>
        </w:tc>
      </w:tr>
      <w:tr w:rsidR="009D1008" w:rsidRPr="00987C9A" w14:paraId="2A497186" w14:textId="77777777" w:rsidTr="00695ED9">
        <w:trPr>
          <w:gridAfter w:val="3"/>
          <w:wAfter w:w="3408" w:type="dxa"/>
          <w:trPrChange w:id="277" w:author="Thomas Carruthers" w:date="2017-06-02T10:10:00Z">
            <w:trPr>
              <w:gridBefore w:val="1"/>
              <w:gridAfter w:val="3"/>
              <w:wAfter w:w="3408" w:type="dxa"/>
            </w:trPr>
          </w:trPrChange>
        </w:trPr>
        <w:tc>
          <w:tcPr>
            <w:tcW w:w="1877" w:type="dxa"/>
            <w:tcBorders>
              <w:bottom w:val="single" w:sz="4" w:space="0" w:color="auto"/>
            </w:tcBorders>
            <w:vAlign w:val="center"/>
            <w:tcPrChange w:id="278" w:author="Thomas Carruthers" w:date="2017-06-02T10:10:00Z">
              <w:tcPr>
                <w:tcW w:w="2127" w:type="dxa"/>
                <w:gridSpan w:val="2"/>
                <w:tcBorders>
                  <w:top w:val="single" w:sz="4" w:space="0" w:color="auto"/>
                  <w:bottom w:val="single" w:sz="4" w:space="0" w:color="auto"/>
                </w:tcBorders>
                <w:vAlign w:val="center"/>
              </w:tcPr>
            </w:tcPrChange>
          </w:tcPr>
          <w:p w14:paraId="02ADA95B" w14:textId="77777777" w:rsidR="009D1008" w:rsidRDefault="009D1008" w:rsidP="005D3F56">
            <w:pPr>
              <w:rPr>
                <w:rFonts w:ascii="Times New Roman" w:hAnsi="Times New Roman" w:cs="Times New Roman"/>
                <w:sz w:val="20"/>
                <w:szCs w:val="20"/>
              </w:rPr>
            </w:pPr>
            <w:r>
              <w:rPr>
                <w:rFonts w:ascii="Times New Roman" w:hAnsi="Times New Roman" w:cs="Times New Roman"/>
                <w:sz w:val="20"/>
                <w:szCs w:val="20"/>
              </w:rPr>
              <w:t>Age</w:t>
            </w:r>
          </w:p>
          <w:p w14:paraId="5B46B22B" w14:textId="51CE13FE" w:rsidR="009D1008" w:rsidRDefault="009D1008" w:rsidP="005D3F56">
            <w:pPr>
              <w:rPr>
                <w:rFonts w:ascii="Times New Roman" w:hAnsi="Times New Roman" w:cs="Times New Roman"/>
                <w:sz w:val="20"/>
                <w:szCs w:val="20"/>
              </w:rPr>
            </w:pPr>
            <w:del w:id="279" w:author="Thomas Carruthers" w:date="2017-06-01T10:58:00Z">
              <w:r w:rsidDel="005D3F56">
                <w:rPr>
                  <w:rFonts w:ascii="Times New Roman" w:hAnsi="Times New Roman" w:cs="Times New Roman"/>
                  <w:sz w:val="20"/>
                  <w:szCs w:val="20"/>
                </w:rPr>
                <w:delText xml:space="preserve">Alternative </w:delText>
              </w:r>
            </w:del>
            <w:ins w:id="280" w:author="Thomas Carruthers" w:date="2017-06-01T10:58:00Z">
              <w:r w:rsidR="005D3F56">
                <w:rPr>
                  <w:rFonts w:ascii="Times New Roman" w:hAnsi="Times New Roman" w:cs="Times New Roman"/>
                  <w:sz w:val="20"/>
                  <w:szCs w:val="20"/>
                </w:rPr>
                <w:t>Low (East + West)</w:t>
              </w:r>
            </w:ins>
            <w:del w:id="281" w:author="Thomas Carruthers" w:date="2017-06-01T10:58:00Z">
              <w:r w:rsidDel="005D3F56">
                <w:rPr>
                  <w:rFonts w:ascii="Times New Roman" w:hAnsi="Times New Roman" w:cs="Times New Roman"/>
                  <w:sz w:val="20"/>
                  <w:szCs w:val="20"/>
                </w:rPr>
                <w:delText>(low)</w:delText>
              </w:r>
            </w:del>
          </w:p>
          <w:p w14:paraId="47205FCF" w14:textId="15041AF4" w:rsidR="009D1008" w:rsidRDefault="009D1008" w:rsidP="005D3F56">
            <w:pPr>
              <w:rPr>
                <w:ins w:id="282" w:author="Thomas Carruthers" w:date="2017-06-01T10:56:00Z"/>
                <w:rFonts w:ascii="Times New Roman" w:hAnsi="Times New Roman" w:cs="Times New Roman"/>
                <w:sz w:val="20"/>
                <w:szCs w:val="20"/>
              </w:rPr>
            </w:pPr>
            <w:del w:id="283" w:author="Thomas Carruthers" w:date="2017-06-01T10:58:00Z">
              <w:r w:rsidDel="005D3F56">
                <w:rPr>
                  <w:rFonts w:ascii="Times New Roman" w:hAnsi="Times New Roman" w:cs="Times New Roman"/>
                  <w:sz w:val="20"/>
                  <w:szCs w:val="20"/>
                </w:rPr>
                <w:delText>Alternative</w:delText>
              </w:r>
            </w:del>
            <w:ins w:id="284" w:author="Thomas Carruthers" w:date="2017-06-01T10:58:00Z">
              <w:r w:rsidR="005D3F56">
                <w:rPr>
                  <w:rFonts w:ascii="Times New Roman" w:hAnsi="Times New Roman" w:cs="Times New Roman"/>
                  <w:sz w:val="20"/>
                  <w:szCs w:val="20"/>
                </w:rPr>
                <w:t>High (</w:t>
              </w:r>
            </w:ins>
            <w:ins w:id="285" w:author="Thomas Carruthers" w:date="2017-06-01T10:56:00Z">
              <w:r w:rsidR="005D3F56">
                <w:rPr>
                  <w:rFonts w:ascii="Times New Roman" w:hAnsi="Times New Roman" w:cs="Times New Roman"/>
                  <w:sz w:val="20"/>
                  <w:szCs w:val="20"/>
                </w:rPr>
                <w:t>East</w:t>
              </w:r>
            </w:ins>
            <w:ins w:id="286" w:author="Thomas Carruthers" w:date="2017-06-01T10:58:00Z">
              <w:r w:rsidR="005D3F56">
                <w:rPr>
                  <w:rFonts w:ascii="Times New Roman" w:hAnsi="Times New Roman" w:cs="Times New Roman"/>
                  <w:sz w:val="20"/>
                  <w:szCs w:val="20"/>
                </w:rPr>
                <w:t>)</w:t>
              </w:r>
            </w:ins>
            <w:del w:id="287" w:author="Thomas Carruthers" w:date="2017-06-01T10:58:00Z">
              <w:r w:rsidDel="005D3F56">
                <w:rPr>
                  <w:rFonts w:ascii="Times New Roman" w:hAnsi="Times New Roman" w:cs="Times New Roman"/>
                  <w:sz w:val="20"/>
                  <w:szCs w:val="20"/>
                </w:rPr>
                <w:delText xml:space="preserve"> (hi</w:delText>
              </w:r>
            </w:del>
            <w:del w:id="288" w:author="Thomas Carruthers" w:date="2017-06-01T10:59:00Z">
              <w:r w:rsidDel="005D3F56">
                <w:rPr>
                  <w:rFonts w:ascii="Times New Roman" w:hAnsi="Times New Roman" w:cs="Times New Roman"/>
                  <w:sz w:val="20"/>
                  <w:szCs w:val="20"/>
                </w:rPr>
                <w:delText>gh)</w:delText>
              </w:r>
            </w:del>
          </w:p>
          <w:p w14:paraId="422DF89C" w14:textId="598AB105" w:rsidR="005D3F56" w:rsidRPr="00987C9A" w:rsidRDefault="005D3F56" w:rsidP="005D3F56">
            <w:pPr>
              <w:rPr>
                <w:rFonts w:ascii="Times New Roman" w:hAnsi="Times New Roman" w:cs="Times New Roman"/>
                <w:sz w:val="20"/>
                <w:szCs w:val="20"/>
              </w:rPr>
            </w:pPr>
            <w:ins w:id="289" w:author="Thomas Carruthers" w:date="2017-06-01T10:59:00Z">
              <w:r>
                <w:rPr>
                  <w:rFonts w:ascii="Times New Roman" w:hAnsi="Times New Roman" w:cs="Times New Roman"/>
                  <w:sz w:val="20"/>
                  <w:szCs w:val="20"/>
                </w:rPr>
                <w:t>High (West)</w:t>
              </w:r>
            </w:ins>
          </w:p>
        </w:tc>
        <w:tc>
          <w:tcPr>
            <w:tcW w:w="7371" w:type="dxa"/>
            <w:gridSpan w:val="3"/>
            <w:tcBorders>
              <w:bottom w:val="single" w:sz="4" w:space="0" w:color="auto"/>
            </w:tcBorders>
            <w:tcPrChange w:id="290" w:author="Thomas Carruthers" w:date="2017-06-02T10:10:00Z">
              <w:tcPr>
                <w:tcW w:w="7371" w:type="dxa"/>
                <w:gridSpan w:val="5"/>
                <w:tcBorders>
                  <w:top w:val="single" w:sz="4" w:space="0" w:color="auto"/>
                  <w:bottom w:val="single" w:sz="4" w:space="0" w:color="auto"/>
                </w:tcBorders>
              </w:tcPr>
            </w:tcPrChange>
          </w:tcPr>
          <w:p w14:paraId="78A7531B" w14:textId="3C3F8F9B" w:rsidR="009D1008" w:rsidRPr="005D3F56" w:rsidRDefault="009D1008"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Change w:id="291" w:author="Thomas Carruthers" w:date="2017-06-01T10:56:00Z">
                  <w:rPr>
                    <w:rFonts w:ascii="Times New Roman" w:eastAsia="Times New Roman" w:hAnsi="Times New Roman" w:cs="Times New Roman"/>
                    <w:b/>
                    <w:color w:val="000000"/>
                    <w:sz w:val="16"/>
                    <w:szCs w:val="16"/>
                    <w:lang w:eastAsia="en-CA"/>
                  </w:rPr>
                </w:rPrChange>
              </w:rPr>
            </w:pPr>
            <w:r w:rsidRPr="005D3F56">
              <w:rPr>
                <w:rFonts w:ascii="Times New Roman" w:eastAsia="Times New Roman" w:hAnsi="Times New Roman" w:cs="Times New Roman"/>
                <w:b/>
                <w:color w:val="000000"/>
                <w:sz w:val="20"/>
                <w:szCs w:val="20"/>
                <w:lang w:eastAsia="en-CA"/>
                <w:rPrChange w:id="292" w:author="Thomas Carruthers" w:date="2017-06-01T10:56:00Z">
                  <w:rPr>
                    <w:rFonts w:ascii="Times New Roman" w:eastAsia="Times New Roman" w:hAnsi="Times New Roman" w:cs="Times New Roman"/>
                    <w:b/>
                    <w:color w:val="000000"/>
                    <w:sz w:val="16"/>
                    <w:szCs w:val="16"/>
                    <w:lang w:eastAsia="en-CA"/>
                  </w:rPr>
                </w:rPrChange>
              </w:rPr>
              <w:t xml:space="preserve">0  1  2     3      4   </w:t>
            </w:r>
            <w:ins w:id="293" w:author="Thomas Carruthers" w:date="2017-06-01T10:54:00Z">
              <w:r w:rsidR="005D3F56" w:rsidRPr="005D3F56">
                <w:rPr>
                  <w:rFonts w:ascii="Times New Roman" w:eastAsia="Times New Roman" w:hAnsi="Times New Roman" w:cs="Times New Roman"/>
                  <w:b/>
                  <w:color w:val="000000"/>
                  <w:sz w:val="20"/>
                  <w:szCs w:val="20"/>
                  <w:lang w:eastAsia="en-CA"/>
                  <w:rPrChange w:id="294" w:author="Thomas Carruthers" w:date="2017-06-01T10:56:00Z">
                    <w:rPr>
                      <w:rFonts w:ascii="Times New Roman" w:eastAsia="Times New Roman" w:hAnsi="Times New Roman" w:cs="Times New Roman"/>
                      <w:b/>
                      <w:color w:val="000000"/>
                      <w:sz w:val="16"/>
                      <w:szCs w:val="16"/>
                      <w:lang w:eastAsia="en-CA"/>
                    </w:rPr>
                  </w:rPrChange>
                </w:rPr>
                <w:t xml:space="preserve"> </w:t>
              </w:r>
            </w:ins>
            <w:ins w:id="295"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296" w:author="Thomas Carruthers" w:date="2017-06-01T10:56:00Z">
                  <w:rPr>
                    <w:rFonts w:ascii="Times New Roman" w:eastAsia="Times New Roman" w:hAnsi="Times New Roman" w:cs="Times New Roman"/>
                    <w:b/>
                    <w:color w:val="000000"/>
                    <w:sz w:val="16"/>
                    <w:szCs w:val="16"/>
                    <w:lang w:eastAsia="en-CA"/>
                  </w:rPr>
                </w:rPrChange>
              </w:rPr>
              <w:t xml:space="preserve"> 5  </w:t>
            </w:r>
            <w:ins w:id="297" w:author="Thomas Carruthers" w:date="2017-06-01T10:54:00Z">
              <w:r w:rsidR="005D3F56" w:rsidRPr="005D3F56">
                <w:rPr>
                  <w:rFonts w:ascii="Times New Roman" w:eastAsia="Times New Roman" w:hAnsi="Times New Roman" w:cs="Times New Roman"/>
                  <w:b/>
                  <w:color w:val="000000"/>
                  <w:sz w:val="20"/>
                  <w:szCs w:val="20"/>
                  <w:lang w:eastAsia="en-CA"/>
                  <w:rPrChange w:id="298" w:author="Thomas Carruthers" w:date="2017-06-01T10:56:00Z">
                    <w:rPr>
                      <w:rFonts w:ascii="Times New Roman" w:eastAsia="Times New Roman" w:hAnsi="Times New Roman" w:cs="Times New Roman"/>
                      <w:b/>
                      <w:color w:val="000000"/>
                      <w:sz w:val="16"/>
                      <w:szCs w:val="16"/>
                      <w:lang w:eastAsia="en-CA"/>
                    </w:rPr>
                  </w:rPrChange>
                </w:rPr>
                <w:t xml:space="preserve"> </w:t>
              </w:r>
            </w:ins>
            <w:ins w:id="299"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00" w:author="Thomas Carruthers" w:date="2017-06-01T10:56:00Z">
                  <w:rPr>
                    <w:rFonts w:ascii="Times New Roman" w:eastAsia="Times New Roman" w:hAnsi="Times New Roman" w:cs="Times New Roman"/>
                    <w:b/>
                    <w:color w:val="000000"/>
                    <w:sz w:val="16"/>
                    <w:szCs w:val="16"/>
                    <w:lang w:eastAsia="en-CA"/>
                  </w:rPr>
                </w:rPrChange>
              </w:rPr>
              <w:t xml:space="preserve"> 6   </w:t>
            </w:r>
            <w:ins w:id="301" w:author="Thomas Carruthers" w:date="2017-06-01T11:00:00Z">
              <w:r w:rsidR="005D3F56">
                <w:rPr>
                  <w:rFonts w:ascii="Times New Roman" w:eastAsia="Times New Roman" w:hAnsi="Times New Roman" w:cs="Times New Roman"/>
                  <w:b/>
                  <w:color w:val="000000"/>
                  <w:sz w:val="20"/>
                  <w:szCs w:val="20"/>
                  <w:lang w:eastAsia="en-CA"/>
                </w:rPr>
                <w:t xml:space="preserve">    </w:t>
              </w:r>
            </w:ins>
            <w:ins w:id="302"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03" w:author="Thomas Carruthers" w:date="2017-06-01T10:56:00Z">
                  <w:rPr>
                    <w:rFonts w:ascii="Times New Roman" w:eastAsia="Times New Roman" w:hAnsi="Times New Roman" w:cs="Times New Roman"/>
                    <w:b/>
                    <w:color w:val="000000"/>
                    <w:sz w:val="16"/>
                    <w:szCs w:val="16"/>
                    <w:lang w:eastAsia="en-CA"/>
                  </w:rPr>
                </w:rPrChange>
              </w:rPr>
              <w:t xml:space="preserve">7  </w:t>
            </w:r>
            <w:ins w:id="304" w:author="Thomas Carruthers" w:date="2017-06-01T11:00:00Z">
              <w:r w:rsidR="005D3F56">
                <w:rPr>
                  <w:rFonts w:ascii="Times New Roman" w:eastAsia="Times New Roman" w:hAnsi="Times New Roman" w:cs="Times New Roman"/>
                  <w:b/>
                  <w:color w:val="000000"/>
                  <w:sz w:val="20"/>
                  <w:szCs w:val="20"/>
                  <w:lang w:eastAsia="en-CA"/>
                </w:rPr>
                <w:t xml:space="preserve">   </w:t>
              </w:r>
            </w:ins>
            <w:ins w:id="305" w:author="Thomas Carruthers" w:date="2017-06-02T10:07:00Z">
              <w:r w:rsidR="00695ED9">
                <w:rPr>
                  <w:rFonts w:ascii="Times New Roman" w:eastAsia="Times New Roman" w:hAnsi="Times New Roman" w:cs="Times New Roman"/>
                  <w:b/>
                  <w:color w:val="000000"/>
                  <w:sz w:val="20"/>
                  <w:szCs w:val="20"/>
                  <w:lang w:eastAsia="en-CA"/>
                </w:rPr>
                <w:t xml:space="preserve"> </w:t>
              </w:r>
            </w:ins>
            <w:ins w:id="306" w:author="Thomas Carruthers" w:date="2017-06-02T10:06:00Z">
              <w:r w:rsidR="00695ED9">
                <w:rPr>
                  <w:rFonts w:ascii="Times New Roman" w:eastAsia="Times New Roman" w:hAnsi="Times New Roman" w:cs="Times New Roman"/>
                  <w:b/>
                  <w:color w:val="000000"/>
                  <w:sz w:val="20"/>
                  <w:szCs w:val="20"/>
                  <w:lang w:eastAsia="en-CA"/>
                </w:rPr>
                <w:t xml:space="preserve"> </w:t>
              </w:r>
            </w:ins>
            <w:del w:id="307" w:author="Thomas Carruthers" w:date="2017-06-02T10:06:00Z">
              <w:r w:rsidRPr="005D3F56" w:rsidDel="00695ED9">
                <w:rPr>
                  <w:rFonts w:ascii="Times New Roman" w:eastAsia="Times New Roman" w:hAnsi="Times New Roman" w:cs="Times New Roman"/>
                  <w:b/>
                  <w:color w:val="000000"/>
                  <w:sz w:val="20"/>
                  <w:szCs w:val="20"/>
                  <w:lang w:eastAsia="en-CA"/>
                  <w:rPrChange w:id="308"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09" w:author="Thomas Carruthers" w:date="2017-06-01T10:56:00Z">
                  <w:rPr>
                    <w:rFonts w:ascii="Times New Roman" w:eastAsia="Times New Roman" w:hAnsi="Times New Roman" w:cs="Times New Roman"/>
                    <w:b/>
                    <w:color w:val="000000"/>
                    <w:sz w:val="16"/>
                    <w:szCs w:val="16"/>
                    <w:lang w:eastAsia="en-CA"/>
                  </w:rPr>
                </w:rPrChange>
              </w:rPr>
              <w:t xml:space="preserve">8    </w:t>
            </w:r>
            <w:ins w:id="310"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11" w:author="Thomas Carruthers" w:date="2017-06-01T10:56:00Z">
                  <w:rPr>
                    <w:rFonts w:ascii="Times New Roman" w:eastAsia="Times New Roman" w:hAnsi="Times New Roman" w:cs="Times New Roman"/>
                    <w:b/>
                    <w:color w:val="000000"/>
                    <w:sz w:val="16"/>
                    <w:szCs w:val="16"/>
                    <w:lang w:eastAsia="en-CA"/>
                  </w:rPr>
                </w:rPrChange>
              </w:rPr>
              <w:t xml:space="preserve">9   </w:t>
            </w:r>
            <w:ins w:id="312" w:author="Thomas Carruthers" w:date="2017-06-02T10:06:00Z">
              <w:r w:rsidR="00695ED9">
                <w:rPr>
                  <w:rFonts w:ascii="Times New Roman" w:eastAsia="Times New Roman" w:hAnsi="Times New Roman" w:cs="Times New Roman"/>
                  <w:b/>
                  <w:color w:val="000000"/>
                  <w:sz w:val="20"/>
                  <w:szCs w:val="20"/>
                  <w:lang w:eastAsia="en-CA"/>
                </w:rPr>
                <w:t xml:space="preserve">   </w:t>
              </w:r>
            </w:ins>
            <w:del w:id="313" w:author="Thomas Carruthers" w:date="2017-06-01T10:55:00Z">
              <w:r w:rsidRPr="005D3F56" w:rsidDel="005D3F56">
                <w:rPr>
                  <w:rFonts w:ascii="Times New Roman" w:eastAsia="Times New Roman" w:hAnsi="Times New Roman" w:cs="Times New Roman"/>
                  <w:b/>
                  <w:color w:val="000000"/>
                  <w:sz w:val="20"/>
                  <w:szCs w:val="20"/>
                  <w:lang w:eastAsia="en-CA"/>
                  <w:rPrChange w:id="314"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15" w:author="Thomas Carruthers" w:date="2017-06-01T10:56:00Z">
                  <w:rPr>
                    <w:rFonts w:ascii="Times New Roman" w:eastAsia="Times New Roman" w:hAnsi="Times New Roman" w:cs="Times New Roman"/>
                    <w:b/>
                    <w:color w:val="000000"/>
                    <w:sz w:val="16"/>
                    <w:szCs w:val="16"/>
                    <w:lang w:eastAsia="en-CA"/>
                  </w:rPr>
                </w:rPrChange>
              </w:rPr>
              <w:t xml:space="preserve">10  </w:t>
            </w:r>
            <w:ins w:id="316"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17" w:author="Thomas Carruthers" w:date="2017-06-01T10:56:00Z">
                  <w:rPr>
                    <w:rFonts w:ascii="Times New Roman" w:eastAsia="Times New Roman" w:hAnsi="Times New Roman" w:cs="Times New Roman"/>
                    <w:b/>
                    <w:color w:val="000000"/>
                    <w:sz w:val="16"/>
                    <w:szCs w:val="16"/>
                    <w:lang w:eastAsia="en-CA"/>
                  </w:rPr>
                </w:rPrChange>
              </w:rPr>
              <w:t xml:space="preserve"> </w:t>
            </w:r>
            <w:del w:id="318" w:author="Thomas Carruthers" w:date="2017-06-01T10:55:00Z">
              <w:r w:rsidRPr="005D3F56" w:rsidDel="005D3F56">
                <w:rPr>
                  <w:rFonts w:ascii="Times New Roman" w:eastAsia="Times New Roman" w:hAnsi="Times New Roman" w:cs="Times New Roman"/>
                  <w:b/>
                  <w:color w:val="000000"/>
                  <w:sz w:val="20"/>
                  <w:szCs w:val="20"/>
                  <w:lang w:eastAsia="en-CA"/>
                  <w:rPrChange w:id="319"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0" w:author="Thomas Carruthers" w:date="2017-06-01T10:56:00Z">
                  <w:rPr>
                    <w:rFonts w:ascii="Times New Roman" w:eastAsia="Times New Roman" w:hAnsi="Times New Roman" w:cs="Times New Roman"/>
                    <w:b/>
                    <w:color w:val="000000"/>
                    <w:sz w:val="16"/>
                    <w:szCs w:val="16"/>
                    <w:lang w:eastAsia="en-CA"/>
                  </w:rPr>
                </w:rPrChange>
              </w:rPr>
              <w:t xml:space="preserve">11    </w:t>
            </w:r>
            <w:del w:id="321" w:author="Thomas Carruthers" w:date="2017-06-02T10:07:00Z">
              <w:r w:rsidRPr="005D3F56" w:rsidDel="00695ED9">
                <w:rPr>
                  <w:rFonts w:ascii="Times New Roman" w:eastAsia="Times New Roman" w:hAnsi="Times New Roman" w:cs="Times New Roman"/>
                  <w:b/>
                  <w:color w:val="000000"/>
                  <w:sz w:val="20"/>
                  <w:szCs w:val="20"/>
                  <w:lang w:eastAsia="en-CA"/>
                  <w:rPrChange w:id="322"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3" w:author="Thomas Carruthers" w:date="2017-06-01T10:56:00Z">
                  <w:rPr>
                    <w:rFonts w:ascii="Times New Roman" w:eastAsia="Times New Roman" w:hAnsi="Times New Roman" w:cs="Times New Roman"/>
                    <w:b/>
                    <w:color w:val="000000"/>
                    <w:sz w:val="16"/>
                    <w:szCs w:val="16"/>
                    <w:lang w:eastAsia="en-CA"/>
                  </w:rPr>
                </w:rPrChange>
              </w:rPr>
              <w:t xml:space="preserve"> 12  </w:t>
            </w:r>
            <w:del w:id="324" w:author="Thomas Carruthers" w:date="2017-06-02T10:07:00Z">
              <w:r w:rsidRPr="005D3F56" w:rsidDel="00695ED9">
                <w:rPr>
                  <w:rFonts w:ascii="Times New Roman" w:eastAsia="Times New Roman" w:hAnsi="Times New Roman" w:cs="Times New Roman"/>
                  <w:b/>
                  <w:color w:val="000000"/>
                  <w:sz w:val="20"/>
                  <w:szCs w:val="20"/>
                  <w:lang w:eastAsia="en-CA"/>
                  <w:rPrChange w:id="325"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6" w:author="Thomas Carruthers" w:date="2017-06-01T10:56:00Z">
                  <w:rPr>
                    <w:rFonts w:ascii="Times New Roman" w:eastAsia="Times New Roman" w:hAnsi="Times New Roman" w:cs="Times New Roman"/>
                    <w:b/>
                    <w:color w:val="000000"/>
                    <w:sz w:val="16"/>
                    <w:szCs w:val="16"/>
                    <w:lang w:eastAsia="en-CA"/>
                  </w:rPr>
                </w:rPrChange>
              </w:rPr>
              <w:t xml:space="preserve">   13</w:t>
            </w:r>
            <w:ins w:id="327" w:author="Thomas Carruthers" w:date="2017-06-01T10:56:00Z">
              <w:r w:rsidR="005D3F56" w:rsidRPr="005D3F56">
                <w:rPr>
                  <w:rFonts w:ascii="Times New Roman" w:eastAsia="Times New Roman" w:hAnsi="Times New Roman" w:cs="Times New Roman"/>
                  <w:b/>
                  <w:color w:val="000000"/>
                  <w:sz w:val="20"/>
                  <w:szCs w:val="20"/>
                  <w:lang w:eastAsia="en-CA"/>
                  <w:rPrChange w:id="328" w:author="Thomas Carruthers" w:date="2017-06-01T10:56:00Z">
                    <w:rPr>
                      <w:rFonts w:ascii="Times New Roman" w:eastAsia="Times New Roman" w:hAnsi="Times New Roman" w:cs="Times New Roman"/>
                      <w:b/>
                      <w:color w:val="000000"/>
                      <w:sz w:val="16"/>
                      <w:szCs w:val="16"/>
                      <w:lang w:eastAsia="en-CA"/>
                    </w:rPr>
                  </w:rPrChange>
                </w:rPr>
                <w:t>+</w:t>
              </w:r>
            </w:ins>
            <w:r w:rsidRPr="005D3F56">
              <w:rPr>
                <w:rFonts w:ascii="Times New Roman" w:eastAsia="Times New Roman" w:hAnsi="Times New Roman" w:cs="Times New Roman"/>
                <w:b/>
                <w:color w:val="000000"/>
                <w:sz w:val="20"/>
                <w:szCs w:val="20"/>
                <w:lang w:eastAsia="en-CA"/>
                <w:rPrChange w:id="329" w:author="Thomas Carruthers" w:date="2017-06-01T10:56:00Z">
                  <w:rPr>
                    <w:rFonts w:ascii="Times New Roman" w:eastAsia="Times New Roman" w:hAnsi="Times New Roman" w:cs="Times New Roman"/>
                    <w:b/>
                    <w:color w:val="000000"/>
                    <w:sz w:val="16"/>
                    <w:szCs w:val="16"/>
                    <w:lang w:eastAsia="en-CA"/>
                  </w:rPr>
                </w:rPrChange>
              </w:rPr>
              <w:t xml:space="preserve">     </w:t>
            </w:r>
            <w:del w:id="330" w:author="Thomas Carruthers" w:date="2017-06-01T10:56:00Z">
              <w:r w:rsidRPr="005D3F56" w:rsidDel="005D3F56">
                <w:rPr>
                  <w:rFonts w:ascii="Times New Roman" w:eastAsia="Times New Roman" w:hAnsi="Times New Roman" w:cs="Times New Roman"/>
                  <w:b/>
                  <w:color w:val="000000"/>
                  <w:sz w:val="20"/>
                  <w:szCs w:val="20"/>
                  <w:lang w:eastAsia="en-CA"/>
                  <w:rPrChange w:id="331" w:author="Thomas Carruthers" w:date="2017-06-01T10:56:00Z">
                    <w:rPr>
                      <w:rFonts w:ascii="Times New Roman" w:eastAsia="Times New Roman" w:hAnsi="Times New Roman" w:cs="Times New Roman"/>
                      <w:b/>
                      <w:color w:val="000000"/>
                      <w:sz w:val="16"/>
                      <w:szCs w:val="16"/>
                      <w:lang w:eastAsia="en-CA"/>
                    </w:rPr>
                  </w:rPrChange>
                </w:rPr>
                <w:delText>14     15      16     17     18     19     20     21    22+</w:delText>
              </w:r>
            </w:del>
          </w:p>
          <w:p w14:paraId="462C3C3A" w14:textId="6408CC9A" w:rsidR="009D1008" w:rsidRPr="005D3F56" w:rsidDel="005D3F56" w:rsidRDefault="009D1008">
            <w:pPr>
              <w:rPr>
                <w:del w:id="332" w:author="Thomas Carruthers" w:date="2017-06-01T10:56:00Z"/>
                <w:rFonts w:ascii="Times New Roman" w:hAnsi="Times New Roman" w:cs="Times New Roman"/>
                <w:sz w:val="20"/>
                <w:szCs w:val="20"/>
                <w:rPrChange w:id="333" w:author="Thomas Carruthers" w:date="2017-06-01T10:56:00Z">
                  <w:rPr>
                    <w:del w:id="334" w:author="Thomas Carruthers" w:date="2017-06-01T10:56:00Z"/>
                    <w:rFonts w:ascii="Times New Roman" w:hAnsi="Times New Roman" w:cs="Times New Roman"/>
                    <w:sz w:val="16"/>
                    <w:szCs w:val="16"/>
                  </w:rPr>
                </w:rPrChange>
              </w:rPr>
            </w:pPr>
            <w:r w:rsidRPr="005D3F56">
              <w:rPr>
                <w:rFonts w:ascii="Times New Roman" w:hAnsi="Times New Roman" w:cs="Times New Roman"/>
                <w:sz w:val="20"/>
                <w:szCs w:val="20"/>
                <w:rPrChange w:id="335" w:author="Thomas Carruthers" w:date="2017-06-01T10:56:00Z">
                  <w:rPr>
                    <w:rFonts w:ascii="Times New Roman" w:hAnsi="Times New Roman" w:cs="Times New Roman"/>
                    <w:sz w:val="16"/>
                    <w:szCs w:val="16"/>
                  </w:rPr>
                </w:rPrChange>
              </w:rPr>
              <w:t xml:space="preserve">0  0  0  0.25  0.5  </w:t>
            </w:r>
            <w:ins w:id="336" w:author="Thomas Carruthers" w:date="2017-06-01T10:54:00Z">
              <w:r w:rsidR="005D3F56" w:rsidRPr="005D3F56">
                <w:rPr>
                  <w:rFonts w:ascii="Times New Roman" w:hAnsi="Times New Roman" w:cs="Times New Roman"/>
                  <w:sz w:val="20"/>
                  <w:szCs w:val="20"/>
                  <w:rPrChange w:id="337" w:author="Thomas Carruthers" w:date="2017-06-01T10:56:00Z">
                    <w:rPr>
                      <w:rFonts w:ascii="Times New Roman" w:hAnsi="Times New Roman" w:cs="Times New Roman"/>
                      <w:sz w:val="16"/>
                      <w:szCs w:val="16"/>
                    </w:rPr>
                  </w:rPrChange>
                </w:rPr>
                <w:t xml:space="preserve"> </w:t>
              </w:r>
            </w:ins>
            <w:r w:rsidRPr="005D3F56">
              <w:rPr>
                <w:rFonts w:ascii="Times New Roman" w:hAnsi="Times New Roman" w:cs="Times New Roman"/>
                <w:sz w:val="20"/>
                <w:szCs w:val="20"/>
                <w:rPrChange w:id="338" w:author="Thomas Carruthers" w:date="2017-06-01T10:56:00Z">
                  <w:rPr>
                    <w:rFonts w:ascii="Times New Roman" w:hAnsi="Times New Roman" w:cs="Times New Roman"/>
                    <w:sz w:val="16"/>
                    <w:szCs w:val="16"/>
                  </w:rPr>
                </w:rPrChange>
              </w:rPr>
              <w:t xml:space="preserve"> </w:t>
            </w:r>
            <w:ins w:id="339"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40" w:author="Thomas Carruthers" w:date="2017-06-01T10:56:00Z">
                  <w:rPr>
                    <w:rFonts w:ascii="Times New Roman" w:hAnsi="Times New Roman" w:cs="Times New Roman"/>
                    <w:sz w:val="16"/>
                    <w:szCs w:val="16"/>
                  </w:rPr>
                </w:rPrChange>
              </w:rPr>
              <w:t xml:space="preserve">1  </w:t>
            </w:r>
            <w:ins w:id="341" w:author="Thomas Carruthers" w:date="2017-06-01T10:54:00Z">
              <w:r w:rsidR="005D3F56" w:rsidRPr="005D3F56">
                <w:rPr>
                  <w:rFonts w:ascii="Times New Roman" w:hAnsi="Times New Roman" w:cs="Times New Roman"/>
                  <w:sz w:val="20"/>
                  <w:szCs w:val="20"/>
                  <w:rPrChange w:id="342" w:author="Thomas Carruthers" w:date="2017-06-01T10:56:00Z">
                    <w:rPr>
                      <w:rFonts w:ascii="Times New Roman" w:hAnsi="Times New Roman" w:cs="Times New Roman"/>
                      <w:sz w:val="16"/>
                      <w:szCs w:val="16"/>
                    </w:rPr>
                  </w:rPrChange>
                </w:rPr>
                <w:t xml:space="preserve"> </w:t>
              </w:r>
            </w:ins>
            <w:ins w:id="343"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44" w:author="Thomas Carruthers" w:date="2017-06-01T10:56:00Z">
                  <w:rPr>
                    <w:rFonts w:ascii="Times New Roman" w:hAnsi="Times New Roman" w:cs="Times New Roman"/>
                    <w:sz w:val="16"/>
                    <w:szCs w:val="16"/>
                  </w:rPr>
                </w:rPrChange>
              </w:rPr>
              <w:t xml:space="preserve"> 1  </w:t>
            </w:r>
            <w:ins w:id="345"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46" w:author="Thomas Carruthers" w:date="2017-06-01T10:56:00Z">
                  <w:rPr>
                    <w:rFonts w:ascii="Times New Roman" w:hAnsi="Times New Roman" w:cs="Times New Roman"/>
                    <w:sz w:val="16"/>
                    <w:szCs w:val="16"/>
                  </w:rPr>
                </w:rPrChange>
              </w:rPr>
              <w:t xml:space="preserve"> 1   </w:t>
            </w:r>
            <w:ins w:id="347" w:author="Thomas Carruthers" w:date="2017-06-01T11:00:00Z">
              <w:r w:rsidR="005D3F56">
                <w:rPr>
                  <w:rFonts w:ascii="Times New Roman" w:hAnsi="Times New Roman" w:cs="Times New Roman"/>
                  <w:sz w:val="20"/>
                  <w:szCs w:val="20"/>
                </w:rPr>
                <w:t xml:space="preserve">   </w:t>
              </w:r>
            </w:ins>
            <w:ins w:id="348" w:author="Thomas Carruthers" w:date="2017-06-02T10:07:00Z">
              <w:r w:rsidR="00695ED9">
                <w:rPr>
                  <w:rFonts w:ascii="Times New Roman" w:hAnsi="Times New Roman" w:cs="Times New Roman"/>
                  <w:sz w:val="20"/>
                  <w:szCs w:val="20"/>
                </w:rPr>
                <w:t xml:space="preserve"> </w:t>
              </w:r>
            </w:ins>
            <w:ins w:id="349" w:author="Thomas Carruthers" w:date="2017-06-02T10:06: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0" w:author="Thomas Carruthers" w:date="2017-06-01T10:56:00Z">
                  <w:rPr>
                    <w:rFonts w:ascii="Times New Roman" w:hAnsi="Times New Roman" w:cs="Times New Roman"/>
                    <w:sz w:val="16"/>
                    <w:szCs w:val="16"/>
                  </w:rPr>
                </w:rPrChange>
              </w:rPr>
              <w:t xml:space="preserve">1   </w:t>
            </w:r>
            <w:ins w:id="351" w:author="Thomas Carruthers" w:date="2017-06-02T10:06: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2" w:author="Thomas Carruthers" w:date="2017-06-01T10:56:00Z">
                  <w:rPr>
                    <w:rFonts w:ascii="Times New Roman" w:hAnsi="Times New Roman" w:cs="Times New Roman"/>
                    <w:sz w:val="16"/>
                    <w:szCs w:val="16"/>
                  </w:rPr>
                </w:rPrChange>
              </w:rPr>
              <w:t xml:space="preserve"> </w:t>
            </w:r>
            <w:ins w:id="353" w:author="Thomas Carruthers" w:date="2017-06-02T10:07: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4" w:author="Thomas Carruthers" w:date="2017-06-01T10:56:00Z">
                  <w:rPr>
                    <w:rFonts w:ascii="Times New Roman" w:hAnsi="Times New Roman" w:cs="Times New Roman"/>
                    <w:sz w:val="16"/>
                    <w:szCs w:val="16"/>
                  </w:rPr>
                </w:rPrChange>
              </w:rPr>
              <w:t xml:space="preserve">1   </w:t>
            </w:r>
            <w:ins w:id="355" w:author="Thomas Carruthers" w:date="2017-06-02T10:07:00Z">
              <w:r w:rsidR="00695ED9">
                <w:rPr>
                  <w:rFonts w:ascii="Times New Roman" w:hAnsi="Times New Roman" w:cs="Times New Roman"/>
                  <w:sz w:val="20"/>
                  <w:szCs w:val="20"/>
                </w:rPr>
                <w:t xml:space="preserve">   </w:t>
              </w:r>
            </w:ins>
            <w:del w:id="356" w:author="Thomas Carruthers" w:date="2017-06-01T11:01:00Z">
              <w:r w:rsidRPr="005D3F56" w:rsidDel="005D3F56">
                <w:rPr>
                  <w:rFonts w:ascii="Times New Roman" w:hAnsi="Times New Roman" w:cs="Times New Roman"/>
                  <w:sz w:val="20"/>
                  <w:szCs w:val="20"/>
                  <w:rPrChange w:id="357"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358" w:author="Thomas Carruthers" w:date="2017-06-01T10:56:00Z">
                  <w:rPr>
                    <w:rFonts w:ascii="Times New Roman" w:hAnsi="Times New Roman" w:cs="Times New Roman"/>
                    <w:sz w:val="16"/>
                    <w:szCs w:val="16"/>
                  </w:rPr>
                </w:rPrChange>
              </w:rPr>
              <w:t xml:space="preserve"> 1 </w:t>
            </w:r>
            <w:del w:id="359" w:author="Thomas Carruthers" w:date="2017-06-01T11:01:00Z">
              <w:r w:rsidRPr="005D3F56" w:rsidDel="005D3F56">
                <w:rPr>
                  <w:rFonts w:ascii="Times New Roman" w:hAnsi="Times New Roman" w:cs="Times New Roman"/>
                  <w:sz w:val="20"/>
                  <w:szCs w:val="20"/>
                  <w:rPrChange w:id="360"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361" w:author="Thomas Carruthers" w:date="2017-06-01T10:56:00Z">
                  <w:rPr>
                    <w:rFonts w:ascii="Times New Roman" w:hAnsi="Times New Roman" w:cs="Times New Roman"/>
                    <w:sz w:val="16"/>
                    <w:szCs w:val="16"/>
                  </w:rPr>
                </w:rPrChange>
              </w:rPr>
              <w:t xml:space="preserve">     </w:t>
            </w:r>
            <w:ins w:id="362" w:author="Thomas Carruthers" w:date="2017-06-02T10:07: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63" w:author="Thomas Carruthers" w:date="2017-06-01T10:56:00Z">
                  <w:rPr>
                    <w:rFonts w:ascii="Times New Roman" w:hAnsi="Times New Roman" w:cs="Times New Roman"/>
                    <w:sz w:val="16"/>
                    <w:szCs w:val="16"/>
                  </w:rPr>
                </w:rPrChange>
              </w:rPr>
              <w:t xml:space="preserve">1       </w:t>
            </w:r>
            <w:ins w:id="364" w:author="Thomas Carruthers" w:date="2017-06-01T11:01:00Z">
              <w:r w:rsidR="005D3F56">
                <w:rPr>
                  <w:rFonts w:ascii="Times New Roman" w:hAnsi="Times New Roman" w:cs="Times New Roman"/>
                  <w:sz w:val="20"/>
                  <w:szCs w:val="20"/>
                </w:rPr>
                <w:t>1</w:t>
              </w:r>
            </w:ins>
            <w:r w:rsidRPr="005D3F56">
              <w:rPr>
                <w:rFonts w:ascii="Times New Roman" w:hAnsi="Times New Roman" w:cs="Times New Roman"/>
                <w:sz w:val="20"/>
                <w:szCs w:val="20"/>
                <w:rPrChange w:id="365" w:author="Thomas Carruthers" w:date="2017-06-01T10:56:00Z">
                  <w:rPr>
                    <w:rFonts w:ascii="Times New Roman" w:hAnsi="Times New Roman" w:cs="Times New Roman"/>
                    <w:sz w:val="16"/>
                    <w:szCs w:val="16"/>
                  </w:rPr>
                </w:rPrChange>
              </w:rPr>
              <w:t xml:space="preserve"> </w:t>
            </w:r>
            <w:ins w:id="366" w:author="Thomas Carruthers" w:date="2017-06-01T11:01:00Z">
              <w:r w:rsidR="005D3F56">
                <w:rPr>
                  <w:rFonts w:ascii="Times New Roman" w:hAnsi="Times New Roman" w:cs="Times New Roman"/>
                  <w:sz w:val="20"/>
                  <w:szCs w:val="20"/>
                </w:rPr>
                <w:t xml:space="preserve">       1</w:t>
              </w:r>
            </w:ins>
            <w:del w:id="367" w:author="Thomas Carruthers" w:date="2017-06-01T10:56:00Z">
              <w:r w:rsidRPr="005D3F56" w:rsidDel="005D3F56">
                <w:rPr>
                  <w:rFonts w:ascii="Times New Roman" w:hAnsi="Times New Roman" w:cs="Times New Roman"/>
                  <w:sz w:val="20"/>
                  <w:szCs w:val="20"/>
                  <w:rPrChange w:id="368" w:author="Thomas Carruthers" w:date="2017-06-01T10:56:00Z">
                    <w:rPr>
                      <w:rFonts w:ascii="Times New Roman" w:hAnsi="Times New Roman" w:cs="Times New Roman"/>
                      <w:sz w:val="16"/>
                      <w:szCs w:val="16"/>
                    </w:rPr>
                  </w:rPrChange>
                </w:rPr>
                <w:delText>1        1       1        1       1       1       1       1       1       1      1</w:delText>
              </w:r>
            </w:del>
          </w:p>
          <w:p w14:paraId="7F5362C3" w14:textId="77777777" w:rsidR="005D3F56" w:rsidRPr="005D3F56" w:rsidRDefault="005D3F56">
            <w:pPr>
              <w:rPr>
                <w:ins w:id="369" w:author="Thomas Carruthers" w:date="2017-06-01T10:56:00Z"/>
                <w:rFonts w:ascii="Times New Roman" w:hAnsi="Times New Roman" w:cs="Times New Roman"/>
                <w:sz w:val="20"/>
                <w:szCs w:val="20"/>
                <w:rPrChange w:id="370" w:author="Thomas Carruthers" w:date="2017-06-01T10:56:00Z">
                  <w:rPr>
                    <w:ins w:id="371" w:author="Thomas Carruthers" w:date="2017-06-01T10:56:00Z"/>
                    <w:rFonts w:ascii="Times New Roman" w:hAnsi="Times New Roman" w:cs="Times New Roman"/>
                    <w:sz w:val="16"/>
                    <w:szCs w:val="16"/>
                  </w:rPr>
                </w:rPrChange>
              </w:rPr>
            </w:pPr>
          </w:p>
          <w:p w14:paraId="5420D5C6" w14:textId="188BAD6A" w:rsidR="00695ED9" w:rsidRPr="00695ED9" w:rsidRDefault="009D1008">
            <w:pPr>
              <w:rPr>
                <w:ins w:id="372" w:author="Thomas Carruthers" w:date="2017-06-02T10:04:00Z"/>
                <w:rFonts w:ascii="Times New Roman" w:hAnsi="Times New Roman" w:cs="Times New Roman"/>
                <w:sz w:val="20"/>
                <w:szCs w:val="20"/>
                <w:rPrChange w:id="373" w:author="Thomas Carruthers" w:date="2017-06-02T10:04:00Z">
                  <w:rPr>
                    <w:ins w:id="374" w:author="Thomas Carruthers" w:date="2017-06-02T10:04:00Z"/>
                    <w:rFonts w:ascii="Times New Roman" w:hAnsi="Times New Roman" w:cs="Times New Roman"/>
                    <w:sz w:val="16"/>
                    <w:szCs w:val="16"/>
                  </w:rPr>
                </w:rPrChange>
              </w:rPr>
            </w:pPr>
            <w:r w:rsidRPr="00695ED9">
              <w:rPr>
                <w:rFonts w:ascii="Times New Roman" w:hAnsi="Times New Roman" w:cs="Times New Roman"/>
                <w:sz w:val="20"/>
                <w:szCs w:val="20"/>
                <w:rPrChange w:id="375" w:author="Thomas Carruthers" w:date="2017-06-02T10:04:00Z">
                  <w:rPr>
                    <w:rFonts w:ascii="Times New Roman" w:hAnsi="Times New Roman" w:cs="Times New Roman"/>
                    <w:sz w:val="16"/>
                    <w:szCs w:val="16"/>
                  </w:rPr>
                </w:rPrChange>
              </w:rPr>
              <w:t xml:space="preserve">0  0  0  </w:t>
            </w:r>
            <w:del w:id="376" w:author="Thomas Carruthers" w:date="2017-06-01T10:54:00Z">
              <w:r w:rsidRPr="00695ED9" w:rsidDel="005D3F56">
                <w:rPr>
                  <w:rFonts w:ascii="Times New Roman" w:hAnsi="Times New Roman" w:cs="Times New Roman"/>
                  <w:sz w:val="20"/>
                  <w:szCs w:val="20"/>
                  <w:rPrChange w:id="377" w:author="Thomas Carruthers" w:date="2017-06-02T10:04:00Z">
                    <w:rPr>
                      <w:rFonts w:ascii="Times New Roman" w:hAnsi="Times New Roman" w:cs="Times New Roman"/>
                      <w:sz w:val="16"/>
                      <w:szCs w:val="16"/>
                    </w:rPr>
                  </w:rPrChange>
                </w:rPr>
                <w:delText xml:space="preserve"> </w:delText>
              </w:r>
            </w:del>
            <w:del w:id="378" w:author="Thomas Carruthers" w:date="2017-06-01T10:59:00Z">
              <w:r w:rsidRPr="00695ED9" w:rsidDel="005D3F56">
                <w:rPr>
                  <w:rFonts w:ascii="Times New Roman" w:hAnsi="Times New Roman" w:cs="Times New Roman"/>
                  <w:sz w:val="20"/>
                  <w:szCs w:val="20"/>
                  <w:rPrChange w:id="379" w:author="Thomas Carruthers" w:date="2017-06-02T10:04:00Z">
                    <w:rPr>
                      <w:rFonts w:ascii="Times New Roman" w:hAnsi="Times New Roman" w:cs="Times New Roman"/>
                      <w:sz w:val="16"/>
                      <w:szCs w:val="16"/>
                    </w:rPr>
                  </w:rPrChange>
                </w:rPr>
                <w:delText xml:space="preserve"> </w:delText>
              </w:r>
            </w:del>
            <w:del w:id="380" w:author="Thomas Carruthers" w:date="2017-06-01T10:54:00Z">
              <w:r w:rsidRPr="00695ED9" w:rsidDel="005D3F56">
                <w:rPr>
                  <w:rFonts w:ascii="Times New Roman" w:hAnsi="Times New Roman" w:cs="Times New Roman"/>
                  <w:sz w:val="20"/>
                  <w:szCs w:val="20"/>
                  <w:rPrChange w:id="381" w:author="Thomas Carruthers" w:date="2017-06-02T10:04:00Z">
                    <w:rPr>
                      <w:rFonts w:ascii="Times New Roman" w:hAnsi="Times New Roman" w:cs="Times New Roman"/>
                      <w:sz w:val="16"/>
                      <w:szCs w:val="16"/>
                    </w:rPr>
                  </w:rPrChange>
                </w:rPr>
                <w:delText xml:space="preserve">0      </w:delText>
              </w:r>
            </w:del>
            <w:ins w:id="382" w:author="Thomas Carruthers" w:date="2017-06-01T10:54:00Z">
              <w:r w:rsidR="005D3F56" w:rsidRPr="00695ED9">
                <w:rPr>
                  <w:rFonts w:ascii="Times New Roman" w:hAnsi="Times New Roman" w:cs="Times New Roman"/>
                  <w:sz w:val="20"/>
                  <w:szCs w:val="20"/>
                  <w:rPrChange w:id="383" w:author="Thomas Carruthers" w:date="2017-06-02T10:04:00Z">
                    <w:rPr>
                      <w:rFonts w:ascii="Times New Roman" w:hAnsi="Times New Roman" w:cs="Times New Roman"/>
                      <w:sz w:val="16"/>
                      <w:szCs w:val="16"/>
                    </w:rPr>
                  </w:rPrChange>
                </w:rPr>
                <w:t xml:space="preserve">0.15 </w:t>
              </w:r>
            </w:ins>
            <w:ins w:id="384" w:author="Thomas Carruthers" w:date="2017-06-01T10:59:00Z">
              <w:r w:rsidR="005D3F56" w:rsidRPr="00695ED9">
                <w:rPr>
                  <w:rFonts w:ascii="Times New Roman" w:hAnsi="Times New Roman" w:cs="Times New Roman"/>
                  <w:sz w:val="20"/>
                  <w:szCs w:val="20"/>
                </w:rPr>
                <w:t xml:space="preserve"> </w:t>
              </w:r>
            </w:ins>
            <w:ins w:id="385" w:author="Thomas Carruthers" w:date="2017-06-01T10:54:00Z">
              <w:r w:rsidR="005D3F56" w:rsidRPr="00695ED9">
                <w:rPr>
                  <w:rFonts w:ascii="Times New Roman" w:hAnsi="Times New Roman" w:cs="Times New Roman"/>
                  <w:sz w:val="20"/>
                  <w:szCs w:val="20"/>
                  <w:rPrChange w:id="386" w:author="Thomas Carruthers" w:date="2017-06-02T10:04:00Z">
                    <w:rPr>
                      <w:rFonts w:ascii="Times New Roman" w:hAnsi="Times New Roman" w:cs="Times New Roman"/>
                      <w:sz w:val="16"/>
                      <w:szCs w:val="16"/>
                    </w:rPr>
                  </w:rPrChange>
                </w:rPr>
                <w:t>0.3</w:t>
              </w:r>
            </w:ins>
            <w:del w:id="387" w:author="Thomas Carruthers" w:date="2017-06-01T10:54:00Z">
              <w:r w:rsidRPr="00695ED9" w:rsidDel="005D3F56">
                <w:rPr>
                  <w:rFonts w:ascii="Times New Roman" w:hAnsi="Times New Roman" w:cs="Times New Roman"/>
                  <w:sz w:val="20"/>
                  <w:szCs w:val="20"/>
                  <w:rPrChange w:id="388" w:author="Thomas Carruthers" w:date="2017-06-02T10:04:00Z">
                    <w:rPr>
                      <w:rFonts w:ascii="Times New Roman" w:hAnsi="Times New Roman" w:cs="Times New Roman"/>
                      <w:sz w:val="16"/>
                      <w:szCs w:val="16"/>
                    </w:rPr>
                  </w:rPrChange>
                </w:rPr>
                <w:delText>0</w:delText>
              </w:r>
            </w:del>
            <w:r w:rsidRPr="00695ED9">
              <w:rPr>
                <w:rFonts w:ascii="Times New Roman" w:hAnsi="Times New Roman" w:cs="Times New Roman"/>
                <w:sz w:val="20"/>
                <w:szCs w:val="20"/>
                <w:rPrChange w:id="389" w:author="Thomas Carruthers" w:date="2017-06-02T10:04:00Z">
                  <w:rPr>
                    <w:rFonts w:ascii="Times New Roman" w:hAnsi="Times New Roman" w:cs="Times New Roman"/>
                    <w:sz w:val="16"/>
                    <w:szCs w:val="16"/>
                  </w:rPr>
                </w:rPrChange>
              </w:rPr>
              <w:t xml:space="preserve">  </w:t>
            </w:r>
            <w:ins w:id="390" w:author="Thomas Carruthers" w:date="2017-06-01T10:59:00Z">
              <w:r w:rsidR="005D3F56" w:rsidRPr="00695ED9">
                <w:rPr>
                  <w:rFonts w:ascii="Times New Roman" w:hAnsi="Times New Roman" w:cs="Times New Roman"/>
                  <w:sz w:val="20"/>
                  <w:szCs w:val="20"/>
                </w:rPr>
                <w:t xml:space="preserve"> </w:t>
              </w:r>
            </w:ins>
            <w:ins w:id="391" w:author="Thomas Carruthers" w:date="2017-06-01T10:54:00Z">
              <w:r w:rsidR="005D3F56" w:rsidRPr="00695ED9">
                <w:rPr>
                  <w:rFonts w:ascii="Times New Roman" w:hAnsi="Times New Roman" w:cs="Times New Roman"/>
                  <w:sz w:val="20"/>
                  <w:szCs w:val="20"/>
                  <w:rPrChange w:id="392" w:author="Thomas Carruthers" w:date="2017-06-02T10:04:00Z">
                    <w:rPr>
                      <w:rFonts w:ascii="Times New Roman" w:hAnsi="Times New Roman" w:cs="Times New Roman"/>
                      <w:sz w:val="16"/>
                      <w:szCs w:val="16"/>
                    </w:rPr>
                  </w:rPrChange>
                </w:rPr>
                <w:t>0.</w:t>
              </w:r>
            </w:ins>
            <w:ins w:id="393" w:author="Thomas Carruthers" w:date="2017-06-01T10:59:00Z">
              <w:r w:rsidR="005D3F56" w:rsidRPr="00695ED9">
                <w:rPr>
                  <w:rFonts w:ascii="Times New Roman" w:hAnsi="Times New Roman" w:cs="Times New Roman"/>
                  <w:sz w:val="20"/>
                  <w:szCs w:val="20"/>
                </w:rPr>
                <w:t>4</w:t>
              </w:r>
            </w:ins>
            <w:ins w:id="394" w:author="Thomas Carruthers" w:date="2017-06-01T10:54:00Z">
              <w:r w:rsidR="005D3F56" w:rsidRPr="00695ED9">
                <w:rPr>
                  <w:rFonts w:ascii="Times New Roman" w:hAnsi="Times New Roman" w:cs="Times New Roman"/>
                  <w:sz w:val="20"/>
                  <w:szCs w:val="20"/>
                  <w:rPrChange w:id="395" w:author="Thomas Carruthers" w:date="2017-06-02T10:04:00Z">
                    <w:rPr>
                      <w:rFonts w:ascii="Times New Roman" w:hAnsi="Times New Roman" w:cs="Times New Roman"/>
                      <w:sz w:val="16"/>
                      <w:szCs w:val="16"/>
                    </w:rPr>
                  </w:rPrChange>
                </w:rPr>
                <w:t>5</w:t>
              </w:r>
            </w:ins>
            <w:r w:rsidRPr="00695ED9">
              <w:rPr>
                <w:rFonts w:ascii="Times New Roman" w:hAnsi="Times New Roman" w:cs="Times New Roman"/>
                <w:sz w:val="20"/>
                <w:szCs w:val="20"/>
                <w:rPrChange w:id="396" w:author="Thomas Carruthers" w:date="2017-06-02T10:04:00Z">
                  <w:rPr>
                    <w:rFonts w:ascii="Times New Roman" w:hAnsi="Times New Roman" w:cs="Times New Roman"/>
                    <w:sz w:val="16"/>
                    <w:szCs w:val="16"/>
                  </w:rPr>
                </w:rPrChange>
              </w:rPr>
              <w:t xml:space="preserve">   0 </w:t>
            </w:r>
            <w:ins w:id="397" w:author="Thomas Carruthers" w:date="2017-06-01T10:59:00Z">
              <w:r w:rsidR="005D3F56" w:rsidRPr="00695ED9">
                <w:rPr>
                  <w:rFonts w:ascii="Times New Roman" w:hAnsi="Times New Roman" w:cs="Times New Roman"/>
                  <w:sz w:val="20"/>
                  <w:szCs w:val="20"/>
                </w:rPr>
                <w:t>.6</w:t>
              </w:r>
            </w:ins>
            <w:r w:rsidRPr="00695ED9">
              <w:rPr>
                <w:rFonts w:ascii="Times New Roman" w:hAnsi="Times New Roman" w:cs="Times New Roman"/>
                <w:sz w:val="20"/>
                <w:szCs w:val="20"/>
                <w:rPrChange w:id="398" w:author="Thomas Carruthers" w:date="2017-06-02T10:04:00Z">
                  <w:rPr>
                    <w:rFonts w:ascii="Times New Roman" w:hAnsi="Times New Roman" w:cs="Times New Roman"/>
                    <w:sz w:val="16"/>
                    <w:szCs w:val="16"/>
                  </w:rPr>
                </w:rPrChange>
              </w:rPr>
              <w:t xml:space="preserve">  0 </w:t>
            </w:r>
            <w:ins w:id="399" w:author="Thomas Carruthers" w:date="2017-06-01T10:59:00Z">
              <w:r w:rsidR="005D3F56" w:rsidRPr="00695ED9">
                <w:rPr>
                  <w:rFonts w:ascii="Times New Roman" w:hAnsi="Times New Roman" w:cs="Times New Roman"/>
                  <w:sz w:val="20"/>
                  <w:szCs w:val="20"/>
                </w:rPr>
                <w:t>.75</w:t>
              </w:r>
            </w:ins>
            <w:r w:rsidRPr="00695ED9">
              <w:rPr>
                <w:rFonts w:ascii="Times New Roman" w:hAnsi="Times New Roman" w:cs="Times New Roman"/>
                <w:sz w:val="20"/>
                <w:szCs w:val="20"/>
                <w:rPrChange w:id="400" w:author="Thomas Carruthers" w:date="2017-06-02T10:04:00Z">
                  <w:rPr>
                    <w:rFonts w:ascii="Times New Roman" w:hAnsi="Times New Roman" w:cs="Times New Roman"/>
                    <w:sz w:val="16"/>
                    <w:szCs w:val="16"/>
                  </w:rPr>
                </w:rPrChange>
              </w:rPr>
              <w:t xml:space="preserve">  </w:t>
            </w:r>
            <w:ins w:id="401" w:author="Thomas Carruthers" w:date="2017-06-02T10:07:00Z">
              <w:r w:rsidR="00695ED9">
                <w:rPr>
                  <w:rFonts w:ascii="Times New Roman" w:hAnsi="Times New Roman" w:cs="Times New Roman"/>
                  <w:sz w:val="20"/>
                  <w:szCs w:val="20"/>
                </w:rPr>
                <w:t xml:space="preserve"> </w:t>
              </w:r>
            </w:ins>
            <w:ins w:id="402" w:author="Thomas Carruthers" w:date="2017-06-02T10:06:00Z">
              <w:r w:rsidR="00695ED9">
                <w:rPr>
                  <w:rFonts w:ascii="Times New Roman" w:hAnsi="Times New Roman" w:cs="Times New Roman"/>
                  <w:sz w:val="20"/>
                  <w:szCs w:val="20"/>
                </w:rPr>
                <w:t xml:space="preserve"> </w:t>
              </w:r>
            </w:ins>
            <w:r w:rsidRPr="00695ED9">
              <w:rPr>
                <w:rFonts w:ascii="Times New Roman" w:hAnsi="Times New Roman" w:cs="Times New Roman"/>
                <w:sz w:val="20"/>
                <w:szCs w:val="20"/>
                <w:rPrChange w:id="403" w:author="Thomas Carruthers" w:date="2017-06-02T10:04:00Z">
                  <w:rPr>
                    <w:rFonts w:ascii="Times New Roman" w:hAnsi="Times New Roman" w:cs="Times New Roman"/>
                    <w:sz w:val="16"/>
                    <w:szCs w:val="16"/>
                  </w:rPr>
                </w:rPrChange>
              </w:rPr>
              <w:t>0</w:t>
            </w:r>
            <w:ins w:id="404" w:author="Thomas Carruthers" w:date="2017-06-01T10:59:00Z">
              <w:r w:rsidR="005D3F56" w:rsidRPr="00695ED9">
                <w:rPr>
                  <w:rFonts w:ascii="Times New Roman" w:hAnsi="Times New Roman" w:cs="Times New Roman"/>
                  <w:sz w:val="20"/>
                  <w:szCs w:val="20"/>
                </w:rPr>
                <w:t>.9</w:t>
              </w:r>
            </w:ins>
            <w:r w:rsidRPr="00695ED9">
              <w:rPr>
                <w:rFonts w:ascii="Times New Roman" w:hAnsi="Times New Roman" w:cs="Times New Roman"/>
                <w:sz w:val="20"/>
                <w:szCs w:val="20"/>
                <w:rPrChange w:id="405" w:author="Thomas Carruthers" w:date="2017-06-02T10:04:00Z">
                  <w:rPr>
                    <w:rFonts w:ascii="Times New Roman" w:hAnsi="Times New Roman" w:cs="Times New Roman"/>
                    <w:sz w:val="16"/>
                    <w:szCs w:val="16"/>
                  </w:rPr>
                </w:rPrChange>
              </w:rPr>
              <w:t xml:space="preserve">  </w:t>
            </w:r>
            <w:ins w:id="406" w:author="Thomas Carruthers" w:date="2017-06-02T10:06:00Z">
              <w:r w:rsidR="00695ED9">
                <w:rPr>
                  <w:rFonts w:ascii="Times New Roman" w:hAnsi="Times New Roman" w:cs="Times New Roman"/>
                  <w:sz w:val="20"/>
                  <w:szCs w:val="20"/>
                </w:rPr>
                <w:t xml:space="preserve"> </w:t>
              </w:r>
            </w:ins>
            <w:ins w:id="407" w:author="Thomas Carruthers" w:date="2017-06-02T10:07:00Z">
              <w:r w:rsidR="00695ED9">
                <w:rPr>
                  <w:rFonts w:ascii="Times New Roman" w:hAnsi="Times New Roman" w:cs="Times New Roman"/>
                  <w:sz w:val="20"/>
                  <w:szCs w:val="20"/>
                </w:rPr>
                <w:t xml:space="preserve"> </w:t>
              </w:r>
            </w:ins>
            <w:ins w:id="408" w:author="Thomas Carruthers" w:date="2017-06-02T10:06:00Z">
              <w:r w:rsidR="00695ED9">
                <w:rPr>
                  <w:rFonts w:ascii="Times New Roman" w:hAnsi="Times New Roman" w:cs="Times New Roman"/>
                  <w:sz w:val="20"/>
                  <w:szCs w:val="20"/>
                </w:rPr>
                <w:t xml:space="preserve"> </w:t>
              </w:r>
            </w:ins>
            <w:del w:id="409" w:author="Thomas Carruthers" w:date="2017-06-01T10:54:00Z">
              <w:r w:rsidRPr="00695ED9" w:rsidDel="005D3F56">
                <w:rPr>
                  <w:rFonts w:ascii="Times New Roman" w:hAnsi="Times New Roman" w:cs="Times New Roman"/>
                  <w:sz w:val="20"/>
                  <w:szCs w:val="20"/>
                  <w:rPrChange w:id="410" w:author="Thomas Carruthers" w:date="2017-06-02T10:04:00Z">
                    <w:rPr>
                      <w:rFonts w:ascii="Times New Roman" w:hAnsi="Times New Roman" w:cs="Times New Roman"/>
                      <w:sz w:val="16"/>
                      <w:szCs w:val="16"/>
                    </w:rPr>
                  </w:rPrChange>
                </w:rPr>
                <w:delText xml:space="preserve"> 0  </w:delText>
              </w:r>
            </w:del>
            <w:ins w:id="411" w:author="Thomas Carruthers" w:date="2017-06-01T10:54:00Z">
              <w:r w:rsidR="005D3F56" w:rsidRPr="00695ED9">
                <w:rPr>
                  <w:rFonts w:ascii="Times New Roman" w:hAnsi="Times New Roman" w:cs="Times New Roman"/>
                  <w:sz w:val="20"/>
                  <w:szCs w:val="20"/>
                  <w:rPrChange w:id="412" w:author="Thomas Carruthers" w:date="2017-06-02T10:04:00Z">
                    <w:rPr>
                      <w:rFonts w:ascii="Times New Roman" w:hAnsi="Times New Roman" w:cs="Times New Roman"/>
                      <w:sz w:val="16"/>
                      <w:szCs w:val="16"/>
                    </w:rPr>
                  </w:rPrChange>
                </w:rPr>
                <w:t xml:space="preserve">1  </w:t>
              </w:r>
            </w:ins>
            <w:ins w:id="413" w:author="Thomas Carruthers" w:date="2017-06-01T10:55:00Z">
              <w:r w:rsidR="005D3F56" w:rsidRPr="00695ED9">
                <w:rPr>
                  <w:rFonts w:ascii="Times New Roman" w:hAnsi="Times New Roman" w:cs="Times New Roman"/>
                  <w:sz w:val="20"/>
                  <w:szCs w:val="20"/>
                  <w:rPrChange w:id="414" w:author="Thomas Carruthers" w:date="2017-06-02T10:04:00Z">
                    <w:rPr>
                      <w:rFonts w:ascii="Times New Roman" w:hAnsi="Times New Roman" w:cs="Times New Roman"/>
                      <w:sz w:val="16"/>
                      <w:szCs w:val="16"/>
                    </w:rPr>
                  </w:rPrChange>
                </w:rPr>
                <w:t xml:space="preserve">  </w:t>
              </w:r>
            </w:ins>
            <w:ins w:id="415" w:author="Thomas Carruthers" w:date="2017-06-02T10:07:00Z">
              <w:r w:rsidR="00695ED9">
                <w:rPr>
                  <w:rFonts w:ascii="Times New Roman" w:hAnsi="Times New Roman" w:cs="Times New Roman"/>
                  <w:sz w:val="20"/>
                  <w:szCs w:val="20"/>
                </w:rPr>
                <w:t xml:space="preserve">   </w:t>
              </w:r>
            </w:ins>
            <w:del w:id="416" w:author="Thomas Carruthers" w:date="2017-06-01T10:54:00Z">
              <w:r w:rsidRPr="00695ED9" w:rsidDel="005D3F56">
                <w:rPr>
                  <w:rFonts w:ascii="Times New Roman" w:hAnsi="Times New Roman" w:cs="Times New Roman"/>
                  <w:sz w:val="20"/>
                  <w:szCs w:val="20"/>
                  <w:rPrChange w:id="417" w:author="Thomas Carruthers" w:date="2017-06-02T10:04:00Z">
                    <w:rPr>
                      <w:rFonts w:ascii="Times New Roman" w:hAnsi="Times New Roman" w:cs="Times New Roman"/>
                      <w:sz w:val="16"/>
                      <w:szCs w:val="16"/>
                    </w:rPr>
                  </w:rPrChange>
                </w:rPr>
                <w:delText xml:space="preserve">0.01  </w:delText>
              </w:r>
            </w:del>
            <w:ins w:id="418" w:author="Thomas Carruthers" w:date="2017-06-01T10:54:00Z">
              <w:r w:rsidR="005D3F56" w:rsidRPr="00695ED9">
                <w:rPr>
                  <w:rFonts w:ascii="Times New Roman" w:hAnsi="Times New Roman" w:cs="Times New Roman"/>
                  <w:sz w:val="20"/>
                  <w:szCs w:val="20"/>
                  <w:rPrChange w:id="419" w:author="Thomas Carruthers" w:date="2017-06-02T10:04:00Z">
                    <w:rPr>
                      <w:rFonts w:ascii="Times New Roman" w:hAnsi="Times New Roman" w:cs="Times New Roman"/>
                      <w:sz w:val="16"/>
                      <w:szCs w:val="16"/>
                    </w:rPr>
                  </w:rPrChange>
                </w:rPr>
                <w:t>1</w:t>
              </w:r>
            </w:ins>
            <w:del w:id="420" w:author="Thomas Carruthers" w:date="2017-06-01T10:54:00Z">
              <w:r w:rsidRPr="00695ED9" w:rsidDel="005D3F56">
                <w:rPr>
                  <w:rFonts w:ascii="Times New Roman" w:hAnsi="Times New Roman" w:cs="Times New Roman"/>
                  <w:sz w:val="20"/>
                  <w:szCs w:val="20"/>
                  <w:rPrChange w:id="421" w:author="Thomas Carruthers" w:date="2017-06-02T10:04:00Z">
                    <w:rPr>
                      <w:rFonts w:ascii="Times New Roman" w:hAnsi="Times New Roman" w:cs="Times New Roman"/>
                      <w:sz w:val="16"/>
                      <w:szCs w:val="16"/>
                    </w:rPr>
                  </w:rPrChange>
                </w:rPr>
                <w:delText>0.0</w:delText>
              </w:r>
            </w:del>
            <w:del w:id="422" w:author="Thomas Carruthers" w:date="2017-06-01T10:59:00Z">
              <w:r w:rsidRPr="00695ED9" w:rsidDel="005D3F56">
                <w:rPr>
                  <w:rFonts w:ascii="Times New Roman" w:hAnsi="Times New Roman" w:cs="Times New Roman"/>
                  <w:sz w:val="20"/>
                  <w:szCs w:val="20"/>
                  <w:rPrChange w:id="423" w:author="Thomas Carruthers" w:date="2017-06-02T10:04:00Z">
                    <w:rPr>
                      <w:rFonts w:ascii="Times New Roman" w:hAnsi="Times New Roman" w:cs="Times New Roman"/>
                      <w:sz w:val="16"/>
                      <w:szCs w:val="16"/>
                    </w:rPr>
                  </w:rPrChange>
                </w:rPr>
                <w:delText>2</w:delText>
              </w:r>
            </w:del>
            <w:r w:rsidRPr="00695ED9">
              <w:rPr>
                <w:rFonts w:ascii="Times New Roman" w:hAnsi="Times New Roman" w:cs="Times New Roman"/>
                <w:sz w:val="20"/>
                <w:szCs w:val="20"/>
                <w:rPrChange w:id="424" w:author="Thomas Carruthers" w:date="2017-06-02T10:04:00Z">
                  <w:rPr>
                    <w:rFonts w:ascii="Times New Roman" w:hAnsi="Times New Roman" w:cs="Times New Roman"/>
                    <w:sz w:val="16"/>
                    <w:szCs w:val="16"/>
                  </w:rPr>
                </w:rPrChange>
              </w:rPr>
              <w:t xml:space="preserve">  </w:t>
            </w:r>
            <w:ins w:id="425" w:author="Thomas Carruthers" w:date="2017-06-01T11:01:00Z">
              <w:r w:rsidR="005D3F56" w:rsidRPr="00695ED9">
                <w:rPr>
                  <w:rFonts w:ascii="Times New Roman" w:hAnsi="Times New Roman" w:cs="Times New Roman"/>
                  <w:sz w:val="20"/>
                  <w:szCs w:val="20"/>
                </w:rPr>
                <w:t xml:space="preserve">    </w:t>
              </w:r>
            </w:ins>
            <w:ins w:id="426" w:author="Thomas Carruthers" w:date="2017-06-02T10:07:00Z">
              <w:r w:rsidR="00695ED9">
                <w:rPr>
                  <w:rFonts w:ascii="Times New Roman" w:hAnsi="Times New Roman" w:cs="Times New Roman"/>
                  <w:sz w:val="20"/>
                  <w:szCs w:val="20"/>
                </w:rPr>
                <w:t xml:space="preserve"> </w:t>
              </w:r>
            </w:ins>
            <w:ins w:id="427" w:author="Thomas Carruthers" w:date="2017-06-01T11:00:00Z">
              <w:r w:rsidR="005D3F56" w:rsidRPr="00695ED9">
                <w:rPr>
                  <w:rFonts w:ascii="Times New Roman" w:hAnsi="Times New Roman" w:cs="Times New Roman"/>
                  <w:sz w:val="20"/>
                  <w:szCs w:val="20"/>
                </w:rPr>
                <w:t xml:space="preserve">1 </w:t>
              </w:r>
            </w:ins>
            <w:ins w:id="428" w:author="Thomas Carruthers" w:date="2017-06-01T11:01:00Z">
              <w:r w:rsidR="00F84BC5" w:rsidRPr="00695ED9">
                <w:rPr>
                  <w:rFonts w:ascii="Times New Roman" w:hAnsi="Times New Roman" w:cs="Times New Roman"/>
                  <w:sz w:val="20"/>
                  <w:szCs w:val="20"/>
                </w:rPr>
                <w:t xml:space="preserve">     </w:t>
              </w:r>
            </w:ins>
            <w:ins w:id="429" w:author="Thomas Carruthers" w:date="2017-06-01T11:00:00Z">
              <w:r w:rsidR="005D3F56" w:rsidRPr="00695ED9">
                <w:rPr>
                  <w:rFonts w:ascii="Times New Roman" w:hAnsi="Times New Roman" w:cs="Times New Roman"/>
                  <w:sz w:val="20"/>
                  <w:szCs w:val="20"/>
                </w:rPr>
                <w:t xml:space="preserve"> 1  </w:t>
              </w:r>
            </w:ins>
            <w:ins w:id="430" w:author="Thomas Carruthers" w:date="2017-06-02T10:03:00Z">
              <w:r w:rsidR="00014CF9" w:rsidRPr="00695ED9">
                <w:rPr>
                  <w:rFonts w:ascii="Times New Roman" w:hAnsi="Times New Roman" w:cs="Times New Roman"/>
                  <w:sz w:val="20"/>
                  <w:szCs w:val="20"/>
                </w:rPr>
                <w:t xml:space="preserve">      </w:t>
              </w:r>
            </w:ins>
            <w:ins w:id="431" w:author="Thomas Carruthers" w:date="2017-06-01T11:00:00Z">
              <w:r w:rsidR="005D3F56" w:rsidRPr="00695ED9">
                <w:rPr>
                  <w:rFonts w:ascii="Times New Roman" w:hAnsi="Times New Roman" w:cs="Times New Roman"/>
                  <w:sz w:val="20"/>
                  <w:szCs w:val="20"/>
                </w:rPr>
                <w:t>1</w:t>
              </w:r>
            </w:ins>
            <w:del w:id="432" w:author="Thomas Carruthers" w:date="2017-06-01T11:00:00Z">
              <w:r w:rsidRPr="00695ED9" w:rsidDel="005D3F56">
                <w:rPr>
                  <w:rFonts w:ascii="Times New Roman" w:hAnsi="Times New Roman" w:cs="Times New Roman"/>
                  <w:sz w:val="20"/>
                  <w:szCs w:val="20"/>
                  <w:rPrChange w:id="433" w:author="Thomas Carruthers" w:date="2017-06-02T10:04:00Z">
                    <w:rPr>
                      <w:rFonts w:ascii="Times New Roman" w:hAnsi="Times New Roman" w:cs="Times New Roman"/>
                      <w:sz w:val="16"/>
                      <w:szCs w:val="16"/>
                    </w:rPr>
                  </w:rPrChange>
                </w:rPr>
                <w:delText xml:space="preserve"> 0.04</w:delText>
              </w:r>
            </w:del>
            <w:r w:rsidRPr="00695ED9">
              <w:rPr>
                <w:rFonts w:ascii="Times New Roman" w:hAnsi="Times New Roman" w:cs="Times New Roman"/>
                <w:sz w:val="20"/>
                <w:szCs w:val="20"/>
                <w:rPrChange w:id="434" w:author="Thomas Carruthers" w:date="2017-06-02T10:04:00Z">
                  <w:rPr>
                    <w:rFonts w:ascii="Times New Roman" w:hAnsi="Times New Roman" w:cs="Times New Roman"/>
                    <w:sz w:val="16"/>
                    <w:szCs w:val="16"/>
                  </w:rPr>
                </w:rPrChange>
              </w:rPr>
              <w:t xml:space="preserve">   </w:t>
            </w:r>
          </w:p>
          <w:p w14:paraId="2A0F5C02" w14:textId="1F399AFA" w:rsidR="009D1008" w:rsidRDefault="00695ED9">
            <w:ins w:id="435" w:author="Thomas Carruthers" w:date="2017-06-02T10:04:00Z">
              <w:r>
                <w:rPr>
                  <w:rFonts w:ascii="Times New Roman" w:hAnsi="Times New Roman" w:cs="Times New Roman"/>
                  <w:sz w:val="20"/>
                  <w:szCs w:val="20"/>
                </w:rPr>
                <w:t xml:space="preserve">0  0  0   </w:t>
              </w:r>
            </w:ins>
            <w:ins w:id="436" w:author="Thomas Carruthers" w:date="2017-06-02T10:05:00Z">
              <w:r>
                <w:rPr>
                  <w:rFonts w:ascii="Times New Roman" w:hAnsi="Times New Roman" w:cs="Times New Roman"/>
                  <w:sz w:val="20"/>
                  <w:szCs w:val="20"/>
                </w:rPr>
                <w:t xml:space="preserve">  0      0      0        0     0.01</w:t>
              </w:r>
            </w:ins>
            <w:ins w:id="437" w:author="Thomas Carruthers" w:date="2017-06-02T10:07:00Z">
              <w:r>
                <w:rPr>
                  <w:rFonts w:ascii="Times New Roman" w:hAnsi="Times New Roman" w:cs="Times New Roman"/>
                  <w:sz w:val="20"/>
                  <w:szCs w:val="20"/>
                </w:rPr>
                <w:t xml:space="preserve"> </w:t>
              </w:r>
            </w:ins>
            <w:ins w:id="438" w:author="Thomas Carruthers" w:date="2017-06-02T10:05:00Z">
              <w:r>
                <w:rPr>
                  <w:rFonts w:ascii="Times New Roman" w:hAnsi="Times New Roman" w:cs="Times New Roman"/>
                  <w:sz w:val="20"/>
                  <w:szCs w:val="20"/>
                </w:rPr>
                <w:t xml:space="preserve">  0.04  0.19  0.56  0.88  0.98 </w:t>
              </w:r>
            </w:ins>
            <w:ins w:id="439" w:author="Thomas Carruthers" w:date="2017-06-02T10:06:00Z">
              <w:r>
                <w:rPr>
                  <w:rFonts w:ascii="Times New Roman" w:hAnsi="Times New Roman" w:cs="Times New Roman"/>
                  <w:sz w:val="20"/>
                  <w:szCs w:val="20"/>
                </w:rPr>
                <w:t xml:space="preserve"> </w:t>
              </w:r>
            </w:ins>
            <w:ins w:id="440" w:author="Thomas Carruthers" w:date="2017-06-02T10:07:00Z">
              <w:r>
                <w:rPr>
                  <w:rFonts w:ascii="Times New Roman" w:hAnsi="Times New Roman" w:cs="Times New Roman"/>
                  <w:sz w:val="20"/>
                  <w:szCs w:val="20"/>
                </w:rPr>
                <w:t xml:space="preserve">   </w:t>
              </w:r>
            </w:ins>
            <w:ins w:id="441" w:author="Thomas Carruthers" w:date="2017-06-02T10:05:00Z">
              <w:r>
                <w:rPr>
                  <w:rFonts w:ascii="Times New Roman" w:hAnsi="Times New Roman" w:cs="Times New Roman"/>
                  <w:sz w:val="20"/>
                  <w:szCs w:val="20"/>
                </w:rPr>
                <w:t>1</w:t>
              </w:r>
            </w:ins>
            <w:ins w:id="442" w:author="Thomas Carruthers" w:date="2017-06-02T10:04:00Z">
              <w:r>
                <w:rPr>
                  <w:rFonts w:ascii="Times New Roman" w:hAnsi="Times New Roman" w:cs="Times New Roman"/>
                  <w:sz w:val="16"/>
                  <w:szCs w:val="16"/>
                </w:rPr>
                <w:t xml:space="preserve"> </w:t>
              </w:r>
            </w:ins>
            <w:del w:id="443" w:author="Thomas Carruthers" w:date="2017-06-01T10:56:00Z">
              <w:r w:rsidR="009D1008" w:rsidRPr="00BF3707" w:rsidDel="005D3F56">
                <w:rPr>
                  <w:rFonts w:ascii="Times New Roman" w:hAnsi="Times New Roman" w:cs="Times New Roman"/>
                  <w:sz w:val="16"/>
                  <w:szCs w:val="16"/>
                </w:rPr>
                <w:delText xml:space="preserve">0.08  0.15 </w:delText>
              </w:r>
              <w:r w:rsidR="009D1008" w:rsidDel="005D3F56">
                <w:rPr>
                  <w:rFonts w:ascii="Times New Roman" w:hAnsi="Times New Roman" w:cs="Times New Roman"/>
                  <w:sz w:val="16"/>
                  <w:szCs w:val="16"/>
                </w:rPr>
                <w:delText xml:space="preserve"> </w:delText>
              </w:r>
              <w:r w:rsidR="009D1008" w:rsidRPr="00BF3707" w:rsidDel="005D3F56">
                <w:rPr>
                  <w:rFonts w:ascii="Times New Roman" w:hAnsi="Times New Roman" w:cs="Times New Roman"/>
                  <w:sz w:val="16"/>
                  <w:szCs w:val="16"/>
                </w:rPr>
                <w:delText xml:space="preserve"> 0.</w:delText>
              </w:r>
              <w:r w:rsidR="009D1008" w:rsidDel="005D3F56">
                <w:rPr>
                  <w:rFonts w:ascii="Times New Roman" w:hAnsi="Times New Roman" w:cs="Times New Roman"/>
                  <w:sz w:val="16"/>
                  <w:szCs w:val="16"/>
                </w:rPr>
                <w:delText>27</w:delText>
              </w:r>
              <w:r w:rsidR="009D1008" w:rsidRPr="00BF3707" w:rsidDel="005D3F56">
                <w:rPr>
                  <w:rFonts w:ascii="Times New Roman" w:hAnsi="Times New Roman" w:cs="Times New Roman"/>
                  <w:sz w:val="16"/>
                  <w:szCs w:val="16"/>
                </w:rPr>
                <w:delText xml:space="preserve">  0.</w:delText>
              </w:r>
              <w:r w:rsidR="009D1008" w:rsidDel="005D3F56">
                <w:rPr>
                  <w:rFonts w:ascii="Times New Roman" w:hAnsi="Times New Roman" w:cs="Times New Roman"/>
                  <w:sz w:val="16"/>
                  <w:szCs w:val="16"/>
                </w:rPr>
                <w:delText>44</w:delText>
              </w:r>
              <w:r w:rsidR="009D1008" w:rsidRPr="00BF3707" w:rsidDel="005D3F56">
                <w:rPr>
                  <w:rFonts w:ascii="Times New Roman" w:hAnsi="Times New Roman" w:cs="Times New Roman"/>
                  <w:sz w:val="16"/>
                  <w:szCs w:val="16"/>
                </w:rPr>
                <w:delText xml:space="preserve">   </w:delText>
              </w:r>
              <w:r w:rsidR="009D1008" w:rsidDel="005D3F56">
                <w:rPr>
                  <w:rFonts w:ascii="Times New Roman" w:hAnsi="Times New Roman" w:cs="Times New Roman"/>
                  <w:sz w:val="16"/>
                  <w:szCs w:val="16"/>
                </w:rPr>
                <w:delText>0.62  0.77  0.88  0.94  0.97  0.99   1</w:delText>
              </w:r>
            </w:del>
          </w:p>
        </w:tc>
      </w:tr>
      <w:tr w:rsidR="009D1008" w:rsidRPr="00987C9A" w14:paraId="3EAE244A" w14:textId="77777777" w:rsidTr="00695ED9">
        <w:tc>
          <w:tcPr>
            <w:tcW w:w="1877" w:type="dxa"/>
            <w:tcPrChange w:id="444" w:author="Thomas Carruthers" w:date="2017-06-02T10:10:00Z">
              <w:tcPr>
                <w:tcW w:w="2127" w:type="dxa"/>
                <w:gridSpan w:val="2"/>
              </w:tcPr>
            </w:tcPrChange>
          </w:tcPr>
          <w:p w14:paraId="5E94EF61" w14:textId="77777777" w:rsidR="009D1008" w:rsidRPr="00987C9A" w:rsidRDefault="009D1008" w:rsidP="005D3F56">
            <w:pPr>
              <w:rPr>
                <w:rFonts w:ascii="Times New Roman" w:hAnsi="Times New Roman" w:cs="Times New Roman"/>
                <w:sz w:val="18"/>
                <w:szCs w:val="18"/>
              </w:rPr>
            </w:pPr>
          </w:p>
        </w:tc>
        <w:tc>
          <w:tcPr>
            <w:tcW w:w="3969" w:type="dxa"/>
            <w:gridSpan w:val="2"/>
            <w:tcPrChange w:id="445" w:author="Thomas Carruthers" w:date="2017-06-02T10:10:00Z">
              <w:tcPr>
                <w:tcW w:w="3969" w:type="dxa"/>
                <w:gridSpan w:val="3"/>
              </w:tcPr>
            </w:tcPrChange>
          </w:tcPr>
          <w:p w14:paraId="12B043F1" w14:textId="77777777" w:rsidR="009D1008" w:rsidRPr="00987C9A" w:rsidRDefault="009D1008" w:rsidP="005D3F56">
            <w:pPr>
              <w:rPr>
                <w:rFonts w:ascii="Times New Roman" w:hAnsi="Times New Roman" w:cs="Times New Roman"/>
                <w:sz w:val="18"/>
                <w:szCs w:val="18"/>
              </w:rPr>
            </w:pPr>
          </w:p>
        </w:tc>
        <w:tc>
          <w:tcPr>
            <w:tcW w:w="3827" w:type="dxa"/>
            <w:gridSpan w:val="2"/>
            <w:tcPrChange w:id="446" w:author="Thomas Carruthers" w:date="2017-06-02T10:10:00Z">
              <w:tcPr>
                <w:tcW w:w="3827" w:type="dxa"/>
                <w:gridSpan w:val="4"/>
              </w:tcPr>
            </w:tcPrChange>
          </w:tcPr>
          <w:p w14:paraId="0F2B3704" w14:textId="77777777" w:rsidR="009D1008" w:rsidRPr="00987C9A" w:rsidRDefault="009D1008" w:rsidP="005D3F56">
            <w:pPr>
              <w:rPr>
                <w:rFonts w:ascii="Times New Roman" w:hAnsi="Times New Roman" w:cs="Times New Roman"/>
                <w:sz w:val="18"/>
                <w:szCs w:val="18"/>
              </w:rPr>
            </w:pPr>
          </w:p>
        </w:tc>
        <w:tc>
          <w:tcPr>
            <w:tcW w:w="2160" w:type="dxa"/>
            <w:tcPrChange w:id="447" w:author="Thomas Carruthers" w:date="2017-06-02T10:10:00Z">
              <w:tcPr>
                <w:tcW w:w="2160" w:type="dxa"/>
              </w:tcPr>
            </w:tcPrChange>
          </w:tcPr>
          <w:p w14:paraId="07EA4C5A" w14:textId="77777777" w:rsidR="009D1008" w:rsidRPr="00987C9A" w:rsidRDefault="009D1008" w:rsidP="005D3F56">
            <w:pPr>
              <w:rPr>
                <w:rFonts w:ascii="Times New Roman" w:hAnsi="Times New Roman" w:cs="Times New Roman"/>
                <w:sz w:val="18"/>
                <w:szCs w:val="18"/>
              </w:rPr>
            </w:pPr>
          </w:p>
        </w:tc>
        <w:tc>
          <w:tcPr>
            <w:tcW w:w="823" w:type="dxa"/>
            <w:tcPrChange w:id="448" w:author="Thomas Carruthers" w:date="2017-06-02T10:10:00Z">
              <w:tcPr>
                <w:tcW w:w="823" w:type="dxa"/>
              </w:tcPr>
            </w:tcPrChange>
          </w:tcPr>
          <w:p w14:paraId="427FDF81" w14:textId="77777777" w:rsidR="009D1008" w:rsidRPr="00987C9A" w:rsidRDefault="009D1008" w:rsidP="005D3F56">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449" w:name="_Toc465365334"/>
      <w:r w:rsidRPr="00987C9A">
        <w:t>Estimated parameters</w:t>
      </w:r>
      <w:bookmarkEnd w:id="449"/>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397841" w:rsidRDefault="00C207AF" w:rsidP="001B61C4">
            <w:pPr>
              <w:keepNext/>
              <w:keepLines/>
              <w:rPr>
                <w:rFonts w:ascii="Times New Roman" w:hAnsi="Times New Roman" w:cs="Times New Roman"/>
                <w:i/>
                <w:sz w:val="20"/>
                <w:szCs w:val="20"/>
              </w:rPr>
            </w:pPr>
            <m:oMathPara>
              <m:oMathParaPr>
                <m:jc m:val="left"/>
              </m:oMathParaP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450" w:name="_Toc465365335"/>
      <w:r>
        <w:rPr>
          <w:rFonts w:eastAsiaTheme="minorEastAsia"/>
        </w:rPr>
        <w:t>Model predictions to compare with past data</w:t>
      </w:r>
      <w:r w:rsidR="00987C9A" w:rsidRPr="00987C9A">
        <w:rPr>
          <w:rFonts w:eastAsiaTheme="minorEastAsia"/>
        </w:rPr>
        <w:t xml:space="preserve"> and likelihood functions</w:t>
      </w:r>
      <w:bookmarkEnd w:id="450"/>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C207AF"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C207AF"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C207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4649C53F" w:rsidR="007E218D" w:rsidDel="0007771A" w:rsidRDefault="007E218D" w:rsidP="009E2EE0">
      <w:pPr>
        <w:jc w:val="both"/>
        <w:rPr>
          <w:del w:id="451" w:author="Thomas Carruthers" w:date="2017-06-02T10:25:00Z"/>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C207AF"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19FF437C" w:rsidR="007E218D" w:rsidRDefault="00C207AF" w:rsidP="009E2EE0">
      <w:pPr>
        <w:jc w:val="both"/>
        <w:rPr>
          <w:ins w:id="452" w:author="Thomas Carruthers" w:date="2017-06-02T10:25:00Z"/>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453"/>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453"/>
      <w:r w:rsidR="00F0223F">
        <w:rPr>
          <w:rStyle w:val="CommentReference"/>
        </w:rPr>
        <w:commentReference w:id="453"/>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454" w:name="_Toc465365336"/>
      <w:r w:rsidRPr="00987C9A">
        <w:t>Characterising unc</w:t>
      </w:r>
      <w:r w:rsidR="005F1D09" w:rsidRPr="00440453">
        <w:t>e</w:t>
      </w:r>
      <w:r w:rsidRPr="00987C9A">
        <w:t>rtainty</w:t>
      </w:r>
      <w:bookmarkEnd w:id="454"/>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455" w:name="_Toc465365337"/>
      <w:r w:rsidRPr="00E462C0">
        <w:t>Baseline</w:t>
      </w:r>
      <w:bookmarkEnd w:id="455"/>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456" w:name="_Toc465365338"/>
      <w:r w:rsidRPr="00E462C0">
        <w:t>Alternative options</w:t>
      </w:r>
      <w:bookmarkEnd w:id="456"/>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457" w:name="_Toc465365339"/>
      <w:r w:rsidRPr="00B56829">
        <w:lastRenderedPageBreak/>
        <w:t>TRIAL SPECIFICATIONS</w:t>
      </w:r>
      <w:bookmarkEnd w:id="457"/>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458" w:name="_Toc465365340"/>
      <w:r w:rsidRPr="00B3146A">
        <w:rPr>
          <w:rFonts w:eastAsia="Times New Roman"/>
        </w:rPr>
        <w:t>Reference set</w:t>
      </w:r>
      <w:bookmarkEnd w:id="458"/>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Change w:id="459">
          <w:tblGrid>
            <w:gridCol w:w="600"/>
            <w:gridCol w:w="3040"/>
            <w:gridCol w:w="3040"/>
          </w:tblGrid>
        </w:tblGridChange>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6CE6E026" w:rsidR="00DB7946" w:rsidRPr="00DB7946" w:rsidRDefault="00DB7946" w:rsidP="001B61C4">
            <w:pPr>
              <w:rPr>
                <w:rFonts w:ascii="Times New Roman" w:eastAsia="Times New Roman" w:hAnsi="Times New Roman" w:cs="Times New Roman"/>
                <w:color w:val="000000"/>
                <w:sz w:val="24"/>
                <w:szCs w:val="24"/>
                <w:u w:val="single"/>
                <w:lang w:val="en-US"/>
              </w:rPr>
            </w:pPr>
            <w:del w:id="460" w:author="Thomas Carruthers" w:date="2017-07-13T23:04:00Z">
              <w:r w:rsidRPr="00DB7946" w:rsidDel="00CE0E46">
                <w:rPr>
                  <w:rFonts w:ascii="Times New Roman" w:eastAsia="Times New Roman" w:hAnsi="Times New Roman" w:cs="Times New Roman"/>
                  <w:color w:val="000000"/>
                  <w:sz w:val="24"/>
                  <w:szCs w:val="24"/>
                  <w:u w:val="single"/>
                  <w:lang w:val="en-US"/>
                </w:rPr>
                <w:delText>Maturity</w:delText>
              </w:r>
            </w:del>
            <w:ins w:id="461" w:author="Thomas Carruthers" w:date="2017-07-13T23:04:00Z">
              <w:r w:rsidR="00CE0E46">
                <w:rPr>
                  <w:rFonts w:ascii="Times New Roman" w:eastAsia="Times New Roman" w:hAnsi="Times New Roman" w:cs="Times New Roman"/>
                  <w:color w:val="000000"/>
                  <w:sz w:val="24"/>
                  <w:szCs w:val="24"/>
                  <w:u w:val="single"/>
                  <w:lang w:val="en-US"/>
                </w:rPr>
                <w:t>Spawning fraction</w:t>
              </w:r>
            </w:ins>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5AC098A7" w:rsidR="00DB7946" w:rsidRPr="00DB7946" w:rsidRDefault="00DB7946" w:rsidP="001B61C4">
            <w:pPr>
              <w:rPr>
                <w:rFonts w:ascii="Times New Roman" w:eastAsia="Times New Roman" w:hAnsi="Times New Roman" w:cs="Times New Roman"/>
                <w:color w:val="000000"/>
                <w:sz w:val="24"/>
                <w:szCs w:val="24"/>
                <w:lang w:val="en-US"/>
              </w:rPr>
            </w:pPr>
            <w:del w:id="462" w:author="Thomas Carruthers" w:date="2017-07-13T23:04:00Z">
              <w:r w:rsidRPr="00DB7946" w:rsidDel="00CE0E46">
                <w:rPr>
                  <w:rFonts w:ascii="Times New Roman" w:eastAsia="Times New Roman" w:hAnsi="Times New Roman" w:cs="Times New Roman"/>
                  <w:color w:val="000000"/>
                  <w:sz w:val="24"/>
                  <w:szCs w:val="24"/>
                  <w:lang w:val="en-US"/>
                </w:rPr>
                <w:delText xml:space="preserve">High </w:delText>
              </w:r>
            </w:del>
            <w:ins w:id="463" w:author="Thomas Carruthers" w:date="2017-07-13T23:04:00Z">
              <w:r w:rsidR="00CE0E46">
                <w:rPr>
                  <w:rFonts w:ascii="Times New Roman" w:eastAsia="Times New Roman" w:hAnsi="Times New Roman" w:cs="Times New Roman"/>
                  <w:color w:val="000000"/>
                  <w:sz w:val="24"/>
                  <w:szCs w:val="24"/>
                  <w:lang w:val="en-US"/>
                </w:rPr>
                <w:t>Low</w:t>
              </w:r>
              <w:r w:rsidR="00CE0E46" w:rsidRPr="00DB7946">
                <w:rPr>
                  <w:rFonts w:ascii="Times New Roman" w:eastAsia="Times New Roman" w:hAnsi="Times New Roman" w:cs="Times New Roman"/>
                  <w:color w:val="000000"/>
                  <w:sz w:val="24"/>
                  <w:szCs w:val="24"/>
                  <w:lang w:val="en-US"/>
                </w:rPr>
                <w:t xml:space="preserve"> </w:t>
              </w:r>
            </w:ins>
            <w:r w:rsidRPr="00DB7946">
              <w:rPr>
                <w:rFonts w:ascii="Times New Roman" w:eastAsia="Times New Roman" w:hAnsi="Times New Roman" w:cs="Times New Roman"/>
                <w:color w:val="000000"/>
                <w:sz w:val="24"/>
                <w:szCs w:val="24"/>
                <w:lang w:val="en-US"/>
              </w:rPr>
              <w:t xml:space="preserve">age </w:t>
            </w:r>
            <w:del w:id="464" w:author="Thomas Carruthers" w:date="2017-07-13T23:04:00Z">
              <w:r w:rsidRPr="00DB7946" w:rsidDel="00CE0E46">
                <w:rPr>
                  <w:rFonts w:ascii="Times New Roman" w:eastAsia="Times New Roman" w:hAnsi="Times New Roman" w:cs="Times New Roman"/>
                  <w:color w:val="000000"/>
                  <w:sz w:val="24"/>
                  <w:szCs w:val="24"/>
                  <w:lang w:val="en-US"/>
                </w:rPr>
                <w:delText>mat</w:delText>
              </w:r>
            </w:del>
          </w:p>
        </w:tc>
        <w:tc>
          <w:tcPr>
            <w:tcW w:w="3040" w:type="dxa"/>
            <w:tcBorders>
              <w:top w:val="nil"/>
              <w:left w:val="nil"/>
              <w:bottom w:val="nil"/>
              <w:right w:val="nil"/>
            </w:tcBorders>
            <w:shd w:val="clear" w:color="auto" w:fill="auto"/>
            <w:vAlign w:val="center"/>
            <w:hideMark/>
          </w:tcPr>
          <w:p w14:paraId="0582C0CF" w14:textId="74443571"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Low age </w:t>
            </w:r>
            <w:del w:id="465" w:author="Thomas Carruthers" w:date="2017-07-13T23:04:00Z">
              <w:r w:rsidRPr="00DB7946" w:rsidDel="00CE0E46">
                <w:rPr>
                  <w:rFonts w:ascii="Times New Roman" w:eastAsia="Times New Roman" w:hAnsi="Times New Roman" w:cs="Times New Roman"/>
                  <w:color w:val="000000"/>
                  <w:sz w:val="24"/>
                  <w:szCs w:val="24"/>
                  <w:lang w:val="en-US"/>
                </w:rPr>
                <w:delText>mat</w:delText>
              </w:r>
            </w:del>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0356FB24" w:rsidR="00DB7946" w:rsidRPr="00DB7946" w:rsidRDefault="00DB7946" w:rsidP="001B61C4">
            <w:pPr>
              <w:rPr>
                <w:rFonts w:ascii="Times New Roman" w:eastAsia="Times New Roman" w:hAnsi="Times New Roman" w:cs="Times New Roman"/>
                <w:color w:val="000000"/>
                <w:sz w:val="24"/>
                <w:szCs w:val="24"/>
                <w:lang w:val="en-US"/>
              </w:rPr>
            </w:pPr>
            <w:del w:id="466" w:author="Thomas Carruthers" w:date="2017-07-13T23:04:00Z">
              <w:r w:rsidRPr="00DB7946" w:rsidDel="00CE0E46">
                <w:rPr>
                  <w:rFonts w:ascii="Times New Roman" w:eastAsia="Times New Roman" w:hAnsi="Times New Roman" w:cs="Times New Roman"/>
                  <w:color w:val="000000"/>
                  <w:sz w:val="24"/>
                  <w:szCs w:val="24"/>
                  <w:lang w:val="en-US"/>
                </w:rPr>
                <w:delText xml:space="preserve">High </w:delText>
              </w:r>
            </w:del>
            <w:ins w:id="467" w:author="Thomas Carruthers" w:date="2017-07-13T23:04:00Z">
              <w:r w:rsidR="00CE0E46">
                <w:rPr>
                  <w:rFonts w:ascii="Times New Roman" w:eastAsia="Times New Roman" w:hAnsi="Times New Roman" w:cs="Times New Roman"/>
                  <w:color w:val="000000"/>
                  <w:sz w:val="24"/>
                  <w:szCs w:val="24"/>
                  <w:lang w:val="en-US"/>
                </w:rPr>
                <w:t>Low</w:t>
              </w:r>
              <w:r w:rsidR="00CE0E46" w:rsidRPr="00DB7946">
                <w:rPr>
                  <w:rFonts w:ascii="Times New Roman" w:eastAsia="Times New Roman" w:hAnsi="Times New Roman" w:cs="Times New Roman"/>
                  <w:color w:val="000000"/>
                  <w:sz w:val="24"/>
                  <w:szCs w:val="24"/>
                  <w:lang w:val="en-US"/>
                </w:rPr>
                <w:t xml:space="preserve"> </w:t>
              </w:r>
            </w:ins>
            <w:r w:rsidRPr="00DB7946">
              <w:rPr>
                <w:rFonts w:ascii="Times New Roman" w:eastAsia="Times New Roman" w:hAnsi="Times New Roman" w:cs="Times New Roman"/>
                <w:color w:val="000000"/>
                <w:sz w:val="24"/>
                <w:szCs w:val="24"/>
                <w:lang w:val="en-US"/>
              </w:rPr>
              <w:t xml:space="preserve">age </w:t>
            </w:r>
            <w:del w:id="468" w:author="Thomas Carruthers" w:date="2017-07-13T23:04:00Z">
              <w:r w:rsidRPr="00DB7946" w:rsidDel="00CE0E46">
                <w:rPr>
                  <w:rFonts w:ascii="Times New Roman" w:eastAsia="Times New Roman" w:hAnsi="Times New Roman" w:cs="Times New Roman"/>
                  <w:color w:val="000000"/>
                  <w:sz w:val="24"/>
                  <w:szCs w:val="24"/>
                  <w:lang w:val="en-US"/>
                </w:rPr>
                <w:delText>mat</w:delText>
              </w:r>
            </w:del>
          </w:p>
        </w:tc>
        <w:tc>
          <w:tcPr>
            <w:tcW w:w="3040" w:type="dxa"/>
            <w:tcBorders>
              <w:top w:val="nil"/>
              <w:left w:val="nil"/>
              <w:bottom w:val="nil"/>
              <w:right w:val="nil"/>
            </w:tcBorders>
            <w:shd w:val="clear" w:color="auto" w:fill="auto"/>
            <w:vAlign w:val="center"/>
            <w:hideMark/>
          </w:tcPr>
          <w:p w14:paraId="3303B214" w14:textId="5FD49CAC"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High age </w:t>
            </w:r>
            <w:del w:id="469" w:author="Thomas Carruthers" w:date="2017-07-13T23:05:00Z">
              <w:r w:rsidRPr="00DB7946" w:rsidDel="00CE0E46">
                <w:rPr>
                  <w:rFonts w:ascii="Times New Roman" w:eastAsia="Times New Roman" w:hAnsi="Times New Roman" w:cs="Times New Roman"/>
                  <w:color w:val="000000"/>
                  <w:sz w:val="24"/>
                  <w:szCs w:val="24"/>
                  <w:lang w:val="en-US"/>
                </w:rPr>
                <w:delText>mat</w:delText>
              </w:r>
            </w:del>
          </w:p>
        </w:tc>
      </w:tr>
      <w:tr w:rsidR="00DB7946" w:rsidRPr="00DB7946" w14:paraId="1DCAD648" w14:textId="77777777" w:rsidTr="00CE0E46">
        <w:tblPrEx>
          <w:tblW w:w="6680" w:type="dxa"/>
          <w:tblInd w:w="762" w:type="dxa"/>
          <w:tblPrExChange w:id="470" w:author="Thomas Carruthers" w:date="2017-07-13T23:05:00Z">
            <w:tblPrEx>
              <w:tblW w:w="6680" w:type="dxa"/>
              <w:tblInd w:w="762" w:type="dxa"/>
            </w:tblPrEx>
          </w:tblPrExChange>
        </w:tblPrEx>
        <w:trPr>
          <w:trHeight w:val="312"/>
          <w:trPrChange w:id="471" w:author="Thomas Carruthers" w:date="2017-07-13T23:05:00Z">
            <w:trPr>
              <w:trHeight w:val="312"/>
            </w:trPr>
          </w:trPrChange>
        </w:trPr>
        <w:tc>
          <w:tcPr>
            <w:tcW w:w="600" w:type="dxa"/>
            <w:tcBorders>
              <w:top w:val="nil"/>
              <w:left w:val="nil"/>
              <w:bottom w:val="nil"/>
              <w:right w:val="nil"/>
            </w:tcBorders>
            <w:shd w:val="clear" w:color="auto" w:fill="auto"/>
            <w:vAlign w:val="center"/>
            <w:hideMark/>
            <w:tcPrChange w:id="472" w:author="Thomas Carruthers" w:date="2017-07-13T23:05:00Z">
              <w:tcPr>
                <w:tcW w:w="600" w:type="dxa"/>
                <w:tcBorders>
                  <w:top w:val="nil"/>
                  <w:left w:val="nil"/>
                  <w:bottom w:val="single" w:sz="4" w:space="0" w:color="auto"/>
                  <w:right w:val="nil"/>
                </w:tcBorders>
                <w:shd w:val="clear" w:color="auto" w:fill="auto"/>
                <w:vAlign w:val="center"/>
                <w:hideMark/>
              </w:tcPr>
            </w:tcPrChange>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Change w:id="473" w:author="Thomas Carruthers" w:date="2017-07-13T23:05:00Z">
              <w:tcPr>
                <w:tcW w:w="3040" w:type="dxa"/>
                <w:tcBorders>
                  <w:top w:val="nil"/>
                  <w:left w:val="nil"/>
                  <w:bottom w:val="single" w:sz="4" w:space="0" w:color="auto"/>
                  <w:right w:val="nil"/>
                </w:tcBorders>
                <w:shd w:val="clear" w:color="auto" w:fill="auto"/>
                <w:vAlign w:val="center"/>
                <w:hideMark/>
              </w:tcPr>
            </w:tcPrChange>
          </w:tcPr>
          <w:p w14:paraId="1C6C8811" w14:textId="7F2889F9" w:rsidR="00DB7946" w:rsidRPr="00DB7946" w:rsidRDefault="00DB7946" w:rsidP="001B61C4">
            <w:pPr>
              <w:rPr>
                <w:rFonts w:ascii="Times New Roman" w:eastAsia="Times New Roman" w:hAnsi="Times New Roman" w:cs="Times New Roman"/>
                <w:color w:val="000000"/>
                <w:sz w:val="24"/>
                <w:szCs w:val="24"/>
                <w:lang w:val="en-US"/>
              </w:rPr>
            </w:pPr>
            <w:del w:id="474" w:author="Thomas Carruthers" w:date="2017-07-13T23:05:00Z">
              <w:r w:rsidRPr="00DB7946" w:rsidDel="00CE0E46">
                <w:rPr>
                  <w:rFonts w:ascii="Times New Roman" w:eastAsia="Times New Roman" w:hAnsi="Times New Roman" w:cs="Times New Roman"/>
                  <w:color w:val="000000"/>
                  <w:sz w:val="24"/>
                  <w:szCs w:val="24"/>
                  <w:lang w:val="en-US"/>
                </w:rPr>
                <w:delText>Low age mat</w:delText>
              </w:r>
            </w:del>
            <w:ins w:id="475" w:author="Thomas Carruthers" w:date="2017-07-13T23:05:00Z">
              <w:r w:rsidR="00CE0E46">
                <w:rPr>
                  <w:rFonts w:ascii="Times New Roman" w:eastAsia="Times New Roman" w:hAnsi="Times New Roman" w:cs="Times New Roman"/>
                  <w:color w:val="000000"/>
                  <w:sz w:val="24"/>
                  <w:szCs w:val="24"/>
                  <w:lang w:val="en-US"/>
                </w:rPr>
                <w:t>High age</w:t>
              </w:r>
            </w:ins>
          </w:p>
        </w:tc>
        <w:tc>
          <w:tcPr>
            <w:tcW w:w="3040" w:type="dxa"/>
            <w:tcBorders>
              <w:top w:val="nil"/>
              <w:left w:val="nil"/>
              <w:bottom w:val="nil"/>
              <w:right w:val="nil"/>
            </w:tcBorders>
            <w:shd w:val="clear" w:color="auto" w:fill="auto"/>
            <w:vAlign w:val="center"/>
            <w:hideMark/>
            <w:tcPrChange w:id="476" w:author="Thomas Carruthers" w:date="2017-07-13T23:05:00Z">
              <w:tcPr>
                <w:tcW w:w="3040" w:type="dxa"/>
                <w:tcBorders>
                  <w:top w:val="nil"/>
                  <w:left w:val="nil"/>
                  <w:bottom w:val="single" w:sz="4" w:space="0" w:color="auto"/>
                  <w:right w:val="nil"/>
                </w:tcBorders>
                <w:shd w:val="clear" w:color="auto" w:fill="auto"/>
                <w:vAlign w:val="center"/>
                <w:hideMark/>
              </w:tcPr>
            </w:tcPrChange>
          </w:tcPr>
          <w:p w14:paraId="0AACAF39" w14:textId="205D1F0E"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Low age </w:t>
            </w:r>
            <w:del w:id="477" w:author="Thomas Carruthers" w:date="2017-07-13T23:05:00Z">
              <w:r w:rsidRPr="00DB7946" w:rsidDel="00CE0E46">
                <w:rPr>
                  <w:rFonts w:ascii="Times New Roman" w:eastAsia="Times New Roman" w:hAnsi="Times New Roman" w:cs="Times New Roman"/>
                  <w:color w:val="000000"/>
                  <w:sz w:val="24"/>
                  <w:szCs w:val="24"/>
                  <w:lang w:val="en-US"/>
                </w:rPr>
                <w:delText>mat</w:delText>
              </w:r>
            </w:del>
          </w:p>
        </w:tc>
      </w:tr>
      <w:tr w:rsidR="00CE0E46" w:rsidRPr="00DB7946" w14:paraId="1230FF92" w14:textId="77777777" w:rsidTr="00DB7946">
        <w:trPr>
          <w:trHeight w:val="312"/>
          <w:ins w:id="478" w:author="Thomas Carruthers" w:date="2017-07-13T23:05:00Z"/>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ins w:id="479" w:author="Thomas Carruthers" w:date="2017-07-13T23:05:00Z"/>
                <w:rFonts w:ascii="Times New Roman" w:eastAsia="Times New Roman" w:hAnsi="Times New Roman" w:cs="Times New Roman"/>
                <w:color w:val="000000"/>
                <w:sz w:val="24"/>
                <w:szCs w:val="24"/>
                <w:lang w:val="en-US"/>
              </w:rPr>
            </w:pPr>
            <w:ins w:id="480" w:author="Thomas Carruthers" w:date="2017-07-13T23:05:00Z">
              <w:r>
                <w:rPr>
                  <w:rFonts w:ascii="Times New Roman" w:eastAsia="Times New Roman" w:hAnsi="Times New Roman" w:cs="Times New Roman"/>
                  <w:color w:val="000000"/>
                  <w:sz w:val="24"/>
                  <w:szCs w:val="24"/>
                  <w:lang w:val="en-US"/>
                </w:rPr>
                <w:t>IV</w:t>
              </w:r>
            </w:ins>
          </w:p>
        </w:tc>
        <w:tc>
          <w:tcPr>
            <w:tcW w:w="3040" w:type="dxa"/>
            <w:tcBorders>
              <w:top w:val="nil"/>
              <w:left w:val="nil"/>
              <w:bottom w:val="single" w:sz="4" w:space="0" w:color="auto"/>
              <w:right w:val="nil"/>
            </w:tcBorders>
            <w:shd w:val="clear" w:color="auto" w:fill="auto"/>
            <w:vAlign w:val="center"/>
          </w:tcPr>
          <w:p w14:paraId="49914A6F" w14:textId="7618D86C" w:rsidR="00CE0E46" w:rsidRPr="00DB7946" w:rsidRDefault="00CE0E46" w:rsidP="001B61C4">
            <w:pPr>
              <w:rPr>
                <w:ins w:id="481" w:author="Thomas Carruthers" w:date="2017-07-13T23:05:00Z"/>
                <w:rFonts w:ascii="Times New Roman" w:eastAsia="Times New Roman" w:hAnsi="Times New Roman" w:cs="Times New Roman"/>
                <w:color w:val="000000"/>
                <w:sz w:val="24"/>
                <w:szCs w:val="24"/>
                <w:lang w:val="en-US"/>
              </w:rPr>
            </w:pPr>
            <w:ins w:id="482" w:author="Thomas Carruthers" w:date="2017-07-13T23:05:00Z">
              <w:r>
                <w:rPr>
                  <w:rFonts w:ascii="Times New Roman" w:eastAsia="Times New Roman" w:hAnsi="Times New Roman" w:cs="Times New Roman"/>
                  <w:color w:val="000000"/>
                  <w:sz w:val="24"/>
                  <w:szCs w:val="24"/>
                  <w:lang w:val="en-US"/>
                </w:rPr>
                <w:t>High age</w:t>
              </w:r>
            </w:ins>
          </w:p>
        </w:tc>
        <w:tc>
          <w:tcPr>
            <w:tcW w:w="3040" w:type="dxa"/>
            <w:tcBorders>
              <w:top w:val="nil"/>
              <w:left w:val="nil"/>
              <w:bottom w:val="single" w:sz="4" w:space="0" w:color="auto"/>
              <w:right w:val="nil"/>
            </w:tcBorders>
            <w:shd w:val="clear" w:color="auto" w:fill="auto"/>
            <w:vAlign w:val="center"/>
          </w:tcPr>
          <w:p w14:paraId="65E1601C" w14:textId="27B0220C" w:rsidR="00CE0E46" w:rsidRPr="00DB7946" w:rsidRDefault="00CE0E46" w:rsidP="001B61C4">
            <w:pPr>
              <w:rPr>
                <w:ins w:id="483" w:author="Thomas Carruthers" w:date="2017-07-13T23:05:00Z"/>
                <w:rFonts w:ascii="Times New Roman" w:eastAsia="Times New Roman" w:hAnsi="Times New Roman" w:cs="Times New Roman"/>
                <w:color w:val="000000"/>
                <w:sz w:val="24"/>
                <w:szCs w:val="24"/>
                <w:lang w:val="en-US"/>
              </w:rPr>
            </w:pPr>
            <w:ins w:id="484" w:author="Thomas Carruthers" w:date="2017-07-13T23:05:00Z">
              <w:r>
                <w:rPr>
                  <w:rFonts w:ascii="Times New Roman" w:eastAsia="Times New Roman" w:hAnsi="Times New Roman" w:cs="Times New Roman"/>
                  <w:color w:val="000000"/>
                  <w:sz w:val="24"/>
                  <w:szCs w:val="24"/>
                  <w:lang w:val="en-US"/>
                </w:rPr>
                <w:t>High age</w:t>
              </w:r>
            </w:ins>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2F0C745"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del w:id="485" w:author="Thomas Carruthers" w:date="2017-07-13T23:05:00Z">
        <w:r w:rsidDel="00CE0E46">
          <w:rPr>
            <w:rFonts w:ascii="Times New Roman" w:eastAsia="Times New Roman" w:hAnsi="Times New Roman" w:cs="Times New Roman"/>
            <w:color w:val="222222"/>
            <w:sz w:val="24"/>
            <w:szCs w:val="24"/>
            <w:lang w:val="en-US"/>
          </w:rPr>
          <w:delText xml:space="preserve"> that Option I reflects the current conventional assumptions for separate West and East+Med assessments. Further </w:delText>
        </w:r>
        <w:r w:rsidR="00FA4442" w:rsidDel="00CE0E46">
          <w:rPr>
            <w:rFonts w:ascii="Times New Roman" w:eastAsia="Times New Roman" w:hAnsi="Times New Roman" w:cs="Times New Roman"/>
            <w:color w:val="222222"/>
            <w:sz w:val="24"/>
            <w:szCs w:val="24"/>
            <w:lang w:val="en-US"/>
          </w:rPr>
          <w:delText xml:space="preserve">the current </w:delText>
        </w:r>
        <w:r w:rsidR="002C3A1A" w:rsidDel="00CE0E46">
          <w:rPr>
            <w:rFonts w:ascii="Times New Roman" w:eastAsia="Times New Roman" w:hAnsi="Times New Roman" w:cs="Times New Roman"/>
            <w:color w:val="222222"/>
            <w:sz w:val="24"/>
            <w:szCs w:val="24"/>
            <w:lang w:val="en-US"/>
          </w:rPr>
          <w:delText xml:space="preserve">abundance </w:delText>
        </w:r>
        <w:r w:rsidR="00FA4442" w:rsidDel="00CE0E46">
          <w:rPr>
            <w:rFonts w:ascii="Times New Roman" w:eastAsia="Times New Roman" w:hAnsi="Times New Roman" w:cs="Times New Roman"/>
            <w:color w:val="222222"/>
            <w:sz w:val="24"/>
            <w:szCs w:val="24"/>
            <w:lang w:val="en-US"/>
          </w:rPr>
          <w:delText>estimates for Options A and B will be dependent on which of Options I, II or III applies for the scenario concerned.</w:delText>
        </w:r>
      </w:del>
      <w:ins w:id="486" w:author="Thomas Carruthers" w:date="2017-07-13T23:05:00Z">
        <w:r w:rsidR="00CE0E46">
          <w:rPr>
            <w:rFonts w:ascii="Times New Roman" w:eastAsia="Times New Roman" w:hAnsi="Times New Roman" w:cs="Times New Roman"/>
            <w:color w:val="222222"/>
            <w:sz w:val="24"/>
            <w:szCs w:val="24"/>
            <w:lang w:val="en-US"/>
          </w:rPr>
          <w:t>: w</w:t>
        </w:r>
      </w:ins>
      <w:del w:id="487" w:author="Thomas Carruthers" w:date="2017-07-13T23:05:00Z">
        <w:r w:rsidR="00E63E19" w:rsidDel="00CE0E46">
          <w:rPr>
            <w:rFonts w:ascii="Times New Roman" w:eastAsia="Times New Roman" w:hAnsi="Times New Roman" w:cs="Times New Roman"/>
            <w:color w:val="222222"/>
            <w:sz w:val="24"/>
            <w:szCs w:val="24"/>
            <w:lang w:val="en-US"/>
          </w:rPr>
          <w:delText xml:space="preserve"> W</w:delText>
        </w:r>
      </w:del>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3F9DCC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ins w:id="488" w:author="Thomas Carruthers" w:date="2017-07-13T23:06:00Z">
        <w:r w:rsidR="00CE0E46">
          <w:rPr>
            <w:rFonts w:ascii="Times New Roman" w:eastAsia="Times New Roman" w:hAnsi="Times New Roman" w:cs="Times New Roman"/>
            <w:sz w:val="24"/>
            <w:szCs w:val="24"/>
            <w:lang w:val="en-US"/>
          </w:rPr>
          <w:t>, IV</w:t>
        </w:r>
      </w:ins>
      <w:r w:rsidRPr="00B3146A">
        <w:rPr>
          <w:rFonts w:ascii="Times New Roman" w:eastAsia="Times New Roman" w:hAnsi="Times New Roman" w:cs="Times New Roman"/>
          <w:sz w:val="24"/>
          <w:szCs w:val="24"/>
          <w:lang w:val="en-US"/>
        </w:rPr>
        <w:t xml:space="preserve">), i.e. </w:t>
      </w:r>
      <w:del w:id="489" w:author="Thomas Carruthers" w:date="2017-07-13T23:06:00Z">
        <w:r w:rsidRPr="00B3146A" w:rsidDel="00CE0E46">
          <w:rPr>
            <w:rFonts w:ascii="Times New Roman" w:eastAsia="Times New Roman" w:hAnsi="Times New Roman" w:cs="Times New Roman"/>
            <w:sz w:val="24"/>
            <w:szCs w:val="24"/>
            <w:lang w:val="en-US"/>
          </w:rPr>
          <w:delText xml:space="preserve">18 </w:delText>
        </w:r>
      </w:del>
      <w:ins w:id="490" w:author="Thomas Carruthers" w:date="2017-07-13T23:06:00Z">
        <w:r w:rsidR="00CE0E46">
          <w:rPr>
            <w:rFonts w:ascii="Times New Roman" w:eastAsia="Times New Roman" w:hAnsi="Times New Roman" w:cs="Times New Roman"/>
            <w:sz w:val="24"/>
            <w:szCs w:val="24"/>
            <w:lang w:val="en-US"/>
          </w:rPr>
          <w:t>24</w:t>
        </w:r>
        <w:r w:rsidR="00CE0E46" w:rsidRPr="00B3146A">
          <w:rPr>
            <w:rFonts w:ascii="Times New Roman" w:eastAsia="Times New Roman" w:hAnsi="Times New Roman" w:cs="Times New Roman"/>
            <w:sz w:val="24"/>
            <w:szCs w:val="24"/>
            <w:lang w:val="en-US"/>
          </w:rPr>
          <w:t xml:space="preserve"> </w:t>
        </w:r>
      </w:ins>
      <w:r w:rsidRPr="00B3146A">
        <w:rPr>
          <w:rFonts w:ascii="Times New Roman" w:eastAsia="Times New Roman" w:hAnsi="Times New Roman" w:cs="Times New Roman"/>
          <w:sz w:val="24"/>
          <w:szCs w:val="24"/>
          <w:lang w:val="en-US"/>
        </w:rPr>
        <w:t>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491" w:name="_Toc465365341"/>
      <w:r w:rsidRPr="00B3146A">
        <w:rPr>
          <w:rFonts w:eastAsia="Times New Roman"/>
        </w:rPr>
        <w:t>Robustness trials</w:t>
      </w:r>
      <w:bookmarkStart w:id="492" w:name="_GoBack"/>
      <w:bookmarkEnd w:id="491"/>
      <w:bookmarkEnd w:id="49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93"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94"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lastRenderedPageBreak/>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495"/>
      <w:r>
        <w:rPr>
          <w:rFonts w:ascii="Times New Roman" w:eastAsia="Times New Roman" w:hAnsi="Times New Roman" w:cs="Times New Roman"/>
          <w:sz w:val="24"/>
          <w:szCs w:val="24"/>
          <w:lang w:val="en-US"/>
        </w:rPr>
        <w:t>Med</w:t>
      </w:r>
      <w:commentRangeEnd w:id="495"/>
      <w:r w:rsidR="0007771A">
        <w:rPr>
          <w:rStyle w:val="CommentReference"/>
        </w:rPr>
        <w:commentReference w:id="495"/>
      </w:r>
    </w:p>
    <w:p w14:paraId="196A06EE"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96"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497"/>
      <w:r w:rsidRPr="00F011FD">
        <w:rPr>
          <w:rFonts w:ascii="Times New Roman" w:eastAsia="Times New Roman" w:hAnsi="Times New Roman" w:cs="Times New Roman"/>
          <w:sz w:val="24"/>
          <w:szCs w:val="24"/>
          <w:highlight w:val="yellow"/>
          <w:lang w:val="en-US"/>
        </w:rPr>
        <w:t>specified</w:t>
      </w:r>
      <w:commentRangeEnd w:id="497"/>
      <w:r w:rsidR="0007771A">
        <w:rPr>
          <w:rStyle w:val="CommentReference"/>
        </w:rPr>
        <w:commentReference w:id="497"/>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98"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99"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00"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01"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2"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stocks</w:t>
      </w:r>
    </w:p>
    <w:p w14:paraId="7103E652"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3"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4"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Use of CAL data in an MP</w:t>
      </w:r>
    </w:p>
    <w:p w14:paraId="68783B3A"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5"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6"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7"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508"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509" w:name="_Toc465365342"/>
      <w:r w:rsidRPr="00B56829">
        <w:t xml:space="preserve">PERFORMANCE </w:t>
      </w:r>
      <w:r w:rsidR="00F243AE">
        <w:t>MEASURES/</w:t>
      </w:r>
      <w:r w:rsidRPr="00B56829">
        <w:t>STATISTICS</w:t>
      </w:r>
      <w:bookmarkEnd w:id="509"/>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510" w:name="_Toc465365343"/>
      <w:r w:rsidRPr="00883998">
        <w:t xml:space="preserve">Summary </w:t>
      </w:r>
      <w:r w:rsidR="00FF4BF8">
        <w:t>measures/</w:t>
      </w:r>
      <w:r w:rsidRPr="00883998">
        <w:t>statistics</w:t>
      </w:r>
      <w:bookmarkEnd w:id="510"/>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511"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512"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513"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514"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515"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pPr>
        <w:pStyle w:val="ListParagraph"/>
        <w:numPr>
          <w:ilvl w:val="0"/>
          <w:numId w:val="13"/>
        </w:numPr>
        <w:ind w:left="357" w:hanging="357"/>
        <w:jc w:val="both"/>
        <w:rPr>
          <w:rFonts w:ascii="Times New Roman" w:hAnsi="Times New Roman" w:cs="Times New Roman"/>
          <w:sz w:val="24"/>
          <w:szCs w:val="24"/>
        </w:rPr>
        <w:pPrChange w:id="516"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pPr>
        <w:pStyle w:val="ListParagraph"/>
        <w:numPr>
          <w:ilvl w:val="0"/>
          <w:numId w:val="13"/>
        </w:numPr>
        <w:ind w:left="357" w:hanging="357"/>
        <w:jc w:val="both"/>
        <w:rPr>
          <w:rFonts w:ascii="Times New Roman" w:hAnsi="Times New Roman" w:cs="Times New Roman"/>
          <w:sz w:val="24"/>
          <w:szCs w:val="24"/>
        </w:rPr>
        <w:pPrChange w:id="517"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30pt" o:ole="" fillcolor="window">
            <v:imagedata r:id="rId24" o:title=""/>
          </v:shape>
          <o:OLEObject Type="Embed" ProgID="Equation.3" ShapeID="_x0000_i1025" DrawAspect="Content" ObjectID="_1561492340" r:id="rId25"/>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518" w:name="_Toc465365344"/>
      <w:r w:rsidRPr="00892BFD">
        <w:t>Summary plots</w:t>
      </w:r>
      <w:bookmarkEnd w:id="518"/>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pPr>
        <w:pStyle w:val="ListParagraph"/>
        <w:numPr>
          <w:ilvl w:val="0"/>
          <w:numId w:val="14"/>
        </w:numPr>
        <w:ind w:left="357" w:hanging="357"/>
        <w:jc w:val="both"/>
        <w:rPr>
          <w:rFonts w:ascii="Times New Roman" w:hAnsi="Times New Roman" w:cs="Times New Roman"/>
          <w:sz w:val="24"/>
          <w:szCs w:val="24"/>
        </w:rPr>
        <w:pPrChange w:id="519" w:author="Thomas Carruthers" w:date="2017-06-02T10:49:00Z">
          <w:pPr>
            <w:pStyle w:val="ListParagraph"/>
            <w:numPr>
              <w:numId w:val="32"/>
            </w:numPr>
            <w:tabs>
              <w:tab w:val="num" w:pos="360"/>
              <w:tab w:val="num" w:pos="720"/>
            </w:tabs>
            <w:ind w:left="357" w:hanging="357"/>
            <w:jc w:val="both"/>
          </w:pPr>
        </w:pPrChange>
      </w:pPr>
      <w:r>
        <w:rPr>
          <w:rFonts w:ascii="Times New Roman" w:hAnsi="Times New Roman" w:cs="Times New Roman"/>
          <w:sz w:val="24"/>
          <w:szCs w:val="24"/>
        </w:rPr>
        <w:t>Annual medians with 5%- and 95%-ile envelopes</w:t>
      </w:r>
    </w:p>
    <w:p w14:paraId="63737476" w14:textId="77777777" w:rsidR="00892BFD" w:rsidRDefault="00892BFD">
      <w:pPr>
        <w:pStyle w:val="ListParagraph"/>
        <w:numPr>
          <w:ilvl w:val="0"/>
          <w:numId w:val="14"/>
        </w:numPr>
        <w:ind w:left="357" w:hanging="357"/>
        <w:jc w:val="both"/>
        <w:rPr>
          <w:rFonts w:ascii="Times New Roman" w:hAnsi="Times New Roman" w:cs="Times New Roman"/>
          <w:sz w:val="24"/>
          <w:szCs w:val="24"/>
        </w:rPr>
        <w:pPrChange w:id="520" w:author="Thomas Carruthers" w:date="2017-06-02T10:49:00Z">
          <w:pPr>
            <w:pStyle w:val="ListParagraph"/>
            <w:numPr>
              <w:numId w:val="32"/>
            </w:numPr>
            <w:tabs>
              <w:tab w:val="num" w:pos="360"/>
              <w:tab w:val="num" w:pos="720"/>
            </w:tabs>
            <w:ind w:left="357" w:hanging="357"/>
            <w:jc w:val="both"/>
          </w:pPr>
        </w:pPrChange>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521" w:name="_Toc465365345"/>
      <w:r w:rsidRPr="00C97833">
        <w:rPr>
          <w:rFonts w:cs="Times New Roman"/>
          <w:szCs w:val="24"/>
        </w:rPr>
        <w:t>Level of reporting</w:t>
      </w:r>
      <w:bookmarkEnd w:id="521"/>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522" w:name="_Toc465365346"/>
      <w:r w:rsidRPr="00C97833">
        <w:rPr>
          <w:rFonts w:cs="Times New Roman"/>
          <w:szCs w:val="24"/>
        </w:rPr>
        <w:t>Baseline</w:t>
      </w:r>
      <w:bookmarkEnd w:id="522"/>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523" w:author="Thomas Carruthers" w:date="2017-06-02T10:49:00Z">
          <w:pPr>
            <w:pStyle w:val="ListParagraph"/>
            <w:numPr>
              <w:numId w:val="33"/>
            </w:numPr>
            <w:tabs>
              <w:tab w:val="num" w:pos="360"/>
              <w:tab w:val="num" w:pos="720"/>
            </w:tabs>
            <w:ind w:left="357" w:hanging="357"/>
            <w:jc w:val="both"/>
          </w:pPr>
        </w:pPrChange>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524" w:author="Thomas Carruthers" w:date="2017-06-02T10:49:00Z">
          <w:pPr>
            <w:pStyle w:val="ListParagraph"/>
            <w:numPr>
              <w:numId w:val="33"/>
            </w:numPr>
            <w:tabs>
              <w:tab w:val="num" w:pos="360"/>
              <w:tab w:val="num" w:pos="720"/>
            </w:tabs>
            <w:ind w:left="357" w:hanging="357"/>
            <w:jc w:val="both"/>
          </w:pPr>
        </w:pPrChange>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525" w:name="_Toc465365347"/>
      <w:r w:rsidRPr="005249EC">
        <w:t>Alternative options</w:t>
      </w:r>
      <w:bookmarkEnd w:id="525"/>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homas Carruthers" w:date="2017-06-02T11:58:00Z" w:initials="TC">
    <w:p w14:paraId="0A9188E5" w14:textId="54933408" w:rsidR="003E2284" w:rsidRDefault="003E2284">
      <w:pPr>
        <w:pStyle w:val="CommentText"/>
      </w:pPr>
      <w:r>
        <w:rPr>
          <w:rStyle w:val="CommentReference"/>
        </w:rPr>
        <w:annotationRef/>
      </w:r>
      <w:r>
        <w:t>CHANGE 1:</w:t>
      </w:r>
    </w:p>
    <w:p w14:paraId="2E40079A" w14:textId="5A37D5F6" w:rsidR="003E2284" w:rsidRDefault="003E2284">
      <w:pPr>
        <w:pStyle w:val="CommentText"/>
      </w:pPr>
    </w:p>
    <w:p w14:paraId="2B181882" w14:textId="0B951CB5" w:rsidR="003E2284" w:rsidRDefault="003E2284">
      <w:pPr>
        <w:pStyle w:val="CommentText"/>
      </w:pPr>
      <w:r>
        <w:t xml:space="preserve">Following feedback from previous Core Modelling group the master index now more closely matches assessment indices. </w:t>
      </w:r>
    </w:p>
  </w:comment>
  <w:comment w:id="41" w:author="Tom Carruthers" w:date="2017-03-17T14:49:00Z" w:initials="TC">
    <w:p w14:paraId="307C6196" w14:textId="2EB882F2" w:rsidR="00014CF9" w:rsidRDefault="00014CF9">
      <w:pPr>
        <w:pStyle w:val="CommentText"/>
      </w:pPr>
      <w:r>
        <w:rPr>
          <w:rStyle w:val="CommentReference"/>
        </w:rPr>
        <w:annotationRef/>
      </w:r>
    </w:p>
    <w:p w14:paraId="71ED792F" w14:textId="77777777" w:rsidR="00014CF9" w:rsidRDefault="00014CF9">
      <w:pPr>
        <w:pStyle w:val="CommentText"/>
      </w:pPr>
    </w:p>
    <w:p w14:paraId="4EF5B38A" w14:textId="2D0D439D" w:rsidR="00014CF9" w:rsidRDefault="00014CF9">
      <w:pPr>
        <w:pStyle w:val="CommentText"/>
      </w:pPr>
      <w:r>
        <w:t xml:space="preserve">ISSUE 1: </w:t>
      </w:r>
    </w:p>
    <w:p w14:paraId="33933D3A" w14:textId="15654B73" w:rsidR="00014CF9" w:rsidRDefault="00014CF9">
      <w:pPr>
        <w:pStyle w:val="CommentText"/>
      </w:pPr>
      <w:r>
        <w:t xml:space="preserve">Should the OM use an inverse age-length key derived by Allioud et al (does not yet exist). </w:t>
      </w:r>
    </w:p>
  </w:comment>
  <w:comment w:id="61" w:author="Thomas Carruthers" w:date="2017-06-02T10:33:00Z" w:initials="TC">
    <w:p w14:paraId="198358A2" w14:textId="0607D570" w:rsidR="00441EF2" w:rsidRDefault="004E28C9">
      <w:pPr>
        <w:pStyle w:val="CommentText"/>
      </w:pPr>
      <w:r>
        <w:rPr>
          <w:rStyle w:val="CommentReference"/>
        </w:rPr>
        <w:annotationRef/>
      </w:r>
      <w:r>
        <w:t xml:space="preserve">ISSUE 2. </w:t>
      </w:r>
      <w:r w:rsidR="00441EF2">
        <w:t>The OMs have not been fitted to the latest definitions of the fleets. There are 2 solutions</w:t>
      </w:r>
      <w:r w:rsidR="002774F7">
        <w:t xml:space="preserve"> that raise specific problems</w:t>
      </w:r>
      <w:r w:rsidR="00441EF2">
        <w:t xml:space="preserve">: </w:t>
      </w:r>
    </w:p>
    <w:p w14:paraId="6C92B76D" w14:textId="05775835" w:rsidR="00441EF2" w:rsidRDefault="00441EF2">
      <w:pPr>
        <w:pStyle w:val="CommentText"/>
      </w:pPr>
    </w:p>
    <w:p w14:paraId="4E7F9D54" w14:textId="784E97C2" w:rsidR="00441EF2" w:rsidRDefault="00441EF2" w:rsidP="002774F7">
      <w:pPr>
        <w:pStyle w:val="CommentText"/>
        <w:numPr>
          <w:ilvl w:val="0"/>
          <w:numId w:val="22"/>
        </w:numPr>
      </w:pPr>
      <w:r>
        <w:t xml:space="preserve"> Obtain latest length comp data and adopt new definitions (fastest route if the data exists and can be shared)</w:t>
      </w:r>
      <w:r w:rsidR="002774F7">
        <w:t xml:space="preserve">(NOTE however </w:t>
      </w:r>
      <w:r w:rsidR="002774F7" w:rsidRPr="002774F7">
        <w:t>fleets in the OM however need year, quarter and region specified</w:t>
      </w:r>
      <w:r w:rsidR="002774F7">
        <w:t xml:space="preserve"> to assign historical catches and future fishing mortality rates)</w:t>
      </w:r>
    </w:p>
    <w:p w14:paraId="5A574686" w14:textId="0B348952" w:rsidR="00441EF2" w:rsidRDefault="00441EF2">
      <w:pPr>
        <w:pStyle w:val="CommentText"/>
      </w:pPr>
    </w:p>
    <w:p w14:paraId="7984B6F3" w14:textId="2C10F9A8" w:rsidR="00441EF2" w:rsidRDefault="00441EF2">
      <w:pPr>
        <w:pStyle w:val="CommentText"/>
      </w:pPr>
      <w:r>
        <w:t xml:space="preserve">Or </w:t>
      </w:r>
    </w:p>
    <w:p w14:paraId="2246604C" w14:textId="1B4EE012" w:rsidR="00441EF2" w:rsidRDefault="00441EF2">
      <w:pPr>
        <w:pStyle w:val="CommentText"/>
      </w:pPr>
    </w:p>
    <w:p w14:paraId="3BF6C950" w14:textId="16352C2C" w:rsidR="00441EF2" w:rsidRDefault="00441EF2" w:rsidP="002774F7">
      <w:pPr>
        <w:pStyle w:val="CommentText"/>
        <w:numPr>
          <w:ilvl w:val="0"/>
          <w:numId w:val="22"/>
        </w:numPr>
      </w:pPr>
      <w:r>
        <w:t xml:space="preserve"> Modify existing fleet definitions to match changes</w:t>
      </w:r>
    </w:p>
    <w:p w14:paraId="10EC45F7" w14:textId="77777777" w:rsidR="00441EF2" w:rsidRDefault="00441EF2" w:rsidP="00441EF2">
      <w:pPr>
        <w:pStyle w:val="CommentText"/>
      </w:pPr>
    </w:p>
    <w:p w14:paraId="692891DA" w14:textId="15E31AE3" w:rsidR="004E28C9" w:rsidRDefault="002774F7">
      <w:pPr>
        <w:pStyle w:val="CommentText"/>
      </w:pPr>
      <w:r>
        <w:t xml:space="preserve">B is probably quickest but </w:t>
      </w:r>
      <w:r w:rsidR="00441EF2">
        <w:t xml:space="preserve">there are complications </w:t>
      </w:r>
      <w:r>
        <w:t>with following previous suggestions, for example the changest to E</w:t>
      </w:r>
      <w:r w:rsidR="00441EF2">
        <w:t xml:space="preserve">astern fleet </w:t>
      </w:r>
      <w:r>
        <w:t>definitions</w:t>
      </w:r>
      <w:r w:rsidR="004E28C9">
        <w:t xml:space="preserve"> suggested by Ai Kimoto:</w:t>
      </w:r>
    </w:p>
    <w:p w14:paraId="4431A742" w14:textId="07E20674" w:rsidR="004E28C9" w:rsidRDefault="004E28C9">
      <w:pPr>
        <w:pStyle w:val="CommentText"/>
      </w:pPr>
    </w:p>
    <w:p w14:paraId="233DA61E" w14:textId="14283A7F" w:rsidR="004E28C9" w:rsidRPr="00441EF2" w:rsidRDefault="004E28C9">
      <w:pPr>
        <w:pStyle w:val="CommentText"/>
        <w:rPr>
          <w:i/>
          <w:color w:val="000000"/>
        </w:rPr>
      </w:pPr>
      <w:r w:rsidRPr="00441EF2">
        <w:rPr>
          <w:i/>
          <w:color w:val="000000"/>
        </w:rPr>
        <w:t>1. Merge "All other LL (except JPLL)" to "OTHER" (see 3 in the text)</w:t>
      </w:r>
      <w:r w:rsidRPr="00441EF2">
        <w:rPr>
          <w:i/>
          <w:color w:val="000000"/>
        </w:rPr>
        <w:br/>
      </w:r>
    </w:p>
    <w:p w14:paraId="6658D614" w14:textId="027E43B0" w:rsidR="004E28C9" w:rsidRDefault="00441EF2">
      <w:pPr>
        <w:pStyle w:val="CommentText"/>
        <w:rPr>
          <w:color w:val="000000"/>
        </w:rPr>
      </w:pPr>
      <w:r>
        <w:rPr>
          <w:color w:val="000000"/>
        </w:rPr>
        <w:t>If we merge LLOTH (fleet 1) to All other fleets (fleet 14) (in Table 3.1) then this will occur for both eastern and western areas. Do we need to merge eastern LLs and make LLOTH specific to Western Areas?</w:t>
      </w:r>
    </w:p>
    <w:p w14:paraId="063BA844" w14:textId="77777777" w:rsidR="004E28C9" w:rsidRDefault="004E28C9">
      <w:pPr>
        <w:pStyle w:val="CommentText"/>
        <w:rPr>
          <w:color w:val="000000"/>
        </w:rPr>
      </w:pPr>
    </w:p>
    <w:p w14:paraId="7B820D42" w14:textId="77777777" w:rsidR="00441EF2" w:rsidRPr="00441EF2" w:rsidRDefault="004E28C9">
      <w:pPr>
        <w:pStyle w:val="CommentText"/>
        <w:rPr>
          <w:i/>
          <w:color w:val="000000"/>
        </w:rPr>
      </w:pPr>
      <w:r w:rsidRPr="00441EF2">
        <w:rPr>
          <w:i/>
          <w:color w:val="000000"/>
        </w:rPr>
        <w:t>2. Ignore length composition for "other PS"(borrow the one for FRPS) and "OTHER" (see 6-4 and 7 in the text )</w:t>
      </w:r>
    </w:p>
    <w:p w14:paraId="6F1A52FF" w14:textId="77777777" w:rsidR="00441EF2" w:rsidRDefault="00441EF2">
      <w:pPr>
        <w:pStyle w:val="CommentText"/>
        <w:rPr>
          <w:color w:val="000000"/>
        </w:rPr>
      </w:pPr>
    </w:p>
    <w:p w14:paraId="548986A4" w14:textId="4A684399" w:rsidR="00441EF2" w:rsidRDefault="00441EF2">
      <w:pPr>
        <w:pStyle w:val="CommentText"/>
        <w:rPr>
          <w:color w:val="000000"/>
        </w:rPr>
      </w:pPr>
      <w:r>
        <w:rPr>
          <w:color w:val="000000"/>
        </w:rPr>
        <w:t>Currently the operating models don’t include ‘other PS’ fleet and these are already included in OTHER.</w:t>
      </w:r>
    </w:p>
    <w:p w14:paraId="3251994B" w14:textId="77777777" w:rsidR="00441EF2" w:rsidRPr="00441EF2" w:rsidRDefault="004E28C9">
      <w:pPr>
        <w:pStyle w:val="CommentText"/>
        <w:rPr>
          <w:i/>
          <w:color w:val="000000"/>
        </w:rPr>
      </w:pPr>
      <w:r>
        <w:rPr>
          <w:color w:val="000000"/>
        </w:rPr>
        <w:br/>
      </w:r>
      <w:r w:rsidRPr="00441EF2">
        <w:rPr>
          <w:i/>
          <w:color w:val="000000"/>
        </w:rPr>
        <w:t>3. separate "inflated catch PS" from "other PS" but no length comp, borrow the one for FRPS (see 6-5 in the text)</w:t>
      </w:r>
    </w:p>
    <w:p w14:paraId="4F7EEB6F" w14:textId="43E1D32A" w:rsidR="00441EF2" w:rsidRDefault="00441EF2">
      <w:pPr>
        <w:pStyle w:val="CommentText"/>
        <w:rPr>
          <w:color w:val="000000"/>
        </w:rPr>
      </w:pPr>
    </w:p>
    <w:p w14:paraId="496ECAD3" w14:textId="221AADCF" w:rsidR="00441EF2" w:rsidRDefault="00441EF2">
      <w:pPr>
        <w:pStyle w:val="CommentText"/>
        <w:rPr>
          <w:color w:val="000000"/>
        </w:rPr>
      </w:pPr>
      <w:r>
        <w:rPr>
          <w:color w:val="000000"/>
        </w:rPr>
        <w:t>M3 operating models can mirror selectivities but of the fleets in Table 3.1. which is being mirrored by another?</w:t>
      </w:r>
    </w:p>
    <w:p w14:paraId="051E329D" w14:textId="024295F1" w:rsidR="004E28C9" w:rsidRPr="00441EF2" w:rsidRDefault="004E28C9">
      <w:pPr>
        <w:pStyle w:val="CommentText"/>
        <w:rPr>
          <w:i/>
        </w:rPr>
      </w:pPr>
      <w:r>
        <w:rPr>
          <w:color w:val="000000"/>
        </w:rPr>
        <w:br/>
      </w:r>
      <w:r w:rsidRPr="00441EF2">
        <w:rPr>
          <w:i/>
          <w:color w:val="000000"/>
        </w:rPr>
        <w:t>4. other trap (see 4-3 in the text): Treat as one fishery for the period between 1950 and 1980, and merge everything after 1981 to "OTHER".</w:t>
      </w:r>
      <w:r w:rsidRPr="00441EF2">
        <w:rPr>
          <w:i/>
          <w:color w:val="000000"/>
        </w:rPr>
        <w:br/>
        <w:t>(the other trap contains a lot of length comp info due to the GBYP, and catch before 1980 for trap fishery are large. then it sounds good idea to use these data. but after 1981, catches are less, and length comp looks weird because information are from several data types.)</w:t>
      </w:r>
    </w:p>
    <w:p w14:paraId="16B82E40" w14:textId="7FF133B5" w:rsidR="004E28C9" w:rsidRDefault="004E28C9">
      <w:pPr>
        <w:pStyle w:val="CommentText"/>
      </w:pPr>
    </w:p>
    <w:p w14:paraId="63599AAB" w14:textId="77777777" w:rsidR="004E28C9" w:rsidRDefault="004E28C9">
      <w:pPr>
        <w:pStyle w:val="CommentText"/>
      </w:pPr>
    </w:p>
  </w:comment>
  <w:comment w:id="191" w:author="Thomas Carruthers" w:date="2017-06-02T10:03:00Z" w:initials="TC">
    <w:p w14:paraId="5B11D2E7" w14:textId="67C73F13" w:rsidR="00397841" w:rsidRDefault="00397841">
      <w:pPr>
        <w:pStyle w:val="CommentText"/>
      </w:pPr>
      <w:r>
        <w:rPr>
          <w:rStyle w:val="CommentReference"/>
        </w:rPr>
        <w:annotationRef/>
      </w:r>
      <w:r>
        <w:t xml:space="preserve">CHANGE </w:t>
      </w:r>
      <w:r w:rsidR="003E2284">
        <w:t>2</w:t>
      </w:r>
      <w:r>
        <w:t xml:space="preserve">: </w:t>
      </w:r>
    </w:p>
    <w:p w14:paraId="1E4EA550" w14:textId="77777777" w:rsidR="00397841" w:rsidRDefault="00397841">
      <w:pPr>
        <w:pStyle w:val="CommentText"/>
      </w:pPr>
      <w:r>
        <w:t xml:space="preserve">Natural mortality rate at age following the spreadsheet circulated by Clay: </w:t>
      </w:r>
    </w:p>
    <w:p w14:paraId="0D889AA8" w14:textId="77777777" w:rsidR="00397841" w:rsidRDefault="00397841">
      <w:pPr>
        <w:pStyle w:val="CommentText"/>
      </w:pPr>
      <w:r>
        <w:t xml:space="preserve">‘BFT parameters_ML.xlsx’ </w:t>
      </w:r>
    </w:p>
    <w:p w14:paraId="72654F37" w14:textId="38376B58" w:rsidR="00397841" w:rsidRDefault="00397841">
      <w:pPr>
        <w:pStyle w:val="CommentText"/>
      </w:pPr>
      <w:r>
        <w:t>and is now the same for both stocks</w:t>
      </w:r>
    </w:p>
  </w:comment>
  <w:comment w:id="272" w:author="Thomas Carruthers" w:date="2017-06-02T10:03:00Z" w:initials="TC">
    <w:p w14:paraId="5C53FC86" w14:textId="241C317B" w:rsidR="00014CF9" w:rsidRDefault="00014CF9">
      <w:pPr>
        <w:pStyle w:val="CommentText"/>
      </w:pPr>
      <w:r>
        <w:rPr>
          <w:rStyle w:val="CommentReference"/>
        </w:rPr>
        <w:annotationRef/>
      </w:r>
      <w:r>
        <w:t xml:space="preserve">CHANGE </w:t>
      </w:r>
      <w:r w:rsidR="003E2284">
        <w:t>3</w:t>
      </w:r>
      <w:r>
        <w:t xml:space="preserve">: </w:t>
      </w:r>
    </w:p>
    <w:p w14:paraId="0BC625DE" w14:textId="026757AC" w:rsidR="00397841" w:rsidRDefault="00397841">
      <w:pPr>
        <w:pStyle w:val="CommentText"/>
      </w:pPr>
      <w:r>
        <w:t>Spawning fraction following the spreadsheet circulated by Clay:</w:t>
      </w:r>
    </w:p>
    <w:p w14:paraId="519B1EC6" w14:textId="5C1C15D1" w:rsidR="00397841" w:rsidRDefault="00397841">
      <w:pPr>
        <w:pStyle w:val="CommentText"/>
      </w:pPr>
      <w:r>
        <w:t>‘BFT parameters_ML.xlsx’</w:t>
      </w:r>
    </w:p>
    <w:p w14:paraId="3C7DEAE3" w14:textId="0A9D6E57" w:rsidR="00397841" w:rsidRDefault="00397841">
      <w:pPr>
        <w:pStyle w:val="CommentText"/>
      </w:pPr>
      <w:r>
        <w:t xml:space="preserve">Both East and West share the same ‘low’ age at maturity vector but have stock – specific ‘high’ age at maturity vectors. </w:t>
      </w:r>
    </w:p>
    <w:p w14:paraId="531F6F0B" w14:textId="77777777" w:rsidR="00014CF9" w:rsidRDefault="00014CF9">
      <w:pPr>
        <w:pStyle w:val="CommentText"/>
      </w:pPr>
    </w:p>
  </w:comment>
  <w:comment w:id="453" w:author="Tom Carruthers" w:date="2017-03-17T14:51:00Z" w:initials="TC">
    <w:p w14:paraId="0FDBCF37" w14:textId="77777777" w:rsidR="00014CF9" w:rsidRDefault="00014CF9">
      <w:pPr>
        <w:pStyle w:val="CommentText"/>
      </w:pPr>
      <w:r>
        <w:rPr>
          <w:rStyle w:val="CommentReference"/>
        </w:rPr>
        <w:annotationRef/>
      </w:r>
      <w:r>
        <w:t>“</w:t>
      </w:r>
      <w:r w:rsidRPr="00F0223F">
        <w:t>Tom to include fits to assessment indices and considered possible adjustments to the weighting of the catch likelihood</w:t>
      </w:r>
      <w:r>
        <w:t>”</w:t>
      </w:r>
    </w:p>
    <w:p w14:paraId="764E1E81" w14:textId="77777777" w:rsidR="00014CF9" w:rsidRDefault="00014CF9">
      <w:pPr>
        <w:pStyle w:val="CommentText"/>
      </w:pPr>
    </w:p>
    <w:p w14:paraId="5A1B2CD8" w14:textId="59FFAAD0" w:rsidR="00014CF9" w:rsidRDefault="00014CF9">
      <w:pPr>
        <w:pStyle w:val="CommentText"/>
      </w:pPr>
      <w:r>
        <w:t xml:space="preserve">ISSUE </w:t>
      </w:r>
      <w:r w:rsidR="00441EF2">
        <w:t>3</w:t>
      </w:r>
      <w:r>
        <w:t xml:space="preserve">: </w:t>
      </w:r>
    </w:p>
    <w:p w14:paraId="3543CEB5" w14:textId="470DD3CF" w:rsidR="00014CF9" w:rsidRDefault="00014CF9">
      <w:pPr>
        <w:pStyle w:val="CommentText"/>
      </w:pPr>
      <w:r>
        <w:t>What assessment indices should the OM be fitted to?</w:t>
      </w:r>
    </w:p>
  </w:comment>
  <w:comment w:id="495" w:author="Thomas Carruthers" w:date="2017-06-02T10:29:00Z" w:initials="TC">
    <w:p w14:paraId="0DBECABF" w14:textId="0DD818D9" w:rsidR="0007771A" w:rsidRDefault="0007771A">
      <w:pPr>
        <w:pStyle w:val="CommentText"/>
      </w:pPr>
      <w:r>
        <w:rPr>
          <w:rStyle w:val="CommentReference"/>
        </w:rPr>
        <w:annotationRef/>
      </w:r>
      <w:r>
        <w:t xml:space="preserve">ISSUE </w:t>
      </w:r>
      <w:r w:rsidR="00441EF2">
        <w:t>4</w:t>
      </w:r>
      <w:r>
        <w:t>:</w:t>
      </w:r>
    </w:p>
    <w:p w14:paraId="412B40F1" w14:textId="51BD907B" w:rsidR="0007771A" w:rsidRDefault="0007771A">
      <w:pPr>
        <w:pStyle w:val="CommentText"/>
      </w:pPr>
      <w:r>
        <w:t>Specific years and % overages required</w:t>
      </w:r>
    </w:p>
  </w:comment>
  <w:comment w:id="497" w:author="Thomas Carruthers" w:date="2017-06-02T10:29:00Z" w:initials="TC">
    <w:p w14:paraId="7E46285B" w14:textId="24DCDD25" w:rsidR="0007771A" w:rsidRDefault="0007771A">
      <w:pPr>
        <w:pStyle w:val="CommentText"/>
      </w:pPr>
      <w:r>
        <w:rPr>
          <w:rStyle w:val="CommentReference"/>
        </w:rPr>
        <w:annotationRef/>
      </w:r>
      <w:r>
        <w:t xml:space="preserve">ISSUE </w:t>
      </w:r>
      <w:r w:rsidR="00441EF2">
        <w:t>5</w:t>
      </w:r>
      <w:r>
        <w:t xml:space="preserve">. Specific indices required.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81882" w15:done="0"/>
  <w15:commentEx w15:paraId="33933D3A" w15:done="0"/>
  <w15:commentEx w15:paraId="63599AAB" w15:done="0"/>
  <w15:commentEx w15:paraId="72654F37" w15:done="0"/>
  <w15:commentEx w15:paraId="531F6F0B" w15:done="0"/>
  <w15:commentEx w15:paraId="3543CEB5"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33D3A" w16cid:durableId="1D127A8C"/>
  <w16cid:commentId w16cid:paraId="63599AAB" w16cid:durableId="1D127A8D"/>
  <w16cid:commentId w16cid:paraId="72654F37" w16cid:durableId="1D127A8E"/>
  <w16cid:commentId w16cid:paraId="531F6F0B" w16cid:durableId="1D127A8F"/>
  <w16cid:commentId w16cid:paraId="3543CEB5" w16cid:durableId="1D127A90"/>
  <w16cid:commentId w16cid:paraId="412B40F1" w16cid:durableId="1D127A91"/>
  <w16cid:commentId w16cid:paraId="7E46285B" w16cid:durableId="1D127A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3F48B" w14:textId="77777777" w:rsidR="00C207AF" w:rsidRDefault="00C207AF" w:rsidP="00B56829">
      <w:r>
        <w:separator/>
      </w:r>
    </w:p>
  </w:endnote>
  <w:endnote w:type="continuationSeparator" w:id="0">
    <w:p w14:paraId="41544B04" w14:textId="77777777" w:rsidR="00C207AF" w:rsidRDefault="00C207AF"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13211B43" w:rsidR="00014CF9" w:rsidRDefault="00014CF9">
        <w:pPr>
          <w:pStyle w:val="Footer"/>
          <w:jc w:val="right"/>
        </w:pPr>
        <w:r>
          <w:fldChar w:fldCharType="begin"/>
        </w:r>
        <w:r>
          <w:instrText xml:space="preserve"> PAGE   \* MERGEFORMAT </w:instrText>
        </w:r>
        <w:r>
          <w:fldChar w:fldCharType="separate"/>
        </w:r>
        <w:r w:rsidR="00CE0E46">
          <w:rPr>
            <w:noProof/>
          </w:rPr>
          <w:t>28</w:t>
        </w:r>
        <w:r>
          <w:rPr>
            <w:noProof/>
          </w:rPr>
          <w:fldChar w:fldCharType="end"/>
        </w:r>
      </w:p>
    </w:sdtContent>
  </w:sdt>
  <w:p w14:paraId="6E39F51C" w14:textId="77777777" w:rsidR="00014CF9" w:rsidRDefault="00014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722AB" w14:textId="77777777" w:rsidR="00C207AF" w:rsidRDefault="00C207AF" w:rsidP="00B56829">
      <w:r>
        <w:separator/>
      </w:r>
    </w:p>
  </w:footnote>
  <w:footnote w:type="continuationSeparator" w:id="0">
    <w:p w14:paraId="58C2DBEB" w14:textId="77777777" w:rsidR="00C207AF" w:rsidRDefault="00C207AF"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4CF9"/>
    <w:rsid w:val="0001558B"/>
    <w:rsid w:val="000172AC"/>
    <w:rsid w:val="000214C7"/>
    <w:rsid w:val="00022CDB"/>
    <w:rsid w:val="00026E3D"/>
    <w:rsid w:val="0003012F"/>
    <w:rsid w:val="0003490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97841"/>
    <w:rsid w:val="003A2B66"/>
    <w:rsid w:val="003C5411"/>
    <w:rsid w:val="003C7104"/>
    <w:rsid w:val="003D1ABB"/>
    <w:rsid w:val="003D7B06"/>
    <w:rsid w:val="003E2284"/>
    <w:rsid w:val="003F13F3"/>
    <w:rsid w:val="003F4338"/>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84776"/>
    <w:rsid w:val="00484EF0"/>
    <w:rsid w:val="00491501"/>
    <w:rsid w:val="00494278"/>
    <w:rsid w:val="004A1C62"/>
    <w:rsid w:val="004A385F"/>
    <w:rsid w:val="004A409F"/>
    <w:rsid w:val="004B5430"/>
    <w:rsid w:val="004C55E4"/>
    <w:rsid w:val="004E28C9"/>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078BC"/>
    <w:rsid w:val="00C162D0"/>
    <w:rsid w:val="00C207AF"/>
    <w:rsid w:val="00C26F39"/>
    <w:rsid w:val="00C270BC"/>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E0E46"/>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203"/>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84BC5"/>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hyperlink" Target="https://docs.google.com/spreadsheets/d/13pFaM3BTnzQ1B%20NQGoYn4O2n1IeD18V3VTbN9Hv7139U/edit" TargetMode="External"/><Relationship Id="rId23" Type="http://schemas.openxmlformats.org/officeDocument/2006/relationships/image" Target="media/image12.emf"/><Relationship Id="rId28" Type="http://schemas.microsoft.com/office/2011/relationships/people" Target="people.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B1EFD-3073-4425-AD6E-59CACD36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29</Pages>
  <Words>7671</Words>
  <Characters>43726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9</cp:revision>
  <cp:lastPrinted>2016-01-11T22:12:00Z</cp:lastPrinted>
  <dcterms:created xsi:type="dcterms:W3CDTF">2017-06-01T17:51:00Z</dcterms:created>
  <dcterms:modified xsi:type="dcterms:W3CDTF">2017-07-14T06:06:00Z</dcterms:modified>
</cp:coreProperties>
</file>