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EB4FA2">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EB4FA2">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EB4FA2">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EB4FA2">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EB4FA2">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EB4FA2">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EB4FA2">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EB4FA2">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EB4FA2">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EB4FA2">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EB4FA2">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EB4FA2">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EB4FA2">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EB4FA2">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65365274"/>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65365275"/>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65365276"/>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3" w:name="_Toc465365277"/>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3"/>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Default="00161309" w:rsidP="001B61C4">
      <w:pPr>
        <w:pStyle w:val="Heading3"/>
        <w:ind w:left="0"/>
      </w:pPr>
      <w:r w:rsidRPr="00F0223F">
        <w:rPr>
          <w:rFonts w:cs="Times New Roman"/>
          <w:szCs w:val="24"/>
        </w:rPr>
        <w:t xml:space="preserve">The </w:t>
      </w:r>
      <w:r w:rsidR="00987C9A" w:rsidRPr="00F0223F">
        <w:rPr>
          <w:rFonts w:cs="Times New Roman"/>
          <w:szCs w:val="24"/>
        </w:rPr>
        <w:t>MAST model (Taylor et al. 2011) areas which are the same Figure 1</w:t>
      </w:r>
      <w:r w:rsidR="007D2E3B" w:rsidRPr="00F0223F">
        <w:rPr>
          <w:rFonts w:cs="Times New Roman"/>
          <w:szCs w:val="24"/>
        </w:rPr>
        <w:t>.1</w:t>
      </w:r>
      <w:r w:rsidR="00987C9A" w:rsidRPr="00F0223F">
        <w:rPr>
          <w:rFonts w:cs="Times New Roman"/>
          <w:szCs w:val="24"/>
        </w:rPr>
        <w:t xml:space="preserve"> but simplified such that the Central Atlantic is merged with the Western Atlantic.</w:t>
      </w:r>
      <w:r w:rsidR="008D31F4" w:rsidRPr="00F0223F" w:rsidDel="008D31F4">
        <w:rPr>
          <w:rFonts w:cs="Times New Roman"/>
          <w:szCs w:val="24"/>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EB4FA2" w:rsidRPr="00A71A7A" w:rsidRDefault="00EB4FA2"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" fillcolor="white [3201]" stroked="f" strokeweight=".5pt">
                <v:textbox>
                  <w:txbxContent>
                    <w:p w14:paraId="165127FD" w14:textId="77777777" w:rsidR="00EB4FA2" w:rsidRPr="00A71A7A" w:rsidRDefault="00EB4FA2"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EB4FA2" w:rsidRPr="00A71A7A" w:rsidRDefault="00EB4FA2"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" fillcolor="white [3201]" stroked="f" strokeweight=".5pt">
                <v:textbox>
                  <w:txbxContent>
                    <w:p w14:paraId="0AB0B439" w14:textId="77777777" w:rsidR="00EB4FA2" w:rsidRPr="00A71A7A" w:rsidRDefault="00EB4FA2"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EB4FA2" w:rsidRDefault="00EB4FA2"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EB4FA2" w:rsidRDefault="00EB4FA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EB4FA2" w:rsidRDefault="00EB4FA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EB4FA2" w:rsidRPr="00EA538E" w:rsidRDefault="00EB4FA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" fillcolor="white [3201]" stroked="f" strokeweight=".5pt">
                <v:textbox>
                  <w:txbxContent>
                    <w:p w14:paraId="286294D3" w14:textId="77777777" w:rsidR="00EB4FA2" w:rsidRDefault="00EB4FA2"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EB4FA2" w:rsidRDefault="00EB4FA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EB4FA2" w:rsidRDefault="00EB4FA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EB4FA2" w:rsidRPr="00EA538E" w:rsidRDefault="00EB4FA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EB4FA2" w:rsidRPr="00A71A7A" w:rsidRDefault="00EB4FA2"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" fillcolor="white [3201]" stroked="f" strokeweight=".5pt">
                <v:textbox>
                  <w:txbxContent>
                    <w:p w14:paraId="3FDCE885" w14:textId="77777777" w:rsidR="00EB4FA2" w:rsidRPr="00A71A7A" w:rsidRDefault="00EB4FA2"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4" w:name="_Toc465365280"/>
      <w:r w:rsidRPr="008E1D5C">
        <w:t>Baseline</w:t>
      </w:r>
      <w:bookmarkEnd w:id="4"/>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5" w:name="_Toc465365281"/>
      <w:r>
        <w:t>Possible a</w:t>
      </w:r>
      <w:r w:rsidR="00987C9A">
        <w:t>lternative options</w:t>
      </w:r>
      <w:bookmarkEnd w:id="5"/>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pPr>
        <w:pStyle w:val="Heading1"/>
        <w:numPr>
          <w:ilvl w:val="0"/>
          <w:numId w:val="20"/>
        </w:numPr>
        <w:ind w:left="130" w:hanging="130"/>
        <w:pPrChange w:id="6" w:author="Thomas Carruthers" w:date="2017-06-02T10:49:00Z">
          <w:pPr>
            <w:pStyle w:val="Heading1"/>
            <w:numPr>
              <w:numId w:val="23"/>
            </w:numPr>
            <w:tabs>
              <w:tab w:val="num" w:pos="360"/>
              <w:tab w:val="num" w:pos="720"/>
            </w:tabs>
            <w:ind w:left="130" w:hanging="130"/>
          </w:pPr>
        </w:pPrChange>
      </w:pPr>
      <w:bookmarkStart w:id="7" w:name="_Toc465365282"/>
      <w:r w:rsidRPr="005255F2">
        <w:t xml:space="preserve">PAST DATA </w:t>
      </w:r>
      <w:r w:rsidRPr="00EB4092">
        <w:t>AVAILABLE</w:t>
      </w:r>
      <w:bookmarkEnd w:id="7"/>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pPr>
        <w:pStyle w:val="Heading3"/>
        <w:numPr>
          <w:ilvl w:val="2"/>
          <w:numId w:val="21"/>
        </w:numPr>
        <w:ind w:left="130" w:hanging="130"/>
        <w:pPrChange w:id="8" w:author="Thomas Carruthers" w:date="2017-06-02T10:49:00Z">
          <w:pPr>
            <w:pStyle w:val="Heading3"/>
            <w:numPr>
              <w:numId w:val="24"/>
            </w:numPr>
            <w:tabs>
              <w:tab w:val="num" w:pos="360"/>
              <w:tab w:val="num" w:pos="2160"/>
            </w:tabs>
            <w:ind w:left="130" w:hanging="130"/>
          </w:pPr>
        </w:pPrChange>
      </w:pPr>
      <w:bookmarkStart w:id="9" w:name="_Toc465365283"/>
      <w:r w:rsidRPr="00B24664">
        <w:t>Raw data</w:t>
      </w:r>
      <w:bookmarkEnd w:id="9"/>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10" w:name="_Toc465365284"/>
      <w:r>
        <w:t>Analysed data</w:t>
      </w:r>
      <w:bookmarkEnd w:id="10"/>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6A30581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absence of a trip-level and fleet specific regional abundance index, 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EB4FA2"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192D625F" w:rsidR="00FF004E" w:rsidRPr="005A046E" w:rsidRDefault="00FF004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2.2. The fleets used to derive the preli</w:t>
      </w:r>
      <w:r w:rsidR="008E2327">
        <w:rPr>
          <w:rFonts w:ascii="Times New Roman" w:hAnsi="Times New Roman" w:cs="Times New Roman"/>
          <w:sz w:val="24"/>
          <w:szCs w:val="24"/>
        </w:rPr>
        <w:t>mi</w:t>
      </w:r>
      <w:r>
        <w:rPr>
          <w:rFonts w:ascii="Times New Roman" w:hAnsi="Times New Roman" w:cs="Times New Roman"/>
          <w:sz w:val="24"/>
          <w:szCs w:val="24"/>
        </w:rPr>
        <w:t>nary master ind</w:t>
      </w:r>
      <w:r w:rsidR="005634D5">
        <w:rPr>
          <w:rFonts w:ascii="Times New Roman" w:hAnsi="Times New Roman" w:cs="Times New Roman"/>
          <w:sz w:val="24"/>
          <w:szCs w:val="24"/>
        </w:rPr>
        <w:t>ex</w:t>
      </w:r>
      <w:del w:id="11" w:author="Thomas Carruthers" w:date="2017-06-02T11:58:00Z">
        <w:r w:rsidR="005634D5" w:rsidDel="003E2284">
          <w:rPr>
            <w:rFonts w:ascii="Times New Roman" w:hAnsi="Times New Roman" w:cs="Times New Roman"/>
            <w:sz w:val="24"/>
            <w:szCs w:val="24"/>
          </w:rPr>
          <w:delText xml:space="preserve"> an</w:delText>
        </w:r>
        <w:r w:rsidR="00206292" w:rsidDel="003E2284">
          <w:rPr>
            <w:rFonts w:ascii="Times New Roman" w:hAnsi="Times New Roman" w:cs="Times New Roman"/>
            <w:sz w:val="24"/>
            <w:szCs w:val="24"/>
          </w:rPr>
          <w:delText>d</w:delText>
        </w:r>
        <w:r w:rsidR="005634D5" w:rsidDel="003E2284">
          <w:rPr>
            <w:rFonts w:ascii="Times New Roman" w:hAnsi="Times New Roman" w:cs="Times New Roman"/>
            <w:sz w:val="24"/>
            <w:szCs w:val="24"/>
          </w:rPr>
          <w:delText xml:space="preserve"> alternatives</w:delText>
        </w:r>
      </w:del>
      <w:r>
        <w:rPr>
          <w:rFonts w:ascii="Times New Roman" w:hAnsi="Times New Roman" w:cs="Times New Roman"/>
          <w:sz w:val="24"/>
          <w:szCs w:val="24"/>
        </w:rPr>
        <w:t xml:space="preserve">. </w:t>
      </w:r>
      <w:r w:rsidR="006A2A03">
        <w:rPr>
          <w:rFonts w:ascii="Times New Roman" w:hAnsi="Times New Roman" w:cs="Times New Roman"/>
          <w:sz w:val="24"/>
          <w:szCs w:val="24"/>
        </w:rPr>
        <w:t xml:space="preserve">  </w:t>
      </w:r>
      <w:r w:rsidR="003E2284">
        <w:rPr>
          <w:rStyle w:val="CommentReference"/>
        </w:rPr>
        <w:commentReference w:id="12"/>
      </w:r>
    </w:p>
    <w:p w14:paraId="59787EC7" w14:textId="2EAC27D4" w:rsidR="00FF004E" w:rsidRDefault="008F33F7" w:rsidP="007B3F64">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369"/>
        <w:gridCol w:w="1535"/>
        <w:gridCol w:w="1832"/>
      </w:tblGrid>
      <w:tr w:rsidR="003E2284" w:rsidRPr="00AB1FCC" w14:paraId="5EFE9AC5" w14:textId="16CF419B" w:rsidTr="00CD76DD">
        <w:trPr>
          <w:trHeight w:val="624"/>
        </w:trPr>
        <w:tc>
          <w:tcPr>
            <w:tcW w:w="1369" w:type="dxa"/>
            <w:tcBorders>
              <w:top w:val="single" w:sz="4" w:space="0" w:color="auto"/>
              <w:bottom w:val="single" w:sz="4" w:space="0" w:color="auto"/>
            </w:tcBorders>
            <w:shd w:val="clear" w:color="auto" w:fill="FFFFFF" w:themeFill="background1"/>
          </w:tcPr>
          <w:p w14:paraId="50D1520E" w14:textId="58070466" w:rsidR="003E2284" w:rsidRPr="00CD76DD" w:rsidRDefault="003E2284" w:rsidP="00A64A3F">
            <w:pPr>
              <w:keepNext/>
              <w:keepLines/>
              <w:jc w:val="both"/>
              <w:rPr>
                <w:rFonts w:ascii="Times New Roman" w:hAnsi="Times New Roman" w:cs="Times New Roman"/>
                <w:b/>
              </w:rPr>
            </w:pPr>
            <w:r w:rsidRPr="00CD76DD">
              <w:rPr>
                <w:rFonts w:ascii="Times New Roman" w:hAnsi="Times New Roman" w:cs="Times New Roman"/>
                <w:b/>
              </w:rPr>
              <w:t>Flag</w:t>
            </w:r>
          </w:p>
        </w:tc>
        <w:tc>
          <w:tcPr>
            <w:tcW w:w="1535" w:type="dxa"/>
            <w:tcBorders>
              <w:top w:val="single" w:sz="4" w:space="0" w:color="auto"/>
              <w:bottom w:val="single" w:sz="4" w:space="0" w:color="auto"/>
            </w:tcBorders>
            <w:shd w:val="clear" w:color="auto" w:fill="FFFFFF" w:themeFill="background1"/>
          </w:tcPr>
          <w:p w14:paraId="0945C339" w14:textId="0291271A" w:rsidR="003E2284" w:rsidRPr="00CD76DD" w:rsidRDefault="003E2284"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1832" w:type="dxa"/>
            <w:tcBorders>
              <w:top w:val="single" w:sz="4" w:space="0" w:color="auto"/>
              <w:bottom w:val="single" w:sz="4" w:space="0" w:color="auto"/>
            </w:tcBorders>
            <w:shd w:val="clear" w:color="auto" w:fill="FFFFFF" w:themeFill="background1"/>
          </w:tcPr>
          <w:p w14:paraId="28149FD7" w14:textId="20D2269D" w:rsidR="003E2284" w:rsidRPr="00CD76DD" w:rsidRDefault="003E2284" w:rsidP="009A3206">
            <w:pPr>
              <w:keepNext/>
              <w:keepLines/>
              <w:rPr>
                <w:rFonts w:ascii="Times New Roman" w:hAnsi="Times New Roman" w:cs="Times New Roman"/>
                <w:b/>
              </w:rPr>
            </w:pPr>
            <w:r w:rsidRPr="00CD76DD">
              <w:rPr>
                <w:rFonts w:ascii="Times New Roman" w:hAnsi="Times New Roman" w:cs="Times New Roman"/>
                <w:b/>
              </w:rPr>
              <w:t>Total historical catches</w:t>
            </w:r>
          </w:p>
        </w:tc>
      </w:tr>
      <w:tr w:rsidR="003E2284" w:rsidRPr="00AB1FCC" w14:paraId="2313185E" w14:textId="3A44CE5A" w:rsidTr="009A3206">
        <w:tc>
          <w:tcPr>
            <w:tcW w:w="1369" w:type="dxa"/>
            <w:tcBorders>
              <w:top w:val="single" w:sz="4" w:space="0" w:color="auto"/>
            </w:tcBorders>
            <w:shd w:val="clear" w:color="auto" w:fill="FFFFFF" w:themeFill="background1"/>
          </w:tcPr>
          <w:p w14:paraId="68846542" w14:textId="74A03101"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535" w:type="dxa"/>
            <w:tcBorders>
              <w:top w:val="single" w:sz="4" w:space="0" w:color="auto"/>
            </w:tcBorders>
            <w:shd w:val="clear" w:color="auto" w:fill="FFFFFF" w:themeFill="background1"/>
          </w:tcPr>
          <w:p w14:paraId="3A2D922F" w14:textId="37D3ACE2"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832" w:type="dxa"/>
            <w:tcBorders>
              <w:top w:val="single" w:sz="4" w:space="0" w:color="auto"/>
            </w:tcBorders>
            <w:shd w:val="clear" w:color="auto" w:fill="FFFFFF" w:themeFill="background1"/>
          </w:tcPr>
          <w:p w14:paraId="7CAD24F7" w14:textId="1DD950E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1.38m fish</w:t>
            </w:r>
          </w:p>
        </w:tc>
      </w:tr>
      <w:tr w:rsidR="003E2284" w:rsidRPr="00AB1FCC" w14:paraId="705C71D0" w14:textId="19700282" w:rsidTr="009A3206">
        <w:tc>
          <w:tcPr>
            <w:tcW w:w="1369" w:type="dxa"/>
            <w:shd w:val="clear" w:color="auto" w:fill="FFFFFF" w:themeFill="background1"/>
          </w:tcPr>
          <w:p w14:paraId="2E9A8D64" w14:textId="0529A1B3"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USA</w:t>
            </w:r>
          </w:p>
        </w:tc>
        <w:tc>
          <w:tcPr>
            <w:tcW w:w="1535" w:type="dxa"/>
            <w:shd w:val="clear" w:color="auto" w:fill="FFFFFF" w:themeFill="background1"/>
          </w:tcPr>
          <w:p w14:paraId="7A2EFFFE" w14:textId="6FB32F53"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832" w:type="dxa"/>
            <w:shd w:val="clear" w:color="auto" w:fill="FFFFFF" w:themeFill="background1"/>
          </w:tcPr>
          <w:p w14:paraId="791CE28E" w14:textId="2A45CE62"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13,156 fish</w:t>
            </w:r>
          </w:p>
        </w:tc>
      </w:tr>
      <w:tr w:rsidR="003E2284" w:rsidRPr="00AB1FCC" w14:paraId="150E99F3" w14:textId="642C5DAA" w:rsidTr="009A3206">
        <w:tc>
          <w:tcPr>
            <w:tcW w:w="1369" w:type="dxa"/>
            <w:shd w:val="clear" w:color="auto" w:fill="FFFFFF" w:themeFill="background1"/>
          </w:tcPr>
          <w:p w14:paraId="25871E64" w14:textId="76C24932"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535" w:type="dxa"/>
            <w:shd w:val="clear" w:color="auto" w:fill="FFFFFF" w:themeFill="background1"/>
          </w:tcPr>
          <w:p w14:paraId="4BA5B679" w14:textId="51E3D88B"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1832" w:type="dxa"/>
            <w:shd w:val="clear" w:color="auto" w:fill="FFFFFF" w:themeFill="background1"/>
          </w:tcPr>
          <w:p w14:paraId="15123B2C" w14:textId="7242F2C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9,131 tonnes</w:t>
            </w:r>
          </w:p>
        </w:tc>
      </w:tr>
      <w:tr w:rsidR="003E2284" w:rsidRPr="00AB1FCC" w:rsidDel="003E2284" w14:paraId="6ED51B58" w14:textId="77777777" w:rsidTr="009A3206">
        <w:trPr>
          <w:del w:id="13" w:author="Thomas Carruthers" w:date="2017-06-02T11:57:00Z"/>
        </w:trPr>
        <w:tc>
          <w:tcPr>
            <w:tcW w:w="1369" w:type="dxa"/>
            <w:shd w:val="clear" w:color="auto" w:fill="FFFFFF" w:themeFill="background1"/>
          </w:tcPr>
          <w:p w14:paraId="6C34B107" w14:textId="1005180F" w:rsidR="003E2284" w:rsidRPr="00CD76DD" w:rsidDel="003E2284" w:rsidRDefault="003E2284" w:rsidP="00A64A3F">
            <w:pPr>
              <w:keepNext/>
              <w:keepLines/>
              <w:jc w:val="both"/>
              <w:rPr>
                <w:del w:id="14" w:author="Thomas Carruthers" w:date="2017-06-02T11:57:00Z"/>
                <w:rFonts w:ascii="Times New Roman" w:hAnsi="Times New Roman" w:cs="Times New Roman"/>
              </w:rPr>
            </w:pPr>
            <w:del w:id="15" w:author="Thomas Carruthers" w:date="2017-06-02T11:57:00Z">
              <w:r w:rsidRPr="00CD76DD" w:rsidDel="003E2284">
                <w:rPr>
                  <w:rFonts w:ascii="Times New Roman" w:hAnsi="Times New Roman" w:cs="Times New Roman"/>
                </w:rPr>
                <w:delText>Canada</w:delText>
              </w:r>
            </w:del>
          </w:p>
        </w:tc>
        <w:tc>
          <w:tcPr>
            <w:tcW w:w="1535" w:type="dxa"/>
            <w:shd w:val="clear" w:color="auto" w:fill="FFFFFF" w:themeFill="background1"/>
          </w:tcPr>
          <w:p w14:paraId="3C784AC3" w14:textId="2E78AFDF" w:rsidR="003E2284" w:rsidRPr="00CD76DD" w:rsidDel="003E2284" w:rsidRDefault="003E2284" w:rsidP="00A64A3F">
            <w:pPr>
              <w:keepNext/>
              <w:keepLines/>
              <w:jc w:val="center"/>
              <w:rPr>
                <w:del w:id="16" w:author="Thomas Carruthers" w:date="2017-06-02T11:57:00Z"/>
                <w:rFonts w:ascii="Times New Roman" w:hAnsi="Times New Roman" w:cs="Times New Roman"/>
              </w:rPr>
            </w:pPr>
            <w:del w:id="17" w:author="Thomas Carruthers" w:date="2017-06-02T11:57:00Z">
              <w:r w:rsidRPr="00CD76DD" w:rsidDel="003E2284">
                <w:rPr>
                  <w:rFonts w:ascii="Times New Roman" w:hAnsi="Times New Roman" w:cs="Times New Roman"/>
                </w:rPr>
                <w:delText>Longline</w:delText>
              </w:r>
            </w:del>
          </w:p>
        </w:tc>
        <w:tc>
          <w:tcPr>
            <w:tcW w:w="1832" w:type="dxa"/>
            <w:shd w:val="clear" w:color="auto" w:fill="FFFFFF" w:themeFill="background1"/>
          </w:tcPr>
          <w:p w14:paraId="5389B964" w14:textId="05113DFC" w:rsidR="003E2284" w:rsidRPr="00CD76DD" w:rsidDel="003E2284" w:rsidRDefault="003E2284" w:rsidP="009A3206">
            <w:pPr>
              <w:keepNext/>
              <w:keepLines/>
              <w:rPr>
                <w:del w:id="18" w:author="Thomas Carruthers" w:date="2017-06-02T11:57:00Z"/>
                <w:rFonts w:ascii="Times New Roman" w:hAnsi="Times New Roman" w:cs="Times New Roman"/>
              </w:rPr>
            </w:pPr>
            <w:del w:id="19" w:author="Thomas Carruthers" w:date="2017-06-02T11:57:00Z">
              <w:r w:rsidRPr="00CD76DD" w:rsidDel="003E2284">
                <w:rPr>
                  <w:rFonts w:ascii="Times New Roman" w:hAnsi="Times New Roman" w:cs="Times New Roman"/>
                </w:rPr>
                <w:delText>730 tonnes</w:delText>
              </w:r>
            </w:del>
          </w:p>
        </w:tc>
      </w:tr>
      <w:tr w:rsidR="003E2284" w:rsidRPr="00AB1FCC" w14:paraId="3D56AA6D" w14:textId="465FD65E" w:rsidTr="009A3206">
        <w:tc>
          <w:tcPr>
            <w:tcW w:w="1369" w:type="dxa"/>
            <w:shd w:val="clear" w:color="auto" w:fill="FFFFFF" w:themeFill="background1"/>
          </w:tcPr>
          <w:p w14:paraId="40D7229C" w14:textId="7285269C"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535" w:type="dxa"/>
            <w:shd w:val="clear" w:color="auto" w:fill="FFFFFF" w:themeFill="background1"/>
          </w:tcPr>
          <w:p w14:paraId="185782E8" w14:textId="3DDE93D5"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1832" w:type="dxa"/>
            <w:shd w:val="clear" w:color="auto" w:fill="FFFFFF" w:themeFill="background1"/>
          </w:tcPr>
          <w:p w14:paraId="65AFB268" w14:textId="25A79491"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15,996 tonnes</w:t>
            </w:r>
          </w:p>
        </w:tc>
      </w:tr>
      <w:tr w:rsidR="003E2284" w:rsidRPr="00AB1FCC" w:rsidDel="003E2284" w14:paraId="0086E6E6" w14:textId="77777777" w:rsidTr="009A3206">
        <w:trPr>
          <w:del w:id="20" w:author="Thomas Carruthers" w:date="2017-06-02T11:57:00Z"/>
        </w:trPr>
        <w:tc>
          <w:tcPr>
            <w:tcW w:w="1369" w:type="dxa"/>
            <w:shd w:val="clear" w:color="auto" w:fill="FFFFFF" w:themeFill="background1"/>
          </w:tcPr>
          <w:p w14:paraId="40D4DA82" w14:textId="5478C7B6" w:rsidR="003E2284" w:rsidRPr="00CD76DD" w:rsidDel="003E2284" w:rsidRDefault="003E2284" w:rsidP="00A64A3F">
            <w:pPr>
              <w:keepNext/>
              <w:keepLines/>
              <w:jc w:val="both"/>
              <w:rPr>
                <w:del w:id="21" w:author="Thomas Carruthers" w:date="2017-06-02T11:57:00Z"/>
                <w:rFonts w:ascii="Times New Roman" w:hAnsi="Times New Roman" w:cs="Times New Roman"/>
              </w:rPr>
            </w:pPr>
            <w:del w:id="22" w:author="Thomas Carruthers" w:date="2017-06-02T11:57:00Z">
              <w:r w:rsidRPr="00CD76DD" w:rsidDel="003E2284">
                <w:rPr>
                  <w:rFonts w:ascii="Times New Roman" w:hAnsi="Times New Roman" w:cs="Times New Roman"/>
                </w:rPr>
                <w:delText>Spain</w:delText>
              </w:r>
            </w:del>
          </w:p>
        </w:tc>
        <w:tc>
          <w:tcPr>
            <w:tcW w:w="1535" w:type="dxa"/>
            <w:shd w:val="clear" w:color="auto" w:fill="FFFFFF" w:themeFill="background1"/>
          </w:tcPr>
          <w:p w14:paraId="40CF8EEF" w14:textId="38927466" w:rsidR="003E2284" w:rsidRPr="00CD76DD" w:rsidDel="003E2284" w:rsidRDefault="003E2284" w:rsidP="00A64A3F">
            <w:pPr>
              <w:keepNext/>
              <w:keepLines/>
              <w:jc w:val="center"/>
              <w:rPr>
                <w:del w:id="23" w:author="Thomas Carruthers" w:date="2017-06-02T11:57:00Z"/>
                <w:rFonts w:ascii="Times New Roman" w:hAnsi="Times New Roman" w:cs="Times New Roman"/>
              </w:rPr>
            </w:pPr>
            <w:del w:id="24" w:author="Thomas Carruthers" w:date="2017-06-02T11:57:00Z">
              <w:r w:rsidRPr="00CD76DD" w:rsidDel="003E2284">
                <w:rPr>
                  <w:rFonts w:ascii="Times New Roman" w:hAnsi="Times New Roman" w:cs="Times New Roman"/>
                </w:rPr>
                <w:delText>Trap</w:delText>
              </w:r>
            </w:del>
          </w:p>
        </w:tc>
        <w:tc>
          <w:tcPr>
            <w:tcW w:w="1832" w:type="dxa"/>
            <w:shd w:val="clear" w:color="auto" w:fill="FFFFFF" w:themeFill="background1"/>
          </w:tcPr>
          <w:p w14:paraId="0B355912" w14:textId="4D303436" w:rsidR="003E2284" w:rsidRPr="00CD76DD" w:rsidDel="003E2284" w:rsidRDefault="003E2284" w:rsidP="009A3206">
            <w:pPr>
              <w:keepNext/>
              <w:keepLines/>
              <w:rPr>
                <w:del w:id="25" w:author="Thomas Carruthers" w:date="2017-06-02T11:57:00Z"/>
                <w:rFonts w:ascii="Times New Roman" w:hAnsi="Times New Roman" w:cs="Times New Roman"/>
              </w:rPr>
            </w:pPr>
            <w:del w:id="26" w:author="Thomas Carruthers" w:date="2017-06-02T11:57:00Z">
              <w:r w:rsidRPr="00CD76DD" w:rsidDel="003E2284">
                <w:rPr>
                  <w:rFonts w:ascii="Times New Roman" w:hAnsi="Times New Roman" w:cs="Times New Roman"/>
                </w:rPr>
                <w:delText>31,572 tonnes</w:delText>
              </w:r>
            </w:del>
          </w:p>
        </w:tc>
      </w:tr>
      <w:tr w:rsidR="003E2284" w:rsidRPr="00AB1FCC" w:rsidDel="003E2284" w14:paraId="5254B6A2" w14:textId="77777777" w:rsidTr="009A3206">
        <w:trPr>
          <w:del w:id="27" w:author="Thomas Carruthers" w:date="2017-06-02T11:57:00Z"/>
        </w:trPr>
        <w:tc>
          <w:tcPr>
            <w:tcW w:w="1369" w:type="dxa"/>
            <w:shd w:val="clear" w:color="auto" w:fill="FFFFFF" w:themeFill="background1"/>
          </w:tcPr>
          <w:p w14:paraId="128A6B82" w14:textId="0A861DA3" w:rsidR="003E2284" w:rsidRPr="00CD76DD" w:rsidDel="003E2284" w:rsidRDefault="003E2284" w:rsidP="007B3F64">
            <w:pPr>
              <w:keepNext/>
              <w:keepLines/>
              <w:jc w:val="both"/>
              <w:rPr>
                <w:del w:id="28" w:author="Thomas Carruthers" w:date="2017-06-02T11:57:00Z"/>
                <w:rFonts w:ascii="Times New Roman" w:hAnsi="Times New Roman" w:cs="Times New Roman"/>
              </w:rPr>
            </w:pPr>
            <w:del w:id="29" w:author="Thomas Carruthers" w:date="2017-06-02T11:57:00Z">
              <w:r w:rsidRPr="00CD76DD" w:rsidDel="003E2284">
                <w:rPr>
                  <w:rFonts w:ascii="Times New Roman" w:hAnsi="Times New Roman" w:cs="Times New Roman"/>
                </w:rPr>
                <w:delText>Spain</w:delText>
              </w:r>
            </w:del>
          </w:p>
        </w:tc>
        <w:tc>
          <w:tcPr>
            <w:tcW w:w="1535" w:type="dxa"/>
            <w:shd w:val="clear" w:color="auto" w:fill="FFFFFF" w:themeFill="background1"/>
          </w:tcPr>
          <w:p w14:paraId="634B0BFA" w14:textId="562BAAD0" w:rsidR="003E2284" w:rsidRPr="00CD76DD" w:rsidDel="003E2284" w:rsidRDefault="003E2284" w:rsidP="00A64A3F">
            <w:pPr>
              <w:keepNext/>
              <w:keepLines/>
              <w:jc w:val="center"/>
              <w:rPr>
                <w:del w:id="30" w:author="Thomas Carruthers" w:date="2017-06-02T11:57:00Z"/>
                <w:rFonts w:ascii="Times New Roman" w:hAnsi="Times New Roman" w:cs="Times New Roman"/>
              </w:rPr>
            </w:pPr>
            <w:del w:id="31" w:author="Thomas Carruthers" w:date="2017-06-02T11:57:00Z">
              <w:r w:rsidRPr="00CD76DD" w:rsidDel="003E2284">
                <w:rPr>
                  <w:rFonts w:ascii="Times New Roman" w:hAnsi="Times New Roman" w:cs="Times New Roman"/>
                </w:rPr>
                <w:delText>Handline</w:delText>
              </w:r>
            </w:del>
          </w:p>
        </w:tc>
        <w:tc>
          <w:tcPr>
            <w:tcW w:w="1832" w:type="dxa"/>
            <w:shd w:val="clear" w:color="auto" w:fill="FFFFFF" w:themeFill="background1"/>
          </w:tcPr>
          <w:p w14:paraId="58D9EB73" w14:textId="154CADBD" w:rsidR="003E2284" w:rsidRPr="00CD76DD" w:rsidDel="003E2284" w:rsidRDefault="003E2284" w:rsidP="009A3206">
            <w:pPr>
              <w:keepNext/>
              <w:keepLines/>
              <w:rPr>
                <w:del w:id="32" w:author="Thomas Carruthers" w:date="2017-06-02T11:57:00Z"/>
                <w:rFonts w:ascii="Times New Roman" w:hAnsi="Times New Roman" w:cs="Times New Roman"/>
              </w:rPr>
            </w:pPr>
            <w:del w:id="33" w:author="Thomas Carruthers" w:date="2017-06-02T11:57:00Z">
              <w:r w:rsidRPr="00CD76DD" w:rsidDel="003E2284">
                <w:rPr>
                  <w:rFonts w:ascii="Times New Roman" w:hAnsi="Times New Roman" w:cs="Times New Roman"/>
                </w:rPr>
                <w:delText>2,693 tonnes</w:delText>
              </w:r>
            </w:del>
          </w:p>
        </w:tc>
      </w:tr>
      <w:tr w:rsidR="003E2284" w:rsidRPr="00AB1FCC" w:rsidDel="003E2284" w14:paraId="16EF3DB8" w14:textId="77777777" w:rsidTr="009A3206">
        <w:trPr>
          <w:del w:id="34" w:author="Thomas Carruthers" w:date="2017-06-02T11:57:00Z"/>
        </w:trPr>
        <w:tc>
          <w:tcPr>
            <w:tcW w:w="1369" w:type="dxa"/>
            <w:shd w:val="clear" w:color="auto" w:fill="FFFFFF" w:themeFill="background1"/>
          </w:tcPr>
          <w:p w14:paraId="353F87EA" w14:textId="7B286C96" w:rsidR="003E2284" w:rsidRPr="00CD76DD" w:rsidDel="003E2284" w:rsidRDefault="003E2284" w:rsidP="007B3F64">
            <w:pPr>
              <w:keepNext/>
              <w:keepLines/>
              <w:jc w:val="both"/>
              <w:rPr>
                <w:del w:id="35" w:author="Thomas Carruthers" w:date="2017-06-02T11:57:00Z"/>
                <w:rFonts w:ascii="Times New Roman" w:hAnsi="Times New Roman" w:cs="Times New Roman"/>
              </w:rPr>
            </w:pPr>
            <w:del w:id="36" w:author="Thomas Carruthers" w:date="2017-06-02T11:57:00Z">
              <w:r w:rsidRPr="00CD76DD" w:rsidDel="003E2284">
                <w:rPr>
                  <w:rFonts w:ascii="Times New Roman" w:hAnsi="Times New Roman" w:cs="Times New Roman"/>
                </w:rPr>
                <w:delText>Spain</w:delText>
              </w:r>
            </w:del>
          </w:p>
        </w:tc>
        <w:tc>
          <w:tcPr>
            <w:tcW w:w="1535" w:type="dxa"/>
            <w:shd w:val="clear" w:color="auto" w:fill="FFFFFF" w:themeFill="background1"/>
          </w:tcPr>
          <w:p w14:paraId="614DD8FF" w14:textId="58DAAD8D" w:rsidR="003E2284" w:rsidRPr="00CD76DD" w:rsidDel="003E2284" w:rsidRDefault="003E2284" w:rsidP="00A64A3F">
            <w:pPr>
              <w:keepNext/>
              <w:keepLines/>
              <w:jc w:val="center"/>
              <w:rPr>
                <w:del w:id="37" w:author="Thomas Carruthers" w:date="2017-06-02T11:57:00Z"/>
                <w:rFonts w:ascii="Times New Roman" w:hAnsi="Times New Roman" w:cs="Times New Roman"/>
              </w:rPr>
            </w:pPr>
            <w:del w:id="38" w:author="Thomas Carruthers" w:date="2017-06-02T11:57:00Z">
              <w:r w:rsidRPr="00CD76DD" w:rsidDel="003E2284">
                <w:rPr>
                  <w:rFonts w:ascii="Times New Roman" w:hAnsi="Times New Roman" w:cs="Times New Roman"/>
                </w:rPr>
                <w:delText>Longline</w:delText>
              </w:r>
            </w:del>
          </w:p>
        </w:tc>
        <w:tc>
          <w:tcPr>
            <w:tcW w:w="1832" w:type="dxa"/>
            <w:shd w:val="clear" w:color="auto" w:fill="FFFFFF" w:themeFill="background1"/>
          </w:tcPr>
          <w:p w14:paraId="7CDAF2C6" w14:textId="644AC134" w:rsidR="003E2284" w:rsidRPr="00CD76DD" w:rsidDel="003E2284" w:rsidRDefault="003E2284" w:rsidP="009A3206">
            <w:pPr>
              <w:keepNext/>
              <w:keepLines/>
              <w:rPr>
                <w:del w:id="39" w:author="Thomas Carruthers" w:date="2017-06-02T11:57:00Z"/>
                <w:rFonts w:ascii="Times New Roman" w:hAnsi="Times New Roman" w:cs="Times New Roman"/>
              </w:rPr>
            </w:pPr>
            <w:del w:id="40" w:author="Thomas Carruthers" w:date="2017-06-02T11:57:00Z">
              <w:r w:rsidRPr="00CD76DD" w:rsidDel="003E2284">
                <w:rPr>
                  <w:rFonts w:ascii="Times New Roman" w:hAnsi="Times New Roman" w:cs="Times New Roman"/>
                </w:rPr>
                <w:delText>75,693 fish</w:delText>
              </w:r>
            </w:del>
          </w:p>
        </w:tc>
      </w:tr>
      <w:tr w:rsidR="003E2284" w:rsidRPr="00AB1FCC" w14:paraId="42934508" w14:textId="77777777" w:rsidTr="009A3206">
        <w:tc>
          <w:tcPr>
            <w:tcW w:w="1369" w:type="dxa"/>
            <w:shd w:val="clear" w:color="auto" w:fill="FFFFFF" w:themeFill="background1"/>
          </w:tcPr>
          <w:p w14:paraId="226868E3" w14:textId="49E07CDC" w:rsidR="003E2284" w:rsidRPr="00CD76DD" w:rsidRDefault="003E2284"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1A8C9B11" w14:textId="185C249A"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Baitboat</w:t>
            </w:r>
          </w:p>
        </w:tc>
        <w:tc>
          <w:tcPr>
            <w:tcW w:w="1832" w:type="dxa"/>
            <w:shd w:val="clear" w:color="auto" w:fill="FFFFFF" w:themeFill="background1"/>
          </w:tcPr>
          <w:p w14:paraId="086C6CB6" w14:textId="51C4154F"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35,625 tonnes</w:t>
            </w:r>
          </w:p>
        </w:tc>
      </w:tr>
      <w:tr w:rsidR="003E2284" w:rsidRPr="00AB1FCC" w14:paraId="00E8666B" w14:textId="77777777" w:rsidTr="00CD76DD">
        <w:trPr>
          <w:trHeight w:hRule="exact" w:val="20"/>
        </w:trPr>
        <w:tc>
          <w:tcPr>
            <w:tcW w:w="1369" w:type="dxa"/>
            <w:tcBorders>
              <w:bottom w:val="single" w:sz="4" w:space="0" w:color="auto"/>
            </w:tcBorders>
            <w:shd w:val="clear" w:color="auto" w:fill="FFFFFF" w:themeFill="background1"/>
          </w:tcPr>
          <w:p w14:paraId="1896F074" w14:textId="77777777" w:rsidR="003E2284" w:rsidRPr="00CD76DD" w:rsidRDefault="003E2284" w:rsidP="007B3F64">
            <w:pPr>
              <w:keepNext/>
              <w:keepLines/>
              <w:jc w:val="both"/>
              <w:rPr>
                <w:rFonts w:ascii="Times New Roman" w:hAnsi="Times New Roman" w:cs="Times New Roman"/>
              </w:rPr>
            </w:pPr>
          </w:p>
        </w:tc>
        <w:tc>
          <w:tcPr>
            <w:tcW w:w="1535" w:type="dxa"/>
            <w:tcBorders>
              <w:bottom w:val="single" w:sz="4" w:space="0" w:color="auto"/>
            </w:tcBorders>
            <w:shd w:val="clear" w:color="auto" w:fill="FFFFFF" w:themeFill="background1"/>
          </w:tcPr>
          <w:p w14:paraId="719358A5" w14:textId="77777777" w:rsidR="003E2284" w:rsidRPr="00CD76DD" w:rsidRDefault="003E2284" w:rsidP="00A64A3F">
            <w:pPr>
              <w:keepNext/>
              <w:keepLines/>
              <w:jc w:val="center"/>
              <w:rPr>
                <w:rFonts w:ascii="Times New Roman" w:hAnsi="Times New Roman" w:cs="Times New Roman"/>
              </w:rPr>
            </w:pPr>
          </w:p>
        </w:tc>
        <w:tc>
          <w:tcPr>
            <w:tcW w:w="1832" w:type="dxa"/>
            <w:tcBorders>
              <w:bottom w:val="single" w:sz="4" w:space="0" w:color="auto"/>
            </w:tcBorders>
            <w:shd w:val="clear" w:color="auto" w:fill="FFFFFF" w:themeFill="background1"/>
          </w:tcPr>
          <w:p w14:paraId="2B629B31" w14:textId="44929333" w:rsidR="003E2284" w:rsidRPr="00CD76DD" w:rsidRDefault="003E2284" w:rsidP="00A64A3F">
            <w:pPr>
              <w:keepNext/>
              <w:keepLines/>
              <w:jc w:val="center"/>
              <w:rPr>
                <w:rFonts w:ascii="Times New Roman" w:hAnsi="Times New Roman" w:cs="Times New Roman"/>
              </w:rPr>
            </w:pPr>
          </w:p>
        </w:tc>
      </w:tr>
    </w:tbl>
    <w:p w14:paraId="7EA482FD" w14:textId="77777777" w:rsidR="00FF004E" w:rsidRDefault="00FF004E" w:rsidP="001B61C4">
      <w:pPr>
        <w:jc w:val="both"/>
        <w:rPr>
          <w:rFonts w:ascii="Times New Roman" w:hAnsi="Times New Roman" w:cs="Times New Roman"/>
          <w:sz w:val="24"/>
          <w:szCs w:val="24"/>
        </w:rPr>
      </w:pPr>
    </w:p>
    <w:p w14:paraId="011D1E65" w14:textId="726396F4"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subyears and areas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r w:rsidR="00574565">
        <w:rPr>
          <w:rFonts w:ascii="Times New Roman" w:hAnsi="Times New Roman" w:cs="Times New Roman"/>
          <w:sz w:val="24"/>
          <w:szCs w:val="24"/>
        </w:rPr>
        <w:t>Lamkin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commentRangeStart w:id="41"/>
      <w:r>
        <w:rPr>
          <w:rFonts w:ascii="Times New Roman" w:hAnsi="Times New Roman" w:cs="Times New Roman"/>
          <w:sz w:val="24"/>
          <w:szCs w:val="24"/>
        </w:rPr>
        <w:lastRenderedPageBreak/>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commentRangeEnd w:id="41"/>
      <w:r w:rsidR="006063F6">
        <w:rPr>
          <w:rStyle w:val="CommentReference"/>
        </w:rPr>
        <w:commentReference w:id="41"/>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pPr>
        <w:pStyle w:val="ListParagraph"/>
        <w:numPr>
          <w:ilvl w:val="0"/>
          <w:numId w:val="16"/>
        </w:numPr>
        <w:ind w:left="357" w:hanging="357"/>
        <w:jc w:val="both"/>
        <w:rPr>
          <w:rFonts w:ascii="Times New Roman" w:hAnsi="Times New Roman" w:cs="Times New Roman"/>
          <w:sz w:val="24"/>
          <w:szCs w:val="24"/>
        </w:rPr>
        <w:pPrChange w:id="42" w:author="Thomas Carruthers" w:date="2017-06-02T10:49:00Z">
          <w:pPr>
            <w:pStyle w:val="ListParagraph"/>
            <w:numPr>
              <w:numId w:val="25"/>
            </w:numPr>
            <w:tabs>
              <w:tab w:val="num" w:pos="360"/>
              <w:tab w:val="num" w:pos="720"/>
            </w:tabs>
            <w:ind w:left="357" w:hanging="357"/>
            <w:jc w:val="both"/>
          </w:pPr>
        </w:pPrChange>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pPr>
        <w:pStyle w:val="ListParagraph"/>
        <w:numPr>
          <w:ilvl w:val="0"/>
          <w:numId w:val="16"/>
        </w:numPr>
        <w:ind w:left="357" w:hanging="357"/>
        <w:jc w:val="both"/>
        <w:rPr>
          <w:rFonts w:ascii="Times New Roman" w:hAnsi="Times New Roman" w:cs="Times New Roman"/>
          <w:sz w:val="24"/>
          <w:szCs w:val="24"/>
        </w:rPr>
        <w:pPrChange w:id="43" w:author="Thomas Carruthers" w:date="2017-06-02T10:49:00Z">
          <w:pPr>
            <w:pStyle w:val="ListParagraph"/>
            <w:numPr>
              <w:numId w:val="25"/>
            </w:numPr>
            <w:tabs>
              <w:tab w:val="num" w:pos="360"/>
              <w:tab w:val="num" w:pos="720"/>
            </w:tabs>
            <w:ind w:left="357" w:hanging="357"/>
            <w:jc w:val="both"/>
          </w:pPr>
        </w:pPrChange>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pPr>
        <w:pStyle w:val="ListParagraph"/>
        <w:numPr>
          <w:ilvl w:val="0"/>
          <w:numId w:val="16"/>
        </w:numPr>
        <w:ind w:left="357" w:hanging="357"/>
        <w:jc w:val="both"/>
        <w:rPr>
          <w:rFonts w:ascii="Times New Roman" w:hAnsi="Times New Roman" w:cs="Times New Roman"/>
          <w:sz w:val="24"/>
          <w:szCs w:val="24"/>
        </w:rPr>
        <w:pPrChange w:id="44" w:author="Thomas Carruthers" w:date="2017-06-02T10:49:00Z">
          <w:pPr>
            <w:pStyle w:val="ListParagraph"/>
            <w:numPr>
              <w:numId w:val="25"/>
            </w:numPr>
            <w:tabs>
              <w:tab w:val="num" w:pos="360"/>
              <w:tab w:val="num" w:pos="720"/>
            </w:tabs>
            <w:ind w:left="357" w:hanging="357"/>
            <w:jc w:val="both"/>
          </w:pPr>
        </w:pPrChange>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pPr>
        <w:pStyle w:val="ListParagraph"/>
        <w:numPr>
          <w:ilvl w:val="0"/>
          <w:numId w:val="16"/>
        </w:numPr>
        <w:ind w:left="357" w:hanging="357"/>
        <w:jc w:val="both"/>
        <w:rPr>
          <w:rFonts w:ascii="Times New Roman" w:hAnsi="Times New Roman" w:cs="Times New Roman"/>
          <w:sz w:val="24"/>
          <w:szCs w:val="24"/>
        </w:rPr>
        <w:pPrChange w:id="45" w:author="Thomas Carruthers" w:date="2017-06-02T10:49:00Z">
          <w:pPr>
            <w:pStyle w:val="ListParagraph"/>
            <w:numPr>
              <w:numId w:val="25"/>
            </w:numPr>
            <w:tabs>
              <w:tab w:val="num" w:pos="360"/>
              <w:tab w:val="num" w:pos="720"/>
            </w:tabs>
            <w:ind w:left="357" w:hanging="357"/>
            <w:jc w:val="both"/>
          </w:pPr>
        </w:pPrChange>
      </w:pPr>
      <w:r>
        <w:rPr>
          <w:rFonts w:ascii="Times New Roman" w:hAnsi="Times New Roman" w:cs="Times New Roman"/>
          <w:sz w:val="24"/>
          <w:szCs w:val="24"/>
        </w:rPr>
        <w:t>electronic tag data by age class</w:t>
      </w:r>
    </w:p>
    <w:p w14:paraId="33EB52F5" w14:textId="74E55672" w:rsidR="007E218D" w:rsidRDefault="00574565">
      <w:pPr>
        <w:pStyle w:val="ListParagraph"/>
        <w:numPr>
          <w:ilvl w:val="0"/>
          <w:numId w:val="16"/>
        </w:numPr>
        <w:ind w:left="357" w:hanging="357"/>
        <w:jc w:val="both"/>
        <w:rPr>
          <w:rFonts w:ascii="Times New Roman" w:hAnsi="Times New Roman" w:cs="Times New Roman"/>
          <w:sz w:val="24"/>
          <w:szCs w:val="24"/>
        </w:rPr>
        <w:pPrChange w:id="46" w:author="Thomas Carruthers" w:date="2017-06-02T10:49:00Z">
          <w:pPr>
            <w:pStyle w:val="ListParagraph"/>
            <w:numPr>
              <w:numId w:val="25"/>
            </w:numPr>
            <w:tabs>
              <w:tab w:val="num" w:pos="360"/>
              <w:tab w:val="num" w:pos="720"/>
            </w:tabs>
            <w:ind w:left="357" w:hanging="357"/>
            <w:jc w:val="both"/>
          </w:pPr>
        </w:pPrChange>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47" w:name="_Toc465365285"/>
      <w:r>
        <w:t>Assumptions</w:t>
      </w:r>
      <w:bookmarkEnd w:id="47"/>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(‘Collab’</w:t>
      </w:r>
      <w:r w:rsidR="00AB1FCC">
        <w:rPr>
          <w:rFonts w:ascii="Times New Roman" w:hAnsi="Times New Roman" w:cs="Times New Roman"/>
          <w:sz w:val="24"/>
          <w:szCs w:val="24"/>
        </w:rPr>
        <w:t>,</w:t>
      </w:r>
      <w:r>
        <w:rPr>
          <w:rFonts w:ascii="Times New Roman" w:hAnsi="Times New Roman" w:cs="Times New Roman"/>
          <w:sz w:val="24"/>
          <w:szCs w:val="24"/>
        </w:rPr>
        <w:t xml:space="preserve">the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w:t>
      </w:r>
      <w:r w:rsidR="001B2B5E">
        <w:rPr>
          <w:rFonts w:ascii="Times New Roman" w:hAnsi="Times New Roman" w:cs="Times New Roman"/>
          <w:sz w:val="24"/>
          <w:szCs w:val="24"/>
        </w:rPr>
        <w:lastRenderedPageBreak/>
        <w:t xml:space="preserve">be accessed: </w:t>
      </w:r>
      <w:hyperlink r:id="rId15" w:anchor="gid=1352276725" w:history="1">
        <w:r w:rsidR="00AB1FCC" w:rsidRPr="00AB1FCC">
          <w:rPr>
            <w:rStyle w:val="Hyperlink"/>
            <w:rFonts w:ascii="Times New Roman" w:hAnsi="Times New Roman" w:cs="Times New Roman"/>
            <w:sz w:val="24"/>
            <w:szCs w:val="24"/>
          </w:rPr>
          <w:t>https://docs.google.com/spreadsheets/d/13pFaM3BTnzQ1B 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597CC72B" w:rsidR="00987C9A" w:rsidRDefault="00C078BC" w:rsidP="001B61C4">
      <w:pPr>
        <w:jc w:val="both"/>
        <w:rPr>
          <w:rFonts w:ascii="Times New Roman" w:hAnsi="Times New Roman" w:cs="Times New Roman"/>
          <w:sz w:val="24"/>
          <w:szCs w:val="24"/>
        </w:rPr>
      </w:pPr>
      <w:ins w:id="48" w:author="Thomas Carruthers" w:date="2017-06-02T11:54:00Z">
        <w:r>
          <w:rPr>
            <w:noProof/>
          </w:rPr>
          <w:lastRenderedPageBreak/>
          <w:drawing>
            <wp:inline distT="0" distB="0" distL="0" distR="0" wp14:anchorId="22F19ABC" wp14:editId="67458216">
              <wp:extent cx="5731510" cy="3969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69385"/>
                      </a:xfrm>
                      <a:prstGeom prst="rect">
                        <a:avLst/>
                      </a:prstGeom>
                    </pic:spPr>
                  </pic:pic>
                </a:graphicData>
              </a:graphic>
            </wp:inline>
          </w:drawing>
        </w:r>
      </w:ins>
      <w:del w:id="49" w:author="Thomas Carruthers" w:date="2017-06-02T11:54:00Z">
        <w:r w:rsidR="007A53A5" w:rsidDel="00C078BC">
          <w:rPr>
            <w:noProof/>
            <w:lang w:val="en-CA" w:eastAsia="en-CA"/>
          </w:rPr>
          <w:drawing>
            <wp:inline distT="0" distB="0" distL="0" distR="0" wp14:anchorId="4D73B0E3" wp14:editId="6A0A5E94">
              <wp:extent cx="5533902" cy="790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plots for SCRS pap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1451" cy="7902248"/>
                      </a:xfrm>
                      <a:prstGeom prst="rect">
                        <a:avLst/>
                      </a:prstGeom>
                    </pic:spPr>
                  </pic:pic>
                </a:graphicData>
              </a:graphic>
            </wp:inline>
          </w:drawing>
        </w:r>
      </w:del>
    </w:p>
    <w:p w14:paraId="6EA19CDA" w14:textId="5D107382"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 xml:space="preserve">The preliminary </w:t>
      </w:r>
      <w:del w:id="50" w:author="Thomas Carruthers" w:date="2017-06-02T11:54:00Z">
        <w:r w:rsidR="00A81115" w:rsidDel="00C078BC">
          <w:rPr>
            <w:rFonts w:ascii="Times New Roman" w:hAnsi="Times New Roman" w:cs="Times New Roman"/>
            <w:sz w:val="24"/>
            <w:szCs w:val="24"/>
          </w:rPr>
          <w:delText>‘</w:delText>
        </w:r>
      </w:del>
      <w:r w:rsidR="00A81115">
        <w:rPr>
          <w:rFonts w:ascii="Times New Roman" w:hAnsi="Times New Roman" w:cs="Times New Roman"/>
          <w:sz w:val="24"/>
          <w:szCs w:val="24"/>
        </w:rPr>
        <w:t>master ind</w:t>
      </w:r>
      <w:del w:id="51" w:author="Thomas Carruthers" w:date="2017-06-02T11:54:00Z">
        <w:r w:rsidR="00A81115" w:rsidDel="00C078BC">
          <w:rPr>
            <w:rFonts w:ascii="Times New Roman" w:hAnsi="Times New Roman" w:cs="Times New Roman"/>
            <w:sz w:val="24"/>
            <w:szCs w:val="24"/>
          </w:rPr>
          <w:delText>ic</w:delText>
        </w:r>
      </w:del>
      <w:r w:rsidR="00A81115">
        <w:rPr>
          <w:rFonts w:ascii="Times New Roman" w:hAnsi="Times New Roman" w:cs="Times New Roman"/>
          <w:sz w:val="24"/>
          <w:szCs w:val="24"/>
        </w:rPr>
        <w:t>e</w:t>
      </w:r>
      <w:ins w:id="52" w:author="Thomas Carruthers" w:date="2017-06-02T11:54:00Z">
        <w:r w:rsidR="00C078BC">
          <w:rPr>
            <w:rFonts w:ascii="Times New Roman" w:hAnsi="Times New Roman" w:cs="Times New Roman"/>
            <w:sz w:val="24"/>
            <w:szCs w:val="24"/>
          </w:rPr>
          <w:t>x</w:t>
        </w:r>
      </w:ins>
      <w:del w:id="53" w:author="Thomas Carruthers" w:date="2017-06-02T11:54:00Z">
        <w:r w:rsidR="00A81115" w:rsidDel="00C078BC">
          <w:rPr>
            <w:rFonts w:ascii="Times New Roman" w:hAnsi="Times New Roman" w:cs="Times New Roman"/>
            <w:sz w:val="24"/>
            <w:szCs w:val="24"/>
          </w:rPr>
          <w:delText>s’</w:delText>
        </w:r>
      </w:del>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w:t>
      </w:r>
      <w:del w:id="54" w:author="Thomas Carruthers" w:date="2017-06-02T11:54:00Z">
        <w:r w:rsidDel="003E2284">
          <w:rPr>
            <w:rFonts w:ascii="Times New Roman" w:hAnsi="Times New Roman" w:cs="Times New Roman"/>
            <w:sz w:val="24"/>
            <w:szCs w:val="24"/>
          </w:rPr>
          <w:delText xml:space="preserve"> </w:delText>
        </w:r>
        <w:r w:rsidR="00AB1FCC" w:rsidDel="003E2284">
          <w:rPr>
            <w:rFonts w:ascii="Times New Roman" w:hAnsi="Times New Roman" w:cs="Times New Roman"/>
            <w:sz w:val="24"/>
            <w:szCs w:val="24"/>
          </w:rPr>
          <w:delText>The red line represents the master index. The blue line is an alternative index derived from two additional Spanish fleet</w:delText>
        </w:r>
        <w:r w:rsidR="00A300D9" w:rsidDel="003E2284">
          <w:rPr>
            <w:rFonts w:ascii="Times New Roman" w:hAnsi="Times New Roman" w:cs="Times New Roman"/>
            <w:sz w:val="24"/>
            <w:szCs w:val="24"/>
          </w:rPr>
          <w:delText>s</w:delText>
        </w:r>
        <w:r w:rsidR="00AB1FCC" w:rsidDel="003E2284">
          <w:rPr>
            <w:rFonts w:ascii="Times New Roman" w:hAnsi="Times New Roman" w:cs="Times New Roman"/>
            <w:sz w:val="24"/>
            <w:szCs w:val="24"/>
          </w:rPr>
          <w:delText xml:space="preserve"> in the east. The green line represents a second alternative index derived from a linear model with marginal fleet effect</w:delText>
        </w:r>
        <w:r w:rsidR="00A300D9" w:rsidDel="003E2284">
          <w:rPr>
            <w:rFonts w:ascii="Times New Roman" w:hAnsi="Times New Roman" w:cs="Times New Roman"/>
            <w:sz w:val="24"/>
            <w:szCs w:val="24"/>
          </w:rPr>
          <w:delText>s</w:delText>
        </w:r>
        <w:r w:rsidR="00AB1FCC" w:rsidDel="003E2284">
          <w:rPr>
            <w:rFonts w:ascii="Times New Roman" w:hAnsi="Times New Roman" w:cs="Times New Roman"/>
            <w:sz w:val="24"/>
            <w:szCs w:val="24"/>
          </w:rPr>
          <w:delText xml:space="preserve"> rather than fleet-area interactions.</w:delText>
        </w:r>
      </w:del>
      <w:r w:rsidR="00AB1FCC">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55" w:name="_Toc465365286"/>
      <w:r w:rsidRPr="00465C7D">
        <w:t xml:space="preserve">BASIC </w:t>
      </w:r>
      <w:r w:rsidRPr="00EB4092">
        <w:t>DYNAMI</w:t>
      </w:r>
      <w:r w:rsidR="00303ADC">
        <w:t>CS</w:t>
      </w:r>
      <w:bookmarkEnd w:id="55"/>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56" w:name="_Toc465365287"/>
      <w:r w:rsidRPr="00987C9A">
        <w:t>Overview</w:t>
      </w:r>
      <w:bookmarkEnd w:id="56"/>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57" w:name="_Toc465365288"/>
      <w:r w:rsidRPr="00987C9A">
        <w:rPr>
          <w:rFonts w:eastAsiaTheme="minorEastAsia"/>
        </w:rPr>
        <w:t>Equations</w:t>
      </w:r>
      <w:bookmarkEnd w:id="57"/>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EB4FA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subyear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EB4FA2"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EB4FA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Pr="00BE5737">
        <w:rPr>
          <w:rFonts w:ascii="Times New Roman" w:eastAsiaTheme="minorEastAsia" w:hAnsi="Times New Roman" w:cs="Times New Roman"/>
          <w:sz w:val="24"/>
          <w:szCs w:val="24"/>
          <w:lang w:val="en-CA"/>
        </w:rPr>
        <w:t xml:space="preserve"> 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77777777" w:rsidR="00BE5737" w:rsidRPr="00BE5737" w:rsidRDefault="00EB4FA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the Thompson (1994) ogive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of an age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77777777" w:rsidR="00BE5737" w:rsidRPr="00BE5737" w:rsidRDefault="00EB4FA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EB4FA2"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r w:rsidRPr="00BE5737">
        <w:rPr>
          <w:rFonts w:ascii="Times New Roman" w:eastAsiaTheme="minorEastAsia" w:hAnsi="Times New Roman" w:cs="Times New Roman"/>
          <w:i/>
          <w:sz w:val="24"/>
          <w:szCs w:val="24"/>
          <w:lang w:val="en-CA"/>
        </w:rPr>
        <w:t>rs</w:t>
      </w:r>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EB4FA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Beverton-Holt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subyear prior to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weight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EB4FA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EB4FA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EB4FA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EB4FA2"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subyear, after mortality and recruitment, fish are moved according to an age-specific Markov transition matrix </w:t>
      </w:r>
      <w:r w:rsidRPr="00BE5737">
        <w:rPr>
          <w:rFonts w:ascii="Times New Roman" w:eastAsiaTheme="minorEastAsia" w:hAnsi="Times New Roman" w:cs="Times New Roman"/>
          <w:i/>
          <w:sz w:val="24"/>
          <w:szCs w:val="24"/>
          <w:lang w:val="en-CA"/>
        </w:rPr>
        <w:t>mov</w:t>
      </w:r>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EB4FA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r w:rsidRPr="00BE5737">
        <w:rPr>
          <w:rFonts w:ascii="Times New Roman" w:eastAsiaTheme="minorEastAsia" w:hAnsi="Times New Roman" w:cs="Times New Roman"/>
          <w:i/>
          <w:sz w:val="24"/>
          <w:szCs w:val="24"/>
          <w:lang w:val="en-CA"/>
        </w:rPr>
        <w:t>lnmov</w:t>
      </w:r>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EB4FA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EB4FA2"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subyears.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EB4FA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Stock numbers for initialization years (e.g. 1901-1960) are calculated using the same equations (i.e. Eqn 3.11 and 3.12) as model years (e.g. 1961 – 2015). The exception is that rather than using effort data, selectivities and an inverse age-length key (Eqns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EB4FA2"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r w:rsidRPr="00BE5737">
        <w:rPr>
          <w:rFonts w:ascii="Times New Roman" w:eastAsia="Times New Roman" w:hAnsi="Times New Roman" w:cs="Times New Roman"/>
          <w:i/>
          <w:sz w:val="24"/>
          <w:szCs w:val="24"/>
          <w:lang w:eastAsia="en-ZA"/>
        </w:rPr>
        <w:t>i</w:t>
      </w:r>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Change w:id="58" w:author="Thomas Carruthers" w:date="2017-06-02T10:49:00Z">
          <w:pPr>
            <w:keepNext/>
            <w:keepLines/>
            <w:numPr>
              <w:ilvl w:val="3"/>
              <w:numId w:val="26"/>
            </w:numPr>
            <w:tabs>
              <w:tab w:val="num" w:pos="360"/>
              <w:tab w:val="num" w:pos="2880"/>
            </w:tabs>
            <w:spacing w:before="200" w:line="276" w:lineRule="auto"/>
            <w:ind w:left="2880" w:hanging="720"/>
            <w:outlineLvl w:val="3"/>
          </w:pPr>
        </w:pPrChange>
      </w:pPr>
      <w:r w:rsidRPr="00BE5737">
        <w:rPr>
          <w:rFonts w:ascii="Times New Roman" w:eastAsiaTheme="majorEastAsia" w:hAnsi="Times New Roman" w:cstheme="majorBidi"/>
          <w:bCs/>
          <w:iCs/>
          <w:color w:val="000000" w:themeColor="text1"/>
          <w:sz w:val="24"/>
          <w:u w:val="single"/>
          <w:lang w:eastAsia="en-ZA"/>
        </w:rPr>
        <w:t>Baseline</w:t>
      </w:r>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Gravity movement model used to calculate Markov movement matrix by subyear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Change w:id="59" w:author="Thomas Carruthers" w:date="2017-06-02T10:49:00Z">
          <w:pPr>
            <w:keepNext/>
            <w:keepLines/>
            <w:numPr>
              <w:ilvl w:val="3"/>
              <w:numId w:val="26"/>
            </w:numPr>
            <w:tabs>
              <w:tab w:val="num" w:pos="360"/>
              <w:tab w:val="num" w:pos="2880"/>
            </w:tabs>
            <w:spacing w:before="200" w:line="276" w:lineRule="auto"/>
            <w:ind w:left="2880" w:hanging="720"/>
            <w:outlineLvl w:val="3"/>
          </w:pPr>
        </w:pPrChange>
      </w:pPr>
      <w:r w:rsidRPr="00BE5737">
        <w:rPr>
          <w:rFonts w:ascii="Times New Roman" w:eastAsiaTheme="majorEastAsia" w:hAnsi="Times New Roman" w:cstheme="majorBidi"/>
          <w:bCs/>
          <w:iCs/>
          <w:color w:val="000000" w:themeColor="text1"/>
          <w:sz w:val="24"/>
          <w:u w:val="single"/>
          <w:lang w:eastAsia="en-ZA"/>
        </w:rPr>
        <w:t>Alternative options</w:t>
      </w:r>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Markov movement matrix by subyear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60" w:name="_Toc465365291"/>
      <w:r w:rsidRPr="00987C9A">
        <w:t>Fleet structure and exploitation history</w:t>
      </w:r>
      <w:bookmarkEnd w:id="60"/>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w:t>
      </w:r>
      <w:commentRangeStart w:id="61"/>
      <w:r w:rsidR="00206292">
        <w:rPr>
          <w:rFonts w:ascii="Times New Roman" w:hAnsi="Times New Roman" w:cs="Times New Roman"/>
          <w:sz w:val="24"/>
          <w:szCs w:val="24"/>
        </w:rPr>
        <w:t>partitioned</w:t>
      </w:r>
      <w:commentRangeEnd w:id="61"/>
      <w:r w:rsidR="004E28C9">
        <w:rPr>
          <w:rStyle w:val="CommentReference"/>
        </w:rPr>
        <w:commentReference w:id="61"/>
      </w:r>
      <w:r w:rsidR="00206292">
        <w:rPr>
          <w:rFonts w:ascii="Times New Roman" w:hAnsi="Times New Roman" w:cs="Times New Roman"/>
          <w:sz w:val="24"/>
          <w:szCs w:val="24"/>
        </w:rPr>
        <w:t xml:space="preserve">.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62" w:name="_Toc465365292"/>
      <w:r w:rsidRPr="00987C9A">
        <w:t>Baseline</w:t>
      </w:r>
      <w:bookmarkEnd w:id="62"/>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63" w:name="_Toc465365293"/>
      <w:r w:rsidRPr="00987C9A">
        <w:t>Alternative options</w:t>
      </w:r>
      <w:bookmarkEnd w:id="63"/>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64" w:name="_Toc465365294"/>
      <w:r w:rsidRPr="00E75498">
        <w:t>MANAGEMENT OPTIONS</w:t>
      </w:r>
      <w:bookmarkEnd w:id="64"/>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pPr>
        <w:pStyle w:val="ListParagraph"/>
        <w:numPr>
          <w:ilvl w:val="0"/>
          <w:numId w:val="1"/>
        </w:numPr>
        <w:ind w:left="357" w:hanging="357"/>
        <w:jc w:val="both"/>
        <w:rPr>
          <w:rFonts w:ascii="Times New Roman" w:hAnsi="Times New Roman" w:cs="Times New Roman"/>
          <w:sz w:val="24"/>
          <w:szCs w:val="24"/>
        </w:rPr>
        <w:pPrChange w:id="65" w:author="Thomas Carruthers" w:date="2017-06-02T10:49:00Z">
          <w:pPr>
            <w:pStyle w:val="ListParagraph"/>
            <w:numPr>
              <w:numId w:val="8"/>
            </w:numPr>
            <w:ind w:left="357" w:hanging="357"/>
            <w:jc w:val="both"/>
          </w:pPr>
        </w:pPrChange>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pPr>
        <w:pStyle w:val="ListParagraph"/>
        <w:numPr>
          <w:ilvl w:val="0"/>
          <w:numId w:val="1"/>
        </w:numPr>
        <w:ind w:left="357" w:hanging="357"/>
        <w:jc w:val="both"/>
        <w:rPr>
          <w:rFonts w:ascii="Times New Roman" w:hAnsi="Times New Roman" w:cs="Times New Roman"/>
          <w:sz w:val="24"/>
          <w:szCs w:val="24"/>
        </w:rPr>
        <w:pPrChange w:id="66" w:author="Thomas Carruthers" w:date="2017-06-02T10:49:00Z">
          <w:pPr>
            <w:pStyle w:val="ListParagraph"/>
            <w:numPr>
              <w:numId w:val="8"/>
            </w:numPr>
            <w:ind w:left="357" w:hanging="357"/>
            <w:jc w:val="both"/>
          </w:pPr>
        </w:pPrChange>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pPr>
        <w:pStyle w:val="ListParagraph"/>
        <w:numPr>
          <w:ilvl w:val="0"/>
          <w:numId w:val="1"/>
        </w:numPr>
        <w:ind w:left="357" w:hanging="357"/>
        <w:jc w:val="both"/>
        <w:rPr>
          <w:rFonts w:ascii="Times New Roman" w:hAnsi="Times New Roman" w:cs="Times New Roman"/>
          <w:sz w:val="24"/>
          <w:szCs w:val="24"/>
        </w:rPr>
        <w:pPrChange w:id="67" w:author="Thomas Carruthers" w:date="2017-06-02T10:49:00Z">
          <w:pPr>
            <w:pStyle w:val="ListParagraph"/>
            <w:numPr>
              <w:numId w:val="8"/>
            </w:numPr>
            <w:ind w:left="357" w:hanging="357"/>
            <w:jc w:val="both"/>
          </w:pPr>
        </w:pPrChange>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pPr>
        <w:pStyle w:val="ListParagraph"/>
        <w:numPr>
          <w:ilvl w:val="0"/>
          <w:numId w:val="1"/>
        </w:numPr>
        <w:ind w:left="357" w:hanging="357"/>
        <w:jc w:val="both"/>
        <w:rPr>
          <w:rFonts w:ascii="Times New Roman" w:hAnsi="Times New Roman" w:cs="Times New Roman"/>
          <w:sz w:val="24"/>
          <w:szCs w:val="24"/>
        </w:rPr>
        <w:pPrChange w:id="68" w:author="Thomas Carruthers" w:date="2017-06-02T10:49:00Z">
          <w:pPr>
            <w:pStyle w:val="ListParagraph"/>
            <w:numPr>
              <w:numId w:val="8"/>
            </w:numPr>
            <w:ind w:left="357" w:hanging="357"/>
            <w:jc w:val="both"/>
          </w:pPr>
        </w:pPrChange>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69" w:name="_Toc465365295"/>
      <w:r w:rsidRPr="004239D2">
        <w:lastRenderedPageBreak/>
        <w:t>Spatial strata for which TACs are set</w:t>
      </w:r>
      <w:bookmarkEnd w:id="69"/>
    </w:p>
    <w:p w14:paraId="2726E0CB" w14:textId="77777777" w:rsidR="007E218D" w:rsidRDefault="00B20954" w:rsidP="00406114">
      <w:pPr>
        <w:pStyle w:val="Heading4"/>
        <w:ind w:left="0"/>
      </w:pPr>
      <w:bookmarkStart w:id="70" w:name="_Toc465365296"/>
      <w:r w:rsidRPr="00B20954">
        <w:t>Baseline</w:t>
      </w:r>
      <w:bookmarkEnd w:id="70"/>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71" w:name="_Toc465365297"/>
      <w:r w:rsidRPr="00B20954">
        <w:t>Alternative options</w:t>
      </w:r>
      <w:bookmarkEnd w:id="71"/>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East+Med</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 xml:space="preserve">10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72" w:name="_Toc465365298"/>
      <w:r w:rsidRPr="007D255E">
        <w:t>Options for the frequency of setting TACs</w:t>
      </w:r>
      <w:bookmarkEnd w:id="72"/>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73" w:name="_Toc465365299"/>
      <w:r w:rsidRPr="004239D2">
        <w:t>Baseline</w:t>
      </w:r>
      <w:bookmarkEnd w:id="73"/>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50966249" w14:textId="77777777" w:rsidR="00CC223C" w:rsidRDefault="004239D2" w:rsidP="001B61C4">
      <w:pPr>
        <w:pStyle w:val="Heading4"/>
        <w:ind w:left="0"/>
      </w:pPr>
      <w:bookmarkStart w:id="74" w:name="_Toc465365300"/>
      <w:r w:rsidRPr="004239D2">
        <w:t>Alternative options</w:t>
      </w:r>
      <w:bookmarkEnd w:id="74"/>
    </w:p>
    <w:p w14:paraId="34456496" w14:textId="77777777" w:rsidR="007E218D" w:rsidRDefault="007E218D" w:rsidP="00406114"/>
    <w:p w14:paraId="65308EB4" w14:textId="77777777" w:rsidR="004239D2" w:rsidRDefault="004239D2">
      <w:pPr>
        <w:pStyle w:val="ListParagraph"/>
        <w:numPr>
          <w:ilvl w:val="0"/>
          <w:numId w:val="2"/>
        </w:numPr>
        <w:ind w:left="720"/>
        <w:jc w:val="both"/>
        <w:rPr>
          <w:rFonts w:ascii="Times New Roman" w:hAnsi="Times New Roman" w:cs="Times New Roman"/>
          <w:sz w:val="24"/>
          <w:szCs w:val="24"/>
        </w:rPr>
        <w:pPrChange w:id="75" w:author="Thomas Carruthers" w:date="2017-06-02T10:49:00Z">
          <w:pPr>
            <w:pStyle w:val="ListParagraph"/>
            <w:numPr>
              <w:numId w:val="9"/>
            </w:numPr>
            <w:ind w:left="1440" w:hanging="360"/>
            <w:jc w:val="both"/>
          </w:pPr>
        </w:pPrChange>
      </w:pPr>
      <w:r w:rsidRPr="004239D2">
        <w:rPr>
          <w:rFonts w:ascii="Times New Roman" w:hAnsi="Times New Roman" w:cs="Times New Roman"/>
          <w:sz w:val="24"/>
          <w:szCs w:val="24"/>
        </w:rPr>
        <w:t>Every three years</w:t>
      </w:r>
    </w:p>
    <w:p w14:paraId="12DF82C9" w14:textId="77777777" w:rsidR="004239D2" w:rsidRDefault="004239D2">
      <w:pPr>
        <w:pStyle w:val="ListParagraph"/>
        <w:numPr>
          <w:ilvl w:val="0"/>
          <w:numId w:val="2"/>
        </w:numPr>
        <w:ind w:left="720"/>
        <w:jc w:val="both"/>
        <w:rPr>
          <w:rFonts w:ascii="Times New Roman" w:hAnsi="Times New Roman" w:cs="Times New Roman"/>
          <w:sz w:val="24"/>
          <w:szCs w:val="24"/>
        </w:rPr>
        <w:pPrChange w:id="76" w:author="Thomas Carruthers" w:date="2017-06-02T10:49:00Z">
          <w:pPr>
            <w:pStyle w:val="ListParagraph"/>
            <w:numPr>
              <w:numId w:val="9"/>
            </w:numPr>
            <w:ind w:left="1440" w:hanging="360"/>
            <w:jc w:val="both"/>
          </w:pPr>
        </w:pPrChange>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77" w:name="_Toc465365301"/>
      <w:r w:rsidRPr="004239D2">
        <w:t>Upper limits on TACs</w:t>
      </w:r>
      <w:bookmarkEnd w:id="77"/>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78" w:name="_Toc465365302"/>
      <w:r w:rsidRPr="007D255E">
        <w:lastRenderedPageBreak/>
        <w:t>Minimum extent of TAC change</w:t>
      </w:r>
      <w:bookmarkEnd w:id="78"/>
    </w:p>
    <w:p w14:paraId="538C0681" w14:textId="77777777" w:rsidR="007E218D" w:rsidRDefault="007D255E" w:rsidP="00406114">
      <w:pPr>
        <w:pStyle w:val="Heading4"/>
        <w:ind w:left="0"/>
      </w:pPr>
      <w:bookmarkStart w:id="79" w:name="_Toc465365303"/>
      <w:r w:rsidRPr="009F3A87">
        <w:t>Baseline</w:t>
      </w:r>
      <w:bookmarkEnd w:id="79"/>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80" w:name="_Toc465365304"/>
      <w:r w:rsidRPr="009F3A87">
        <w:t>Alternative options</w:t>
      </w:r>
      <w:bookmarkEnd w:id="80"/>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2 </w:t>
      </w:r>
      <w:r>
        <w:rPr>
          <w:rFonts w:ascii="Times New Roman" w:hAnsi="Times New Roman" w:cs="Times New Roman"/>
          <w:sz w:val="24"/>
          <w:szCs w:val="24"/>
        </w:rPr>
        <w:t>000 mt</w:t>
      </w: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81" w:name="_Toc465365305"/>
      <w:r>
        <w:t>Maximum</w:t>
      </w:r>
      <w:r w:rsidRPr="007D255E">
        <w:t xml:space="preserve"> extent of TAC change</w:t>
      </w:r>
      <w:bookmarkEnd w:id="81"/>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82" w:name="_Toc465365306"/>
      <w:r w:rsidRPr="009F3A87">
        <w:t>Baseline</w:t>
      </w:r>
      <w:bookmarkEnd w:id="82"/>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83" w:name="_Toc465365307"/>
      <w:r w:rsidRPr="009F3A87">
        <w:t>Alternative options</w:t>
      </w:r>
      <w:bookmarkEnd w:id="83"/>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pPr>
        <w:pStyle w:val="ListParagraph"/>
        <w:numPr>
          <w:ilvl w:val="0"/>
          <w:numId w:val="3"/>
        </w:numPr>
        <w:ind w:left="357" w:hanging="357"/>
        <w:jc w:val="both"/>
        <w:rPr>
          <w:rFonts w:ascii="Times New Roman" w:hAnsi="Times New Roman" w:cs="Times New Roman"/>
          <w:sz w:val="24"/>
          <w:szCs w:val="24"/>
        </w:rPr>
        <w:pPrChange w:id="84" w:author="Thomas Carruthers" w:date="2017-06-02T10:49:00Z">
          <w:pPr>
            <w:pStyle w:val="ListParagraph"/>
            <w:numPr>
              <w:numId w:val="12"/>
            </w:numPr>
            <w:ind w:left="357" w:hanging="357"/>
            <w:jc w:val="both"/>
          </w:pPr>
        </w:pPrChange>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pPr>
        <w:pStyle w:val="ListParagraph"/>
        <w:numPr>
          <w:ilvl w:val="0"/>
          <w:numId w:val="3"/>
        </w:numPr>
        <w:ind w:left="357" w:hanging="357"/>
        <w:jc w:val="both"/>
        <w:rPr>
          <w:rFonts w:ascii="Times New Roman" w:hAnsi="Times New Roman" w:cs="Times New Roman"/>
          <w:sz w:val="24"/>
          <w:szCs w:val="24"/>
        </w:rPr>
        <w:pPrChange w:id="85" w:author="Thomas Carruthers" w:date="2017-06-02T10:49:00Z">
          <w:pPr>
            <w:pStyle w:val="ListParagraph"/>
            <w:numPr>
              <w:numId w:val="12"/>
            </w:numPr>
            <w:ind w:left="357" w:hanging="357"/>
            <w:jc w:val="both"/>
          </w:pPr>
        </w:pPrChange>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86" w:name="_Toc465365308"/>
      <w:r w:rsidRPr="008E43D5">
        <w:t>Technical measures</w:t>
      </w:r>
      <w:bookmarkEnd w:id="86"/>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87" w:name="_Toc465365309"/>
      <w:r w:rsidRPr="00AF7796">
        <w:t xml:space="preserve">FUTURE RECRUITMENT </w:t>
      </w:r>
      <w:r w:rsidR="00815AF5">
        <w:t xml:space="preserve">AND DISTRIBUTION </w:t>
      </w:r>
      <w:r w:rsidRPr="00AF7796">
        <w:t>SCENARIOS</w:t>
      </w:r>
      <w:bookmarkEnd w:id="87"/>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88" w:name="_Toc465365310"/>
      <w:r w:rsidRPr="00FF74B6">
        <w:lastRenderedPageBreak/>
        <w:t>West</w:t>
      </w:r>
      <w:bookmarkEnd w:id="88"/>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pPr>
        <w:pStyle w:val="ListParagraph"/>
        <w:numPr>
          <w:ilvl w:val="0"/>
          <w:numId w:val="4"/>
        </w:numPr>
        <w:ind w:left="357" w:hanging="357"/>
        <w:jc w:val="both"/>
        <w:rPr>
          <w:rFonts w:ascii="Times New Roman" w:hAnsi="Times New Roman" w:cs="Times New Roman"/>
          <w:sz w:val="24"/>
          <w:szCs w:val="24"/>
        </w:rPr>
        <w:pPrChange w:id="89" w:author="Thomas Carruthers" w:date="2017-06-02T10:49:00Z">
          <w:pPr>
            <w:pStyle w:val="ListParagraph"/>
            <w:numPr>
              <w:numId w:val="14"/>
            </w:numPr>
            <w:ind w:left="357" w:hanging="357"/>
            <w:jc w:val="both"/>
          </w:pPr>
        </w:pPrChange>
      </w:pPr>
      <w:r>
        <w:rPr>
          <w:rFonts w:ascii="Times New Roman" w:hAnsi="Times New Roman" w:cs="Times New Roman"/>
          <w:sz w:val="24"/>
          <w:szCs w:val="24"/>
        </w:rPr>
        <w:t>Hockey stick</w:t>
      </w:r>
    </w:p>
    <w:p w14:paraId="52A2CE5E" w14:textId="77777777" w:rsidR="007E218D" w:rsidRDefault="006247E3">
      <w:pPr>
        <w:pStyle w:val="ListParagraph"/>
        <w:numPr>
          <w:ilvl w:val="0"/>
          <w:numId w:val="4"/>
        </w:numPr>
        <w:ind w:left="357" w:hanging="357"/>
        <w:jc w:val="both"/>
        <w:rPr>
          <w:rFonts w:ascii="Times New Roman" w:hAnsi="Times New Roman" w:cs="Times New Roman"/>
          <w:sz w:val="24"/>
          <w:szCs w:val="24"/>
        </w:rPr>
        <w:pPrChange w:id="90" w:author="Thomas Carruthers" w:date="2017-06-02T10:49:00Z">
          <w:pPr>
            <w:pStyle w:val="ListParagraph"/>
            <w:numPr>
              <w:numId w:val="14"/>
            </w:numPr>
            <w:ind w:left="357" w:hanging="357"/>
            <w:jc w:val="both"/>
          </w:pPr>
        </w:pPrChange>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91" w:name="_Toc465365311"/>
      <w:r w:rsidRPr="00FF74B6">
        <w:t>East + Mediterranean</w:t>
      </w:r>
      <w:bookmarkEnd w:id="91"/>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pPr>
        <w:pStyle w:val="ListParagraph"/>
        <w:numPr>
          <w:ilvl w:val="0"/>
          <w:numId w:val="5"/>
        </w:numPr>
        <w:ind w:left="357" w:hanging="357"/>
        <w:jc w:val="both"/>
        <w:rPr>
          <w:rFonts w:ascii="Times New Roman" w:hAnsi="Times New Roman" w:cs="Times New Roman"/>
          <w:sz w:val="24"/>
          <w:szCs w:val="24"/>
        </w:rPr>
        <w:pPrChange w:id="92" w:author="Thomas Carruthers" w:date="2017-06-02T10:49:00Z">
          <w:pPr>
            <w:pStyle w:val="ListParagraph"/>
            <w:numPr>
              <w:numId w:val="15"/>
            </w:numPr>
            <w:ind w:left="357" w:hanging="357"/>
            <w:jc w:val="both"/>
          </w:pPr>
        </w:pPrChange>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pPr>
        <w:pStyle w:val="ListParagraph"/>
        <w:numPr>
          <w:ilvl w:val="0"/>
          <w:numId w:val="5"/>
        </w:numPr>
        <w:ind w:left="357" w:hanging="357"/>
        <w:jc w:val="both"/>
        <w:rPr>
          <w:rFonts w:ascii="Times New Roman" w:hAnsi="Times New Roman" w:cs="Times New Roman"/>
          <w:sz w:val="24"/>
          <w:szCs w:val="24"/>
        </w:rPr>
        <w:pPrChange w:id="93" w:author="Thomas Carruthers" w:date="2017-06-02T10:49:00Z">
          <w:pPr>
            <w:pStyle w:val="ListParagraph"/>
            <w:numPr>
              <w:numId w:val="15"/>
            </w:numPr>
            <w:ind w:left="357" w:hanging="357"/>
            <w:jc w:val="both"/>
          </w:pPr>
        </w:pPrChange>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94" w:name="_Toc465365312"/>
      <w:r>
        <w:t>Future r</w:t>
      </w:r>
      <w:r w:rsidRPr="00271515">
        <w:t>egime shifts</w:t>
      </w:r>
      <w:bookmarkEnd w:id="94"/>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95" w:name="_Toc465365313"/>
      <w:r w:rsidRPr="00271515">
        <w:t>West</w:t>
      </w:r>
      <w:bookmarkEnd w:id="95"/>
    </w:p>
    <w:p w14:paraId="004BB819" w14:textId="77777777" w:rsidR="007E218D" w:rsidRDefault="00271515">
      <w:pPr>
        <w:pStyle w:val="ListParagraph"/>
        <w:numPr>
          <w:ilvl w:val="0"/>
          <w:numId w:val="6"/>
        </w:numPr>
        <w:ind w:left="357" w:hanging="357"/>
        <w:jc w:val="both"/>
        <w:rPr>
          <w:rFonts w:ascii="Times New Roman" w:hAnsi="Times New Roman" w:cs="Times New Roman"/>
          <w:sz w:val="24"/>
          <w:szCs w:val="24"/>
        </w:rPr>
        <w:pPrChange w:id="96" w:author="Thomas Carruthers" w:date="2017-06-02T10:49:00Z">
          <w:pPr>
            <w:pStyle w:val="ListParagraph"/>
            <w:numPr>
              <w:numId w:val="16"/>
            </w:numPr>
            <w:ind w:left="357" w:hanging="357"/>
            <w:jc w:val="both"/>
          </w:pPr>
        </w:pPrChange>
      </w:pPr>
      <w:r>
        <w:rPr>
          <w:rFonts w:ascii="Times New Roman" w:hAnsi="Times New Roman" w:cs="Times New Roman"/>
          <w:sz w:val="24"/>
          <w:szCs w:val="24"/>
        </w:rPr>
        <w:t>None</w:t>
      </w:r>
    </w:p>
    <w:p w14:paraId="73E239A0" w14:textId="77777777" w:rsidR="007E218D" w:rsidRDefault="0089132A">
      <w:pPr>
        <w:pStyle w:val="ListParagraph"/>
        <w:numPr>
          <w:ilvl w:val="0"/>
          <w:numId w:val="6"/>
        </w:numPr>
        <w:ind w:left="357" w:hanging="357"/>
        <w:jc w:val="both"/>
        <w:rPr>
          <w:rFonts w:ascii="Times New Roman" w:hAnsi="Times New Roman" w:cs="Times New Roman"/>
          <w:sz w:val="24"/>
          <w:szCs w:val="24"/>
        </w:rPr>
        <w:pPrChange w:id="97" w:author="Thomas Carruthers" w:date="2017-06-02T10:49:00Z">
          <w:pPr>
            <w:pStyle w:val="ListParagraph"/>
            <w:numPr>
              <w:numId w:val="16"/>
            </w:numPr>
            <w:ind w:left="357" w:hanging="357"/>
            <w:jc w:val="both"/>
          </w:pPr>
        </w:pPrChange>
      </w:pPr>
      <w:r>
        <w:rPr>
          <w:rFonts w:ascii="Times New Roman" w:hAnsi="Times New Roman" w:cs="Times New Roman"/>
          <w:sz w:val="24"/>
          <w:szCs w:val="24"/>
        </w:rPr>
        <w:t>After 10 years of projection, switch to other regime</w:t>
      </w:r>
    </w:p>
    <w:p w14:paraId="48C995D9" w14:textId="77777777" w:rsidR="007E218D" w:rsidRDefault="0089132A">
      <w:pPr>
        <w:pStyle w:val="ListParagraph"/>
        <w:numPr>
          <w:ilvl w:val="0"/>
          <w:numId w:val="6"/>
        </w:numPr>
        <w:ind w:left="357" w:hanging="357"/>
        <w:jc w:val="both"/>
        <w:rPr>
          <w:rFonts w:ascii="Times New Roman" w:hAnsi="Times New Roman" w:cs="Times New Roman"/>
          <w:sz w:val="24"/>
          <w:szCs w:val="24"/>
        </w:rPr>
        <w:pPrChange w:id="98" w:author="Thomas Carruthers" w:date="2017-06-02T10:49:00Z">
          <w:pPr>
            <w:pStyle w:val="ListParagraph"/>
            <w:numPr>
              <w:numId w:val="16"/>
            </w:numPr>
            <w:ind w:left="357" w:hanging="357"/>
            <w:jc w:val="both"/>
          </w:pPr>
        </w:pPrChange>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99" w:name="_Toc465365314"/>
      <w:r w:rsidRPr="0089132A">
        <w:t>East+Med</w:t>
      </w:r>
      <w:bookmarkEnd w:id="99"/>
    </w:p>
    <w:p w14:paraId="3A020CF0" w14:textId="77777777" w:rsidR="007E218D" w:rsidRDefault="0089132A">
      <w:pPr>
        <w:pStyle w:val="ListParagraph"/>
        <w:numPr>
          <w:ilvl w:val="0"/>
          <w:numId w:val="7"/>
        </w:numPr>
        <w:ind w:left="357" w:hanging="357"/>
        <w:jc w:val="both"/>
        <w:rPr>
          <w:rFonts w:ascii="Times New Roman" w:hAnsi="Times New Roman" w:cs="Times New Roman"/>
          <w:sz w:val="24"/>
          <w:szCs w:val="24"/>
        </w:rPr>
        <w:pPrChange w:id="100" w:author="Thomas Carruthers" w:date="2017-06-02T10:49:00Z">
          <w:pPr>
            <w:pStyle w:val="ListParagraph"/>
            <w:numPr>
              <w:numId w:val="17"/>
            </w:numPr>
            <w:ind w:left="357" w:hanging="357"/>
            <w:jc w:val="both"/>
          </w:pPr>
        </w:pPrChange>
      </w:pPr>
      <w:r>
        <w:rPr>
          <w:rFonts w:ascii="Times New Roman" w:hAnsi="Times New Roman" w:cs="Times New Roman"/>
          <w:sz w:val="24"/>
          <w:szCs w:val="24"/>
        </w:rPr>
        <w:t>1983+ relationship continues unchanged</w:t>
      </w:r>
    </w:p>
    <w:p w14:paraId="7BB73125" w14:textId="77777777" w:rsidR="007E218D" w:rsidRDefault="0089132A">
      <w:pPr>
        <w:pStyle w:val="ListParagraph"/>
        <w:numPr>
          <w:ilvl w:val="0"/>
          <w:numId w:val="7"/>
        </w:numPr>
        <w:ind w:left="357" w:hanging="357"/>
        <w:jc w:val="both"/>
        <w:rPr>
          <w:rFonts w:ascii="Times New Roman" w:hAnsi="Times New Roman" w:cs="Times New Roman"/>
          <w:sz w:val="24"/>
          <w:szCs w:val="24"/>
        </w:rPr>
        <w:pPrChange w:id="101" w:author="Thomas Carruthers" w:date="2017-06-02T10:49:00Z">
          <w:pPr>
            <w:pStyle w:val="ListParagraph"/>
            <w:numPr>
              <w:numId w:val="17"/>
            </w:numPr>
            <w:ind w:left="357" w:hanging="357"/>
            <w:jc w:val="both"/>
          </w:pPr>
        </w:pPrChange>
      </w:pPr>
      <w:r>
        <w:rPr>
          <w:rFonts w:ascii="Times New Roman" w:hAnsi="Times New Roman" w:cs="Times New Roman"/>
          <w:sz w:val="24"/>
          <w:szCs w:val="24"/>
        </w:rPr>
        <w:t>1983+ relationship changes to 1950-1982 relationship after 10 years</w:t>
      </w:r>
    </w:p>
    <w:p w14:paraId="3DE5501A" w14:textId="77777777" w:rsidR="007E218D" w:rsidRDefault="0089132A">
      <w:pPr>
        <w:pStyle w:val="ListParagraph"/>
        <w:numPr>
          <w:ilvl w:val="0"/>
          <w:numId w:val="7"/>
        </w:numPr>
        <w:ind w:left="357" w:hanging="357"/>
        <w:jc w:val="both"/>
        <w:rPr>
          <w:rFonts w:ascii="Times New Roman" w:hAnsi="Times New Roman" w:cs="Times New Roman"/>
          <w:sz w:val="24"/>
          <w:szCs w:val="24"/>
        </w:rPr>
        <w:pPrChange w:id="102" w:author="Thomas Carruthers" w:date="2017-06-02T10:49:00Z">
          <w:pPr>
            <w:pStyle w:val="ListParagraph"/>
            <w:numPr>
              <w:numId w:val="17"/>
            </w:numPr>
            <w:ind w:left="357" w:hanging="357"/>
            <w:jc w:val="both"/>
          </w:pPr>
        </w:pPrChange>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103" w:name="_Toc465365315"/>
      <w:r w:rsidRPr="0059552F">
        <w:t>Statistical properties</w:t>
      </w:r>
      <w:bookmarkEnd w:id="103"/>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104" w:name="_Toc465365316"/>
      <w:r>
        <w:t>Baseline</w:t>
      </w:r>
      <w:bookmarkEnd w:id="104"/>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105" w:name="_Toc465365317"/>
      <w:r w:rsidRPr="00D2389D">
        <w:t>Alternative options</w:t>
      </w:r>
      <w:bookmarkEnd w:id="105"/>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106" w:name="_Toc465365318"/>
      <w:r w:rsidRPr="000708BD">
        <w:t>Possible future distributional changes</w:t>
      </w:r>
      <w:bookmarkEnd w:id="106"/>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107" w:name="_Toc465365319"/>
      <w:r w:rsidRPr="00AF7796">
        <w:t>FUTURE CATCHES</w:t>
      </w:r>
      <w:bookmarkEnd w:id="107"/>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108" w:name="_Toc465365320"/>
      <w:r w:rsidRPr="0065577D">
        <w:t>Baseline</w:t>
      </w:r>
      <w:bookmarkEnd w:id="108"/>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pPr>
        <w:pStyle w:val="ListParagraph"/>
        <w:numPr>
          <w:ilvl w:val="0"/>
          <w:numId w:val="8"/>
        </w:numPr>
        <w:ind w:left="357" w:hanging="357"/>
        <w:jc w:val="both"/>
        <w:rPr>
          <w:rFonts w:ascii="Times New Roman" w:hAnsi="Times New Roman" w:cs="Times New Roman"/>
          <w:sz w:val="24"/>
          <w:szCs w:val="24"/>
        </w:rPr>
        <w:pPrChange w:id="109" w:author="Thomas Carruthers" w:date="2017-06-02T10:49:00Z">
          <w:pPr>
            <w:pStyle w:val="ListParagraph"/>
            <w:numPr>
              <w:numId w:val="19"/>
            </w:numPr>
            <w:ind w:left="357" w:hanging="357"/>
            <w:jc w:val="both"/>
          </w:pPr>
        </w:pPrChange>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pPr>
        <w:pStyle w:val="ListParagraph"/>
        <w:numPr>
          <w:ilvl w:val="0"/>
          <w:numId w:val="8"/>
        </w:numPr>
        <w:ind w:left="357" w:hanging="357"/>
        <w:jc w:val="both"/>
        <w:rPr>
          <w:rFonts w:ascii="Times New Roman" w:hAnsi="Times New Roman" w:cs="Times New Roman"/>
          <w:sz w:val="24"/>
          <w:szCs w:val="24"/>
        </w:rPr>
        <w:pPrChange w:id="110" w:author="Thomas Carruthers" w:date="2017-06-02T10:49:00Z">
          <w:pPr>
            <w:pStyle w:val="ListParagraph"/>
            <w:numPr>
              <w:numId w:val="19"/>
            </w:numPr>
            <w:ind w:left="357" w:hanging="357"/>
            <w:jc w:val="both"/>
          </w:pPr>
        </w:pPrChange>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pPr>
        <w:pStyle w:val="ListParagraph"/>
        <w:numPr>
          <w:ilvl w:val="0"/>
          <w:numId w:val="8"/>
        </w:numPr>
        <w:ind w:left="357" w:hanging="357"/>
        <w:jc w:val="both"/>
        <w:rPr>
          <w:rFonts w:ascii="Times New Roman" w:hAnsi="Times New Roman" w:cs="Times New Roman"/>
          <w:sz w:val="24"/>
          <w:szCs w:val="24"/>
        </w:rPr>
        <w:pPrChange w:id="111" w:author="Thomas Carruthers" w:date="2017-06-02T10:49:00Z">
          <w:pPr>
            <w:pStyle w:val="ListParagraph"/>
            <w:numPr>
              <w:numId w:val="19"/>
            </w:numPr>
            <w:ind w:left="357" w:hanging="357"/>
            <w:jc w:val="both"/>
          </w:pPr>
        </w:pPrChange>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pPr>
        <w:pStyle w:val="ListParagraph"/>
        <w:numPr>
          <w:ilvl w:val="0"/>
          <w:numId w:val="8"/>
        </w:numPr>
        <w:ind w:left="357" w:hanging="357"/>
        <w:jc w:val="both"/>
        <w:rPr>
          <w:rFonts w:ascii="Times New Roman" w:hAnsi="Times New Roman" w:cs="Times New Roman"/>
          <w:sz w:val="24"/>
          <w:szCs w:val="24"/>
        </w:rPr>
        <w:pPrChange w:id="112" w:author="Thomas Carruthers" w:date="2017-06-02T10:49:00Z">
          <w:pPr>
            <w:pStyle w:val="ListParagraph"/>
            <w:numPr>
              <w:numId w:val="19"/>
            </w:numPr>
            <w:ind w:left="357" w:hanging="357"/>
            <w:jc w:val="both"/>
          </w:pPr>
        </w:pPrChange>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pPr>
        <w:pStyle w:val="ListParagraph"/>
        <w:numPr>
          <w:ilvl w:val="0"/>
          <w:numId w:val="8"/>
        </w:numPr>
        <w:ind w:left="357" w:hanging="357"/>
        <w:jc w:val="both"/>
        <w:rPr>
          <w:rFonts w:ascii="Times New Roman" w:hAnsi="Times New Roman" w:cs="Times New Roman"/>
          <w:sz w:val="24"/>
          <w:szCs w:val="24"/>
        </w:rPr>
        <w:pPrChange w:id="113" w:author="Thomas Carruthers" w:date="2017-06-02T10:49:00Z">
          <w:pPr>
            <w:pStyle w:val="ListParagraph"/>
            <w:numPr>
              <w:numId w:val="19"/>
            </w:numPr>
            <w:ind w:left="357" w:hanging="357"/>
            <w:jc w:val="both"/>
          </w:pPr>
        </w:pPrChange>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114" w:name="_Toc465365321"/>
      <w:r w:rsidRPr="00735238">
        <w:t>Alternative options</w:t>
      </w:r>
      <w:bookmarkEnd w:id="114"/>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115" w:name="_Toc465365322"/>
      <w:r w:rsidRPr="00537841">
        <w:t>GENERATION OF FUTURE DATA</w:t>
      </w:r>
      <w:bookmarkEnd w:id="115"/>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116" w:name="_Toc465365323"/>
      <w:r w:rsidRPr="00313AC4">
        <w:t>Baseline suggestions</w:t>
      </w:r>
      <w:bookmarkEnd w:id="116"/>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117" w:name="_Toc465365324"/>
      <w:r w:rsidRPr="00D82AA4">
        <w:t>West</w:t>
      </w:r>
      <w:bookmarkEnd w:id="117"/>
    </w:p>
    <w:p w14:paraId="79D96468" w14:textId="77777777" w:rsidR="007E218D" w:rsidRDefault="00556723">
      <w:pPr>
        <w:pStyle w:val="ListParagraph"/>
        <w:numPr>
          <w:ilvl w:val="0"/>
          <w:numId w:val="9"/>
        </w:numPr>
        <w:ind w:left="357" w:hanging="357"/>
        <w:jc w:val="both"/>
        <w:rPr>
          <w:rFonts w:ascii="Times New Roman" w:hAnsi="Times New Roman" w:cs="Times New Roman"/>
          <w:sz w:val="24"/>
          <w:szCs w:val="24"/>
        </w:rPr>
        <w:pPrChange w:id="118" w:author="Thomas Carruthers" w:date="2017-06-02T10:49:00Z">
          <w:pPr>
            <w:pStyle w:val="ListParagraph"/>
            <w:numPr>
              <w:numId w:val="21"/>
            </w:numPr>
            <w:ind w:left="357" w:hanging="357"/>
            <w:jc w:val="both"/>
          </w:pPr>
        </w:pPrChange>
      </w:pPr>
      <w:r>
        <w:rPr>
          <w:rFonts w:ascii="Times New Roman" w:hAnsi="Times New Roman" w:cs="Times New Roman"/>
          <w:sz w:val="24"/>
          <w:szCs w:val="24"/>
        </w:rPr>
        <w:t>Gulf of Mexico larval index of spawning stock abundance</w:t>
      </w:r>
    </w:p>
    <w:p w14:paraId="23EDD801" w14:textId="0276BBF6" w:rsidR="00112525" w:rsidRDefault="00BF0EC6">
      <w:pPr>
        <w:pStyle w:val="ListParagraph"/>
        <w:numPr>
          <w:ilvl w:val="0"/>
          <w:numId w:val="9"/>
        </w:numPr>
        <w:ind w:left="357" w:hanging="357"/>
        <w:jc w:val="both"/>
        <w:rPr>
          <w:rFonts w:ascii="Times New Roman" w:hAnsi="Times New Roman" w:cs="Times New Roman"/>
          <w:sz w:val="24"/>
          <w:szCs w:val="24"/>
        </w:rPr>
        <w:pPrChange w:id="119" w:author="Thomas Carruthers" w:date="2017-06-02T10:49:00Z">
          <w:pPr>
            <w:pStyle w:val="ListParagraph"/>
            <w:numPr>
              <w:numId w:val="21"/>
            </w:numPr>
            <w:ind w:left="357" w:hanging="357"/>
            <w:jc w:val="both"/>
          </w:pPr>
        </w:pPrChange>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2DAA0B21" w14:textId="77777777" w:rsidR="009D1008" w:rsidRDefault="009D1008" w:rsidP="009D1008">
      <w:pPr>
        <w:pStyle w:val="Heading4"/>
        <w:ind w:left="0"/>
      </w:pPr>
      <w:bookmarkStart w:id="120" w:name="_Toc465365325"/>
      <w:r>
        <w:t>East+Med</w:t>
      </w:r>
    </w:p>
    <w:p w14:paraId="6F79BA31" w14:textId="77777777" w:rsidR="009D1008" w:rsidRDefault="009D1008">
      <w:pPr>
        <w:pStyle w:val="ListParagraph"/>
        <w:numPr>
          <w:ilvl w:val="0"/>
          <w:numId w:val="10"/>
        </w:numPr>
        <w:ind w:left="357" w:hanging="357"/>
        <w:jc w:val="both"/>
        <w:rPr>
          <w:rFonts w:ascii="Times New Roman" w:hAnsi="Times New Roman" w:cs="Times New Roman"/>
          <w:sz w:val="24"/>
          <w:szCs w:val="24"/>
        </w:rPr>
        <w:pPrChange w:id="121" w:author="Thomas Carruthers" w:date="2017-06-02T10:49:00Z">
          <w:pPr>
            <w:pStyle w:val="ListParagraph"/>
            <w:numPr>
              <w:numId w:val="22"/>
            </w:numPr>
            <w:ind w:left="357" w:hanging="357"/>
            <w:jc w:val="both"/>
          </w:pPr>
        </w:pPrChange>
      </w:pPr>
      <w:r>
        <w:rPr>
          <w:rFonts w:ascii="Times New Roman" w:hAnsi="Times New Roman" w:cs="Times New Roman"/>
          <w:sz w:val="24"/>
          <w:szCs w:val="24"/>
        </w:rPr>
        <w:t>JLL_NEA CPUE index of exploitable abundance</w:t>
      </w:r>
    </w:p>
    <w:p w14:paraId="2BE8D566" w14:textId="77777777" w:rsidR="009D1008" w:rsidRDefault="009D1008">
      <w:pPr>
        <w:pStyle w:val="ListParagraph"/>
        <w:numPr>
          <w:ilvl w:val="0"/>
          <w:numId w:val="10"/>
        </w:numPr>
        <w:ind w:left="357" w:hanging="357"/>
        <w:jc w:val="both"/>
        <w:rPr>
          <w:rFonts w:ascii="Times New Roman" w:hAnsi="Times New Roman" w:cs="Times New Roman"/>
          <w:sz w:val="24"/>
          <w:szCs w:val="24"/>
        </w:rPr>
        <w:pPrChange w:id="122" w:author="Thomas Carruthers" w:date="2017-06-02T10:49:00Z">
          <w:pPr>
            <w:pStyle w:val="ListParagraph"/>
            <w:numPr>
              <w:numId w:val="22"/>
            </w:numPr>
            <w:ind w:left="357" w:hanging="357"/>
            <w:jc w:val="both"/>
          </w:pPr>
        </w:pPrChange>
      </w:pPr>
      <w:r>
        <w:rPr>
          <w:rFonts w:ascii="Times New Roman" w:hAnsi="Times New Roman" w:cs="Times New Roman"/>
          <w:sz w:val="24"/>
          <w:szCs w:val="24"/>
        </w:rPr>
        <w:t>Western Mediterranean larval index of spawning stock abundance</w:t>
      </w:r>
    </w:p>
    <w:p w14:paraId="1E4F7D9A" w14:textId="77777777" w:rsidR="009D1008" w:rsidRDefault="009D1008">
      <w:pPr>
        <w:pStyle w:val="ListParagraph"/>
        <w:numPr>
          <w:ilvl w:val="0"/>
          <w:numId w:val="10"/>
        </w:numPr>
        <w:ind w:left="357" w:hanging="357"/>
        <w:jc w:val="both"/>
        <w:rPr>
          <w:rFonts w:ascii="Times New Roman" w:hAnsi="Times New Roman" w:cs="Times New Roman"/>
          <w:sz w:val="24"/>
          <w:szCs w:val="24"/>
        </w:rPr>
        <w:pPrChange w:id="123" w:author="Thomas Carruthers" w:date="2017-06-02T10:49:00Z">
          <w:pPr>
            <w:pStyle w:val="ListParagraph"/>
            <w:numPr>
              <w:numId w:val="22"/>
            </w:numPr>
            <w:ind w:left="357" w:hanging="357"/>
            <w:jc w:val="both"/>
          </w:pPr>
        </w:pPrChange>
      </w:pPr>
      <w:r>
        <w:rPr>
          <w:rFonts w:ascii="Times New Roman" w:hAnsi="Times New Roman" w:cs="Times New Roman"/>
          <w:sz w:val="24"/>
          <w:szCs w:val="24"/>
        </w:rPr>
        <w:t>GBYP aerial survey of adults</w:t>
      </w:r>
    </w:p>
    <w:p w14:paraId="6A9244B9" w14:textId="77777777" w:rsidR="009D1008" w:rsidRPr="00BF0EC6" w:rsidRDefault="009D1008">
      <w:pPr>
        <w:pStyle w:val="ListParagraph"/>
        <w:numPr>
          <w:ilvl w:val="0"/>
          <w:numId w:val="10"/>
        </w:numPr>
        <w:ind w:left="357" w:hanging="357"/>
        <w:jc w:val="both"/>
        <w:rPr>
          <w:rFonts w:ascii="Times New Roman" w:hAnsi="Times New Roman" w:cs="Times New Roman"/>
          <w:sz w:val="24"/>
          <w:szCs w:val="24"/>
        </w:rPr>
        <w:pPrChange w:id="124" w:author="Thomas Carruthers" w:date="2017-06-02T10:49:00Z">
          <w:pPr>
            <w:pStyle w:val="ListParagraph"/>
            <w:numPr>
              <w:numId w:val="22"/>
            </w:numPr>
            <w:ind w:left="357" w:hanging="357"/>
            <w:jc w:val="both"/>
          </w:pPr>
        </w:pPrChange>
      </w:pPr>
      <w:r>
        <w:rPr>
          <w:rFonts w:ascii="Times New Roman" w:hAnsi="Times New Roman" w:cs="Times New Roman"/>
          <w:sz w:val="24"/>
          <w:szCs w:val="24"/>
        </w:rPr>
        <w:t>Juvenile aerial survey Gulf of Lyon</w:t>
      </w:r>
    </w:p>
    <w:bookmarkEnd w:id="120"/>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125" w:name="_Toc465365326"/>
      <w:r w:rsidRPr="00C837B1">
        <w:t>Alternative options</w:t>
      </w:r>
      <w:bookmarkEnd w:id="125"/>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126" w:name="_Toc465365327"/>
      <w:r w:rsidRPr="00071A74">
        <w:t>Relationships with abundance</w:t>
      </w:r>
      <w:bookmarkEnd w:id="126"/>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127" w:name="_Toc465365328"/>
      <w:r w:rsidRPr="00071A74">
        <w:t>Statistical properties</w:t>
      </w:r>
      <w:bookmarkEnd w:id="127"/>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128" w:name="_Toc465365329"/>
      <w:r w:rsidRPr="001C0F8B">
        <w:lastRenderedPageBreak/>
        <w:t>Baseline</w:t>
      </w:r>
      <w:bookmarkEnd w:id="128"/>
    </w:p>
    <w:p w14:paraId="09AB0AF7" w14:textId="77777777" w:rsidR="007E218D" w:rsidRDefault="00231B39">
      <w:pPr>
        <w:pStyle w:val="ListParagraph"/>
        <w:numPr>
          <w:ilvl w:val="0"/>
          <w:numId w:val="11"/>
        </w:numPr>
        <w:ind w:left="357" w:hanging="357"/>
        <w:jc w:val="both"/>
        <w:rPr>
          <w:rFonts w:ascii="Times New Roman" w:hAnsi="Times New Roman" w:cs="Times New Roman"/>
          <w:sz w:val="24"/>
          <w:szCs w:val="24"/>
        </w:rPr>
        <w:pPrChange w:id="129" w:author="Thomas Carruthers" w:date="2017-06-02T10:49:00Z">
          <w:pPr>
            <w:pStyle w:val="ListParagraph"/>
            <w:numPr>
              <w:numId w:val="27"/>
            </w:numPr>
            <w:tabs>
              <w:tab w:val="num" w:pos="360"/>
              <w:tab w:val="num" w:pos="720"/>
            </w:tabs>
            <w:ind w:left="357" w:hanging="357"/>
            <w:jc w:val="both"/>
          </w:pPr>
        </w:pPrChange>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pPr>
        <w:pStyle w:val="ListParagraph"/>
        <w:numPr>
          <w:ilvl w:val="0"/>
          <w:numId w:val="11"/>
        </w:numPr>
        <w:ind w:left="357" w:hanging="357"/>
        <w:jc w:val="both"/>
        <w:rPr>
          <w:rFonts w:ascii="Times New Roman" w:hAnsi="Times New Roman" w:cs="Times New Roman"/>
          <w:sz w:val="24"/>
          <w:szCs w:val="24"/>
        </w:rPr>
        <w:pPrChange w:id="130" w:author="Thomas Carruthers" w:date="2017-06-02T10:49:00Z">
          <w:pPr>
            <w:pStyle w:val="ListParagraph"/>
            <w:numPr>
              <w:numId w:val="27"/>
            </w:numPr>
            <w:tabs>
              <w:tab w:val="num" w:pos="360"/>
              <w:tab w:val="num" w:pos="720"/>
            </w:tabs>
            <w:ind w:left="357" w:hanging="357"/>
            <w:jc w:val="both"/>
          </w:pPr>
        </w:pPrChange>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pPr>
        <w:pStyle w:val="ListParagraph"/>
        <w:numPr>
          <w:ilvl w:val="0"/>
          <w:numId w:val="11"/>
        </w:numPr>
        <w:ind w:left="357" w:hanging="357"/>
        <w:jc w:val="both"/>
        <w:rPr>
          <w:rFonts w:ascii="Times New Roman" w:hAnsi="Times New Roman" w:cs="Times New Roman"/>
          <w:sz w:val="24"/>
          <w:szCs w:val="24"/>
        </w:rPr>
        <w:pPrChange w:id="131" w:author="Thomas Carruthers" w:date="2017-06-02T10:49:00Z">
          <w:pPr>
            <w:pStyle w:val="ListParagraph"/>
            <w:numPr>
              <w:numId w:val="27"/>
            </w:numPr>
            <w:tabs>
              <w:tab w:val="num" w:pos="360"/>
              <w:tab w:val="num" w:pos="720"/>
            </w:tabs>
            <w:ind w:left="357" w:hanging="357"/>
            <w:jc w:val="both"/>
          </w:pPr>
        </w:pPrChange>
      </w:pPr>
      <w:r>
        <w:rPr>
          <w:rFonts w:ascii="Times New Roman" w:hAnsi="Times New Roman" w:cs="Times New Roman"/>
          <w:sz w:val="24"/>
          <w:szCs w:val="24"/>
        </w:rPr>
        <w:t>Autocorrelation of residuals will be taken to be zero.</w:t>
      </w:r>
    </w:p>
    <w:p w14:paraId="433FFACA" w14:textId="77777777" w:rsidR="007E218D" w:rsidRDefault="00CA13BC">
      <w:pPr>
        <w:pStyle w:val="ListParagraph"/>
        <w:numPr>
          <w:ilvl w:val="0"/>
          <w:numId w:val="11"/>
        </w:numPr>
        <w:ind w:left="357" w:hanging="357"/>
        <w:jc w:val="both"/>
        <w:rPr>
          <w:rFonts w:ascii="Times New Roman" w:hAnsi="Times New Roman" w:cs="Times New Roman"/>
          <w:sz w:val="24"/>
          <w:szCs w:val="24"/>
        </w:rPr>
        <w:pPrChange w:id="132" w:author="Thomas Carruthers" w:date="2017-06-02T10:49:00Z">
          <w:pPr>
            <w:pStyle w:val="ListParagraph"/>
            <w:numPr>
              <w:numId w:val="27"/>
            </w:numPr>
            <w:tabs>
              <w:tab w:val="num" w:pos="360"/>
              <w:tab w:val="num" w:pos="720"/>
            </w:tabs>
            <w:ind w:left="357" w:hanging="357"/>
            <w:jc w:val="both"/>
          </w:pPr>
        </w:pPrChange>
      </w:pPr>
      <w:r>
        <w:rPr>
          <w:rFonts w:ascii="Times New Roman" w:hAnsi="Times New Roman" w:cs="Times New Roman"/>
          <w:sz w:val="24"/>
          <w:szCs w:val="24"/>
        </w:rPr>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133" w:name="_Toc465365330"/>
      <w:r w:rsidRPr="001C0F8B">
        <w:t>Alternative options</w:t>
      </w:r>
      <w:bookmarkEnd w:id="133"/>
    </w:p>
    <w:p w14:paraId="24F66A7F" w14:textId="77777777" w:rsidR="007E218D" w:rsidRDefault="001C0F8B">
      <w:pPr>
        <w:pStyle w:val="ListParagraph"/>
        <w:numPr>
          <w:ilvl w:val="0"/>
          <w:numId w:val="12"/>
        </w:numPr>
        <w:ind w:left="357" w:hanging="357"/>
        <w:jc w:val="both"/>
        <w:rPr>
          <w:rFonts w:ascii="Times New Roman" w:hAnsi="Times New Roman" w:cs="Times New Roman"/>
          <w:sz w:val="24"/>
          <w:szCs w:val="24"/>
        </w:rPr>
        <w:pPrChange w:id="134" w:author="Thomas Carruthers" w:date="2017-06-02T10:49:00Z">
          <w:pPr>
            <w:pStyle w:val="ListParagraph"/>
            <w:numPr>
              <w:numId w:val="28"/>
            </w:numPr>
            <w:tabs>
              <w:tab w:val="num" w:pos="360"/>
              <w:tab w:val="num" w:pos="720"/>
            </w:tabs>
            <w:ind w:left="357" w:hanging="357"/>
            <w:jc w:val="both"/>
          </w:pPr>
        </w:pPrChange>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pPr>
        <w:pStyle w:val="ListParagraph"/>
        <w:numPr>
          <w:ilvl w:val="0"/>
          <w:numId w:val="12"/>
        </w:numPr>
        <w:ind w:left="357" w:hanging="357"/>
        <w:jc w:val="both"/>
        <w:rPr>
          <w:rFonts w:ascii="Times New Roman" w:hAnsi="Times New Roman" w:cs="Times New Roman"/>
          <w:sz w:val="24"/>
          <w:szCs w:val="24"/>
        </w:rPr>
        <w:pPrChange w:id="135" w:author="Thomas Carruthers" w:date="2017-06-02T10:49:00Z">
          <w:pPr>
            <w:pStyle w:val="ListParagraph"/>
            <w:numPr>
              <w:numId w:val="28"/>
            </w:numPr>
            <w:tabs>
              <w:tab w:val="num" w:pos="360"/>
              <w:tab w:val="num" w:pos="720"/>
            </w:tabs>
            <w:ind w:left="357" w:hanging="357"/>
            <w:jc w:val="both"/>
          </w:pPr>
        </w:pPrChange>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136" w:name="_Toc465365331"/>
      <w:r w:rsidRPr="00965CDE">
        <w:t>Other aspects</w:t>
      </w:r>
      <w:bookmarkEnd w:id="136"/>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bookmarkStart w:id="137" w:name="_Toc465365332"/>
      <w:r>
        <w:br w:type="page"/>
      </w:r>
    </w:p>
    <w:p w14:paraId="2134E40E" w14:textId="5E84ECA6" w:rsidR="007E218D" w:rsidRDefault="00987C9A" w:rsidP="00DE6F83">
      <w:pPr>
        <w:pStyle w:val="Heading1"/>
        <w:ind w:left="0"/>
      </w:pPr>
      <w:r w:rsidRPr="00987C9A">
        <w:lastRenderedPageBreak/>
        <w:t>PARAMETERS AND CONDITIONING</w:t>
      </w:r>
      <w:bookmarkEnd w:id="137"/>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138" w:name="_Toc465365333"/>
      <w:r w:rsidRPr="00987C9A">
        <w:t>Fixed parameters</w:t>
      </w:r>
      <w:bookmarkEnd w:id="138"/>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F011FD">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65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39" w:author="Thomas Carruthers" w:date="2017-06-02T10:10:00Z">
          <w:tblPr>
            <w:tblStyle w:val="TableGrid11"/>
            <w:tblW w:w="129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877"/>
        <w:gridCol w:w="3402"/>
        <w:gridCol w:w="567"/>
        <w:gridCol w:w="3402"/>
        <w:gridCol w:w="425"/>
        <w:gridCol w:w="2160"/>
        <w:gridCol w:w="823"/>
        <w:tblGridChange w:id="140">
          <w:tblGrid>
            <w:gridCol w:w="34"/>
            <w:gridCol w:w="34"/>
            <w:gridCol w:w="1809"/>
            <w:gridCol w:w="284"/>
            <w:gridCol w:w="34"/>
            <w:gridCol w:w="3368"/>
            <w:gridCol w:w="283"/>
            <w:gridCol w:w="284"/>
            <w:gridCol w:w="3118"/>
            <w:gridCol w:w="34"/>
            <w:gridCol w:w="250"/>
            <w:gridCol w:w="34"/>
            <w:gridCol w:w="391"/>
            <w:gridCol w:w="2160"/>
            <w:gridCol w:w="823"/>
          </w:tblGrid>
        </w:tblGridChange>
      </w:tblGrid>
      <w:tr w:rsidR="009D1008" w:rsidRPr="00987C9A" w14:paraId="7A6725D6" w14:textId="77777777" w:rsidTr="00695ED9">
        <w:trPr>
          <w:gridAfter w:val="3"/>
          <w:wAfter w:w="3408" w:type="dxa"/>
          <w:trPrChange w:id="141" w:author="Thomas Carruthers" w:date="2017-06-02T10:10:00Z">
            <w:trPr>
              <w:gridBefore w:val="1"/>
              <w:gridAfter w:val="3"/>
              <w:wAfter w:w="3408" w:type="dxa"/>
            </w:trPr>
          </w:trPrChange>
        </w:trPr>
        <w:tc>
          <w:tcPr>
            <w:tcW w:w="1877" w:type="dxa"/>
            <w:tcBorders>
              <w:top w:val="single" w:sz="8" w:space="0" w:color="auto"/>
              <w:bottom w:val="single" w:sz="8" w:space="0" w:color="auto"/>
            </w:tcBorders>
            <w:tcPrChange w:id="142" w:author="Thomas Carruthers" w:date="2017-06-02T10:10:00Z">
              <w:tcPr>
                <w:tcW w:w="2127" w:type="dxa"/>
                <w:gridSpan w:val="3"/>
                <w:tcBorders>
                  <w:top w:val="single" w:sz="8" w:space="0" w:color="auto"/>
                  <w:bottom w:val="single" w:sz="8" w:space="0" w:color="auto"/>
                </w:tcBorders>
              </w:tcPr>
            </w:tcPrChange>
          </w:tcPr>
          <w:p w14:paraId="27C79E3D" w14:textId="77777777" w:rsidR="009D1008" w:rsidRPr="00987C9A" w:rsidRDefault="009D1008" w:rsidP="005D3F56">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Change w:id="143" w:author="Thomas Carruthers" w:date="2017-06-02T10:10:00Z">
              <w:tcPr>
                <w:tcW w:w="3969" w:type="dxa"/>
                <w:gridSpan w:val="4"/>
                <w:tcBorders>
                  <w:top w:val="single" w:sz="8" w:space="0" w:color="auto"/>
                  <w:bottom w:val="single" w:sz="8" w:space="0" w:color="auto"/>
                </w:tcBorders>
              </w:tcPr>
            </w:tcPrChange>
          </w:tcPr>
          <w:p w14:paraId="300E5DDB"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Change w:id="144" w:author="Thomas Carruthers" w:date="2017-06-02T10:10:00Z">
              <w:tcPr>
                <w:tcW w:w="3402" w:type="dxa"/>
                <w:gridSpan w:val="3"/>
                <w:tcBorders>
                  <w:top w:val="single" w:sz="8" w:space="0" w:color="auto"/>
                  <w:bottom w:val="single" w:sz="8" w:space="0" w:color="auto"/>
                </w:tcBorders>
              </w:tcPr>
            </w:tcPrChange>
          </w:tcPr>
          <w:p w14:paraId="32337047"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695ED9">
        <w:trPr>
          <w:gridAfter w:val="3"/>
          <w:wAfter w:w="3408" w:type="dxa"/>
          <w:trPrChange w:id="145" w:author="Thomas Carruthers" w:date="2017-06-02T10:10:00Z">
            <w:trPr>
              <w:gridBefore w:val="1"/>
              <w:gridAfter w:val="3"/>
              <w:wAfter w:w="3408" w:type="dxa"/>
            </w:trPr>
          </w:trPrChange>
        </w:trPr>
        <w:tc>
          <w:tcPr>
            <w:tcW w:w="1877" w:type="dxa"/>
            <w:tcBorders>
              <w:top w:val="single" w:sz="8" w:space="0" w:color="auto"/>
              <w:bottom w:val="single" w:sz="4" w:space="0" w:color="auto"/>
            </w:tcBorders>
            <w:vAlign w:val="center"/>
            <w:tcPrChange w:id="146" w:author="Thomas Carruthers" w:date="2017-06-02T10:10:00Z">
              <w:tcPr>
                <w:tcW w:w="2127" w:type="dxa"/>
                <w:gridSpan w:val="3"/>
                <w:tcBorders>
                  <w:top w:val="single" w:sz="8" w:space="0" w:color="auto"/>
                  <w:bottom w:val="single" w:sz="4" w:space="0" w:color="auto"/>
                </w:tcBorders>
                <w:vAlign w:val="center"/>
              </w:tcPr>
            </w:tcPrChange>
          </w:tcPr>
          <w:p w14:paraId="6391A5D3" w14:textId="77777777" w:rsidR="00EB4FA2" w:rsidRDefault="009D1008" w:rsidP="005D3F56">
            <w:pPr>
              <w:rPr>
                <w:ins w:id="147" w:author="Thomas Carruthers" w:date="2017-07-16T16:03:00Z"/>
                <w:rFonts w:ascii="Times New Roman" w:hAnsi="Times New Roman" w:cs="Times New Roman"/>
                <w:b/>
                <w:sz w:val="20"/>
                <w:szCs w:val="20"/>
              </w:rPr>
            </w:pPr>
            <w:r w:rsidRPr="005D3F56">
              <w:rPr>
                <w:rFonts w:ascii="Times New Roman" w:hAnsi="Times New Roman" w:cs="Times New Roman"/>
                <w:b/>
                <w:sz w:val="20"/>
                <w:szCs w:val="20"/>
                <w:rPrChange w:id="148" w:author="Thomas Carruthers" w:date="2017-06-01T10:57:00Z">
                  <w:rPr>
                    <w:rFonts w:ascii="Times New Roman" w:hAnsi="Times New Roman" w:cs="Times New Roman"/>
                    <w:sz w:val="20"/>
                    <w:szCs w:val="20"/>
                  </w:rPr>
                </w:rPrChange>
              </w:rPr>
              <w:t xml:space="preserve">Steepness </w:t>
            </w:r>
          </w:p>
          <w:p w14:paraId="62237EF9" w14:textId="5F4348EC" w:rsidR="009D1008" w:rsidRPr="005D3F56" w:rsidRDefault="009D1008" w:rsidP="005D3F56">
            <w:pPr>
              <w:rPr>
                <w:rFonts w:ascii="Times New Roman" w:hAnsi="Times New Roman" w:cs="Times New Roman"/>
                <w:b/>
                <w:sz w:val="20"/>
                <w:szCs w:val="20"/>
                <w:rPrChange w:id="149" w:author="Thomas Carruthers" w:date="2017-06-01T10:57:00Z">
                  <w:rPr>
                    <w:rFonts w:ascii="Times New Roman" w:hAnsi="Times New Roman" w:cs="Times New Roman"/>
                    <w:sz w:val="20"/>
                    <w:szCs w:val="20"/>
                  </w:rPr>
                </w:rPrChange>
              </w:rPr>
            </w:pPr>
            <w:r w:rsidRPr="005D3F56">
              <w:rPr>
                <w:rFonts w:ascii="Times New Roman" w:hAnsi="Times New Roman" w:cs="Times New Roman"/>
                <w:b/>
                <w:sz w:val="20"/>
                <w:szCs w:val="20"/>
                <w:rPrChange w:id="150" w:author="Thomas Carruthers" w:date="2017-06-01T10:57:00Z">
                  <w:rPr>
                    <w:rFonts w:ascii="Times New Roman" w:hAnsi="Times New Roman" w:cs="Times New Roman"/>
                    <w:sz w:val="20"/>
                    <w:szCs w:val="20"/>
                  </w:rPr>
                </w:rPrChange>
              </w:rPr>
              <w:t>(</w:t>
            </w:r>
            <w:del w:id="151" w:author="Thomas Carruthers" w:date="2017-07-16T16:04:00Z">
              <w:r w:rsidRPr="005D3F56" w:rsidDel="00EB4FA2">
                <w:rPr>
                  <w:rFonts w:ascii="Times New Roman" w:hAnsi="Times New Roman" w:cs="Times New Roman"/>
                  <w:b/>
                  <w:sz w:val="20"/>
                  <w:szCs w:val="20"/>
                  <w:rPrChange w:id="152" w:author="Thomas Carruthers" w:date="2017-06-01T10:57:00Z">
                    <w:rPr>
                      <w:rFonts w:ascii="Times New Roman" w:hAnsi="Times New Roman" w:cs="Times New Roman"/>
                      <w:sz w:val="20"/>
                      <w:szCs w:val="20"/>
                    </w:rPr>
                  </w:rPrChange>
                </w:rPr>
                <w:delText>Bev.-</w:delText>
              </w:r>
            </w:del>
            <w:ins w:id="153" w:author="Thomas Carruthers" w:date="2017-07-16T16:04:00Z">
              <w:r w:rsidR="00EB4FA2" w:rsidRPr="005D3F56">
                <w:rPr>
                  <w:rFonts w:ascii="Times New Roman" w:hAnsi="Times New Roman" w:cs="Times New Roman"/>
                  <w:b/>
                  <w:sz w:val="20"/>
                  <w:szCs w:val="20"/>
                  <w:rPrChange w:id="154" w:author="Thomas Carruthers" w:date="2017-06-01T10:57:00Z">
                    <w:rPr>
                      <w:rFonts w:ascii="Times New Roman" w:hAnsi="Times New Roman" w:cs="Times New Roman"/>
                      <w:b/>
                      <w:sz w:val="20"/>
                      <w:szCs w:val="20"/>
                    </w:rPr>
                  </w:rPrChange>
                </w:rPr>
                <w:t>Bev. -</w:t>
              </w:r>
            </w:ins>
            <w:r w:rsidRPr="005D3F56">
              <w:rPr>
                <w:rFonts w:ascii="Times New Roman" w:hAnsi="Times New Roman" w:cs="Times New Roman"/>
                <w:b/>
                <w:sz w:val="20"/>
                <w:szCs w:val="20"/>
                <w:rPrChange w:id="155" w:author="Thomas Carruthers" w:date="2017-06-01T10:57:00Z">
                  <w:rPr>
                    <w:rFonts w:ascii="Times New Roman" w:hAnsi="Times New Roman" w:cs="Times New Roman"/>
                    <w:sz w:val="20"/>
                    <w:szCs w:val="20"/>
                  </w:rPr>
                </w:rPrChange>
              </w:rPr>
              <w:t>Holt)</w:t>
            </w:r>
          </w:p>
        </w:tc>
        <w:tc>
          <w:tcPr>
            <w:tcW w:w="3969" w:type="dxa"/>
            <w:gridSpan w:val="2"/>
            <w:tcBorders>
              <w:top w:val="single" w:sz="8" w:space="0" w:color="auto"/>
              <w:bottom w:val="single" w:sz="4" w:space="0" w:color="auto"/>
            </w:tcBorders>
            <w:tcPrChange w:id="156" w:author="Thomas Carruthers" w:date="2017-06-02T10:10:00Z">
              <w:tcPr>
                <w:tcW w:w="3969" w:type="dxa"/>
                <w:gridSpan w:val="4"/>
                <w:tcBorders>
                  <w:top w:val="single" w:sz="8" w:space="0" w:color="auto"/>
                  <w:bottom w:val="single" w:sz="4" w:space="0" w:color="auto"/>
                </w:tcBorders>
              </w:tcPr>
            </w:tcPrChange>
          </w:tcPr>
          <w:p w14:paraId="06CAF698"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Change w:id="157" w:author="Thomas Carruthers" w:date="2017-06-02T10:10:00Z">
              <w:tcPr>
                <w:tcW w:w="3402" w:type="dxa"/>
                <w:gridSpan w:val="3"/>
                <w:tcBorders>
                  <w:top w:val="single" w:sz="8" w:space="0" w:color="auto"/>
                  <w:bottom w:val="single" w:sz="4" w:space="0" w:color="auto"/>
                </w:tcBorders>
              </w:tcPr>
            </w:tcPrChange>
          </w:tcPr>
          <w:p w14:paraId="7262135C"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695ED9">
        <w:trPr>
          <w:gridAfter w:val="3"/>
          <w:wAfter w:w="3408" w:type="dxa"/>
          <w:trPrChange w:id="158" w:author="Thomas Carruthers" w:date="2017-06-02T10:10:00Z">
            <w:trPr>
              <w:gridBefore w:val="1"/>
              <w:gridAfter w:val="3"/>
              <w:wAfter w:w="3408" w:type="dxa"/>
            </w:trPr>
          </w:trPrChange>
        </w:trPr>
        <w:tc>
          <w:tcPr>
            <w:tcW w:w="1877" w:type="dxa"/>
            <w:tcBorders>
              <w:top w:val="single" w:sz="4" w:space="0" w:color="auto"/>
            </w:tcBorders>
            <w:tcPrChange w:id="159" w:author="Thomas Carruthers" w:date="2017-06-02T10:10:00Z">
              <w:tcPr>
                <w:tcW w:w="2127" w:type="dxa"/>
                <w:gridSpan w:val="3"/>
                <w:tcBorders>
                  <w:top w:val="single" w:sz="4" w:space="0" w:color="auto"/>
                </w:tcBorders>
              </w:tcPr>
            </w:tcPrChange>
          </w:tcPr>
          <w:p w14:paraId="10EA2F82" w14:textId="2DFBC1C9" w:rsidR="009D1008" w:rsidRPr="00C359CF" w:rsidRDefault="00C359CF" w:rsidP="00C359CF">
            <w:pPr>
              <w:jc w:val="right"/>
              <w:rPr>
                <w:rFonts w:ascii="Times New Roman" w:hAnsi="Times New Roman" w:cs="Times New Roman"/>
                <w:b/>
                <w:sz w:val="20"/>
                <w:szCs w:val="20"/>
                <w:rPrChange w:id="160" w:author="Thomas Carruthers" w:date="2017-07-16T16:15:00Z">
                  <w:rPr>
                    <w:rFonts w:ascii="Times New Roman" w:hAnsi="Times New Roman" w:cs="Times New Roman"/>
                    <w:sz w:val="20"/>
                    <w:szCs w:val="20"/>
                  </w:rPr>
                </w:rPrChange>
              </w:rPr>
              <w:pPrChange w:id="161" w:author="Thomas Carruthers" w:date="2017-07-16T16:15:00Z">
                <w:pPr/>
              </w:pPrChange>
            </w:pPr>
            <w:ins w:id="162" w:author="Thomas Carruthers" w:date="2017-07-16T16:15:00Z">
              <w:r w:rsidRPr="00C359CF">
                <w:rPr>
                  <w:rFonts w:ascii="Times New Roman" w:hAnsi="Times New Roman" w:cs="Times New Roman"/>
                  <w:b/>
                  <w:i/>
                  <w:sz w:val="20"/>
                  <w:szCs w:val="20"/>
                  <w:rPrChange w:id="163" w:author="Thomas Carruthers" w:date="2017-07-16T16:15:00Z">
                    <w:rPr>
                      <w:rFonts w:ascii="Times New Roman" w:hAnsi="Times New Roman" w:cs="Times New Roman"/>
                      <w:b/>
                      <w:i/>
                      <w:sz w:val="20"/>
                      <w:szCs w:val="20"/>
                    </w:rPr>
                  </w:rPrChange>
                </w:rPr>
                <w:t>Type</w:t>
              </w:r>
            </w:ins>
            <w:del w:id="164" w:author="Thomas Carruthers" w:date="2017-07-16T16:06:00Z">
              <w:r w:rsidR="00484EF0" w:rsidRPr="00C359CF" w:rsidDel="00EB4FA2">
                <w:rPr>
                  <w:rFonts w:ascii="Times New Roman" w:hAnsi="Times New Roman" w:cs="Times New Roman"/>
                  <w:b/>
                  <w:i/>
                  <w:sz w:val="20"/>
                  <w:szCs w:val="20"/>
                  <w:rPrChange w:id="165" w:author="Thomas Carruthers" w:date="2017-07-16T16:15:00Z">
                    <w:rPr>
                      <w:rFonts w:ascii="Times New Roman" w:hAnsi="Times New Roman" w:cs="Times New Roman"/>
                      <w:i/>
                      <w:sz w:val="20"/>
                      <w:szCs w:val="20"/>
                    </w:rPr>
                  </w:rPrChange>
                </w:rPr>
                <w:delText>L1</w:delText>
              </w:r>
              <w:r w:rsidR="00484EF0" w:rsidRPr="00C359CF" w:rsidDel="00EB4FA2">
                <w:rPr>
                  <w:rFonts w:ascii="Times New Roman" w:hAnsi="Times New Roman" w:cs="Times New Roman"/>
                  <w:b/>
                  <w:sz w:val="20"/>
                  <w:szCs w:val="20"/>
                  <w:rPrChange w:id="166" w:author="Thomas Carruthers" w:date="2017-07-16T16:15:00Z">
                    <w:rPr>
                      <w:rFonts w:ascii="Times New Roman" w:hAnsi="Times New Roman" w:cs="Times New Roman"/>
                      <w:sz w:val="20"/>
                      <w:szCs w:val="20"/>
                    </w:rPr>
                  </w:rPrChange>
                </w:rPr>
                <w:delText xml:space="preserve"> (cm) (Richards)</w:delText>
              </w:r>
            </w:del>
          </w:p>
        </w:tc>
        <w:tc>
          <w:tcPr>
            <w:tcW w:w="3969" w:type="dxa"/>
            <w:gridSpan w:val="2"/>
            <w:tcBorders>
              <w:top w:val="single" w:sz="4" w:space="0" w:color="auto"/>
            </w:tcBorders>
            <w:tcPrChange w:id="167" w:author="Thomas Carruthers" w:date="2017-06-02T10:10:00Z">
              <w:tcPr>
                <w:tcW w:w="3969" w:type="dxa"/>
                <w:gridSpan w:val="4"/>
                <w:tcBorders>
                  <w:top w:val="single" w:sz="4" w:space="0" w:color="auto"/>
                </w:tcBorders>
              </w:tcPr>
            </w:tcPrChange>
          </w:tcPr>
          <w:p w14:paraId="032D4CA5" w14:textId="06AEF1CF" w:rsidR="009D1008" w:rsidRDefault="00C359CF" w:rsidP="005D3F56">
            <w:pPr>
              <w:jc w:val="center"/>
              <w:rPr>
                <w:rFonts w:ascii="Times New Roman" w:hAnsi="Times New Roman" w:cs="Times New Roman"/>
                <w:sz w:val="20"/>
                <w:szCs w:val="20"/>
              </w:rPr>
            </w:pPr>
            <w:ins w:id="168" w:author="Thomas Carruthers" w:date="2017-07-16T16:14:00Z">
              <w:r>
                <w:rPr>
                  <w:rFonts w:ascii="Times New Roman" w:hAnsi="Times New Roman" w:cs="Times New Roman"/>
                  <w:b/>
                  <w:i/>
                  <w:sz w:val="20"/>
                  <w:szCs w:val="20"/>
                </w:rPr>
                <w:t>Richards</w:t>
              </w:r>
            </w:ins>
            <w:del w:id="169" w:author="Thomas Carruthers" w:date="2017-07-16T16:06:00Z">
              <w:r w:rsidR="00484EF0" w:rsidDel="00EB4FA2">
                <w:rPr>
                  <w:rFonts w:ascii="Times New Roman" w:hAnsi="Times New Roman" w:cs="Times New Roman"/>
                  <w:sz w:val="20"/>
                  <w:szCs w:val="20"/>
                </w:rPr>
                <w:delText>33.0</w:delText>
              </w:r>
            </w:del>
          </w:p>
        </w:tc>
        <w:tc>
          <w:tcPr>
            <w:tcW w:w="3402" w:type="dxa"/>
            <w:tcBorders>
              <w:top w:val="single" w:sz="4" w:space="0" w:color="auto"/>
            </w:tcBorders>
            <w:tcPrChange w:id="170" w:author="Thomas Carruthers" w:date="2017-06-02T10:10:00Z">
              <w:tcPr>
                <w:tcW w:w="3402" w:type="dxa"/>
                <w:gridSpan w:val="3"/>
                <w:tcBorders>
                  <w:top w:val="single" w:sz="4" w:space="0" w:color="auto"/>
                </w:tcBorders>
              </w:tcPr>
            </w:tcPrChange>
          </w:tcPr>
          <w:p w14:paraId="7BE2152D" w14:textId="4F20085E" w:rsidR="009D1008" w:rsidRPr="00C359CF" w:rsidRDefault="00C359CF" w:rsidP="005D3F56">
            <w:pPr>
              <w:jc w:val="center"/>
              <w:rPr>
                <w:rFonts w:ascii="Times New Roman" w:hAnsi="Times New Roman" w:cs="Times New Roman"/>
                <w:b/>
                <w:i/>
                <w:sz w:val="20"/>
                <w:szCs w:val="20"/>
                <w:rPrChange w:id="171" w:author="Thomas Carruthers" w:date="2017-07-16T16:15:00Z">
                  <w:rPr>
                    <w:rFonts w:ascii="Times New Roman" w:hAnsi="Times New Roman" w:cs="Times New Roman"/>
                    <w:sz w:val="20"/>
                    <w:szCs w:val="20"/>
                  </w:rPr>
                </w:rPrChange>
              </w:rPr>
            </w:pPr>
            <w:ins w:id="172" w:author="Thomas Carruthers" w:date="2017-07-16T16:14:00Z">
              <w:r w:rsidRPr="00C359CF">
                <w:rPr>
                  <w:rFonts w:ascii="Times New Roman" w:hAnsi="Times New Roman" w:cs="Times New Roman"/>
                  <w:b/>
                  <w:i/>
                  <w:sz w:val="20"/>
                  <w:szCs w:val="20"/>
                  <w:rPrChange w:id="173" w:author="Thomas Carruthers" w:date="2017-07-16T16:15:00Z">
                    <w:rPr>
                      <w:rFonts w:ascii="Times New Roman" w:hAnsi="Times New Roman" w:cs="Times New Roman"/>
                      <w:sz w:val="20"/>
                      <w:szCs w:val="20"/>
                    </w:rPr>
                  </w:rPrChange>
                </w:rPr>
                <w:t xml:space="preserve">von </w:t>
              </w:r>
            </w:ins>
            <w:ins w:id="174" w:author="Thomas Carruthers" w:date="2017-07-16T16:15:00Z">
              <w:r w:rsidRPr="00C359CF">
                <w:rPr>
                  <w:rFonts w:ascii="Times New Roman" w:hAnsi="Times New Roman" w:cs="Times New Roman"/>
                  <w:b/>
                  <w:i/>
                  <w:sz w:val="20"/>
                  <w:szCs w:val="20"/>
                  <w:rPrChange w:id="175" w:author="Thomas Carruthers" w:date="2017-07-16T16:15:00Z">
                    <w:rPr>
                      <w:rFonts w:ascii="Times New Roman" w:hAnsi="Times New Roman" w:cs="Times New Roman"/>
                      <w:sz w:val="20"/>
                      <w:szCs w:val="20"/>
                    </w:rPr>
                  </w:rPrChange>
                </w:rPr>
                <w:t>Bert</w:t>
              </w:r>
            </w:ins>
            <w:ins w:id="176" w:author="Thomas Carruthers" w:date="2017-07-16T16:16:00Z">
              <w:r>
                <w:rPr>
                  <w:rFonts w:ascii="Times New Roman" w:hAnsi="Times New Roman" w:cs="Times New Roman"/>
                  <w:b/>
                  <w:i/>
                  <w:sz w:val="20"/>
                  <w:szCs w:val="20"/>
                </w:rPr>
                <w:t>.</w:t>
              </w:r>
            </w:ins>
            <w:del w:id="177" w:author="Thomas Carruthers" w:date="2017-07-16T16:06:00Z">
              <w:r w:rsidR="00484EF0" w:rsidRPr="00C359CF" w:rsidDel="00EB4FA2">
                <w:rPr>
                  <w:rFonts w:ascii="Times New Roman" w:hAnsi="Times New Roman" w:cs="Times New Roman"/>
                  <w:b/>
                  <w:i/>
                  <w:sz w:val="20"/>
                  <w:szCs w:val="20"/>
                  <w:rPrChange w:id="178" w:author="Thomas Carruthers" w:date="2017-07-16T16:15:00Z">
                    <w:rPr>
                      <w:rFonts w:ascii="Times New Roman" w:hAnsi="Times New Roman" w:cs="Times New Roman"/>
                      <w:sz w:val="20"/>
                      <w:szCs w:val="20"/>
                    </w:rPr>
                  </w:rPrChange>
                </w:rPr>
                <w:delText>33.0</w:delText>
              </w:r>
            </w:del>
          </w:p>
        </w:tc>
      </w:tr>
      <w:tr w:rsidR="00C359CF" w:rsidRPr="00987C9A" w14:paraId="6C853A86" w14:textId="77777777" w:rsidTr="00695ED9">
        <w:trPr>
          <w:gridAfter w:val="3"/>
          <w:wAfter w:w="3408" w:type="dxa"/>
          <w:ins w:id="179" w:author="Thomas Carruthers" w:date="2017-07-16T16:14:00Z"/>
        </w:trPr>
        <w:tc>
          <w:tcPr>
            <w:tcW w:w="1877" w:type="dxa"/>
          </w:tcPr>
          <w:p w14:paraId="3A0C878B" w14:textId="3D8C31B2" w:rsidR="00C359CF" w:rsidRPr="009A2CEC" w:rsidRDefault="00C359CF" w:rsidP="00C359CF">
            <w:pPr>
              <w:rPr>
                <w:ins w:id="180" w:author="Thomas Carruthers" w:date="2017-07-16T16:14:00Z"/>
                <w:rFonts w:ascii="Times New Roman" w:hAnsi="Times New Roman" w:cs="Times New Roman"/>
                <w:b/>
                <w:i/>
                <w:sz w:val="20"/>
                <w:szCs w:val="20"/>
              </w:rPr>
            </w:pPr>
            <w:ins w:id="181" w:author="Thomas Carruthers" w:date="2017-07-16T16:14:00Z">
              <w:r>
                <w:rPr>
                  <w:rFonts w:ascii="Times New Roman" w:hAnsi="Times New Roman" w:cs="Times New Roman"/>
                  <w:b/>
                  <w:i/>
                  <w:sz w:val="20"/>
                  <w:szCs w:val="20"/>
                </w:rPr>
                <w:t>A2</w:t>
              </w:r>
            </w:ins>
          </w:p>
        </w:tc>
        <w:tc>
          <w:tcPr>
            <w:tcW w:w="3969" w:type="dxa"/>
            <w:gridSpan w:val="2"/>
          </w:tcPr>
          <w:p w14:paraId="0DB8A2A3" w14:textId="465B4A36" w:rsidR="00C359CF" w:rsidRDefault="00C359CF" w:rsidP="00C359CF">
            <w:pPr>
              <w:jc w:val="center"/>
              <w:rPr>
                <w:ins w:id="182" w:author="Thomas Carruthers" w:date="2017-07-16T16:14:00Z"/>
                <w:rFonts w:ascii="Times New Roman" w:hAnsi="Times New Roman" w:cs="Times New Roman"/>
                <w:sz w:val="20"/>
                <w:szCs w:val="20"/>
              </w:rPr>
            </w:pPr>
            <w:ins w:id="183" w:author="Thomas Carruthers" w:date="2017-07-16T16:14:00Z">
              <w:r>
                <w:rPr>
                  <w:rFonts w:ascii="Times New Roman" w:hAnsi="Times New Roman" w:cs="Times New Roman"/>
                  <w:sz w:val="20"/>
                  <w:szCs w:val="20"/>
                </w:rPr>
                <w:t>34</w:t>
              </w:r>
            </w:ins>
          </w:p>
        </w:tc>
        <w:tc>
          <w:tcPr>
            <w:tcW w:w="3402" w:type="dxa"/>
          </w:tcPr>
          <w:p w14:paraId="7F43F119" w14:textId="77777777" w:rsidR="00C359CF" w:rsidRDefault="00C359CF" w:rsidP="00C359CF">
            <w:pPr>
              <w:jc w:val="center"/>
              <w:rPr>
                <w:ins w:id="184" w:author="Thomas Carruthers" w:date="2017-07-16T16:14:00Z"/>
                <w:rFonts w:ascii="Times New Roman" w:hAnsi="Times New Roman" w:cs="Times New Roman"/>
                <w:sz w:val="20"/>
                <w:szCs w:val="20"/>
              </w:rPr>
            </w:pPr>
          </w:p>
        </w:tc>
      </w:tr>
      <w:tr w:rsidR="00C359CF" w:rsidRPr="00987C9A" w14:paraId="31DA5E9D" w14:textId="77777777" w:rsidTr="00695ED9">
        <w:trPr>
          <w:gridAfter w:val="3"/>
          <w:wAfter w:w="3408" w:type="dxa"/>
          <w:ins w:id="185" w:author="Thomas Carruthers" w:date="2017-07-16T16:06:00Z"/>
        </w:trPr>
        <w:tc>
          <w:tcPr>
            <w:tcW w:w="1877" w:type="dxa"/>
          </w:tcPr>
          <w:p w14:paraId="6CDA31A4" w14:textId="0A11649D" w:rsidR="00C359CF" w:rsidRPr="005D3F56" w:rsidRDefault="00C359CF" w:rsidP="00C359CF">
            <w:pPr>
              <w:rPr>
                <w:ins w:id="186" w:author="Thomas Carruthers" w:date="2017-07-16T16:06:00Z"/>
                <w:rFonts w:ascii="Times New Roman" w:hAnsi="Times New Roman" w:cs="Times New Roman"/>
                <w:b/>
                <w:i/>
                <w:sz w:val="20"/>
                <w:szCs w:val="20"/>
                <w:rPrChange w:id="187" w:author="Thomas Carruthers" w:date="2017-06-01T10:57:00Z">
                  <w:rPr>
                    <w:ins w:id="188" w:author="Thomas Carruthers" w:date="2017-07-16T16:06:00Z"/>
                    <w:rFonts w:ascii="Times New Roman" w:hAnsi="Times New Roman" w:cs="Times New Roman"/>
                    <w:b/>
                    <w:i/>
                    <w:sz w:val="20"/>
                    <w:szCs w:val="20"/>
                  </w:rPr>
                </w:rPrChange>
              </w:rPr>
            </w:pPr>
            <w:ins w:id="189" w:author="Thomas Carruthers" w:date="2017-07-16T16:06:00Z">
              <w:r w:rsidRPr="009A2CEC">
                <w:rPr>
                  <w:rFonts w:ascii="Times New Roman" w:hAnsi="Times New Roman" w:cs="Times New Roman"/>
                  <w:b/>
                  <w:i/>
                  <w:sz w:val="20"/>
                  <w:szCs w:val="20"/>
                </w:rPr>
                <w:t>L1</w:t>
              </w:r>
              <w:r w:rsidRPr="009A2CEC">
                <w:rPr>
                  <w:rFonts w:ascii="Times New Roman" w:hAnsi="Times New Roman" w:cs="Times New Roman"/>
                  <w:b/>
                  <w:sz w:val="20"/>
                  <w:szCs w:val="20"/>
                </w:rPr>
                <w:t xml:space="preserve"> (cm) </w:t>
              </w:r>
            </w:ins>
          </w:p>
        </w:tc>
        <w:tc>
          <w:tcPr>
            <w:tcW w:w="3969" w:type="dxa"/>
            <w:gridSpan w:val="2"/>
          </w:tcPr>
          <w:p w14:paraId="09AF553F" w14:textId="71CF4283" w:rsidR="00C359CF" w:rsidRDefault="00C359CF" w:rsidP="00C359CF">
            <w:pPr>
              <w:jc w:val="center"/>
              <w:rPr>
                <w:ins w:id="190" w:author="Thomas Carruthers" w:date="2017-07-16T16:06:00Z"/>
                <w:rFonts w:ascii="Times New Roman" w:hAnsi="Times New Roman" w:cs="Times New Roman"/>
                <w:sz w:val="20"/>
                <w:szCs w:val="20"/>
              </w:rPr>
            </w:pPr>
            <w:ins w:id="191" w:author="Thomas Carruthers" w:date="2017-07-16T16:06:00Z">
              <w:r>
                <w:rPr>
                  <w:rFonts w:ascii="Times New Roman" w:hAnsi="Times New Roman" w:cs="Times New Roman"/>
                  <w:sz w:val="20"/>
                  <w:szCs w:val="20"/>
                </w:rPr>
                <w:t>33.0</w:t>
              </w:r>
            </w:ins>
          </w:p>
        </w:tc>
        <w:tc>
          <w:tcPr>
            <w:tcW w:w="3402" w:type="dxa"/>
          </w:tcPr>
          <w:p w14:paraId="2665FE52" w14:textId="0F45BEF5" w:rsidR="00C359CF" w:rsidRDefault="00C359CF" w:rsidP="00C359CF">
            <w:pPr>
              <w:jc w:val="center"/>
              <w:rPr>
                <w:ins w:id="192" w:author="Thomas Carruthers" w:date="2017-07-16T16:06:00Z"/>
                <w:rFonts w:ascii="Times New Roman" w:hAnsi="Times New Roman" w:cs="Times New Roman"/>
                <w:sz w:val="20"/>
                <w:szCs w:val="20"/>
              </w:rPr>
            </w:pPr>
          </w:p>
        </w:tc>
      </w:tr>
      <w:tr w:rsidR="00C359CF" w:rsidRPr="00987C9A" w14:paraId="7E8793D0" w14:textId="77777777" w:rsidTr="00695ED9">
        <w:trPr>
          <w:gridAfter w:val="3"/>
          <w:wAfter w:w="3408" w:type="dxa"/>
          <w:trPrChange w:id="193" w:author="Thomas Carruthers" w:date="2017-06-02T10:10:00Z">
            <w:trPr>
              <w:gridBefore w:val="1"/>
              <w:gridAfter w:val="3"/>
              <w:wAfter w:w="3408" w:type="dxa"/>
            </w:trPr>
          </w:trPrChange>
        </w:trPr>
        <w:tc>
          <w:tcPr>
            <w:tcW w:w="1877" w:type="dxa"/>
            <w:tcPrChange w:id="194" w:author="Thomas Carruthers" w:date="2017-06-02T10:10:00Z">
              <w:tcPr>
                <w:tcW w:w="2127" w:type="dxa"/>
                <w:gridSpan w:val="3"/>
              </w:tcPr>
            </w:tcPrChange>
          </w:tcPr>
          <w:p w14:paraId="269B7A7C" w14:textId="39CCA40E" w:rsidR="00C359CF" w:rsidRPr="005D3F56" w:rsidRDefault="00C359CF" w:rsidP="00C359CF">
            <w:pPr>
              <w:rPr>
                <w:rFonts w:ascii="Times New Roman" w:hAnsi="Times New Roman" w:cs="Times New Roman"/>
                <w:b/>
                <w:sz w:val="20"/>
                <w:szCs w:val="20"/>
                <w:rPrChange w:id="195" w:author="Thomas Carruthers" w:date="2017-06-01T10:57:00Z">
                  <w:rPr>
                    <w:rFonts w:ascii="Times New Roman" w:hAnsi="Times New Roman" w:cs="Times New Roman"/>
                    <w:sz w:val="20"/>
                    <w:szCs w:val="20"/>
                  </w:rPr>
                </w:rPrChange>
              </w:rPr>
            </w:pPr>
            <w:r w:rsidRPr="005D3F56">
              <w:rPr>
                <w:rFonts w:ascii="Times New Roman" w:hAnsi="Times New Roman" w:cs="Times New Roman"/>
                <w:b/>
                <w:i/>
                <w:sz w:val="20"/>
                <w:szCs w:val="20"/>
                <w:rPrChange w:id="196" w:author="Thomas Carruthers" w:date="2017-06-01T10:57:00Z">
                  <w:rPr>
                    <w:rFonts w:ascii="Times New Roman" w:hAnsi="Times New Roman" w:cs="Times New Roman"/>
                    <w:i/>
                    <w:sz w:val="20"/>
                    <w:szCs w:val="20"/>
                  </w:rPr>
                </w:rPrChange>
              </w:rPr>
              <w:t>L2</w:t>
            </w:r>
            <w:r w:rsidRPr="005D3F56">
              <w:rPr>
                <w:rFonts w:ascii="Times New Roman" w:hAnsi="Times New Roman" w:cs="Times New Roman"/>
                <w:b/>
                <w:sz w:val="20"/>
                <w:szCs w:val="20"/>
                <w:rPrChange w:id="197" w:author="Thomas Carruthers" w:date="2017-06-01T10:57:00Z">
                  <w:rPr>
                    <w:rFonts w:ascii="Times New Roman" w:hAnsi="Times New Roman" w:cs="Times New Roman"/>
                    <w:sz w:val="20"/>
                    <w:szCs w:val="20"/>
                  </w:rPr>
                </w:rPrChange>
              </w:rPr>
              <w:t xml:space="preserve"> (cm)</w:t>
            </w:r>
          </w:p>
        </w:tc>
        <w:tc>
          <w:tcPr>
            <w:tcW w:w="3969" w:type="dxa"/>
            <w:gridSpan w:val="2"/>
            <w:tcPrChange w:id="198" w:author="Thomas Carruthers" w:date="2017-06-02T10:10:00Z">
              <w:tcPr>
                <w:tcW w:w="3969" w:type="dxa"/>
                <w:gridSpan w:val="4"/>
              </w:tcPr>
            </w:tcPrChange>
          </w:tcPr>
          <w:p w14:paraId="35B6B4C0" w14:textId="7ABE892B"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Change w:id="199" w:author="Thomas Carruthers" w:date="2017-06-02T10:10:00Z">
              <w:tcPr>
                <w:tcW w:w="3402" w:type="dxa"/>
                <w:gridSpan w:val="3"/>
              </w:tcPr>
            </w:tcPrChange>
          </w:tcPr>
          <w:p w14:paraId="3D40EB17" w14:textId="639800F0" w:rsidR="00C359CF" w:rsidRPr="00EB4FA2" w:rsidRDefault="00C359CF" w:rsidP="00C359CF">
            <w:pPr>
              <w:rPr>
                <w:rFonts w:ascii="Times New Roman" w:hAnsi="Times New Roman" w:cs="Times New Roman"/>
                <w:b/>
                <w:i/>
                <w:sz w:val="20"/>
                <w:szCs w:val="20"/>
                <w:rPrChange w:id="200" w:author="Thomas Carruthers" w:date="2017-07-16T16:11:00Z">
                  <w:rPr>
                    <w:rFonts w:ascii="Times New Roman" w:hAnsi="Times New Roman" w:cs="Times New Roman"/>
                    <w:sz w:val="20"/>
                    <w:szCs w:val="20"/>
                  </w:rPr>
                </w:rPrChange>
              </w:rPr>
              <w:pPrChange w:id="201" w:author="Thomas Carruthers" w:date="2017-07-16T16:13:00Z">
                <w:pPr>
                  <w:jc w:val="center"/>
                </w:pPr>
              </w:pPrChange>
            </w:pPr>
            <w:ins w:id="202" w:author="Thomas Carruthers" w:date="2017-07-16T16:11:00Z">
              <w:r w:rsidRPr="00EB4FA2">
                <w:rPr>
                  <w:rFonts w:ascii="Times New Roman" w:hAnsi="Times New Roman" w:cs="Times New Roman"/>
                  <w:b/>
                  <w:i/>
                  <w:sz w:val="20"/>
                  <w:szCs w:val="20"/>
                  <w:rPrChange w:id="203" w:author="Thomas Carruthers" w:date="2017-07-16T16:11:00Z">
                    <w:rPr>
                      <w:rFonts w:ascii="Times New Roman" w:hAnsi="Times New Roman" w:cs="Times New Roman"/>
                      <w:sz w:val="20"/>
                      <w:szCs w:val="20"/>
                    </w:rPr>
                  </w:rPrChange>
                </w:rPr>
                <w:t>Linf</w:t>
              </w:r>
              <w:r>
                <w:rPr>
                  <w:rFonts w:ascii="Times New Roman" w:hAnsi="Times New Roman" w:cs="Times New Roman"/>
                  <w:b/>
                  <w:i/>
                  <w:sz w:val="20"/>
                  <w:szCs w:val="20"/>
                </w:rPr>
                <w:t xml:space="preserve"> </w:t>
              </w:r>
            </w:ins>
            <w:ins w:id="204" w:author="Thomas Carruthers" w:date="2017-07-16T16:16:00Z">
              <w:r>
                <w:rPr>
                  <w:rFonts w:ascii="Times New Roman" w:hAnsi="Times New Roman" w:cs="Times New Roman"/>
                  <w:b/>
                  <w:i/>
                  <w:sz w:val="20"/>
                  <w:szCs w:val="20"/>
                </w:rPr>
                <w:t>(cm)</w:t>
              </w:r>
            </w:ins>
            <w:ins w:id="205" w:author="Thomas Carruthers" w:date="2017-07-16T16:11:00Z">
              <w:r>
                <w:rPr>
                  <w:rFonts w:ascii="Times New Roman" w:hAnsi="Times New Roman" w:cs="Times New Roman"/>
                  <w:b/>
                  <w:i/>
                  <w:sz w:val="20"/>
                  <w:szCs w:val="20"/>
                </w:rPr>
                <w:t xml:space="preserve">  </w:t>
              </w:r>
            </w:ins>
            <w:ins w:id="206" w:author="Thomas Carruthers" w:date="2017-07-16T16:13:00Z">
              <w:r>
                <w:rPr>
                  <w:rFonts w:ascii="Times New Roman" w:hAnsi="Times New Roman" w:cs="Times New Roman"/>
                  <w:b/>
                  <w:i/>
                  <w:sz w:val="20"/>
                  <w:szCs w:val="20"/>
                </w:rPr>
                <w:t xml:space="preserve"> </w:t>
              </w:r>
            </w:ins>
            <w:ins w:id="207" w:author="Thomas Carruthers" w:date="2017-07-16T16:16:00Z">
              <w:r>
                <w:rPr>
                  <w:rFonts w:ascii="Times New Roman" w:hAnsi="Times New Roman" w:cs="Times New Roman"/>
                  <w:b/>
                  <w:i/>
                  <w:sz w:val="20"/>
                  <w:szCs w:val="20"/>
                </w:rPr>
                <w:t xml:space="preserve">  </w:t>
              </w:r>
            </w:ins>
            <w:ins w:id="208" w:author="Thomas Carruthers" w:date="2017-07-16T16:13:00Z">
              <w:r>
                <w:rPr>
                  <w:rFonts w:ascii="Times New Roman" w:hAnsi="Times New Roman" w:cs="Times New Roman"/>
                  <w:b/>
                  <w:i/>
                  <w:sz w:val="20"/>
                  <w:szCs w:val="20"/>
                </w:rPr>
                <w:t xml:space="preserve">       </w:t>
              </w:r>
            </w:ins>
            <w:ins w:id="209" w:author="Thomas Carruthers" w:date="2017-07-16T16:12:00Z">
              <w:r w:rsidRPr="00C359CF">
                <w:rPr>
                  <w:rFonts w:ascii="Times New Roman" w:hAnsi="Times New Roman" w:cs="Times New Roman"/>
                  <w:sz w:val="20"/>
                  <w:szCs w:val="20"/>
                  <w:rPrChange w:id="210" w:author="Thomas Carruthers" w:date="2017-07-16T16:13:00Z">
                    <w:rPr>
                      <w:rFonts w:ascii="Times New Roman" w:hAnsi="Times New Roman" w:cs="Times New Roman"/>
                      <w:b/>
                      <w:i/>
                      <w:sz w:val="20"/>
                      <w:szCs w:val="20"/>
                    </w:rPr>
                  </w:rPrChange>
                </w:rPr>
                <w:t>318.8</w:t>
              </w:r>
            </w:ins>
            <w:del w:id="211" w:author="Thomas Carruthers" w:date="2017-07-16T16:10:00Z">
              <w:r w:rsidRPr="00EB4FA2" w:rsidDel="00EB4FA2">
                <w:rPr>
                  <w:rFonts w:ascii="Times New Roman" w:hAnsi="Times New Roman" w:cs="Times New Roman"/>
                  <w:b/>
                  <w:i/>
                  <w:sz w:val="20"/>
                  <w:szCs w:val="20"/>
                  <w:rPrChange w:id="212" w:author="Thomas Carruthers" w:date="2017-07-16T16:11:00Z">
                    <w:rPr>
                      <w:rFonts w:ascii="Times New Roman" w:hAnsi="Times New Roman" w:cs="Times New Roman"/>
                      <w:sz w:val="20"/>
                      <w:szCs w:val="20"/>
                    </w:rPr>
                  </w:rPrChange>
                </w:rPr>
                <w:delText>270.6</w:delText>
              </w:r>
            </w:del>
          </w:p>
        </w:tc>
      </w:tr>
      <w:tr w:rsidR="00C359CF" w:rsidRPr="00987C9A" w14:paraId="797E779F" w14:textId="77777777" w:rsidTr="00695ED9">
        <w:trPr>
          <w:gridAfter w:val="3"/>
          <w:wAfter w:w="3408" w:type="dxa"/>
          <w:trPrChange w:id="213" w:author="Thomas Carruthers" w:date="2017-06-02T10:10:00Z">
            <w:trPr>
              <w:gridBefore w:val="1"/>
              <w:gridAfter w:val="3"/>
              <w:wAfter w:w="3408" w:type="dxa"/>
            </w:trPr>
          </w:trPrChange>
        </w:trPr>
        <w:tc>
          <w:tcPr>
            <w:tcW w:w="1877" w:type="dxa"/>
            <w:tcPrChange w:id="214" w:author="Thomas Carruthers" w:date="2017-06-02T10:10:00Z">
              <w:tcPr>
                <w:tcW w:w="2127" w:type="dxa"/>
                <w:gridSpan w:val="3"/>
              </w:tcPr>
            </w:tcPrChange>
          </w:tcPr>
          <w:p w14:paraId="3A45F8B9" w14:textId="40F72963" w:rsidR="00C359CF" w:rsidRPr="005D3F56" w:rsidRDefault="00C359CF" w:rsidP="00C359CF">
            <w:pPr>
              <w:rPr>
                <w:rFonts w:ascii="Times New Roman" w:hAnsi="Times New Roman" w:cs="Times New Roman"/>
                <w:b/>
                <w:i/>
                <w:sz w:val="20"/>
                <w:szCs w:val="20"/>
                <w:rPrChange w:id="215" w:author="Thomas Carruthers" w:date="2017-06-01T10:57:00Z">
                  <w:rPr>
                    <w:rFonts w:ascii="Times New Roman" w:hAnsi="Times New Roman" w:cs="Times New Roman"/>
                    <w:i/>
                    <w:sz w:val="20"/>
                    <w:szCs w:val="20"/>
                  </w:rPr>
                </w:rPrChange>
              </w:rPr>
            </w:pPr>
            <w:r w:rsidRPr="005D3F56">
              <w:rPr>
                <w:rFonts w:ascii="Times New Roman" w:hAnsi="Times New Roman" w:cs="Times New Roman"/>
                <w:b/>
                <w:i/>
                <w:sz w:val="20"/>
                <w:szCs w:val="20"/>
                <w:rPrChange w:id="216" w:author="Thomas Carruthers" w:date="2017-06-01T10:57:00Z">
                  <w:rPr>
                    <w:rFonts w:ascii="Times New Roman" w:hAnsi="Times New Roman" w:cs="Times New Roman"/>
                    <w:i/>
                    <w:sz w:val="20"/>
                    <w:szCs w:val="20"/>
                  </w:rPr>
                </w:rPrChange>
              </w:rPr>
              <w:t>K</w:t>
            </w:r>
          </w:p>
        </w:tc>
        <w:tc>
          <w:tcPr>
            <w:tcW w:w="3969" w:type="dxa"/>
            <w:gridSpan w:val="2"/>
            <w:tcPrChange w:id="217" w:author="Thomas Carruthers" w:date="2017-06-02T10:10:00Z">
              <w:tcPr>
                <w:tcW w:w="3969" w:type="dxa"/>
                <w:gridSpan w:val="4"/>
              </w:tcPr>
            </w:tcPrChange>
          </w:tcPr>
          <w:p w14:paraId="2963AAD3" w14:textId="205DAD78"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Change w:id="218" w:author="Thomas Carruthers" w:date="2017-06-02T10:10:00Z">
              <w:tcPr>
                <w:tcW w:w="3402" w:type="dxa"/>
                <w:gridSpan w:val="3"/>
              </w:tcPr>
            </w:tcPrChange>
          </w:tcPr>
          <w:p w14:paraId="6F9D1D6B" w14:textId="755E6495" w:rsidR="00C359CF" w:rsidRPr="00EB4FA2" w:rsidRDefault="00C359CF" w:rsidP="00C359CF">
            <w:pPr>
              <w:rPr>
                <w:rFonts w:ascii="Times New Roman" w:hAnsi="Times New Roman" w:cs="Times New Roman"/>
                <w:b/>
                <w:i/>
                <w:sz w:val="20"/>
                <w:szCs w:val="20"/>
                <w:rPrChange w:id="219" w:author="Thomas Carruthers" w:date="2017-07-16T16:11:00Z">
                  <w:rPr>
                    <w:rFonts w:ascii="Times New Roman" w:hAnsi="Times New Roman" w:cs="Times New Roman"/>
                    <w:sz w:val="20"/>
                    <w:szCs w:val="20"/>
                  </w:rPr>
                </w:rPrChange>
              </w:rPr>
              <w:pPrChange w:id="220" w:author="Thomas Carruthers" w:date="2017-07-16T16:13:00Z">
                <w:pPr>
                  <w:jc w:val="center"/>
                </w:pPr>
              </w:pPrChange>
            </w:pPr>
            <w:ins w:id="221" w:author="Thomas Carruthers" w:date="2017-07-16T16:11:00Z">
              <w:r w:rsidRPr="00EB4FA2">
                <w:rPr>
                  <w:rFonts w:ascii="Times New Roman" w:hAnsi="Times New Roman" w:cs="Times New Roman"/>
                  <w:b/>
                  <w:i/>
                  <w:sz w:val="20"/>
                  <w:szCs w:val="20"/>
                  <w:rPrChange w:id="222" w:author="Thomas Carruthers" w:date="2017-07-16T16:11:00Z">
                    <w:rPr>
                      <w:rFonts w:ascii="Times New Roman" w:hAnsi="Times New Roman" w:cs="Times New Roman"/>
                      <w:sz w:val="20"/>
                      <w:szCs w:val="20"/>
                    </w:rPr>
                  </w:rPrChange>
                </w:rPr>
                <w:t>K</w:t>
              </w:r>
            </w:ins>
            <w:ins w:id="223" w:author="Thomas Carruthers" w:date="2017-07-16T16:12:00Z">
              <w:r>
                <w:rPr>
                  <w:rFonts w:ascii="Times New Roman" w:hAnsi="Times New Roman" w:cs="Times New Roman"/>
                  <w:b/>
                  <w:i/>
                  <w:sz w:val="20"/>
                  <w:szCs w:val="20"/>
                </w:rPr>
                <w:t xml:space="preserve"> </w:t>
              </w:r>
            </w:ins>
            <w:ins w:id="224" w:author="Thomas Carruthers" w:date="2017-07-16T16:13:00Z">
              <w:r>
                <w:rPr>
                  <w:rFonts w:ascii="Times New Roman" w:hAnsi="Times New Roman" w:cs="Times New Roman"/>
                  <w:b/>
                  <w:i/>
                  <w:sz w:val="20"/>
                  <w:szCs w:val="20"/>
                </w:rPr>
                <w:t xml:space="preserve">                   </w:t>
              </w:r>
            </w:ins>
            <w:ins w:id="225" w:author="Thomas Carruthers" w:date="2017-07-16T16:16:00Z">
              <w:r>
                <w:rPr>
                  <w:rFonts w:ascii="Times New Roman" w:hAnsi="Times New Roman" w:cs="Times New Roman"/>
                  <w:b/>
                  <w:i/>
                  <w:sz w:val="20"/>
                  <w:szCs w:val="20"/>
                </w:rPr>
                <w:t xml:space="preserve"> </w:t>
              </w:r>
            </w:ins>
            <w:ins w:id="226" w:author="Thomas Carruthers" w:date="2017-07-16T16:13:00Z">
              <w:r>
                <w:rPr>
                  <w:rFonts w:ascii="Times New Roman" w:hAnsi="Times New Roman" w:cs="Times New Roman"/>
                  <w:b/>
                  <w:i/>
                  <w:sz w:val="20"/>
                  <w:szCs w:val="20"/>
                </w:rPr>
                <w:t xml:space="preserve">    </w:t>
              </w:r>
            </w:ins>
            <w:ins w:id="227" w:author="Thomas Carruthers" w:date="2017-07-16T16:12:00Z">
              <w:r w:rsidRPr="00C359CF">
                <w:rPr>
                  <w:rFonts w:ascii="Times New Roman" w:hAnsi="Times New Roman" w:cs="Times New Roman"/>
                  <w:sz w:val="20"/>
                  <w:szCs w:val="20"/>
                  <w:rPrChange w:id="228" w:author="Thomas Carruthers" w:date="2017-07-16T16:13:00Z">
                    <w:rPr>
                      <w:rFonts w:ascii="Times New Roman" w:hAnsi="Times New Roman" w:cs="Times New Roman"/>
                      <w:b/>
                      <w:i/>
                      <w:sz w:val="20"/>
                      <w:szCs w:val="20"/>
                    </w:rPr>
                  </w:rPrChange>
                </w:rPr>
                <w:t>0.093</w:t>
              </w:r>
            </w:ins>
            <w:del w:id="229" w:author="Thomas Carruthers" w:date="2017-07-16T16:11:00Z">
              <w:r w:rsidRPr="00EB4FA2" w:rsidDel="00EB4FA2">
                <w:rPr>
                  <w:rFonts w:ascii="Times New Roman" w:hAnsi="Times New Roman" w:cs="Times New Roman"/>
                  <w:b/>
                  <w:i/>
                  <w:sz w:val="20"/>
                  <w:szCs w:val="20"/>
                  <w:rPrChange w:id="230" w:author="Thomas Carruthers" w:date="2017-07-16T16:11:00Z">
                    <w:rPr>
                      <w:rFonts w:ascii="Times New Roman" w:hAnsi="Times New Roman" w:cs="Times New Roman"/>
                      <w:sz w:val="20"/>
                      <w:szCs w:val="20"/>
                    </w:rPr>
                  </w:rPrChange>
                </w:rPr>
                <w:delText>0.22</w:delText>
              </w:r>
            </w:del>
          </w:p>
        </w:tc>
      </w:tr>
      <w:tr w:rsidR="00C359CF" w:rsidRPr="00987C9A" w14:paraId="751A8BA1" w14:textId="77777777" w:rsidTr="00695ED9">
        <w:trPr>
          <w:gridAfter w:val="3"/>
          <w:wAfter w:w="3408" w:type="dxa"/>
          <w:ins w:id="231" w:author="Thomas Carruthers" w:date="2017-07-16T16:10:00Z"/>
        </w:trPr>
        <w:tc>
          <w:tcPr>
            <w:tcW w:w="1877" w:type="dxa"/>
          </w:tcPr>
          <w:p w14:paraId="03690774" w14:textId="6FF6EF08" w:rsidR="00C359CF" w:rsidRPr="005D3F56" w:rsidRDefault="00C359CF" w:rsidP="00C359CF">
            <w:pPr>
              <w:rPr>
                <w:ins w:id="232" w:author="Thomas Carruthers" w:date="2017-07-16T16:10:00Z"/>
                <w:rFonts w:ascii="Times New Roman" w:hAnsi="Times New Roman" w:cs="Times New Roman"/>
                <w:b/>
                <w:i/>
                <w:sz w:val="20"/>
                <w:szCs w:val="20"/>
                <w:rPrChange w:id="233" w:author="Thomas Carruthers" w:date="2017-06-01T10:57:00Z">
                  <w:rPr>
                    <w:ins w:id="234" w:author="Thomas Carruthers" w:date="2017-07-16T16:10:00Z"/>
                    <w:rFonts w:ascii="Times New Roman" w:hAnsi="Times New Roman" w:cs="Times New Roman"/>
                    <w:b/>
                    <w:i/>
                    <w:sz w:val="20"/>
                    <w:szCs w:val="20"/>
                  </w:rPr>
                </w:rPrChange>
              </w:rPr>
            </w:pPr>
            <w:ins w:id="235" w:author="Thomas Carruthers" w:date="2017-07-16T16:10:00Z">
              <w:r w:rsidRPr="009A2CEC">
                <w:rPr>
                  <w:rFonts w:ascii="Times New Roman" w:hAnsi="Times New Roman" w:cs="Times New Roman"/>
                  <w:b/>
                  <w:i/>
                  <w:sz w:val="20"/>
                  <w:szCs w:val="20"/>
                </w:rPr>
                <w:t>p</w:t>
              </w:r>
              <w:r w:rsidRPr="009A2CEC">
                <w:rPr>
                  <w:rFonts w:ascii="Times New Roman" w:hAnsi="Times New Roman" w:cs="Times New Roman"/>
                  <w:b/>
                  <w:i/>
                  <w:sz w:val="20"/>
                  <w:szCs w:val="20"/>
                  <w:vertAlign w:val="subscript"/>
                </w:rPr>
                <w:t>0</w:t>
              </w:r>
            </w:ins>
          </w:p>
        </w:tc>
        <w:tc>
          <w:tcPr>
            <w:tcW w:w="3969" w:type="dxa"/>
            <w:gridSpan w:val="2"/>
          </w:tcPr>
          <w:p w14:paraId="6F4F9287" w14:textId="713CC96F" w:rsidR="00C359CF" w:rsidRDefault="00C359CF" w:rsidP="00C359CF">
            <w:pPr>
              <w:jc w:val="center"/>
              <w:rPr>
                <w:ins w:id="236" w:author="Thomas Carruthers" w:date="2017-07-16T16:10:00Z"/>
                <w:rFonts w:ascii="Times New Roman" w:hAnsi="Times New Roman" w:cs="Times New Roman"/>
                <w:sz w:val="20"/>
                <w:szCs w:val="20"/>
              </w:rPr>
            </w:pPr>
            <w:ins w:id="237" w:author="Thomas Carruthers" w:date="2017-07-16T16:12:00Z">
              <w:r>
                <w:rPr>
                  <w:rFonts w:ascii="Times New Roman" w:hAnsi="Times New Roman" w:cs="Times New Roman"/>
                  <w:sz w:val="20"/>
                  <w:szCs w:val="20"/>
                </w:rPr>
                <w:t>-0.12</w:t>
              </w:r>
            </w:ins>
          </w:p>
        </w:tc>
        <w:tc>
          <w:tcPr>
            <w:tcW w:w="3402" w:type="dxa"/>
          </w:tcPr>
          <w:p w14:paraId="5AB53762" w14:textId="0BC30A25" w:rsidR="00C359CF" w:rsidRPr="00EB4FA2" w:rsidRDefault="00C359CF" w:rsidP="00C359CF">
            <w:pPr>
              <w:rPr>
                <w:ins w:id="238" w:author="Thomas Carruthers" w:date="2017-07-16T16:10:00Z"/>
                <w:rFonts w:ascii="Times New Roman" w:hAnsi="Times New Roman" w:cs="Times New Roman"/>
                <w:b/>
                <w:i/>
                <w:sz w:val="20"/>
                <w:szCs w:val="20"/>
                <w:rPrChange w:id="239" w:author="Thomas Carruthers" w:date="2017-07-16T16:11:00Z">
                  <w:rPr>
                    <w:ins w:id="240" w:author="Thomas Carruthers" w:date="2017-07-16T16:10:00Z"/>
                    <w:rFonts w:ascii="Times New Roman" w:hAnsi="Times New Roman" w:cs="Times New Roman"/>
                    <w:sz w:val="20"/>
                    <w:szCs w:val="20"/>
                  </w:rPr>
                </w:rPrChange>
              </w:rPr>
              <w:pPrChange w:id="241" w:author="Thomas Carruthers" w:date="2017-07-16T16:13:00Z">
                <w:pPr>
                  <w:jc w:val="center"/>
                </w:pPr>
              </w:pPrChange>
            </w:pPr>
            <w:ins w:id="242" w:author="Thomas Carruthers" w:date="2017-07-16T16:11:00Z">
              <w:r w:rsidRPr="00EB4FA2">
                <w:rPr>
                  <w:rFonts w:ascii="Times New Roman" w:hAnsi="Times New Roman" w:cs="Times New Roman"/>
                  <w:b/>
                  <w:i/>
                  <w:sz w:val="20"/>
                  <w:szCs w:val="20"/>
                  <w:rPrChange w:id="243" w:author="Thomas Carruthers" w:date="2017-07-16T16:11:00Z">
                    <w:rPr>
                      <w:rFonts w:ascii="Times New Roman" w:hAnsi="Times New Roman" w:cs="Times New Roman"/>
                      <w:sz w:val="20"/>
                      <w:szCs w:val="20"/>
                    </w:rPr>
                  </w:rPrChange>
                </w:rPr>
                <w:t>t0</w:t>
              </w:r>
            </w:ins>
            <w:ins w:id="244" w:author="Thomas Carruthers" w:date="2017-07-16T16:12:00Z">
              <w:r>
                <w:rPr>
                  <w:rFonts w:ascii="Times New Roman" w:hAnsi="Times New Roman" w:cs="Times New Roman"/>
                  <w:b/>
                  <w:i/>
                  <w:sz w:val="20"/>
                  <w:szCs w:val="20"/>
                </w:rPr>
                <w:t xml:space="preserve"> </w:t>
              </w:r>
            </w:ins>
            <w:ins w:id="245" w:author="Thomas Carruthers" w:date="2017-07-16T16:13:00Z">
              <w:r>
                <w:rPr>
                  <w:rFonts w:ascii="Times New Roman" w:hAnsi="Times New Roman" w:cs="Times New Roman"/>
                  <w:b/>
                  <w:i/>
                  <w:sz w:val="20"/>
                  <w:szCs w:val="20"/>
                </w:rPr>
                <w:t xml:space="preserve">                    </w:t>
              </w:r>
            </w:ins>
            <w:ins w:id="246" w:author="Thomas Carruthers" w:date="2017-07-16T16:16:00Z">
              <w:r>
                <w:rPr>
                  <w:rFonts w:ascii="Times New Roman" w:hAnsi="Times New Roman" w:cs="Times New Roman"/>
                  <w:b/>
                  <w:i/>
                  <w:sz w:val="20"/>
                  <w:szCs w:val="20"/>
                </w:rPr>
                <w:t xml:space="preserve"> </w:t>
              </w:r>
            </w:ins>
            <w:ins w:id="247" w:author="Thomas Carruthers" w:date="2017-07-16T16:13:00Z">
              <w:r>
                <w:rPr>
                  <w:rFonts w:ascii="Times New Roman" w:hAnsi="Times New Roman" w:cs="Times New Roman"/>
                  <w:b/>
                  <w:i/>
                  <w:sz w:val="20"/>
                  <w:szCs w:val="20"/>
                </w:rPr>
                <w:t xml:space="preserve">   </w:t>
              </w:r>
            </w:ins>
            <w:ins w:id="248" w:author="Thomas Carruthers" w:date="2017-07-16T16:12:00Z">
              <w:r w:rsidRPr="00C359CF">
                <w:rPr>
                  <w:rFonts w:ascii="Times New Roman" w:hAnsi="Times New Roman" w:cs="Times New Roman"/>
                  <w:sz w:val="20"/>
                  <w:szCs w:val="20"/>
                  <w:rPrChange w:id="249" w:author="Thomas Carruthers" w:date="2017-07-16T16:13:00Z">
                    <w:rPr>
                      <w:rFonts w:ascii="Times New Roman" w:hAnsi="Times New Roman" w:cs="Times New Roman"/>
                      <w:b/>
                      <w:i/>
                      <w:sz w:val="20"/>
                      <w:szCs w:val="20"/>
                    </w:rPr>
                  </w:rPrChange>
                </w:rPr>
                <w:t>-0.97</w:t>
              </w:r>
            </w:ins>
          </w:p>
        </w:tc>
      </w:tr>
      <w:tr w:rsidR="00C359CF" w:rsidRPr="00987C9A" w:rsidDel="00EB4FA2" w14:paraId="22654667" w14:textId="3784CDD6" w:rsidTr="00695ED9">
        <w:trPr>
          <w:gridAfter w:val="3"/>
          <w:wAfter w:w="3408" w:type="dxa"/>
          <w:del w:id="250" w:author="Thomas Carruthers" w:date="2017-07-16T16:10:00Z"/>
          <w:trPrChange w:id="251" w:author="Thomas Carruthers" w:date="2017-06-02T10:10:00Z">
            <w:trPr>
              <w:gridBefore w:val="1"/>
              <w:gridAfter w:val="3"/>
              <w:wAfter w:w="3408" w:type="dxa"/>
            </w:trPr>
          </w:trPrChange>
        </w:trPr>
        <w:tc>
          <w:tcPr>
            <w:tcW w:w="1877" w:type="dxa"/>
            <w:tcBorders>
              <w:bottom w:val="single" w:sz="4" w:space="0" w:color="auto"/>
            </w:tcBorders>
            <w:tcPrChange w:id="252" w:author="Thomas Carruthers" w:date="2017-06-02T10:10:00Z">
              <w:tcPr>
                <w:tcW w:w="2127" w:type="dxa"/>
                <w:gridSpan w:val="3"/>
                <w:tcBorders>
                  <w:bottom w:val="single" w:sz="4" w:space="0" w:color="auto"/>
                </w:tcBorders>
              </w:tcPr>
            </w:tcPrChange>
          </w:tcPr>
          <w:p w14:paraId="03C00261" w14:textId="18122A03" w:rsidR="00C359CF" w:rsidRPr="005D3F56" w:rsidDel="00EB4FA2" w:rsidRDefault="00C359CF" w:rsidP="00C359CF">
            <w:pPr>
              <w:rPr>
                <w:del w:id="253" w:author="Thomas Carruthers" w:date="2017-07-16T16:10:00Z"/>
                <w:rFonts w:ascii="Times New Roman" w:hAnsi="Times New Roman" w:cs="Times New Roman"/>
                <w:b/>
                <w:i/>
                <w:sz w:val="20"/>
                <w:szCs w:val="20"/>
                <w:rPrChange w:id="254" w:author="Thomas Carruthers" w:date="2017-06-01T10:57:00Z">
                  <w:rPr>
                    <w:del w:id="255" w:author="Thomas Carruthers" w:date="2017-07-16T16:10:00Z"/>
                    <w:rFonts w:ascii="Times New Roman" w:hAnsi="Times New Roman" w:cs="Times New Roman"/>
                    <w:i/>
                    <w:sz w:val="20"/>
                    <w:szCs w:val="20"/>
                  </w:rPr>
                </w:rPrChange>
              </w:rPr>
            </w:pPr>
            <w:del w:id="256" w:author="Thomas Carruthers" w:date="2017-07-16T16:10:00Z">
              <w:r w:rsidRPr="005D3F56" w:rsidDel="00EB4FA2">
                <w:rPr>
                  <w:rFonts w:ascii="Times New Roman" w:hAnsi="Times New Roman" w:cs="Times New Roman"/>
                  <w:b/>
                  <w:i/>
                  <w:sz w:val="20"/>
                  <w:szCs w:val="20"/>
                  <w:rPrChange w:id="257" w:author="Thomas Carruthers" w:date="2017-06-01T10:57:00Z">
                    <w:rPr>
                      <w:rFonts w:ascii="Times New Roman" w:hAnsi="Times New Roman" w:cs="Times New Roman"/>
                      <w:i/>
                      <w:sz w:val="20"/>
                      <w:szCs w:val="20"/>
                    </w:rPr>
                  </w:rPrChange>
                </w:rPr>
                <w:delText>p</w:delText>
              </w:r>
              <w:r w:rsidRPr="005D3F56" w:rsidDel="00EB4FA2">
                <w:rPr>
                  <w:rFonts w:ascii="Times New Roman" w:hAnsi="Times New Roman" w:cs="Times New Roman"/>
                  <w:b/>
                  <w:i/>
                  <w:sz w:val="20"/>
                  <w:szCs w:val="20"/>
                  <w:vertAlign w:val="subscript"/>
                  <w:rPrChange w:id="258" w:author="Thomas Carruthers" w:date="2017-06-01T10:57:00Z">
                    <w:rPr>
                      <w:rFonts w:ascii="Times New Roman" w:hAnsi="Times New Roman" w:cs="Times New Roman"/>
                      <w:i/>
                      <w:sz w:val="20"/>
                      <w:szCs w:val="20"/>
                      <w:vertAlign w:val="subscript"/>
                    </w:rPr>
                  </w:rPrChange>
                </w:rPr>
                <w:delText>0</w:delText>
              </w:r>
            </w:del>
          </w:p>
        </w:tc>
        <w:tc>
          <w:tcPr>
            <w:tcW w:w="3402" w:type="dxa"/>
            <w:tcBorders>
              <w:bottom w:val="single" w:sz="4" w:space="0" w:color="auto"/>
            </w:tcBorders>
            <w:tcPrChange w:id="259" w:author="Thomas Carruthers" w:date="2017-06-02T10:10:00Z">
              <w:tcPr>
                <w:tcW w:w="3402" w:type="dxa"/>
                <w:gridSpan w:val="2"/>
                <w:tcBorders>
                  <w:bottom w:val="single" w:sz="4" w:space="0" w:color="auto"/>
                </w:tcBorders>
              </w:tcPr>
            </w:tcPrChange>
          </w:tcPr>
          <w:p w14:paraId="78280133" w14:textId="584DAB94" w:rsidR="00C359CF" w:rsidRPr="00913887" w:rsidDel="00EB4FA2" w:rsidRDefault="00C359CF" w:rsidP="00C359CF">
            <w:pPr>
              <w:jc w:val="center"/>
              <w:rPr>
                <w:del w:id="260" w:author="Thomas Carruthers" w:date="2017-07-16T16:10:00Z"/>
                <w:rFonts w:ascii="Times New Roman" w:hAnsi="Times New Roman" w:cs="Times New Roman"/>
                <w:sz w:val="20"/>
                <w:szCs w:val="20"/>
              </w:rPr>
            </w:pPr>
            <w:del w:id="261" w:author="Thomas Carruthers" w:date="2017-07-16T16:10:00Z">
              <w:r w:rsidDel="00EB4FA2">
                <w:rPr>
                  <w:rFonts w:ascii="Times New Roman" w:hAnsi="Times New Roman" w:cs="Times New Roman"/>
                  <w:sz w:val="20"/>
                  <w:szCs w:val="20"/>
                </w:rPr>
                <w:delText xml:space="preserve">          0.97</w:delText>
              </w:r>
            </w:del>
          </w:p>
        </w:tc>
        <w:tc>
          <w:tcPr>
            <w:tcW w:w="3969" w:type="dxa"/>
            <w:gridSpan w:val="2"/>
            <w:tcBorders>
              <w:bottom w:val="single" w:sz="4" w:space="0" w:color="auto"/>
            </w:tcBorders>
            <w:tcPrChange w:id="262" w:author="Thomas Carruthers" w:date="2017-06-02T10:10:00Z">
              <w:tcPr>
                <w:tcW w:w="3969" w:type="dxa"/>
                <w:gridSpan w:val="5"/>
                <w:tcBorders>
                  <w:bottom w:val="single" w:sz="4" w:space="0" w:color="auto"/>
                </w:tcBorders>
              </w:tcPr>
            </w:tcPrChange>
          </w:tcPr>
          <w:p w14:paraId="31C30A0C" w14:textId="6E2FB6CD" w:rsidR="00C359CF" w:rsidDel="00EB4FA2" w:rsidRDefault="00C359CF" w:rsidP="00C359CF">
            <w:pPr>
              <w:jc w:val="center"/>
              <w:rPr>
                <w:del w:id="263" w:author="Thomas Carruthers" w:date="2017-07-16T16:10:00Z"/>
                <w:rFonts w:ascii="Times New Roman" w:hAnsi="Times New Roman" w:cs="Times New Roman"/>
                <w:sz w:val="20"/>
                <w:szCs w:val="20"/>
              </w:rPr>
            </w:pPr>
            <w:del w:id="264" w:author="Thomas Carruthers" w:date="2017-07-16T16:10:00Z">
              <w:r w:rsidDel="00EB4FA2">
                <w:rPr>
                  <w:rFonts w:ascii="Times New Roman" w:hAnsi="Times New Roman" w:cs="Times New Roman"/>
                  <w:sz w:val="20"/>
                  <w:szCs w:val="20"/>
                </w:rPr>
                <w:delText xml:space="preserve">           0.97</w:delText>
              </w:r>
            </w:del>
          </w:p>
        </w:tc>
      </w:tr>
      <w:tr w:rsidR="00C359CF" w:rsidRPr="00987C9A" w14:paraId="3B93AE51" w14:textId="77777777" w:rsidTr="00695ED9">
        <w:trPr>
          <w:gridAfter w:val="3"/>
          <w:wAfter w:w="3408" w:type="dxa"/>
          <w:ins w:id="265" w:author="Thomas Carruthers" w:date="2017-06-01T10:57:00Z"/>
          <w:trPrChange w:id="266" w:author="Thomas Carruthers" w:date="2017-06-02T10:10:00Z">
            <w:trPr>
              <w:gridBefore w:val="1"/>
              <w:gridAfter w:val="3"/>
              <w:wAfter w:w="3408" w:type="dxa"/>
            </w:trPr>
          </w:trPrChange>
        </w:trPr>
        <w:tc>
          <w:tcPr>
            <w:tcW w:w="1877" w:type="dxa"/>
            <w:tcBorders>
              <w:top w:val="single" w:sz="4" w:space="0" w:color="auto"/>
            </w:tcBorders>
            <w:vAlign w:val="center"/>
            <w:tcPrChange w:id="267" w:author="Thomas Carruthers" w:date="2017-06-02T10:10:00Z">
              <w:tcPr>
                <w:tcW w:w="2127" w:type="dxa"/>
                <w:gridSpan w:val="3"/>
                <w:tcBorders>
                  <w:top w:val="single" w:sz="4" w:space="0" w:color="auto"/>
                </w:tcBorders>
                <w:vAlign w:val="center"/>
              </w:tcPr>
            </w:tcPrChange>
          </w:tcPr>
          <w:p w14:paraId="184FE063" w14:textId="77777777" w:rsidR="00C359CF" w:rsidRPr="005D3F56" w:rsidRDefault="00C359CF" w:rsidP="00C359CF">
            <w:pPr>
              <w:rPr>
                <w:ins w:id="268" w:author="Thomas Carruthers" w:date="2017-06-01T10:57:00Z"/>
                <w:rFonts w:ascii="Times New Roman" w:hAnsi="Times New Roman" w:cs="Times New Roman"/>
                <w:b/>
                <w:sz w:val="20"/>
                <w:szCs w:val="20"/>
              </w:rPr>
            </w:pPr>
          </w:p>
        </w:tc>
        <w:tc>
          <w:tcPr>
            <w:tcW w:w="7371" w:type="dxa"/>
            <w:gridSpan w:val="3"/>
            <w:tcBorders>
              <w:top w:val="single" w:sz="4" w:space="0" w:color="auto"/>
            </w:tcBorders>
            <w:tcPrChange w:id="269" w:author="Thomas Carruthers" w:date="2017-06-02T10:10:00Z">
              <w:tcPr>
                <w:tcW w:w="7371" w:type="dxa"/>
                <w:gridSpan w:val="7"/>
                <w:tcBorders>
                  <w:top w:val="single" w:sz="4" w:space="0" w:color="auto"/>
                </w:tcBorders>
              </w:tcPr>
            </w:tcPrChange>
          </w:tcPr>
          <w:p w14:paraId="4B5FF701" w14:textId="77777777" w:rsidR="00C359CF" w:rsidRPr="006063F6" w:rsidRDefault="00C359CF" w:rsidP="00C359CF">
            <w:pPr>
              <w:jc w:val="center"/>
              <w:rPr>
                <w:ins w:id="270" w:author="Thomas Carruthers" w:date="2017-06-01T10:57:00Z"/>
                <w:rFonts w:ascii="Times New Roman" w:hAnsi="Times New Roman" w:cs="Times New Roman"/>
                <w:color w:val="000000"/>
                <w:sz w:val="16"/>
                <w:szCs w:val="16"/>
              </w:rPr>
            </w:pPr>
          </w:p>
        </w:tc>
      </w:tr>
      <w:tr w:rsidR="00C359CF" w:rsidRPr="00987C9A" w14:paraId="6EE6A0BD" w14:textId="77777777" w:rsidTr="00397841">
        <w:tblPrEx>
          <w:tblPrExChange w:id="271" w:author="Thomas Carruthers" w:date="2017-06-02T10:16:00Z">
            <w:tblPrEx>
              <w:tblW w:w="12656" w:type="dxa"/>
            </w:tblPrEx>
          </w:tblPrExChange>
        </w:tblPrEx>
        <w:trPr>
          <w:gridAfter w:val="3"/>
          <w:wAfter w:w="3408" w:type="dxa"/>
          <w:ins w:id="272" w:author="Thomas Carruthers" w:date="2017-06-01T10:57:00Z"/>
          <w:trPrChange w:id="273" w:author="Thomas Carruthers" w:date="2017-06-02T10:16:00Z">
            <w:trPr>
              <w:gridBefore w:val="1"/>
              <w:gridAfter w:val="3"/>
              <w:wAfter w:w="3408" w:type="dxa"/>
            </w:trPr>
          </w:trPrChange>
        </w:trPr>
        <w:tc>
          <w:tcPr>
            <w:tcW w:w="9248" w:type="dxa"/>
            <w:gridSpan w:val="4"/>
            <w:tcBorders>
              <w:top w:val="single" w:sz="4" w:space="0" w:color="auto"/>
            </w:tcBorders>
            <w:vAlign w:val="center"/>
            <w:tcPrChange w:id="274" w:author="Thomas Carruthers" w:date="2017-06-02T10:16:00Z">
              <w:tcPr>
                <w:tcW w:w="9248" w:type="dxa"/>
                <w:gridSpan w:val="9"/>
                <w:tcBorders>
                  <w:top w:val="single" w:sz="4" w:space="0" w:color="auto"/>
                </w:tcBorders>
                <w:vAlign w:val="center"/>
              </w:tcPr>
            </w:tcPrChange>
          </w:tcPr>
          <w:p w14:paraId="4684C782" w14:textId="2940D253" w:rsidR="00C359CF" w:rsidRPr="006063F6" w:rsidRDefault="00C359CF" w:rsidP="00C359CF">
            <w:pPr>
              <w:rPr>
                <w:ins w:id="275" w:author="Thomas Carruthers" w:date="2017-06-01T10:57:00Z"/>
                <w:rFonts w:ascii="Times New Roman" w:hAnsi="Times New Roman" w:cs="Times New Roman"/>
                <w:color w:val="000000"/>
                <w:sz w:val="16"/>
                <w:szCs w:val="16"/>
              </w:rPr>
              <w:pPrChange w:id="276" w:author="Thomas Carruthers" w:date="2017-06-02T10:16:00Z">
                <w:pPr>
                  <w:jc w:val="center"/>
                </w:pPr>
              </w:pPrChange>
            </w:pPr>
            <w:ins w:id="277" w:author="Thomas Carruthers" w:date="2017-06-01T10:57:00Z">
              <w:r w:rsidRPr="00B14F3C">
                <w:rPr>
                  <w:rFonts w:ascii="Times New Roman" w:hAnsi="Times New Roman" w:cs="Times New Roman"/>
                  <w:b/>
                  <w:sz w:val="20"/>
                  <w:szCs w:val="20"/>
                </w:rPr>
                <w:t xml:space="preserve">Natural mortality rate at </w:t>
              </w:r>
              <w:commentRangeStart w:id="278"/>
              <w:r w:rsidRPr="00B14F3C">
                <w:rPr>
                  <w:rFonts w:ascii="Times New Roman" w:hAnsi="Times New Roman" w:cs="Times New Roman"/>
                  <w:b/>
                  <w:sz w:val="20"/>
                  <w:szCs w:val="20"/>
                </w:rPr>
                <w:t>age</w:t>
              </w:r>
            </w:ins>
            <w:commentRangeEnd w:id="278"/>
            <w:ins w:id="279" w:author="Thomas Carruthers" w:date="2017-06-02T10:03:00Z">
              <w:r>
                <w:rPr>
                  <w:rStyle w:val="CommentReference"/>
                  <w:rFonts w:eastAsiaTheme="minorHAnsi"/>
                  <w:lang w:val="en-ZA"/>
                </w:rPr>
                <w:commentReference w:id="278"/>
              </w:r>
            </w:ins>
          </w:p>
        </w:tc>
      </w:tr>
      <w:tr w:rsidR="00C359CF" w:rsidRPr="00987C9A" w14:paraId="3DDC947B" w14:textId="77777777" w:rsidTr="00695ED9">
        <w:trPr>
          <w:gridAfter w:val="3"/>
          <w:wAfter w:w="3408" w:type="dxa"/>
          <w:trPrChange w:id="280" w:author="Thomas Carruthers" w:date="2017-06-02T10:10:00Z">
            <w:trPr>
              <w:gridBefore w:val="1"/>
              <w:gridAfter w:val="3"/>
              <w:wAfter w:w="3408" w:type="dxa"/>
            </w:trPr>
          </w:trPrChange>
        </w:trPr>
        <w:tc>
          <w:tcPr>
            <w:tcW w:w="1877" w:type="dxa"/>
            <w:vMerge w:val="restart"/>
            <w:vAlign w:val="center"/>
            <w:tcPrChange w:id="281" w:author="Thomas Carruthers" w:date="2017-06-02T10:10:00Z">
              <w:tcPr>
                <w:tcW w:w="2127" w:type="dxa"/>
                <w:gridSpan w:val="3"/>
                <w:vMerge w:val="restart"/>
                <w:tcBorders>
                  <w:top w:val="single" w:sz="4" w:space="0" w:color="auto"/>
                </w:tcBorders>
                <w:vAlign w:val="center"/>
              </w:tcPr>
            </w:tcPrChange>
          </w:tcPr>
          <w:p w14:paraId="082B2152" w14:textId="3BA75918" w:rsidR="00C359CF" w:rsidRPr="00397841" w:rsidRDefault="00C359CF" w:rsidP="00C359CF">
            <w:pPr>
              <w:rPr>
                <w:ins w:id="282" w:author="Thomas Carruthers" w:date="2017-06-02T10:10:00Z"/>
                <w:rFonts w:ascii="Times New Roman" w:hAnsi="Times New Roman" w:cs="Times New Roman"/>
                <w:sz w:val="20"/>
                <w:szCs w:val="20"/>
                <w:rPrChange w:id="283" w:author="Thomas Carruthers" w:date="2017-06-02T10:15:00Z">
                  <w:rPr>
                    <w:ins w:id="284" w:author="Thomas Carruthers" w:date="2017-06-02T10:10:00Z"/>
                    <w:rFonts w:ascii="Times New Roman" w:hAnsi="Times New Roman" w:cs="Times New Roman"/>
                    <w:b/>
                    <w:sz w:val="20"/>
                    <w:szCs w:val="20"/>
                  </w:rPr>
                </w:rPrChange>
              </w:rPr>
            </w:pPr>
            <w:ins w:id="285" w:author="Thomas Carruthers" w:date="2017-06-02T10:10:00Z">
              <w:r w:rsidRPr="00397841">
                <w:rPr>
                  <w:rFonts w:ascii="Times New Roman" w:hAnsi="Times New Roman" w:cs="Times New Roman"/>
                  <w:sz w:val="20"/>
                  <w:szCs w:val="20"/>
                  <w:rPrChange w:id="286" w:author="Thomas Carruthers" w:date="2017-06-02T10:15:00Z">
                    <w:rPr>
                      <w:rFonts w:ascii="Times New Roman" w:hAnsi="Times New Roman" w:cs="Times New Roman"/>
                      <w:b/>
                      <w:sz w:val="20"/>
                      <w:szCs w:val="20"/>
                    </w:rPr>
                  </w:rPrChange>
                </w:rPr>
                <w:t>East</w:t>
              </w:r>
            </w:ins>
            <w:ins w:id="287" w:author="Thomas Carruthers" w:date="2017-06-02T10:15:00Z">
              <w:r w:rsidRPr="00397841">
                <w:rPr>
                  <w:rFonts w:ascii="Times New Roman" w:hAnsi="Times New Roman" w:cs="Times New Roman"/>
                  <w:sz w:val="20"/>
                  <w:szCs w:val="20"/>
                  <w:rPrChange w:id="288" w:author="Thomas Carruthers" w:date="2017-06-02T10:15:00Z">
                    <w:rPr>
                      <w:rFonts w:ascii="Times New Roman" w:hAnsi="Times New Roman" w:cs="Times New Roman"/>
                      <w:b/>
                      <w:sz w:val="20"/>
                      <w:szCs w:val="20"/>
                    </w:rPr>
                  </w:rPrChange>
                </w:rPr>
                <w:t xml:space="preserve"> + West</w:t>
              </w:r>
            </w:ins>
          </w:p>
          <w:p w14:paraId="224AA14E" w14:textId="4CE0400C" w:rsidR="00C359CF" w:rsidRPr="005D3F56" w:rsidRDefault="00C359CF" w:rsidP="00C359CF">
            <w:pPr>
              <w:rPr>
                <w:rFonts w:ascii="Times New Roman" w:hAnsi="Times New Roman" w:cs="Times New Roman"/>
                <w:b/>
                <w:sz w:val="20"/>
                <w:szCs w:val="20"/>
                <w:rPrChange w:id="289" w:author="Thomas Carruthers" w:date="2017-06-01T10:57:00Z">
                  <w:rPr>
                    <w:rFonts w:ascii="Times New Roman" w:hAnsi="Times New Roman" w:cs="Times New Roman"/>
                    <w:sz w:val="20"/>
                    <w:szCs w:val="20"/>
                  </w:rPr>
                </w:rPrChange>
              </w:rPr>
            </w:pPr>
            <w:del w:id="290" w:author="Thomas Carruthers" w:date="2017-06-01T10:57:00Z">
              <w:r w:rsidRPr="005D3F56" w:rsidDel="005D3F56">
                <w:rPr>
                  <w:rFonts w:ascii="Times New Roman" w:hAnsi="Times New Roman" w:cs="Times New Roman"/>
                  <w:b/>
                  <w:sz w:val="20"/>
                  <w:szCs w:val="20"/>
                  <w:rPrChange w:id="291" w:author="Thomas Carruthers" w:date="2017-06-01T10:57:00Z">
                    <w:rPr>
                      <w:rFonts w:ascii="Times New Roman" w:hAnsi="Times New Roman" w:cs="Times New Roman"/>
                      <w:sz w:val="20"/>
                      <w:szCs w:val="20"/>
                    </w:rPr>
                  </w:rPrChange>
                </w:rPr>
                <w:delText>Natural mortality rate at age</w:delText>
              </w:r>
            </w:del>
          </w:p>
        </w:tc>
        <w:tc>
          <w:tcPr>
            <w:tcW w:w="7371" w:type="dxa"/>
            <w:gridSpan w:val="3"/>
            <w:tcPrChange w:id="292" w:author="Thomas Carruthers" w:date="2017-06-02T10:10:00Z">
              <w:tcPr>
                <w:tcW w:w="7371" w:type="dxa"/>
                <w:gridSpan w:val="7"/>
                <w:tcBorders>
                  <w:top w:val="single" w:sz="4" w:space="0" w:color="auto"/>
                </w:tcBorders>
              </w:tcPr>
            </w:tcPrChange>
          </w:tcPr>
          <w:p w14:paraId="4568C6A9" w14:textId="77777777" w:rsidR="00C359CF" w:rsidRPr="006063F6" w:rsidRDefault="00C359CF" w:rsidP="00C359CF">
            <w:pPr>
              <w:jc w:val="center"/>
              <w:rPr>
                <w:rFonts w:ascii="Times New Roman" w:hAnsi="Times New Roman" w:cs="Times New Roman"/>
                <w:color w:val="000000"/>
                <w:sz w:val="16"/>
                <w:szCs w:val="16"/>
              </w:rPr>
            </w:pPr>
          </w:p>
          <w:p w14:paraId="5F9A1011" w14:textId="434AEA6C" w:rsidR="00C359CF" w:rsidRPr="006063F6" w:rsidRDefault="00C359CF" w:rsidP="00C359CF">
            <w:pPr>
              <w:rPr>
                <w:rFonts w:ascii="Times New Roman" w:hAnsi="Times New Roman" w:cs="Times New Roman"/>
                <w:b/>
                <w:color w:val="000000"/>
                <w:sz w:val="20"/>
                <w:szCs w:val="20"/>
              </w:rPr>
            </w:pPr>
            <w:ins w:id="293" w:author="Thomas Carruthers" w:date="2017-06-02T10:13:00Z">
              <w:r>
                <w:rPr>
                  <w:rFonts w:ascii="Times New Roman" w:hAnsi="Times New Roman" w:cs="Times New Roman"/>
                  <w:b/>
                  <w:color w:val="000000"/>
                  <w:sz w:val="20"/>
                  <w:szCs w:val="20"/>
                </w:rPr>
                <w:t xml:space="preserve">   </w:t>
              </w:r>
            </w:ins>
            <w:r w:rsidRPr="006063F6">
              <w:rPr>
                <w:rFonts w:ascii="Times New Roman" w:hAnsi="Times New Roman" w:cs="Times New Roman"/>
                <w:b/>
                <w:color w:val="000000"/>
                <w:sz w:val="20"/>
                <w:szCs w:val="20"/>
              </w:rPr>
              <w:t xml:space="preserve">1   </w:t>
            </w:r>
            <w:del w:id="294" w:author="Thomas Carruthers" w:date="2017-06-02T10:13:00Z">
              <w:r w:rsidRPr="006063F6" w:rsidDel="00695ED9">
                <w:rPr>
                  <w:rFonts w:ascii="Times New Roman" w:hAnsi="Times New Roman" w:cs="Times New Roman"/>
                  <w:b/>
                  <w:color w:val="000000"/>
                  <w:sz w:val="20"/>
                  <w:szCs w:val="20"/>
                </w:rPr>
                <w:delText xml:space="preserve">   </w:delText>
              </w:r>
            </w:del>
            <w:r w:rsidRPr="006063F6">
              <w:rPr>
                <w:rFonts w:ascii="Times New Roman" w:hAnsi="Times New Roman" w:cs="Times New Roman"/>
                <w:b/>
                <w:color w:val="000000"/>
                <w:sz w:val="20"/>
                <w:szCs w:val="20"/>
              </w:rPr>
              <w:t xml:space="preserve">    2      </w:t>
            </w:r>
            <w:ins w:id="295" w:author="Thomas Carruthers" w:date="2017-06-02T10:15:00Z">
              <w:r>
                <w:rPr>
                  <w:rFonts w:ascii="Times New Roman" w:hAnsi="Times New Roman" w:cs="Times New Roman"/>
                  <w:b/>
                  <w:color w:val="000000"/>
                  <w:sz w:val="20"/>
                  <w:szCs w:val="20"/>
                </w:rPr>
                <w:t xml:space="preserve"> </w:t>
              </w:r>
            </w:ins>
            <w:r w:rsidRPr="006063F6">
              <w:rPr>
                <w:rFonts w:ascii="Times New Roman" w:hAnsi="Times New Roman" w:cs="Times New Roman"/>
                <w:b/>
                <w:color w:val="000000"/>
                <w:sz w:val="20"/>
                <w:szCs w:val="20"/>
              </w:rPr>
              <w:t xml:space="preserve"> 3     </w:t>
            </w:r>
            <w:ins w:id="296" w:author="Thomas Carruthers" w:date="2017-06-02T10:15:00Z">
              <w:r>
                <w:rPr>
                  <w:rFonts w:ascii="Times New Roman" w:hAnsi="Times New Roman" w:cs="Times New Roman"/>
                  <w:b/>
                  <w:color w:val="000000"/>
                  <w:sz w:val="20"/>
                  <w:szCs w:val="20"/>
                </w:rPr>
                <w:t xml:space="preserve"> </w:t>
              </w:r>
            </w:ins>
            <w:r w:rsidRPr="006063F6">
              <w:rPr>
                <w:rFonts w:ascii="Times New Roman" w:hAnsi="Times New Roman" w:cs="Times New Roman"/>
                <w:b/>
                <w:color w:val="000000"/>
                <w:sz w:val="20"/>
                <w:szCs w:val="20"/>
              </w:rPr>
              <w:t xml:space="preserve">  4     </w:t>
            </w:r>
            <w:ins w:id="297" w:author="Thomas Carruthers" w:date="2017-06-02T10:15:00Z">
              <w:r>
                <w:rPr>
                  <w:rFonts w:ascii="Times New Roman" w:hAnsi="Times New Roman" w:cs="Times New Roman"/>
                  <w:b/>
                  <w:color w:val="000000"/>
                  <w:sz w:val="20"/>
                  <w:szCs w:val="20"/>
                </w:rPr>
                <w:t xml:space="preserve"> </w:t>
              </w:r>
            </w:ins>
            <w:r w:rsidRPr="006063F6">
              <w:rPr>
                <w:rFonts w:ascii="Times New Roman" w:hAnsi="Times New Roman" w:cs="Times New Roman"/>
                <w:b/>
                <w:color w:val="000000"/>
                <w:sz w:val="20"/>
                <w:szCs w:val="20"/>
              </w:rPr>
              <w:t xml:space="preserve">  5        6     </w:t>
            </w:r>
            <w:ins w:id="298" w:author="Thomas Carruthers" w:date="2017-06-02T10:16:00Z">
              <w:r>
                <w:rPr>
                  <w:rFonts w:ascii="Times New Roman" w:hAnsi="Times New Roman" w:cs="Times New Roman"/>
                  <w:b/>
                  <w:color w:val="000000"/>
                  <w:sz w:val="20"/>
                  <w:szCs w:val="20"/>
                </w:rPr>
                <w:t xml:space="preserve"> </w:t>
              </w:r>
            </w:ins>
            <w:r w:rsidRPr="006063F6">
              <w:rPr>
                <w:rFonts w:ascii="Times New Roman" w:hAnsi="Times New Roman" w:cs="Times New Roman"/>
                <w:b/>
                <w:color w:val="000000"/>
                <w:sz w:val="20"/>
                <w:szCs w:val="20"/>
              </w:rPr>
              <w:t xml:space="preserve">  7     </w:t>
            </w:r>
            <w:ins w:id="299" w:author="Thomas Carruthers" w:date="2017-06-02T10:16:00Z">
              <w:r>
                <w:rPr>
                  <w:rFonts w:ascii="Times New Roman" w:hAnsi="Times New Roman" w:cs="Times New Roman"/>
                  <w:b/>
                  <w:color w:val="000000"/>
                  <w:sz w:val="20"/>
                  <w:szCs w:val="20"/>
                </w:rPr>
                <w:t xml:space="preserve">  </w:t>
              </w:r>
            </w:ins>
            <w:r w:rsidRPr="006063F6">
              <w:rPr>
                <w:rFonts w:ascii="Times New Roman" w:hAnsi="Times New Roman" w:cs="Times New Roman"/>
                <w:b/>
                <w:color w:val="000000"/>
                <w:sz w:val="20"/>
                <w:szCs w:val="20"/>
              </w:rPr>
              <w:t xml:space="preserve"> 8    </w:t>
            </w:r>
            <w:ins w:id="300" w:author="Thomas Carruthers" w:date="2017-06-02T10:16:00Z">
              <w:r>
                <w:rPr>
                  <w:rFonts w:ascii="Times New Roman" w:hAnsi="Times New Roman" w:cs="Times New Roman"/>
                  <w:b/>
                  <w:color w:val="000000"/>
                  <w:sz w:val="20"/>
                  <w:szCs w:val="20"/>
                </w:rPr>
                <w:t xml:space="preserve"> </w:t>
              </w:r>
            </w:ins>
            <w:r w:rsidRPr="006063F6">
              <w:rPr>
                <w:rFonts w:ascii="Times New Roman" w:hAnsi="Times New Roman" w:cs="Times New Roman"/>
                <w:b/>
                <w:color w:val="000000"/>
                <w:sz w:val="20"/>
                <w:szCs w:val="20"/>
              </w:rPr>
              <w:t xml:space="preserve">   9   </w:t>
            </w:r>
            <w:ins w:id="301" w:author="Thomas Carruthers" w:date="2017-06-02T10:16:00Z">
              <w:r>
                <w:rPr>
                  <w:rFonts w:ascii="Times New Roman" w:hAnsi="Times New Roman" w:cs="Times New Roman"/>
                  <w:b/>
                  <w:color w:val="000000"/>
                  <w:sz w:val="20"/>
                  <w:szCs w:val="20"/>
                </w:rPr>
                <w:t xml:space="preserve"> </w:t>
              </w:r>
            </w:ins>
            <w:r w:rsidRPr="006063F6">
              <w:rPr>
                <w:rFonts w:ascii="Times New Roman" w:hAnsi="Times New Roman" w:cs="Times New Roman"/>
                <w:b/>
                <w:color w:val="000000"/>
                <w:sz w:val="20"/>
                <w:szCs w:val="20"/>
              </w:rPr>
              <w:t xml:space="preserve">   10</w:t>
            </w:r>
            <w:del w:id="302" w:author="Thomas Carruthers" w:date="2017-06-02T10:12:00Z">
              <w:r w:rsidRPr="006063F6" w:rsidDel="00695ED9">
                <w:rPr>
                  <w:rFonts w:ascii="Times New Roman" w:hAnsi="Times New Roman" w:cs="Times New Roman"/>
                  <w:b/>
                  <w:color w:val="000000"/>
                  <w:sz w:val="20"/>
                  <w:szCs w:val="20"/>
                </w:rPr>
                <w:delText>+</w:delText>
              </w:r>
            </w:del>
            <w:ins w:id="303" w:author="Thomas Carruthers" w:date="2017-06-02T10:12:00Z">
              <w:r>
                <w:rPr>
                  <w:rFonts w:ascii="Times New Roman" w:hAnsi="Times New Roman" w:cs="Times New Roman"/>
                  <w:b/>
                  <w:color w:val="000000"/>
                  <w:sz w:val="20"/>
                  <w:szCs w:val="20"/>
                </w:rPr>
                <w:t xml:space="preserve">    </w:t>
              </w:r>
            </w:ins>
            <w:ins w:id="304" w:author="Thomas Carruthers" w:date="2017-06-02T10:16:00Z">
              <w:r>
                <w:rPr>
                  <w:rFonts w:ascii="Times New Roman" w:hAnsi="Times New Roman" w:cs="Times New Roman"/>
                  <w:b/>
                  <w:color w:val="000000"/>
                  <w:sz w:val="20"/>
                  <w:szCs w:val="20"/>
                </w:rPr>
                <w:t xml:space="preserve">  </w:t>
              </w:r>
            </w:ins>
            <w:ins w:id="305" w:author="Thomas Carruthers" w:date="2017-06-02T10:12:00Z">
              <w:r>
                <w:rPr>
                  <w:rFonts w:ascii="Times New Roman" w:hAnsi="Times New Roman" w:cs="Times New Roman"/>
                  <w:b/>
                  <w:color w:val="000000"/>
                  <w:sz w:val="20"/>
                  <w:szCs w:val="20"/>
                </w:rPr>
                <w:t xml:space="preserve"> 11      12  </w:t>
              </w:r>
            </w:ins>
            <w:ins w:id="306" w:author="Thomas Carruthers" w:date="2017-06-02T10:16:00Z">
              <w:r>
                <w:rPr>
                  <w:rFonts w:ascii="Times New Roman" w:hAnsi="Times New Roman" w:cs="Times New Roman"/>
                  <w:b/>
                  <w:color w:val="000000"/>
                  <w:sz w:val="20"/>
                  <w:szCs w:val="20"/>
                </w:rPr>
                <w:t xml:space="preserve"> </w:t>
              </w:r>
            </w:ins>
            <w:ins w:id="307" w:author="Thomas Carruthers" w:date="2017-06-02T10:12:00Z">
              <w:r>
                <w:rPr>
                  <w:rFonts w:ascii="Times New Roman" w:hAnsi="Times New Roman" w:cs="Times New Roman"/>
                  <w:b/>
                  <w:color w:val="000000"/>
                  <w:sz w:val="20"/>
                  <w:szCs w:val="20"/>
                </w:rPr>
                <w:t xml:space="preserve">   13      14+</w:t>
              </w:r>
            </w:ins>
          </w:p>
          <w:p w14:paraId="7AB79945" w14:textId="11970C17" w:rsidR="00C359CF" w:rsidRPr="006063F6" w:rsidDel="00695ED9" w:rsidRDefault="00C359CF" w:rsidP="00C359CF">
            <w:pPr>
              <w:rPr>
                <w:del w:id="308" w:author="Thomas Carruthers" w:date="2017-06-02T10:14:00Z"/>
                <w:rFonts w:ascii="Times New Roman" w:eastAsiaTheme="minorHAnsi" w:hAnsi="Times New Roman" w:cs="Times New Roman"/>
                <w:sz w:val="20"/>
                <w:szCs w:val="20"/>
                <w:lang w:val="en-ZA"/>
              </w:rPr>
            </w:pPr>
            <w:r w:rsidRPr="006063F6">
              <w:rPr>
                <w:rFonts w:ascii="Times New Roman" w:hAnsi="Times New Roman" w:cs="Times New Roman"/>
                <w:color w:val="000000"/>
                <w:sz w:val="20"/>
                <w:szCs w:val="20"/>
              </w:rPr>
              <w:t>0.</w:t>
            </w:r>
            <w:del w:id="309" w:author="Thomas Carruthers" w:date="2017-06-02T10:11:00Z">
              <w:r w:rsidRPr="006063F6" w:rsidDel="00695ED9">
                <w:rPr>
                  <w:rFonts w:ascii="Times New Roman" w:hAnsi="Times New Roman" w:cs="Times New Roman"/>
                  <w:color w:val="000000"/>
                  <w:sz w:val="20"/>
                  <w:szCs w:val="20"/>
                </w:rPr>
                <w:delText xml:space="preserve">42  </w:delText>
              </w:r>
            </w:del>
            <w:ins w:id="310" w:author="Thomas Carruthers" w:date="2017-06-02T10:11:00Z">
              <w:r>
                <w:rPr>
                  <w:rFonts w:ascii="Times New Roman" w:hAnsi="Times New Roman" w:cs="Times New Roman"/>
                  <w:color w:val="000000"/>
                  <w:sz w:val="20"/>
                  <w:szCs w:val="20"/>
                </w:rPr>
                <w:t>38</w:t>
              </w:r>
              <w:r w:rsidRPr="006063F6">
                <w:rPr>
                  <w:rFonts w:ascii="Times New Roman" w:hAnsi="Times New Roman" w:cs="Times New Roman"/>
                  <w:color w:val="000000"/>
                  <w:sz w:val="20"/>
                  <w:szCs w:val="20"/>
                </w:rPr>
                <w:t xml:space="preserve">  </w:t>
              </w:r>
            </w:ins>
            <w:ins w:id="311" w:author="Thomas Carruthers" w:date="2017-06-02T10:15:00Z">
              <w:r>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 xml:space="preserve">0.30  </w:t>
            </w:r>
            <w:ins w:id="312" w:author="Thomas Carruthers" w:date="2017-06-02T10:15:00Z">
              <w:r>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 xml:space="preserve">0.24  </w:t>
            </w:r>
            <w:ins w:id="313" w:author="Thomas Carruthers" w:date="2017-06-02T10:15:00Z">
              <w:r>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314" w:author="Thomas Carruthers" w:date="2017-06-02T10:11:00Z">
              <w:r w:rsidRPr="006063F6" w:rsidDel="00695ED9">
                <w:rPr>
                  <w:rFonts w:ascii="Times New Roman" w:hAnsi="Times New Roman" w:cs="Times New Roman"/>
                  <w:color w:val="000000"/>
                  <w:sz w:val="20"/>
                  <w:szCs w:val="20"/>
                </w:rPr>
                <w:delText xml:space="preserve">22  </w:delText>
              </w:r>
            </w:del>
            <w:ins w:id="315" w:author="Thomas Carruthers" w:date="2017-06-02T10:11:00Z">
              <w:r w:rsidRPr="006063F6">
                <w:rPr>
                  <w:rFonts w:ascii="Times New Roman" w:hAnsi="Times New Roman" w:cs="Times New Roman"/>
                  <w:color w:val="000000"/>
                  <w:sz w:val="20"/>
                  <w:szCs w:val="20"/>
                </w:rPr>
                <w:t>2</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ins>
            <w:ins w:id="316" w:author="Thomas Carruthers" w:date="2017-06-02T10:15:00Z">
              <w:r>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317" w:author="Thomas Carruthers" w:date="2017-06-02T10:11:00Z">
              <w:r w:rsidRPr="006063F6" w:rsidDel="00695ED9">
                <w:rPr>
                  <w:rFonts w:ascii="Times New Roman" w:hAnsi="Times New Roman" w:cs="Times New Roman"/>
                  <w:color w:val="000000"/>
                  <w:sz w:val="20"/>
                  <w:szCs w:val="20"/>
                </w:rPr>
                <w:delText xml:space="preserve">20  </w:delText>
              </w:r>
            </w:del>
            <w:ins w:id="318" w:author="Thomas Carruthers" w:date="2017-06-02T10:11:00Z">
              <w:r>
                <w:rPr>
                  <w:rFonts w:ascii="Times New Roman" w:hAnsi="Times New Roman" w:cs="Times New Roman"/>
                  <w:color w:val="000000"/>
                  <w:sz w:val="20"/>
                  <w:szCs w:val="20"/>
                </w:rPr>
                <w:t>18</w:t>
              </w:r>
              <w:r w:rsidRPr="006063F6">
                <w:rPr>
                  <w:rFonts w:ascii="Times New Roman" w:hAnsi="Times New Roman" w:cs="Times New Roman"/>
                  <w:color w:val="000000"/>
                  <w:sz w:val="20"/>
                  <w:szCs w:val="20"/>
                </w:rPr>
                <w:t xml:space="preserve">  </w:t>
              </w:r>
            </w:ins>
            <w:ins w:id="319" w:author="Thomas Carruthers" w:date="2017-06-02T10:15:00Z">
              <w:r>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320" w:author="Thomas Carruthers" w:date="2017-06-02T10:11:00Z">
              <w:r w:rsidRPr="006063F6" w:rsidDel="00695ED9">
                <w:rPr>
                  <w:rFonts w:ascii="Times New Roman" w:hAnsi="Times New Roman" w:cs="Times New Roman"/>
                  <w:color w:val="000000"/>
                  <w:sz w:val="20"/>
                  <w:szCs w:val="20"/>
                </w:rPr>
                <w:delText xml:space="preserve">19  </w:delText>
              </w:r>
            </w:del>
            <w:ins w:id="321" w:author="Thomas Carruthers" w:date="2017-06-02T10:11:00Z">
              <w:r w:rsidRPr="006063F6">
                <w:rPr>
                  <w:rFonts w:ascii="Times New Roman" w:hAnsi="Times New Roman" w:cs="Times New Roman"/>
                  <w:color w:val="000000"/>
                  <w:sz w:val="20"/>
                  <w:szCs w:val="20"/>
                </w:rPr>
                <w:t>1</w:t>
              </w:r>
              <w:r>
                <w:rPr>
                  <w:rFonts w:ascii="Times New Roman" w:hAnsi="Times New Roman" w:cs="Times New Roman"/>
                  <w:color w:val="000000"/>
                  <w:sz w:val="20"/>
                  <w:szCs w:val="20"/>
                </w:rPr>
                <w:t>6</w:t>
              </w:r>
              <w:r w:rsidRPr="006063F6">
                <w:rPr>
                  <w:rFonts w:ascii="Times New Roman" w:hAnsi="Times New Roman" w:cs="Times New Roman"/>
                  <w:color w:val="000000"/>
                  <w:sz w:val="20"/>
                  <w:szCs w:val="20"/>
                </w:rPr>
                <w:t xml:space="preserve">  </w:t>
              </w:r>
            </w:ins>
            <w:ins w:id="322" w:author="Thomas Carruthers" w:date="2017-06-02T10:15:00Z">
              <w:r>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323" w:author="Thomas Carruthers" w:date="2017-06-02T10:11:00Z">
              <w:r w:rsidRPr="006063F6" w:rsidDel="00695ED9">
                <w:rPr>
                  <w:rFonts w:ascii="Times New Roman" w:hAnsi="Times New Roman" w:cs="Times New Roman"/>
                  <w:color w:val="000000"/>
                  <w:sz w:val="20"/>
                  <w:szCs w:val="20"/>
                </w:rPr>
                <w:delText xml:space="preserve">18  </w:delText>
              </w:r>
            </w:del>
            <w:ins w:id="324" w:author="Thomas Carruthers" w:date="2017-06-02T10:11:00Z">
              <w:r w:rsidRPr="006063F6">
                <w:rPr>
                  <w:rFonts w:ascii="Times New Roman" w:hAnsi="Times New Roman" w:cs="Times New Roman"/>
                  <w:color w:val="000000"/>
                  <w:sz w:val="20"/>
                  <w:szCs w:val="20"/>
                </w:rPr>
                <w:t>1</w:t>
              </w:r>
              <w:r>
                <w:rPr>
                  <w:rFonts w:ascii="Times New Roman" w:hAnsi="Times New Roman" w:cs="Times New Roman"/>
                  <w:color w:val="000000"/>
                  <w:sz w:val="20"/>
                  <w:szCs w:val="20"/>
                </w:rPr>
                <w:t>4</w:t>
              </w:r>
              <w:r w:rsidRPr="006063F6">
                <w:rPr>
                  <w:rFonts w:ascii="Times New Roman" w:hAnsi="Times New Roman" w:cs="Times New Roman"/>
                  <w:color w:val="000000"/>
                  <w:sz w:val="20"/>
                  <w:szCs w:val="20"/>
                </w:rPr>
                <w:t xml:space="preserve">  </w:t>
              </w:r>
            </w:ins>
            <w:ins w:id="325" w:author="Thomas Carruthers" w:date="2017-06-02T10:15:00Z">
              <w:r>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326" w:author="Thomas Carruthers" w:date="2017-06-02T10:11:00Z">
              <w:r w:rsidRPr="006063F6" w:rsidDel="00695ED9">
                <w:rPr>
                  <w:rFonts w:ascii="Times New Roman" w:hAnsi="Times New Roman" w:cs="Times New Roman"/>
                  <w:color w:val="000000"/>
                  <w:sz w:val="20"/>
                  <w:szCs w:val="20"/>
                </w:rPr>
                <w:delText xml:space="preserve">17  </w:delText>
              </w:r>
            </w:del>
            <w:ins w:id="327" w:author="Thomas Carruthers" w:date="2017-06-02T10:11:00Z">
              <w:r w:rsidRPr="006063F6">
                <w:rPr>
                  <w:rFonts w:ascii="Times New Roman" w:hAnsi="Times New Roman" w:cs="Times New Roman"/>
                  <w:color w:val="000000"/>
                  <w:sz w:val="20"/>
                  <w:szCs w:val="20"/>
                </w:rPr>
                <w:t>1</w:t>
              </w:r>
              <w:r>
                <w:rPr>
                  <w:rFonts w:ascii="Times New Roman" w:hAnsi="Times New Roman" w:cs="Times New Roman"/>
                  <w:color w:val="000000"/>
                  <w:sz w:val="20"/>
                  <w:szCs w:val="20"/>
                </w:rPr>
                <w:t>3</w:t>
              </w:r>
              <w:r w:rsidRPr="006063F6">
                <w:rPr>
                  <w:rFonts w:ascii="Times New Roman" w:hAnsi="Times New Roman" w:cs="Times New Roman"/>
                  <w:color w:val="000000"/>
                  <w:sz w:val="20"/>
                  <w:szCs w:val="20"/>
                </w:rPr>
                <w:t xml:space="preserve">  </w:t>
              </w:r>
            </w:ins>
            <w:ins w:id="328" w:author="Thomas Carruthers" w:date="2017-06-02T10:15:00Z">
              <w:r>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329" w:author="Thomas Carruthers" w:date="2017-06-02T10:11:00Z">
              <w:r w:rsidRPr="006063F6" w:rsidDel="00695ED9">
                <w:rPr>
                  <w:rFonts w:ascii="Times New Roman" w:hAnsi="Times New Roman" w:cs="Times New Roman"/>
                  <w:color w:val="000000"/>
                  <w:sz w:val="20"/>
                  <w:szCs w:val="20"/>
                </w:rPr>
                <w:delText xml:space="preserve">17  </w:delText>
              </w:r>
            </w:del>
            <w:ins w:id="330" w:author="Thomas Carruthers" w:date="2017-06-02T10:11:00Z">
              <w:r w:rsidRPr="006063F6">
                <w:rPr>
                  <w:rFonts w:ascii="Times New Roman" w:hAnsi="Times New Roman" w:cs="Times New Roman"/>
                  <w:color w:val="000000"/>
                  <w:sz w:val="20"/>
                  <w:szCs w:val="20"/>
                </w:rPr>
                <w:t>1</w:t>
              </w:r>
              <w:r>
                <w:rPr>
                  <w:rFonts w:ascii="Times New Roman" w:hAnsi="Times New Roman" w:cs="Times New Roman"/>
                  <w:color w:val="000000"/>
                  <w:sz w:val="20"/>
                  <w:szCs w:val="20"/>
                </w:rPr>
                <w:t>2</w:t>
              </w:r>
              <w:r w:rsidRPr="006063F6">
                <w:rPr>
                  <w:rFonts w:ascii="Times New Roman" w:hAnsi="Times New Roman" w:cs="Times New Roman"/>
                  <w:color w:val="000000"/>
                  <w:sz w:val="20"/>
                  <w:szCs w:val="20"/>
                </w:rPr>
                <w:t xml:space="preserve">  </w:t>
              </w:r>
            </w:ins>
            <w:ins w:id="331" w:author="Thomas Carruthers" w:date="2017-06-02T10:15:00Z">
              <w:r>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332" w:author="Thomas Carruthers" w:date="2017-06-02T10:12:00Z">
              <w:r w:rsidRPr="006063F6" w:rsidDel="00695ED9">
                <w:rPr>
                  <w:rFonts w:ascii="Times New Roman" w:hAnsi="Times New Roman" w:cs="Times New Roman"/>
                  <w:color w:val="000000"/>
                  <w:sz w:val="20"/>
                  <w:szCs w:val="20"/>
                </w:rPr>
                <w:delText xml:space="preserve">16 </w:delText>
              </w:r>
            </w:del>
            <w:ins w:id="333" w:author="Thomas Carruthers" w:date="2017-06-02T10:12:00Z">
              <w:r w:rsidRPr="006063F6">
                <w:rPr>
                  <w:rFonts w:ascii="Times New Roman" w:hAnsi="Times New Roman" w:cs="Times New Roman"/>
                  <w:color w:val="000000"/>
                  <w:sz w:val="20"/>
                  <w:szCs w:val="20"/>
                </w:rPr>
                <w:t>1</w:t>
              </w:r>
              <w:r>
                <w:rPr>
                  <w:rFonts w:ascii="Times New Roman" w:hAnsi="Times New Roman" w:cs="Times New Roman"/>
                  <w:color w:val="000000"/>
                  <w:sz w:val="20"/>
                  <w:szCs w:val="20"/>
                </w:rPr>
                <w:t xml:space="preserve">2   </w:t>
              </w:r>
            </w:ins>
            <w:ins w:id="334" w:author="Thomas Carruthers" w:date="2017-06-02T10:15:00Z">
              <w:r>
                <w:rPr>
                  <w:rFonts w:ascii="Times New Roman" w:hAnsi="Times New Roman" w:cs="Times New Roman"/>
                  <w:color w:val="000000"/>
                  <w:sz w:val="20"/>
                  <w:szCs w:val="20"/>
                </w:rPr>
                <w:t xml:space="preserve"> </w:t>
              </w:r>
            </w:ins>
            <w:ins w:id="335" w:author="Thomas Carruthers" w:date="2017-06-02T10:12:00Z">
              <w:r>
                <w:rPr>
                  <w:rFonts w:ascii="Times New Roman" w:hAnsi="Times New Roman" w:cs="Times New Roman"/>
                  <w:color w:val="000000"/>
                  <w:sz w:val="20"/>
                  <w:szCs w:val="20"/>
                </w:rPr>
                <w:t xml:space="preserve">0.11   0.11  </w:t>
              </w:r>
            </w:ins>
            <w:ins w:id="336" w:author="Thomas Carruthers" w:date="2017-06-02T10:15:00Z">
              <w:r>
                <w:rPr>
                  <w:rFonts w:ascii="Times New Roman" w:hAnsi="Times New Roman" w:cs="Times New Roman"/>
                  <w:color w:val="000000"/>
                  <w:sz w:val="20"/>
                  <w:szCs w:val="20"/>
                </w:rPr>
                <w:t xml:space="preserve"> </w:t>
              </w:r>
            </w:ins>
            <w:ins w:id="337" w:author="Thomas Carruthers" w:date="2017-06-02T10:12:00Z">
              <w:r>
                <w:rPr>
                  <w:rFonts w:ascii="Times New Roman" w:hAnsi="Times New Roman" w:cs="Times New Roman"/>
                  <w:color w:val="000000"/>
                  <w:sz w:val="20"/>
                  <w:szCs w:val="20"/>
                </w:rPr>
                <w:t>0.11   0.10</w:t>
              </w:r>
              <w:r w:rsidRPr="006063F6">
                <w:rPr>
                  <w:rFonts w:ascii="Times New Roman" w:hAnsi="Times New Roman" w:cs="Times New Roman"/>
                  <w:color w:val="000000"/>
                  <w:sz w:val="20"/>
                  <w:szCs w:val="20"/>
                </w:rPr>
                <w:t xml:space="preserve"> </w:t>
              </w:r>
            </w:ins>
            <w:del w:id="338" w:author="Thomas Carruthers" w:date="2017-06-02T10:13:00Z">
              <w:r w:rsidRPr="006063F6" w:rsidDel="00695ED9">
                <w:rPr>
                  <w:rFonts w:ascii="Times New Roman" w:hAnsi="Times New Roman" w:cs="Times New Roman"/>
                  <w:color w:val="000000"/>
                  <w:sz w:val="20"/>
                  <w:szCs w:val="20"/>
                </w:rPr>
                <w:delText>-</w:delText>
              </w:r>
            </w:del>
          </w:p>
          <w:p w14:paraId="3970F7BB" w14:textId="099FF719" w:rsidR="00C359CF" w:rsidRPr="006063F6" w:rsidRDefault="00C359CF" w:rsidP="00C359CF">
            <w:pPr>
              <w:rPr>
                <w:rFonts w:ascii="Times New Roman" w:hAnsi="Times New Roman" w:cs="Times New Roman"/>
                <w:b/>
                <w:sz w:val="20"/>
                <w:szCs w:val="20"/>
              </w:rPr>
              <w:pPrChange w:id="339" w:author="Thomas Carruthers" w:date="2017-06-02T10:14:00Z">
                <w:pPr>
                  <w:jc w:val="right"/>
                </w:pPr>
              </w:pPrChange>
            </w:pPr>
            <w:del w:id="340" w:author="Thomas Carruthers" w:date="2017-06-02T10:14:00Z">
              <w:r w:rsidRPr="006063F6" w:rsidDel="00695ED9">
                <w:rPr>
                  <w:rFonts w:ascii="Times New Roman" w:hAnsi="Times New Roman" w:cs="Times New Roman"/>
                  <w:b/>
                  <w:color w:val="000000"/>
                  <w:sz w:val="20"/>
                  <w:szCs w:val="20"/>
                </w:rPr>
                <w:delText xml:space="preserve">1        2       3       4       5       6       7       8       9     10      11    12 +  </w:delText>
              </w:r>
            </w:del>
          </w:p>
        </w:tc>
      </w:tr>
      <w:tr w:rsidR="00C359CF" w:rsidRPr="006063F6" w14:paraId="382397FF" w14:textId="77777777" w:rsidTr="00695ED9">
        <w:trPr>
          <w:gridAfter w:val="3"/>
          <w:wAfter w:w="3408" w:type="dxa"/>
          <w:trPrChange w:id="341" w:author="Thomas Carruthers" w:date="2017-06-02T10:10:00Z">
            <w:trPr>
              <w:gridBefore w:val="1"/>
              <w:gridAfter w:val="3"/>
              <w:wAfter w:w="3408" w:type="dxa"/>
            </w:trPr>
          </w:trPrChange>
        </w:trPr>
        <w:tc>
          <w:tcPr>
            <w:tcW w:w="1877" w:type="dxa"/>
            <w:vMerge/>
            <w:tcBorders>
              <w:bottom w:val="single" w:sz="4" w:space="0" w:color="auto"/>
            </w:tcBorders>
            <w:vAlign w:val="center"/>
            <w:tcPrChange w:id="342" w:author="Thomas Carruthers" w:date="2017-06-02T10:10:00Z">
              <w:tcPr>
                <w:tcW w:w="2127" w:type="dxa"/>
                <w:gridSpan w:val="3"/>
                <w:vMerge/>
                <w:tcBorders>
                  <w:bottom w:val="single" w:sz="4" w:space="0" w:color="auto"/>
                </w:tcBorders>
                <w:vAlign w:val="center"/>
              </w:tcPr>
            </w:tcPrChange>
          </w:tcPr>
          <w:p w14:paraId="1AC7C8C2" w14:textId="77777777" w:rsidR="00C359CF" w:rsidRPr="00987C9A" w:rsidRDefault="00C359CF" w:rsidP="00C359CF">
            <w:pPr>
              <w:rPr>
                <w:rFonts w:ascii="Times New Roman" w:hAnsi="Times New Roman" w:cs="Times New Roman"/>
                <w:sz w:val="20"/>
                <w:szCs w:val="20"/>
              </w:rPr>
            </w:pPr>
          </w:p>
        </w:tc>
        <w:tc>
          <w:tcPr>
            <w:tcW w:w="7371" w:type="dxa"/>
            <w:gridSpan w:val="3"/>
            <w:tcBorders>
              <w:bottom w:val="single" w:sz="4" w:space="0" w:color="auto"/>
            </w:tcBorders>
            <w:tcPrChange w:id="343" w:author="Thomas Carruthers" w:date="2017-06-02T10:10:00Z">
              <w:tcPr>
                <w:tcW w:w="7371" w:type="dxa"/>
                <w:gridSpan w:val="7"/>
                <w:tcBorders>
                  <w:bottom w:val="single" w:sz="4" w:space="0" w:color="auto"/>
                </w:tcBorders>
              </w:tcPr>
            </w:tcPrChange>
          </w:tcPr>
          <w:p w14:paraId="6D8F93BC" w14:textId="11E524F0" w:rsidR="00C359CF" w:rsidRPr="006063F6" w:rsidRDefault="00C359CF" w:rsidP="00C359CF">
            <w:pPr>
              <w:jc w:val="right"/>
              <w:rPr>
                <w:rFonts w:ascii="Times New Roman" w:hAnsi="Times New Roman" w:cs="Times New Roman"/>
                <w:color w:val="000000"/>
                <w:sz w:val="20"/>
                <w:szCs w:val="20"/>
              </w:rPr>
            </w:pPr>
            <w:del w:id="344" w:author="Thomas Carruthers" w:date="2017-06-02T10:14:00Z">
              <w:r w:rsidRPr="006063F6" w:rsidDel="00695ED9">
                <w:rPr>
                  <w:rFonts w:ascii="Times New Roman" w:hAnsi="Times New Roman" w:cs="Times New Roman"/>
                  <w:color w:val="000000"/>
                  <w:sz w:val="20"/>
                  <w:szCs w:val="20"/>
                </w:rPr>
                <w:delText xml:space="preserve">0.41  0.30, 0.25, 0.22, 0.20, 0.19, 0.18, 0.18, 0.17, 0.17, 0.17, 0.16- </w:delText>
              </w:r>
            </w:del>
          </w:p>
        </w:tc>
      </w:tr>
      <w:tr w:rsidR="00C359CF" w:rsidRPr="00987C9A" w14:paraId="288EA070" w14:textId="77777777" w:rsidTr="00695ED9">
        <w:trPr>
          <w:gridAfter w:val="3"/>
          <w:wAfter w:w="3408" w:type="dxa"/>
          <w:trPrChange w:id="345" w:author="Thomas Carruthers" w:date="2017-06-02T10:10:00Z">
            <w:trPr>
              <w:gridBefore w:val="1"/>
              <w:gridAfter w:val="3"/>
              <w:wAfter w:w="3408" w:type="dxa"/>
            </w:trPr>
          </w:trPrChange>
        </w:trPr>
        <w:tc>
          <w:tcPr>
            <w:tcW w:w="1877" w:type="dxa"/>
            <w:tcBorders>
              <w:top w:val="single" w:sz="4" w:space="0" w:color="auto"/>
              <w:bottom w:val="single" w:sz="4" w:space="0" w:color="auto"/>
            </w:tcBorders>
            <w:tcPrChange w:id="346" w:author="Thomas Carruthers" w:date="2017-06-02T10:10:00Z">
              <w:tcPr>
                <w:tcW w:w="2127" w:type="dxa"/>
                <w:gridSpan w:val="3"/>
                <w:tcBorders>
                  <w:top w:val="single" w:sz="4" w:space="0" w:color="auto"/>
                  <w:bottom w:val="single" w:sz="4" w:space="0" w:color="auto"/>
                </w:tcBorders>
              </w:tcPr>
            </w:tcPrChange>
          </w:tcPr>
          <w:p w14:paraId="5238FA77" w14:textId="77777777" w:rsidR="00C359CF" w:rsidRPr="005D3F56" w:rsidRDefault="00C359CF" w:rsidP="00C359CF">
            <w:pPr>
              <w:rPr>
                <w:rFonts w:ascii="Times New Roman" w:hAnsi="Times New Roman" w:cs="Times New Roman"/>
                <w:b/>
                <w:sz w:val="20"/>
                <w:szCs w:val="20"/>
                <w:rPrChange w:id="347" w:author="Thomas Carruthers" w:date="2017-06-01T10:57:00Z">
                  <w:rPr>
                    <w:rFonts w:ascii="Times New Roman" w:hAnsi="Times New Roman" w:cs="Times New Roman"/>
                    <w:sz w:val="20"/>
                    <w:szCs w:val="20"/>
                  </w:rPr>
                </w:rPrChange>
              </w:rPr>
            </w:pPr>
            <w:r w:rsidRPr="005D3F56">
              <w:rPr>
                <w:rFonts w:ascii="Times New Roman" w:hAnsi="Times New Roman" w:cs="Times New Roman"/>
                <w:b/>
                <w:sz w:val="20"/>
                <w:szCs w:val="20"/>
                <w:rPrChange w:id="348" w:author="Thomas Carruthers" w:date="2017-06-01T10:57:00Z">
                  <w:rPr>
                    <w:rFonts w:ascii="Times New Roman" w:hAnsi="Times New Roman" w:cs="Times New Roman"/>
                    <w:sz w:val="20"/>
                    <w:szCs w:val="20"/>
                  </w:rPr>
                </w:rPrChange>
              </w:rPr>
              <w:t>Selectivity of at least one fleet</w:t>
            </w:r>
          </w:p>
        </w:tc>
        <w:tc>
          <w:tcPr>
            <w:tcW w:w="7371" w:type="dxa"/>
            <w:gridSpan w:val="3"/>
            <w:tcBorders>
              <w:top w:val="single" w:sz="4" w:space="0" w:color="auto"/>
              <w:bottom w:val="single" w:sz="4" w:space="0" w:color="auto"/>
            </w:tcBorders>
            <w:tcPrChange w:id="349" w:author="Thomas Carruthers" w:date="2017-06-02T10:10:00Z">
              <w:tcPr>
                <w:tcW w:w="7371" w:type="dxa"/>
                <w:gridSpan w:val="7"/>
                <w:tcBorders>
                  <w:top w:val="single" w:sz="4" w:space="0" w:color="auto"/>
                  <w:bottom w:val="single" w:sz="4" w:space="0" w:color="auto"/>
                </w:tcBorders>
              </w:tcPr>
            </w:tcPrChange>
          </w:tcPr>
          <w:p w14:paraId="6EED8184" w14:textId="77777777"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w:t>
            </w:r>
            <w:del w:id="350" w:author="Thomas Carruthers" w:date="2017-06-02T10:15:00Z">
              <w:r w:rsidDel="00397841">
                <w:rPr>
                  <w:rFonts w:ascii="Times New Roman" w:hAnsi="Times New Roman" w:cs="Times New Roman"/>
                  <w:sz w:val="20"/>
                  <w:szCs w:val="20"/>
                </w:rPr>
                <w:delText xml:space="preserve">  </w:delText>
              </w:r>
            </w:del>
            <w:r>
              <w:rPr>
                <w:rFonts w:ascii="Times New Roman" w:hAnsi="Times New Roman" w:cs="Times New Roman"/>
                <w:sz w:val="20"/>
                <w:szCs w:val="20"/>
              </w:rPr>
              <w:t xml:space="preserve">       Japanese Longline fleet is asymptotic        -</w:t>
            </w:r>
          </w:p>
        </w:tc>
      </w:tr>
      <w:tr w:rsidR="00C359CF" w:rsidRPr="00987C9A" w14:paraId="67CA6F58" w14:textId="77777777" w:rsidTr="00695ED9">
        <w:trPr>
          <w:gridAfter w:val="3"/>
          <w:wAfter w:w="3408" w:type="dxa"/>
          <w:ins w:id="351" w:author="Thomas Carruthers" w:date="2017-06-01T10:53:00Z"/>
          <w:trPrChange w:id="352" w:author="Thomas Carruthers" w:date="2017-06-02T10:10:00Z">
            <w:trPr>
              <w:gridBefore w:val="2"/>
              <w:gridAfter w:val="3"/>
              <w:wAfter w:w="3408" w:type="dxa"/>
            </w:trPr>
          </w:trPrChange>
        </w:trPr>
        <w:tc>
          <w:tcPr>
            <w:tcW w:w="1877" w:type="dxa"/>
            <w:tcBorders>
              <w:top w:val="single" w:sz="4" w:space="0" w:color="auto"/>
            </w:tcBorders>
            <w:vAlign w:val="center"/>
            <w:tcPrChange w:id="353" w:author="Thomas Carruthers" w:date="2017-06-02T10:10:00Z">
              <w:tcPr>
                <w:tcW w:w="2127" w:type="dxa"/>
                <w:gridSpan w:val="3"/>
                <w:tcBorders>
                  <w:top w:val="single" w:sz="4" w:space="0" w:color="auto"/>
                  <w:bottom w:val="single" w:sz="4" w:space="0" w:color="auto"/>
                </w:tcBorders>
                <w:vAlign w:val="center"/>
              </w:tcPr>
            </w:tcPrChange>
          </w:tcPr>
          <w:p w14:paraId="6C3BCD84" w14:textId="5C1E7EE6" w:rsidR="00C359CF" w:rsidRPr="005D3F56" w:rsidRDefault="00C359CF" w:rsidP="00C359CF">
            <w:pPr>
              <w:rPr>
                <w:ins w:id="354" w:author="Thomas Carruthers" w:date="2017-06-01T10:53:00Z"/>
                <w:rFonts w:ascii="Times New Roman" w:hAnsi="Times New Roman" w:cs="Times New Roman"/>
                <w:b/>
                <w:sz w:val="20"/>
                <w:szCs w:val="20"/>
                <w:rPrChange w:id="355" w:author="Thomas Carruthers" w:date="2017-06-01T10:57:00Z">
                  <w:rPr>
                    <w:ins w:id="356" w:author="Thomas Carruthers" w:date="2017-06-01T10:53:00Z"/>
                    <w:rFonts w:ascii="Times New Roman" w:hAnsi="Times New Roman" w:cs="Times New Roman"/>
                    <w:sz w:val="20"/>
                    <w:szCs w:val="20"/>
                  </w:rPr>
                </w:rPrChange>
              </w:rPr>
            </w:pPr>
            <w:ins w:id="357" w:author="Thomas Carruthers" w:date="2017-06-01T10:53:00Z">
              <w:r w:rsidRPr="005D3F56">
                <w:rPr>
                  <w:rFonts w:ascii="Times New Roman" w:hAnsi="Times New Roman" w:cs="Times New Roman"/>
                  <w:b/>
                  <w:sz w:val="20"/>
                  <w:szCs w:val="20"/>
                  <w:rPrChange w:id="358" w:author="Thomas Carruthers" w:date="2017-06-01T10:57:00Z">
                    <w:rPr>
                      <w:rFonts w:ascii="Times New Roman" w:hAnsi="Times New Roman" w:cs="Times New Roman"/>
                      <w:sz w:val="20"/>
                      <w:szCs w:val="20"/>
                    </w:rPr>
                  </w:rPrChange>
                </w:rPr>
                <w:t xml:space="preserve">Spawning </w:t>
              </w:r>
              <w:commentRangeStart w:id="359"/>
              <w:r w:rsidRPr="005D3F56">
                <w:rPr>
                  <w:rFonts w:ascii="Times New Roman" w:hAnsi="Times New Roman" w:cs="Times New Roman"/>
                  <w:b/>
                  <w:sz w:val="20"/>
                  <w:szCs w:val="20"/>
                  <w:rPrChange w:id="360" w:author="Thomas Carruthers" w:date="2017-06-01T10:57:00Z">
                    <w:rPr>
                      <w:rFonts w:ascii="Times New Roman" w:hAnsi="Times New Roman" w:cs="Times New Roman"/>
                      <w:sz w:val="20"/>
                      <w:szCs w:val="20"/>
                    </w:rPr>
                  </w:rPrChange>
                </w:rPr>
                <w:t>fraction</w:t>
              </w:r>
            </w:ins>
            <w:commentRangeEnd w:id="359"/>
            <w:ins w:id="361" w:author="Thomas Carruthers" w:date="2017-06-02T10:03:00Z">
              <w:r>
                <w:rPr>
                  <w:rStyle w:val="CommentReference"/>
                  <w:rFonts w:eastAsiaTheme="minorHAnsi"/>
                  <w:lang w:val="en-ZA"/>
                </w:rPr>
                <w:commentReference w:id="359"/>
              </w:r>
            </w:ins>
          </w:p>
        </w:tc>
        <w:tc>
          <w:tcPr>
            <w:tcW w:w="7371" w:type="dxa"/>
            <w:gridSpan w:val="3"/>
            <w:tcBorders>
              <w:top w:val="single" w:sz="4" w:space="0" w:color="auto"/>
            </w:tcBorders>
            <w:tcPrChange w:id="362" w:author="Thomas Carruthers" w:date="2017-06-02T10:10:00Z">
              <w:tcPr>
                <w:tcW w:w="7371" w:type="dxa"/>
                <w:gridSpan w:val="7"/>
                <w:tcBorders>
                  <w:top w:val="single" w:sz="4" w:space="0" w:color="auto"/>
                  <w:bottom w:val="single" w:sz="4" w:space="0" w:color="auto"/>
                </w:tcBorders>
              </w:tcPr>
            </w:tcPrChange>
          </w:tcPr>
          <w:p w14:paraId="4D483FF5" w14:textId="77777777" w:rsidR="00C359CF" w:rsidRPr="00BF3707"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ins w:id="363" w:author="Thomas Carruthers" w:date="2017-06-01T10:53:00Z"/>
                <w:rFonts w:ascii="Times New Roman" w:eastAsia="Times New Roman" w:hAnsi="Times New Roman" w:cs="Times New Roman"/>
                <w:b/>
                <w:color w:val="000000"/>
                <w:sz w:val="16"/>
                <w:szCs w:val="16"/>
                <w:lang w:eastAsia="en-CA"/>
              </w:rPr>
            </w:pPr>
          </w:p>
        </w:tc>
      </w:tr>
      <w:tr w:rsidR="00C359CF" w:rsidRPr="00987C9A" w14:paraId="2A497186" w14:textId="77777777" w:rsidTr="00695ED9">
        <w:trPr>
          <w:gridAfter w:val="3"/>
          <w:wAfter w:w="3408" w:type="dxa"/>
          <w:trPrChange w:id="364" w:author="Thomas Carruthers" w:date="2017-06-02T10:10:00Z">
            <w:trPr>
              <w:gridBefore w:val="2"/>
              <w:gridAfter w:val="3"/>
              <w:wAfter w:w="3408" w:type="dxa"/>
            </w:trPr>
          </w:trPrChange>
        </w:trPr>
        <w:tc>
          <w:tcPr>
            <w:tcW w:w="1877" w:type="dxa"/>
            <w:tcBorders>
              <w:bottom w:val="single" w:sz="4" w:space="0" w:color="auto"/>
            </w:tcBorders>
            <w:vAlign w:val="center"/>
            <w:tcPrChange w:id="365" w:author="Thomas Carruthers" w:date="2017-06-02T10:10:00Z">
              <w:tcPr>
                <w:tcW w:w="2127" w:type="dxa"/>
                <w:gridSpan w:val="3"/>
                <w:tcBorders>
                  <w:top w:val="single" w:sz="4" w:space="0" w:color="auto"/>
                  <w:bottom w:val="single" w:sz="4" w:space="0" w:color="auto"/>
                </w:tcBorders>
                <w:vAlign w:val="center"/>
              </w:tcPr>
            </w:tcPrChange>
          </w:tcPr>
          <w:p w14:paraId="02ADA95B" w14:textId="77777777" w:rsidR="00C359CF" w:rsidRDefault="00C359CF" w:rsidP="00C359CF">
            <w:pPr>
              <w:rPr>
                <w:rFonts w:ascii="Times New Roman" w:hAnsi="Times New Roman" w:cs="Times New Roman"/>
                <w:sz w:val="20"/>
                <w:szCs w:val="20"/>
              </w:rPr>
            </w:pPr>
            <w:r>
              <w:rPr>
                <w:rFonts w:ascii="Times New Roman" w:hAnsi="Times New Roman" w:cs="Times New Roman"/>
                <w:sz w:val="20"/>
                <w:szCs w:val="20"/>
              </w:rPr>
              <w:t>Age</w:t>
            </w:r>
          </w:p>
          <w:p w14:paraId="5B46B22B" w14:textId="3E54B982" w:rsidR="00C359CF" w:rsidRDefault="00C359CF" w:rsidP="00C359CF">
            <w:pPr>
              <w:rPr>
                <w:rFonts w:ascii="Times New Roman" w:hAnsi="Times New Roman" w:cs="Times New Roman"/>
                <w:sz w:val="20"/>
                <w:szCs w:val="20"/>
              </w:rPr>
            </w:pPr>
            <w:del w:id="366" w:author="Thomas Carruthers" w:date="2017-06-01T10:58:00Z">
              <w:r w:rsidDel="005D3F56">
                <w:rPr>
                  <w:rFonts w:ascii="Times New Roman" w:hAnsi="Times New Roman" w:cs="Times New Roman"/>
                  <w:sz w:val="20"/>
                  <w:szCs w:val="20"/>
                </w:rPr>
                <w:delText xml:space="preserve">Alternative </w:delText>
              </w:r>
            </w:del>
            <w:ins w:id="367" w:author="Thomas Carruthers" w:date="2017-07-16T16:03:00Z">
              <w:r>
                <w:rPr>
                  <w:rFonts w:ascii="Times New Roman" w:hAnsi="Times New Roman" w:cs="Times New Roman"/>
                  <w:sz w:val="20"/>
                  <w:szCs w:val="20"/>
                </w:rPr>
                <w:t>Younger</w:t>
              </w:r>
            </w:ins>
            <w:ins w:id="368" w:author="Thomas Carruthers" w:date="2017-06-01T10:58:00Z">
              <w:r>
                <w:rPr>
                  <w:rFonts w:ascii="Times New Roman" w:hAnsi="Times New Roman" w:cs="Times New Roman"/>
                  <w:sz w:val="20"/>
                  <w:szCs w:val="20"/>
                </w:rPr>
                <w:t xml:space="preserve"> </w:t>
              </w:r>
            </w:ins>
            <w:del w:id="369" w:author="Thomas Carruthers" w:date="2017-06-01T10:58:00Z">
              <w:r w:rsidDel="005D3F56">
                <w:rPr>
                  <w:rFonts w:ascii="Times New Roman" w:hAnsi="Times New Roman" w:cs="Times New Roman"/>
                  <w:sz w:val="20"/>
                  <w:szCs w:val="20"/>
                </w:rPr>
                <w:delText>(low)</w:delText>
              </w:r>
            </w:del>
          </w:p>
          <w:p w14:paraId="47205FCF" w14:textId="191550BE" w:rsidR="00C359CF" w:rsidRDefault="00C359CF" w:rsidP="00C359CF">
            <w:pPr>
              <w:rPr>
                <w:ins w:id="370" w:author="Thomas Carruthers" w:date="2017-06-01T10:56:00Z"/>
                <w:rFonts w:ascii="Times New Roman" w:hAnsi="Times New Roman" w:cs="Times New Roman"/>
                <w:sz w:val="20"/>
                <w:szCs w:val="20"/>
              </w:rPr>
            </w:pPr>
            <w:del w:id="371" w:author="Thomas Carruthers" w:date="2017-06-01T10:58:00Z">
              <w:r w:rsidDel="005D3F56">
                <w:rPr>
                  <w:rFonts w:ascii="Times New Roman" w:hAnsi="Times New Roman" w:cs="Times New Roman"/>
                  <w:sz w:val="20"/>
                  <w:szCs w:val="20"/>
                </w:rPr>
                <w:delText>Alternative</w:delText>
              </w:r>
            </w:del>
            <w:ins w:id="372" w:author="Thomas Carruthers" w:date="2017-07-16T16:03:00Z">
              <w:r>
                <w:rPr>
                  <w:rFonts w:ascii="Times New Roman" w:hAnsi="Times New Roman" w:cs="Times New Roman"/>
                  <w:sz w:val="20"/>
                  <w:szCs w:val="20"/>
                </w:rPr>
                <w:t>Older</w:t>
              </w:r>
            </w:ins>
            <w:ins w:id="373" w:author="Thomas Carruthers" w:date="2017-06-01T10:58:00Z">
              <w:r>
                <w:rPr>
                  <w:rFonts w:ascii="Times New Roman" w:hAnsi="Times New Roman" w:cs="Times New Roman"/>
                  <w:sz w:val="20"/>
                  <w:szCs w:val="20"/>
                </w:rPr>
                <w:t xml:space="preserve"> (</w:t>
              </w:r>
            </w:ins>
            <w:ins w:id="374" w:author="Thomas Carruthers" w:date="2017-06-01T10:56:00Z">
              <w:r>
                <w:rPr>
                  <w:rFonts w:ascii="Times New Roman" w:hAnsi="Times New Roman" w:cs="Times New Roman"/>
                  <w:sz w:val="20"/>
                  <w:szCs w:val="20"/>
                </w:rPr>
                <w:t>East</w:t>
              </w:r>
            </w:ins>
            <w:ins w:id="375" w:author="Thomas Carruthers" w:date="2017-06-01T10:58:00Z">
              <w:r>
                <w:rPr>
                  <w:rFonts w:ascii="Times New Roman" w:hAnsi="Times New Roman" w:cs="Times New Roman"/>
                  <w:sz w:val="20"/>
                  <w:szCs w:val="20"/>
                </w:rPr>
                <w:t>)</w:t>
              </w:r>
            </w:ins>
            <w:del w:id="376" w:author="Thomas Carruthers" w:date="2017-06-01T10:58:00Z">
              <w:r w:rsidDel="005D3F56">
                <w:rPr>
                  <w:rFonts w:ascii="Times New Roman" w:hAnsi="Times New Roman" w:cs="Times New Roman"/>
                  <w:sz w:val="20"/>
                  <w:szCs w:val="20"/>
                </w:rPr>
                <w:delText xml:space="preserve"> (hi</w:delText>
              </w:r>
            </w:del>
            <w:del w:id="377" w:author="Thomas Carruthers" w:date="2017-06-01T10:59:00Z">
              <w:r w:rsidDel="005D3F56">
                <w:rPr>
                  <w:rFonts w:ascii="Times New Roman" w:hAnsi="Times New Roman" w:cs="Times New Roman"/>
                  <w:sz w:val="20"/>
                  <w:szCs w:val="20"/>
                </w:rPr>
                <w:delText>gh)</w:delText>
              </w:r>
            </w:del>
          </w:p>
          <w:p w14:paraId="422DF89C" w14:textId="5E6954C7" w:rsidR="00C359CF" w:rsidRPr="00987C9A" w:rsidRDefault="00C359CF" w:rsidP="00C359CF">
            <w:pPr>
              <w:rPr>
                <w:rFonts w:ascii="Times New Roman" w:hAnsi="Times New Roman" w:cs="Times New Roman"/>
                <w:sz w:val="20"/>
                <w:szCs w:val="20"/>
              </w:rPr>
            </w:pPr>
            <w:ins w:id="378" w:author="Thomas Carruthers" w:date="2017-07-16T16:03:00Z">
              <w:r>
                <w:rPr>
                  <w:rFonts w:ascii="Times New Roman" w:hAnsi="Times New Roman" w:cs="Times New Roman"/>
                  <w:sz w:val="20"/>
                  <w:szCs w:val="20"/>
                </w:rPr>
                <w:t>Older</w:t>
              </w:r>
            </w:ins>
            <w:ins w:id="379" w:author="Thomas Carruthers" w:date="2017-06-01T10:59:00Z">
              <w:r>
                <w:rPr>
                  <w:rFonts w:ascii="Times New Roman" w:hAnsi="Times New Roman" w:cs="Times New Roman"/>
                  <w:sz w:val="20"/>
                  <w:szCs w:val="20"/>
                </w:rPr>
                <w:t xml:space="preserve"> (West)</w:t>
              </w:r>
            </w:ins>
          </w:p>
        </w:tc>
        <w:tc>
          <w:tcPr>
            <w:tcW w:w="7371" w:type="dxa"/>
            <w:gridSpan w:val="3"/>
            <w:tcBorders>
              <w:bottom w:val="single" w:sz="4" w:space="0" w:color="auto"/>
            </w:tcBorders>
            <w:tcPrChange w:id="380" w:author="Thomas Carruthers" w:date="2017-06-02T10:10:00Z">
              <w:tcPr>
                <w:tcW w:w="7371" w:type="dxa"/>
                <w:gridSpan w:val="7"/>
                <w:tcBorders>
                  <w:top w:val="single" w:sz="4" w:space="0" w:color="auto"/>
                  <w:bottom w:val="single" w:sz="4" w:space="0" w:color="auto"/>
                </w:tcBorders>
              </w:tcPr>
            </w:tcPrChange>
          </w:tcPr>
          <w:p w14:paraId="78A7531B" w14:textId="3C3F8F9B" w:rsidR="00C359CF" w:rsidRPr="005D3F56"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20"/>
                <w:szCs w:val="20"/>
                <w:lang w:eastAsia="en-CA"/>
                <w:rPrChange w:id="381" w:author="Thomas Carruthers" w:date="2017-06-01T10:56:00Z">
                  <w:rPr>
                    <w:rFonts w:ascii="Times New Roman" w:eastAsia="Times New Roman" w:hAnsi="Times New Roman" w:cs="Times New Roman"/>
                    <w:b/>
                    <w:color w:val="000000"/>
                    <w:sz w:val="16"/>
                    <w:szCs w:val="16"/>
                    <w:lang w:eastAsia="en-CA"/>
                  </w:rPr>
                </w:rPrChange>
              </w:rPr>
            </w:pPr>
            <w:r w:rsidRPr="005D3F56">
              <w:rPr>
                <w:rFonts w:ascii="Times New Roman" w:eastAsia="Times New Roman" w:hAnsi="Times New Roman" w:cs="Times New Roman"/>
                <w:b/>
                <w:color w:val="000000"/>
                <w:sz w:val="20"/>
                <w:szCs w:val="20"/>
                <w:lang w:eastAsia="en-CA"/>
                <w:rPrChange w:id="382" w:author="Thomas Carruthers" w:date="2017-06-01T10:56:00Z">
                  <w:rPr>
                    <w:rFonts w:ascii="Times New Roman" w:eastAsia="Times New Roman" w:hAnsi="Times New Roman" w:cs="Times New Roman"/>
                    <w:b/>
                    <w:color w:val="000000"/>
                    <w:sz w:val="16"/>
                    <w:szCs w:val="16"/>
                    <w:lang w:eastAsia="en-CA"/>
                  </w:rPr>
                </w:rPrChange>
              </w:rPr>
              <w:t xml:space="preserve">0  1  2     3      4   </w:t>
            </w:r>
            <w:ins w:id="383" w:author="Thomas Carruthers" w:date="2017-06-01T10:54:00Z">
              <w:r w:rsidRPr="005D3F56">
                <w:rPr>
                  <w:rFonts w:ascii="Times New Roman" w:eastAsia="Times New Roman" w:hAnsi="Times New Roman" w:cs="Times New Roman"/>
                  <w:b/>
                  <w:color w:val="000000"/>
                  <w:sz w:val="20"/>
                  <w:szCs w:val="20"/>
                  <w:lang w:eastAsia="en-CA"/>
                  <w:rPrChange w:id="384" w:author="Thomas Carruthers" w:date="2017-06-01T10:56:00Z">
                    <w:rPr>
                      <w:rFonts w:ascii="Times New Roman" w:eastAsia="Times New Roman" w:hAnsi="Times New Roman" w:cs="Times New Roman"/>
                      <w:b/>
                      <w:color w:val="000000"/>
                      <w:sz w:val="16"/>
                      <w:szCs w:val="16"/>
                      <w:lang w:eastAsia="en-CA"/>
                    </w:rPr>
                  </w:rPrChange>
                </w:rPr>
                <w:t xml:space="preserve"> </w:t>
              </w:r>
            </w:ins>
            <w:ins w:id="385" w:author="Thomas Carruthers" w:date="2017-06-01T11:00:00Z">
              <w:r>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386" w:author="Thomas Carruthers" w:date="2017-06-01T10:56:00Z">
                  <w:rPr>
                    <w:rFonts w:ascii="Times New Roman" w:eastAsia="Times New Roman" w:hAnsi="Times New Roman" w:cs="Times New Roman"/>
                    <w:b/>
                    <w:color w:val="000000"/>
                    <w:sz w:val="16"/>
                    <w:szCs w:val="16"/>
                    <w:lang w:eastAsia="en-CA"/>
                  </w:rPr>
                </w:rPrChange>
              </w:rPr>
              <w:t xml:space="preserve"> 5  </w:t>
            </w:r>
            <w:ins w:id="387" w:author="Thomas Carruthers" w:date="2017-06-01T10:54:00Z">
              <w:r w:rsidRPr="005D3F56">
                <w:rPr>
                  <w:rFonts w:ascii="Times New Roman" w:eastAsia="Times New Roman" w:hAnsi="Times New Roman" w:cs="Times New Roman"/>
                  <w:b/>
                  <w:color w:val="000000"/>
                  <w:sz w:val="20"/>
                  <w:szCs w:val="20"/>
                  <w:lang w:eastAsia="en-CA"/>
                  <w:rPrChange w:id="388" w:author="Thomas Carruthers" w:date="2017-06-01T10:56:00Z">
                    <w:rPr>
                      <w:rFonts w:ascii="Times New Roman" w:eastAsia="Times New Roman" w:hAnsi="Times New Roman" w:cs="Times New Roman"/>
                      <w:b/>
                      <w:color w:val="000000"/>
                      <w:sz w:val="16"/>
                      <w:szCs w:val="16"/>
                      <w:lang w:eastAsia="en-CA"/>
                    </w:rPr>
                  </w:rPrChange>
                </w:rPr>
                <w:t xml:space="preserve"> </w:t>
              </w:r>
            </w:ins>
            <w:ins w:id="389" w:author="Thomas Carruthers" w:date="2017-06-01T11:00:00Z">
              <w:r>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390" w:author="Thomas Carruthers" w:date="2017-06-01T10:56:00Z">
                  <w:rPr>
                    <w:rFonts w:ascii="Times New Roman" w:eastAsia="Times New Roman" w:hAnsi="Times New Roman" w:cs="Times New Roman"/>
                    <w:b/>
                    <w:color w:val="000000"/>
                    <w:sz w:val="16"/>
                    <w:szCs w:val="16"/>
                    <w:lang w:eastAsia="en-CA"/>
                  </w:rPr>
                </w:rPrChange>
              </w:rPr>
              <w:t xml:space="preserve"> 6   </w:t>
            </w:r>
            <w:ins w:id="391" w:author="Thomas Carruthers" w:date="2017-06-01T11:00:00Z">
              <w:r>
                <w:rPr>
                  <w:rFonts w:ascii="Times New Roman" w:eastAsia="Times New Roman" w:hAnsi="Times New Roman" w:cs="Times New Roman"/>
                  <w:b/>
                  <w:color w:val="000000"/>
                  <w:sz w:val="20"/>
                  <w:szCs w:val="20"/>
                  <w:lang w:eastAsia="en-CA"/>
                </w:rPr>
                <w:t xml:space="preserve">    </w:t>
              </w:r>
            </w:ins>
            <w:ins w:id="392" w:author="Thomas Carruthers" w:date="2017-06-02T10:06:00Z">
              <w:r>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393" w:author="Thomas Carruthers" w:date="2017-06-01T10:56:00Z">
                  <w:rPr>
                    <w:rFonts w:ascii="Times New Roman" w:eastAsia="Times New Roman" w:hAnsi="Times New Roman" w:cs="Times New Roman"/>
                    <w:b/>
                    <w:color w:val="000000"/>
                    <w:sz w:val="16"/>
                    <w:szCs w:val="16"/>
                    <w:lang w:eastAsia="en-CA"/>
                  </w:rPr>
                </w:rPrChange>
              </w:rPr>
              <w:t xml:space="preserve">7  </w:t>
            </w:r>
            <w:ins w:id="394" w:author="Thomas Carruthers" w:date="2017-06-01T11:00:00Z">
              <w:r>
                <w:rPr>
                  <w:rFonts w:ascii="Times New Roman" w:eastAsia="Times New Roman" w:hAnsi="Times New Roman" w:cs="Times New Roman"/>
                  <w:b/>
                  <w:color w:val="000000"/>
                  <w:sz w:val="20"/>
                  <w:szCs w:val="20"/>
                  <w:lang w:eastAsia="en-CA"/>
                </w:rPr>
                <w:t xml:space="preserve">   </w:t>
              </w:r>
            </w:ins>
            <w:ins w:id="395" w:author="Thomas Carruthers" w:date="2017-06-02T10:07:00Z">
              <w:r>
                <w:rPr>
                  <w:rFonts w:ascii="Times New Roman" w:eastAsia="Times New Roman" w:hAnsi="Times New Roman" w:cs="Times New Roman"/>
                  <w:b/>
                  <w:color w:val="000000"/>
                  <w:sz w:val="20"/>
                  <w:szCs w:val="20"/>
                  <w:lang w:eastAsia="en-CA"/>
                </w:rPr>
                <w:t xml:space="preserve"> </w:t>
              </w:r>
            </w:ins>
            <w:ins w:id="396" w:author="Thomas Carruthers" w:date="2017-06-02T10:06:00Z">
              <w:r>
                <w:rPr>
                  <w:rFonts w:ascii="Times New Roman" w:eastAsia="Times New Roman" w:hAnsi="Times New Roman" w:cs="Times New Roman"/>
                  <w:b/>
                  <w:color w:val="000000"/>
                  <w:sz w:val="20"/>
                  <w:szCs w:val="20"/>
                  <w:lang w:eastAsia="en-CA"/>
                </w:rPr>
                <w:t xml:space="preserve"> </w:t>
              </w:r>
            </w:ins>
            <w:del w:id="397" w:author="Thomas Carruthers" w:date="2017-06-02T10:06:00Z">
              <w:r w:rsidRPr="005D3F56" w:rsidDel="00695ED9">
                <w:rPr>
                  <w:rFonts w:ascii="Times New Roman" w:eastAsia="Times New Roman" w:hAnsi="Times New Roman" w:cs="Times New Roman"/>
                  <w:b/>
                  <w:color w:val="000000"/>
                  <w:sz w:val="20"/>
                  <w:szCs w:val="20"/>
                  <w:lang w:eastAsia="en-CA"/>
                  <w:rPrChange w:id="398"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399" w:author="Thomas Carruthers" w:date="2017-06-01T10:56:00Z">
                  <w:rPr>
                    <w:rFonts w:ascii="Times New Roman" w:eastAsia="Times New Roman" w:hAnsi="Times New Roman" w:cs="Times New Roman"/>
                    <w:b/>
                    <w:color w:val="000000"/>
                    <w:sz w:val="16"/>
                    <w:szCs w:val="16"/>
                    <w:lang w:eastAsia="en-CA"/>
                  </w:rPr>
                </w:rPrChange>
              </w:rPr>
              <w:t xml:space="preserve">8    </w:t>
            </w:r>
            <w:ins w:id="400" w:author="Thomas Carruthers" w:date="2017-06-02T10:06:00Z">
              <w:r>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401" w:author="Thomas Carruthers" w:date="2017-06-01T10:56:00Z">
                  <w:rPr>
                    <w:rFonts w:ascii="Times New Roman" w:eastAsia="Times New Roman" w:hAnsi="Times New Roman" w:cs="Times New Roman"/>
                    <w:b/>
                    <w:color w:val="000000"/>
                    <w:sz w:val="16"/>
                    <w:szCs w:val="16"/>
                    <w:lang w:eastAsia="en-CA"/>
                  </w:rPr>
                </w:rPrChange>
              </w:rPr>
              <w:t xml:space="preserve">9   </w:t>
            </w:r>
            <w:ins w:id="402" w:author="Thomas Carruthers" w:date="2017-06-02T10:06:00Z">
              <w:r>
                <w:rPr>
                  <w:rFonts w:ascii="Times New Roman" w:eastAsia="Times New Roman" w:hAnsi="Times New Roman" w:cs="Times New Roman"/>
                  <w:b/>
                  <w:color w:val="000000"/>
                  <w:sz w:val="20"/>
                  <w:szCs w:val="20"/>
                  <w:lang w:eastAsia="en-CA"/>
                </w:rPr>
                <w:t xml:space="preserve">   </w:t>
              </w:r>
            </w:ins>
            <w:del w:id="403" w:author="Thomas Carruthers" w:date="2017-06-01T10:55:00Z">
              <w:r w:rsidRPr="005D3F56" w:rsidDel="005D3F56">
                <w:rPr>
                  <w:rFonts w:ascii="Times New Roman" w:eastAsia="Times New Roman" w:hAnsi="Times New Roman" w:cs="Times New Roman"/>
                  <w:b/>
                  <w:color w:val="000000"/>
                  <w:sz w:val="20"/>
                  <w:szCs w:val="20"/>
                  <w:lang w:eastAsia="en-CA"/>
                  <w:rPrChange w:id="404"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405" w:author="Thomas Carruthers" w:date="2017-06-01T10:56:00Z">
                  <w:rPr>
                    <w:rFonts w:ascii="Times New Roman" w:eastAsia="Times New Roman" w:hAnsi="Times New Roman" w:cs="Times New Roman"/>
                    <w:b/>
                    <w:color w:val="000000"/>
                    <w:sz w:val="16"/>
                    <w:szCs w:val="16"/>
                    <w:lang w:eastAsia="en-CA"/>
                  </w:rPr>
                </w:rPrChange>
              </w:rPr>
              <w:t xml:space="preserve">10  </w:t>
            </w:r>
            <w:ins w:id="406" w:author="Thomas Carruthers" w:date="2017-06-02T10:06:00Z">
              <w:r>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407" w:author="Thomas Carruthers" w:date="2017-06-01T10:56:00Z">
                  <w:rPr>
                    <w:rFonts w:ascii="Times New Roman" w:eastAsia="Times New Roman" w:hAnsi="Times New Roman" w:cs="Times New Roman"/>
                    <w:b/>
                    <w:color w:val="000000"/>
                    <w:sz w:val="16"/>
                    <w:szCs w:val="16"/>
                    <w:lang w:eastAsia="en-CA"/>
                  </w:rPr>
                </w:rPrChange>
              </w:rPr>
              <w:t xml:space="preserve"> </w:t>
            </w:r>
            <w:del w:id="408" w:author="Thomas Carruthers" w:date="2017-06-01T10:55:00Z">
              <w:r w:rsidRPr="005D3F56" w:rsidDel="005D3F56">
                <w:rPr>
                  <w:rFonts w:ascii="Times New Roman" w:eastAsia="Times New Roman" w:hAnsi="Times New Roman" w:cs="Times New Roman"/>
                  <w:b/>
                  <w:color w:val="000000"/>
                  <w:sz w:val="20"/>
                  <w:szCs w:val="20"/>
                  <w:lang w:eastAsia="en-CA"/>
                  <w:rPrChange w:id="409"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410" w:author="Thomas Carruthers" w:date="2017-06-01T10:56:00Z">
                  <w:rPr>
                    <w:rFonts w:ascii="Times New Roman" w:eastAsia="Times New Roman" w:hAnsi="Times New Roman" w:cs="Times New Roman"/>
                    <w:b/>
                    <w:color w:val="000000"/>
                    <w:sz w:val="16"/>
                    <w:szCs w:val="16"/>
                    <w:lang w:eastAsia="en-CA"/>
                  </w:rPr>
                </w:rPrChange>
              </w:rPr>
              <w:t xml:space="preserve">11    </w:t>
            </w:r>
            <w:del w:id="411" w:author="Thomas Carruthers" w:date="2017-06-02T10:07:00Z">
              <w:r w:rsidRPr="005D3F56" w:rsidDel="00695ED9">
                <w:rPr>
                  <w:rFonts w:ascii="Times New Roman" w:eastAsia="Times New Roman" w:hAnsi="Times New Roman" w:cs="Times New Roman"/>
                  <w:b/>
                  <w:color w:val="000000"/>
                  <w:sz w:val="20"/>
                  <w:szCs w:val="20"/>
                  <w:lang w:eastAsia="en-CA"/>
                  <w:rPrChange w:id="412"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413" w:author="Thomas Carruthers" w:date="2017-06-01T10:56:00Z">
                  <w:rPr>
                    <w:rFonts w:ascii="Times New Roman" w:eastAsia="Times New Roman" w:hAnsi="Times New Roman" w:cs="Times New Roman"/>
                    <w:b/>
                    <w:color w:val="000000"/>
                    <w:sz w:val="16"/>
                    <w:szCs w:val="16"/>
                    <w:lang w:eastAsia="en-CA"/>
                  </w:rPr>
                </w:rPrChange>
              </w:rPr>
              <w:t xml:space="preserve"> 12  </w:t>
            </w:r>
            <w:del w:id="414" w:author="Thomas Carruthers" w:date="2017-06-02T10:07:00Z">
              <w:r w:rsidRPr="005D3F56" w:rsidDel="00695ED9">
                <w:rPr>
                  <w:rFonts w:ascii="Times New Roman" w:eastAsia="Times New Roman" w:hAnsi="Times New Roman" w:cs="Times New Roman"/>
                  <w:b/>
                  <w:color w:val="000000"/>
                  <w:sz w:val="20"/>
                  <w:szCs w:val="20"/>
                  <w:lang w:eastAsia="en-CA"/>
                  <w:rPrChange w:id="415"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416" w:author="Thomas Carruthers" w:date="2017-06-01T10:56:00Z">
                  <w:rPr>
                    <w:rFonts w:ascii="Times New Roman" w:eastAsia="Times New Roman" w:hAnsi="Times New Roman" w:cs="Times New Roman"/>
                    <w:b/>
                    <w:color w:val="000000"/>
                    <w:sz w:val="16"/>
                    <w:szCs w:val="16"/>
                    <w:lang w:eastAsia="en-CA"/>
                  </w:rPr>
                </w:rPrChange>
              </w:rPr>
              <w:t xml:space="preserve">   13</w:t>
            </w:r>
            <w:ins w:id="417" w:author="Thomas Carruthers" w:date="2017-06-01T10:56:00Z">
              <w:r w:rsidRPr="005D3F56">
                <w:rPr>
                  <w:rFonts w:ascii="Times New Roman" w:eastAsia="Times New Roman" w:hAnsi="Times New Roman" w:cs="Times New Roman"/>
                  <w:b/>
                  <w:color w:val="000000"/>
                  <w:sz w:val="20"/>
                  <w:szCs w:val="20"/>
                  <w:lang w:eastAsia="en-CA"/>
                  <w:rPrChange w:id="418" w:author="Thomas Carruthers" w:date="2017-06-01T10:56:00Z">
                    <w:rPr>
                      <w:rFonts w:ascii="Times New Roman" w:eastAsia="Times New Roman" w:hAnsi="Times New Roman" w:cs="Times New Roman"/>
                      <w:b/>
                      <w:color w:val="000000"/>
                      <w:sz w:val="16"/>
                      <w:szCs w:val="16"/>
                      <w:lang w:eastAsia="en-CA"/>
                    </w:rPr>
                  </w:rPrChange>
                </w:rPr>
                <w:t>+</w:t>
              </w:r>
            </w:ins>
            <w:r w:rsidRPr="005D3F56">
              <w:rPr>
                <w:rFonts w:ascii="Times New Roman" w:eastAsia="Times New Roman" w:hAnsi="Times New Roman" w:cs="Times New Roman"/>
                <w:b/>
                <w:color w:val="000000"/>
                <w:sz w:val="20"/>
                <w:szCs w:val="20"/>
                <w:lang w:eastAsia="en-CA"/>
                <w:rPrChange w:id="419" w:author="Thomas Carruthers" w:date="2017-06-01T10:56:00Z">
                  <w:rPr>
                    <w:rFonts w:ascii="Times New Roman" w:eastAsia="Times New Roman" w:hAnsi="Times New Roman" w:cs="Times New Roman"/>
                    <w:b/>
                    <w:color w:val="000000"/>
                    <w:sz w:val="16"/>
                    <w:szCs w:val="16"/>
                    <w:lang w:eastAsia="en-CA"/>
                  </w:rPr>
                </w:rPrChange>
              </w:rPr>
              <w:t xml:space="preserve">     </w:t>
            </w:r>
            <w:del w:id="420" w:author="Thomas Carruthers" w:date="2017-06-01T10:56:00Z">
              <w:r w:rsidRPr="005D3F56" w:rsidDel="005D3F56">
                <w:rPr>
                  <w:rFonts w:ascii="Times New Roman" w:eastAsia="Times New Roman" w:hAnsi="Times New Roman" w:cs="Times New Roman"/>
                  <w:b/>
                  <w:color w:val="000000"/>
                  <w:sz w:val="20"/>
                  <w:szCs w:val="20"/>
                  <w:lang w:eastAsia="en-CA"/>
                  <w:rPrChange w:id="421" w:author="Thomas Carruthers" w:date="2017-06-01T10:56:00Z">
                    <w:rPr>
                      <w:rFonts w:ascii="Times New Roman" w:eastAsia="Times New Roman" w:hAnsi="Times New Roman" w:cs="Times New Roman"/>
                      <w:b/>
                      <w:color w:val="000000"/>
                      <w:sz w:val="16"/>
                      <w:szCs w:val="16"/>
                      <w:lang w:eastAsia="en-CA"/>
                    </w:rPr>
                  </w:rPrChange>
                </w:rPr>
                <w:delText>14     15      16     17     18     19     20     21    22+</w:delText>
              </w:r>
            </w:del>
          </w:p>
          <w:p w14:paraId="462C3C3A" w14:textId="6408CC9A" w:rsidR="00C359CF" w:rsidRPr="005D3F56" w:rsidDel="005D3F56" w:rsidRDefault="00C359CF" w:rsidP="00C359CF">
            <w:pPr>
              <w:rPr>
                <w:del w:id="422" w:author="Thomas Carruthers" w:date="2017-06-01T10:56:00Z"/>
                <w:rFonts w:ascii="Times New Roman" w:hAnsi="Times New Roman" w:cs="Times New Roman"/>
                <w:sz w:val="20"/>
                <w:szCs w:val="20"/>
                <w:rPrChange w:id="423" w:author="Thomas Carruthers" w:date="2017-06-01T10:56:00Z">
                  <w:rPr>
                    <w:del w:id="424" w:author="Thomas Carruthers" w:date="2017-06-01T10:56:00Z"/>
                    <w:rFonts w:ascii="Times New Roman" w:hAnsi="Times New Roman" w:cs="Times New Roman"/>
                    <w:sz w:val="16"/>
                    <w:szCs w:val="16"/>
                  </w:rPr>
                </w:rPrChange>
              </w:rPr>
            </w:pPr>
            <w:r w:rsidRPr="005D3F56">
              <w:rPr>
                <w:rFonts w:ascii="Times New Roman" w:hAnsi="Times New Roman" w:cs="Times New Roman"/>
                <w:sz w:val="20"/>
                <w:szCs w:val="20"/>
                <w:rPrChange w:id="425" w:author="Thomas Carruthers" w:date="2017-06-01T10:56:00Z">
                  <w:rPr>
                    <w:rFonts w:ascii="Times New Roman" w:hAnsi="Times New Roman" w:cs="Times New Roman"/>
                    <w:sz w:val="16"/>
                    <w:szCs w:val="16"/>
                  </w:rPr>
                </w:rPrChange>
              </w:rPr>
              <w:t xml:space="preserve">0  0  0  0.25  0.5  </w:t>
            </w:r>
            <w:ins w:id="426" w:author="Thomas Carruthers" w:date="2017-06-01T10:54:00Z">
              <w:r w:rsidRPr="005D3F56">
                <w:rPr>
                  <w:rFonts w:ascii="Times New Roman" w:hAnsi="Times New Roman" w:cs="Times New Roman"/>
                  <w:sz w:val="20"/>
                  <w:szCs w:val="20"/>
                  <w:rPrChange w:id="427" w:author="Thomas Carruthers" w:date="2017-06-01T10:56:00Z">
                    <w:rPr>
                      <w:rFonts w:ascii="Times New Roman" w:hAnsi="Times New Roman" w:cs="Times New Roman"/>
                      <w:sz w:val="16"/>
                      <w:szCs w:val="16"/>
                    </w:rPr>
                  </w:rPrChange>
                </w:rPr>
                <w:t xml:space="preserve"> </w:t>
              </w:r>
            </w:ins>
            <w:r w:rsidRPr="005D3F56">
              <w:rPr>
                <w:rFonts w:ascii="Times New Roman" w:hAnsi="Times New Roman" w:cs="Times New Roman"/>
                <w:sz w:val="20"/>
                <w:szCs w:val="20"/>
                <w:rPrChange w:id="428" w:author="Thomas Carruthers" w:date="2017-06-01T10:56:00Z">
                  <w:rPr>
                    <w:rFonts w:ascii="Times New Roman" w:hAnsi="Times New Roman" w:cs="Times New Roman"/>
                    <w:sz w:val="16"/>
                    <w:szCs w:val="16"/>
                  </w:rPr>
                </w:rPrChange>
              </w:rPr>
              <w:t xml:space="preserve"> </w:t>
            </w:r>
            <w:ins w:id="429" w:author="Thomas Carruthers" w:date="2017-06-01T11:00:00Z">
              <w:r>
                <w:rPr>
                  <w:rFonts w:ascii="Times New Roman" w:hAnsi="Times New Roman" w:cs="Times New Roman"/>
                  <w:sz w:val="20"/>
                  <w:szCs w:val="20"/>
                </w:rPr>
                <w:t xml:space="preserve"> </w:t>
              </w:r>
            </w:ins>
            <w:r w:rsidRPr="005D3F56">
              <w:rPr>
                <w:rFonts w:ascii="Times New Roman" w:hAnsi="Times New Roman" w:cs="Times New Roman"/>
                <w:sz w:val="20"/>
                <w:szCs w:val="20"/>
                <w:rPrChange w:id="430" w:author="Thomas Carruthers" w:date="2017-06-01T10:56:00Z">
                  <w:rPr>
                    <w:rFonts w:ascii="Times New Roman" w:hAnsi="Times New Roman" w:cs="Times New Roman"/>
                    <w:sz w:val="16"/>
                    <w:szCs w:val="16"/>
                  </w:rPr>
                </w:rPrChange>
              </w:rPr>
              <w:t xml:space="preserve">1  </w:t>
            </w:r>
            <w:ins w:id="431" w:author="Thomas Carruthers" w:date="2017-06-01T10:54:00Z">
              <w:r w:rsidRPr="005D3F56">
                <w:rPr>
                  <w:rFonts w:ascii="Times New Roman" w:hAnsi="Times New Roman" w:cs="Times New Roman"/>
                  <w:sz w:val="20"/>
                  <w:szCs w:val="20"/>
                  <w:rPrChange w:id="432" w:author="Thomas Carruthers" w:date="2017-06-01T10:56:00Z">
                    <w:rPr>
                      <w:rFonts w:ascii="Times New Roman" w:hAnsi="Times New Roman" w:cs="Times New Roman"/>
                      <w:sz w:val="16"/>
                      <w:szCs w:val="16"/>
                    </w:rPr>
                  </w:rPrChange>
                </w:rPr>
                <w:t xml:space="preserve"> </w:t>
              </w:r>
            </w:ins>
            <w:ins w:id="433" w:author="Thomas Carruthers" w:date="2017-06-01T11:00:00Z">
              <w:r>
                <w:rPr>
                  <w:rFonts w:ascii="Times New Roman" w:hAnsi="Times New Roman" w:cs="Times New Roman"/>
                  <w:sz w:val="20"/>
                  <w:szCs w:val="20"/>
                </w:rPr>
                <w:t xml:space="preserve">    </w:t>
              </w:r>
            </w:ins>
            <w:r w:rsidRPr="005D3F56">
              <w:rPr>
                <w:rFonts w:ascii="Times New Roman" w:hAnsi="Times New Roman" w:cs="Times New Roman"/>
                <w:sz w:val="20"/>
                <w:szCs w:val="20"/>
                <w:rPrChange w:id="434" w:author="Thomas Carruthers" w:date="2017-06-01T10:56:00Z">
                  <w:rPr>
                    <w:rFonts w:ascii="Times New Roman" w:hAnsi="Times New Roman" w:cs="Times New Roman"/>
                    <w:sz w:val="16"/>
                    <w:szCs w:val="16"/>
                  </w:rPr>
                </w:rPrChange>
              </w:rPr>
              <w:t xml:space="preserve"> 1  </w:t>
            </w:r>
            <w:ins w:id="435" w:author="Thomas Carruthers" w:date="2017-06-01T11:00:00Z">
              <w:r>
                <w:rPr>
                  <w:rFonts w:ascii="Times New Roman" w:hAnsi="Times New Roman" w:cs="Times New Roman"/>
                  <w:sz w:val="20"/>
                  <w:szCs w:val="20"/>
                </w:rPr>
                <w:t xml:space="preserve">    </w:t>
              </w:r>
            </w:ins>
            <w:r w:rsidRPr="005D3F56">
              <w:rPr>
                <w:rFonts w:ascii="Times New Roman" w:hAnsi="Times New Roman" w:cs="Times New Roman"/>
                <w:sz w:val="20"/>
                <w:szCs w:val="20"/>
                <w:rPrChange w:id="436" w:author="Thomas Carruthers" w:date="2017-06-01T10:56:00Z">
                  <w:rPr>
                    <w:rFonts w:ascii="Times New Roman" w:hAnsi="Times New Roman" w:cs="Times New Roman"/>
                    <w:sz w:val="16"/>
                    <w:szCs w:val="16"/>
                  </w:rPr>
                </w:rPrChange>
              </w:rPr>
              <w:t xml:space="preserve"> 1   </w:t>
            </w:r>
            <w:ins w:id="437" w:author="Thomas Carruthers" w:date="2017-06-01T11:00:00Z">
              <w:r>
                <w:rPr>
                  <w:rFonts w:ascii="Times New Roman" w:hAnsi="Times New Roman" w:cs="Times New Roman"/>
                  <w:sz w:val="20"/>
                  <w:szCs w:val="20"/>
                </w:rPr>
                <w:t xml:space="preserve">   </w:t>
              </w:r>
            </w:ins>
            <w:ins w:id="438" w:author="Thomas Carruthers" w:date="2017-06-02T10:07:00Z">
              <w:r>
                <w:rPr>
                  <w:rFonts w:ascii="Times New Roman" w:hAnsi="Times New Roman" w:cs="Times New Roman"/>
                  <w:sz w:val="20"/>
                  <w:szCs w:val="20"/>
                </w:rPr>
                <w:t xml:space="preserve"> </w:t>
              </w:r>
            </w:ins>
            <w:ins w:id="439" w:author="Thomas Carruthers" w:date="2017-06-02T10:06:00Z">
              <w:r>
                <w:rPr>
                  <w:rFonts w:ascii="Times New Roman" w:hAnsi="Times New Roman" w:cs="Times New Roman"/>
                  <w:sz w:val="20"/>
                  <w:szCs w:val="20"/>
                </w:rPr>
                <w:t xml:space="preserve"> </w:t>
              </w:r>
            </w:ins>
            <w:r w:rsidRPr="005D3F56">
              <w:rPr>
                <w:rFonts w:ascii="Times New Roman" w:hAnsi="Times New Roman" w:cs="Times New Roman"/>
                <w:sz w:val="20"/>
                <w:szCs w:val="20"/>
                <w:rPrChange w:id="440" w:author="Thomas Carruthers" w:date="2017-06-01T10:56:00Z">
                  <w:rPr>
                    <w:rFonts w:ascii="Times New Roman" w:hAnsi="Times New Roman" w:cs="Times New Roman"/>
                    <w:sz w:val="16"/>
                    <w:szCs w:val="16"/>
                  </w:rPr>
                </w:rPrChange>
              </w:rPr>
              <w:t xml:space="preserve">1   </w:t>
            </w:r>
            <w:ins w:id="441" w:author="Thomas Carruthers" w:date="2017-06-02T10:06:00Z">
              <w:r>
                <w:rPr>
                  <w:rFonts w:ascii="Times New Roman" w:hAnsi="Times New Roman" w:cs="Times New Roman"/>
                  <w:sz w:val="20"/>
                  <w:szCs w:val="20"/>
                </w:rPr>
                <w:t xml:space="preserve">  </w:t>
              </w:r>
            </w:ins>
            <w:r w:rsidRPr="005D3F56">
              <w:rPr>
                <w:rFonts w:ascii="Times New Roman" w:hAnsi="Times New Roman" w:cs="Times New Roman"/>
                <w:sz w:val="20"/>
                <w:szCs w:val="20"/>
                <w:rPrChange w:id="442" w:author="Thomas Carruthers" w:date="2017-06-01T10:56:00Z">
                  <w:rPr>
                    <w:rFonts w:ascii="Times New Roman" w:hAnsi="Times New Roman" w:cs="Times New Roman"/>
                    <w:sz w:val="16"/>
                    <w:szCs w:val="16"/>
                  </w:rPr>
                </w:rPrChange>
              </w:rPr>
              <w:t xml:space="preserve"> </w:t>
            </w:r>
            <w:ins w:id="443" w:author="Thomas Carruthers" w:date="2017-06-02T10:07:00Z">
              <w:r>
                <w:rPr>
                  <w:rFonts w:ascii="Times New Roman" w:hAnsi="Times New Roman" w:cs="Times New Roman"/>
                  <w:sz w:val="20"/>
                  <w:szCs w:val="20"/>
                </w:rPr>
                <w:t xml:space="preserve"> </w:t>
              </w:r>
            </w:ins>
            <w:r w:rsidRPr="005D3F56">
              <w:rPr>
                <w:rFonts w:ascii="Times New Roman" w:hAnsi="Times New Roman" w:cs="Times New Roman"/>
                <w:sz w:val="20"/>
                <w:szCs w:val="20"/>
                <w:rPrChange w:id="444" w:author="Thomas Carruthers" w:date="2017-06-01T10:56:00Z">
                  <w:rPr>
                    <w:rFonts w:ascii="Times New Roman" w:hAnsi="Times New Roman" w:cs="Times New Roman"/>
                    <w:sz w:val="16"/>
                    <w:szCs w:val="16"/>
                  </w:rPr>
                </w:rPrChange>
              </w:rPr>
              <w:t xml:space="preserve">1   </w:t>
            </w:r>
            <w:ins w:id="445" w:author="Thomas Carruthers" w:date="2017-06-02T10:07:00Z">
              <w:r>
                <w:rPr>
                  <w:rFonts w:ascii="Times New Roman" w:hAnsi="Times New Roman" w:cs="Times New Roman"/>
                  <w:sz w:val="20"/>
                  <w:szCs w:val="20"/>
                </w:rPr>
                <w:t xml:space="preserve">   </w:t>
              </w:r>
            </w:ins>
            <w:del w:id="446" w:author="Thomas Carruthers" w:date="2017-06-01T11:01:00Z">
              <w:r w:rsidRPr="005D3F56" w:rsidDel="005D3F56">
                <w:rPr>
                  <w:rFonts w:ascii="Times New Roman" w:hAnsi="Times New Roman" w:cs="Times New Roman"/>
                  <w:sz w:val="20"/>
                  <w:szCs w:val="20"/>
                  <w:rPrChange w:id="447" w:author="Thomas Carruthers" w:date="2017-06-01T10:56:00Z">
                    <w:rPr>
                      <w:rFonts w:ascii="Times New Roman" w:hAnsi="Times New Roman" w:cs="Times New Roman"/>
                      <w:sz w:val="16"/>
                      <w:szCs w:val="16"/>
                    </w:rPr>
                  </w:rPrChange>
                </w:rPr>
                <w:delText xml:space="preserve">   </w:delText>
              </w:r>
            </w:del>
            <w:r w:rsidRPr="005D3F56">
              <w:rPr>
                <w:rFonts w:ascii="Times New Roman" w:hAnsi="Times New Roman" w:cs="Times New Roman"/>
                <w:sz w:val="20"/>
                <w:szCs w:val="20"/>
                <w:rPrChange w:id="448" w:author="Thomas Carruthers" w:date="2017-06-01T10:56:00Z">
                  <w:rPr>
                    <w:rFonts w:ascii="Times New Roman" w:hAnsi="Times New Roman" w:cs="Times New Roman"/>
                    <w:sz w:val="16"/>
                    <w:szCs w:val="16"/>
                  </w:rPr>
                </w:rPrChange>
              </w:rPr>
              <w:t xml:space="preserve"> 1 </w:t>
            </w:r>
            <w:del w:id="449" w:author="Thomas Carruthers" w:date="2017-06-01T11:01:00Z">
              <w:r w:rsidRPr="005D3F56" w:rsidDel="005D3F56">
                <w:rPr>
                  <w:rFonts w:ascii="Times New Roman" w:hAnsi="Times New Roman" w:cs="Times New Roman"/>
                  <w:sz w:val="20"/>
                  <w:szCs w:val="20"/>
                  <w:rPrChange w:id="450" w:author="Thomas Carruthers" w:date="2017-06-01T10:56:00Z">
                    <w:rPr>
                      <w:rFonts w:ascii="Times New Roman" w:hAnsi="Times New Roman" w:cs="Times New Roman"/>
                      <w:sz w:val="16"/>
                      <w:szCs w:val="16"/>
                    </w:rPr>
                  </w:rPrChange>
                </w:rPr>
                <w:delText xml:space="preserve">  </w:delText>
              </w:r>
            </w:del>
            <w:r w:rsidRPr="005D3F56">
              <w:rPr>
                <w:rFonts w:ascii="Times New Roman" w:hAnsi="Times New Roman" w:cs="Times New Roman"/>
                <w:sz w:val="20"/>
                <w:szCs w:val="20"/>
                <w:rPrChange w:id="451" w:author="Thomas Carruthers" w:date="2017-06-01T10:56:00Z">
                  <w:rPr>
                    <w:rFonts w:ascii="Times New Roman" w:hAnsi="Times New Roman" w:cs="Times New Roman"/>
                    <w:sz w:val="16"/>
                    <w:szCs w:val="16"/>
                  </w:rPr>
                </w:rPrChange>
              </w:rPr>
              <w:t xml:space="preserve">     </w:t>
            </w:r>
            <w:ins w:id="452" w:author="Thomas Carruthers" w:date="2017-06-02T10:07:00Z">
              <w:r>
                <w:rPr>
                  <w:rFonts w:ascii="Times New Roman" w:hAnsi="Times New Roman" w:cs="Times New Roman"/>
                  <w:sz w:val="20"/>
                  <w:szCs w:val="20"/>
                </w:rPr>
                <w:t xml:space="preserve"> </w:t>
              </w:r>
            </w:ins>
            <w:r w:rsidRPr="005D3F56">
              <w:rPr>
                <w:rFonts w:ascii="Times New Roman" w:hAnsi="Times New Roman" w:cs="Times New Roman"/>
                <w:sz w:val="20"/>
                <w:szCs w:val="20"/>
                <w:rPrChange w:id="453" w:author="Thomas Carruthers" w:date="2017-06-01T10:56:00Z">
                  <w:rPr>
                    <w:rFonts w:ascii="Times New Roman" w:hAnsi="Times New Roman" w:cs="Times New Roman"/>
                    <w:sz w:val="16"/>
                    <w:szCs w:val="16"/>
                  </w:rPr>
                </w:rPrChange>
              </w:rPr>
              <w:t xml:space="preserve">1       </w:t>
            </w:r>
            <w:ins w:id="454" w:author="Thomas Carruthers" w:date="2017-06-01T11:01:00Z">
              <w:r>
                <w:rPr>
                  <w:rFonts w:ascii="Times New Roman" w:hAnsi="Times New Roman" w:cs="Times New Roman"/>
                  <w:sz w:val="20"/>
                  <w:szCs w:val="20"/>
                </w:rPr>
                <w:t>1</w:t>
              </w:r>
            </w:ins>
            <w:r w:rsidRPr="005D3F56">
              <w:rPr>
                <w:rFonts w:ascii="Times New Roman" w:hAnsi="Times New Roman" w:cs="Times New Roman"/>
                <w:sz w:val="20"/>
                <w:szCs w:val="20"/>
                <w:rPrChange w:id="455" w:author="Thomas Carruthers" w:date="2017-06-01T10:56:00Z">
                  <w:rPr>
                    <w:rFonts w:ascii="Times New Roman" w:hAnsi="Times New Roman" w:cs="Times New Roman"/>
                    <w:sz w:val="16"/>
                    <w:szCs w:val="16"/>
                  </w:rPr>
                </w:rPrChange>
              </w:rPr>
              <w:t xml:space="preserve"> </w:t>
            </w:r>
            <w:ins w:id="456" w:author="Thomas Carruthers" w:date="2017-06-01T11:01:00Z">
              <w:r>
                <w:rPr>
                  <w:rFonts w:ascii="Times New Roman" w:hAnsi="Times New Roman" w:cs="Times New Roman"/>
                  <w:sz w:val="20"/>
                  <w:szCs w:val="20"/>
                </w:rPr>
                <w:t xml:space="preserve">       1</w:t>
              </w:r>
            </w:ins>
            <w:del w:id="457" w:author="Thomas Carruthers" w:date="2017-06-01T10:56:00Z">
              <w:r w:rsidRPr="005D3F56" w:rsidDel="005D3F56">
                <w:rPr>
                  <w:rFonts w:ascii="Times New Roman" w:hAnsi="Times New Roman" w:cs="Times New Roman"/>
                  <w:sz w:val="20"/>
                  <w:szCs w:val="20"/>
                  <w:rPrChange w:id="458" w:author="Thomas Carruthers" w:date="2017-06-01T10:56:00Z">
                    <w:rPr>
                      <w:rFonts w:ascii="Times New Roman" w:hAnsi="Times New Roman" w:cs="Times New Roman"/>
                      <w:sz w:val="16"/>
                      <w:szCs w:val="16"/>
                    </w:rPr>
                  </w:rPrChange>
                </w:rPr>
                <w:delText>1        1       1        1       1       1       1       1       1       1      1</w:delText>
              </w:r>
            </w:del>
          </w:p>
          <w:p w14:paraId="7F5362C3" w14:textId="77777777" w:rsidR="00C359CF" w:rsidRPr="005D3F56" w:rsidRDefault="00C359CF" w:rsidP="00C359CF">
            <w:pPr>
              <w:rPr>
                <w:ins w:id="459" w:author="Thomas Carruthers" w:date="2017-06-01T10:56:00Z"/>
                <w:rFonts w:ascii="Times New Roman" w:hAnsi="Times New Roman" w:cs="Times New Roman"/>
                <w:sz w:val="20"/>
                <w:szCs w:val="20"/>
                <w:rPrChange w:id="460" w:author="Thomas Carruthers" w:date="2017-06-01T10:56:00Z">
                  <w:rPr>
                    <w:ins w:id="461" w:author="Thomas Carruthers" w:date="2017-06-01T10:56:00Z"/>
                    <w:rFonts w:ascii="Times New Roman" w:hAnsi="Times New Roman" w:cs="Times New Roman"/>
                    <w:sz w:val="16"/>
                    <w:szCs w:val="16"/>
                  </w:rPr>
                </w:rPrChange>
              </w:rPr>
            </w:pPr>
          </w:p>
          <w:p w14:paraId="5420D5C6" w14:textId="188BAD6A" w:rsidR="00C359CF" w:rsidRPr="00695ED9" w:rsidRDefault="00C359CF" w:rsidP="00C359CF">
            <w:pPr>
              <w:rPr>
                <w:ins w:id="462" w:author="Thomas Carruthers" w:date="2017-06-02T10:04:00Z"/>
                <w:rFonts w:ascii="Times New Roman" w:hAnsi="Times New Roman" w:cs="Times New Roman"/>
                <w:sz w:val="20"/>
                <w:szCs w:val="20"/>
                <w:rPrChange w:id="463" w:author="Thomas Carruthers" w:date="2017-06-02T10:04:00Z">
                  <w:rPr>
                    <w:ins w:id="464" w:author="Thomas Carruthers" w:date="2017-06-02T10:04:00Z"/>
                    <w:rFonts w:ascii="Times New Roman" w:hAnsi="Times New Roman" w:cs="Times New Roman"/>
                    <w:sz w:val="16"/>
                    <w:szCs w:val="16"/>
                  </w:rPr>
                </w:rPrChange>
              </w:rPr>
            </w:pPr>
            <w:r w:rsidRPr="00695ED9">
              <w:rPr>
                <w:rFonts w:ascii="Times New Roman" w:hAnsi="Times New Roman" w:cs="Times New Roman"/>
                <w:sz w:val="20"/>
                <w:szCs w:val="20"/>
                <w:rPrChange w:id="465" w:author="Thomas Carruthers" w:date="2017-06-02T10:04:00Z">
                  <w:rPr>
                    <w:rFonts w:ascii="Times New Roman" w:hAnsi="Times New Roman" w:cs="Times New Roman"/>
                    <w:sz w:val="16"/>
                    <w:szCs w:val="16"/>
                  </w:rPr>
                </w:rPrChange>
              </w:rPr>
              <w:t xml:space="preserve">0  0  0  </w:t>
            </w:r>
            <w:del w:id="466" w:author="Thomas Carruthers" w:date="2017-06-01T10:54:00Z">
              <w:r w:rsidRPr="00695ED9" w:rsidDel="005D3F56">
                <w:rPr>
                  <w:rFonts w:ascii="Times New Roman" w:hAnsi="Times New Roman" w:cs="Times New Roman"/>
                  <w:sz w:val="20"/>
                  <w:szCs w:val="20"/>
                  <w:rPrChange w:id="467" w:author="Thomas Carruthers" w:date="2017-06-02T10:04:00Z">
                    <w:rPr>
                      <w:rFonts w:ascii="Times New Roman" w:hAnsi="Times New Roman" w:cs="Times New Roman"/>
                      <w:sz w:val="16"/>
                      <w:szCs w:val="16"/>
                    </w:rPr>
                  </w:rPrChange>
                </w:rPr>
                <w:delText xml:space="preserve"> </w:delText>
              </w:r>
            </w:del>
            <w:del w:id="468" w:author="Thomas Carruthers" w:date="2017-06-01T10:59:00Z">
              <w:r w:rsidRPr="00695ED9" w:rsidDel="005D3F56">
                <w:rPr>
                  <w:rFonts w:ascii="Times New Roman" w:hAnsi="Times New Roman" w:cs="Times New Roman"/>
                  <w:sz w:val="20"/>
                  <w:szCs w:val="20"/>
                  <w:rPrChange w:id="469" w:author="Thomas Carruthers" w:date="2017-06-02T10:04:00Z">
                    <w:rPr>
                      <w:rFonts w:ascii="Times New Roman" w:hAnsi="Times New Roman" w:cs="Times New Roman"/>
                      <w:sz w:val="16"/>
                      <w:szCs w:val="16"/>
                    </w:rPr>
                  </w:rPrChange>
                </w:rPr>
                <w:delText xml:space="preserve"> </w:delText>
              </w:r>
            </w:del>
            <w:del w:id="470" w:author="Thomas Carruthers" w:date="2017-06-01T10:54:00Z">
              <w:r w:rsidRPr="00695ED9" w:rsidDel="005D3F56">
                <w:rPr>
                  <w:rFonts w:ascii="Times New Roman" w:hAnsi="Times New Roman" w:cs="Times New Roman"/>
                  <w:sz w:val="20"/>
                  <w:szCs w:val="20"/>
                  <w:rPrChange w:id="471" w:author="Thomas Carruthers" w:date="2017-06-02T10:04:00Z">
                    <w:rPr>
                      <w:rFonts w:ascii="Times New Roman" w:hAnsi="Times New Roman" w:cs="Times New Roman"/>
                      <w:sz w:val="16"/>
                      <w:szCs w:val="16"/>
                    </w:rPr>
                  </w:rPrChange>
                </w:rPr>
                <w:delText xml:space="preserve">0      </w:delText>
              </w:r>
            </w:del>
            <w:ins w:id="472" w:author="Thomas Carruthers" w:date="2017-06-01T10:54:00Z">
              <w:r w:rsidRPr="00695ED9">
                <w:rPr>
                  <w:rFonts w:ascii="Times New Roman" w:hAnsi="Times New Roman" w:cs="Times New Roman"/>
                  <w:sz w:val="20"/>
                  <w:szCs w:val="20"/>
                  <w:rPrChange w:id="473" w:author="Thomas Carruthers" w:date="2017-06-02T10:04:00Z">
                    <w:rPr>
                      <w:rFonts w:ascii="Times New Roman" w:hAnsi="Times New Roman" w:cs="Times New Roman"/>
                      <w:sz w:val="16"/>
                      <w:szCs w:val="16"/>
                    </w:rPr>
                  </w:rPrChange>
                </w:rPr>
                <w:t xml:space="preserve">0.15 </w:t>
              </w:r>
            </w:ins>
            <w:ins w:id="474" w:author="Thomas Carruthers" w:date="2017-06-01T10:59:00Z">
              <w:r w:rsidRPr="00695ED9">
                <w:rPr>
                  <w:rFonts w:ascii="Times New Roman" w:hAnsi="Times New Roman" w:cs="Times New Roman"/>
                  <w:sz w:val="20"/>
                  <w:szCs w:val="20"/>
                </w:rPr>
                <w:t xml:space="preserve"> </w:t>
              </w:r>
            </w:ins>
            <w:ins w:id="475" w:author="Thomas Carruthers" w:date="2017-06-01T10:54:00Z">
              <w:r w:rsidRPr="00695ED9">
                <w:rPr>
                  <w:rFonts w:ascii="Times New Roman" w:hAnsi="Times New Roman" w:cs="Times New Roman"/>
                  <w:sz w:val="20"/>
                  <w:szCs w:val="20"/>
                  <w:rPrChange w:id="476" w:author="Thomas Carruthers" w:date="2017-06-02T10:04:00Z">
                    <w:rPr>
                      <w:rFonts w:ascii="Times New Roman" w:hAnsi="Times New Roman" w:cs="Times New Roman"/>
                      <w:sz w:val="16"/>
                      <w:szCs w:val="16"/>
                    </w:rPr>
                  </w:rPrChange>
                </w:rPr>
                <w:t>0.3</w:t>
              </w:r>
            </w:ins>
            <w:del w:id="477" w:author="Thomas Carruthers" w:date="2017-06-01T10:54:00Z">
              <w:r w:rsidRPr="00695ED9" w:rsidDel="005D3F56">
                <w:rPr>
                  <w:rFonts w:ascii="Times New Roman" w:hAnsi="Times New Roman" w:cs="Times New Roman"/>
                  <w:sz w:val="20"/>
                  <w:szCs w:val="20"/>
                  <w:rPrChange w:id="478" w:author="Thomas Carruthers" w:date="2017-06-02T10:04:00Z">
                    <w:rPr>
                      <w:rFonts w:ascii="Times New Roman" w:hAnsi="Times New Roman" w:cs="Times New Roman"/>
                      <w:sz w:val="16"/>
                      <w:szCs w:val="16"/>
                    </w:rPr>
                  </w:rPrChange>
                </w:rPr>
                <w:delText>0</w:delText>
              </w:r>
            </w:del>
            <w:r w:rsidRPr="00695ED9">
              <w:rPr>
                <w:rFonts w:ascii="Times New Roman" w:hAnsi="Times New Roman" w:cs="Times New Roman"/>
                <w:sz w:val="20"/>
                <w:szCs w:val="20"/>
                <w:rPrChange w:id="479" w:author="Thomas Carruthers" w:date="2017-06-02T10:04:00Z">
                  <w:rPr>
                    <w:rFonts w:ascii="Times New Roman" w:hAnsi="Times New Roman" w:cs="Times New Roman"/>
                    <w:sz w:val="16"/>
                    <w:szCs w:val="16"/>
                  </w:rPr>
                </w:rPrChange>
              </w:rPr>
              <w:t xml:space="preserve">  </w:t>
            </w:r>
            <w:ins w:id="480" w:author="Thomas Carruthers" w:date="2017-06-01T10:59:00Z">
              <w:r w:rsidRPr="00695ED9">
                <w:rPr>
                  <w:rFonts w:ascii="Times New Roman" w:hAnsi="Times New Roman" w:cs="Times New Roman"/>
                  <w:sz w:val="20"/>
                  <w:szCs w:val="20"/>
                </w:rPr>
                <w:t xml:space="preserve"> </w:t>
              </w:r>
            </w:ins>
            <w:ins w:id="481" w:author="Thomas Carruthers" w:date="2017-06-01T10:54:00Z">
              <w:r w:rsidRPr="00695ED9">
                <w:rPr>
                  <w:rFonts w:ascii="Times New Roman" w:hAnsi="Times New Roman" w:cs="Times New Roman"/>
                  <w:sz w:val="20"/>
                  <w:szCs w:val="20"/>
                  <w:rPrChange w:id="482" w:author="Thomas Carruthers" w:date="2017-06-02T10:04:00Z">
                    <w:rPr>
                      <w:rFonts w:ascii="Times New Roman" w:hAnsi="Times New Roman" w:cs="Times New Roman"/>
                      <w:sz w:val="16"/>
                      <w:szCs w:val="16"/>
                    </w:rPr>
                  </w:rPrChange>
                </w:rPr>
                <w:t>0.</w:t>
              </w:r>
            </w:ins>
            <w:ins w:id="483" w:author="Thomas Carruthers" w:date="2017-06-01T10:59:00Z">
              <w:r w:rsidRPr="00695ED9">
                <w:rPr>
                  <w:rFonts w:ascii="Times New Roman" w:hAnsi="Times New Roman" w:cs="Times New Roman"/>
                  <w:sz w:val="20"/>
                  <w:szCs w:val="20"/>
                </w:rPr>
                <w:t>4</w:t>
              </w:r>
            </w:ins>
            <w:ins w:id="484" w:author="Thomas Carruthers" w:date="2017-06-01T10:54:00Z">
              <w:r w:rsidRPr="00695ED9">
                <w:rPr>
                  <w:rFonts w:ascii="Times New Roman" w:hAnsi="Times New Roman" w:cs="Times New Roman"/>
                  <w:sz w:val="20"/>
                  <w:szCs w:val="20"/>
                  <w:rPrChange w:id="485" w:author="Thomas Carruthers" w:date="2017-06-02T10:04:00Z">
                    <w:rPr>
                      <w:rFonts w:ascii="Times New Roman" w:hAnsi="Times New Roman" w:cs="Times New Roman"/>
                      <w:sz w:val="16"/>
                      <w:szCs w:val="16"/>
                    </w:rPr>
                  </w:rPrChange>
                </w:rPr>
                <w:t>5</w:t>
              </w:r>
            </w:ins>
            <w:r w:rsidRPr="00695ED9">
              <w:rPr>
                <w:rFonts w:ascii="Times New Roman" w:hAnsi="Times New Roman" w:cs="Times New Roman"/>
                <w:sz w:val="20"/>
                <w:szCs w:val="20"/>
                <w:rPrChange w:id="486" w:author="Thomas Carruthers" w:date="2017-06-02T10:04:00Z">
                  <w:rPr>
                    <w:rFonts w:ascii="Times New Roman" w:hAnsi="Times New Roman" w:cs="Times New Roman"/>
                    <w:sz w:val="16"/>
                    <w:szCs w:val="16"/>
                  </w:rPr>
                </w:rPrChange>
              </w:rPr>
              <w:t xml:space="preserve">   0 </w:t>
            </w:r>
            <w:ins w:id="487" w:author="Thomas Carruthers" w:date="2017-06-01T10:59:00Z">
              <w:r w:rsidRPr="00695ED9">
                <w:rPr>
                  <w:rFonts w:ascii="Times New Roman" w:hAnsi="Times New Roman" w:cs="Times New Roman"/>
                  <w:sz w:val="20"/>
                  <w:szCs w:val="20"/>
                </w:rPr>
                <w:t>.6</w:t>
              </w:r>
            </w:ins>
            <w:r w:rsidRPr="00695ED9">
              <w:rPr>
                <w:rFonts w:ascii="Times New Roman" w:hAnsi="Times New Roman" w:cs="Times New Roman"/>
                <w:sz w:val="20"/>
                <w:szCs w:val="20"/>
                <w:rPrChange w:id="488" w:author="Thomas Carruthers" w:date="2017-06-02T10:04:00Z">
                  <w:rPr>
                    <w:rFonts w:ascii="Times New Roman" w:hAnsi="Times New Roman" w:cs="Times New Roman"/>
                    <w:sz w:val="16"/>
                    <w:szCs w:val="16"/>
                  </w:rPr>
                </w:rPrChange>
              </w:rPr>
              <w:t xml:space="preserve">  0 </w:t>
            </w:r>
            <w:ins w:id="489" w:author="Thomas Carruthers" w:date="2017-06-01T10:59:00Z">
              <w:r w:rsidRPr="00695ED9">
                <w:rPr>
                  <w:rFonts w:ascii="Times New Roman" w:hAnsi="Times New Roman" w:cs="Times New Roman"/>
                  <w:sz w:val="20"/>
                  <w:szCs w:val="20"/>
                </w:rPr>
                <w:t>.75</w:t>
              </w:r>
            </w:ins>
            <w:r w:rsidRPr="00695ED9">
              <w:rPr>
                <w:rFonts w:ascii="Times New Roman" w:hAnsi="Times New Roman" w:cs="Times New Roman"/>
                <w:sz w:val="20"/>
                <w:szCs w:val="20"/>
                <w:rPrChange w:id="490" w:author="Thomas Carruthers" w:date="2017-06-02T10:04:00Z">
                  <w:rPr>
                    <w:rFonts w:ascii="Times New Roman" w:hAnsi="Times New Roman" w:cs="Times New Roman"/>
                    <w:sz w:val="16"/>
                    <w:szCs w:val="16"/>
                  </w:rPr>
                </w:rPrChange>
              </w:rPr>
              <w:t xml:space="preserve">  </w:t>
            </w:r>
            <w:ins w:id="491" w:author="Thomas Carruthers" w:date="2017-06-02T10:07:00Z">
              <w:r>
                <w:rPr>
                  <w:rFonts w:ascii="Times New Roman" w:hAnsi="Times New Roman" w:cs="Times New Roman"/>
                  <w:sz w:val="20"/>
                  <w:szCs w:val="20"/>
                </w:rPr>
                <w:t xml:space="preserve"> </w:t>
              </w:r>
            </w:ins>
            <w:ins w:id="492" w:author="Thomas Carruthers" w:date="2017-06-02T10:06:00Z">
              <w:r>
                <w:rPr>
                  <w:rFonts w:ascii="Times New Roman" w:hAnsi="Times New Roman" w:cs="Times New Roman"/>
                  <w:sz w:val="20"/>
                  <w:szCs w:val="20"/>
                </w:rPr>
                <w:t xml:space="preserve"> </w:t>
              </w:r>
            </w:ins>
            <w:r w:rsidRPr="00695ED9">
              <w:rPr>
                <w:rFonts w:ascii="Times New Roman" w:hAnsi="Times New Roman" w:cs="Times New Roman"/>
                <w:sz w:val="20"/>
                <w:szCs w:val="20"/>
                <w:rPrChange w:id="493" w:author="Thomas Carruthers" w:date="2017-06-02T10:04:00Z">
                  <w:rPr>
                    <w:rFonts w:ascii="Times New Roman" w:hAnsi="Times New Roman" w:cs="Times New Roman"/>
                    <w:sz w:val="16"/>
                    <w:szCs w:val="16"/>
                  </w:rPr>
                </w:rPrChange>
              </w:rPr>
              <w:t>0</w:t>
            </w:r>
            <w:ins w:id="494" w:author="Thomas Carruthers" w:date="2017-06-01T10:59:00Z">
              <w:r w:rsidRPr="00695ED9">
                <w:rPr>
                  <w:rFonts w:ascii="Times New Roman" w:hAnsi="Times New Roman" w:cs="Times New Roman"/>
                  <w:sz w:val="20"/>
                  <w:szCs w:val="20"/>
                </w:rPr>
                <w:t>.9</w:t>
              </w:r>
            </w:ins>
            <w:r w:rsidRPr="00695ED9">
              <w:rPr>
                <w:rFonts w:ascii="Times New Roman" w:hAnsi="Times New Roman" w:cs="Times New Roman"/>
                <w:sz w:val="20"/>
                <w:szCs w:val="20"/>
                <w:rPrChange w:id="495" w:author="Thomas Carruthers" w:date="2017-06-02T10:04:00Z">
                  <w:rPr>
                    <w:rFonts w:ascii="Times New Roman" w:hAnsi="Times New Roman" w:cs="Times New Roman"/>
                    <w:sz w:val="16"/>
                    <w:szCs w:val="16"/>
                  </w:rPr>
                </w:rPrChange>
              </w:rPr>
              <w:t xml:space="preserve">  </w:t>
            </w:r>
            <w:ins w:id="496" w:author="Thomas Carruthers" w:date="2017-06-02T10:06:00Z">
              <w:r>
                <w:rPr>
                  <w:rFonts w:ascii="Times New Roman" w:hAnsi="Times New Roman" w:cs="Times New Roman"/>
                  <w:sz w:val="20"/>
                  <w:szCs w:val="20"/>
                </w:rPr>
                <w:t xml:space="preserve"> </w:t>
              </w:r>
            </w:ins>
            <w:ins w:id="497" w:author="Thomas Carruthers" w:date="2017-06-02T10:07:00Z">
              <w:r>
                <w:rPr>
                  <w:rFonts w:ascii="Times New Roman" w:hAnsi="Times New Roman" w:cs="Times New Roman"/>
                  <w:sz w:val="20"/>
                  <w:szCs w:val="20"/>
                </w:rPr>
                <w:t xml:space="preserve"> </w:t>
              </w:r>
            </w:ins>
            <w:ins w:id="498" w:author="Thomas Carruthers" w:date="2017-06-02T10:06:00Z">
              <w:r>
                <w:rPr>
                  <w:rFonts w:ascii="Times New Roman" w:hAnsi="Times New Roman" w:cs="Times New Roman"/>
                  <w:sz w:val="20"/>
                  <w:szCs w:val="20"/>
                </w:rPr>
                <w:t xml:space="preserve"> </w:t>
              </w:r>
            </w:ins>
            <w:del w:id="499" w:author="Thomas Carruthers" w:date="2017-06-01T10:54:00Z">
              <w:r w:rsidRPr="00695ED9" w:rsidDel="005D3F56">
                <w:rPr>
                  <w:rFonts w:ascii="Times New Roman" w:hAnsi="Times New Roman" w:cs="Times New Roman"/>
                  <w:sz w:val="20"/>
                  <w:szCs w:val="20"/>
                  <w:rPrChange w:id="500" w:author="Thomas Carruthers" w:date="2017-06-02T10:04:00Z">
                    <w:rPr>
                      <w:rFonts w:ascii="Times New Roman" w:hAnsi="Times New Roman" w:cs="Times New Roman"/>
                      <w:sz w:val="16"/>
                      <w:szCs w:val="16"/>
                    </w:rPr>
                  </w:rPrChange>
                </w:rPr>
                <w:delText xml:space="preserve"> 0  </w:delText>
              </w:r>
            </w:del>
            <w:ins w:id="501" w:author="Thomas Carruthers" w:date="2017-06-01T10:54:00Z">
              <w:r w:rsidRPr="00695ED9">
                <w:rPr>
                  <w:rFonts w:ascii="Times New Roman" w:hAnsi="Times New Roman" w:cs="Times New Roman"/>
                  <w:sz w:val="20"/>
                  <w:szCs w:val="20"/>
                  <w:rPrChange w:id="502" w:author="Thomas Carruthers" w:date="2017-06-02T10:04:00Z">
                    <w:rPr>
                      <w:rFonts w:ascii="Times New Roman" w:hAnsi="Times New Roman" w:cs="Times New Roman"/>
                      <w:sz w:val="16"/>
                      <w:szCs w:val="16"/>
                    </w:rPr>
                  </w:rPrChange>
                </w:rPr>
                <w:t xml:space="preserve">1  </w:t>
              </w:r>
            </w:ins>
            <w:ins w:id="503" w:author="Thomas Carruthers" w:date="2017-06-01T10:55:00Z">
              <w:r w:rsidRPr="00695ED9">
                <w:rPr>
                  <w:rFonts w:ascii="Times New Roman" w:hAnsi="Times New Roman" w:cs="Times New Roman"/>
                  <w:sz w:val="20"/>
                  <w:szCs w:val="20"/>
                  <w:rPrChange w:id="504" w:author="Thomas Carruthers" w:date="2017-06-02T10:04:00Z">
                    <w:rPr>
                      <w:rFonts w:ascii="Times New Roman" w:hAnsi="Times New Roman" w:cs="Times New Roman"/>
                      <w:sz w:val="16"/>
                      <w:szCs w:val="16"/>
                    </w:rPr>
                  </w:rPrChange>
                </w:rPr>
                <w:t xml:space="preserve">  </w:t>
              </w:r>
            </w:ins>
            <w:ins w:id="505" w:author="Thomas Carruthers" w:date="2017-06-02T10:07:00Z">
              <w:r>
                <w:rPr>
                  <w:rFonts w:ascii="Times New Roman" w:hAnsi="Times New Roman" w:cs="Times New Roman"/>
                  <w:sz w:val="20"/>
                  <w:szCs w:val="20"/>
                </w:rPr>
                <w:t xml:space="preserve">   </w:t>
              </w:r>
            </w:ins>
            <w:del w:id="506" w:author="Thomas Carruthers" w:date="2017-06-01T10:54:00Z">
              <w:r w:rsidRPr="00695ED9" w:rsidDel="005D3F56">
                <w:rPr>
                  <w:rFonts w:ascii="Times New Roman" w:hAnsi="Times New Roman" w:cs="Times New Roman"/>
                  <w:sz w:val="20"/>
                  <w:szCs w:val="20"/>
                  <w:rPrChange w:id="507" w:author="Thomas Carruthers" w:date="2017-06-02T10:04:00Z">
                    <w:rPr>
                      <w:rFonts w:ascii="Times New Roman" w:hAnsi="Times New Roman" w:cs="Times New Roman"/>
                      <w:sz w:val="16"/>
                      <w:szCs w:val="16"/>
                    </w:rPr>
                  </w:rPrChange>
                </w:rPr>
                <w:delText xml:space="preserve">0.01  </w:delText>
              </w:r>
            </w:del>
            <w:ins w:id="508" w:author="Thomas Carruthers" w:date="2017-06-01T10:54:00Z">
              <w:r w:rsidRPr="00695ED9">
                <w:rPr>
                  <w:rFonts w:ascii="Times New Roman" w:hAnsi="Times New Roman" w:cs="Times New Roman"/>
                  <w:sz w:val="20"/>
                  <w:szCs w:val="20"/>
                  <w:rPrChange w:id="509" w:author="Thomas Carruthers" w:date="2017-06-02T10:04:00Z">
                    <w:rPr>
                      <w:rFonts w:ascii="Times New Roman" w:hAnsi="Times New Roman" w:cs="Times New Roman"/>
                      <w:sz w:val="16"/>
                      <w:szCs w:val="16"/>
                    </w:rPr>
                  </w:rPrChange>
                </w:rPr>
                <w:t>1</w:t>
              </w:r>
            </w:ins>
            <w:del w:id="510" w:author="Thomas Carruthers" w:date="2017-06-01T10:54:00Z">
              <w:r w:rsidRPr="00695ED9" w:rsidDel="005D3F56">
                <w:rPr>
                  <w:rFonts w:ascii="Times New Roman" w:hAnsi="Times New Roman" w:cs="Times New Roman"/>
                  <w:sz w:val="20"/>
                  <w:szCs w:val="20"/>
                  <w:rPrChange w:id="511" w:author="Thomas Carruthers" w:date="2017-06-02T10:04:00Z">
                    <w:rPr>
                      <w:rFonts w:ascii="Times New Roman" w:hAnsi="Times New Roman" w:cs="Times New Roman"/>
                      <w:sz w:val="16"/>
                      <w:szCs w:val="16"/>
                    </w:rPr>
                  </w:rPrChange>
                </w:rPr>
                <w:delText>0.0</w:delText>
              </w:r>
            </w:del>
            <w:del w:id="512" w:author="Thomas Carruthers" w:date="2017-06-01T10:59:00Z">
              <w:r w:rsidRPr="00695ED9" w:rsidDel="005D3F56">
                <w:rPr>
                  <w:rFonts w:ascii="Times New Roman" w:hAnsi="Times New Roman" w:cs="Times New Roman"/>
                  <w:sz w:val="20"/>
                  <w:szCs w:val="20"/>
                  <w:rPrChange w:id="513" w:author="Thomas Carruthers" w:date="2017-06-02T10:04:00Z">
                    <w:rPr>
                      <w:rFonts w:ascii="Times New Roman" w:hAnsi="Times New Roman" w:cs="Times New Roman"/>
                      <w:sz w:val="16"/>
                      <w:szCs w:val="16"/>
                    </w:rPr>
                  </w:rPrChange>
                </w:rPr>
                <w:delText>2</w:delText>
              </w:r>
            </w:del>
            <w:r w:rsidRPr="00695ED9">
              <w:rPr>
                <w:rFonts w:ascii="Times New Roman" w:hAnsi="Times New Roman" w:cs="Times New Roman"/>
                <w:sz w:val="20"/>
                <w:szCs w:val="20"/>
                <w:rPrChange w:id="514" w:author="Thomas Carruthers" w:date="2017-06-02T10:04:00Z">
                  <w:rPr>
                    <w:rFonts w:ascii="Times New Roman" w:hAnsi="Times New Roman" w:cs="Times New Roman"/>
                    <w:sz w:val="16"/>
                    <w:szCs w:val="16"/>
                  </w:rPr>
                </w:rPrChange>
              </w:rPr>
              <w:t xml:space="preserve">  </w:t>
            </w:r>
            <w:ins w:id="515" w:author="Thomas Carruthers" w:date="2017-06-01T11:01:00Z">
              <w:r w:rsidRPr="00695ED9">
                <w:rPr>
                  <w:rFonts w:ascii="Times New Roman" w:hAnsi="Times New Roman" w:cs="Times New Roman"/>
                  <w:sz w:val="20"/>
                  <w:szCs w:val="20"/>
                </w:rPr>
                <w:t xml:space="preserve">    </w:t>
              </w:r>
            </w:ins>
            <w:ins w:id="516" w:author="Thomas Carruthers" w:date="2017-06-02T10:07:00Z">
              <w:r>
                <w:rPr>
                  <w:rFonts w:ascii="Times New Roman" w:hAnsi="Times New Roman" w:cs="Times New Roman"/>
                  <w:sz w:val="20"/>
                  <w:szCs w:val="20"/>
                </w:rPr>
                <w:t xml:space="preserve"> </w:t>
              </w:r>
            </w:ins>
            <w:ins w:id="517" w:author="Thomas Carruthers" w:date="2017-06-01T11:00:00Z">
              <w:r w:rsidRPr="00695ED9">
                <w:rPr>
                  <w:rFonts w:ascii="Times New Roman" w:hAnsi="Times New Roman" w:cs="Times New Roman"/>
                  <w:sz w:val="20"/>
                  <w:szCs w:val="20"/>
                </w:rPr>
                <w:t xml:space="preserve">1 </w:t>
              </w:r>
            </w:ins>
            <w:ins w:id="518" w:author="Thomas Carruthers" w:date="2017-06-01T11:01:00Z">
              <w:r w:rsidRPr="00695ED9">
                <w:rPr>
                  <w:rFonts w:ascii="Times New Roman" w:hAnsi="Times New Roman" w:cs="Times New Roman"/>
                  <w:sz w:val="20"/>
                  <w:szCs w:val="20"/>
                </w:rPr>
                <w:t xml:space="preserve">     </w:t>
              </w:r>
            </w:ins>
            <w:ins w:id="519" w:author="Thomas Carruthers" w:date="2017-06-01T11:00:00Z">
              <w:r w:rsidRPr="00695ED9">
                <w:rPr>
                  <w:rFonts w:ascii="Times New Roman" w:hAnsi="Times New Roman" w:cs="Times New Roman"/>
                  <w:sz w:val="20"/>
                  <w:szCs w:val="20"/>
                </w:rPr>
                <w:t xml:space="preserve"> 1  </w:t>
              </w:r>
            </w:ins>
            <w:ins w:id="520" w:author="Thomas Carruthers" w:date="2017-06-02T10:03:00Z">
              <w:r w:rsidRPr="00695ED9">
                <w:rPr>
                  <w:rFonts w:ascii="Times New Roman" w:hAnsi="Times New Roman" w:cs="Times New Roman"/>
                  <w:sz w:val="20"/>
                  <w:szCs w:val="20"/>
                </w:rPr>
                <w:t xml:space="preserve">      </w:t>
              </w:r>
            </w:ins>
            <w:ins w:id="521" w:author="Thomas Carruthers" w:date="2017-06-01T11:00:00Z">
              <w:r w:rsidRPr="00695ED9">
                <w:rPr>
                  <w:rFonts w:ascii="Times New Roman" w:hAnsi="Times New Roman" w:cs="Times New Roman"/>
                  <w:sz w:val="20"/>
                  <w:szCs w:val="20"/>
                </w:rPr>
                <w:t>1</w:t>
              </w:r>
            </w:ins>
            <w:del w:id="522" w:author="Thomas Carruthers" w:date="2017-06-01T11:00:00Z">
              <w:r w:rsidRPr="00695ED9" w:rsidDel="005D3F56">
                <w:rPr>
                  <w:rFonts w:ascii="Times New Roman" w:hAnsi="Times New Roman" w:cs="Times New Roman"/>
                  <w:sz w:val="20"/>
                  <w:szCs w:val="20"/>
                  <w:rPrChange w:id="523" w:author="Thomas Carruthers" w:date="2017-06-02T10:04:00Z">
                    <w:rPr>
                      <w:rFonts w:ascii="Times New Roman" w:hAnsi="Times New Roman" w:cs="Times New Roman"/>
                      <w:sz w:val="16"/>
                      <w:szCs w:val="16"/>
                    </w:rPr>
                  </w:rPrChange>
                </w:rPr>
                <w:delText xml:space="preserve"> 0.04</w:delText>
              </w:r>
            </w:del>
            <w:r w:rsidRPr="00695ED9">
              <w:rPr>
                <w:rFonts w:ascii="Times New Roman" w:hAnsi="Times New Roman" w:cs="Times New Roman"/>
                <w:sz w:val="20"/>
                <w:szCs w:val="20"/>
                <w:rPrChange w:id="524" w:author="Thomas Carruthers" w:date="2017-06-02T10:04:00Z">
                  <w:rPr>
                    <w:rFonts w:ascii="Times New Roman" w:hAnsi="Times New Roman" w:cs="Times New Roman"/>
                    <w:sz w:val="16"/>
                    <w:szCs w:val="16"/>
                  </w:rPr>
                </w:rPrChange>
              </w:rPr>
              <w:t xml:space="preserve">   </w:t>
            </w:r>
          </w:p>
          <w:p w14:paraId="2A0F5C02" w14:textId="1F399AFA" w:rsidR="00C359CF" w:rsidRDefault="00C359CF" w:rsidP="00C359CF">
            <w:ins w:id="525" w:author="Thomas Carruthers" w:date="2017-06-02T10:04:00Z">
              <w:r>
                <w:rPr>
                  <w:rFonts w:ascii="Times New Roman" w:hAnsi="Times New Roman" w:cs="Times New Roman"/>
                  <w:sz w:val="20"/>
                  <w:szCs w:val="20"/>
                </w:rPr>
                <w:t xml:space="preserve">0  0  0   </w:t>
              </w:r>
            </w:ins>
            <w:ins w:id="526" w:author="Thomas Carruthers" w:date="2017-06-02T10:05:00Z">
              <w:r>
                <w:rPr>
                  <w:rFonts w:ascii="Times New Roman" w:hAnsi="Times New Roman" w:cs="Times New Roman"/>
                  <w:sz w:val="20"/>
                  <w:szCs w:val="20"/>
                </w:rPr>
                <w:t xml:space="preserve">  0      0      0        0     0.01</w:t>
              </w:r>
            </w:ins>
            <w:ins w:id="527" w:author="Thomas Carruthers" w:date="2017-06-02T10:07:00Z">
              <w:r>
                <w:rPr>
                  <w:rFonts w:ascii="Times New Roman" w:hAnsi="Times New Roman" w:cs="Times New Roman"/>
                  <w:sz w:val="20"/>
                  <w:szCs w:val="20"/>
                </w:rPr>
                <w:t xml:space="preserve"> </w:t>
              </w:r>
            </w:ins>
            <w:ins w:id="528" w:author="Thomas Carruthers" w:date="2017-06-02T10:05:00Z">
              <w:r>
                <w:rPr>
                  <w:rFonts w:ascii="Times New Roman" w:hAnsi="Times New Roman" w:cs="Times New Roman"/>
                  <w:sz w:val="20"/>
                  <w:szCs w:val="20"/>
                </w:rPr>
                <w:t xml:space="preserve">  0.04  0.19  0.56  0.88  0.98 </w:t>
              </w:r>
            </w:ins>
            <w:ins w:id="529" w:author="Thomas Carruthers" w:date="2017-06-02T10:06:00Z">
              <w:r>
                <w:rPr>
                  <w:rFonts w:ascii="Times New Roman" w:hAnsi="Times New Roman" w:cs="Times New Roman"/>
                  <w:sz w:val="20"/>
                  <w:szCs w:val="20"/>
                </w:rPr>
                <w:t xml:space="preserve"> </w:t>
              </w:r>
            </w:ins>
            <w:ins w:id="530" w:author="Thomas Carruthers" w:date="2017-06-02T10:07:00Z">
              <w:r>
                <w:rPr>
                  <w:rFonts w:ascii="Times New Roman" w:hAnsi="Times New Roman" w:cs="Times New Roman"/>
                  <w:sz w:val="20"/>
                  <w:szCs w:val="20"/>
                </w:rPr>
                <w:t xml:space="preserve">   </w:t>
              </w:r>
            </w:ins>
            <w:ins w:id="531" w:author="Thomas Carruthers" w:date="2017-06-02T10:05:00Z">
              <w:r>
                <w:rPr>
                  <w:rFonts w:ascii="Times New Roman" w:hAnsi="Times New Roman" w:cs="Times New Roman"/>
                  <w:sz w:val="20"/>
                  <w:szCs w:val="20"/>
                </w:rPr>
                <w:t>1</w:t>
              </w:r>
            </w:ins>
            <w:ins w:id="532" w:author="Thomas Carruthers" w:date="2017-06-02T10:04:00Z">
              <w:r>
                <w:rPr>
                  <w:rFonts w:ascii="Times New Roman" w:hAnsi="Times New Roman" w:cs="Times New Roman"/>
                  <w:sz w:val="16"/>
                  <w:szCs w:val="16"/>
                </w:rPr>
                <w:t xml:space="preserve"> </w:t>
              </w:r>
            </w:ins>
            <w:del w:id="533" w:author="Thomas Carruthers" w:date="2017-06-01T10:56:00Z">
              <w:r w:rsidRPr="00BF3707" w:rsidDel="005D3F56">
                <w:rPr>
                  <w:rFonts w:ascii="Times New Roman" w:hAnsi="Times New Roman" w:cs="Times New Roman"/>
                  <w:sz w:val="16"/>
                  <w:szCs w:val="16"/>
                </w:rPr>
                <w:delText xml:space="preserve">0.08  0.15 </w:delText>
              </w:r>
              <w:r w:rsidDel="005D3F56">
                <w:rPr>
                  <w:rFonts w:ascii="Times New Roman" w:hAnsi="Times New Roman" w:cs="Times New Roman"/>
                  <w:sz w:val="16"/>
                  <w:szCs w:val="16"/>
                </w:rPr>
                <w:delText xml:space="preserve"> </w:delText>
              </w:r>
              <w:r w:rsidRPr="00BF3707" w:rsidDel="005D3F56">
                <w:rPr>
                  <w:rFonts w:ascii="Times New Roman" w:hAnsi="Times New Roman" w:cs="Times New Roman"/>
                  <w:sz w:val="16"/>
                  <w:szCs w:val="16"/>
                </w:rPr>
                <w:delText xml:space="preserve"> 0.</w:delText>
              </w:r>
              <w:r w:rsidDel="005D3F56">
                <w:rPr>
                  <w:rFonts w:ascii="Times New Roman" w:hAnsi="Times New Roman" w:cs="Times New Roman"/>
                  <w:sz w:val="16"/>
                  <w:szCs w:val="16"/>
                </w:rPr>
                <w:delText>27</w:delText>
              </w:r>
              <w:r w:rsidRPr="00BF3707" w:rsidDel="005D3F56">
                <w:rPr>
                  <w:rFonts w:ascii="Times New Roman" w:hAnsi="Times New Roman" w:cs="Times New Roman"/>
                  <w:sz w:val="16"/>
                  <w:szCs w:val="16"/>
                </w:rPr>
                <w:delText xml:space="preserve">  0.</w:delText>
              </w:r>
              <w:r w:rsidDel="005D3F56">
                <w:rPr>
                  <w:rFonts w:ascii="Times New Roman" w:hAnsi="Times New Roman" w:cs="Times New Roman"/>
                  <w:sz w:val="16"/>
                  <w:szCs w:val="16"/>
                </w:rPr>
                <w:delText>44</w:delText>
              </w:r>
              <w:r w:rsidRPr="00BF3707" w:rsidDel="005D3F56">
                <w:rPr>
                  <w:rFonts w:ascii="Times New Roman" w:hAnsi="Times New Roman" w:cs="Times New Roman"/>
                  <w:sz w:val="16"/>
                  <w:szCs w:val="16"/>
                </w:rPr>
                <w:delText xml:space="preserve">   </w:delText>
              </w:r>
              <w:r w:rsidDel="005D3F56">
                <w:rPr>
                  <w:rFonts w:ascii="Times New Roman" w:hAnsi="Times New Roman" w:cs="Times New Roman"/>
                  <w:sz w:val="16"/>
                  <w:szCs w:val="16"/>
                </w:rPr>
                <w:delText>0.62  0.77  0.88  0.94  0.97  0.99   1</w:delText>
              </w:r>
            </w:del>
          </w:p>
        </w:tc>
      </w:tr>
      <w:tr w:rsidR="00C359CF" w:rsidRPr="00987C9A" w14:paraId="3EAE244A" w14:textId="77777777" w:rsidTr="00695ED9">
        <w:trPr>
          <w:trPrChange w:id="534" w:author="Thomas Carruthers" w:date="2017-06-02T10:10:00Z">
            <w:trPr>
              <w:gridBefore w:val="1"/>
            </w:trPr>
          </w:trPrChange>
        </w:trPr>
        <w:tc>
          <w:tcPr>
            <w:tcW w:w="1877" w:type="dxa"/>
            <w:tcPrChange w:id="535" w:author="Thomas Carruthers" w:date="2017-06-02T10:10:00Z">
              <w:tcPr>
                <w:tcW w:w="2127" w:type="dxa"/>
                <w:gridSpan w:val="3"/>
              </w:tcPr>
            </w:tcPrChange>
          </w:tcPr>
          <w:p w14:paraId="5E94EF61" w14:textId="77777777" w:rsidR="00C359CF" w:rsidRPr="00987C9A" w:rsidRDefault="00C359CF" w:rsidP="00C359CF">
            <w:pPr>
              <w:rPr>
                <w:rFonts w:ascii="Times New Roman" w:hAnsi="Times New Roman" w:cs="Times New Roman"/>
                <w:sz w:val="18"/>
                <w:szCs w:val="18"/>
              </w:rPr>
            </w:pPr>
          </w:p>
        </w:tc>
        <w:tc>
          <w:tcPr>
            <w:tcW w:w="3969" w:type="dxa"/>
            <w:gridSpan w:val="2"/>
            <w:tcPrChange w:id="536" w:author="Thomas Carruthers" w:date="2017-06-02T10:10:00Z">
              <w:tcPr>
                <w:tcW w:w="3969" w:type="dxa"/>
                <w:gridSpan w:val="4"/>
              </w:tcPr>
            </w:tcPrChange>
          </w:tcPr>
          <w:p w14:paraId="12B043F1" w14:textId="77777777" w:rsidR="00C359CF" w:rsidRPr="00987C9A" w:rsidRDefault="00C359CF" w:rsidP="00C359CF">
            <w:pPr>
              <w:rPr>
                <w:rFonts w:ascii="Times New Roman" w:hAnsi="Times New Roman" w:cs="Times New Roman"/>
                <w:sz w:val="18"/>
                <w:szCs w:val="18"/>
              </w:rPr>
            </w:pPr>
          </w:p>
        </w:tc>
        <w:tc>
          <w:tcPr>
            <w:tcW w:w="3827" w:type="dxa"/>
            <w:gridSpan w:val="2"/>
            <w:tcPrChange w:id="537" w:author="Thomas Carruthers" w:date="2017-06-02T10:10:00Z">
              <w:tcPr>
                <w:tcW w:w="3827" w:type="dxa"/>
                <w:gridSpan w:val="5"/>
              </w:tcPr>
            </w:tcPrChange>
          </w:tcPr>
          <w:p w14:paraId="0F2B3704" w14:textId="77777777" w:rsidR="00C359CF" w:rsidRPr="00987C9A" w:rsidRDefault="00C359CF" w:rsidP="00C359CF">
            <w:pPr>
              <w:rPr>
                <w:rFonts w:ascii="Times New Roman" w:hAnsi="Times New Roman" w:cs="Times New Roman"/>
                <w:sz w:val="18"/>
                <w:szCs w:val="18"/>
              </w:rPr>
            </w:pPr>
          </w:p>
        </w:tc>
        <w:tc>
          <w:tcPr>
            <w:tcW w:w="2160" w:type="dxa"/>
            <w:tcPrChange w:id="538" w:author="Thomas Carruthers" w:date="2017-06-02T10:10:00Z">
              <w:tcPr>
                <w:tcW w:w="2160" w:type="dxa"/>
              </w:tcPr>
            </w:tcPrChange>
          </w:tcPr>
          <w:p w14:paraId="07EA4C5A" w14:textId="77777777" w:rsidR="00C359CF" w:rsidRPr="00987C9A" w:rsidRDefault="00C359CF" w:rsidP="00C359CF">
            <w:pPr>
              <w:rPr>
                <w:rFonts w:ascii="Times New Roman" w:hAnsi="Times New Roman" w:cs="Times New Roman"/>
                <w:sz w:val="18"/>
                <w:szCs w:val="18"/>
              </w:rPr>
            </w:pPr>
          </w:p>
        </w:tc>
        <w:tc>
          <w:tcPr>
            <w:tcW w:w="823" w:type="dxa"/>
            <w:tcPrChange w:id="539" w:author="Thomas Carruthers" w:date="2017-06-02T10:10:00Z">
              <w:tcPr>
                <w:tcW w:w="823" w:type="dxa"/>
              </w:tcPr>
            </w:tcPrChange>
          </w:tcPr>
          <w:p w14:paraId="427FDF81" w14:textId="77777777" w:rsidR="00C359CF" w:rsidRPr="00987C9A" w:rsidRDefault="00C359CF" w:rsidP="00C359CF">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bookmarkStart w:id="540" w:name="_GoBack"/>
      <w:bookmarkEnd w:id="540"/>
    </w:p>
    <w:p w14:paraId="4690BDF9" w14:textId="77777777" w:rsidR="007E218D" w:rsidRDefault="00987C9A" w:rsidP="00406114">
      <w:pPr>
        <w:pStyle w:val="Heading3"/>
        <w:ind w:left="0"/>
      </w:pPr>
      <w:bookmarkStart w:id="541" w:name="_Toc465365334"/>
      <w:r w:rsidRPr="00987C9A">
        <w:t>Estimated parameters</w:t>
      </w:r>
      <w:bookmarkEnd w:id="541"/>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subyears,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6F22CB1A" w:rsidR="00987C9A" w:rsidRPr="00987C9A" w:rsidRDefault="00B11559" w:rsidP="001B61C4">
            <w:pPr>
              <w:keepNext/>
              <w:keepLines/>
              <w:rPr>
                <w:rFonts w:ascii="Times New Roman" w:hAnsi="Times New Roman" w:cs="Times New Roman"/>
                <w:sz w:val="20"/>
                <w:szCs w:val="20"/>
              </w:rPr>
            </w:pPr>
            <w:r>
              <w:rPr>
                <w:rFonts w:ascii="Times New Roman" w:hAnsi="Times New Roman" w:cs="Times New Roman"/>
                <w:sz w:val="20"/>
                <w:szCs w:val="20"/>
              </w:rPr>
              <w:t>Mean</w:t>
            </w:r>
            <w:r w:rsidRPr="00987C9A">
              <w:rPr>
                <w:rFonts w:ascii="Times New Roman" w:hAnsi="Times New Roman" w:cs="Times New Roman"/>
                <w:sz w:val="20"/>
                <w:szCs w:val="20"/>
              </w:rPr>
              <w:t xml:space="preserve"> </w:t>
            </w:r>
            <w:r w:rsidR="00987C9A" w:rsidRPr="00987C9A">
              <w:rPr>
                <w:rFonts w:ascii="Times New Roman" w:hAnsi="Times New Roman" w:cs="Times New Roman"/>
                <w:sz w:val="20"/>
                <w:szCs w:val="20"/>
              </w:rPr>
              <w:t>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44ABF8E5" w:rsidR="00987C9A" w:rsidRPr="00397841" w:rsidRDefault="00EB4FA2" w:rsidP="001B61C4">
            <w:pPr>
              <w:keepNext/>
              <w:keepLines/>
              <w:rPr>
                <w:rFonts w:ascii="Times New Roman" w:hAnsi="Times New Roman" w:cs="Times New Roman"/>
                <w:i/>
                <w:sz w:val="20"/>
                <w:szCs w:val="20"/>
              </w:rPr>
            </w:pPr>
            <m:oMathPara>
              <m:oMathParaPr>
                <m:jc m:val="left"/>
              </m:oMathParaPr>
              <m:oMath>
                <m:acc>
                  <m:accPr>
                    <m:chr m:val="̅"/>
                    <m:ctrlPr>
                      <w:rPr>
                        <w:rFonts w:ascii="Cambria Math" w:hAnsi="Cambria Math" w:cs="Times New Roman"/>
                        <w:i/>
                        <w:sz w:val="24"/>
                        <w:szCs w:val="24"/>
                      </w:rPr>
                    </m:ctrlPr>
                  </m:accPr>
                  <m:e>
                    <m:r>
                      <w:rPr>
                        <w:rFonts w:ascii="Cambria Math" w:hAnsi="Cambria Math" w:cs="Times New Roman"/>
                        <w:sz w:val="24"/>
                        <w:szCs w:val="24"/>
                      </w:rPr>
                      <m:t>R</m:t>
                    </m:r>
                  </m:e>
                </m:acc>
              </m:oMath>
            </m:oMathPara>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r w:rsidRPr="00987C9A">
              <w:rPr>
                <w:rFonts w:ascii="Times New Roman" w:hAnsi="Times New Roman" w:cs="Times New Roman"/>
                <w:sz w:val="20"/>
                <w:szCs w:val="20"/>
                <w:vertAlign w:val="subscript"/>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542" w:name="_Toc465365335"/>
      <w:r>
        <w:rPr>
          <w:rFonts w:eastAsiaTheme="minorEastAsia"/>
        </w:rPr>
        <w:t>Model predictions to compare with past data</w:t>
      </w:r>
      <w:r w:rsidR="00987C9A" w:rsidRPr="00987C9A">
        <w:rPr>
          <w:rFonts w:eastAsiaTheme="minorEastAsia"/>
        </w:rPr>
        <w:t xml:space="preserve"> and likelihood functions</w:t>
      </w:r>
      <w:bookmarkEnd w:id="542"/>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EB4FA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EB4FA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EB4FA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EB4FA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EB4FA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EB4FA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EB4FA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EB4FA2"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EB4FA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EB4FA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EB4FA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40342BD1"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108EC1ED"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EB4FA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EB4FA2"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EB4FA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4C1A2AE0" w14:textId="4649C53F" w:rsidR="007E218D" w:rsidDel="0007771A" w:rsidRDefault="007E218D" w:rsidP="009E2EE0">
      <w:pPr>
        <w:jc w:val="both"/>
        <w:rPr>
          <w:del w:id="543" w:author="Thomas Carruthers" w:date="2017-06-02T10:25:00Z"/>
          <w:rFonts w:ascii="Times New Roman" w:eastAsiaTheme="minorEastAsia" w:hAnsi="Times New Roman" w:cs="Times New Roman"/>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EB4FA2"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19FF437C" w:rsidR="007E218D" w:rsidRDefault="00EB4FA2" w:rsidP="009E2EE0">
      <w:pPr>
        <w:jc w:val="both"/>
        <w:rPr>
          <w:ins w:id="544" w:author="Thomas Carruthers" w:date="2017-06-02T10:25:00Z"/>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commentRangeStart w:id="545"/>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396D3C">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commentRangeEnd w:id="545"/>
      <w:r w:rsidR="00F0223F">
        <w:rPr>
          <w:rStyle w:val="CommentReference"/>
        </w:rPr>
        <w:commentReference w:id="545"/>
      </w:r>
    </w:p>
    <w:p w14:paraId="70CCA01F" w14:textId="77777777" w:rsidR="0007771A" w:rsidRDefault="0007771A" w:rsidP="009E2EE0">
      <w:pPr>
        <w:jc w:val="both"/>
        <w:rPr>
          <w:rFonts w:ascii="Times New Roman" w:eastAsiaTheme="minorEastAsia" w:hAnsi="Times New Roman" w:cs="Times New Roman"/>
          <w:sz w:val="24"/>
          <w:szCs w:val="24"/>
          <w:lang w:val="en-CA"/>
        </w:rPr>
      </w:pP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38611C29"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 a CPUE index</w:t>
            </w:r>
            <w:r w:rsidR="00F0223F">
              <w:rPr>
                <w:rFonts w:ascii="Times New Roman" w:hAnsi="Times New Roman" w:cs="Times New Roman"/>
                <w:sz w:val="18"/>
                <w:szCs w:val="18"/>
              </w:rPr>
              <w:t xml:space="preserve"> used in the assessment</w:t>
            </w:r>
            <w:r w:rsidRPr="002C3A1A">
              <w:rPr>
                <w:rFonts w:ascii="Times New Roman" w:hAnsi="Times New Roman" w:cs="Times New Roman"/>
                <w:sz w:val="18"/>
                <w:szCs w:val="18"/>
              </w:rPr>
              <w:t>)</w:t>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546" w:name="_Toc465365336"/>
      <w:r w:rsidRPr="00987C9A">
        <w:t>Characterising unc</w:t>
      </w:r>
      <w:r w:rsidR="005F1D09" w:rsidRPr="00440453">
        <w:t>e</w:t>
      </w:r>
      <w:r w:rsidRPr="00987C9A">
        <w:t>rtainty</w:t>
      </w:r>
      <w:bookmarkEnd w:id="546"/>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547" w:name="_Toc465365337"/>
      <w:r w:rsidRPr="00E462C0">
        <w:t>Baseline</w:t>
      </w:r>
      <w:bookmarkEnd w:id="547"/>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548" w:name="_Toc465365338"/>
      <w:r w:rsidRPr="00E462C0">
        <w:t>Alternative options</w:t>
      </w:r>
      <w:bookmarkEnd w:id="548"/>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549" w:name="_Toc465365339"/>
      <w:r w:rsidRPr="00B56829">
        <w:lastRenderedPageBreak/>
        <w:t>TRIAL SPECIFICATIONS</w:t>
      </w:r>
      <w:bookmarkEnd w:id="549"/>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550" w:name="_Toc465365340"/>
      <w:r w:rsidRPr="00B3146A">
        <w:rPr>
          <w:rFonts w:eastAsia="Times New Roman"/>
        </w:rPr>
        <w:t>Reference set</w:t>
      </w:r>
      <w:bookmarkEnd w:id="550"/>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4E09BEE5" w14:textId="2118CD88"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Change w:id="551">
          <w:tblGrid>
            <w:gridCol w:w="600"/>
            <w:gridCol w:w="3040"/>
            <w:gridCol w:w="3040"/>
          </w:tblGrid>
        </w:tblGridChange>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6CE6E026" w:rsidR="00DB7946" w:rsidRPr="00DB7946" w:rsidRDefault="00DB7946" w:rsidP="001B61C4">
            <w:pPr>
              <w:rPr>
                <w:rFonts w:ascii="Times New Roman" w:eastAsia="Times New Roman" w:hAnsi="Times New Roman" w:cs="Times New Roman"/>
                <w:color w:val="000000"/>
                <w:sz w:val="24"/>
                <w:szCs w:val="24"/>
                <w:u w:val="single"/>
                <w:lang w:val="en-US"/>
              </w:rPr>
            </w:pPr>
            <w:del w:id="552" w:author="Thomas Carruthers" w:date="2017-07-13T23:04:00Z">
              <w:r w:rsidRPr="00DB7946" w:rsidDel="00CE0E46">
                <w:rPr>
                  <w:rFonts w:ascii="Times New Roman" w:eastAsia="Times New Roman" w:hAnsi="Times New Roman" w:cs="Times New Roman"/>
                  <w:color w:val="000000"/>
                  <w:sz w:val="24"/>
                  <w:szCs w:val="24"/>
                  <w:u w:val="single"/>
                  <w:lang w:val="en-US"/>
                </w:rPr>
                <w:delText>Maturity</w:delText>
              </w:r>
            </w:del>
            <w:ins w:id="553" w:author="Thomas Carruthers" w:date="2017-07-13T23:04:00Z">
              <w:r w:rsidR="00CE0E46">
                <w:rPr>
                  <w:rFonts w:ascii="Times New Roman" w:eastAsia="Times New Roman" w:hAnsi="Times New Roman" w:cs="Times New Roman"/>
                  <w:color w:val="000000"/>
                  <w:sz w:val="24"/>
                  <w:szCs w:val="24"/>
                  <w:u w:val="single"/>
                  <w:lang w:val="en-US"/>
                </w:rPr>
                <w:t>Spawning fraction</w:t>
              </w:r>
            </w:ins>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3D9E2EFA" w:rsidR="00DB7946" w:rsidRPr="00DB7946" w:rsidRDefault="00DB7946" w:rsidP="001B61C4">
            <w:pPr>
              <w:rPr>
                <w:rFonts w:ascii="Times New Roman" w:eastAsia="Times New Roman" w:hAnsi="Times New Roman" w:cs="Times New Roman"/>
                <w:color w:val="000000"/>
                <w:sz w:val="24"/>
                <w:szCs w:val="24"/>
                <w:lang w:val="en-US"/>
              </w:rPr>
            </w:pPr>
            <w:del w:id="554" w:author="Thomas Carruthers" w:date="2017-07-13T23:04:00Z">
              <w:r w:rsidRPr="00DB7946" w:rsidDel="00CE0E46">
                <w:rPr>
                  <w:rFonts w:ascii="Times New Roman" w:eastAsia="Times New Roman" w:hAnsi="Times New Roman" w:cs="Times New Roman"/>
                  <w:color w:val="000000"/>
                  <w:sz w:val="24"/>
                  <w:szCs w:val="24"/>
                  <w:lang w:val="en-US"/>
                </w:rPr>
                <w:delText xml:space="preserve">High </w:delText>
              </w:r>
            </w:del>
            <w:ins w:id="555" w:author="Thomas Carruthers" w:date="2017-07-16T16:02:00Z">
              <w:r w:rsidR="00EB4FA2">
                <w:rPr>
                  <w:rFonts w:ascii="Times New Roman" w:eastAsia="Times New Roman" w:hAnsi="Times New Roman" w:cs="Times New Roman"/>
                  <w:color w:val="000000"/>
                  <w:sz w:val="24"/>
                  <w:szCs w:val="24"/>
                  <w:lang w:val="en-US"/>
                </w:rPr>
                <w:t>Younger</w:t>
              </w:r>
            </w:ins>
            <w:del w:id="556" w:author="Thomas Carruthers" w:date="2017-07-16T16:02:00Z">
              <w:r w:rsidRPr="00DB7946" w:rsidDel="00EB4FA2">
                <w:rPr>
                  <w:rFonts w:ascii="Times New Roman" w:eastAsia="Times New Roman" w:hAnsi="Times New Roman" w:cs="Times New Roman"/>
                  <w:color w:val="000000"/>
                  <w:sz w:val="24"/>
                  <w:szCs w:val="24"/>
                  <w:lang w:val="en-US"/>
                </w:rPr>
                <w:delText>age</w:delText>
              </w:r>
            </w:del>
            <w:r w:rsidRPr="00DB7946">
              <w:rPr>
                <w:rFonts w:ascii="Times New Roman" w:eastAsia="Times New Roman" w:hAnsi="Times New Roman" w:cs="Times New Roman"/>
                <w:color w:val="000000"/>
                <w:sz w:val="24"/>
                <w:szCs w:val="24"/>
                <w:lang w:val="en-US"/>
              </w:rPr>
              <w:t xml:space="preserve"> </w:t>
            </w:r>
            <w:del w:id="557" w:author="Thomas Carruthers" w:date="2017-07-13T23:04:00Z">
              <w:r w:rsidRPr="00DB7946" w:rsidDel="00CE0E46">
                <w:rPr>
                  <w:rFonts w:ascii="Times New Roman" w:eastAsia="Times New Roman" w:hAnsi="Times New Roman" w:cs="Times New Roman"/>
                  <w:color w:val="000000"/>
                  <w:sz w:val="24"/>
                  <w:szCs w:val="24"/>
                  <w:lang w:val="en-US"/>
                </w:rPr>
                <w:delText>mat</w:delText>
              </w:r>
            </w:del>
          </w:p>
        </w:tc>
        <w:tc>
          <w:tcPr>
            <w:tcW w:w="3040" w:type="dxa"/>
            <w:tcBorders>
              <w:top w:val="nil"/>
              <w:left w:val="nil"/>
              <w:bottom w:val="nil"/>
              <w:right w:val="nil"/>
            </w:tcBorders>
            <w:shd w:val="clear" w:color="auto" w:fill="auto"/>
            <w:vAlign w:val="center"/>
            <w:hideMark/>
          </w:tcPr>
          <w:p w14:paraId="0582C0CF" w14:textId="13D1431E" w:rsidR="00DB7946" w:rsidRPr="00DB7946" w:rsidRDefault="00EB4FA2" w:rsidP="001B61C4">
            <w:pPr>
              <w:rPr>
                <w:rFonts w:ascii="Times New Roman" w:eastAsia="Times New Roman" w:hAnsi="Times New Roman" w:cs="Times New Roman"/>
                <w:color w:val="000000"/>
                <w:sz w:val="24"/>
                <w:szCs w:val="24"/>
                <w:lang w:val="en-US"/>
              </w:rPr>
            </w:pPr>
            <w:ins w:id="558" w:author="Thomas Carruthers" w:date="2017-07-16T16:02:00Z">
              <w:r>
                <w:rPr>
                  <w:rFonts w:ascii="Times New Roman" w:eastAsia="Times New Roman" w:hAnsi="Times New Roman" w:cs="Times New Roman"/>
                  <w:color w:val="000000"/>
                  <w:sz w:val="24"/>
                  <w:szCs w:val="24"/>
                  <w:lang w:val="en-US"/>
                </w:rPr>
                <w:t>Younger</w:t>
              </w:r>
              <w:r w:rsidRPr="00DB7946">
                <w:rPr>
                  <w:rFonts w:ascii="Times New Roman" w:eastAsia="Times New Roman" w:hAnsi="Times New Roman" w:cs="Times New Roman"/>
                  <w:color w:val="000000"/>
                  <w:sz w:val="24"/>
                  <w:szCs w:val="24"/>
                  <w:lang w:val="en-US"/>
                </w:rPr>
                <w:t xml:space="preserve"> </w:t>
              </w:r>
            </w:ins>
            <w:del w:id="559" w:author="Thomas Carruthers" w:date="2017-07-16T16:02:00Z">
              <w:r w:rsidR="00DB7946" w:rsidRPr="00DB7946" w:rsidDel="00EB4FA2">
                <w:rPr>
                  <w:rFonts w:ascii="Times New Roman" w:eastAsia="Times New Roman" w:hAnsi="Times New Roman" w:cs="Times New Roman"/>
                  <w:color w:val="000000"/>
                  <w:sz w:val="24"/>
                  <w:szCs w:val="24"/>
                  <w:lang w:val="en-US"/>
                </w:rPr>
                <w:delText xml:space="preserve">Low age </w:delText>
              </w:r>
            </w:del>
            <w:del w:id="560" w:author="Thomas Carruthers" w:date="2017-07-13T23:04:00Z">
              <w:r w:rsidR="00DB7946" w:rsidRPr="00DB7946" w:rsidDel="00CE0E46">
                <w:rPr>
                  <w:rFonts w:ascii="Times New Roman" w:eastAsia="Times New Roman" w:hAnsi="Times New Roman" w:cs="Times New Roman"/>
                  <w:color w:val="000000"/>
                  <w:sz w:val="24"/>
                  <w:szCs w:val="24"/>
                  <w:lang w:val="en-US"/>
                </w:rPr>
                <w:delText>mat</w:delText>
              </w:r>
            </w:del>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70CEA514" w:rsidR="00DB7946" w:rsidRPr="00DB7946" w:rsidRDefault="00EB4FA2" w:rsidP="001B61C4">
            <w:pPr>
              <w:rPr>
                <w:rFonts w:ascii="Times New Roman" w:eastAsia="Times New Roman" w:hAnsi="Times New Roman" w:cs="Times New Roman"/>
                <w:color w:val="000000"/>
                <w:sz w:val="24"/>
                <w:szCs w:val="24"/>
                <w:lang w:val="en-US"/>
              </w:rPr>
            </w:pPr>
            <w:ins w:id="561" w:author="Thomas Carruthers" w:date="2017-07-16T16:02:00Z">
              <w:r>
                <w:rPr>
                  <w:rFonts w:ascii="Times New Roman" w:eastAsia="Times New Roman" w:hAnsi="Times New Roman" w:cs="Times New Roman"/>
                  <w:color w:val="000000"/>
                  <w:sz w:val="24"/>
                  <w:szCs w:val="24"/>
                  <w:lang w:val="en-US"/>
                </w:rPr>
                <w:t>Younger</w:t>
              </w:r>
              <w:r w:rsidRPr="00DB7946">
                <w:rPr>
                  <w:rFonts w:ascii="Times New Roman" w:eastAsia="Times New Roman" w:hAnsi="Times New Roman" w:cs="Times New Roman"/>
                  <w:color w:val="000000"/>
                  <w:sz w:val="24"/>
                  <w:szCs w:val="24"/>
                  <w:lang w:val="en-US"/>
                </w:rPr>
                <w:t xml:space="preserve"> </w:t>
              </w:r>
            </w:ins>
            <w:del w:id="562" w:author="Thomas Carruthers" w:date="2017-07-13T23:04:00Z">
              <w:r w:rsidR="00DB7946" w:rsidRPr="00DB7946" w:rsidDel="00CE0E46">
                <w:rPr>
                  <w:rFonts w:ascii="Times New Roman" w:eastAsia="Times New Roman" w:hAnsi="Times New Roman" w:cs="Times New Roman"/>
                  <w:color w:val="000000"/>
                  <w:sz w:val="24"/>
                  <w:szCs w:val="24"/>
                  <w:lang w:val="en-US"/>
                </w:rPr>
                <w:delText xml:space="preserve">High </w:delText>
              </w:r>
            </w:del>
            <w:del w:id="563" w:author="Thomas Carruthers" w:date="2017-07-16T16:02:00Z">
              <w:r w:rsidR="00DB7946" w:rsidRPr="00DB7946" w:rsidDel="00EB4FA2">
                <w:rPr>
                  <w:rFonts w:ascii="Times New Roman" w:eastAsia="Times New Roman" w:hAnsi="Times New Roman" w:cs="Times New Roman"/>
                  <w:color w:val="000000"/>
                  <w:sz w:val="24"/>
                  <w:szCs w:val="24"/>
                  <w:lang w:val="en-US"/>
                </w:rPr>
                <w:delText xml:space="preserve">age </w:delText>
              </w:r>
            </w:del>
            <w:del w:id="564" w:author="Thomas Carruthers" w:date="2017-07-13T23:04:00Z">
              <w:r w:rsidR="00DB7946" w:rsidRPr="00DB7946" w:rsidDel="00CE0E46">
                <w:rPr>
                  <w:rFonts w:ascii="Times New Roman" w:eastAsia="Times New Roman" w:hAnsi="Times New Roman" w:cs="Times New Roman"/>
                  <w:color w:val="000000"/>
                  <w:sz w:val="24"/>
                  <w:szCs w:val="24"/>
                  <w:lang w:val="en-US"/>
                </w:rPr>
                <w:delText>mat</w:delText>
              </w:r>
            </w:del>
          </w:p>
        </w:tc>
        <w:tc>
          <w:tcPr>
            <w:tcW w:w="3040" w:type="dxa"/>
            <w:tcBorders>
              <w:top w:val="nil"/>
              <w:left w:val="nil"/>
              <w:bottom w:val="nil"/>
              <w:right w:val="nil"/>
            </w:tcBorders>
            <w:shd w:val="clear" w:color="auto" w:fill="auto"/>
            <w:vAlign w:val="center"/>
            <w:hideMark/>
          </w:tcPr>
          <w:p w14:paraId="3303B214" w14:textId="66AB24F6" w:rsidR="00DB7946" w:rsidRPr="00DB7946" w:rsidRDefault="00DB7946" w:rsidP="001B61C4">
            <w:pPr>
              <w:rPr>
                <w:rFonts w:ascii="Times New Roman" w:eastAsia="Times New Roman" w:hAnsi="Times New Roman" w:cs="Times New Roman"/>
                <w:color w:val="000000"/>
                <w:sz w:val="24"/>
                <w:szCs w:val="24"/>
                <w:lang w:val="en-US"/>
              </w:rPr>
            </w:pPr>
            <w:del w:id="565" w:author="Thomas Carruthers" w:date="2017-07-16T16:02:00Z">
              <w:r w:rsidRPr="00DB7946" w:rsidDel="00EB4FA2">
                <w:rPr>
                  <w:rFonts w:ascii="Times New Roman" w:eastAsia="Times New Roman" w:hAnsi="Times New Roman" w:cs="Times New Roman"/>
                  <w:color w:val="000000"/>
                  <w:sz w:val="24"/>
                  <w:szCs w:val="24"/>
                  <w:lang w:val="en-US"/>
                </w:rPr>
                <w:delText>High age</w:delText>
              </w:r>
            </w:del>
            <w:ins w:id="566" w:author="Thomas Carruthers" w:date="2017-07-16T16:02:00Z">
              <w:r w:rsidR="00EB4FA2">
                <w:rPr>
                  <w:rFonts w:ascii="Times New Roman" w:eastAsia="Times New Roman" w:hAnsi="Times New Roman" w:cs="Times New Roman"/>
                  <w:color w:val="000000"/>
                  <w:sz w:val="24"/>
                  <w:szCs w:val="24"/>
                  <w:lang w:val="en-US"/>
                </w:rPr>
                <w:t>Older</w:t>
              </w:r>
            </w:ins>
            <w:r w:rsidRPr="00DB7946">
              <w:rPr>
                <w:rFonts w:ascii="Times New Roman" w:eastAsia="Times New Roman" w:hAnsi="Times New Roman" w:cs="Times New Roman"/>
                <w:color w:val="000000"/>
                <w:sz w:val="24"/>
                <w:szCs w:val="24"/>
                <w:lang w:val="en-US"/>
              </w:rPr>
              <w:t xml:space="preserve"> </w:t>
            </w:r>
            <w:del w:id="567" w:author="Thomas Carruthers" w:date="2017-07-13T23:05:00Z">
              <w:r w:rsidRPr="00DB7946" w:rsidDel="00CE0E46">
                <w:rPr>
                  <w:rFonts w:ascii="Times New Roman" w:eastAsia="Times New Roman" w:hAnsi="Times New Roman" w:cs="Times New Roman"/>
                  <w:color w:val="000000"/>
                  <w:sz w:val="24"/>
                  <w:szCs w:val="24"/>
                  <w:lang w:val="en-US"/>
                </w:rPr>
                <w:delText>mat</w:delText>
              </w:r>
            </w:del>
          </w:p>
        </w:tc>
      </w:tr>
      <w:tr w:rsidR="00DB7946" w:rsidRPr="00DB7946" w14:paraId="1DCAD648" w14:textId="77777777" w:rsidTr="00CE0E46">
        <w:tblPrEx>
          <w:tblW w:w="6680" w:type="dxa"/>
          <w:tblInd w:w="762" w:type="dxa"/>
          <w:tblPrExChange w:id="568" w:author="Thomas Carruthers" w:date="2017-07-13T23:05:00Z">
            <w:tblPrEx>
              <w:tblW w:w="6680" w:type="dxa"/>
              <w:tblInd w:w="762" w:type="dxa"/>
            </w:tblPrEx>
          </w:tblPrExChange>
        </w:tblPrEx>
        <w:trPr>
          <w:trHeight w:val="312"/>
          <w:trPrChange w:id="569" w:author="Thomas Carruthers" w:date="2017-07-13T23:05:00Z">
            <w:trPr>
              <w:trHeight w:val="312"/>
            </w:trPr>
          </w:trPrChange>
        </w:trPr>
        <w:tc>
          <w:tcPr>
            <w:tcW w:w="600" w:type="dxa"/>
            <w:tcBorders>
              <w:top w:val="nil"/>
              <w:left w:val="nil"/>
              <w:bottom w:val="nil"/>
              <w:right w:val="nil"/>
            </w:tcBorders>
            <w:shd w:val="clear" w:color="auto" w:fill="auto"/>
            <w:vAlign w:val="center"/>
            <w:hideMark/>
            <w:tcPrChange w:id="570" w:author="Thomas Carruthers" w:date="2017-07-13T23:05:00Z">
              <w:tcPr>
                <w:tcW w:w="600" w:type="dxa"/>
                <w:tcBorders>
                  <w:top w:val="nil"/>
                  <w:left w:val="nil"/>
                  <w:bottom w:val="single" w:sz="4" w:space="0" w:color="auto"/>
                  <w:right w:val="nil"/>
                </w:tcBorders>
                <w:shd w:val="clear" w:color="auto" w:fill="auto"/>
                <w:vAlign w:val="center"/>
                <w:hideMark/>
              </w:tcPr>
            </w:tcPrChange>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nil"/>
              <w:right w:val="nil"/>
            </w:tcBorders>
            <w:shd w:val="clear" w:color="auto" w:fill="auto"/>
            <w:vAlign w:val="center"/>
            <w:hideMark/>
            <w:tcPrChange w:id="571" w:author="Thomas Carruthers" w:date="2017-07-13T23:05:00Z">
              <w:tcPr>
                <w:tcW w:w="3040" w:type="dxa"/>
                <w:tcBorders>
                  <w:top w:val="nil"/>
                  <w:left w:val="nil"/>
                  <w:bottom w:val="single" w:sz="4" w:space="0" w:color="auto"/>
                  <w:right w:val="nil"/>
                </w:tcBorders>
                <w:shd w:val="clear" w:color="auto" w:fill="auto"/>
                <w:vAlign w:val="center"/>
                <w:hideMark/>
              </w:tcPr>
            </w:tcPrChange>
          </w:tcPr>
          <w:p w14:paraId="1C6C8811" w14:textId="4448186A" w:rsidR="00DB7946" w:rsidRPr="00DB7946" w:rsidRDefault="00EB4FA2" w:rsidP="001B61C4">
            <w:pPr>
              <w:rPr>
                <w:rFonts w:ascii="Times New Roman" w:eastAsia="Times New Roman" w:hAnsi="Times New Roman" w:cs="Times New Roman"/>
                <w:color w:val="000000"/>
                <w:sz w:val="24"/>
                <w:szCs w:val="24"/>
                <w:lang w:val="en-US"/>
              </w:rPr>
            </w:pPr>
            <w:ins w:id="572" w:author="Thomas Carruthers" w:date="2017-07-16T16:02:00Z">
              <w:r>
                <w:rPr>
                  <w:rFonts w:ascii="Times New Roman" w:eastAsia="Times New Roman" w:hAnsi="Times New Roman" w:cs="Times New Roman"/>
                  <w:color w:val="000000"/>
                  <w:sz w:val="24"/>
                  <w:szCs w:val="24"/>
                  <w:lang w:val="en-US"/>
                </w:rPr>
                <w:t>Older</w:t>
              </w:r>
            </w:ins>
            <w:del w:id="573" w:author="Thomas Carruthers" w:date="2017-07-13T23:05:00Z">
              <w:r w:rsidR="00DB7946" w:rsidRPr="00DB7946" w:rsidDel="00CE0E46">
                <w:rPr>
                  <w:rFonts w:ascii="Times New Roman" w:eastAsia="Times New Roman" w:hAnsi="Times New Roman" w:cs="Times New Roman"/>
                  <w:color w:val="000000"/>
                  <w:sz w:val="24"/>
                  <w:szCs w:val="24"/>
                  <w:lang w:val="en-US"/>
                </w:rPr>
                <w:delText>Low age mat</w:delText>
              </w:r>
            </w:del>
          </w:p>
        </w:tc>
        <w:tc>
          <w:tcPr>
            <w:tcW w:w="3040" w:type="dxa"/>
            <w:tcBorders>
              <w:top w:val="nil"/>
              <w:left w:val="nil"/>
              <w:bottom w:val="nil"/>
              <w:right w:val="nil"/>
            </w:tcBorders>
            <w:shd w:val="clear" w:color="auto" w:fill="auto"/>
            <w:vAlign w:val="center"/>
            <w:hideMark/>
            <w:tcPrChange w:id="574" w:author="Thomas Carruthers" w:date="2017-07-13T23:05:00Z">
              <w:tcPr>
                <w:tcW w:w="3040" w:type="dxa"/>
                <w:tcBorders>
                  <w:top w:val="nil"/>
                  <w:left w:val="nil"/>
                  <w:bottom w:val="single" w:sz="4" w:space="0" w:color="auto"/>
                  <w:right w:val="nil"/>
                </w:tcBorders>
                <w:shd w:val="clear" w:color="auto" w:fill="auto"/>
                <w:vAlign w:val="center"/>
                <w:hideMark/>
              </w:tcPr>
            </w:tcPrChange>
          </w:tcPr>
          <w:p w14:paraId="0AACAF39" w14:textId="2D4A9313" w:rsidR="00DB7946" w:rsidRPr="00DB7946" w:rsidRDefault="00EB4FA2" w:rsidP="001B61C4">
            <w:pPr>
              <w:rPr>
                <w:rFonts w:ascii="Times New Roman" w:eastAsia="Times New Roman" w:hAnsi="Times New Roman" w:cs="Times New Roman"/>
                <w:color w:val="000000"/>
                <w:sz w:val="24"/>
                <w:szCs w:val="24"/>
                <w:lang w:val="en-US"/>
              </w:rPr>
            </w:pPr>
            <w:ins w:id="575" w:author="Thomas Carruthers" w:date="2017-07-16T16:02:00Z">
              <w:r>
                <w:rPr>
                  <w:rFonts w:ascii="Times New Roman" w:eastAsia="Times New Roman" w:hAnsi="Times New Roman" w:cs="Times New Roman"/>
                  <w:color w:val="000000"/>
                  <w:sz w:val="24"/>
                  <w:szCs w:val="24"/>
                  <w:lang w:val="en-US"/>
                </w:rPr>
                <w:t>Younger</w:t>
              </w:r>
              <w:r w:rsidRPr="00DB7946">
                <w:rPr>
                  <w:rFonts w:ascii="Times New Roman" w:eastAsia="Times New Roman" w:hAnsi="Times New Roman" w:cs="Times New Roman"/>
                  <w:color w:val="000000"/>
                  <w:sz w:val="24"/>
                  <w:szCs w:val="24"/>
                  <w:lang w:val="en-US"/>
                </w:rPr>
                <w:t xml:space="preserve"> </w:t>
              </w:r>
            </w:ins>
            <w:del w:id="576" w:author="Thomas Carruthers" w:date="2017-07-16T16:02:00Z">
              <w:r w:rsidR="00DB7946" w:rsidRPr="00DB7946" w:rsidDel="00EB4FA2">
                <w:rPr>
                  <w:rFonts w:ascii="Times New Roman" w:eastAsia="Times New Roman" w:hAnsi="Times New Roman" w:cs="Times New Roman"/>
                  <w:color w:val="000000"/>
                  <w:sz w:val="24"/>
                  <w:szCs w:val="24"/>
                  <w:lang w:val="en-US"/>
                </w:rPr>
                <w:delText xml:space="preserve">Low age </w:delText>
              </w:r>
            </w:del>
            <w:del w:id="577" w:author="Thomas Carruthers" w:date="2017-07-13T23:05:00Z">
              <w:r w:rsidR="00DB7946" w:rsidRPr="00DB7946" w:rsidDel="00CE0E46">
                <w:rPr>
                  <w:rFonts w:ascii="Times New Roman" w:eastAsia="Times New Roman" w:hAnsi="Times New Roman" w:cs="Times New Roman"/>
                  <w:color w:val="000000"/>
                  <w:sz w:val="24"/>
                  <w:szCs w:val="24"/>
                  <w:lang w:val="en-US"/>
                </w:rPr>
                <w:delText>mat</w:delText>
              </w:r>
            </w:del>
          </w:p>
        </w:tc>
      </w:tr>
      <w:tr w:rsidR="00CE0E46" w:rsidRPr="00DB7946" w14:paraId="1230FF92" w14:textId="77777777" w:rsidTr="00DB7946">
        <w:trPr>
          <w:trHeight w:val="312"/>
          <w:ins w:id="578" w:author="Thomas Carruthers" w:date="2017-07-13T23:05:00Z"/>
        </w:trPr>
        <w:tc>
          <w:tcPr>
            <w:tcW w:w="600" w:type="dxa"/>
            <w:tcBorders>
              <w:top w:val="nil"/>
              <w:left w:val="nil"/>
              <w:bottom w:val="single" w:sz="4" w:space="0" w:color="auto"/>
              <w:right w:val="nil"/>
            </w:tcBorders>
            <w:shd w:val="clear" w:color="auto" w:fill="auto"/>
            <w:vAlign w:val="center"/>
          </w:tcPr>
          <w:p w14:paraId="22A9077F" w14:textId="3E8C9135" w:rsidR="00CE0E46" w:rsidRPr="00DB7946" w:rsidRDefault="00CE0E46" w:rsidP="001B61C4">
            <w:pPr>
              <w:rPr>
                <w:ins w:id="579" w:author="Thomas Carruthers" w:date="2017-07-13T23:05:00Z"/>
                <w:rFonts w:ascii="Times New Roman" w:eastAsia="Times New Roman" w:hAnsi="Times New Roman" w:cs="Times New Roman"/>
                <w:color w:val="000000"/>
                <w:sz w:val="24"/>
                <w:szCs w:val="24"/>
                <w:lang w:val="en-US"/>
              </w:rPr>
            </w:pPr>
            <w:ins w:id="580" w:author="Thomas Carruthers" w:date="2017-07-13T23:05:00Z">
              <w:r>
                <w:rPr>
                  <w:rFonts w:ascii="Times New Roman" w:eastAsia="Times New Roman" w:hAnsi="Times New Roman" w:cs="Times New Roman"/>
                  <w:color w:val="000000"/>
                  <w:sz w:val="24"/>
                  <w:szCs w:val="24"/>
                  <w:lang w:val="en-US"/>
                </w:rPr>
                <w:t>IV</w:t>
              </w:r>
            </w:ins>
          </w:p>
        </w:tc>
        <w:tc>
          <w:tcPr>
            <w:tcW w:w="3040" w:type="dxa"/>
            <w:tcBorders>
              <w:top w:val="nil"/>
              <w:left w:val="nil"/>
              <w:bottom w:val="single" w:sz="4" w:space="0" w:color="auto"/>
              <w:right w:val="nil"/>
            </w:tcBorders>
            <w:shd w:val="clear" w:color="auto" w:fill="auto"/>
            <w:vAlign w:val="center"/>
          </w:tcPr>
          <w:p w14:paraId="49914A6F" w14:textId="0E8A8CBF" w:rsidR="00CE0E46" w:rsidRPr="00DB7946" w:rsidRDefault="00EB4FA2" w:rsidP="001B61C4">
            <w:pPr>
              <w:rPr>
                <w:ins w:id="581" w:author="Thomas Carruthers" w:date="2017-07-13T23:05:00Z"/>
                <w:rFonts w:ascii="Times New Roman" w:eastAsia="Times New Roman" w:hAnsi="Times New Roman" w:cs="Times New Roman"/>
                <w:color w:val="000000"/>
                <w:sz w:val="24"/>
                <w:szCs w:val="24"/>
                <w:lang w:val="en-US"/>
              </w:rPr>
            </w:pPr>
            <w:ins w:id="582" w:author="Thomas Carruthers" w:date="2017-07-16T16:02:00Z">
              <w:r>
                <w:rPr>
                  <w:rFonts w:ascii="Times New Roman" w:eastAsia="Times New Roman" w:hAnsi="Times New Roman" w:cs="Times New Roman"/>
                  <w:color w:val="000000"/>
                  <w:sz w:val="24"/>
                  <w:szCs w:val="24"/>
                  <w:lang w:val="en-US"/>
                </w:rPr>
                <w:t>Older</w:t>
              </w:r>
            </w:ins>
          </w:p>
        </w:tc>
        <w:tc>
          <w:tcPr>
            <w:tcW w:w="3040" w:type="dxa"/>
            <w:tcBorders>
              <w:top w:val="nil"/>
              <w:left w:val="nil"/>
              <w:bottom w:val="single" w:sz="4" w:space="0" w:color="auto"/>
              <w:right w:val="nil"/>
            </w:tcBorders>
            <w:shd w:val="clear" w:color="auto" w:fill="auto"/>
            <w:vAlign w:val="center"/>
          </w:tcPr>
          <w:p w14:paraId="65E1601C" w14:textId="6EC568F8" w:rsidR="00CE0E46" w:rsidRPr="00DB7946" w:rsidRDefault="00EB4FA2" w:rsidP="001B61C4">
            <w:pPr>
              <w:rPr>
                <w:ins w:id="583" w:author="Thomas Carruthers" w:date="2017-07-13T23:05:00Z"/>
                <w:rFonts w:ascii="Times New Roman" w:eastAsia="Times New Roman" w:hAnsi="Times New Roman" w:cs="Times New Roman"/>
                <w:color w:val="000000"/>
                <w:sz w:val="24"/>
                <w:szCs w:val="24"/>
                <w:lang w:val="en-US"/>
              </w:rPr>
            </w:pPr>
            <w:ins w:id="584" w:author="Thomas Carruthers" w:date="2017-07-16T16:02:00Z">
              <w:r>
                <w:rPr>
                  <w:rFonts w:ascii="Times New Roman" w:eastAsia="Times New Roman" w:hAnsi="Times New Roman" w:cs="Times New Roman"/>
                  <w:color w:val="000000"/>
                  <w:sz w:val="24"/>
                  <w:szCs w:val="24"/>
                  <w:lang w:val="en-US"/>
                </w:rPr>
                <w:t>Older</w:t>
              </w:r>
            </w:ins>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62F0C745"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Note</w:t>
      </w:r>
      <w:del w:id="585" w:author="Thomas Carruthers" w:date="2017-07-13T23:05:00Z">
        <w:r w:rsidDel="00CE0E46">
          <w:rPr>
            <w:rFonts w:ascii="Times New Roman" w:eastAsia="Times New Roman" w:hAnsi="Times New Roman" w:cs="Times New Roman"/>
            <w:color w:val="222222"/>
            <w:sz w:val="24"/>
            <w:szCs w:val="24"/>
            <w:lang w:val="en-US"/>
          </w:rPr>
          <w:delText xml:space="preserve"> that Option I reflects the current conventional assumptions for separate West and East+Med assessments. Further </w:delText>
        </w:r>
        <w:r w:rsidR="00FA4442" w:rsidDel="00CE0E46">
          <w:rPr>
            <w:rFonts w:ascii="Times New Roman" w:eastAsia="Times New Roman" w:hAnsi="Times New Roman" w:cs="Times New Roman"/>
            <w:color w:val="222222"/>
            <w:sz w:val="24"/>
            <w:szCs w:val="24"/>
            <w:lang w:val="en-US"/>
          </w:rPr>
          <w:delText xml:space="preserve">the current </w:delText>
        </w:r>
        <w:r w:rsidR="002C3A1A" w:rsidDel="00CE0E46">
          <w:rPr>
            <w:rFonts w:ascii="Times New Roman" w:eastAsia="Times New Roman" w:hAnsi="Times New Roman" w:cs="Times New Roman"/>
            <w:color w:val="222222"/>
            <w:sz w:val="24"/>
            <w:szCs w:val="24"/>
            <w:lang w:val="en-US"/>
          </w:rPr>
          <w:delText xml:space="preserve">abundance </w:delText>
        </w:r>
        <w:r w:rsidR="00FA4442" w:rsidDel="00CE0E46">
          <w:rPr>
            <w:rFonts w:ascii="Times New Roman" w:eastAsia="Times New Roman" w:hAnsi="Times New Roman" w:cs="Times New Roman"/>
            <w:color w:val="222222"/>
            <w:sz w:val="24"/>
            <w:szCs w:val="24"/>
            <w:lang w:val="en-US"/>
          </w:rPr>
          <w:delText>estimates for Options A and B will be dependent on which of Options I, II or III applies for the scenario concerned.</w:delText>
        </w:r>
      </w:del>
      <w:ins w:id="586" w:author="Thomas Carruthers" w:date="2017-07-13T23:05:00Z">
        <w:r w:rsidR="00CE0E46">
          <w:rPr>
            <w:rFonts w:ascii="Times New Roman" w:eastAsia="Times New Roman" w:hAnsi="Times New Roman" w:cs="Times New Roman"/>
            <w:color w:val="222222"/>
            <w:sz w:val="24"/>
            <w:szCs w:val="24"/>
            <w:lang w:val="en-US"/>
          </w:rPr>
          <w:t>: w</w:t>
        </w:r>
      </w:ins>
      <w:del w:id="587" w:author="Thomas Carruthers" w:date="2017-07-13T23:05:00Z">
        <w:r w:rsidR="00E63E19" w:rsidDel="00CE0E46">
          <w:rPr>
            <w:rFonts w:ascii="Times New Roman" w:eastAsia="Times New Roman" w:hAnsi="Times New Roman" w:cs="Times New Roman"/>
            <w:color w:val="222222"/>
            <w:sz w:val="24"/>
            <w:szCs w:val="24"/>
            <w:lang w:val="en-US"/>
          </w:rPr>
          <w:delText xml:space="preserve"> W</w:delText>
        </w:r>
      </w:del>
      <w:r w:rsidR="00E63E19">
        <w:rPr>
          <w:rFonts w:ascii="Times New Roman" w:eastAsia="Times New Roman" w:hAnsi="Times New Roman" w:cs="Times New Roman"/>
          <w:color w:val="222222"/>
          <w:sz w:val="24"/>
          <w:szCs w:val="24"/>
          <w:lang w:val="en-US"/>
        </w:rPr>
        <w:t xml:space="preserve">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3F9DCC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 x (I, II, III</w:t>
      </w:r>
      <w:ins w:id="588" w:author="Thomas Carruthers" w:date="2017-07-13T23:06:00Z">
        <w:r w:rsidR="00CE0E46">
          <w:rPr>
            <w:rFonts w:ascii="Times New Roman" w:eastAsia="Times New Roman" w:hAnsi="Times New Roman" w:cs="Times New Roman"/>
            <w:sz w:val="24"/>
            <w:szCs w:val="24"/>
            <w:lang w:val="en-US"/>
          </w:rPr>
          <w:t>, IV</w:t>
        </w:r>
      </w:ins>
      <w:r w:rsidRPr="00B3146A">
        <w:rPr>
          <w:rFonts w:ascii="Times New Roman" w:eastAsia="Times New Roman" w:hAnsi="Times New Roman" w:cs="Times New Roman"/>
          <w:sz w:val="24"/>
          <w:szCs w:val="24"/>
          <w:lang w:val="en-US"/>
        </w:rPr>
        <w:t xml:space="preserve">), i.e. </w:t>
      </w:r>
      <w:del w:id="589" w:author="Thomas Carruthers" w:date="2017-07-13T23:06:00Z">
        <w:r w:rsidRPr="00B3146A" w:rsidDel="00CE0E46">
          <w:rPr>
            <w:rFonts w:ascii="Times New Roman" w:eastAsia="Times New Roman" w:hAnsi="Times New Roman" w:cs="Times New Roman"/>
            <w:sz w:val="24"/>
            <w:szCs w:val="24"/>
            <w:lang w:val="en-US"/>
          </w:rPr>
          <w:delText xml:space="preserve">18 </w:delText>
        </w:r>
      </w:del>
      <w:ins w:id="590" w:author="Thomas Carruthers" w:date="2017-07-13T23:06:00Z">
        <w:r w:rsidR="00CE0E46">
          <w:rPr>
            <w:rFonts w:ascii="Times New Roman" w:eastAsia="Times New Roman" w:hAnsi="Times New Roman" w:cs="Times New Roman"/>
            <w:sz w:val="24"/>
            <w:szCs w:val="24"/>
            <w:lang w:val="en-US"/>
          </w:rPr>
          <w:t>24</w:t>
        </w:r>
        <w:r w:rsidR="00CE0E46" w:rsidRPr="00B3146A">
          <w:rPr>
            <w:rFonts w:ascii="Times New Roman" w:eastAsia="Times New Roman" w:hAnsi="Times New Roman" w:cs="Times New Roman"/>
            <w:sz w:val="24"/>
            <w:szCs w:val="24"/>
            <w:lang w:val="en-US"/>
          </w:rPr>
          <w:t xml:space="preserve"> </w:t>
        </w:r>
      </w:ins>
      <w:r w:rsidRPr="00B3146A">
        <w:rPr>
          <w:rFonts w:ascii="Times New Roman" w:eastAsia="Times New Roman" w:hAnsi="Times New Roman" w:cs="Times New Roman"/>
          <w:sz w:val="24"/>
          <w:szCs w:val="24"/>
          <w:lang w:val="en-US"/>
        </w:rPr>
        <w:t>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591" w:name="_Toc465365341"/>
      <w:r w:rsidRPr="00B3146A">
        <w:rPr>
          <w:rFonts w:eastAsia="Times New Roman"/>
        </w:rPr>
        <w:t>Robustness trials</w:t>
      </w:r>
      <w:bookmarkEnd w:id="591"/>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[1,A,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592" w:author="Thomas Carruthers" w:date="2017-06-02T10:49:00Z">
          <w:pPr>
            <w:pStyle w:val="ListParagraph"/>
            <w:numPr>
              <w:numId w:val="29"/>
            </w:numPr>
            <w:shd w:val="clear" w:color="auto" w:fill="FFFFFF"/>
            <w:tabs>
              <w:tab w:val="num" w:pos="360"/>
              <w:tab w:val="num" w:pos="720"/>
            </w:tabs>
            <w:ind w:left="714" w:hanging="357"/>
          </w:pPr>
        </w:pPrChange>
      </w:pPr>
      <w:r w:rsidRPr="00B3146A">
        <w:rPr>
          <w:rFonts w:ascii="Times New Roman" w:eastAsia="Times New Roman" w:hAnsi="Times New Roman" w:cs="Times New Roman"/>
          <w:sz w:val="24"/>
          <w:szCs w:val="24"/>
          <w:lang w:val="en-US"/>
        </w:rPr>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593" w:author="Thomas Carruthers" w:date="2017-06-02T10:49:00Z">
          <w:pPr>
            <w:pStyle w:val="ListParagraph"/>
            <w:numPr>
              <w:numId w:val="29"/>
            </w:numPr>
            <w:shd w:val="clear" w:color="auto" w:fill="FFFFFF"/>
            <w:tabs>
              <w:tab w:val="num" w:pos="360"/>
              <w:tab w:val="num" w:pos="720"/>
            </w:tabs>
            <w:ind w:left="714" w:hanging="357"/>
          </w:pPr>
        </w:pPrChange>
      </w:pPr>
      <w:r w:rsidRPr="00B3146A">
        <w:rPr>
          <w:rFonts w:ascii="Times New Roman" w:eastAsia="Times New Roman" w:hAnsi="Times New Roman" w:cs="Times New Roman"/>
          <w:sz w:val="24"/>
          <w:szCs w:val="24"/>
          <w:lang w:val="en-US"/>
        </w:rPr>
        <w:lastRenderedPageBreak/>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overcatches each year </w:t>
      </w:r>
      <w:r w:rsidRPr="00F011FD">
        <w:rPr>
          <w:rFonts w:ascii="Times New Roman" w:eastAsia="Times New Roman" w:hAnsi="Times New Roman" w:cs="Times New Roman"/>
          <w:sz w:val="24"/>
          <w:szCs w:val="24"/>
          <w:highlight w:val="yellow"/>
          <w:lang w:val="en-US"/>
        </w:rPr>
        <w:t>of [X] tons</w:t>
      </w:r>
      <w:r w:rsidRPr="00B3146A">
        <w:rPr>
          <w:rFonts w:ascii="Times New Roman" w:eastAsia="Times New Roman" w:hAnsi="Times New Roman" w:cs="Times New Roman"/>
          <w:sz w:val="24"/>
          <w:szCs w:val="24"/>
          <w:lang w:val="en-US"/>
        </w:rPr>
        <w:t xml:space="preserve"> in the West </w:t>
      </w:r>
      <w:r w:rsidRPr="00F011FD">
        <w:rPr>
          <w:rFonts w:ascii="Times New Roman" w:eastAsia="Times New Roman" w:hAnsi="Times New Roman" w:cs="Times New Roman"/>
          <w:sz w:val="24"/>
          <w:szCs w:val="24"/>
          <w:highlight w:val="yellow"/>
          <w:lang w:val="en-US"/>
        </w:rPr>
        <w:t>and [Y] tons</w:t>
      </w:r>
      <w:r w:rsidRPr="00B3146A">
        <w:rPr>
          <w:rFonts w:ascii="Times New Roman" w:eastAsia="Times New Roman" w:hAnsi="Times New Roman" w:cs="Times New Roman"/>
          <w:sz w:val="24"/>
          <w:szCs w:val="24"/>
          <w:lang w:val="en-US"/>
        </w:rPr>
        <w:t xml:space="preserve"> in the East+</w:t>
      </w:r>
      <w:commentRangeStart w:id="594"/>
      <w:r>
        <w:rPr>
          <w:rFonts w:ascii="Times New Roman" w:eastAsia="Times New Roman" w:hAnsi="Times New Roman" w:cs="Times New Roman"/>
          <w:sz w:val="24"/>
          <w:szCs w:val="24"/>
          <w:lang w:val="en-US"/>
        </w:rPr>
        <w:t>Med</w:t>
      </w:r>
      <w:commentRangeEnd w:id="594"/>
      <w:r w:rsidR="0007771A">
        <w:rPr>
          <w:rStyle w:val="CommentReference"/>
        </w:rPr>
        <w:commentReference w:id="594"/>
      </w:r>
    </w:p>
    <w:p w14:paraId="196A06EE" w14:textId="77777777" w:rsidR="007E218D" w:rsidRDefault="00B3146A">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595" w:author="Thomas Carruthers" w:date="2017-06-02T10:49:00Z">
          <w:pPr>
            <w:pStyle w:val="ListParagraph"/>
            <w:numPr>
              <w:numId w:val="29"/>
            </w:numPr>
            <w:shd w:val="clear" w:color="auto" w:fill="FFFFFF"/>
            <w:tabs>
              <w:tab w:val="num" w:pos="360"/>
              <w:tab w:val="num" w:pos="720"/>
            </w:tabs>
            <w:ind w:left="714" w:hanging="357"/>
          </w:pPr>
        </w:pPrChange>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alternative </w:t>
      </w:r>
      <w:r w:rsidRPr="00F011FD">
        <w:rPr>
          <w:rFonts w:ascii="Times New Roman" w:eastAsia="Times New Roman" w:hAnsi="Times New Roman" w:cs="Times New Roman"/>
          <w:sz w:val="24"/>
          <w:szCs w:val="24"/>
          <w:highlight w:val="yellow"/>
          <w:lang w:val="en-US"/>
        </w:rPr>
        <w:t xml:space="preserve">indices [to be </w:t>
      </w:r>
      <w:commentRangeStart w:id="596"/>
      <w:r w:rsidRPr="00F011FD">
        <w:rPr>
          <w:rFonts w:ascii="Times New Roman" w:eastAsia="Times New Roman" w:hAnsi="Times New Roman" w:cs="Times New Roman"/>
          <w:sz w:val="24"/>
          <w:szCs w:val="24"/>
          <w:highlight w:val="yellow"/>
          <w:lang w:val="en-US"/>
        </w:rPr>
        <w:t>specified</w:t>
      </w:r>
      <w:commentRangeEnd w:id="596"/>
      <w:r w:rsidR="0007771A">
        <w:rPr>
          <w:rStyle w:val="CommentReference"/>
        </w:rPr>
        <w:commentReference w:id="596"/>
      </w:r>
      <w:r w:rsidRPr="00F011FD">
        <w:rPr>
          <w:rFonts w:ascii="Times New Roman" w:eastAsia="Times New Roman" w:hAnsi="Times New Roman" w:cs="Times New Roman"/>
          <w:sz w:val="24"/>
          <w:szCs w:val="24"/>
          <w:highlight w:val="yellow"/>
          <w:lang w:val="en-US"/>
        </w:rPr>
        <w:t>]</w:t>
      </w:r>
      <w:r w:rsidRPr="00B3146A">
        <w:rPr>
          <w:rFonts w:ascii="Times New Roman" w:eastAsia="Times New Roman" w:hAnsi="Times New Roman" w:cs="Times New Roman"/>
          <w:sz w:val="24"/>
          <w:szCs w:val="24"/>
          <w:lang w:val="en-US"/>
        </w:rPr>
        <w:t xml:space="preserve"> in the</w:t>
      </w:r>
      <w:r>
        <w:rPr>
          <w:rFonts w:ascii="Times New Roman" w:eastAsia="Times New Roman" w:hAnsi="Times New Roman" w:cs="Times New Roman"/>
          <w:sz w:val="24"/>
          <w:szCs w:val="24"/>
          <w:lang w:val="en-US"/>
        </w:rPr>
        <w:t xml:space="preserve"> MP</w:t>
      </w:r>
    </w:p>
    <w:p w14:paraId="13989B4D" w14:textId="77777777" w:rsidR="007E218D" w:rsidRDefault="00FA4442">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597" w:author="Thomas Carruthers" w:date="2017-06-02T10:49:00Z">
          <w:pPr>
            <w:pStyle w:val="ListParagraph"/>
            <w:numPr>
              <w:numId w:val="29"/>
            </w:numPr>
            <w:shd w:val="clear" w:color="auto" w:fill="FFFFFF"/>
            <w:tabs>
              <w:tab w:val="num" w:pos="360"/>
              <w:tab w:val="num" w:pos="720"/>
            </w:tabs>
            <w:ind w:left="714" w:hanging="357"/>
          </w:pPr>
        </w:pPrChange>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598" w:author="Thomas Carruthers" w:date="2017-06-02T10:49:00Z">
          <w:pPr>
            <w:pStyle w:val="ListParagraph"/>
            <w:numPr>
              <w:numId w:val="29"/>
            </w:numPr>
            <w:shd w:val="clear" w:color="auto" w:fill="FFFFFF"/>
            <w:tabs>
              <w:tab w:val="num" w:pos="360"/>
              <w:tab w:val="num" w:pos="720"/>
            </w:tabs>
            <w:ind w:left="714" w:hanging="357"/>
          </w:pPr>
        </w:pPrChange>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599" w:author="Thomas Carruthers" w:date="2017-06-02T10:49:00Z">
          <w:pPr>
            <w:pStyle w:val="ListParagraph"/>
            <w:numPr>
              <w:numId w:val="29"/>
            </w:numPr>
            <w:shd w:val="clear" w:color="auto" w:fill="FFFFFF"/>
            <w:tabs>
              <w:tab w:val="num" w:pos="360"/>
              <w:tab w:val="num" w:pos="720"/>
            </w:tabs>
            <w:ind w:left="714" w:hanging="357"/>
          </w:pPr>
        </w:pPrChange>
      </w:pPr>
      <w:r>
        <w:rPr>
          <w:rFonts w:ascii="Times New Roman" w:eastAsia="Times New Roman" w:hAnsi="Times New Roman" w:cs="Times New Roman"/>
          <w:sz w:val="24"/>
          <w:szCs w:val="24"/>
          <w:lang w:val="en-US"/>
        </w:rPr>
        <w:t>Alternative assignments to stock of origin of historical catches from the South Atlantic</w:t>
      </w:r>
    </w:p>
    <w:p w14:paraId="4A97276F" w14:textId="585468D9" w:rsidR="00F0223F" w:rsidRDefault="00F0223F">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600" w:author="Thomas Carruthers" w:date="2017-06-02T10:49:00Z">
          <w:pPr>
            <w:pStyle w:val="ListParagraph"/>
            <w:numPr>
              <w:numId w:val="29"/>
            </w:numPr>
            <w:shd w:val="clear" w:color="auto" w:fill="FFFFFF"/>
            <w:tabs>
              <w:tab w:val="num" w:pos="360"/>
              <w:tab w:val="num" w:pos="720"/>
            </w:tabs>
            <w:ind w:left="714" w:hanging="357"/>
          </w:pPr>
        </w:pPrChange>
      </w:pPr>
      <w:r>
        <w:rPr>
          <w:rFonts w:ascii="Times New Roman" w:eastAsia="Times New Roman" w:hAnsi="Times New Roman" w:cs="Times New Roman"/>
          <w:sz w:val="24"/>
          <w:szCs w:val="24"/>
          <w:lang w:val="en-US"/>
        </w:rPr>
        <w:t>Alternative master index</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601"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More than two stocks</w:t>
      </w:r>
    </w:p>
    <w:p w14:paraId="7103E652"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602"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603"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Use of CAL data in an MP</w:t>
      </w:r>
    </w:p>
    <w:p w14:paraId="68783B3A"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604"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605"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606"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607"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608" w:name="_Toc465365342"/>
      <w:r w:rsidRPr="00B56829">
        <w:t xml:space="preserve">PERFORMANCE </w:t>
      </w:r>
      <w:r w:rsidR="00F243AE">
        <w:t>MEASURES/</w:t>
      </w:r>
      <w:r w:rsidRPr="00B56829">
        <w:t>STATISTICS</w:t>
      </w:r>
      <w:bookmarkEnd w:id="608"/>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609" w:name="_Toc465365343"/>
      <w:r w:rsidRPr="00883998">
        <w:t xml:space="preserve">Summary </w:t>
      </w:r>
      <w:r w:rsidR="00FF4BF8">
        <w:t>measures/</w:t>
      </w:r>
      <w:r w:rsidRPr="00883998">
        <w:t>statistics</w:t>
      </w:r>
      <w:bookmarkEnd w:id="609"/>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pPr>
        <w:pStyle w:val="ListParagraph"/>
        <w:numPr>
          <w:ilvl w:val="0"/>
          <w:numId w:val="13"/>
        </w:numPr>
        <w:ind w:left="357" w:hanging="357"/>
        <w:jc w:val="both"/>
        <w:rPr>
          <w:rFonts w:ascii="Times New Roman" w:hAnsi="Times New Roman" w:cs="Times New Roman"/>
          <w:sz w:val="24"/>
          <w:szCs w:val="24"/>
        </w:rPr>
        <w:pPrChange w:id="610"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pPr>
        <w:pStyle w:val="ListParagraph"/>
        <w:numPr>
          <w:ilvl w:val="0"/>
          <w:numId w:val="13"/>
        </w:numPr>
        <w:ind w:left="357" w:hanging="357"/>
        <w:jc w:val="both"/>
        <w:rPr>
          <w:rFonts w:ascii="Times New Roman" w:hAnsi="Times New Roman" w:cs="Times New Roman"/>
          <w:sz w:val="24"/>
          <w:szCs w:val="24"/>
        </w:rPr>
        <w:pPrChange w:id="611"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pPr>
        <w:pStyle w:val="ListParagraph"/>
        <w:numPr>
          <w:ilvl w:val="0"/>
          <w:numId w:val="13"/>
        </w:numPr>
        <w:ind w:left="357" w:hanging="357"/>
        <w:jc w:val="both"/>
        <w:rPr>
          <w:rFonts w:ascii="Times New Roman" w:hAnsi="Times New Roman" w:cs="Times New Roman"/>
          <w:sz w:val="24"/>
          <w:szCs w:val="24"/>
        </w:rPr>
        <w:pPrChange w:id="612"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pPr>
        <w:pStyle w:val="ListParagraph"/>
        <w:numPr>
          <w:ilvl w:val="0"/>
          <w:numId w:val="13"/>
        </w:numPr>
        <w:ind w:left="357" w:hanging="357"/>
        <w:jc w:val="both"/>
        <w:rPr>
          <w:rFonts w:ascii="Times New Roman" w:hAnsi="Times New Roman" w:cs="Times New Roman"/>
          <w:sz w:val="24"/>
          <w:szCs w:val="24"/>
        </w:rPr>
        <w:pPrChange w:id="613"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pPr>
        <w:pStyle w:val="ListParagraph"/>
        <w:numPr>
          <w:ilvl w:val="0"/>
          <w:numId w:val="13"/>
        </w:numPr>
        <w:ind w:left="357" w:hanging="357"/>
        <w:jc w:val="both"/>
        <w:rPr>
          <w:rFonts w:ascii="Times New Roman" w:hAnsi="Times New Roman" w:cs="Times New Roman"/>
          <w:sz w:val="24"/>
          <w:szCs w:val="24"/>
        </w:rPr>
        <w:pPrChange w:id="614"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lastRenderedPageBreak/>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pPr>
        <w:pStyle w:val="ListParagraph"/>
        <w:numPr>
          <w:ilvl w:val="0"/>
          <w:numId w:val="13"/>
        </w:numPr>
        <w:ind w:left="357" w:hanging="357"/>
        <w:jc w:val="both"/>
        <w:rPr>
          <w:rFonts w:ascii="Times New Roman" w:hAnsi="Times New Roman" w:cs="Times New Roman"/>
          <w:sz w:val="24"/>
          <w:szCs w:val="24"/>
        </w:rPr>
        <w:pPrChange w:id="615"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pPr>
        <w:pStyle w:val="ListParagraph"/>
        <w:numPr>
          <w:ilvl w:val="0"/>
          <w:numId w:val="13"/>
        </w:numPr>
        <w:ind w:left="357" w:hanging="357"/>
        <w:jc w:val="both"/>
        <w:rPr>
          <w:rFonts w:ascii="Times New Roman" w:hAnsi="Times New Roman" w:cs="Times New Roman"/>
          <w:sz w:val="24"/>
          <w:szCs w:val="24"/>
        </w:rPr>
        <w:pPrChange w:id="616"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30pt" o:ole="" fillcolor="window">
            <v:imagedata r:id="rId24" o:title=""/>
          </v:shape>
          <o:OLEObject Type="Embed" ProgID="Equation.3" ShapeID="_x0000_i1025" DrawAspect="Content" ObjectID="_1561779779" r:id="rId25"/>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617" w:name="_Toc465365344"/>
      <w:r w:rsidRPr="00892BFD">
        <w:t>Summary plots</w:t>
      </w:r>
      <w:bookmarkEnd w:id="617"/>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pPr>
        <w:pStyle w:val="ListParagraph"/>
        <w:numPr>
          <w:ilvl w:val="0"/>
          <w:numId w:val="14"/>
        </w:numPr>
        <w:ind w:left="357" w:hanging="357"/>
        <w:jc w:val="both"/>
        <w:rPr>
          <w:rFonts w:ascii="Times New Roman" w:hAnsi="Times New Roman" w:cs="Times New Roman"/>
          <w:sz w:val="24"/>
          <w:szCs w:val="24"/>
        </w:rPr>
        <w:pPrChange w:id="618" w:author="Thomas Carruthers" w:date="2017-06-02T10:49:00Z">
          <w:pPr>
            <w:pStyle w:val="ListParagraph"/>
            <w:numPr>
              <w:numId w:val="32"/>
            </w:numPr>
            <w:tabs>
              <w:tab w:val="num" w:pos="360"/>
              <w:tab w:val="num" w:pos="720"/>
            </w:tabs>
            <w:ind w:left="357" w:hanging="357"/>
            <w:jc w:val="both"/>
          </w:pPr>
        </w:pPrChange>
      </w:pPr>
      <w:r>
        <w:rPr>
          <w:rFonts w:ascii="Times New Roman" w:hAnsi="Times New Roman" w:cs="Times New Roman"/>
          <w:sz w:val="24"/>
          <w:szCs w:val="24"/>
        </w:rPr>
        <w:t>Annual medians with 5%- and 95%-ile envelopes</w:t>
      </w:r>
    </w:p>
    <w:p w14:paraId="63737476" w14:textId="77777777" w:rsidR="00892BFD" w:rsidRDefault="00892BFD">
      <w:pPr>
        <w:pStyle w:val="ListParagraph"/>
        <w:numPr>
          <w:ilvl w:val="0"/>
          <w:numId w:val="14"/>
        </w:numPr>
        <w:ind w:left="357" w:hanging="357"/>
        <w:jc w:val="both"/>
        <w:rPr>
          <w:rFonts w:ascii="Times New Roman" w:hAnsi="Times New Roman" w:cs="Times New Roman"/>
          <w:sz w:val="24"/>
          <w:szCs w:val="24"/>
        </w:rPr>
        <w:pPrChange w:id="619" w:author="Thomas Carruthers" w:date="2017-06-02T10:49:00Z">
          <w:pPr>
            <w:pStyle w:val="ListParagraph"/>
            <w:numPr>
              <w:numId w:val="32"/>
            </w:numPr>
            <w:tabs>
              <w:tab w:val="num" w:pos="360"/>
              <w:tab w:val="num" w:pos="720"/>
            </w:tabs>
            <w:ind w:left="357" w:hanging="357"/>
            <w:jc w:val="both"/>
          </w:pPr>
        </w:pPrChange>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620" w:name="_Toc465365345"/>
      <w:r w:rsidRPr="00C97833">
        <w:rPr>
          <w:rFonts w:cs="Times New Roman"/>
          <w:szCs w:val="24"/>
        </w:rPr>
        <w:t>Level of reporting</w:t>
      </w:r>
      <w:bookmarkEnd w:id="620"/>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621" w:name="_Toc465365346"/>
      <w:r w:rsidRPr="00C97833">
        <w:rPr>
          <w:rFonts w:cs="Times New Roman"/>
          <w:szCs w:val="24"/>
        </w:rPr>
        <w:t>Baseline</w:t>
      </w:r>
      <w:bookmarkEnd w:id="621"/>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pPr>
        <w:pStyle w:val="ListParagraph"/>
        <w:numPr>
          <w:ilvl w:val="0"/>
          <w:numId w:val="15"/>
        </w:numPr>
        <w:ind w:left="357" w:hanging="357"/>
        <w:jc w:val="both"/>
        <w:rPr>
          <w:rFonts w:ascii="Times New Roman" w:hAnsi="Times New Roman" w:cs="Times New Roman"/>
          <w:sz w:val="24"/>
          <w:szCs w:val="24"/>
        </w:rPr>
        <w:pPrChange w:id="622" w:author="Thomas Carruthers" w:date="2017-06-02T10:49:00Z">
          <w:pPr>
            <w:pStyle w:val="ListParagraph"/>
            <w:numPr>
              <w:numId w:val="33"/>
            </w:numPr>
            <w:tabs>
              <w:tab w:val="num" w:pos="360"/>
              <w:tab w:val="num" w:pos="720"/>
            </w:tabs>
            <w:ind w:left="357" w:hanging="357"/>
            <w:jc w:val="both"/>
          </w:pPr>
        </w:pPrChange>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pPr>
        <w:pStyle w:val="ListParagraph"/>
        <w:numPr>
          <w:ilvl w:val="0"/>
          <w:numId w:val="15"/>
        </w:numPr>
        <w:ind w:left="357" w:hanging="357"/>
        <w:jc w:val="both"/>
        <w:rPr>
          <w:rFonts w:ascii="Times New Roman" w:hAnsi="Times New Roman" w:cs="Times New Roman"/>
          <w:sz w:val="24"/>
          <w:szCs w:val="24"/>
        </w:rPr>
        <w:pPrChange w:id="623" w:author="Thomas Carruthers" w:date="2017-06-02T10:49:00Z">
          <w:pPr>
            <w:pStyle w:val="ListParagraph"/>
            <w:numPr>
              <w:numId w:val="33"/>
            </w:numPr>
            <w:tabs>
              <w:tab w:val="num" w:pos="360"/>
              <w:tab w:val="num" w:pos="720"/>
            </w:tabs>
            <w:ind w:left="357" w:hanging="357"/>
            <w:jc w:val="both"/>
          </w:pPr>
        </w:pPrChange>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624" w:name="_Toc465365347"/>
      <w:r w:rsidRPr="005249EC">
        <w:t>Alternative options</w:t>
      </w:r>
      <w:bookmarkEnd w:id="624"/>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Thomas Carruthers" w:date="2017-06-02T11:58:00Z" w:initials="TC">
    <w:p w14:paraId="0A9188E5" w14:textId="54933408" w:rsidR="00EB4FA2" w:rsidRDefault="00EB4FA2">
      <w:pPr>
        <w:pStyle w:val="CommentText"/>
      </w:pPr>
      <w:r>
        <w:rPr>
          <w:rStyle w:val="CommentReference"/>
        </w:rPr>
        <w:annotationRef/>
      </w:r>
      <w:r>
        <w:t>CHANGE 1:</w:t>
      </w:r>
    </w:p>
    <w:p w14:paraId="2E40079A" w14:textId="5A37D5F6" w:rsidR="00EB4FA2" w:rsidRDefault="00EB4FA2">
      <w:pPr>
        <w:pStyle w:val="CommentText"/>
      </w:pPr>
    </w:p>
    <w:p w14:paraId="2B181882" w14:textId="0B951CB5" w:rsidR="00EB4FA2" w:rsidRDefault="00EB4FA2">
      <w:pPr>
        <w:pStyle w:val="CommentText"/>
      </w:pPr>
      <w:r>
        <w:t xml:space="preserve">Following feedback from previous Core Modelling group the master index now more closely matches assessment indices. </w:t>
      </w:r>
    </w:p>
  </w:comment>
  <w:comment w:id="41" w:author="Tom Carruthers" w:date="2017-03-17T14:49:00Z" w:initials="TC">
    <w:p w14:paraId="307C6196" w14:textId="2EB882F2" w:rsidR="00EB4FA2" w:rsidRDefault="00EB4FA2">
      <w:pPr>
        <w:pStyle w:val="CommentText"/>
      </w:pPr>
      <w:r>
        <w:rPr>
          <w:rStyle w:val="CommentReference"/>
        </w:rPr>
        <w:annotationRef/>
      </w:r>
    </w:p>
    <w:p w14:paraId="71ED792F" w14:textId="77777777" w:rsidR="00EB4FA2" w:rsidRDefault="00EB4FA2">
      <w:pPr>
        <w:pStyle w:val="CommentText"/>
      </w:pPr>
    </w:p>
    <w:p w14:paraId="4EF5B38A" w14:textId="2D0D439D" w:rsidR="00EB4FA2" w:rsidRDefault="00EB4FA2">
      <w:pPr>
        <w:pStyle w:val="CommentText"/>
      </w:pPr>
      <w:r>
        <w:t xml:space="preserve">ISSUE 1: </w:t>
      </w:r>
    </w:p>
    <w:p w14:paraId="33933D3A" w14:textId="15654B73" w:rsidR="00EB4FA2" w:rsidRDefault="00EB4FA2">
      <w:pPr>
        <w:pStyle w:val="CommentText"/>
      </w:pPr>
      <w:r>
        <w:t xml:space="preserve">Should the OM use an inverse age-length key derived by Allioud et al (does not yet exist). </w:t>
      </w:r>
    </w:p>
  </w:comment>
  <w:comment w:id="61" w:author="Thomas Carruthers" w:date="2017-06-02T10:33:00Z" w:initials="TC">
    <w:p w14:paraId="198358A2" w14:textId="0607D570" w:rsidR="00EB4FA2" w:rsidRDefault="00EB4FA2">
      <w:pPr>
        <w:pStyle w:val="CommentText"/>
      </w:pPr>
      <w:r>
        <w:rPr>
          <w:rStyle w:val="CommentReference"/>
        </w:rPr>
        <w:annotationRef/>
      </w:r>
      <w:r>
        <w:t xml:space="preserve">ISSUE 2. The OMs have not been fitted to the latest definitions of the fleets. There are 2 solutions that raise specific problems: </w:t>
      </w:r>
    </w:p>
    <w:p w14:paraId="6C92B76D" w14:textId="05775835" w:rsidR="00EB4FA2" w:rsidRDefault="00EB4FA2">
      <w:pPr>
        <w:pStyle w:val="CommentText"/>
      </w:pPr>
    </w:p>
    <w:p w14:paraId="4E7F9D54" w14:textId="784E97C2" w:rsidR="00EB4FA2" w:rsidRDefault="00EB4FA2" w:rsidP="002774F7">
      <w:pPr>
        <w:pStyle w:val="CommentText"/>
        <w:numPr>
          <w:ilvl w:val="0"/>
          <w:numId w:val="22"/>
        </w:numPr>
      </w:pPr>
      <w:r>
        <w:t xml:space="preserve"> Obtain latest length comp data and adopt new definitions (fastest route if the data exists and can be shared)(NOTE however </w:t>
      </w:r>
      <w:r w:rsidRPr="002774F7">
        <w:t>fleets in the OM however need year, quarter and region specified</w:t>
      </w:r>
      <w:r>
        <w:t xml:space="preserve"> to assign historical catches and future fishing mortality rates)</w:t>
      </w:r>
    </w:p>
    <w:p w14:paraId="5A574686" w14:textId="0B348952" w:rsidR="00EB4FA2" w:rsidRDefault="00EB4FA2">
      <w:pPr>
        <w:pStyle w:val="CommentText"/>
      </w:pPr>
    </w:p>
    <w:p w14:paraId="7984B6F3" w14:textId="2C10F9A8" w:rsidR="00EB4FA2" w:rsidRDefault="00EB4FA2">
      <w:pPr>
        <w:pStyle w:val="CommentText"/>
      </w:pPr>
      <w:r>
        <w:t xml:space="preserve">Or </w:t>
      </w:r>
    </w:p>
    <w:p w14:paraId="2246604C" w14:textId="1B4EE012" w:rsidR="00EB4FA2" w:rsidRDefault="00EB4FA2">
      <w:pPr>
        <w:pStyle w:val="CommentText"/>
      </w:pPr>
    </w:p>
    <w:p w14:paraId="3BF6C950" w14:textId="16352C2C" w:rsidR="00EB4FA2" w:rsidRDefault="00EB4FA2" w:rsidP="002774F7">
      <w:pPr>
        <w:pStyle w:val="CommentText"/>
        <w:numPr>
          <w:ilvl w:val="0"/>
          <w:numId w:val="22"/>
        </w:numPr>
      </w:pPr>
      <w:r>
        <w:t xml:space="preserve"> Modify existing fleet definitions to match changes</w:t>
      </w:r>
    </w:p>
    <w:p w14:paraId="10EC45F7" w14:textId="77777777" w:rsidR="00EB4FA2" w:rsidRDefault="00EB4FA2" w:rsidP="00441EF2">
      <w:pPr>
        <w:pStyle w:val="CommentText"/>
      </w:pPr>
    </w:p>
    <w:p w14:paraId="692891DA" w14:textId="15E31AE3" w:rsidR="00EB4FA2" w:rsidRDefault="00EB4FA2">
      <w:pPr>
        <w:pStyle w:val="CommentText"/>
      </w:pPr>
      <w:r>
        <w:t>B is probably quickest but there are complications with following previous suggestions, for example the changest to Eastern fleet definitions suggested by Ai Kimoto:</w:t>
      </w:r>
    </w:p>
    <w:p w14:paraId="4431A742" w14:textId="07E20674" w:rsidR="00EB4FA2" w:rsidRDefault="00EB4FA2">
      <w:pPr>
        <w:pStyle w:val="CommentText"/>
      </w:pPr>
    </w:p>
    <w:p w14:paraId="233DA61E" w14:textId="14283A7F" w:rsidR="00EB4FA2" w:rsidRPr="00441EF2" w:rsidRDefault="00EB4FA2">
      <w:pPr>
        <w:pStyle w:val="CommentText"/>
        <w:rPr>
          <w:i/>
          <w:color w:val="000000"/>
        </w:rPr>
      </w:pPr>
      <w:r w:rsidRPr="00441EF2">
        <w:rPr>
          <w:i/>
          <w:color w:val="000000"/>
        </w:rPr>
        <w:t>1. Merge "All other LL (except JPLL)" to "OTHER" (see 3 in the text)</w:t>
      </w:r>
      <w:r w:rsidRPr="00441EF2">
        <w:rPr>
          <w:i/>
          <w:color w:val="000000"/>
        </w:rPr>
        <w:br/>
      </w:r>
    </w:p>
    <w:p w14:paraId="6658D614" w14:textId="027E43B0" w:rsidR="00EB4FA2" w:rsidRDefault="00EB4FA2">
      <w:pPr>
        <w:pStyle w:val="CommentText"/>
        <w:rPr>
          <w:color w:val="000000"/>
        </w:rPr>
      </w:pPr>
      <w:r>
        <w:rPr>
          <w:color w:val="000000"/>
        </w:rPr>
        <w:t>If we merge LLOTH (fleet 1) to All other fleets (fleet 14) (in Table 3.1) then this will occur for both eastern and western areas. Do we need to merge eastern LLs and make LLOTH specific to Western Areas?</w:t>
      </w:r>
    </w:p>
    <w:p w14:paraId="063BA844" w14:textId="77777777" w:rsidR="00EB4FA2" w:rsidRDefault="00EB4FA2">
      <w:pPr>
        <w:pStyle w:val="CommentText"/>
        <w:rPr>
          <w:color w:val="000000"/>
        </w:rPr>
      </w:pPr>
    </w:p>
    <w:p w14:paraId="7B820D42" w14:textId="77777777" w:rsidR="00EB4FA2" w:rsidRPr="00441EF2" w:rsidRDefault="00EB4FA2">
      <w:pPr>
        <w:pStyle w:val="CommentText"/>
        <w:rPr>
          <w:i/>
          <w:color w:val="000000"/>
        </w:rPr>
      </w:pPr>
      <w:r w:rsidRPr="00441EF2">
        <w:rPr>
          <w:i/>
          <w:color w:val="000000"/>
        </w:rPr>
        <w:t>2. Ignore length composition for "other PS"(borrow the one for FRPS) and "OTHER" (see 6-4 and 7 in the text )</w:t>
      </w:r>
    </w:p>
    <w:p w14:paraId="6F1A52FF" w14:textId="77777777" w:rsidR="00EB4FA2" w:rsidRDefault="00EB4FA2">
      <w:pPr>
        <w:pStyle w:val="CommentText"/>
        <w:rPr>
          <w:color w:val="000000"/>
        </w:rPr>
      </w:pPr>
    </w:p>
    <w:p w14:paraId="548986A4" w14:textId="4A684399" w:rsidR="00EB4FA2" w:rsidRDefault="00EB4FA2">
      <w:pPr>
        <w:pStyle w:val="CommentText"/>
        <w:rPr>
          <w:color w:val="000000"/>
        </w:rPr>
      </w:pPr>
      <w:r>
        <w:rPr>
          <w:color w:val="000000"/>
        </w:rPr>
        <w:t>Currently the operating models don’t include ‘other PS’ fleet and these are already included in OTHER.</w:t>
      </w:r>
    </w:p>
    <w:p w14:paraId="3251994B" w14:textId="77777777" w:rsidR="00EB4FA2" w:rsidRPr="00441EF2" w:rsidRDefault="00EB4FA2">
      <w:pPr>
        <w:pStyle w:val="CommentText"/>
        <w:rPr>
          <w:i/>
          <w:color w:val="000000"/>
        </w:rPr>
      </w:pPr>
      <w:r>
        <w:rPr>
          <w:color w:val="000000"/>
        </w:rPr>
        <w:br/>
      </w:r>
      <w:r w:rsidRPr="00441EF2">
        <w:rPr>
          <w:i/>
          <w:color w:val="000000"/>
        </w:rPr>
        <w:t>3. separate "inflated catch PS" from "other PS" but no length comp, borrow the one for FRPS (see 6-5 in the text)</w:t>
      </w:r>
    </w:p>
    <w:p w14:paraId="4F7EEB6F" w14:textId="43E1D32A" w:rsidR="00EB4FA2" w:rsidRDefault="00EB4FA2">
      <w:pPr>
        <w:pStyle w:val="CommentText"/>
        <w:rPr>
          <w:color w:val="000000"/>
        </w:rPr>
      </w:pPr>
    </w:p>
    <w:p w14:paraId="496ECAD3" w14:textId="221AADCF" w:rsidR="00EB4FA2" w:rsidRDefault="00EB4FA2">
      <w:pPr>
        <w:pStyle w:val="CommentText"/>
        <w:rPr>
          <w:color w:val="000000"/>
        </w:rPr>
      </w:pPr>
      <w:r>
        <w:rPr>
          <w:color w:val="000000"/>
        </w:rPr>
        <w:t>M3 operating models can mirror selectivities but of the fleets in Table 3.1. which is being mirrored by another?</w:t>
      </w:r>
    </w:p>
    <w:p w14:paraId="051E329D" w14:textId="024295F1" w:rsidR="00EB4FA2" w:rsidRPr="00441EF2" w:rsidRDefault="00EB4FA2">
      <w:pPr>
        <w:pStyle w:val="CommentText"/>
        <w:rPr>
          <w:i/>
        </w:rPr>
      </w:pPr>
      <w:r>
        <w:rPr>
          <w:color w:val="000000"/>
        </w:rPr>
        <w:br/>
      </w:r>
      <w:r w:rsidRPr="00441EF2">
        <w:rPr>
          <w:i/>
          <w:color w:val="000000"/>
        </w:rPr>
        <w:t>4. other trap (see 4-3 in the text): Treat as one fishery for the period between 1950 and 1980, and merge everything after 1981 to "OTHER".</w:t>
      </w:r>
      <w:r w:rsidRPr="00441EF2">
        <w:rPr>
          <w:i/>
          <w:color w:val="000000"/>
        </w:rPr>
        <w:br/>
        <w:t>(the other trap contains a lot of length comp info due to the GBYP, and catch before 1980 for trap fishery are large. then it sounds good idea to use these data. but after 1981, catches are less, and length comp looks weird because information are from several data types.)</w:t>
      </w:r>
    </w:p>
    <w:p w14:paraId="16B82E40" w14:textId="7FF133B5" w:rsidR="00EB4FA2" w:rsidRDefault="00EB4FA2">
      <w:pPr>
        <w:pStyle w:val="CommentText"/>
      </w:pPr>
    </w:p>
    <w:p w14:paraId="63599AAB" w14:textId="77777777" w:rsidR="00EB4FA2" w:rsidRDefault="00EB4FA2">
      <w:pPr>
        <w:pStyle w:val="CommentText"/>
      </w:pPr>
    </w:p>
  </w:comment>
  <w:comment w:id="278" w:author="Thomas Carruthers" w:date="2017-06-02T10:03:00Z" w:initials="TC">
    <w:p w14:paraId="5B11D2E7" w14:textId="67C73F13" w:rsidR="00C359CF" w:rsidRDefault="00C359CF">
      <w:pPr>
        <w:pStyle w:val="CommentText"/>
      </w:pPr>
      <w:r>
        <w:rPr>
          <w:rStyle w:val="CommentReference"/>
        </w:rPr>
        <w:annotationRef/>
      </w:r>
      <w:r>
        <w:t xml:space="preserve">CHANGE 2: </w:t>
      </w:r>
    </w:p>
    <w:p w14:paraId="1E4EA550" w14:textId="77777777" w:rsidR="00C359CF" w:rsidRDefault="00C359CF">
      <w:pPr>
        <w:pStyle w:val="CommentText"/>
      </w:pPr>
      <w:r>
        <w:t xml:space="preserve">Natural mortality rate at age following the spreadsheet circulated by Clay: </w:t>
      </w:r>
    </w:p>
    <w:p w14:paraId="0D889AA8" w14:textId="77777777" w:rsidR="00C359CF" w:rsidRDefault="00C359CF">
      <w:pPr>
        <w:pStyle w:val="CommentText"/>
      </w:pPr>
      <w:r>
        <w:t xml:space="preserve">‘BFT parameters_ML.xlsx’ </w:t>
      </w:r>
    </w:p>
    <w:p w14:paraId="72654F37" w14:textId="38376B58" w:rsidR="00C359CF" w:rsidRDefault="00C359CF">
      <w:pPr>
        <w:pStyle w:val="CommentText"/>
      </w:pPr>
      <w:r>
        <w:t>and is now the same for both stocks</w:t>
      </w:r>
    </w:p>
  </w:comment>
  <w:comment w:id="359" w:author="Thomas Carruthers" w:date="2017-06-02T10:03:00Z" w:initials="TC">
    <w:p w14:paraId="5C53FC86" w14:textId="241C317B" w:rsidR="00C359CF" w:rsidRDefault="00C359CF">
      <w:pPr>
        <w:pStyle w:val="CommentText"/>
      </w:pPr>
      <w:r>
        <w:rPr>
          <w:rStyle w:val="CommentReference"/>
        </w:rPr>
        <w:annotationRef/>
      </w:r>
      <w:r>
        <w:t xml:space="preserve">CHANGE 3: </w:t>
      </w:r>
    </w:p>
    <w:p w14:paraId="0BC625DE" w14:textId="026757AC" w:rsidR="00C359CF" w:rsidRDefault="00C359CF">
      <w:pPr>
        <w:pStyle w:val="CommentText"/>
      </w:pPr>
      <w:r>
        <w:t>Spawning fraction following the spreadsheet circulated by Clay:</w:t>
      </w:r>
    </w:p>
    <w:p w14:paraId="519B1EC6" w14:textId="5C1C15D1" w:rsidR="00C359CF" w:rsidRDefault="00C359CF">
      <w:pPr>
        <w:pStyle w:val="CommentText"/>
      </w:pPr>
      <w:r>
        <w:t>‘BFT parameters_ML.xlsx’</w:t>
      </w:r>
    </w:p>
    <w:p w14:paraId="3C7DEAE3" w14:textId="0A9D6E57" w:rsidR="00C359CF" w:rsidRDefault="00C359CF">
      <w:pPr>
        <w:pStyle w:val="CommentText"/>
      </w:pPr>
      <w:r>
        <w:t xml:space="preserve">Both East and West share the same ‘low’ age at maturity vector but have stock – specific ‘high’ age at maturity vectors. </w:t>
      </w:r>
    </w:p>
    <w:p w14:paraId="531F6F0B" w14:textId="77777777" w:rsidR="00C359CF" w:rsidRDefault="00C359CF">
      <w:pPr>
        <w:pStyle w:val="CommentText"/>
      </w:pPr>
    </w:p>
  </w:comment>
  <w:comment w:id="545" w:author="Tom Carruthers" w:date="2017-03-17T14:51:00Z" w:initials="TC">
    <w:p w14:paraId="0FDBCF37" w14:textId="77777777" w:rsidR="00EB4FA2" w:rsidRDefault="00EB4FA2">
      <w:pPr>
        <w:pStyle w:val="CommentText"/>
      </w:pPr>
      <w:r>
        <w:rPr>
          <w:rStyle w:val="CommentReference"/>
        </w:rPr>
        <w:annotationRef/>
      </w:r>
      <w:r>
        <w:t>“</w:t>
      </w:r>
      <w:r w:rsidRPr="00F0223F">
        <w:t>Tom to include fits to assessment indices and considered possible adjustments to the weighting of the catch likelihood</w:t>
      </w:r>
      <w:r>
        <w:t>”</w:t>
      </w:r>
    </w:p>
    <w:p w14:paraId="764E1E81" w14:textId="77777777" w:rsidR="00EB4FA2" w:rsidRDefault="00EB4FA2">
      <w:pPr>
        <w:pStyle w:val="CommentText"/>
      </w:pPr>
    </w:p>
    <w:p w14:paraId="5A1B2CD8" w14:textId="59FFAAD0" w:rsidR="00EB4FA2" w:rsidRDefault="00EB4FA2">
      <w:pPr>
        <w:pStyle w:val="CommentText"/>
      </w:pPr>
      <w:r>
        <w:t xml:space="preserve">ISSUE 3: </w:t>
      </w:r>
    </w:p>
    <w:p w14:paraId="3543CEB5" w14:textId="470DD3CF" w:rsidR="00EB4FA2" w:rsidRDefault="00EB4FA2">
      <w:pPr>
        <w:pStyle w:val="CommentText"/>
      </w:pPr>
      <w:r>
        <w:t>What assessment indices should the OM be fitted to?</w:t>
      </w:r>
    </w:p>
  </w:comment>
  <w:comment w:id="594" w:author="Thomas Carruthers" w:date="2017-06-02T10:29:00Z" w:initials="TC">
    <w:p w14:paraId="0DBECABF" w14:textId="0DD818D9" w:rsidR="00EB4FA2" w:rsidRDefault="00EB4FA2">
      <w:pPr>
        <w:pStyle w:val="CommentText"/>
      </w:pPr>
      <w:r>
        <w:rPr>
          <w:rStyle w:val="CommentReference"/>
        </w:rPr>
        <w:annotationRef/>
      </w:r>
      <w:r>
        <w:t>ISSUE 4:</w:t>
      </w:r>
    </w:p>
    <w:p w14:paraId="412B40F1" w14:textId="51BD907B" w:rsidR="00EB4FA2" w:rsidRDefault="00EB4FA2">
      <w:pPr>
        <w:pStyle w:val="CommentText"/>
      </w:pPr>
      <w:r>
        <w:t>Specific years and % overages required</w:t>
      </w:r>
    </w:p>
  </w:comment>
  <w:comment w:id="596" w:author="Thomas Carruthers" w:date="2017-06-02T10:29:00Z" w:initials="TC">
    <w:p w14:paraId="7E46285B" w14:textId="24DCDD25" w:rsidR="00EB4FA2" w:rsidRDefault="00EB4FA2">
      <w:pPr>
        <w:pStyle w:val="CommentText"/>
      </w:pPr>
      <w:r>
        <w:rPr>
          <w:rStyle w:val="CommentReference"/>
        </w:rPr>
        <w:annotationRef/>
      </w:r>
      <w:r>
        <w:t xml:space="preserve">ISSUE 5. Specific indices required.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181882" w15:done="0"/>
  <w15:commentEx w15:paraId="33933D3A" w15:done="0"/>
  <w15:commentEx w15:paraId="63599AAB" w15:done="0"/>
  <w15:commentEx w15:paraId="72654F37" w15:done="0"/>
  <w15:commentEx w15:paraId="531F6F0B" w15:done="0"/>
  <w15:commentEx w15:paraId="3543CEB5" w15:done="0"/>
  <w15:commentEx w15:paraId="412B40F1" w15:done="0"/>
  <w15:commentEx w15:paraId="7E4628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933D3A" w16cid:durableId="1D127A8C"/>
  <w16cid:commentId w16cid:paraId="63599AAB" w16cid:durableId="1D127A8D"/>
  <w16cid:commentId w16cid:paraId="72654F37" w16cid:durableId="1D127A8E"/>
  <w16cid:commentId w16cid:paraId="531F6F0B" w16cid:durableId="1D127A8F"/>
  <w16cid:commentId w16cid:paraId="3543CEB5" w16cid:durableId="1D127A90"/>
  <w16cid:commentId w16cid:paraId="412B40F1" w16cid:durableId="1D127A91"/>
  <w16cid:commentId w16cid:paraId="7E46285B" w16cid:durableId="1D127A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19399" w14:textId="77777777" w:rsidR="00BC68F2" w:rsidRDefault="00BC68F2" w:rsidP="00B56829">
      <w:r>
        <w:separator/>
      </w:r>
    </w:p>
  </w:endnote>
  <w:endnote w:type="continuationSeparator" w:id="0">
    <w:p w14:paraId="1FD85253" w14:textId="77777777" w:rsidR="00BC68F2" w:rsidRDefault="00BC68F2"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087582"/>
      <w:docPartObj>
        <w:docPartGallery w:val="Page Numbers (Bottom of Page)"/>
        <w:docPartUnique/>
      </w:docPartObj>
    </w:sdtPr>
    <w:sdtEndPr>
      <w:rPr>
        <w:noProof/>
      </w:rPr>
    </w:sdtEndPr>
    <w:sdtContent>
      <w:p w14:paraId="04272EC5" w14:textId="221C4A12" w:rsidR="00EB4FA2" w:rsidRDefault="00EB4FA2">
        <w:pPr>
          <w:pStyle w:val="Footer"/>
          <w:jc w:val="right"/>
        </w:pPr>
        <w:r>
          <w:fldChar w:fldCharType="begin"/>
        </w:r>
        <w:r>
          <w:instrText xml:space="preserve"> PAGE   \* MERGEFORMAT </w:instrText>
        </w:r>
        <w:r>
          <w:fldChar w:fldCharType="separate"/>
        </w:r>
        <w:r w:rsidR="00C61AD9">
          <w:rPr>
            <w:noProof/>
          </w:rPr>
          <w:t>22</w:t>
        </w:r>
        <w:r>
          <w:rPr>
            <w:noProof/>
          </w:rPr>
          <w:fldChar w:fldCharType="end"/>
        </w:r>
      </w:p>
    </w:sdtContent>
  </w:sdt>
  <w:p w14:paraId="6E39F51C" w14:textId="77777777" w:rsidR="00EB4FA2" w:rsidRDefault="00EB4F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A45EC" w14:textId="77777777" w:rsidR="00BC68F2" w:rsidRDefault="00BC68F2" w:rsidP="00B56829">
      <w:r>
        <w:separator/>
      </w:r>
    </w:p>
  </w:footnote>
  <w:footnote w:type="continuationSeparator" w:id="0">
    <w:p w14:paraId="5B231F31" w14:textId="77777777" w:rsidR="00BC68F2" w:rsidRDefault="00BC68F2" w:rsidP="00B56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19284D1F"/>
    <w:multiLevelType w:val="hybridMultilevel"/>
    <w:tmpl w:val="B35C57A2"/>
    <w:lvl w:ilvl="0" w:tplc="B69292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7"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0" w15:restartNumberingAfterBreak="0">
    <w:nsid w:val="5000660B"/>
    <w:multiLevelType w:val="multilevel"/>
    <w:tmpl w:val="26A852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7"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8"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1"/>
  </w:num>
  <w:num w:numId="2">
    <w:abstractNumId w:val="20"/>
  </w:num>
  <w:num w:numId="3">
    <w:abstractNumId w:val="18"/>
  </w:num>
  <w:num w:numId="4">
    <w:abstractNumId w:val="19"/>
  </w:num>
  <w:num w:numId="5">
    <w:abstractNumId w:val="9"/>
  </w:num>
  <w:num w:numId="6">
    <w:abstractNumId w:val="15"/>
  </w:num>
  <w:num w:numId="7">
    <w:abstractNumId w:val="11"/>
  </w:num>
  <w:num w:numId="8">
    <w:abstractNumId w:val="14"/>
  </w:num>
  <w:num w:numId="9">
    <w:abstractNumId w:val="16"/>
  </w:num>
  <w:num w:numId="10">
    <w:abstractNumId w:val="8"/>
  </w:num>
  <w:num w:numId="11">
    <w:abstractNumId w:val="0"/>
  </w:num>
  <w:num w:numId="12">
    <w:abstractNumId w:val="6"/>
  </w:num>
  <w:num w:numId="13">
    <w:abstractNumId w:val="3"/>
  </w:num>
  <w:num w:numId="14">
    <w:abstractNumId w:val="12"/>
  </w:num>
  <w:num w:numId="15">
    <w:abstractNumId w:val="4"/>
  </w:num>
  <w:num w:numId="16">
    <w:abstractNumId w:val="13"/>
  </w:num>
  <w:num w:numId="17">
    <w:abstractNumId w:val="2"/>
  </w:num>
  <w:num w:numId="18">
    <w:abstractNumId w:val="7"/>
  </w:num>
  <w:num w:numId="19">
    <w:abstractNumId w:val="17"/>
  </w:num>
  <w:num w:numId="20">
    <w:abstractNumId w:val="17"/>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06C2C"/>
    <w:rsid w:val="00014CF9"/>
    <w:rsid w:val="0001558B"/>
    <w:rsid w:val="000172AC"/>
    <w:rsid w:val="000214C7"/>
    <w:rsid w:val="00022CDB"/>
    <w:rsid w:val="00026E3D"/>
    <w:rsid w:val="0003012F"/>
    <w:rsid w:val="00034901"/>
    <w:rsid w:val="00051D39"/>
    <w:rsid w:val="000621A1"/>
    <w:rsid w:val="00063C9D"/>
    <w:rsid w:val="000708BD"/>
    <w:rsid w:val="00071A74"/>
    <w:rsid w:val="00074D32"/>
    <w:rsid w:val="0007771A"/>
    <w:rsid w:val="00077D22"/>
    <w:rsid w:val="000826AE"/>
    <w:rsid w:val="000844BB"/>
    <w:rsid w:val="00093196"/>
    <w:rsid w:val="000A1F39"/>
    <w:rsid w:val="000A5249"/>
    <w:rsid w:val="000B2E29"/>
    <w:rsid w:val="000C6C27"/>
    <w:rsid w:val="000E35A9"/>
    <w:rsid w:val="000F09F1"/>
    <w:rsid w:val="000F2F84"/>
    <w:rsid w:val="00101698"/>
    <w:rsid w:val="00112525"/>
    <w:rsid w:val="00116B94"/>
    <w:rsid w:val="00131D4A"/>
    <w:rsid w:val="001428DC"/>
    <w:rsid w:val="001458D7"/>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06292"/>
    <w:rsid w:val="0021627A"/>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774F7"/>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40E8C"/>
    <w:rsid w:val="00344395"/>
    <w:rsid w:val="00344FCF"/>
    <w:rsid w:val="00355A2F"/>
    <w:rsid w:val="0038078A"/>
    <w:rsid w:val="00386C74"/>
    <w:rsid w:val="00392739"/>
    <w:rsid w:val="00396D3C"/>
    <w:rsid w:val="00397841"/>
    <w:rsid w:val="003A2B66"/>
    <w:rsid w:val="003C5411"/>
    <w:rsid w:val="003C7104"/>
    <w:rsid w:val="003D1ABB"/>
    <w:rsid w:val="003D7B06"/>
    <w:rsid w:val="003E2284"/>
    <w:rsid w:val="003F13F3"/>
    <w:rsid w:val="003F4338"/>
    <w:rsid w:val="00406114"/>
    <w:rsid w:val="00417016"/>
    <w:rsid w:val="00420D5E"/>
    <w:rsid w:val="00421A3C"/>
    <w:rsid w:val="004239D2"/>
    <w:rsid w:val="00431E20"/>
    <w:rsid w:val="00440453"/>
    <w:rsid w:val="004405F9"/>
    <w:rsid w:val="00441597"/>
    <w:rsid w:val="00441EF2"/>
    <w:rsid w:val="00461CF2"/>
    <w:rsid w:val="00465C7D"/>
    <w:rsid w:val="00466328"/>
    <w:rsid w:val="004666A2"/>
    <w:rsid w:val="004711A3"/>
    <w:rsid w:val="00484776"/>
    <w:rsid w:val="00484EF0"/>
    <w:rsid w:val="00491501"/>
    <w:rsid w:val="00494278"/>
    <w:rsid w:val="004A1C62"/>
    <w:rsid w:val="004A385F"/>
    <w:rsid w:val="004A409F"/>
    <w:rsid w:val="004B5430"/>
    <w:rsid w:val="004C55E4"/>
    <w:rsid w:val="004E28C9"/>
    <w:rsid w:val="004E4237"/>
    <w:rsid w:val="004F117A"/>
    <w:rsid w:val="004F3442"/>
    <w:rsid w:val="004F70B1"/>
    <w:rsid w:val="005021D4"/>
    <w:rsid w:val="00506C17"/>
    <w:rsid w:val="005249EC"/>
    <w:rsid w:val="00525D7B"/>
    <w:rsid w:val="0053166B"/>
    <w:rsid w:val="00537841"/>
    <w:rsid w:val="005403C2"/>
    <w:rsid w:val="00556723"/>
    <w:rsid w:val="00560824"/>
    <w:rsid w:val="00561EF8"/>
    <w:rsid w:val="0056225B"/>
    <w:rsid w:val="005634D5"/>
    <w:rsid w:val="00571D99"/>
    <w:rsid w:val="00574565"/>
    <w:rsid w:val="00580726"/>
    <w:rsid w:val="00590F90"/>
    <w:rsid w:val="0059552F"/>
    <w:rsid w:val="005A046E"/>
    <w:rsid w:val="005A146A"/>
    <w:rsid w:val="005A2074"/>
    <w:rsid w:val="005A3ABF"/>
    <w:rsid w:val="005B5C28"/>
    <w:rsid w:val="005B6255"/>
    <w:rsid w:val="005B69E7"/>
    <w:rsid w:val="005C3384"/>
    <w:rsid w:val="005D05ED"/>
    <w:rsid w:val="005D3C3E"/>
    <w:rsid w:val="005D3F56"/>
    <w:rsid w:val="005D5E2C"/>
    <w:rsid w:val="005D71F7"/>
    <w:rsid w:val="005E5159"/>
    <w:rsid w:val="005F1D09"/>
    <w:rsid w:val="005F3B76"/>
    <w:rsid w:val="005F52F1"/>
    <w:rsid w:val="00600A4C"/>
    <w:rsid w:val="0060134C"/>
    <w:rsid w:val="0060252B"/>
    <w:rsid w:val="00605EE1"/>
    <w:rsid w:val="006063F6"/>
    <w:rsid w:val="006247E3"/>
    <w:rsid w:val="00625458"/>
    <w:rsid w:val="00634D0A"/>
    <w:rsid w:val="006523A2"/>
    <w:rsid w:val="0065577D"/>
    <w:rsid w:val="0066185E"/>
    <w:rsid w:val="006621FF"/>
    <w:rsid w:val="006709DE"/>
    <w:rsid w:val="00671F5F"/>
    <w:rsid w:val="00673E2E"/>
    <w:rsid w:val="006838DA"/>
    <w:rsid w:val="006908E5"/>
    <w:rsid w:val="00695ED9"/>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3C48"/>
    <w:rsid w:val="007A25EF"/>
    <w:rsid w:val="007A35AD"/>
    <w:rsid w:val="007A53A5"/>
    <w:rsid w:val="007B3F64"/>
    <w:rsid w:val="007C21F2"/>
    <w:rsid w:val="007C4056"/>
    <w:rsid w:val="007D0156"/>
    <w:rsid w:val="007D255E"/>
    <w:rsid w:val="007D2E3B"/>
    <w:rsid w:val="007E218D"/>
    <w:rsid w:val="007E35E6"/>
    <w:rsid w:val="007E79E4"/>
    <w:rsid w:val="008042E1"/>
    <w:rsid w:val="00811E6F"/>
    <w:rsid w:val="00815AF5"/>
    <w:rsid w:val="00816E3E"/>
    <w:rsid w:val="00817587"/>
    <w:rsid w:val="00820B53"/>
    <w:rsid w:val="00836930"/>
    <w:rsid w:val="008379B2"/>
    <w:rsid w:val="0084055A"/>
    <w:rsid w:val="008474C5"/>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A56"/>
    <w:rsid w:val="00A300D9"/>
    <w:rsid w:val="00A3262D"/>
    <w:rsid w:val="00A47FB5"/>
    <w:rsid w:val="00A54383"/>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8AA"/>
    <w:rsid w:val="00AE09E9"/>
    <w:rsid w:val="00AE3B1B"/>
    <w:rsid w:val="00AE4EC5"/>
    <w:rsid w:val="00AF1E0E"/>
    <w:rsid w:val="00AF3FE6"/>
    <w:rsid w:val="00AF49F8"/>
    <w:rsid w:val="00AF7796"/>
    <w:rsid w:val="00B048C7"/>
    <w:rsid w:val="00B059B7"/>
    <w:rsid w:val="00B11559"/>
    <w:rsid w:val="00B16E84"/>
    <w:rsid w:val="00B20954"/>
    <w:rsid w:val="00B24664"/>
    <w:rsid w:val="00B30484"/>
    <w:rsid w:val="00B3146A"/>
    <w:rsid w:val="00B40458"/>
    <w:rsid w:val="00B56829"/>
    <w:rsid w:val="00B60444"/>
    <w:rsid w:val="00B70518"/>
    <w:rsid w:val="00B761CD"/>
    <w:rsid w:val="00B950D5"/>
    <w:rsid w:val="00BA1D2C"/>
    <w:rsid w:val="00BB059A"/>
    <w:rsid w:val="00BB5341"/>
    <w:rsid w:val="00BC513F"/>
    <w:rsid w:val="00BC68F2"/>
    <w:rsid w:val="00BD0C59"/>
    <w:rsid w:val="00BD250A"/>
    <w:rsid w:val="00BE5737"/>
    <w:rsid w:val="00BF0EC6"/>
    <w:rsid w:val="00C078BC"/>
    <w:rsid w:val="00C162D0"/>
    <w:rsid w:val="00C207AF"/>
    <w:rsid w:val="00C26F39"/>
    <w:rsid w:val="00C270BC"/>
    <w:rsid w:val="00C30EEE"/>
    <w:rsid w:val="00C31889"/>
    <w:rsid w:val="00C359CF"/>
    <w:rsid w:val="00C41ECA"/>
    <w:rsid w:val="00C45830"/>
    <w:rsid w:val="00C47DC5"/>
    <w:rsid w:val="00C51055"/>
    <w:rsid w:val="00C57815"/>
    <w:rsid w:val="00C61AD9"/>
    <w:rsid w:val="00C66643"/>
    <w:rsid w:val="00C80707"/>
    <w:rsid w:val="00C81141"/>
    <w:rsid w:val="00C837B1"/>
    <w:rsid w:val="00C97833"/>
    <w:rsid w:val="00CA13BC"/>
    <w:rsid w:val="00CA786C"/>
    <w:rsid w:val="00CA792F"/>
    <w:rsid w:val="00CC223C"/>
    <w:rsid w:val="00CD054C"/>
    <w:rsid w:val="00CD4EC9"/>
    <w:rsid w:val="00CD6D17"/>
    <w:rsid w:val="00CD76DD"/>
    <w:rsid w:val="00CE0E46"/>
    <w:rsid w:val="00CF1ABB"/>
    <w:rsid w:val="00CF20FB"/>
    <w:rsid w:val="00D03681"/>
    <w:rsid w:val="00D14CDE"/>
    <w:rsid w:val="00D16417"/>
    <w:rsid w:val="00D17E2D"/>
    <w:rsid w:val="00D2389D"/>
    <w:rsid w:val="00D24B08"/>
    <w:rsid w:val="00D25557"/>
    <w:rsid w:val="00D256FC"/>
    <w:rsid w:val="00D31F40"/>
    <w:rsid w:val="00D520A0"/>
    <w:rsid w:val="00D53C88"/>
    <w:rsid w:val="00D63323"/>
    <w:rsid w:val="00D63EA0"/>
    <w:rsid w:val="00D82203"/>
    <w:rsid w:val="00D82AA4"/>
    <w:rsid w:val="00D8566B"/>
    <w:rsid w:val="00D91EB6"/>
    <w:rsid w:val="00D937B0"/>
    <w:rsid w:val="00DB087E"/>
    <w:rsid w:val="00DB7946"/>
    <w:rsid w:val="00DC4880"/>
    <w:rsid w:val="00DD6760"/>
    <w:rsid w:val="00DE0765"/>
    <w:rsid w:val="00DE432C"/>
    <w:rsid w:val="00DE6E3F"/>
    <w:rsid w:val="00DE6F83"/>
    <w:rsid w:val="00DF0CE1"/>
    <w:rsid w:val="00DF4471"/>
    <w:rsid w:val="00E016A0"/>
    <w:rsid w:val="00E0243B"/>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4FA2"/>
    <w:rsid w:val="00EB5CEE"/>
    <w:rsid w:val="00EC0C87"/>
    <w:rsid w:val="00EC7199"/>
    <w:rsid w:val="00ED0B46"/>
    <w:rsid w:val="00ED211D"/>
    <w:rsid w:val="00EE3AF8"/>
    <w:rsid w:val="00EE5859"/>
    <w:rsid w:val="00EF2968"/>
    <w:rsid w:val="00EF2F55"/>
    <w:rsid w:val="00EF6CCC"/>
    <w:rsid w:val="00F011FD"/>
    <w:rsid w:val="00F0223F"/>
    <w:rsid w:val="00F05C28"/>
    <w:rsid w:val="00F10884"/>
    <w:rsid w:val="00F22DC4"/>
    <w:rsid w:val="00F243AE"/>
    <w:rsid w:val="00F43FD9"/>
    <w:rsid w:val="00F608EA"/>
    <w:rsid w:val="00F60DF8"/>
    <w:rsid w:val="00F731CF"/>
    <w:rsid w:val="00F77AE0"/>
    <w:rsid w:val="00F84BC5"/>
    <w:rsid w:val="00FA4442"/>
    <w:rsid w:val="00FB29FE"/>
    <w:rsid w:val="00FB35CF"/>
    <w:rsid w:val="00FC03D4"/>
    <w:rsid w:val="00FC54D2"/>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7846BB9D-ED02-4A55-B90F-7E3ACCF8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19"/>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19"/>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19"/>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19"/>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19"/>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hyperlink" Target="https://docs.google.com/spreadsheets/d/13pFaM3BTnzQ1B%20NQGoYn4O2n1IeD18V3VTbN9Hv7139U/edit" TargetMode="External"/><Relationship Id="rId23" Type="http://schemas.openxmlformats.org/officeDocument/2006/relationships/image" Target="media/image12.emf"/><Relationship Id="rId28" Type="http://schemas.microsoft.com/office/2011/relationships/people" Target="people.xml"/><Relationship Id="rId10" Type="http://schemas.openxmlformats.org/officeDocument/2006/relationships/image" Target="media/image3.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emf"/><Relationship Id="rId14" Type="http://schemas.microsoft.com/office/2016/09/relationships/commentsIds" Target="commentsIds.xml"/><Relationship Id="rId22" Type="http://schemas.openxmlformats.org/officeDocument/2006/relationships/image" Target="media/image11.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97FC7-EA8B-4B5F-A098-41C7CD6A8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29</Pages>
  <Words>7695</Words>
  <Characters>43866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Thomas Carruthers</cp:lastModifiedBy>
  <cp:revision>11</cp:revision>
  <cp:lastPrinted>2016-01-11T22:12:00Z</cp:lastPrinted>
  <dcterms:created xsi:type="dcterms:W3CDTF">2017-06-01T17:51:00Z</dcterms:created>
  <dcterms:modified xsi:type="dcterms:W3CDTF">2017-07-17T13:56:00Z</dcterms:modified>
</cp:coreProperties>
</file>