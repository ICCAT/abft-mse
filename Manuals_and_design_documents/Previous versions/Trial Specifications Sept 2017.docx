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9A24AF">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9A24AF">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9A24AF">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9A24AF">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9A24AF">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9A24AF">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7A4037" w:rsidRPr="00A71A7A" w:rsidRDefault="007A4037"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7A4037" w:rsidRPr="00A71A7A" w:rsidRDefault="007A4037"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7A4037" w:rsidRPr="00A71A7A" w:rsidRDefault="007A4037"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7A4037" w:rsidRPr="00A71A7A" w:rsidRDefault="007A4037"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7A4037" w:rsidRPr="00EA538E"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BB5bC6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7A4037" w:rsidRPr="00EA538E"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7A4037" w:rsidRPr="00A71A7A" w:rsidRDefault="007A4037"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" fillcolor="white [3201]" stroked="f" strokeweight=".5pt">
                <v:path arrowok="t"/>
                <v:textbox>
                  <w:txbxContent>
                    <w:p w14:paraId="3FDCE885" w14:textId="77777777" w:rsidR="007A4037" w:rsidRPr="00A71A7A" w:rsidRDefault="007A4037"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9A24AF"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lastRenderedPageBreak/>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1" w:name="_Toc493251007"/>
      <w:r w:rsidRPr="00465C7D">
        <w:t xml:space="preserve">BASIC </w:t>
      </w:r>
      <w:r w:rsidRPr="00EB4092">
        <w:t>DYNAMI</w:t>
      </w:r>
      <w:r w:rsidR="00303ADC">
        <w:t>CS</w:t>
      </w:r>
      <w:bookmarkEnd w:id="11"/>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2" w:name="_Toc493251008"/>
      <w:r w:rsidRPr="00987C9A">
        <w:t>Overview</w:t>
      </w:r>
      <w:bookmarkEnd w:id="12"/>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3" w:name="_Toc493251009"/>
      <w:r w:rsidRPr="00987C9A">
        <w:rPr>
          <w:rFonts w:eastAsiaTheme="minorEastAsia"/>
        </w:rPr>
        <w:t>Equations</w:t>
      </w:r>
      <w:bookmarkEnd w:id="13"/>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9A24AF"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4"/>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1FEF1441" w:rsidR="00A264C7" w:rsidRDefault="007A4037" w:rsidP="00BE5737">
      <w:pPr>
        <w:jc w:val="both"/>
        <w:rPr>
          <w:rFonts w:ascii="Times New Roman" w:eastAsiaTheme="minorEastAsia" w:hAnsi="Times New Roman" w:cs="Times New Roman"/>
          <w:sz w:val="24"/>
          <w:szCs w:val="24"/>
          <w:lang w:val="en-CA"/>
        </w:rPr>
      </w:pPr>
      <w:ins w:id="15" w:author="Doug Butterworth" w:date="2017-09-23T00:25:00Z">
        <w:r>
          <w:rPr>
            <w:rFonts w:ascii="Times New Roman" w:eastAsiaTheme="minorEastAsia" w:hAnsi="Times New Roman" w:cs="Times New Roman"/>
            <w:sz w:val="24"/>
            <w:szCs w:val="24"/>
            <w:lang w:val="en-CA"/>
          </w:rPr>
          <w:t>w</w:t>
        </w:r>
      </w:ins>
      <w:del w:id="16" w:author="Doug Butterworth" w:date="2017-09-23T00:25:00Z">
        <w:r w:rsidR="00A264C7" w:rsidDel="007A4037">
          <w:rPr>
            <w:rFonts w:ascii="Times New Roman" w:eastAsiaTheme="minorEastAsia" w:hAnsi="Times New Roman" w:cs="Times New Roman"/>
            <w:sz w:val="24"/>
            <w:szCs w:val="24"/>
            <w:lang w:val="en-CA"/>
          </w:rPr>
          <w:delText>W</w:delText>
        </w:r>
      </w:del>
      <w:r w:rsidR="00A264C7">
        <w:rPr>
          <w:rFonts w:ascii="Times New Roman" w:eastAsiaTheme="minorEastAsia" w:hAnsi="Times New Roman" w:cs="Times New Roman"/>
          <w:sz w:val="24"/>
          <w:szCs w:val="24"/>
          <w:lang w:val="en-CA"/>
        </w:rPr>
        <w:t xml:space="preserve">here </w:t>
      </w:r>
      <w:r w:rsidR="00A264C7" w:rsidRPr="00330D0C">
        <w:rPr>
          <w:rFonts w:ascii="Times New Roman" w:eastAsiaTheme="minorEastAsia" w:hAnsi="Times New Roman" w:cs="Times New Roman"/>
          <w:i/>
          <w:sz w:val="24"/>
          <w:szCs w:val="24"/>
          <w:lang w:val="en-CA"/>
        </w:rPr>
        <w:t>smax</w:t>
      </w:r>
      <w:r w:rsidR="00A264C7">
        <w:rPr>
          <w:rFonts w:ascii="Times New Roman" w:eastAsiaTheme="minorEastAsia" w:hAnsi="Times New Roman" w:cs="Times New Roman"/>
          <w:sz w:val="24"/>
          <w:szCs w:val="24"/>
          <w:lang w:val="en-CA"/>
        </w:rPr>
        <w:t xml:space="preserve"> is the fleet-specific length at maximum vulnerability,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A</w:t>
      </w:r>
      <w:r w:rsidR="00A264C7">
        <w:rPr>
          <w:rFonts w:ascii="Times New Roman" w:eastAsiaTheme="minorEastAsia" w:hAnsi="Times New Roman" w:cs="Times New Roman"/>
          <w:sz w:val="24"/>
          <w:szCs w:val="24"/>
          <w:lang w:val="en-CA"/>
        </w:rPr>
        <w:t xml:space="preserve">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are parameters controlling the </w:t>
      </w:r>
      <w:ins w:id="17" w:author="Doug Butterworth" w:date="2017-09-23T00:25:00Z">
        <w:r>
          <w:rPr>
            <w:rFonts w:ascii="Times New Roman" w:eastAsiaTheme="minorEastAsia" w:hAnsi="Times New Roman" w:cs="Times New Roman"/>
            <w:sz w:val="24"/>
            <w:szCs w:val="24"/>
            <w:lang w:val="en-CA"/>
          </w:rPr>
          <w:t>width</w:t>
        </w:r>
      </w:ins>
      <w:del w:id="18" w:author="Doug Butterworth" w:date="2017-09-23T00:25:00Z">
        <w:r w:rsidR="00A264C7" w:rsidDel="007A4037">
          <w:rPr>
            <w:rFonts w:ascii="Times New Roman" w:eastAsiaTheme="minorEastAsia" w:hAnsi="Times New Roman" w:cs="Times New Roman"/>
            <w:sz w:val="24"/>
            <w:szCs w:val="24"/>
            <w:lang w:val="en-CA"/>
          </w:rPr>
          <w:delText>precision</w:delText>
        </w:r>
      </w:del>
      <w:r w:rsidR="00A264C7">
        <w:rPr>
          <w:rFonts w:ascii="Times New Roman" w:eastAsiaTheme="minorEastAsia" w:hAnsi="Times New Roman" w:cs="Times New Roman"/>
          <w:sz w:val="24"/>
          <w:szCs w:val="24"/>
          <w:lang w:val="en-CA"/>
        </w:rPr>
        <w:t xml:space="preserve"> of the ascending and descending limbs of the selectivity respectively. Large values of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approximate a ‘flat topped’ logistic selectivity. </w:t>
      </w:r>
    </w:p>
    <w:commentRangeEnd w:id="14"/>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4"/>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9A24AF"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9A24AF"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9A24AF"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w:t>
      </w:r>
      <w:r w:rsidRPr="00BE5737">
        <w:rPr>
          <w:rFonts w:ascii="Times New Roman" w:eastAsiaTheme="minorEastAsia" w:hAnsi="Times New Roman" w:cs="Times New Roman"/>
          <w:sz w:val="24"/>
          <w:szCs w:val="24"/>
          <w:lang w:val="en-CA"/>
        </w:rPr>
        <w:lastRenderedPageBreak/>
        <w:t xml:space="preserve">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9A24AF"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9A24AF"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9" w:name="_Toc493251010"/>
      <w:r w:rsidRPr="00BE5737">
        <w:rPr>
          <w:rFonts w:ascii="Times New Roman" w:eastAsiaTheme="majorEastAsia" w:hAnsi="Times New Roman" w:cstheme="majorBidi"/>
          <w:bCs/>
          <w:iCs/>
          <w:color w:val="000000" w:themeColor="text1"/>
          <w:sz w:val="24"/>
          <w:u w:val="single"/>
          <w:lang w:eastAsia="en-ZA"/>
        </w:rPr>
        <w:t>Baseline</w:t>
      </w:r>
      <w:bookmarkEnd w:id="19"/>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20"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20"/>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Default="00BE5737" w:rsidP="00BE5737">
      <w:pPr>
        <w:jc w:val="both"/>
        <w:rPr>
          <w:ins w:id="21" w:author="Thomas Carruthers" w:date="2017-09-22T15:55:00Z"/>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35E5D99E" w14:textId="77777777" w:rsidR="00D2462B" w:rsidRPr="00BE5737" w:rsidRDefault="00D2462B" w:rsidP="00BE5737">
      <w:pPr>
        <w:jc w:val="both"/>
        <w:rPr>
          <w:rFonts w:ascii="Times New Roman" w:hAnsi="Times New Roman" w:cs="Times New Roman"/>
          <w:sz w:val="24"/>
          <w:szCs w:val="24"/>
        </w:rPr>
      </w:pP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22" w:name="_Toc493251012"/>
      <w:r w:rsidRPr="00987C9A">
        <w:t>Fleet structure and exploitation history</w:t>
      </w:r>
      <w:bookmarkEnd w:id="22"/>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23" w:name="_Toc493251013"/>
      <w:r w:rsidRPr="00987C9A">
        <w:t>Baseline</w:t>
      </w:r>
      <w:bookmarkEnd w:id="23"/>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24" w:name="_Toc493251014"/>
      <w:r w:rsidRPr="00987C9A">
        <w:t>Alternative options</w:t>
      </w:r>
      <w:bookmarkEnd w:id="24"/>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5" w:name="_Toc493251015"/>
      <w:r w:rsidRPr="00E75498">
        <w:t>MANAGEMENT OPTIONS</w:t>
      </w:r>
      <w:bookmarkEnd w:id="25"/>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6" w:name="_Toc493251016"/>
      <w:r w:rsidRPr="004239D2">
        <w:lastRenderedPageBreak/>
        <w:t>Spatial strata for which TACs are set</w:t>
      </w:r>
      <w:bookmarkEnd w:id="26"/>
    </w:p>
    <w:p w14:paraId="2726E0CB" w14:textId="77777777" w:rsidR="007E218D" w:rsidRDefault="00B20954" w:rsidP="00406114">
      <w:pPr>
        <w:pStyle w:val="Heading4"/>
        <w:ind w:left="0"/>
      </w:pPr>
      <w:bookmarkStart w:id="27" w:name="_Toc493251017"/>
      <w:r w:rsidRPr="00B20954">
        <w:t>Baseline</w:t>
      </w:r>
      <w:bookmarkEnd w:id="27"/>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8" w:name="_Toc493251018"/>
      <w:r w:rsidRPr="00B20954">
        <w:t>Alternative options</w:t>
      </w:r>
      <w:bookmarkEnd w:id="28"/>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9" w:name="_Toc493251019"/>
      <w:r w:rsidRPr="007D255E">
        <w:t>Options for the frequency of setting TACs</w:t>
      </w:r>
      <w:bookmarkEnd w:id="29"/>
    </w:p>
    <w:p w14:paraId="23F96D86" w14:textId="77777777" w:rsidR="00CC223C" w:rsidRDefault="004239D2" w:rsidP="001B61C4">
      <w:pPr>
        <w:pStyle w:val="Heading4"/>
        <w:ind w:left="0"/>
      </w:pPr>
      <w:bookmarkStart w:id="30" w:name="_Toc493251020"/>
      <w:r w:rsidRPr="004239D2">
        <w:t>Baseline</w:t>
      </w:r>
      <w:bookmarkEnd w:id="30"/>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31" w:name="_Toc493251021"/>
      <w:r w:rsidRPr="004239D2">
        <w:t>Alternative options</w:t>
      </w:r>
      <w:bookmarkEnd w:id="31"/>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32" w:name="_Toc493251022"/>
      <w:r w:rsidRPr="004239D2">
        <w:t>Upper limits on TACs</w:t>
      </w:r>
      <w:bookmarkEnd w:id="32"/>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33" w:name="_Toc493251023"/>
      <w:r w:rsidRPr="007D255E">
        <w:lastRenderedPageBreak/>
        <w:t>Minimum extent of TAC change</w:t>
      </w:r>
      <w:bookmarkEnd w:id="33"/>
    </w:p>
    <w:p w14:paraId="538C0681" w14:textId="77777777" w:rsidR="007E218D" w:rsidRDefault="007D255E" w:rsidP="00406114">
      <w:pPr>
        <w:pStyle w:val="Heading4"/>
        <w:ind w:left="0"/>
      </w:pPr>
      <w:bookmarkStart w:id="34" w:name="_Toc493251024"/>
      <w:r w:rsidRPr="009F3A87">
        <w:t>Baseline</w:t>
      </w:r>
      <w:bookmarkEnd w:id="34"/>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5" w:name="_Toc493251025"/>
      <w:r w:rsidRPr="009F3A87">
        <w:t>Alternative options</w:t>
      </w:r>
      <w:bookmarkEnd w:id="35"/>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6" w:name="_Toc493251026"/>
      <w:r>
        <w:t>Maximum</w:t>
      </w:r>
      <w:r w:rsidRPr="007D255E">
        <w:t xml:space="preserve"> extent of TAC change</w:t>
      </w:r>
      <w:bookmarkEnd w:id="36"/>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7" w:name="_Toc493251027"/>
      <w:r w:rsidRPr="009F3A87">
        <w:t>Baseline</w:t>
      </w:r>
      <w:bookmarkEnd w:id="37"/>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8" w:name="_Toc493251028"/>
      <w:r w:rsidRPr="009F3A87">
        <w:t>Alternative options</w:t>
      </w:r>
      <w:bookmarkEnd w:id="38"/>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9" w:name="_Toc493251029"/>
      <w:r w:rsidRPr="008E43D5">
        <w:t>Technical measures</w:t>
      </w:r>
      <w:bookmarkEnd w:id="39"/>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40" w:name="_Toc493251030"/>
      <w:r w:rsidRPr="00AF7796">
        <w:t xml:space="preserve">FUTURE RECRUITMENT </w:t>
      </w:r>
      <w:r w:rsidR="00815AF5">
        <w:t xml:space="preserve">AND DISTRIBUTION </w:t>
      </w:r>
      <w:r w:rsidRPr="00AF7796">
        <w:t>SCENARIOS</w:t>
      </w:r>
      <w:bookmarkEnd w:id="40"/>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41" w:name="_Toc493251031"/>
      <w:r w:rsidRPr="00FF74B6">
        <w:lastRenderedPageBreak/>
        <w:t>West</w:t>
      </w:r>
      <w:bookmarkEnd w:id="41"/>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42" w:name="_Toc493251032"/>
      <w:r w:rsidRPr="00FF74B6">
        <w:t>East + Mediterranean</w:t>
      </w:r>
      <w:bookmarkEnd w:id="42"/>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43" w:name="_Toc493251033"/>
      <w:r>
        <w:t>Future r</w:t>
      </w:r>
      <w:r w:rsidRPr="00271515">
        <w:t>egime shifts</w:t>
      </w:r>
      <w:bookmarkEnd w:id="43"/>
    </w:p>
    <w:p w14:paraId="02FEB3FE" w14:textId="77777777" w:rsidR="007E218D" w:rsidRDefault="00271515" w:rsidP="00406114">
      <w:pPr>
        <w:pStyle w:val="Heading4"/>
        <w:ind w:left="0"/>
      </w:pPr>
      <w:bookmarkStart w:id="44" w:name="_Toc493251034"/>
      <w:r w:rsidRPr="00271515">
        <w:t>West</w:t>
      </w:r>
      <w:bookmarkEnd w:id="44"/>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5" w:name="_Toc493251035"/>
      <w:r w:rsidRPr="0089132A">
        <w:t>East+Med</w:t>
      </w:r>
      <w:bookmarkEnd w:id="45"/>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6" w:name="_Toc493251036"/>
      <w:r w:rsidRPr="0059552F">
        <w:t>Statistical properties</w:t>
      </w:r>
      <w:bookmarkEnd w:id="46"/>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7" w:name="_Toc493251037"/>
      <w:r>
        <w:t>Baseline</w:t>
      </w:r>
      <w:bookmarkEnd w:id="47"/>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8" w:name="_Toc493251038"/>
      <w:r w:rsidRPr="00D2389D">
        <w:t>Alternative options</w:t>
      </w:r>
      <w:bookmarkEnd w:id="48"/>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9" w:name="_Toc493251039"/>
      <w:r w:rsidRPr="000708BD">
        <w:t>Possible future distributional changes</w:t>
      </w:r>
      <w:bookmarkEnd w:id="49"/>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50" w:name="_Toc493251040"/>
      <w:r w:rsidRPr="00AF7796">
        <w:t>FUTURE CATCHES</w:t>
      </w:r>
      <w:bookmarkEnd w:id="50"/>
    </w:p>
    <w:p w14:paraId="41A0151F" w14:textId="77777777" w:rsidR="007E218D" w:rsidRDefault="0065577D" w:rsidP="00406114">
      <w:pPr>
        <w:pStyle w:val="Heading4"/>
        <w:ind w:left="0"/>
      </w:pPr>
      <w:bookmarkStart w:id="51" w:name="_Toc493251041"/>
      <w:r w:rsidRPr="0065577D">
        <w:t>Baseline</w:t>
      </w:r>
      <w:bookmarkEnd w:id="51"/>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52" w:name="_Toc493251042"/>
      <w:r w:rsidRPr="00735238">
        <w:t>Alternative options</w:t>
      </w:r>
      <w:bookmarkEnd w:id="52"/>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53" w:name="_Toc493251043"/>
      <w:r w:rsidRPr="00537841">
        <w:t>GENERATION OF FUTURE DATA</w:t>
      </w:r>
      <w:bookmarkEnd w:id="53"/>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54" w:name="_Toc493251044"/>
      <w:r w:rsidRPr="00313AC4">
        <w:t>Baseline suggestions</w:t>
      </w:r>
      <w:bookmarkEnd w:id="54"/>
    </w:p>
    <w:p w14:paraId="6F3C5D6F" w14:textId="0127CF90" w:rsidR="007E218D" w:rsidRPr="00602851" w:rsidRDefault="00D82AA4" w:rsidP="00201356">
      <w:pPr>
        <w:pStyle w:val="Heading4"/>
        <w:ind w:left="0"/>
        <w:rPr>
          <w:rFonts w:cs="Times New Roman"/>
          <w:szCs w:val="24"/>
          <w:highlight w:val="yellow"/>
        </w:rPr>
      </w:pPr>
      <w:bookmarkStart w:id="55" w:name="_Toc493251045"/>
      <w:r w:rsidRPr="00602851">
        <w:rPr>
          <w:highlight w:val="yellow"/>
        </w:rPr>
        <w:t>West</w:t>
      </w:r>
      <w:bookmarkEnd w:id="55"/>
    </w:p>
    <w:p w14:paraId="79D96468" w14:textId="77777777" w:rsidR="007E218D" w:rsidRPr="00602851" w:rsidRDefault="00556723"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Gulf of Mexico larval index of spawning stock abundance</w:t>
      </w:r>
    </w:p>
    <w:p w14:paraId="23EDD801" w14:textId="0276BBF6" w:rsidR="00112525" w:rsidRPr="00602851" w:rsidRDefault="00BF0EC6"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C</w:t>
      </w:r>
      <w:r w:rsidR="00112525" w:rsidRPr="00602851">
        <w:rPr>
          <w:rFonts w:ascii="Times New Roman" w:hAnsi="Times New Roman" w:cs="Times New Roman"/>
          <w:sz w:val="24"/>
          <w:szCs w:val="24"/>
          <w:highlight w:val="yellow"/>
        </w:rPr>
        <w:t>ombine</w:t>
      </w:r>
      <w:r w:rsidRPr="00602851">
        <w:rPr>
          <w:rFonts w:ascii="Times New Roman" w:hAnsi="Times New Roman" w:cs="Times New Roman"/>
          <w:sz w:val="24"/>
          <w:szCs w:val="24"/>
          <w:highlight w:val="yellow"/>
        </w:rPr>
        <w:t>d</w:t>
      </w:r>
      <w:r w:rsidR="00112525" w:rsidRPr="00602851">
        <w:rPr>
          <w:rFonts w:ascii="Times New Roman" w:hAnsi="Times New Roman" w:cs="Times New Roman"/>
          <w:sz w:val="24"/>
          <w:szCs w:val="24"/>
          <w:highlight w:val="yellow"/>
        </w:rPr>
        <w:t xml:space="preserve"> USA/Canada</w:t>
      </w:r>
      <w:r w:rsidR="000F2F84" w:rsidRPr="00602851">
        <w:rPr>
          <w:rFonts w:ascii="Times New Roman" w:hAnsi="Times New Roman" w:cs="Times New Roman"/>
          <w:sz w:val="24"/>
          <w:szCs w:val="24"/>
          <w:highlight w:val="yellow"/>
        </w:rPr>
        <w:t xml:space="preserve"> </w:t>
      </w:r>
      <w:r w:rsidRPr="00602851">
        <w:rPr>
          <w:rFonts w:ascii="Times New Roman" w:hAnsi="Times New Roman" w:cs="Times New Roman"/>
          <w:sz w:val="24"/>
          <w:szCs w:val="24"/>
          <w:highlight w:val="yellow"/>
        </w:rPr>
        <w:t xml:space="preserve">CPUE </w:t>
      </w:r>
      <w:r w:rsidR="000F2F84" w:rsidRPr="00602851">
        <w:rPr>
          <w:rFonts w:ascii="Times New Roman" w:hAnsi="Times New Roman" w:cs="Times New Roman"/>
          <w:sz w:val="24"/>
          <w:szCs w:val="24"/>
          <w:highlight w:val="yellow"/>
        </w:rPr>
        <w:t>index</w:t>
      </w:r>
      <w:r w:rsidRPr="00602851">
        <w:rPr>
          <w:rFonts w:ascii="Times New Roman" w:hAnsi="Times New Roman" w:cs="Times New Roman"/>
          <w:sz w:val="24"/>
          <w:szCs w:val="24"/>
          <w:highlight w:val="yellow"/>
        </w:rPr>
        <w:t xml:space="preserve"> currently under development</w:t>
      </w:r>
    </w:p>
    <w:p w14:paraId="76845954" w14:textId="3250ECB3" w:rsidR="00D82AA4" w:rsidRPr="00602851" w:rsidRDefault="00162824" w:rsidP="001B61C4">
      <w:pPr>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c)   JLL_W CPUE index of exploitable abundance </w:t>
      </w:r>
    </w:p>
    <w:p w14:paraId="2DAA0B21" w14:textId="77777777" w:rsidR="009D1008" w:rsidRPr="00602851" w:rsidRDefault="009D1008" w:rsidP="009D1008">
      <w:pPr>
        <w:pStyle w:val="Heading4"/>
        <w:ind w:left="0"/>
        <w:rPr>
          <w:highlight w:val="yellow"/>
        </w:rPr>
      </w:pPr>
      <w:bookmarkStart w:id="56" w:name="_Toc493251046"/>
      <w:r w:rsidRPr="00602851">
        <w:rPr>
          <w:highlight w:val="yellow"/>
        </w:rPr>
        <w:t>East+Med</w:t>
      </w:r>
      <w:bookmarkEnd w:id="56"/>
    </w:p>
    <w:p w14:paraId="6F79BA31"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JLL_NEA CPUE index of exploitable abundance</w:t>
      </w:r>
    </w:p>
    <w:p w14:paraId="2BE8D566"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Western Mediterranean larval index of spawning stock abundance</w:t>
      </w:r>
    </w:p>
    <w:p w14:paraId="1E4F7D9A"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GBYP aerial survey of adults</w:t>
      </w:r>
    </w:p>
    <w:p w14:paraId="6A9244B9"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Juvenile aerial survey Gulf of </w:t>
      </w:r>
      <w:commentRangeStart w:id="57"/>
      <w:r w:rsidRPr="00602851">
        <w:rPr>
          <w:rFonts w:ascii="Times New Roman" w:hAnsi="Times New Roman" w:cs="Times New Roman"/>
          <w:sz w:val="24"/>
          <w:szCs w:val="24"/>
          <w:highlight w:val="yellow"/>
        </w:rPr>
        <w:t>Lyon</w:t>
      </w:r>
      <w:commentRangeEnd w:id="57"/>
      <w:r w:rsidR="007622F2">
        <w:rPr>
          <w:rStyle w:val="CommentReference"/>
        </w:rPr>
        <w:commentReference w:id="57"/>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8" w:name="_Toc493251047"/>
      <w:r w:rsidRPr="00C837B1">
        <w:t>Alternative options</w:t>
      </w:r>
      <w:bookmarkEnd w:id="58"/>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9" w:name="_Toc493251048"/>
      <w:r w:rsidRPr="00071A74">
        <w:t>Relationships with abundance</w:t>
      </w:r>
      <w:bookmarkEnd w:id="59"/>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60" w:name="_Toc493251049"/>
      <w:r w:rsidRPr="00071A74">
        <w:t>Statistical properties</w:t>
      </w:r>
      <w:bookmarkEnd w:id="60"/>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61" w:name="_Toc493251050"/>
      <w:r w:rsidRPr="001C0F8B">
        <w:t>Baseline</w:t>
      </w:r>
      <w:bookmarkEnd w:id="61"/>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62" w:name="_Toc493251051"/>
      <w:r w:rsidRPr="001C0F8B">
        <w:t>Alternative options</w:t>
      </w:r>
      <w:bookmarkEnd w:id="62"/>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63" w:name="_Toc493251052"/>
      <w:r w:rsidRPr="00965CDE">
        <w:t>Other aspects</w:t>
      </w:r>
      <w:bookmarkEnd w:id="63"/>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64" w:name="_Toc493251053"/>
      <w:r w:rsidRPr="00987C9A">
        <w:lastRenderedPageBreak/>
        <w:t>PARAMETERS AND CONDITIONING</w:t>
      </w:r>
      <w:bookmarkEnd w:id="64"/>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5" w:name="_Toc493251054"/>
      <w:r w:rsidRPr="00987C9A">
        <w:t>Fixed parameters</w:t>
      </w:r>
      <w:bookmarkEnd w:id="65"/>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6"/>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commentRangeEnd w:id="66"/>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6"/>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7" w:name="_Toc493251055"/>
      <w:r w:rsidRPr="00987C9A">
        <w:t>Estimated parameters</w:t>
      </w:r>
      <w:bookmarkEnd w:id="67"/>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8"/>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8"/>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8"/>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9A24AF"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9A24AF"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9"/>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9A24AF"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0C722353"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w:t>
      </w:r>
      <w:ins w:id="70" w:author="Doug Butterworth" w:date="2017-09-23T00:31:00Z">
        <w:r w:rsidR="001B2395">
          <w:rPr>
            <w:rFonts w:ascii="Times New Roman" w:eastAsiaTheme="minorEastAsia" w:hAnsi="Times New Roman" w:cs="Times New Roman"/>
            <w:lang w:val="en-CA"/>
          </w:rPr>
          <w:t xml:space="preserve"> </w:t>
        </w:r>
      </w:ins>
      <w:del w:id="71" w:author="Doug Butterworth" w:date="2017-09-23T00:31:00Z">
        <w:r w:rsidR="00DA0A2F" w:rsidDel="001B2395">
          <w:rPr>
            <w:rFonts w:ascii="Times New Roman" w:eastAsiaTheme="minorEastAsia" w:hAnsi="Times New Roman" w:cs="Times New Roman"/>
            <w:lang w:val="en-CA"/>
          </w:rPr>
          <w:delText>,</w:delText>
        </w:r>
      </w:del>
      <w:r w:rsidR="00DA0A2F">
        <w:rPr>
          <w:rFonts w:ascii="Times New Roman" w:eastAsiaTheme="minorEastAsia" w:hAnsi="Times New Roman" w:cs="Times New Roman"/>
          <w:lang w:val="en-CA"/>
        </w:rPr>
        <w:t>000 tonnes in the East, 27</w:t>
      </w:r>
      <w:ins w:id="72" w:author="Doug Butterworth" w:date="2017-09-23T00:31:00Z">
        <w:r w:rsidR="001B2395">
          <w:rPr>
            <w:rFonts w:ascii="Times New Roman" w:eastAsiaTheme="minorEastAsia" w:hAnsi="Times New Roman" w:cs="Times New Roman"/>
            <w:lang w:val="en-CA"/>
          </w:rPr>
          <w:t xml:space="preserve"> </w:t>
        </w:r>
      </w:ins>
      <w:r w:rsidR="00DA0A2F">
        <w:rPr>
          <w:rFonts w:ascii="Times New Roman" w:eastAsiaTheme="minorEastAsia" w:hAnsi="Times New Roman" w:cs="Times New Roman"/>
          <w:lang w:val="en-CA"/>
        </w:rPr>
        <w:t>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9A24AF"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9A24AF"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11C1E45F" w:rsidR="00DA0A2F" w:rsidRDefault="001B2395" w:rsidP="009E2EE0">
      <w:pPr>
        <w:jc w:val="both"/>
        <w:rPr>
          <w:rFonts w:ascii="Times New Roman" w:eastAsiaTheme="minorEastAsia" w:hAnsi="Times New Roman" w:cs="Times New Roman"/>
          <w:sz w:val="24"/>
          <w:szCs w:val="24"/>
          <w:lang w:val="en-CA"/>
        </w:rPr>
      </w:pPr>
      <w:ins w:id="73" w:author="Doug Butterworth" w:date="2017-09-23T00:31:00Z">
        <w:r>
          <w:rPr>
            <w:rFonts w:ascii="Times New Roman" w:eastAsiaTheme="minorEastAsia" w:hAnsi="Times New Roman" w:cs="Times New Roman"/>
            <w:sz w:val="24"/>
            <w:szCs w:val="24"/>
            <w:lang w:val="en-CA"/>
          </w:rPr>
          <w:t>w</w:t>
        </w:r>
      </w:ins>
      <w:del w:id="74" w:author="Doug Butterworth" w:date="2017-09-23T00:31:00Z">
        <w:r w:rsidR="00DA0A2F" w:rsidDel="001B2395">
          <w:rPr>
            <w:rFonts w:ascii="Times New Roman" w:eastAsiaTheme="minorEastAsia" w:hAnsi="Times New Roman" w:cs="Times New Roman"/>
            <w:sz w:val="24"/>
            <w:szCs w:val="24"/>
            <w:lang w:val="en-CA"/>
          </w:rPr>
          <w:delText>W</w:delText>
        </w:r>
      </w:del>
      <w:r w:rsidR="00DA0A2F">
        <w:rPr>
          <w:rFonts w:ascii="Times New Roman" w:eastAsiaTheme="minorEastAsia" w:hAnsi="Times New Roman" w:cs="Times New Roman"/>
          <w:sz w:val="24"/>
          <w:szCs w:val="24"/>
          <w:lang w:val="en-CA"/>
        </w:rPr>
        <w:t xml:space="preserve">here </w:t>
      </w:r>
      <w:r w:rsidR="00DA0A2F" w:rsidRPr="00DA0A2F">
        <w:rPr>
          <w:rFonts w:ascii="Times New Roman" w:eastAsiaTheme="minorEastAsia" w:hAnsi="Times New Roman" w:cs="Times New Roman"/>
          <w:i/>
          <w:sz w:val="24"/>
          <w:szCs w:val="24"/>
          <w:lang w:val="en-CA"/>
        </w:rPr>
        <w:t>SSB</w:t>
      </w:r>
      <w:r w:rsidR="00DA0A2F">
        <w:rPr>
          <w:rFonts w:ascii="Times New Roman" w:eastAsiaTheme="minorEastAsia" w:hAnsi="Times New Roman" w:cs="Times New Roman"/>
          <w:sz w:val="24"/>
          <w:szCs w:val="24"/>
          <w:lang w:val="en-CA"/>
        </w:rPr>
        <w:t xml:space="preserve"> is the spawning biomass in eastern/western area</w:t>
      </w:r>
      <w:r w:rsidR="00DA0A2F" w:rsidRPr="00DA0A2F">
        <w:rPr>
          <w:rFonts w:ascii="Times New Roman" w:eastAsiaTheme="minorEastAsia" w:hAnsi="Times New Roman" w:cs="Times New Roman"/>
          <w:i/>
          <w:sz w:val="24"/>
          <w:szCs w:val="24"/>
          <w:lang w:val="en-CA"/>
        </w:rPr>
        <w:t xml:space="preserve"> k</w:t>
      </w:r>
      <w:r w:rsidR="00DA0A2F">
        <w:rPr>
          <w:rFonts w:ascii="Times New Roman" w:eastAsiaTheme="minorEastAsia" w:hAnsi="Times New Roman" w:cs="Times New Roman"/>
          <w:sz w:val="24"/>
          <w:szCs w:val="24"/>
          <w:lang w:val="en-CA"/>
        </w:rPr>
        <w:t xml:space="preserve"> and </w:t>
      </w:r>
      <w:r w:rsidR="00DA0A2F" w:rsidRPr="00DA0A2F">
        <w:rPr>
          <w:rFonts w:ascii="Times New Roman" w:eastAsiaTheme="minorEastAsia" w:hAnsi="Times New Roman" w:cs="Times New Roman"/>
          <w:i/>
          <w:sz w:val="24"/>
          <w:szCs w:val="24"/>
          <w:lang w:val="en-CA"/>
        </w:rPr>
        <w:t>SSBinc</w:t>
      </w:r>
      <w:r w:rsidR="00DA0A2F">
        <w:rPr>
          <w:rFonts w:ascii="Times New Roman" w:eastAsiaTheme="minorEastAsia" w:hAnsi="Times New Roman" w:cs="Times New Roman"/>
          <w:sz w:val="24"/>
          <w:szCs w:val="24"/>
          <w:lang w:val="en-CA"/>
        </w:rPr>
        <w:t xml:space="preserve"> is the fractional increase in VPA assessment spawning biomass in area </w:t>
      </w:r>
      <w:r w:rsidR="00DA0A2F" w:rsidRPr="00DA0A2F">
        <w:rPr>
          <w:rFonts w:ascii="Times New Roman" w:eastAsiaTheme="minorEastAsia" w:hAnsi="Times New Roman" w:cs="Times New Roman"/>
          <w:i/>
          <w:sz w:val="24"/>
          <w:szCs w:val="24"/>
          <w:lang w:val="en-CA"/>
        </w:rPr>
        <w:t>k</w:t>
      </w:r>
      <w:r w:rsidR="00DA0A2F">
        <w:rPr>
          <w:rFonts w:ascii="Times New Roman" w:eastAsiaTheme="minorEastAsia" w:hAnsi="Times New Roman" w:cs="Times New Roman"/>
          <w:sz w:val="24"/>
          <w:szCs w:val="24"/>
          <w:lang w:val="en-CA"/>
        </w:rPr>
        <w:t xml:space="preserve"> from year </w:t>
      </w:r>
      <w:r w:rsidR="00DA0A2F" w:rsidRPr="00DA0A2F">
        <w:rPr>
          <w:rFonts w:ascii="Times New Roman" w:eastAsiaTheme="minorEastAsia" w:hAnsi="Times New Roman" w:cs="Times New Roman"/>
          <w:i/>
          <w:sz w:val="24"/>
          <w:szCs w:val="24"/>
          <w:lang w:val="en-CA"/>
        </w:rPr>
        <w:t>y1</w:t>
      </w:r>
      <w:r w:rsidR="00DA0A2F">
        <w:rPr>
          <w:rFonts w:ascii="Times New Roman" w:eastAsiaTheme="minorEastAsia" w:hAnsi="Times New Roman" w:cs="Times New Roman"/>
          <w:sz w:val="24"/>
          <w:szCs w:val="24"/>
          <w:lang w:val="en-CA"/>
        </w:rPr>
        <w:t xml:space="preserve"> to year </w:t>
      </w:r>
      <w:r w:rsidR="00DA0A2F" w:rsidRPr="00DA0A2F">
        <w:rPr>
          <w:rFonts w:ascii="Times New Roman" w:eastAsiaTheme="minorEastAsia" w:hAnsi="Times New Roman" w:cs="Times New Roman"/>
          <w:i/>
          <w:sz w:val="24"/>
          <w:szCs w:val="24"/>
          <w:lang w:val="en-CA"/>
        </w:rPr>
        <w:t>y2</w:t>
      </w:r>
      <w:r w:rsidR="00DA0A2F">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9A24AF"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9A24AF"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9"/>
      <w:r w:rsidR="00380A9C">
        <w:rPr>
          <w:rStyle w:val="CommentReference"/>
        </w:rPr>
        <w:commentReference w:id="69"/>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75" w:name="_Toc493251056"/>
      <w:r w:rsidRPr="00987C9A">
        <w:t>Characterising unc</w:t>
      </w:r>
      <w:r w:rsidR="005F1D09" w:rsidRPr="00440453">
        <w:t>e</w:t>
      </w:r>
      <w:r w:rsidRPr="00987C9A">
        <w:t>rtainty</w:t>
      </w:r>
      <w:bookmarkEnd w:id="7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76" w:name="_Toc493251057"/>
      <w:r w:rsidRPr="00E462C0">
        <w:t>Baseline</w:t>
      </w:r>
      <w:bookmarkEnd w:id="7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77" w:name="_Toc493251058"/>
      <w:r w:rsidRPr="00E462C0">
        <w:t>Alternative options</w:t>
      </w:r>
      <w:bookmarkEnd w:id="7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78" w:name="_Toc493251059"/>
      <w:r w:rsidRPr="00B56829">
        <w:lastRenderedPageBreak/>
        <w:t>TRIAL SPECIFICATIONS</w:t>
      </w:r>
      <w:bookmarkEnd w:id="7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79" w:name="_Toc493251060"/>
      <w:r w:rsidRPr="00B3146A">
        <w:rPr>
          <w:rFonts w:eastAsia="Times New Roman"/>
        </w:rPr>
        <w:t>Reference set</w:t>
      </w:r>
      <w:bookmarkEnd w:id="7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80"/>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80"/>
            <w:r w:rsidR="00380A9C">
              <w:rPr>
                <w:rStyle w:val="CommentReference"/>
              </w:rPr>
              <w:commentReference w:id="80"/>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81" w:name="_Toc493251061"/>
      <w:r w:rsidRPr="00B3146A">
        <w:rPr>
          <w:rFonts w:eastAsia="Times New Roman"/>
        </w:rPr>
        <w:t>Robustness trials</w:t>
      </w:r>
      <w:bookmarkEnd w:id="8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6C134753"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commentRangeStart w:id="82"/>
      <w:r>
        <w:rPr>
          <w:rFonts w:ascii="Times New Roman" w:eastAsia="Times New Roman" w:hAnsi="Times New Roman" w:cs="Times New Roman"/>
          <w:sz w:val="24"/>
          <w:szCs w:val="24"/>
          <w:lang w:val="en-US"/>
        </w:rPr>
        <w:t>Med</w:t>
      </w:r>
      <w:commentRangeEnd w:id="82"/>
      <w:r w:rsidR="0007771A">
        <w:rPr>
          <w:rStyle w:val="CommentReference"/>
        </w:rPr>
        <w:commentReference w:id="82"/>
      </w:r>
    </w:p>
    <w:p w14:paraId="196A06EE"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83"/>
      <w:r w:rsidRPr="00F011FD">
        <w:rPr>
          <w:rFonts w:ascii="Times New Roman" w:eastAsia="Times New Roman" w:hAnsi="Times New Roman" w:cs="Times New Roman"/>
          <w:sz w:val="24"/>
          <w:szCs w:val="24"/>
          <w:highlight w:val="yellow"/>
          <w:lang w:val="en-US"/>
        </w:rPr>
        <w:t>specified</w:t>
      </w:r>
      <w:commentRangeEnd w:id="83"/>
      <w:r w:rsidR="0007771A">
        <w:rPr>
          <w:rStyle w:val="CommentReference"/>
        </w:rPr>
        <w:commentReference w:id="83"/>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85" w:name="_Toc493251062"/>
      <w:r w:rsidRPr="00B56829">
        <w:t xml:space="preserve">PERFORMANCE </w:t>
      </w:r>
      <w:r w:rsidR="00F243AE">
        <w:t>MEASURES/</w:t>
      </w:r>
      <w:r w:rsidRPr="00B56829">
        <w:t>STATISTICS</w:t>
      </w:r>
      <w:bookmarkEnd w:id="85"/>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86" w:name="_Toc493251063"/>
      <w:r w:rsidRPr="00883998">
        <w:t xml:space="preserve">Summary </w:t>
      </w:r>
      <w:r w:rsidR="00FF4BF8">
        <w:t>measures/</w:t>
      </w:r>
      <w:r w:rsidRPr="00883998">
        <w:t>statistics</w:t>
      </w:r>
      <w:bookmarkEnd w:id="86"/>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0pt" o:ole="" fillcolor="window">
            <v:imagedata r:id="rId22" o:title=""/>
          </v:shape>
          <o:OLEObject Type="Embed" ProgID="Equation.3" ShapeID="_x0000_i1025" DrawAspect="Content" ObjectID="_1567601009"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87" w:name="_Toc493251064"/>
      <w:r w:rsidRPr="00892BFD">
        <w:t>Summary plots</w:t>
      </w:r>
      <w:bookmarkEnd w:id="87"/>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88" w:name="_Toc493251065"/>
      <w:r w:rsidRPr="00C97833">
        <w:rPr>
          <w:rFonts w:cs="Times New Roman"/>
          <w:szCs w:val="24"/>
        </w:rPr>
        <w:t>Level of reporting</w:t>
      </w:r>
      <w:bookmarkEnd w:id="88"/>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89" w:name="_Toc493251066"/>
      <w:r w:rsidRPr="00C97833">
        <w:rPr>
          <w:rFonts w:cs="Times New Roman"/>
          <w:szCs w:val="24"/>
        </w:rPr>
        <w:t>Baseline</w:t>
      </w:r>
      <w:bookmarkEnd w:id="89"/>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90" w:name="_Toc493251067"/>
      <w:r w:rsidRPr="005249EC">
        <w:t>Alternative options</w:t>
      </w:r>
      <w:bookmarkEnd w:id="90"/>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Thomas Carruthers" w:date="2017-09-21T22:14:00Z" w:initials="TC">
    <w:p w14:paraId="37412B87" w14:textId="37F0CB10" w:rsidR="007A4037" w:rsidRDefault="007A4037">
      <w:pPr>
        <w:pStyle w:val="CommentText"/>
      </w:pPr>
      <w:r>
        <w:rPr>
          <w:rStyle w:val="CommentReference"/>
        </w:rPr>
        <w:annotationRef/>
      </w:r>
      <w:r>
        <w:t xml:space="preserve">Change. New model formulation including FD and double normal selectivity </w:t>
      </w:r>
    </w:p>
  </w:comment>
  <w:comment w:id="57" w:author="Thomas Carruthers" w:date="2017-09-15T14:07:00Z" w:initials="TC">
    <w:p w14:paraId="5978F1D0" w14:textId="0541FFA7" w:rsidR="007A4037" w:rsidRDefault="007A4037">
      <w:pPr>
        <w:pStyle w:val="CommentText"/>
      </w:pPr>
      <w:r>
        <w:rPr>
          <w:rStyle w:val="CommentReference"/>
        </w:rPr>
        <w:annotationRef/>
      </w:r>
      <w:r>
        <w:t xml:space="preserve">At the end of the CMG it was decided this would depend on the new OM fits. They are coming shortly. Sorry had a bit of an issue calculating western-eastern area SSB in the model. </w:t>
      </w:r>
    </w:p>
    <w:p w14:paraId="02C61C8D" w14:textId="77777777" w:rsidR="007A4037" w:rsidRDefault="007A4037">
      <w:pPr>
        <w:pStyle w:val="CommentText"/>
      </w:pPr>
    </w:p>
    <w:p w14:paraId="4FF96683" w14:textId="368494D9" w:rsidR="007A4037" w:rsidRDefault="007A4037">
      <w:pPr>
        <w:pStyle w:val="CommentText"/>
      </w:pPr>
      <w:r>
        <w:t>This will of course affect MP design so those will need modifying depending on the indices you think should be used.</w:t>
      </w:r>
    </w:p>
    <w:p w14:paraId="25CCA28C" w14:textId="77777777" w:rsidR="007A4037" w:rsidRDefault="007A4037">
      <w:pPr>
        <w:pStyle w:val="CommentText"/>
      </w:pPr>
    </w:p>
  </w:comment>
  <w:comment w:id="66" w:author="Thomas Carruthers" w:date="2017-09-21T22:16:00Z" w:initials="TC">
    <w:p w14:paraId="3CACFBA3" w14:textId="27100141" w:rsidR="007A4037" w:rsidRDefault="007A4037">
      <w:pPr>
        <w:pStyle w:val="CommentText"/>
      </w:pPr>
      <w:r>
        <w:rPr>
          <w:rStyle w:val="CommentReference"/>
        </w:rPr>
        <w:annotationRef/>
      </w:r>
      <w:r>
        <w:t>New high / low mortality rate for crossed OM design in Factor level 3</w:t>
      </w:r>
    </w:p>
  </w:comment>
  <w:comment w:id="68" w:author="Thomas Carruthers" w:date="2017-09-21T22:16:00Z" w:initials="TC">
    <w:p w14:paraId="229FD888" w14:textId="6FE67A4C" w:rsidR="007A4037" w:rsidRDefault="007A4037">
      <w:pPr>
        <w:pStyle w:val="CommentText"/>
      </w:pPr>
      <w:r>
        <w:rPr>
          <w:rStyle w:val="CommentReference"/>
        </w:rPr>
        <w:annotationRef/>
      </w:r>
      <w:r>
        <w:t>New prior probability distribution as requested at July 2017 CMG</w:t>
      </w:r>
    </w:p>
  </w:comment>
  <w:comment w:id="69" w:author="Thomas Carruthers" w:date="2017-09-21T22:17:00Z" w:initials="TC">
    <w:p w14:paraId="1D72D627" w14:textId="7BDC7B3C" w:rsidR="007A4037" w:rsidRDefault="007A4037">
      <w:pPr>
        <w:pStyle w:val="CommentText"/>
      </w:pPr>
      <w:r>
        <w:rPr>
          <w:rStyle w:val="CommentReference"/>
        </w:rPr>
        <w:annotationRef/>
      </w:r>
      <w:r>
        <w:t xml:space="preserve">New equations and likelihood components to allow for Factor 2, VPA assessment abundance and VPA eastern increases. </w:t>
      </w:r>
    </w:p>
  </w:comment>
  <w:comment w:id="80" w:author="Thomas Carruthers" w:date="2017-09-21T22:18:00Z" w:initials="TC">
    <w:p w14:paraId="0FD9C5CF" w14:textId="0F2C67BC" w:rsidR="007A4037" w:rsidRDefault="007A4037">
      <w:pPr>
        <w:pStyle w:val="CommentText"/>
      </w:pPr>
      <w:r>
        <w:rPr>
          <w:rStyle w:val="CommentReference"/>
        </w:rPr>
        <w:annotationRef/>
      </w:r>
      <w:r>
        <w:t xml:space="preserve">New table to reflect alternative factor 2: Abundance and also the factor 3 which now includes mortality and maturity crossed. </w:t>
      </w:r>
    </w:p>
  </w:comment>
  <w:comment w:id="82" w:author="Thomas Carruthers" w:date="2017-06-02T10:29:00Z" w:initials="TC">
    <w:p w14:paraId="0DBECABF" w14:textId="4CC3C553" w:rsidR="007A4037" w:rsidRDefault="007A4037">
      <w:pPr>
        <w:pStyle w:val="CommentText"/>
      </w:pPr>
      <w:r>
        <w:rPr>
          <w:rStyle w:val="CommentReference"/>
        </w:rPr>
        <w:annotationRef/>
      </w:r>
      <w:r w:rsidR="00D2462B">
        <w:t>ISSUE</w:t>
      </w:r>
      <w:r>
        <w:t>:</w:t>
      </w:r>
    </w:p>
    <w:p w14:paraId="412B40F1" w14:textId="51BD907B" w:rsidR="007A4037" w:rsidRDefault="007A4037">
      <w:pPr>
        <w:pStyle w:val="CommentText"/>
      </w:pPr>
      <w:r>
        <w:t>Specific years and % overages required</w:t>
      </w:r>
    </w:p>
  </w:comment>
  <w:comment w:id="83" w:author="Thomas Carruthers" w:date="2017-06-02T10:29:00Z" w:initials="TC">
    <w:p w14:paraId="7E46285B" w14:textId="7CBB3B50" w:rsidR="007A4037" w:rsidRDefault="007A4037">
      <w:pPr>
        <w:pStyle w:val="CommentText"/>
      </w:pPr>
      <w:r>
        <w:rPr>
          <w:rStyle w:val="CommentReference"/>
        </w:rPr>
        <w:annotationRef/>
      </w:r>
      <w:r w:rsidR="00D2462B">
        <w:t>ISSUE</w:t>
      </w:r>
      <w:bookmarkStart w:id="84" w:name="_GoBack"/>
      <w:bookmarkEnd w:id="84"/>
      <w:r>
        <w:t xml:space="preserve">. Specific indices required.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412B87" w15:done="0"/>
  <w15:commentEx w15:paraId="25CCA28C" w15:done="0"/>
  <w15:commentEx w15:paraId="3CACFBA3" w15:done="0"/>
  <w15:commentEx w15:paraId="229FD888" w15:done="0"/>
  <w15:commentEx w15:paraId="1D72D627" w15:done="0"/>
  <w15:commentEx w15:paraId="0FD9C5CF" w15:done="0"/>
  <w15:commentEx w15:paraId="412B40F1" w15:done="0"/>
  <w15:commentEx w15:paraId="7E4628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439D6" w16cid:durableId="1D18CA57"/>
  <w16cid:commentId w16cid:paraId="37412B87" w16cid:durableId="1D6EB82C"/>
  <w16cid:commentId w16cid:paraId="25CCA28C" w16cid:durableId="1D6EB7E3"/>
  <w16cid:commentId w16cid:paraId="3CACFBA3" w16cid:durableId="1D6EB8B3"/>
  <w16cid:commentId w16cid:paraId="229FD888" w16cid:durableId="1D6EB8CC"/>
  <w16cid:commentId w16cid:paraId="1D72D627" w16cid:durableId="1D6EB8F1"/>
  <w16cid:commentId w16cid:paraId="0FD9C5CF" w16cid:durableId="1D6EB937"/>
  <w16cid:commentId w16cid:paraId="412B40F1" w16cid:durableId="1D127A91"/>
  <w16cid:commentId w16cid:paraId="7E46285B" w16cid:durableId="1D127A9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7FFE4" w14:textId="77777777" w:rsidR="009A24AF" w:rsidRDefault="009A24AF" w:rsidP="00B56829">
      <w:r>
        <w:separator/>
      </w:r>
    </w:p>
  </w:endnote>
  <w:endnote w:type="continuationSeparator" w:id="0">
    <w:p w14:paraId="5CF952E4" w14:textId="77777777" w:rsidR="009A24AF" w:rsidRDefault="009A24AF"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06E02121" w:rsidR="007A4037" w:rsidRDefault="007A4037">
        <w:pPr>
          <w:pStyle w:val="Footer"/>
          <w:jc w:val="right"/>
        </w:pPr>
        <w:r>
          <w:fldChar w:fldCharType="begin"/>
        </w:r>
        <w:r>
          <w:instrText xml:space="preserve"> PAGE   \* MERGEFORMAT </w:instrText>
        </w:r>
        <w:r>
          <w:fldChar w:fldCharType="separate"/>
        </w:r>
        <w:r w:rsidR="00D2462B">
          <w:rPr>
            <w:noProof/>
          </w:rPr>
          <w:t>29</w:t>
        </w:r>
        <w:r>
          <w:rPr>
            <w:noProof/>
          </w:rPr>
          <w:fldChar w:fldCharType="end"/>
        </w:r>
      </w:p>
    </w:sdtContent>
  </w:sdt>
  <w:p w14:paraId="6E39F51C" w14:textId="77777777" w:rsidR="007A4037" w:rsidRDefault="007A40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B7D2ED" w14:textId="77777777" w:rsidR="009A24AF" w:rsidRDefault="009A24AF" w:rsidP="00B56829">
      <w:r>
        <w:separator/>
      </w:r>
    </w:p>
  </w:footnote>
  <w:footnote w:type="continuationSeparator" w:id="0">
    <w:p w14:paraId="38A7C7AA" w14:textId="77777777" w:rsidR="009A24AF" w:rsidRDefault="009A24AF"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395"/>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4237"/>
    <w:rsid w:val="004F117A"/>
    <w:rsid w:val="004F3442"/>
    <w:rsid w:val="004F70B1"/>
    <w:rsid w:val="005021D4"/>
    <w:rsid w:val="00506C17"/>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7267"/>
    <w:rsid w:val="00590F90"/>
    <w:rsid w:val="0059552F"/>
    <w:rsid w:val="005A046E"/>
    <w:rsid w:val="005A0772"/>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142B"/>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4037"/>
    <w:rsid w:val="007A53A5"/>
    <w:rsid w:val="007B3F64"/>
    <w:rsid w:val="007C21F2"/>
    <w:rsid w:val="007C4056"/>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4AF"/>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264C7"/>
    <w:rsid w:val="00A300D9"/>
    <w:rsid w:val="00A3262D"/>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4B92"/>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62B"/>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80E4B00E-1307-4146-9D4E-DAD4105B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microsoft.com/office/2016/09/relationships/commentsIds" Target="commentsIds.xml"/><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B86CC-B962-4755-9D99-16CADDA62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8296</Words>
  <Characters>47291</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3</cp:revision>
  <cp:lastPrinted>2016-01-11T22:12:00Z</cp:lastPrinted>
  <dcterms:created xsi:type="dcterms:W3CDTF">2017-09-22T22:56:00Z</dcterms:created>
  <dcterms:modified xsi:type="dcterms:W3CDTF">2017-09-22T22:56:00Z</dcterms:modified>
</cp:coreProperties>
</file>