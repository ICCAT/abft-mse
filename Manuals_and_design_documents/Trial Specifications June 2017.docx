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5D3F56">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5D3F56">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5D3F56">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5D3F56">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5D3F56">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5D3F56">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5D3F56" w:rsidRPr="00A71A7A" w:rsidRDefault="005D3F56"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5D3F56" w:rsidRPr="00A71A7A" w:rsidRDefault="005D3F56"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5D3F56" w:rsidRPr="00A71A7A" w:rsidRDefault="005D3F56"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5D3F56" w:rsidRPr="00A71A7A" w:rsidRDefault="005D3F56"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5D3F56" w:rsidRPr="00EA538E"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5D3F56"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5D3F56" w:rsidRPr="00EA538E" w:rsidRDefault="005D3F5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5D3F56" w:rsidRPr="00A71A7A" w:rsidRDefault="005D3F56"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5D3F56" w:rsidRPr="00A71A7A" w:rsidRDefault="005D3F56"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4" w:name="_Toc465365280"/>
      <w:r w:rsidRPr="008E1D5C">
        <w:t>Baseline</w:t>
      </w:r>
      <w:bookmarkEnd w:id="4"/>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5" w:name="_Toc465365281"/>
      <w:r>
        <w:t>Possible a</w:t>
      </w:r>
      <w:r w:rsidR="00987C9A">
        <w:t>lternative options</w:t>
      </w:r>
      <w:bookmarkEnd w:id="5"/>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6" w:name="_Toc465365282"/>
      <w:r w:rsidRPr="005255F2">
        <w:t xml:space="preserve">PAST DATA </w:t>
      </w:r>
      <w:r w:rsidRPr="00EB4092">
        <w:t>AVAILABLE</w:t>
      </w:r>
      <w:bookmarkEnd w:id="6"/>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7" w:name="_Toc465365283"/>
      <w:r w:rsidRPr="00B24664">
        <w:t>Raw data</w:t>
      </w:r>
      <w:bookmarkEnd w:id="7"/>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8" w:name="_Toc465365284"/>
      <w:r>
        <w:t>Analysed data</w:t>
      </w:r>
      <w:bookmarkEnd w:id="8"/>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5D3F56"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462CF099"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 an</w:t>
      </w:r>
      <w:r w:rsidR="00206292">
        <w:rPr>
          <w:rFonts w:ascii="Times New Roman" w:hAnsi="Times New Roman" w:cs="Times New Roman"/>
          <w:sz w:val="24"/>
          <w:szCs w:val="24"/>
        </w:rPr>
        <w:t>d</w:t>
      </w:r>
      <w:r w:rsidR="005634D5">
        <w:rPr>
          <w:rFonts w:ascii="Times New Roman" w:hAnsi="Times New Roman" w:cs="Times New Roman"/>
          <w:sz w:val="24"/>
          <w:szCs w:val="24"/>
        </w:rPr>
        <w:t xml:space="preserve"> alternatives</w:t>
      </w:r>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125"/>
        <w:gridCol w:w="1376"/>
        <w:gridCol w:w="1376"/>
        <w:gridCol w:w="1832"/>
      </w:tblGrid>
      <w:tr w:rsidR="009A3206"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9A3206" w:rsidRPr="00CD76DD" w:rsidRDefault="009A3206"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125" w:type="dxa"/>
            <w:tcBorders>
              <w:top w:val="single" w:sz="4" w:space="0" w:color="auto"/>
              <w:bottom w:val="single" w:sz="4" w:space="0" w:color="auto"/>
            </w:tcBorders>
            <w:shd w:val="clear" w:color="auto" w:fill="FFFFFF" w:themeFill="background1"/>
          </w:tcPr>
          <w:p w14:paraId="545F16E8" w14:textId="28E72938"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Master index</w:t>
            </w:r>
          </w:p>
        </w:tc>
        <w:tc>
          <w:tcPr>
            <w:tcW w:w="1376" w:type="dxa"/>
            <w:tcBorders>
              <w:top w:val="single" w:sz="4" w:space="0" w:color="auto"/>
              <w:bottom w:val="single" w:sz="4" w:space="0" w:color="auto"/>
            </w:tcBorders>
            <w:shd w:val="clear" w:color="auto" w:fill="FFFFFF" w:themeFill="background1"/>
          </w:tcPr>
          <w:p w14:paraId="3A43FF92" w14:textId="4F34AD53"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Alternative index 1</w:t>
            </w:r>
          </w:p>
        </w:tc>
        <w:tc>
          <w:tcPr>
            <w:tcW w:w="1376" w:type="dxa"/>
            <w:tcBorders>
              <w:top w:val="single" w:sz="4" w:space="0" w:color="auto"/>
              <w:bottom w:val="single" w:sz="4" w:space="0" w:color="auto"/>
            </w:tcBorders>
            <w:shd w:val="clear" w:color="auto" w:fill="FFFFFF" w:themeFill="background1"/>
          </w:tcPr>
          <w:p w14:paraId="39200E82" w14:textId="0AC668BE" w:rsidR="009A3206" w:rsidRPr="00CD76DD" w:rsidRDefault="009A3206" w:rsidP="009D6A5A">
            <w:pPr>
              <w:keepNext/>
              <w:keepLines/>
              <w:jc w:val="center"/>
              <w:rPr>
                <w:rFonts w:ascii="Times New Roman" w:hAnsi="Times New Roman" w:cs="Times New Roman"/>
                <w:b/>
              </w:rPr>
            </w:pPr>
            <w:r w:rsidRPr="00CD76DD">
              <w:rPr>
                <w:rFonts w:ascii="Times New Roman" w:hAnsi="Times New Roman" w:cs="Times New Roman"/>
                <w:b/>
              </w:rPr>
              <w:t>Alternative index 2</w:t>
            </w:r>
          </w:p>
        </w:tc>
        <w:tc>
          <w:tcPr>
            <w:tcW w:w="1832" w:type="dxa"/>
            <w:tcBorders>
              <w:top w:val="single" w:sz="4" w:space="0" w:color="auto"/>
              <w:bottom w:val="single" w:sz="4" w:space="0" w:color="auto"/>
            </w:tcBorders>
            <w:shd w:val="clear" w:color="auto" w:fill="FFFFFF" w:themeFill="background1"/>
          </w:tcPr>
          <w:p w14:paraId="28149FD7" w14:textId="20D2269D" w:rsidR="009A3206" w:rsidRPr="00CD76DD" w:rsidRDefault="009A3206"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tcBorders>
              <w:top w:val="single" w:sz="4" w:space="0" w:color="auto"/>
            </w:tcBorders>
            <w:shd w:val="clear" w:color="auto" w:fill="FFFFFF" w:themeFill="background1"/>
          </w:tcPr>
          <w:p w14:paraId="014DDC8F" w14:textId="6406F8B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5108BE2E" w14:textId="3AF3D43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350209FC" w14:textId="78981B2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tcBorders>
              <w:top w:val="single" w:sz="4" w:space="0" w:color="auto"/>
            </w:tcBorders>
            <w:shd w:val="clear" w:color="auto" w:fill="FFFFFF" w:themeFill="background1"/>
          </w:tcPr>
          <w:p w14:paraId="7CAD24F7" w14:textId="1DD950E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781FA07A" w14:textId="4342D52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449568B" w14:textId="40DEF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30B442A" w14:textId="4FFF3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791CE28E" w14:textId="2A45CE62"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125" w:type="dxa"/>
            <w:shd w:val="clear" w:color="auto" w:fill="FFFFFF" w:themeFill="background1"/>
          </w:tcPr>
          <w:p w14:paraId="2F56191F" w14:textId="66FEF03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22851D2" w14:textId="0DEAB06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D695966" w14:textId="0E0D26B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15123B2C" w14:textId="7242F2C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3C784AC3" w14:textId="7EA5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6DD8DFFF" w14:textId="16C6384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150B7BB" w14:textId="58C51F7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51F45682" w14:textId="2993042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389B964" w14:textId="1D975714"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045B5A7" w14:textId="052105F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D27A2FB" w14:textId="412E2D5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8FB4243" w14:textId="08127B6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65AFB268" w14:textId="25A79491"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40CF8EEF" w14:textId="110FF3A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5AB3B44" w14:textId="457A777F"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E4F4A28" w14:textId="6E74B36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4251A6FD" w14:textId="4814B2E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0B355912" w14:textId="4A29D809"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34B0BFA" w14:textId="6F5D4CB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Handline</w:t>
            </w:r>
          </w:p>
        </w:tc>
        <w:tc>
          <w:tcPr>
            <w:tcW w:w="1125" w:type="dxa"/>
            <w:shd w:val="clear" w:color="auto" w:fill="FFFFFF" w:themeFill="background1"/>
          </w:tcPr>
          <w:p w14:paraId="51176709" w14:textId="6746C11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9D8AFB8" w14:textId="3F8718D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80AD1DF" w14:textId="5D1F056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8D9EB73" w14:textId="518009F5"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14DD8FF" w14:textId="07AA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028AA94C" w14:textId="01845F8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1C8D895A" w14:textId="3541B2A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5CAFF43" w14:textId="0A1F2BF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7CDAF2C6" w14:textId="1C4FF69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125" w:type="dxa"/>
            <w:shd w:val="clear" w:color="auto" w:fill="FFFFFF" w:themeFill="background1"/>
          </w:tcPr>
          <w:p w14:paraId="1F25A369" w14:textId="0BD20D2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01FAAA85" w14:textId="6FF4471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4EA357C" w14:textId="68E5892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086C6CB6" w14:textId="51C4154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35,625 tonnes</w:t>
            </w:r>
          </w:p>
        </w:tc>
      </w:tr>
      <w:tr w:rsidR="009A3206"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9A3206" w:rsidRPr="00CD76DD" w:rsidRDefault="009A3206"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9A3206" w:rsidRPr="00CD76DD" w:rsidRDefault="009A3206" w:rsidP="00A64A3F">
            <w:pPr>
              <w:keepNext/>
              <w:keepLines/>
              <w:jc w:val="center"/>
              <w:rPr>
                <w:rFonts w:ascii="Times New Roman" w:hAnsi="Times New Roman" w:cs="Times New Roman"/>
              </w:rPr>
            </w:pPr>
          </w:p>
        </w:tc>
        <w:tc>
          <w:tcPr>
            <w:tcW w:w="1125" w:type="dxa"/>
            <w:tcBorders>
              <w:bottom w:val="single" w:sz="4" w:space="0" w:color="auto"/>
            </w:tcBorders>
            <w:shd w:val="clear" w:color="auto" w:fill="FFFFFF" w:themeFill="background1"/>
          </w:tcPr>
          <w:p w14:paraId="3CBCAF3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2D9AEC2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4625EDFC" w14:textId="77777777" w:rsidR="009A3206" w:rsidRPr="00CD76DD" w:rsidRDefault="009A3206"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9A3206" w:rsidRPr="00CD76DD" w:rsidRDefault="009A3206"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lastRenderedPageBreak/>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9"/>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9"/>
      <w:r w:rsidR="006063F6">
        <w:rPr>
          <w:rStyle w:val="CommentReference"/>
        </w:rPr>
        <w:commentReference w:id="9"/>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65365285"/>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65365286"/>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65365287"/>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65365288"/>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5D3F5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5D3F56"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5D3F56"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5D3F5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5D3F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5D3F56"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4" w:name="_Toc465365291"/>
      <w:r w:rsidRPr="00987C9A">
        <w:t>Fleet structure and exploitation history</w:t>
      </w:r>
      <w:bookmarkEnd w:id="14"/>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5" w:name="_Toc465365292"/>
      <w:r w:rsidRPr="00987C9A">
        <w:t>Baseline</w:t>
      </w:r>
      <w:bookmarkEnd w:id="15"/>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6" w:name="_Toc465365293"/>
      <w:r w:rsidRPr="00987C9A">
        <w:t>Alternative options</w:t>
      </w:r>
      <w:bookmarkEnd w:id="16"/>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17" w:name="_Toc465365294"/>
      <w:r w:rsidRPr="00E75498">
        <w:t>MANAGEMENT OPTIONS</w:t>
      </w:r>
      <w:bookmarkEnd w:id="17"/>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206292">
      <w:pPr>
        <w:pStyle w:val="ListParagraph"/>
        <w:numPr>
          <w:ilvl w:val="0"/>
          <w:numId w:val="8"/>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8" w:name="_Toc465365295"/>
      <w:r w:rsidRPr="004239D2">
        <w:lastRenderedPageBreak/>
        <w:t>Spatial strata for which TACs are set</w:t>
      </w:r>
      <w:bookmarkEnd w:id="18"/>
    </w:p>
    <w:p w14:paraId="2726E0CB" w14:textId="77777777" w:rsidR="007E218D" w:rsidRDefault="00B20954" w:rsidP="00406114">
      <w:pPr>
        <w:pStyle w:val="Heading4"/>
        <w:ind w:left="0"/>
      </w:pPr>
      <w:bookmarkStart w:id="19" w:name="_Toc465365296"/>
      <w:r w:rsidRPr="00B20954">
        <w:t>Baseline</w:t>
      </w:r>
      <w:bookmarkEnd w:id="19"/>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0" w:name="_Toc465365297"/>
      <w:r w:rsidRPr="00B20954">
        <w:t>Alternative options</w:t>
      </w:r>
      <w:bookmarkEnd w:id="20"/>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1" w:name="_Toc465365298"/>
      <w:r w:rsidRPr="007D255E">
        <w:t>Options for the frequency of setting TACs</w:t>
      </w:r>
      <w:bookmarkEnd w:id="21"/>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22" w:name="_Toc465365299"/>
      <w:r w:rsidRPr="004239D2">
        <w:t>Baseline</w:t>
      </w:r>
      <w:bookmarkEnd w:id="22"/>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3" w:name="_Toc465365300"/>
      <w:r w:rsidRPr="004239D2">
        <w:t>Alternative options</w:t>
      </w:r>
      <w:bookmarkEnd w:id="23"/>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4" w:name="_Toc465365301"/>
      <w:r w:rsidRPr="004239D2">
        <w:t>Upper limits on TACs</w:t>
      </w:r>
      <w:bookmarkEnd w:id="24"/>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5" w:name="_Toc465365302"/>
      <w:r w:rsidRPr="007D255E">
        <w:lastRenderedPageBreak/>
        <w:t>Minimum extent of TAC change</w:t>
      </w:r>
      <w:bookmarkEnd w:id="25"/>
    </w:p>
    <w:p w14:paraId="538C0681" w14:textId="77777777" w:rsidR="007E218D" w:rsidRDefault="007D255E" w:rsidP="00406114">
      <w:pPr>
        <w:pStyle w:val="Heading4"/>
        <w:ind w:left="0"/>
      </w:pPr>
      <w:bookmarkStart w:id="26" w:name="_Toc465365303"/>
      <w:r w:rsidRPr="009F3A87">
        <w:t>Baseline</w:t>
      </w:r>
      <w:bookmarkEnd w:id="26"/>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27" w:name="_Toc465365304"/>
      <w:r w:rsidRPr="009F3A87">
        <w:t>Alternative options</w:t>
      </w:r>
      <w:bookmarkEnd w:id="27"/>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28" w:name="_Toc465365305"/>
      <w:r>
        <w:t>Maximum</w:t>
      </w:r>
      <w:r w:rsidRPr="007D255E">
        <w:t xml:space="preserve"> extent of TAC change</w:t>
      </w:r>
      <w:bookmarkEnd w:id="28"/>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29" w:name="_Toc465365306"/>
      <w:r w:rsidRPr="009F3A87">
        <w:t>Baseline</w:t>
      </w:r>
      <w:bookmarkEnd w:id="29"/>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0" w:name="_Toc465365307"/>
      <w:r w:rsidRPr="009F3A87">
        <w:t>Alternative options</w:t>
      </w:r>
      <w:bookmarkEnd w:id="30"/>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1" w:name="_Toc465365308"/>
      <w:r w:rsidRPr="008E43D5">
        <w:t>Technical measures</w:t>
      </w:r>
      <w:bookmarkEnd w:id="31"/>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2" w:name="_Toc465365309"/>
      <w:r w:rsidRPr="00AF7796">
        <w:t xml:space="preserve">FUTURE RECRUITMENT </w:t>
      </w:r>
      <w:r w:rsidR="00815AF5">
        <w:t xml:space="preserve">AND DISTRIBUTION </w:t>
      </w:r>
      <w:r w:rsidRPr="00AF7796">
        <w:t>SCENARIOS</w:t>
      </w:r>
      <w:bookmarkEnd w:id="32"/>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3" w:name="_Toc465365310"/>
      <w:r w:rsidRPr="00FF74B6">
        <w:lastRenderedPageBreak/>
        <w:t>West</w:t>
      </w:r>
      <w:bookmarkEnd w:id="33"/>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4" w:name="_Toc465365311"/>
      <w:r w:rsidRPr="00FF74B6">
        <w:t>East + Mediterranean</w:t>
      </w:r>
      <w:bookmarkEnd w:id="3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5" w:name="_Toc465365312"/>
      <w:r>
        <w:t>Future r</w:t>
      </w:r>
      <w:r w:rsidRPr="00271515">
        <w:t>egime shifts</w:t>
      </w:r>
      <w:bookmarkEnd w:id="35"/>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36" w:name="_Toc465365313"/>
      <w:r w:rsidRPr="00271515">
        <w:t>West</w:t>
      </w:r>
      <w:bookmarkEnd w:id="36"/>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37" w:name="_Toc465365314"/>
      <w:r w:rsidRPr="0089132A">
        <w:t>East+Med</w:t>
      </w:r>
      <w:bookmarkEnd w:id="37"/>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38" w:name="_Toc465365315"/>
      <w:r w:rsidRPr="0059552F">
        <w:t>Statistical properties</w:t>
      </w:r>
      <w:bookmarkEnd w:id="38"/>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39" w:name="_Toc465365316"/>
      <w:r>
        <w:t>Baseline</w:t>
      </w:r>
      <w:bookmarkEnd w:id="39"/>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0" w:name="_Toc465365317"/>
      <w:r w:rsidRPr="00D2389D">
        <w:t>Alternative options</w:t>
      </w:r>
      <w:bookmarkEnd w:id="40"/>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1" w:name="_Toc465365318"/>
      <w:r w:rsidRPr="000708BD">
        <w:t>Possible future distributional changes</w:t>
      </w:r>
      <w:bookmarkEnd w:id="41"/>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2" w:name="_Toc465365319"/>
      <w:r w:rsidRPr="00AF7796">
        <w:t>FUTURE CATCHES</w:t>
      </w:r>
      <w:bookmarkEnd w:id="42"/>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43" w:name="_Toc465365320"/>
      <w:r w:rsidRPr="0065577D">
        <w:t>Baseline</w:t>
      </w:r>
      <w:bookmarkEnd w:id="43"/>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4" w:name="_Toc465365321"/>
      <w:r w:rsidRPr="00735238">
        <w:t>Alternative options</w:t>
      </w:r>
      <w:bookmarkEnd w:id="4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5" w:name="_Toc465365322"/>
      <w:r w:rsidRPr="00537841">
        <w:t>GENERATION OF FUTURE DATA</w:t>
      </w:r>
      <w:bookmarkEnd w:id="4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46" w:name="_Toc465365323"/>
      <w:r w:rsidRPr="00313AC4">
        <w:t>Baseline suggestions</w:t>
      </w:r>
      <w:bookmarkEnd w:id="4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47" w:name="_Toc465365324"/>
      <w:r w:rsidRPr="00D82AA4">
        <w:t>West</w:t>
      </w:r>
      <w:bookmarkEnd w:id="47"/>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48" w:name="_Toc465365325"/>
      <w:r>
        <w:t>East+Med</w:t>
      </w:r>
    </w:p>
    <w:p w14:paraId="6F79BA31"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2BE8D566"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1E4F7D9A"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GBYP aerial survey of adults</w:t>
      </w:r>
    </w:p>
    <w:p w14:paraId="6A9244B9" w14:textId="77777777" w:rsidR="009D1008" w:rsidRPr="00BF0EC6"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Juvenile aerial survey Gulf of Lyon</w:t>
      </w:r>
    </w:p>
    <w:bookmarkEnd w:id="48"/>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49" w:name="_Toc465365326"/>
      <w:r w:rsidRPr="00C837B1">
        <w:t>Alternative options</w:t>
      </w:r>
      <w:bookmarkEnd w:id="49"/>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0" w:name="_Toc465365327"/>
      <w:r w:rsidRPr="00071A74">
        <w:t>Relationships with abundance</w:t>
      </w:r>
      <w:bookmarkEnd w:id="50"/>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1" w:name="_Toc465365328"/>
      <w:r w:rsidRPr="00071A74">
        <w:t>Statistical properties</w:t>
      </w:r>
      <w:bookmarkEnd w:id="51"/>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2" w:name="_Toc465365329"/>
      <w:r w:rsidRPr="001C0F8B">
        <w:lastRenderedPageBreak/>
        <w:t>Baseline</w:t>
      </w:r>
      <w:bookmarkEnd w:id="52"/>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3" w:name="_Toc465365330"/>
      <w:r w:rsidRPr="001C0F8B">
        <w:t>Alternative options</w:t>
      </w:r>
      <w:bookmarkEnd w:id="53"/>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4" w:name="_Toc465365331"/>
      <w:r w:rsidRPr="00965CDE">
        <w:t>Other aspects</w:t>
      </w:r>
      <w:bookmarkEnd w:id="54"/>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55" w:name="_Toc465365332"/>
      <w:r>
        <w:br w:type="page"/>
      </w:r>
    </w:p>
    <w:p w14:paraId="2134E40E" w14:textId="5E84ECA6" w:rsidR="007E218D" w:rsidRDefault="00987C9A" w:rsidP="00DE6F83">
      <w:pPr>
        <w:pStyle w:val="Heading1"/>
        <w:ind w:left="0"/>
      </w:pPr>
      <w:r w:rsidRPr="00987C9A">
        <w:lastRenderedPageBreak/>
        <w:t>PARAMETERS AND CONDITIONING</w:t>
      </w:r>
      <w:bookmarkEnd w:id="55"/>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6" w:name="_Toc465365333"/>
      <w:r w:rsidRPr="00987C9A">
        <w:t>Fixed parameters</w:t>
      </w:r>
      <w:bookmarkEnd w:id="56"/>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25"/>
        <w:gridCol w:w="2160"/>
        <w:gridCol w:w="823"/>
        <w:tblGridChange w:id="57">
          <w:tblGrid>
            <w:gridCol w:w="2127"/>
            <w:gridCol w:w="3402"/>
            <w:gridCol w:w="567"/>
            <w:gridCol w:w="3402"/>
            <w:gridCol w:w="425"/>
            <w:gridCol w:w="2160"/>
            <w:gridCol w:w="823"/>
          </w:tblGrid>
        </w:tblGridChange>
      </w:tblGrid>
      <w:tr w:rsidR="009D1008" w:rsidRPr="00987C9A" w14:paraId="7A6725D6" w14:textId="77777777" w:rsidTr="005D3F56">
        <w:trPr>
          <w:gridAfter w:val="3"/>
          <w:wAfter w:w="3408" w:type="dxa"/>
        </w:trPr>
        <w:tc>
          <w:tcPr>
            <w:tcW w:w="2127"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5D3F56">
        <w:trPr>
          <w:gridAfter w:val="3"/>
          <w:wAfter w:w="3408" w:type="dxa"/>
        </w:trPr>
        <w:tc>
          <w:tcPr>
            <w:tcW w:w="2127" w:type="dxa"/>
            <w:tcBorders>
              <w:top w:val="single" w:sz="8" w:space="0" w:color="auto"/>
              <w:bottom w:val="single" w:sz="4" w:space="0" w:color="auto"/>
            </w:tcBorders>
            <w:vAlign w:val="center"/>
          </w:tcPr>
          <w:p w14:paraId="62237EF9" w14:textId="77777777" w:rsidR="009D1008" w:rsidRPr="005D3F56" w:rsidRDefault="009D1008" w:rsidP="005D3F56">
            <w:pPr>
              <w:rPr>
                <w:rFonts w:ascii="Times New Roman" w:hAnsi="Times New Roman" w:cs="Times New Roman"/>
                <w:b/>
                <w:sz w:val="20"/>
                <w:szCs w:val="20"/>
                <w:rPrChange w:id="58"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59" w:author="Thomas Carruthers" w:date="2017-06-01T10:57:00Z">
                  <w:rPr>
                    <w:rFonts w:ascii="Times New Roman" w:hAnsi="Times New Roman" w:cs="Times New Roman"/>
                    <w:sz w:val="20"/>
                    <w:szCs w:val="20"/>
                  </w:rPr>
                </w:rPrChange>
              </w:rPr>
              <w:t>Steepness (Bev.-Holt)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5D3F56">
        <w:trPr>
          <w:gridAfter w:val="3"/>
          <w:wAfter w:w="3408" w:type="dxa"/>
        </w:trPr>
        <w:tc>
          <w:tcPr>
            <w:tcW w:w="2127" w:type="dxa"/>
            <w:tcBorders>
              <w:top w:val="single" w:sz="4" w:space="0" w:color="auto"/>
            </w:tcBorders>
          </w:tcPr>
          <w:p w14:paraId="10EA2F82" w14:textId="24ACC325" w:rsidR="009D1008" w:rsidRPr="005D3F56" w:rsidRDefault="00484EF0" w:rsidP="005D3F56">
            <w:pPr>
              <w:rPr>
                <w:rFonts w:ascii="Times New Roman" w:hAnsi="Times New Roman" w:cs="Times New Roman"/>
                <w:b/>
                <w:sz w:val="20"/>
                <w:szCs w:val="20"/>
                <w:rPrChange w:id="60"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61" w:author="Thomas Carruthers" w:date="2017-06-01T10:57:00Z">
                  <w:rPr>
                    <w:rFonts w:ascii="Times New Roman" w:hAnsi="Times New Roman" w:cs="Times New Roman"/>
                    <w:i/>
                    <w:sz w:val="20"/>
                    <w:szCs w:val="20"/>
                  </w:rPr>
                </w:rPrChange>
              </w:rPr>
              <w:t>L1</w:t>
            </w:r>
            <w:r w:rsidRPr="005D3F56">
              <w:rPr>
                <w:rFonts w:ascii="Times New Roman" w:hAnsi="Times New Roman" w:cs="Times New Roman"/>
                <w:b/>
                <w:sz w:val="20"/>
                <w:szCs w:val="20"/>
                <w:rPrChange w:id="62" w:author="Thomas Carruthers" w:date="2017-06-01T10:57:00Z">
                  <w:rPr>
                    <w:rFonts w:ascii="Times New Roman" w:hAnsi="Times New Roman" w:cs="Times New Roman"/>
                    <w:sz w:val="20"/>
                    <w:szCs w:val="20"/>
                  </w:rPr>
                </w:rPrChange>
              </w:rPr>
              <w:t xml:space="preserve"> (cm) (Richards)</w:t>
            </w:r>
          </w:p>
        </w:tc>
        <w:tc>
          <w:tcPr>
            <w:tcW w:w="3969" w:type="dxa"/>
            <w:gridSpan w:val="2"/>
            <w:tcBorders>
              <w:top w:val="single" w:sz="4" w:space="0" w:color="auto"/>
            </w:tcBorders>
          </w:tcPr>
          <w:p w14:paraId="032D4CA5" w14:textId="0B16A834"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
          <w:p w14:paraId="7BE2152D" w14:textId="7F3F8D7B"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5D3F56">
        <w:trPr>
          <w:gridAfter w:val="3"/>
          <w:wAfter w:w="3408" w:type="dxa"/>
        </w:trPr>
        <w:tc>
          <w:tcPr>
            <w:tcW w:w="2127" w:type="dxa"/>
          </w:tcPr>
          <w:p w14:paraId="269B7A7C" w14:textId="39CCA40E" w:rsidR="00484EF0" w:rsidRPr="005D3F56" w:rsidRDefault="00484EF0" w:rsidP="005D3F56">
            <w:pPr>
              <w:rPr>
                <w:rFonts w:ascii="Times New Roman" w:hAnsi="Times New Roman" w:cs="Times New Roman"/>
                <w:b/>
                <w:sz w:val="20"/>
                <w:szCs w:val="20"/>
                <w:rPrChange w:id="63"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64" w:author="Thomas Carruthers" w:date="2017-06-01T10:57:00Z">
                  <w:rPr>
                    <w:rFonts w:ascii="Times New Roman" w:hAnsi="Times New Roman" w:cs="Times New Roman"/>
                    <w:i/>
                    <w:sz w:val="20"/>
                    <w:szCs w:val="20"/>
                  </w:rPr>
                </w:rPrChange>
              </w:rPr>
              <w:t>L2</w:t>
            </w:r>
            <w:r w:rsidRPr="005D3F56">
              <w:rPr>
                <w:rFonts w:ascii="Times New Roman" w:hAnsi="Times New Roman" w:cs="Times New Roman"/>
                <w:b/>
                <w:sz w:val="20"/>
                <w:szCs w:val="20"/>
                <w:rPrChange w:id="65" w:author="Thomas Carruthers" w:date="2017-06-01T10:57:00Z">
                  <w:rPr>
                    <w:rFonts w:ascii="Times New Roman" w:hAnsi="Times New Roman" w:cs="Times New Roman"/>
                    <w:sz w:val="20"/>
                    <w:szCs w:val="20"/>
                  </w:rPr>
                </w:rPrChange>
              </w:rPr>
              <w:t xml:space="preserve"> (cm)</w:t>
            </w:r>
          </w:p>
        </w:tc>
        <w:tc>
          <w:tcPr>
            <w:tcW w:w="3969" w:type="dxa"/>
            <w:gridSpan w:val="2"/>
          </w:tcPr>
          <w:p w14:paraId="35B6B4C0" w14:textId="7ABE892B"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7AA13FE3"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5D3F56">
        <w:trPr>
          <w:gridAfter w:val="3"/>
          <w:wAfter w:w="3408" w:type="dxa"/>
        </w:trPr>
        <w:tc>
          <w:tcPr>
            <w:tcW w:w="2127" w:type="dxa"/>
          </w:tcPr>
          <w:p w14:paraId="3A45F8B9" w14:textId="40F72963" w:rsidR="009D1008" w:rsidRPr="005D3F56" w:rsidRDefault="00484EF0" w:rsidP="005D3F56">
            <w:pPr>
              <w:rPr>
                <w:rFonts w:ascii="Times New Roman" w:hAnsi="Times New Roman" w:cs="Times New Roman"/>
                <w:b/>
                <w:i/>
                <w:sz w:val="20"/>
                <w:szCs w:val="20"/>
                <w:rPrChange w:id="66"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67" w:author="Thomas Carruthers" w:date="2017-06-01T10:57:00Z">
                  <w:rPr>
                    <w:rFonts w:ascii="Times New Roman" w:hAnsi="Times New Roman" w:cs="Times New Roman"/>
                    <w:i/>
                    <w:sz w:val="20"/>
                    <w:szCs w:val="20"/>
                  </w:rPr>
                </w:rPrChange>
              </w:rPr>
              <w:t>K</w:t>
            </w:r>
          </w:p>
        </w:tc>
        <w:tc>
          <w:tcPr>
            <w:tcW w:w="3969" w:type="dxa"/>
            <w:gridSpan w:val="2"/>
          </w:tcPr>
          <w:p w14:paraId="2963AAD3" w14:textId="205DAD7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44D4A3B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6063F6">
        <w:trPr>
          <w:gridAfter w:val="3"/>
          <w:wAfter w:w="3408" w:type="dxa"/>
        </w:trPr>
        <w:tc>
          <w:tcPr>
            <w:tcW w:w="2127" w:type="dxa"/>
            <w:tcBorders>
              <w:bottom w:val="single" w:sz="4" w:space="0" w:color="auto"/>
            </w:tcBorders>
          </w:tcPr>
          <w:p w14:paraId="03C00261" w14:textId="1C154EAA" w:rsidR="009D1008" w:rsidRPr="005D3F56" w:rsidRDefault="00484EF0" w:rsidP="005D3F56">
            <w:pPr>
              <w:rPr>
                <w:rFonts w:ascii="Times New Roman" w:hAnsi="Times New Roman" w:cs="Times New Roman"/>
                <w:b/>
                <w:i/>
                <w:sz w:val="20"/>
                <w:szCs w:val="20"/>
                <w:rPrChange w:id="68"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69" w:author="Thomas Carruthers" w:date="2017-06-01T10:57:00Z">
                  <w:rPr>
                    <w:rFonts w:ascii="Times New Roman" w:hAnsi="Times New Roman" w:cs="Times New Roman"/>
                    <w:i/>
                    <w:sz w:val="20"/>
                    <w:szCs w:val="20"/>
                  </w:rPr>
                </w:rPrChange>
              </w:rPr>
              <w:t>p</w:t>
            </w:r>
            <w:r w:rsidRPr="005D3F56">
              <w:rPr>
                <w:rFonts w:ascii="Times New Roman" w:hAnsi="Times New Roman" w:cs="Times New Roman"/>
                <w:b/>
                <w:i/>
                <w:sz w:val="20"/>
                <w:szCs w:val="20"/>
                <w:vertAlign w:val="subscript"/>
                <w:rPrChange w:id="70" w:author="Thomas Carruthers" w:date="2017-06-01T10:57:00Z">
                  <w:rPr>
                    <w:rFonts w:ascii="Times New Roman" w:hAnsi="Times New Roman" w:cs="Times New Roman"/>
                    <w:i/>
                    <w:sz w:val="20"/>
                    <w:szCs w:val="20"/>
                    <w:vertAlign w:val="subscript"/>
                  </w:rPr>
                </w:rPrChange>
              </w:rPr>
              <w:t>0</w:t>
            </w:r>
          </w:p>
        </w:tc>
        <w:tc>
          <w:tcPr>
            <w:tcW w:w="3402" w:type="dxa"/>
            <w:tcBorders>
              <w:bottom w:val="single" w:sz="4" w:space="0" w:color="auto"/>
            </w:tcBorders>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
          <w:p w14:paraId="31C30A0C" w14:textId="31F52582"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 xml:space="preserve">           0.97</w:t>
            </w:r>
          </w:p>
        </w:tc>
      </w:tr>
      <w:tr w:rsidR="005D3F56" w:rsidRPr="00987C9A" w14:paraId="3B93AE51" w14:textId="77777777" w:rsidTr="005D3F56">
        <w:trPr>
          <w:gridAfter w:val="3"/>
          <w:wAfter w:w="3408" w:type="dxa"/>
          <w:ins w:id="71" w:author="Thomas Carruthers" w:date="2017-06-01T10:57:00Z"/>
        </w:trPr>
        <w:tc>
          <w:tcPr>
            <w:tcW w:w="2127" w:type="dxa"/>
            <w:tcBorders>
              <w:top w:val="single" w:sz="4" w:space="0" w:color="auto"/>
            </w:tcBorders>
            <w:vAlign w:val="center"/>
          </w:tcPr>
          <w:p w14:paraId="184FE063" w14:textId="77777777" w:rsidR="005D3F56" w:rsidRPr="005D3F56" w:rsidRDefault="005D3F56" w:rsidP="005D3F56">
            <w:pPr>
              <w:rPr>
                <w:ins w:id="72" w:author="Thomas Carruthers" w:date="2017-06-01T10:57:00Z"/>
                <w:rFonts w:ascii="Times New Roman" w:hAnsi="Times New Roman" w:cs="Times New Roman"/>
                <w:b/>
                <w:sz w:val="20"/>
                <w:szCs w:val="20"/>
                <w:rPrChange w:id="73" w:author="Thomas Carruthers" w:date="2017-06-01T10:57:00Z">
                  <w:rPr>
                    <w:ins w:id="74" w:author="Thomas Carruthers" w:date="2017-06-01T10:57:00Z"/>
                    <w:rFonts w:ascii="Times New Roman" w:hAnsi="Times New Roman" w:cs="Times New Roman"/>
                    <w:b/>
                    <w:sz w:val="20"/>
                    <w:szCs w:val="20"/>
                  </w:rPr>
                </w:rPrChange>
              </w:rPr>
            </w:pPr>
          </w:p>
        </w:tc>
        <w:tc>
          <w:tcPr>
            <w:tcW w:w="7371" w:type="dxa"/>
            <w:gridSpan w:val="3"/>
            <w:tcBorders>
              <w:top w:val="single" w:sz="4" w:space="0" w:color="auto"/>
            </w:tcBorders>
          </w:tcPr>
          <w:p w14:paraId="4B5FF701" w14:textId="77777777" w:rsidR="005D3F56" w:rsidRPr="006063F6" w:rsidRDefault="005D3F56" w:rsidP="005D3F56">
            <w:pPr>
              <w:jc w:val="center"/>
              <w:rPr>
                <w:ins w:id="75" w:author="Thomas Carruthers" w:date="2017-06-01T10:57:00Z"/>
                <w:rFonts w:ascii="Times New Roman" w:hAnsi="Times New Roman" w:cs="Times New Roman"/>
                <w:color w:val="000000"/>
                <w:sz w:val="16"/>
                <w:szCs w:val="16"/>
              </w:rPr>
            </w:pPr>
          </w:p>
        </w:tc>
      </w:tr>
      <w:tr w:rsidR="005D3F56" w:rsidRPr="00987C9A" w14:paraId="6EE6A0BD" w14:textId="77777777" w:rsidTr="005D3F56">
        <w:trPr>
          <w:gridAfter w:val="3"/>
          <w:wAfter w:w="3408" w:type="dxa"/>
          <w:ins w:id="76" w:author="Thomas Carruthers" w:date="2017-06-01T10:57:00Z"/>
        </w:trPr>
        <w:tc>
          <w:tcPr>
            <w:tcW w:w="2127" w:type="dxa"/>
            <w:tcBorders>
              <w:top w:val="single" w:sz="4" w:space="0" w:color="auto"/>
            </w:tcBorders>
            <w:vAlign w:val="center"/>
          </w:tcPr>
          <w:p w14:paraId="2B9321CF" w14:textId="4191CFCA" w:rsidR="005D3F56" w:rsidRPr="005D3F56" w:rsidRDefault="005D3F56" w:rsidP="005D3F56">
            <w:pPr>
              <w:rPr>
                <w:ins w:id="77" w:author="Thomas Carruthers" w:date="2017-06-01T10:57:00Z"/>
                <w:rFonts w:ascii="Times New Roman" w:hAnsi="Times New Roman" w:cs="Times New Roman"/>
                <w:b/>
                <w:sz w:val="20"/>
                <w:szCs w:val="20"/>
                <w:rPrChange w:id="78" w:author="Thomas Carruthers" w:date="2017-06-01T10:57:00Z">
                  <w:rPr>
                    <w:ins w:id="79" w:author="Thomas Carruthers" w:date="2017-06-01T10:57:00Z"/>
                    <w:rFonts w:ascii="Times New Roman" w:hAnsi="Times New Roman" w:cs="Times New Roman"/>
                    <w:b/>
                    <w:sz w:val="20"/>
                    <w:szCs w:val="20"/>
                  </w:rPr>
                </w:rPrChange>
              </w:rPr>
            </w:pPr>
            <w:ins w:id="80" w:author="Thomas Carruthers" w:date="2017-06-01T10:57:00Z">
              <w:r w:rsidRPr="00B14F3C">
                <w:rPr>
                  <w:rFonts w:ascii="Times New Roman" w:hAnsi="Times New Roman" w:cs="Times New Roman"/>
                  <w:b/>
                  <w:sz w:val="20"/>
                  <w:szCs w:val="20"/>
                </w:rPr>
                <w:t>Natural mortality rate at age</w:t>
              </w:r>
            </w:ins>
          </w:p>
        </w:tc>
        <w:tc>
          <w:tcPr>
            <w:tcW w:w="7371" w:type="dxa"/>
            <w:gridSpan w:val="3"/>
            <w:tcBorders>
              <w:top w:val="single" w:sz="4" w:space="0" w:color="auto"/>
            </w:tcBorders>
          </w:tcPr>
          <w:p w14:paraId="4684C782" w14:textId="77777777" w:rsidR="005D3F56" w:rsidRPr="006063F6" w:rsidRDefault="005D3F56" w:rsidP="005D3F56">
            <w:pPr>
              <w:jc w:val="center"/>
              <w:rPr>
                <w:ins w:id="81" w:author="Thomas Carruthers" w:date="2017-06-01T10:57:00Z"/>
                <w:rFonts w:ascii="Times New Roman" w:hAnsi="Times New Roman" w:cs="Times New Roman"/>
                <w:color w:val="000000"/>
                <w:sz w:val="16"/>
                <w:szCs w:val="16"/>
              </w:rPr>
            </w:pPr>
          </w:p>
        </w:tc>
      </w:tr>
      <w:tr w:rsidR="006063F6" w:rsidRPr="00987C9A" w14:paraId="3DDC947B" w14:textId="77777777" w:rsidTr="005D3F56">
        <w:trPr>
          <w:gridAfter w:val="3"/>
          <w:wAfter w:w="3408" w:type="dxa"/>
        </w:trPr>
        <w:tc>
          <w:tcPr>
            <w:tcW w:w="2127" w:type="dxa"/>
            <w:vMerge w:val="restart"/>
            <w:tcBorders>
              <w:top w:val="single" w:sz="4" w:space="0" w:color="auto"/>
            </w:tcBorders>
            <w:vAlign w:val="center"/>
          </w:tcPr>
          <w:p w14:paraId="224AA14E" w14:textId="4BB3E504" w:rsidR="006063F6" w:rsidRPr="005D3F56" w:rsidRDefault="006063F6" w:rsidP="005D3F56">
            <w:pPr>
              <w:rPr>
                <w:rFonts w:ascii="Times New Roman" w:hAnsi="Times New Roman" w:cs="Times New Roman"/>
                <w:b/>
                <w:sz w:val="20"/>
                <w:szCs w:val="20"/>
                <w:rPrChange w:id="82" w:author="Thomas Carruthers" w:date="2017-06-01T10:57:00Z">
                  <w:rPr>
                    <w:rFonts w:ascii="Times New Roman" w:hAnsi="Times New Roman" w:cs="Times New Roman"/>
                    <w:sz w:val="20"/>
                    <w:szCs w:val="20"/>
                  </w:rPr>
                </w:rPrChange>
              </w:rPr>
            </w:pPr>
            <w:del w:id="83" w:author="Thomas Carruthers" w:date="2017-06-01T10:57:00Z">
              <w:r w:rsidRPr="005D3F56" w:rsidDel="005D3F56">
                <w:rPr>
                  <w:rFonts w:ascii="Times New Roman" w:hAnsi="Times New Roman" w:cs="Times New Roman"/>
                  <w:b/>
                  <w:sz w:val="20"/>
                  <w:szCs w:val="20"/>
                  <w:rPrChange w:id="84" w:author="Thomas Carruthers" w:date="2017-06-01T10:57:00Z">
                    <w:rPr>
                      <w:rFonts w:ascii="Times New Roman" w:hAnsi="Times New Roman" w:cs="Times New Roman"/>
                      <w:sz w:val="20"/>
                      <w:szCs w:val="20"/>
                    </w:rPr>
                  </w:rPrChange>
                </w:rPr>
                <w:delText>Natural mortality rate at age</w:delText>
              </w:r>
            </w:del>
          </w:p>
        </w:tc>
        <w:tc>
          <w:tcPr>
            <w:tcW w:w="7371" w:type="dxa"/>
            <w:gridSpan w:val="3"/>
            <w:tcBorders>
              <w:top w:val="single" w:sz="4" w:space="0" w:color="auto"/>
            </w:tcBorders>
          </w:tcPr>
          <w:p w14:paraId="4568C6A9" w14:textId="77777777" w:rsidR="006063F6" w:rsidRPr="006063F6" w:rsidRDefault="006063F6" w:rsidP="005D3F56">
            <w:pPr>
              <w:jc w:val="center"/>
              <w:rPr>
                <w:rFonts w:ascii="Times New Roman" w:hAnsi="Times New Roman" w:cs="Times New Roman"/>
                <w:color w:val="000000"/>
                <w:sz w:val="16"/>
                <w:szCs w:val="16"/>
              </w:rPr>
            </w:pPr>
          </w:p>
          <w:p w14:paraId="5F9A1011" w14:textId="0574F3D5" w:rsidR="006063F6" w:rsidRPr="006063F6" w:rsidRDefault="006063F6" w:rsidP="006063F6">
            <w:pPr>
              <w:rPr>
                <w:rFonts w:ascii="Times New Roman" w:hAnsi="Times New Roman" w:cs="Times New Roman"/>
                <w:b/>
                <w:color w:val="000000"/>
                <w:sz w:val="20"/>
                <w:szCs w:val="20"/>
              </w:rPr>
            </w:pPr>
            <w:r w:rsidRPr="006063F6">
              <w:rPr>
                <w:rFonts w:ascii="Times New Roman" w:hAnsi="Times New Roman" w:cs="Times New Roman"/>
                <w:b/>
                <w:color w:val="000000"/>
                <w:sz w:val="20"/>
                <w:szCs w:val="20"/>
              </w:rPr>
              <w:t>1          2       3       4       5        6       7      8       9      10+</w:t>
            </w:r>
          </w:p>
          <w:p w14:paraId="7AB79945" w14:textId="24367042" w:rsidR="006063F6" w:rsidRPr="006063F6" w:rsidRDefault="006063F6" w:rsidP="006063F6">
            <w:pPr>
              <w:rPr>
                <w:rFonts w:ascii="Times New Roman" w:eastAsiaTheme="minorHAnsi" w:hAnsi="Times New Roman" w:cs="Times New Roman"/>
                <w:sz w:val="20"/>
                <w:szCs w:val="20"/>
                <w:lang w:val="en-ZA"/>
              </w:rPr>
            </w:pPr>
            <w:r w:rsidRPr="006063F6">
              <w:rPr>
                <w:rFonts w:ascii="Times New Roman" w:hAnsi="Times New Roman" w:cs="Times New Roman"/>
                <w:color w:val="000000"/>
                <w:sz w:val="20"/>
                <w:szCs w:val="20"/>
              </w:rPr>
              <w:t>0.42  0.30  0.24  0.22  0.20  0.19  0.18  0.17  0.17  0.16 -</w:t>
            </w:r>
          </w:p>
          <w:p w14:paraId="3970F7BB" w14:textId="6EC7689F" w:rsidR="006063F6" w:rsidRPr="006063F6" w:rsidRDefault="006063F6" w:rsidP="006063F6">
            <w:pPr>
              <w:jc w:val="right"/>
              <w:rPr>
                <w:rFonts w:ascii="Times New Roman" w:hAnsi="Times New Roman" w:cs="Times New Roman"/>
                <w:b/>
                <w:sz w:val="20"/>
                <w:szCs w:val="20"/>
              </w:rPr>
            </w:pPr>
            <w:r w:rsidRPr="006063F6">
              <w:rPr>
                <w:rFonts w:ascii="Times New Roman" w:hAnsi="Times New Roman" w:cs="Times New Roman"/>
                <w:b/>
                <w:color w:val="000000"/>
                <w:sz w:val="20"/>
                <w:szCs w:val="20"/>
              </w:rPr>
              <w:t xml:space="preserve">1        2       3       4       5       6       7       8       9     10      11    12 +  </w:t>
            </w:r>
          </w:p>
        </w:tc>
      </w:tr>
      <w:tr w:rsidR="006063F6" w:rsidRPr="006063F6" w14:paraId="382397FF" w14:textId="77777777" w:rsidTr="005D3F56">
        <w:trPr>
          <w:gridAfter w:val="3"/>
          <w:wAfter w:w="3408" w:type="dxa"/>
        </w:trPr>
        <w:tc>
          <w:tcPr>
            <w:tcW w:w="2127" w:type="dxa"/>
            <w:vMerge/>
            <w:tcBorders>
              <w:bottom w:val="single" w:sz="4" w:space="0" w:color="auto"/>
            </w:tcBorders>
            <w:vAlign w:val="center"/>
          </w:tcPr>
          <w:p w14:paraId="1AC7C8C2" w14:textId="77777777" w:rsidR="006063F6" w:rsidRPr="00987C9A" w:rsidRDefault="006063F6" w:rsidP="005D3F56">
            <w:pPr>
              <w:rPr>
                <w:rFonts w:ascii="Times New Roman" w:hAnsi="Times New Roman" w:cs="Times New Roman"/>
                <w:sz w:val="20"/>
                <w:szCs w:val="20"/>
              </w:rPr>
            </w:pPr>
          </w:p>
        </w:tc>
        <w:tc>
          <w:tcPr>
            <w:tcW w:w="7371" w:type="dxa"/>
            <w:gridSpan w:val="3"/>
            <w:tcBorders>
              <w:bottom w:val="single" w:sz="4" w:space="0" w:color="auto"/>
            </w:tcBorders>
          </w:tcPr>
          <w:p w14:paraId="6D8F93BC" w14:textId="1190AA76" w:rsidR="006063F6" w:rsidRPr="006063F6" w:rsidRDefault="006063F6" w:rsidP="006063F6">
            <w:pPr>
              <w:jc w:val="right"/>
              <w:rPr>
                <w:rFonts w:ascii="Times New Roman" w:hAnsi="Times New Roman" w:cs="Times New Roman"/>
                <w:color w:val="000000"/>
                <w:sz w:val="20"/>
                <w:szCs w:val="20"/>
              </w:rPr>
            </w:pPr>
            <w:r w:rsidRPr="006063F6">
              <w:rPr>
                <w:rFonts w:ascii="Times New Roman" w:hAnsi="Times New Roman" w:cs="Times New Roman"/>
                <w:color w:val="000000"/>
                <w:sz w:val="20"/>
                <w:szCs w:val="20"/>
              </w:rPr>
              <w:t xml:space="preserve">0.41  0.30, 0.25, 0.22, 0.20, 0.19, 0.18, 0.18, 0.17, 0.17, 0.17, 0.16- </w:t>
            </w:r>
            <w:r w:rsidRPr="006063F6">
              <w:rPr>
                <w:rStyle w:val="CommentReference"/>
                <w:rFonts w:eastAsiaTheme="minorHAnsi"/>
                <w:sz w:val="20"/>
                <w:szCs w:val="20"/>
                <w:lang w:val="en-ZA"/>
              </w:rPr>
              <w:commentReference w:id="85"/>
            </w:r>
          </w:p>
        </w:tc>
      </w:tr>
      <w:tr w:rsidR="009D1008" w:rsidRPr="00987C9A" w14:paraId="288EA070" w14:textId="77777777" w:rsidTr="005D3F56">
        <w:trPr>
          <w:gridAfter w:val="3"/>
          <w:wAfter w:w="3408" w:type="dxa"/>
        </w:trPr>
        <w:tc>
          <w:tcPr>
            <w:tcW w:w="2127" w:type="dxa"/>
            <w:tcBorders>
              <w:top w:val="single" w:sz="4" w:space="0" w:color="auto"/>
              <w:bottom w:val="single" w:sz="4" w:space="0" w:color="auto"/>
            </w:tcBorders>
          </w:tcPr>
          <w:p w14:paraId="5238FA77" w14:textId="77777777" w:rsidR="009D1008" w:rsidRPr="005D3F56" w:rsidRDefault="009D1008" w:rsidP="005D3F56">
            <w:pPr>
              <w:rPr>
                <w:rFonts w:ascii="Times New Roman" w:hAnsi="Times New Roman" w:cs="Times New Roman"/>
                <w:b/>
                <w:sz w:val="20"/>
                <w:szCs w:val="20"/>
                <w:rPrChange w:id="86"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87" w:author="Thomas Carruthers" w:date="2017-06-01T10:57:00Z">
                  <w:rPr>
                    <w:rFonts w:ascii="Times New Roman" w:hAnsi="Times New Roman" w:cs="Times New Roman"/>
                    <w:sz w:val="20"/>
                    <w:szCs w:val="20"/>
                  </w:rPr>
                </w:rPrChange>
              </w:rPr>
              <w:t>Selectivity of at least one fleet</w:t>
            </w:r>
          </w:p>
        </w:tc>
        <w:tc>
          <w:tcPr>
            <w:tcW w:w="7371" w:type="dxa"/>
            <w:gridSpan w:val="3"/>
            <w:tcBorders>
              <w:top w:val="single" w:sz="4" w:space="0" w:color="auto"/>
              <w:bottom w:val="single" w:sz="4" w:space="0" w:color="auto"/>
            </w:tcBorders>
          </w:tcPr>
          <w:p w14:paraId="6EED8184"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5D3F56" w:rsidRPr="00987C9A" w14:paraId="67CA6F58" w14:textId="77777777" w:rsidTr="005D3F56">
        <w:tblPrEx>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8" w:author="Thomas Carruthers" w:date="2017-06-01T10:53:00Z">
            <w:tblPrEx>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gridAfter w:val="3"/>
          <w:wAfter w:w="3408" w:type="dxa"/>
          <w:ins w:id="89" w:author="Thomas Carruthers" w:date="2017-06-01T10:53:00Z"/>
          <w:trPrChange w:id="90" w:author="Thomas Carruthers" w:date="2017-06-01T10:53:00Z">
            <w:trPr>
              <w:gridAfter w:val="3"/>
              <w:wAfter w:w="3408" w:type="dxa"/>
            </w:trPr>
          </w:trPrChange>
        </w:trPr>
        <w:tc>
          <w:tcPr>
            <w:tcW w:w="2127" w:type="dxa"/>
            <w:tcBorders>
              <w:top w:val="single" w:sz="4" w:space="0" w:color="auto"/>
            </w:tcBorders>
            <w:vAlign w:val="center"/>
            <w:tcPrChange w:id="91" w:author="Thomas Carruthers" w:date="2017-06-01T10:53:00Z">
              <w:tcPr>
                <w:tcW w:w="2127" w:type="dxa"/>
                <w:tcBorders>
                  <w:top w:val="single" w:sz="4" w:space="0" w:color="auto"/>
                  <w:bottom w:val="single" w:sz="4" w:space="0" w:color="auto"/>
                </w:tcBorders>
                <w:vAlign w:val="center"/>
              </w:tcPr>
            </w:tcPrChange>
          </w:tcPr>
          <w:p w14:paraId="6C3BCD84" w14:textId="5C1E7EE6" w:rsidR="005D3F56" w:rsidRPr="005D3F56" w:rsidRDefault="005D3F56" w:rsidP="005D3F56">
            <w:pPr>
              <w:rPr>
                <w:ins w:id="92" w:author="Thomas Carruthers" w:date="2017-06-01T10:53:00Z"/>
                <w:rFonts w:ascii="Times New Roman" w:hAnsi="Times New Roman" w:cs="Times New Roman"/>
                <w:b/>
                <w:sz w:val="20"/>
                <w:szCs w:val="20"/>
                <w:rPrChange w:id="93" w:author="Thomas Carruthers" w:date="2017-06-01T10:57:00Z">
                  <w:rPr>
                    <w:ins w:id="94" w:author="Thomas Carruthers" w:date="2017-06-01T10:53:00Z"/>
                    <w:rFonts w:ascii="Times New Roman" w:hAnsi="Times New Roman" w:cs="Times New Roman"/>
                    <w:sz w:val="20"/>
                    <w:szCs w:val="20"/>
                  </w:rPr>
                </w:rPrChange>
              </w:rPr>
            </w:pPr>
            <w:ins w:id="95" w:author="Thomas Carruthers" w:date="2017-06-01T10:53:00Z">
              <w:r w:rsidRPr="005D3F56">
                <w:rPr>
                  <w:rFonts w:ascii="Times New Roman" w:hAnsi="Times New Roman" w:cs="Times New Roman"/>
                  <w:b/>
                  <w:sz w:val="20"/>
                  <w:szCs w:val="20"/>
                  <w:rPrChange w:id="96" w:author="Thomas Carruthers" w:date="2017-06-01T10:57:00Z">
                    <w:rPr>
                      <w:rFonts w:ascii="Times New Roman" w:hAnsi="Times New Roman" w:cs="Times New Roman"/>
                      <w:sz w:val="20"/>
                      <w:szCs w:val="20"/>
                    </w:rPr>
                  </w:rPrChange>
                </w:rPr>
                <w:t>Spawning fraction</w:t>
              </w:r>
            </w:ins>
          </w:p>
        </w:tc>
        <w:tc>
          <w:tcPr>
            <w:tcW w:w="7371" w:type="dxa"/>
            <w:gridSpan w:val="3"/>
            <w:tcBorders>
              <w:top w:val="single" w:sz="4" w:space="0" w:color="auto"/>
            </w:tcBorders>
            <w:tcPrChange w:id="97" w:author="Thomas Carruthers" w:date="2017-06-01T10:53:00Z">
              <w:tcPr>
                <w:tcW w:w="7371" w:type="dxa"/>
                <w:gridSpan w:val="3"/>
                <w:tcBorders>
                  <w:top w:val="single" w:sz="4" w:space="0" w:color="auto"/>
                  <w:bottom w:val="single" w:sz="4" w:space="0" w:color="auto"/>
                </w:tcBorders>
              </w:tcPr>
            </w:tcPrChange>
          </w:tcPr>
          <w:p w14:paraId="4D483FF5" w14:textId="77777777" w:rsidR="005D3F56" w:rsidRPr="00BF3707" w:rsidRDefault="005D3F56"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98" w:author="Thomas Carruthers" w:date="2017-06-01T10:53:00Z"/>
                <w:rFonts w:ascii="Times New Roman" w:eastAsia="Times New Roman" w:hAnsi="Times New Roman" w:cs="Times New Roman"/>
                <w:b/>
                <w:color w:val="000000"/>
                <w:sz w:val="16"/>
                <w:szCs w:val="16"/>
                <w:lang w:eastAsia="en-CA"/>
              </w:rPr>
            </w:pPr>
          </w:p>
        </w:tc>
      </w:tr>
      <w:tr w:rsidR="009D1008" w:rsidRPr="00987C9A" w14:paraId="2A497186" w14:textId="77777777" w:rsidTr="005D3F56">
        <w:tblPrEx>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9" w:author="Thomas Carruthers" w:date="2017-06-01T10:53:00Z">
            <w:tblPrEx>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gridAfter w:val="3"/>
          <w:wAfter w:w="3408" w:type="dxa"/>
          <w:trPrChange w:id="100" w:author="Thomas Carruthers" w:date="2017-06-01T10:53:00Z">
            <w:trPr>
              <w:gridAfter w:val="3"/>
              <w:wAfter w:w="3408" w:type="dxa"/>
            </w:trPr>
          </w:trPrChange>
        </w:trPr>
        <w:tc>
          <w:tcPr>
            <w:tcW w:w="2127" w:type="dxa"/>
            <w:tcBorders>
              <w:bottom w:val="single" w:sz="4" w:space="0" w:color="auto"/>
            </w:tcBorders>
            <w:vAlign w:val="center"/>
            <w:tcPrChange w:id="101" w:author="Thomas Carruthers" w:date="2017-06-01T10:53:00Z">
              <w:tcPr>
                <w:tcW w:w="2127" w:type="dxa"/>
                <w:tcBorders>
                  <w:top w:val="single" w:sz="4" w:space="0" w:color="auto"/>
                  <w:bottom w:val="single" w:sz="4" w:space="0" w:color="auto"/>
                </w:tcBorders>
                <w:vAlign w:val="center"/>
              </w:tcPr>
            </w:tcPrChange>
          </w:tcPr>
          <w:p w14:paraId="02ADA95B" w14:textId="77777777" w:rsidR="009D1008" w:rsidRDefault="009D1008" w:rsidP="005D3F56">
            <w:pPr>
              <w:rPr>
                <w:rFonts w:ascii="Times New Roman" w:hAnsi="Times New Roman" w:cs="Times New Roman"/>
                <w:sz w:val="20"/>
                <w:szCs w:val="20"/>
              </w:rPr>
            </w:pPr>
            <w:r>
              <w:rPr>
                <w:rFonts w:ascii="Times New Roman" w:hAnsi="Times New Roman" w:cs="Times New Roman"/>
                <w:sz w:val="20"/>
                <w:szCs w:val="20"/>
              </w:rPr>
              <w:t>Age</w:t>
            </w:r>
          </w:p>
          <w:p w14:paraId="5B46B22B" w14:textId="51CE13FE" w:rsidR="009D1008" w:rsidRDefault="009D1008" w:rsidP="005D3F56">
            <w:pPr>
              <w:rPr>
                <w:rFonts w:ascii="Times New Roman" w:hAnsi="Times New Roman" w:cs="Times New Roman"/>
                <w:sz w:val="20"/>
                <w:szCs w:val="20"/>
              </w:rPr>
            </w:pPr>
            <w:del w:id="102" w:author="Thomas Carruthers" w:date="2017-06-01T10:58:00Z">
              <w:r w:rsidDel="005D3F56">
                <w:rPr>
                  <w:rFonts w:ascii="Times New Roman" w:hAnsi="Times New Roman" w:cs="Times New Roman"/>
                  <w:sz w:val="20"/>
                  <w:szCs w:val="20"/>
                </w:rPr>
                <w:delText xml:space="preserve">Alternative </w:delText>
              </w:r>
            </w:del>
            <w:ins w:id="103" w:author="Thomas Carruthers" w:date="2017-06-01T10:58:00Z">
              <w:r w:rsidR="005D3F56">
                <w:rPr>
                  <w:rFonts w:ascii="Times New Roman" w:hAnsi="Times New Roman" w:cs="Times New Roman"/>
                  <w:sz w:val="20"/>
                  <w:szCs w:val="20"/>
                </w:rPr>
                <w:t>Low (East + West)</w:t>
              </w:r>
            </w:ins>
            <w:del w:id="104" w:author="Thomas Carruthers" w:date="2017-06-01T10:58:00Z">
              <w:r w:rsidDel="005D3F56">
                <w:rPr>
                  <w:rFonts w:ascii="Times New Roman" w:hAnsi="Times New Roman" w:cs="Times New Roman"/>
                  <w:sz w:val="20"/>
                  <w:szCs w:val="20"/>
                </w:rPr>
                <w:delText>(low)</w:delText>
              </w:r>
            </w:del>
          </w:p>
          <w:p w14:paraId="47205FCF" w14:textId="15041AF4" w:rsidR="009D1008" w:rsidRDefault="009D1008" w:rsidP="005D3F56">
            <w:pPr>
              <w:rPr>
                <w:ins w:id="105" w:author="Thomas Carruthers" w:date="2017-06-01T10:56:00Z"/>
                <w:rFonts w:ascii="Times New Roman" w:hAnsi="Times New Roman" w:cs="Times New Roman"/>
                <w:sz w:val="20"/>
                <w:szCs w:val="20"/>
              </w:rPr>
            </w:pPr>
            <w:del w:id="106" w:author="Thomas Carruthers" w:date="2017-06-01T10:58:00Z">
              <w:r w:rsidDel="005D3F56">
                <w:rPr>
                  <w:rFonts w:ascii="Times New Roman" w:hAnsi="Times New Roman" w:cs="Times New Roman"/>
                  <w:sz w:val="20"/>
                  <w:szCs w:val="20"/>
                </w:rPr>
                <w:delText>Alternative</w:delText>
              </w:r>
            </w:del>
            <w:ins w:id="107" w:author="Thomas Carruthers" w:date="2017-06-01T10:58:00Z">
              <w:r w:rsidR="005D3F56">
                <w:rPr>
                  <w:rFonts w:ascii="Times New Roman" w:hAnsi="Times New Roman" w:cs="Times New Roman"/>
                  <w:sz w:val="20"/>
                  <w:szCs w:val="20"/>
                </w:rPr>
                <w:t>High (</w:t>
              </w:r>
            </w:ins>
            <w:ins w:id="108" w:author="Thomas Carruthers" w:date="2017-06-01T10:56:00Z">
              <w:r w:rsidR="005D3F56">
                <w:rPr>
                  <w:rFonts w:ascii="Times New Roman" w:hAnsi="Times New Roman" w:cs="Times New Roman"/>
                  <w:sz w:val="20"/>
                  <w:szCs w:val="20"/>
                </w:rPr>
                <w:t>East</w:t>
              </w:r>
            </w:ins>
            <w:ins w:id="109" w:author="Thomas Carruthers" w:date="2017-06-01T10:58:00Z">
              <w:r w:rsidR="005D3F56">
                <w:rPr>
                  <w:rFonts w:ascii="Times New Roman" w:hAnsi="Times New Roman" w:cs="Times New Roman"/>
                  <w:sz w:val="20"/>
                  <w:szCs w:val="20"/>
                </w:rPr>
                <w:t>)</w:t>
              </w:r>
            </w:ins>
            <w:del w:id="110" w:author="Thomas Carruthers" w:date="2017-06-01T10:58:00Z">
              <w:r w:rsidDel="005D3F56">
                <w:rPr>
                  <w:rFonts w:ascii="Times New Roman" w:hAnsi="Times New Roman" w:cs="Times New Roman"/>
                  <w:sz w:val="20"/>
                  <w:szCs w:val="20"/>
                </w:rPr>
                <w:delText xml:space="preserve"> (hi</w:delText>
              </w:r>
            </w:del>
            <w:del w:id="111" w:author="Thomas Carruthers" w:date="2017-06-01T10:59:00Z">
              <w:r w:rsidDel="005D3F56">
                <w:rPr>
                  <w:rFonts w:ascii="Times New Roman" w:hAnsi="Times New Roman" w:cs="Times New Roman"/>
                  <w:sz w:val="20"/>
                  <w:szCs w:val="20"/>
                </w:rPr>
                <w:delText>gh)</w:delText>
              </w:r>
            </w:del>
          </w:p>
          <w:p w14:paraId="422DF89C" w14:textId="598AB105" w:rsidR="005D3F56" w:rsidRPr="00987C9A" w:rsidRDefault="005D3F56" w:rsidP="005D3F56">
            <w:pPr>
              <w:rPr>
                <w:rFonts w:ascii="Times New Roman" w:hAnsi="Times New Roman" w:cs="Times New Roman"/>
                <w:sz w:val="20"/>
                <w:szCs w:val="20"/>
              </w:rPr>
            </w:pPr>
            <w:ins w:id="112" w:author="Thomas Carruthers" w:date="2017-06-01T10:59:00Z">
              <w:r>
                <w:rPr>
                  <w:rFonts w:ascii="Times New Roman" w:hAnsi="Times New Roman" w:cs="Times New Roman"/>
                  <w:sz w:val="20"/>
                  <w:szCs w:val="20"/>
                </w:rPr>
                <w:t>High (West)</w:t>
              </w:r>
            </w:ins>
          </w:p>
        </w:tc>
        <w:tc>
          <w:tcPr>
            <w:tcW w:w="7371" w:type="dxa"/>
            <w:gridSpan w:val="3"/>
            <w:tcBorders>
              <w:bottom w:val="single" w:sz="4" w:space="0" w:color="auto"/>
            </w:tcBorders>
            <w:tcPrChange w:id="113" w:author="Thomas Carruthers" w:date="2017-06-01T10:53:00Z">
              <w:tcPr>
                <w:tcW w:w="7371" w:type="dxa"/>
                <w:gridSpan w:val="3"/>
                <w:tcBorders>
                  <w:top w:val="single" w:sz="4" w:space="0" w:color="auto"/>
                  <w:bottom w:val="single" w:sz="4" w:space="0" w:color="auto"/>
                </w:tcBorders>
              </w:tcPr>
            </w:tcPrChange>
          </w:tcPr>
          <w:p w14:paraId="78A7531B" w14:textId="23F97BE0" w:rsidR="009D1008" w:rsidRPr="005D3F56" w:rsidRDefault="009D1008"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Change w:id="114" w:author="Thomas Carruthers" w:date="2017-06-01T10:56:00Z">
                  <w:rPr>
                    <w:rFonts w:ascii="Times New Roman" w:eastAsia="Times New Roman" w:hAnsi="Times New Roman" w:cs="Times New Roman"/>
                    <w:b/>
                    <w:color w:val="000000"/>
                    <w:sz w:val="16"/>
                    <w:szCs w:val="16"/>
                    <w:lang w:eastAsia="en-CA"/>
                  </w:rPr>
                </w:rPrChange>
              </w:rPr>
            </w:pPr>
            <w:r w:rsidRPr="005D3F56">
              <w:rPr>
                <w:rFonts w:ascii="Times New Roman" w:eastAsia="Times New Roman" w:hAnsi="Times New Roman" w:cs="Times New Roman"/>
                <w:b/>
                <w:color w:val="000000"/>
                <w:sz w:val="20"/>
                <w:szCs w:val="20"/>
                <w:lang w:eastAsia="en-CA"/>
                <w:rPrChange w:id="115" w:author="Thomas Carruthers" w:date="2017-06-01T10:56:00Z">
                  <w:rPr>
                    <w:rFonts w:ascii="Times New Roman" w:eastAsia="Times New Roman" w:hAnsi="Times New Roman" w:cs="Times New Roman"/>
                    <w:b/>
                    <w:color w:val="000000"/>
                    <w:sz w:val="16"/>
                    <w:szCs w:val="16"/>
                    <w:lang w:eastAsia="en-CA"/>
                  </w:rPr>
                </w:rPrChange>
              </w:rPr>
              <w:t xml:space="preserve">0  1  2     3      4   </w:t>
            </w:r>
            <w:ins w:id="116" w:author="Thomas Carruthers" w:date="2017-06-01T10:54:00Z">
              <w:r w:rsidR="005D3F56" w:rsidRPr="005D3F56">
                <w:rPr>
                  <w:rFonts w:ascii="Times New Roman" w:eastAsia="Times New Roman" w:hAnsi="Times New Roman" w:cs="Times New Roman"/>
                  <w:b/>
                  <w:color w:val="000000"/>
                  <w:sz w:val="20"/>
                  <w:szCs w:val="20"/>
                  <w:lang w:eastAsia="en-CA"/>
                  <w:rPrChange w:id="117" w:author="Thomas Carruthers" w:date="2017-06-01T10:56:00Z">
                    <w:rPr>
                      <w:rFonts w:ascii="Times New Roman" w:eastAsia="Times New Roman" w:hAnsi="Times New Roman" w:cs="Times New Roman"/>
                      <w:b/>
                      <w:color w:val="000000"/>
                      <w:sz w:val="16"/>
                      <w:szCs w:val="16"/>
                      <w:lang w:eastAsia="en-CA"/>
                    </w:rPr>
                  </w:rPrChange>
                </w:rPr>
                <w:t xml:space="preserve"> </w:t>
              </w:r>
            </w:ins>
            <w:ins w:id="118"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119" w:author="Thomas Carruthers" w:date="2017-06-01T10:56:00Z">
                  <w:rPr>
                    <w:rFonts w:ascii="Times New Roman" w:eastAsia="Times New Roman" w:hAnsi="Times New Roman" w:cs="Times New Roman"/>
                    <w:b/>
                    <w:color w:val="000000"/>
                    <w:sz w:val="16"/>
                    <w:szCs w:val="16"/>
                    <w:lang w:eastAsia="en-CA"/>
                  </w:rPr>
                </w:rPrChange>
              </w:rPr>
              <w:t xml:space="preserve"> 5  </w:t>
            </w:r>
            <w:ins w:id="120" w:author="Thomas Carruthers" w:date="2017-06-01T10:54:00Z">
              <w:r w:rsidR="005D3F56" w:rsidRPr="005D3F56">
                <w:rPr>
                  <w:rFonts w:ascii="Times New Roman" w:eastAsia="Times New Roman" w:hAnsi="Times New Roman" w:cs="Times New Roman"/>
                  <w:b/>
                  <w:color w:val="000000"/>
                  <w:sz w:val="20"/>
                  <w:szCs w:val="20"/>
                  <w:lang w:eastAsia="en-CA"/>
                  <w:rPrChange w:id="121" w:author="Thomas Carruthers" w:date="2017-06-01T10:56:00Z">
                    <w:rPr>
                      <w:rFonts w:ascii="Times New Roman" w:eastAsia="Times New Roman" w:hAnsi="Times New Roman" w:cs="Times New Roman"/>
                      <w:b/>
                      <w:color w:val="000000"/>
                      <w:sz w:val="16"/>
                      <w:szCs w:val="16"/>
                      <w:lang w:eastAsia="en-CA"/>
                    </w:rPr>
                  </w:rPrChange>
                </w:rPr>
                <w:t xml:space="preserve"> </w:t>
              </w:r>
            </w:ins>
            <w:ins w:id="122"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123" w:author="Thomas Carruthers" w:date="2017-06-01T10:56:00Z">
                  <w:rPr>
                    <w:rFonts w:ascii="Times New Roman" w:eastAsia="Times New Roman" w:hAnsi="Times New Roman" w:cs="Times New Roman"/>
                    <w:b/>
                    <w:color w:val="000000"/>
                    <w:sz w:val="16"/>
                    <w:szCs w:val="16"/>
                    <w:lang w:eastAsia="en-CA"/>
                  </w:rPr>
                </w:rPrChange>
              </w:rPr>
              <w:t xml:space="preserve"> 6   </w:t>
            </w:r>
            <w:ins w:id="124"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125" w:author="Thomas Carruthers" w:date="2017-06-01T10:56:00Z">
                  <w:rPr>
                    <w:rFonts w:ascii="Times New Roman" w:eastAsia="Times New Roman" w:hAnsi="Times New Roman" w:cs="Times New Roman"/>
                    <w:b/>
                    <w:color w:val="000000"/>
                    <w:sz w:val="16"/>
                    <w:szCs w:val="16"/>
                    <w:lang w:eastAsia="en-CA"/>
                  </w:rPr>
                </w:rPrChange>
              </w:rPr>
              <w:t xml:space="preserve">7  </w:t>
            </w:r>
            <w:ins w:id="126"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127" w:author="Thomas Carruthers" w:date="2017-06-01T10:56:00Z">
                  <w:rPr>
                    <w:rFonts w:ascii="Times New Roman" w:eastAsia="Times New Roman" w:hAnsi="Times New Roman" w:cs="Times New Roman"/>
                    <w:b/>
                    <w:color w:val="000000"/>
                    <w:sz w:val="16"/>
                    <w:szCs w:val="16"/>
                    <w:lang w:eastAsia="en-CA"/>
                  </w:rPr>
                </w:rPrChange>
              </w:rPr>
              <w:t xml:space="preserve"> 8    9   </w:t>
            </w:r>
            <w:del w:id="128" w:author="Thomas Carruthers" w:date="2017-06-01T10:55:00Z">
              <w:r w:rsidRPr="005D3F56" w:rsidDel="005D3F56">
                <w:rPr>
                  <w:rFonts w:ascii="Times New Roman" w:eastAsia="Times New Roman" w:hAnsi="Times New Roman" w:cs="Times New Roman"/>
                  <w:b/>
                  <w:color w:val="000000"/>
                  <w:sz w:val="20"/>
                  <w:szCs w:val="20"/>
                  <w:lang w:eastAsia="en-CA"/>
                  <w:rPrChange w:id="129"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130" w:author="Thomas Carruthers" w:date="2017-06-01T10:56:00Z">
                  <w:rPr>
                    <w:rFonts w:ascii="Times New Roman" w:eastAsia="Times New Roman" w:hAnsi="Times New Roman" w:cs="Times New Roman"/>
                    <w:b/>
                    <w:color w:val="000000"/>
                    <w:sz w:val="16"/>
                    <w:szCs w:val="16"/>
                    <w:lang w:eastAsia="en-CA"/>
                  </w:rPr>
                </w:rPrChange>
              </w:rPr>
              <w:t xml:space="preserve">10   </w:t>
            </w:r>
            <w:del w:id="131" w:author="Thomas Carruthers" w:date="2017-06-01T10:55:00Z">
              <w:r w:rsidRPr="005D3F56" w:rsidDel="005D3F56">
                <w:rPr>
                  <w:rFonts w:ascii="Times New Roman" w:eastAsia="Times New Roman" w:hAnsi="Times New Roman" w:cs="Times New Roman"/>
                  <w:b/>
                  <w:color w:val="000000"/>
                  <w:sz w:val="20"/>
                  <w:szCs w:val="20"/>
                  <w:lang w:eastAsia="en-CA"/>
                  <w:rPrChange w:id="132"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133" w:author="Thomas Carruthers" w:date="2017-06-01T10:56:00Z">
                  <w:rPr>
                    <w:rFonts w:ascii="Times New Roman" w:eastAsia="Times New Roman" w:hAnsi="Times New Roman" w:cs="Times New Roman"/>
                    <w:b/>
                    <w:color w:val="000000"/>
                    <w:sz w:val="16"/>
                    <w:szCs w:val="16"/>
                    <w:lang w:eastAsia="en-CA"/>
                  </w:rPr>
                </w:rPrChange>
              </w:rPr>
              <w:t>11      12      13</w:t>
            </w:r>
            <w:ins w:id="134" w:author="Thomas Carruthers" w:date="2017-06-01T10:56:00Z">
              <w:r w:rsidR="005D3F56" w:rsidRPr="005D3F56">
                <w:rPr>
                  <w:rFonts w:ascii="Times New Roman" w:eastAsia="Times New Roman" w:hAnsi="Times New Roman" w:cs="Times New Roman"/>
                  <w:b/>
                  <w:color w:val="000000"/>
                  <w:sz w:val="20"/>
                  <w:szCs w:val="20"/>
                  <w:lang w:eastAsia="en-CA"/>
                  <w:rPrChange w:id="135" w:author="Thomas Carruthers" w:date="2017-06-01T10:56:00Z">
                    <w:rPr>
                      <w:rFonts w:ascii="Times New Roman" w:eastAsia="Times New Roman" w:hAnsi="Times New Roman" w:cs="Times New Roman"/>
                      <w:b/>
                      <w:color w:val="000000"/>
                      <w:sz w:val="16"/>
                      <w:szCs w:val="16"/>
                      <w:lang w:eastAsia="en-CA"/>
                    </w:rPr>
                  </w:rPrChange>
                </w:rPr>
                <w:t>+</w:t>
              </w:r>
            </w:ins>
            <w:r w:rsidRPr="005D3F56">
              <w:rPr>
                <w:rFonts w:ascii="Times New Roman" w:eastAsia="Times New Roman" w:hAnsi="Times New Roman" w:cs="Times New Roman"/>
                <w:b/>
                <w:color w:val="000000"/>
                <w:sz w:val="20"/>
                <w:szCs w:val="20"/>
                <w:lang w:eastAsia="en-CA"/>
                <w:rPrChange w:id="136" w:author="Thomas Carruthers" w:date="2017-06-01T10:56:00Z">
                  <w:rPr>
                    <w:rFonts w:ascii="Times New Roman" w:eastAsia="Times New Roman" w:hAnsi="Times New Roman" w:cs="Times New Roman"/>
                    <w:b/>
                    <w:color w:val="000000"/>
                    <w:sz w:val="16"/>
                    <w:szCs w:val="16"/>
                    <w:lang w:eastAsia="en-CA"/>
                  </w:rPr>
                </w:rPrChange>
              </w:rPr>
              <w:t xml:space="preserve">     </w:t>
            </w:r>
            <w:del w:id="137" w:author="Thomas Carruthers" w:date="2017-06-01T10:56:00Z">
              <w:r w:rsidRPr="005D3F56" w:rsidDel="005D3F56">
                <w:rPr>
                  <w:rFonts w:ascii="Times New Roman" w:eastAsia="Times New Roman" w:hAnsi="Times New Roman" w:cs="Times New Roman"/>
                  <w:b/>
                  <w:color w:val="000000"/>
                  <w:sz w:val="20"/>
                  <w:szCs w:val="20"/>
                  <w:lang w:eastAsia="en-CA"/>
                  <w:rPrChange w:id="138" w:author="Thomas Carruthers" w:date="2017-06-01T10:56:00Z">
                    <w:rPr>
                      <w:rFonts w:ascii="Times New Roman" w:eastAsia="Times New Roman" w:hAnsi="Times New Roman" w:cs="Times New Roman"/>
                      <w:b/>
                      <w:color w:val="000000"/>
                      <w:sz w:val="16"/>
                      <w:szCs w:val="16"/>
                      <w:lang w:eastAsia="en-CA"/>
                    </w:rPr>
                  </w:rPrChange>
                </w:rPr>
                <w:delText>14     15      16     17     18     19     20     21    22+</w:delText>
              </w:r>
            </w:del>
          </w:p>
          <w:p w14:paraId="462C3C3A" w14:textId="4F6F15BB" w:rsidR="009D1008" w:rsidRPr="005D3F56" w:rsidDel="005D3F56" w:rsidRDefault="009D1008" w:rsidP="005D3F56">
            <w:pPr>
              <w:rPr>
                <w:del w:id="139" w:author="Thomas Carruthers" w:date="2017-06-01T10:56:00Z"/>
                <w:rFonts w:ascii="Times New Roman" w:hAnsi="Times New Roman" w:cs="Times New Roman"/>
                <w:sz w:val="20"/>
                <w:szCs w:val="20"/>
                <w:rPrChange w:id="140" w:author="Thomas Carruthers" w:date="2017-06-01T10:56:00Z">
                  <w:rPr>
                    <w:del w:id="141" w:author="Thomas Carruthers" w:date="2017-06-01T10:56:00Z"/>
                    <w:rFonts w:ascii="Times New Roman" w:hAnsi="Times New Roman" w:cs="Times New Roman"/>
                    <w:sz w:val="16"/>
                    <w:szCs w:val="16"/>
                  </w:rPr>
                </w:rPrChange>
              </w:rPr>
              <w:pPrChange w:id="142" w:author="Thomas Carruthers" w:date="2017-06-01T10:56:00Z">
                <w:pPr/>
              </w:pPrChange>
            </w:pPr>
            <w:r w:rsidRPr="005D3F56">
              <w:rPr>
                <w:rFonts w:ascii="Times New Roman" w:hAnsi="Times New Roman" w:cs="Times New Roman"/>
                <w:sz w:val="20"/>
                <w:szCs w:val="20"/>
                <w:rPrChange w:id="143" w:author="Thomas Carruthers" w:date="2017-06-01T10:56:00Z">
                  <w:rPr>
                    <w:rFonts w:ascii="Times New Roman" w:hAnsi="Times New Roman" w:cs="Times New Roman"/>
                    <w:sz w:val="16"/>
                    <w:szCs w:val="16"/>
                  </w:rPr>
                </w:rPrChange>
              </w:rPr>
              <w:t xml:space="preserve">0  0  0  0.25  0.5  </w:t>
            </w:r>
            <w:ins w:id="144" w:author="Thomas Carruthers" w:date="2017-06-01T10:54:00Z">
              <w:r w:rsidR="005D3F56" w:rsidRPr="005D3F56">
                <w:rPr>
                  <w:rFonts w:ascii="Times New Roman" w:hAnsi="Times New Roman" w:cs="Times New Roman"/>
                  <w:sz w:val="20"/>
                  <w:szCs w:val="20"/>
                  <w:rPrChange w:id="145" w:author="Thomas Carruthers" w:date="2017-06-01T10:56:00Z">
                    <w:rPr>
                      <w:rFonts w:ascii="Times New Roman" w:hAnsi="Times New Roman" w:cs="Times New Roman"/>
                      <w:sz w:val="16"/>
                      <w:szCs w:val="16"/>
                    </w:rPr>
                  </w:rPrChange>
                </w:rPr>
                <w:t xml:space="preserve"> </w:t>
              </w:r>
            </w:ins>
            <w:r w:rsidRPr="005D3F56">
              <w:rPr>
                <w:rFonts w:ascii="Times New Roman" w:hAnsi="Times New Roman" w:cs="Times New Roman"/>
                <w:sz w:val="20"/>
                <w:szCs w:val="20"/>
                <w:rPrChange w:id="146" w:author="Thomas Carruthers" w:date="2017-06-01T10:56:00Z">
                  <w:rPr>
                    <w:rFonts w:ascii="Times New Roman" w:hAnsi="Times New Roman" w:cs="Times New Roman"/>
                    <w:sz w:val="16"/>
                    <w:szCs w:val="16"/>
                  </w:rPr>
                </w:rPrChange>
              </w:rPr>
              <w:t xml:space="preserve"> </w:t>
            </w:r>
            <w:ins w:id="147"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148" w:author="Thomas Carruthers" w:date="2017-06-01T10:56:00Z">
                  <w:rPr>
                    <w:rFonts w:ascii="Times New Roman" w:hAnsi="Times New Roman" w:cs="Times New Roman"/>
                    <w:sz w:val="16"/>
                    <w:szCs w:val="16"/>
                  </w:rPr>
                </w:rPrChange>
              </w:rPr>
              <w:t xml:space="preserve">1  </w:t>
            </w:r>
            <w:ins w:id="149" w:author="Thomas Carruthers" w:date="2017-06-01T10:54:00Z">
              <w:r w:rsidR="005D3F56" w:rsidRPr="005D3F56">
                <w:rPr>
                  <w:rFonts w:ascii="Times New Roman" w:hAnsi="Times New Roman" w:cs="Times New Roman"/>
                  <w:sz w:val="20"/>
                  <w:szCs w:val="20"/>
                  <w:rPrChange w:id="150" w:author="Thomas Carruthers" w:date="2017-06-01T10:56:00Z">
                    <w:rPr>
                      <w:rFonts w:ascii="Times New Roman" w:hAnsi="Times New Roman" w:cs="Times New Roman"/>
                      <w:sz w:val="16"/>
                      <w:szCs w:val="16"/>
                    </w:rPr>
                  </w:rPrChange>
                </w:rPr>
                <w:t xml:space="preserve"> </w:t>
              </w:r>
            </w:ins>
            <w:ins w:id="151"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152" w:author="Thomas Carruthers" w:date="2017-06-01T10:56:00Z">
                  <w:rPr>
                    <w:rFonts w:ascii="Times New Roman" w:hAnsi="Times New Roman" w:cs="Times New Roman"/>
                    <w:sz w:val="16"/>
                    <w:szCs w:val="16"/>
                  </w:rPr>
                </w:rPrChange>
              </w:rPr>
              <w:t xml:space="preserve"> 1  </w:t>
            </w:r>
            <w:ins w:id="153"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154" w:author="Thomas Carruthers" w:date="2017-06-01T10:56:00Z">
                  <w:rPr>
                    <w:rFonts w:ascii="Times New Roman" w:hAnsi="Times New Roman" w:cs="Times New Roman"/>
                    <w:sz w:val="16"/>
                    <w:szCs w:val="16"/>
                  </w:rPr>
                </w:rPrChange>
              </w:rPr>
              <w:t xml:space="preserve"> 1   </w:t>
            </w:r>
            <w:ins w:id="155"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156" w:author="Thomas Carruthers" w:date="2017-06-01T10:56:00Z">
                  <w:rPr>
                    <w:rFonts w:ascii="Times New Roman" w:hAnsi="Times New Roman" w:cs="Times New Roman"/>
                    <w:sz w:val="16"/>
                    <w:szCs w:val="16"/>
                  </w:rPr>
                </w:rPrChange>
              </w:rPr>
              <w:t xml:space="preserve">1    1   </w:t>
            </w:r>
            <w:del w:id="157" w:author="Thomas Carruthers" w:date="2017-06-01T11:01:00Z">
              <w:r w:rsidRPr="005D3F56" w:rsidDel="005D3F56">
                <w:rPr>
                  <w:rFonts w:ascii="Times New Roman" w:hAnsi="Times New Roman" w:cs="Times New Roman"/>
                  <w:sz w:val="20"/>
                  <w:szCs w:val="20"/>
                  <w:rPrChange w:id="158"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159" w:author="Thomas Carruthers" w:date="2017-06-01T10:56:00Z">
                  <w:rPr>
                    <w:rFonts w:ascii="Times New Roman" w:hAnsi="Times New Roman" w:cs="Times New Roman"/>
                    <w:sz w:val="16"/>
                    <w:szCs w:val="16"/>
                  </w:rPr>
                </w:rPrChange>
              </w:rPr>
              <w:t xml:space="preserve"> 1 </w:t>
            </w:r>
            <w:del w:id="160" w:author="Thomas Carruthers" w:date="2017-06-01T11:01:00Z">
              <w:r w:rsidRPr="005D3F56" w:rsidDel="005D3F56">
                <w:rPr>
                  <w:rFonts w:ascii="Times New Roman" w:hAnsi="Times New Roman" w:cs="Times New Roman"/>
                  <w:sz w:val="20"/>
                  <w:szCs w:val="20"/>
                  <w:rPrChange w:id="161"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162" w:author="Thomas Carruthers" w:date="2017-06-01T10:56:00Z">
                  <w:rPr>
                    <w:rFonts w:ascii="Times New Roman" w:hAnsi="Times New Roman" w:cs="Times New Roman"/>
                    <w:sz w:val="16"/>
                    <w:szCs w:val="16"/>
                  </w:rPr>
                </w:rPrChange>
              </w:rPr>
              <w:t xml:space="preserve">     1       </w:t>
            </w:r>
            <w:ins w:id="163" w:author="Thomas Carruthers" w:date="2017-06-01T11:01:00Z">
              <w:r w:rsidR="005D3F56">
                <w:rPr>
                  <w:rFonts w:ascii="Times New Roman" w:hAnsi="Times New Roman" w:cs="Times New Roman"/>
                  <w:sz w:val="20"/>
                  <w:szCs w:val="20"/>
                </w:rPr>
                <w:t>1</w:t>
              </w:r>
            </w:ins>
            <w:r w:rsidRPr="005D3F56">
              <w:rPr>
                <w:rFonts w:ascii="Times New Roman" w:hAnsi="Times New Roman" w:cs="Times New Roman"/>
                <w:sz w:val="20"/>
                <w:szCs w:val="20"/>
                <w:rPrChange w:id="164" w:author="Thomas Carruthers" w:date="2017-06-01T10:56:00Z">
                  <w:rPr>
                    <w:rFonts w:ascii="Times New Roman" w:hAnsi="Times New Roman" w:cs="Times New Roman"/>
                    <w:sz w:val="16"/>
                    <w:szCs w:val="16"/>
                  </w:rPr>
                </w:rPrChange>
              </w:rPr>
              <w:t xml:space="preserve"> </w:t>
            </w:r>
            <w:ins w:id="165" w:author="Thomas Carruthers" w:date="2017-06-01T11:01:00Z">
              <w:r w:rsidR="005D3F56">
                <w:rPr>
                  <w:rFonts w:ascii="Times New Roman" w:hAnsi="Times New Roman" w:cs="Times New Roman"/>
                  <w:sz w:val="20"/>
                  <w:szCs w:val="20"/>
                </w:rPr>
                <w:t xml:space="preserve">        1</w:t>
              </w:r>
            </w:ins>
            <w:del w:id="166" w:author="Thomas Carruthers" w:date="2017-06-01T10:56:00Z">
              <w:r w:rsidRPr="005D3F56" w:rsidDel="005D3F56">
                <w:rPr>
                  <w:rFonts w:ascii="Times New Roman" w:hAnsi="Times New Roman" w:cs="Times New Roman"/>
                  <w:sz w:val="20"/>
                  <w:szCs w:val="20"/>
                  <w:rPrChange w:id="167" w:author="Thomas Carruthers" w:date="2017-06-01T10:56:00Z">
                    <w:rPr>
                      <w:rFonts w:ascii="Times New Roman" w:hAnsi="Times New Roman" w:cs="Times New Roman"/>
                      <w:sz w:val="16"/>
                      <w:szCs w:val="16"/>
                    </w:rPr>
                  </w:rPrChange>
                </w:rPr>
                <w:delText>1        1       1        1       1       1       1       1       1       1      1</w:delText>
              </w:r>
            </w:del>
          </w:p>
          <w:p w14:paraId="7F5362C3" w14:textId="77777777" w:rsidR="005D3F56" w:rsidRPr="005D3F56" w:rsidRDefault="005D3F56" w:rsidP="005D3F56">
            <w:pPr>
              <w:rPr>
                <w:ins w:id="168" w:author="Thomas Carruthers" w:date="2017-06-01T10:56:00Z"/>
                <w:rFonts w:ascii="Times New Roman" w:hAnsi="Times New Roman" w:cs="Times New Roman"/>
                <w:sz w:val="20"/>
                <w:szCs w:val="20"/>
                <w:rPrChange w:id="169" w:author="Thomas Carruthers" w:date="2017-06-01T10:56:00Z">
                  <w:rPr>
                    <w:ins w:id="170" w:author="Thomas Carruthers" w:date="2017-06-01T10:56:00Z"/>
                    <w:rFonts w:ascii="Times New Roman" w:hAnsi="Times New Roman" w:cs="Times New Roman"/>
                    <w:sz w:val="16"/>
                    <w:szCs w:val="16"/>
                  </w:rPr>
                </w:rPrChange>
              </w:rPr>
              <w:pPrChange w:id="171" w:author="Thomas Carruthers" w:date="2017-06-01T10:56:00Z">
                <w:pPr/>
              </w:pPrChange>
            </w:pPr>
          </w:p>
          <w:p w14:paraId="2A0F5C02" w14:textId="0CA56DD0" w:rsidR="009D1008" w:rsidRDefault="009D1008" w:rsidP="005D3F56">
            <w:pPr>
              <w:pPrChange w:id="172" w:author="Thomas Carruthers" w:date="2017-06-01T11:01:00Z">
                <w:pPr/>
              </w:pPrChange>
            </w:pPr>
            <w:r w:rsidRPr="005D3F56">
              <w:rPr>
                <w:rFonts w:ascii="Times New Roman" w:hAnsi="Times New Roman" w:cs="Times New Roman"/>
                <w:sz w:val="20"/>
                <w:szCs w:val="20"/>
                <w:rPrChange w:id="173" w:author="Thomas Carruthers" w:date="2017-06-01T10:56:00Z">
                  <w:rPr>
                    <w:rFonts w:ascii="Times New Roman" w:hAnsi="Times New Roman" w:cs="Times New Roman"/>
                    <w:sz w:val="16"/>
                    <w:szCs w:val="16"/>
                  </w:rPr>
                </w:rPrChange>
              </w:rPr>
              <w:t xml:space="preserve">0  0  0  </w:t>
            </w:r>
            <w:del w:id="174" w:author="Thomas Carruthers" w:date="2017-06-01T10:54:00Z">
              <w:r w:rsidRPr="005D3F56" w:rsidDel="005D3F56">
                <w:rPr>
                  <w:rFonts w:ascii="Times New Roman" w:hAnsi="Times New Roman" w:cs="Times New Roman"/>
                  <w:sz w:val="20"/>
                  <w:szCs w:val="20"/>
                  <w:rPrChange w:id="175" w:author="Thomas Carruthers" w:date="2017-06-01T10:56:00Z">
                    <w:rPr>
                      <w:rFonts w:ascii="Times New Roman" w:hAnsi="Times New Roman" w:cs="Times New Roman"/>
                      <w:sz w:val="16"/>
                      <w:szCs w:val="16"/>
                    </w:rPr>
                  </w:rPrChange>
                </w:rPr>
                <w:delText xml:space="preserve"> </w:delText>
              </w:r>
            </w:del>
            <w:del w:id="176" w:author="Thomas Carruthers" w:date="2017-06-01T10:59:00Z">
              <w:r w:rsidRPr="005D3F56" w:rsidDel="005D3F56">
                <w:rPr>
                  <w:rFonts w:ascii="Times New Roman" w:hAnsi="Times New Roman" w:cs="Times New Roman"/>
                  <w:sz w:val="20"/>
                  <w:szCs w:val="20"/>
                  <w:rPrChange w:id="177" w:author="Thomas Carruthers" w:date="2017-06-01T10:56:00Z">
                    <w:rPr>
                      <w:rFonts w:ascii="Times New Roman" w:hAnsi="Times New Roman" w:cs="Times New Roman"/>
                      <w:sz w:val="16"/>
                      <w:szCs w:val="16"/>
                    </w:rPr>
                  </w:rPrChange>
                </w:rPr>
                <w:delText xml:space="preserve"> </w:delText>
              </w:r>
            </w:del>
            <w:del w:id="178" w:author="Thomas Carruthers" w:date="2017-06-01T10:54:00Z">
              <w:r w:rsidRPr="005D3F56" w:rsidDel="005D3F56">
                <w:rPr>
                  <w:rFonts w:ascii="Times New Roman" w:hAnsi="Times New Roman" w:cs="Times New Roman"/>
                  <w:sz w:val="20"/>
                  <w:szCs w:val="20"/>
                  <w:rPrChange w:id="179" w:author="Thomas Carruthers" w:date="2017-06-01T10:56:00Z">
                    <w:rPr>
                      <w:rFonts w:ascii="Times New Roman" w:hAnsi="Times New Roman" w:cs="Times New Roman"/>
                      <w:sz w:val="16"/>
                      <w:szCs w:val="16"/>
                    </w:rPr>
                  </w:rPrChange>
                </w:rPr>
                <w:delText xml:space="preserve">0      </w:delText>
              </w:r>
            </w:del>
            <w:ins w:id="180" w:author="Thomas Carruthers" w:date="2017-06-01T10:54:00Z">
              <w:r w:rsidR="005D3F56" w:rsidRPr="005D3F56">
                <w:rPr>
                  <w:rFonts w:ascii="Times New Roman" w:hAnsi="Times New Roman" w:cs="Times New Roman"/>
                  <w:sz w:val="20"/>
                  <w:szCs w:val="20"/>
                  <w:rPrChange w:id="181" w:author="Thomas Carruthers" w:date="2017-06-01T10:56:00Z">
                    <w:rPr>
                      <w:rFonts w:ascii="Times New Roman" w:hAnsi="Times New Roman" w:cs="Times New Roman"/>
                      <w:sz w:val="16"/>
                      <w:szCs w:val="16"/>
                    </w:rPr>
                  </w:rPrChange>
                </w:rPr>
                <w:t xml:space="preserve">0.15 </w:t>
              </w:r>
            </w:ins>
            <w:ins w:id="182" w:author="Thomas Carruthers" w:date="2017-06-01T10:59:00Z">
              <w:r w:rsidR="005D3F56">
                <w:rPr>
                  <w:rFonts w:ascii="Times New Roman" w:hAnsi="Times New Roman" w:cs="Times New Roman"/>
                  <w:sz w:val="20"/>
                  <w:szCs w:val="20"/>
                </w:rPr>
                <w:t xml:space="preserve"> </w:t>
              </w:r>
            </w:ins>
            <w:ins w:id="183" w:author="Thomas Carruthers" w:date="2017-06-01T10:54:00Z">
              <w:r w:rsidR="005D3F56" w:rsidRPr="005D3F56">
                <w:rPr>
                  <w:rFonts w:ascii="Times New Roman" w:hAnsi="Times New Roman" w:cs="Times New Roman"/>
                  <w:sz w:val="20"/>
                  <w:szCs w:val="20"/>
                  <w:rPrChange w:id="184" w:author="Thomas Carruthers" w:date="2017-06-01T10:56:00Z">
                    <w:rPr>
                      <w:rFonts w:ascii="Times New Roman" w:hAnsi="Times New Roman" w:cs="Times New Roman"/>
                      <w:sz w:val="16"/>
                      <w:szCs w:val="16"/>
                    </w:rPr>
                  </w:rPrChange>
                </w:rPr>
                <w:t>0.3</w:t>
              </w:r>
            </w:ins>
            <w:del w:id="185" w:author="Thomas Carruthers" w:date="2017-06-01T10:54:00Z">
              <w:r w:rsidRPr="005D3F56" w:rsidDel="005D3F56">
                <w:rPr>
                  <w:rFonts w:ascii="Times New Roman" w:hAnsi="Times New Roman" w:cs="Times New Roman"/>
                  <w:sz w:val="20"/>
                  <w:szCs w:val="20"/>
                  <w:rPrChange w:id="186" w:author="Thomas Carruthers" w:date="2017-06-01T10:56:00Z">
                    <w:rPr>
                      <w:rFonts w:ascii="Times New Roman" w:hAnsi="Times New Roman" w:cs="Times New Roman"/>
                      <w:sz w:val="16"/>
                      <w:szCs w:val="16"/>
                    </w:rPr>
                  </w:rPrChange>
                </w:rPr>
                <w:delText>0</w:delText>
              </w:r>
            </w:del>
            <w:r w:rsidRPr="005D3F56">
              <w:rPr>
                <w:rFonts w:ascii="Times New Roman" w:hAnsi="Times New Roman" w:cs="Times New Roman"/>
                <w:sz w:val="20"/>
                <w:szCs w:val="20"/>
                <w:rPrChange w:id="187" w:author="Thomas Carruthers" w:date="2017-06-01T10:56:00Z">
                  <w:rPr>
                    <w:rFonts w:ascii="Times New Roman" w:hAnsi="Times New Roman" w:cs="Times New Roman"/>
                    <w:sz w:val="16"/>
                    <w:szCs w:val="16"/>
                  </w:rPr>
                </w:rPrChange>
              </w:rPr>
              <w:t xml:space="preserve">  </w:t>
            </w:r>
            <w:ins w:id="188" w:author="Thomas Carruthers" w:date="2017-06-01T10:59:00Z">
              <w:r w:rsidR="005D3F56">
                <w:rPr>
                  <w:rFonts w:ascii="Times New Roman" w:hAnsi="Times New Roman" w:cs="Times New Roman"/>
                  <w:sz w:val="20"/>
                  <w:szCs w:val="20"/>
                </w:rPr>
                <w:t xml:space="preserve"> </w:t>
              </w:r>
            </w:ins>
            <w:ins w:id="189" w:author="Thomas Carruthers" w:date="2017-06-01T10:54:00Z">
              <w:r w:rsidR="005D3F56" w:rsidRPr="005D3F56">
                <w:rPr>
                  <w:rFonts w:ascii="Times New Roman" w:hAnsi="Times New Roman" w:cs="Times New Roman"/>
                  <w:sz w:val="20"/>
                  <w:szCs w:val="20"/>
                  <w:rPrChange w:id="190" w:author="Thomas Carruthers" w:date="2017-06-01T10:56:00Z">
                    <w:rPr>
                      <w:rFonts w:ascii="Times New Roman" w:hAnsi="Times New Roman" w:cs="Times New Roman"/>
                      <w:sz w:val="16"/>
                      <w:szCs w:val="16"/>
                    </w:rPr>
                  </w:rPrChange>
                </w:rPr>
                <w:t>0.</w:t>
              </w:r>
            </w:ins>
            <w:ins w:id="191" w:author="Thomas Carruthers" w:date="2017-06-01T10:59:00Z">
              <w:r w:rsidR="005D3F56">
                <w:rPr>
                  <w:rFonts w:ascii="Times New Roman" w:hAnsi="Times New Roman" w:cs="Times New Roman"/>
                  <w:sz w:val="20"/>
                  <w:szCs w:val="20"/>
                </w:rPr>
                <w:t>4</w:t>
              </w:r>
            </w:ins>
            <w:ins w:id="192" w:author="Thomas Carruthers" w:date="2017-06-01T10:54:00Z">
              <w:r w:rsidR="005D3F56" w:rsidRPr="005D3F56">
                <w:rPr>
                  <w:rFonts w:ascii="Times New Roman" w:hAnsi="Times New Roman" w:cs="Times New Roman"/>
                  <w:sz w:val="20"/>
                  <w:szCs w:val="20"/>
                  <w:rPrChange w:id="193" w:author="Thomas Carruthers" w:date="2017-06-01T10:56:00Z">
                    <w:rPr>
                      <w:rFonts w:ascii="Times New Roman" w:hAnsi="Times New Roman" w:cs="Times New Roman"/>
                      <w:sz w:val="16"/>
                      <w:szCs w:val="16"/>
                    </w:rPr>
                  </w:rPrChange>
                </w:rPr>
                <w:t>5</w:t>
              </w:r>
            </w:ins>
            <w:r w:rsidRPr="005D3F56">
              <w:rPr>
                <w:rFonts w:ascii="Times New Roman" w:hAnsi="Times New Roman" w:cs="Times New Roman"/>
                <w:sz w:val="20"/>
                <w:szCs w:val="20"/>
                <w:rPrChange w:id="194" w:author="Thomas Carruthers" w:date="2017-06-01T10:56:00Z">
                  <w:rPr>
                    <w:rFonts w:ascii="Times New Roman" w:hAnsi="Times New Roman" w:cs="Times New Roman"/>
                    <w:sz w:val="16"/>
                    <w:szCs w:val="16"/>
                  </w:rPr>
                </w:rPrChange>
              </w:rPr>
              <w:t xml:space="preserve">   0 </w:t>
            </w:r>
            <w:ins w:id="195" w:author="Thomas Carruthers" w:date="2017-06-01T10:59:00Z">
              <w:r w:rsidR="005D3F56">
                <w:rPr>
                  <w:rFonts w:ascii="Times New Roman" w:hAnsi="Times New Roman" w:cs="Times New Roman"/>
                  <w:sz w:val="20"/>
                  <w:szCs w:val="20"/>
                </w:rPr>
                <w:t>.6</w:t>
              </w:r>
            </w:ins>
            <w:r w:rsidRPr="005D3F56">
              <w:rPr>
                <w:rFonts w:ascii="Times New Roman" w:hAnsi="Times New Roman" w:cs="Times New Roman"/>
                <w:sz w:val="20"/>
                <w:szCs w:val="20"/>
                <w:rPrChange w:id="196" w:author="Thomas Carruthers" w:date="2017-06-01T10:56:00Z">
                  <w:rPr>
                    <w:rFonts w:ascii="Times New Roman" w:hAnsi="Times New Roman" w:cs="Times New Roman"/>
                    <w:sz w:val="16"/>
                    <w:szCs w:val="16"/>
                  </w:rPr>
                </w:rPrChange>
              </w:rPr>
              <w:t xml:space="preserve">  0 </w:t>
            </w:r>
            <w:ins w:id="197" w:author="Thomas Carruthers" w:date="2017-06-01T10:59:00Z">
              <w:r w:rsidR="005D3F56">
                <w:rPr>
                  <w:rFonts w:ascii="Times New Roman" w:hAnsi="Times New Roman" w:cs="Times New Roman"/>
                  <w:sz w:val="20"/>
                  <w:szCs w:val="20"/>
                </w:rPr>
                <w:t>.75</w:t>
              </w:r>
            </w:ins>
            <w:r w:rsidRPr="005D3F56">
              <w:rPr>
                <w:rFonts w:ascii="Times New Roman" w:hAnsi="Times New Roman" w:cs="Times New Roman"/>
                <w:sz w:val="20"/>
                <w:szCs w:val="20"/>
                <w:rPrChange w:id="198" w:author="Thomas Carruthers" w:date="2017-06-01T10:56:00Z">
                  <w:rPr>
                    <w:rFonts w:ascii="Times New Roman" w:hAnsi="Times New Roman" w:cs="Times New Roman"/>
                    <w:sz w:val="16"/>
                    <w:szCs w:val="16"/>
                  </w:rPr>
                </w:rPrChange>
              </w:rPr>
              <w:t xml:space="preserve">  0</w:t>
            </w:r>
            <w:ins w:id="199" w:author="Thomas Carruthers" w:date="2017-06-01T10:59:00Z">
              <w:r w:rsidR="005D3F56">
                <w:rPr>
                  <w:rFonts w:ascii="Times New Roman" w:hAnsi="Times New Roman" w:cs="Times New Roman"/>
                  <w:sz w:val="20"/>
                  <w:szCs w:val="20"/>
                </w:rPr>
                <w:t>.9</w:t>
              </w:r>
            </w:ins>
            <w:r w:rsidRPr="005D3F56">
              <w:rPr>
                <w:rFonts w:ascii="Times New Roman" w:hAnsi="Times New Roman" w:cs="Times New Roman"/>
                <w:sz w:val="20"/>
                <w:szCs w:val="20"/>
                <w:rPrChange w:id="200" w:author="Thomas Carruthers" w:date="2017-06-01T10:56:00Z">
                  <w:rPr>
                    <w:rFonts w:ascii="Times New Roman" w:hAnsi="Times New Roman" w:cs="Times New Roman"/>
                    <w:sz w:val="16"/>
                    <w:szCs w:val="16"/>
                  </w:rPr>
                </w:rPrChange>
              </w:rPr>
              <w:t xml:space="preserve">  </w:t>
            </w:r>
            <w:del w:id="201" w:author="Thomas Carruthers" w:date="2017-06-01T10:54:00Z">
              <w:r w:rsidRPr="005D3F56" w:rsidDel="005D3F56">
                <w:rPr>
                  <w:rFonts w:ascii="Times New Roman" w:hAnsi="Times New Roman" w:cs="Times New Roman"/>
                  <w:sz w:val="20"/>
                  <w:szCs w:val="20"/>
                  <w:rPrChange w:id="202" w:author="Thomas Carruthers" w:date="2017-06-01T10:56:00Z">
                    <w:rPr>
                      <w:rFonts w:ascii="Times New Roman" w:hAnsi="Times New Roman" w:cs="Times New Roman"/>
                      <w:sz w:val="16"/>
                      <w:szCs w:val="16"/>
                    </w:rPr>
                  </w:rPrChange>
                </w:rPr>
                <w:delText xml:space="preserve"> 0  </w:delText>
              </w:r>
            </w:del>
            <w:ins w:id="203" w:author="Thomas Carruthers" w:date="2017-06-01T10:54:00Z">
              <w:r w:rsidR="005D3F56" w:rsidRPr="005D3F56">
                <w:rPr>
                  <w:rFonts w:ascii="Times New Roman" w:hAnsi="Times New Roman" w:cs="Times New Roman"/>
                  <w:sz w:val="20"/>
                  <w:szCs w:val="20"/>
                  <w:rPrChange w:id="204" w:author="Thomas Carruthers" w:date="2017-06-01T10:56:00Z">
                    <w:rPr>
                      <w:rFonts w:ascii="Times New Roman" w:hAnsi="Times New Roman" w:cs="Times New Roman"/>
                      <w:sz w:val="16"/>
                      <w:szCs w:val="16"/>
                    </w:rPr>
                  </w:rPrChange>
                </w:rPr>
                <w:t xml:space="preserve">1  </w:t>
              </w:r>
            </w:ins>
            <w:ins w:id="205" w:author="Thomas Carruthers" w:date="2017-06-01T10:55:00Z">
              <w:r w:rsidR="005D3F56" w:rsidRPr="005D3F56">
                <w:rPr>
                  <w:rFonts w:ascii="Times New Roman" w:hAnsi="Times New Roman" w:cs="Times New Roman"/>
                  <w:sz w:val="20"/>
                  <w:szCs w:val="20"/>
                  <w:rPrChange w:id="206" w:author="Thomas Carruthers" w:date="2017-06-01T10:56:00Z">
                    <w:rPr>
                      <w:rFonts w:ascii="Times New Roman" w:hAnsi="Times New Roman" w:cs="Times New Roman"/>
                      <w:sz w:val="16"/>
                      <w:szCs w:val="16"/>
                    </w:rPr>
                  </w:rPrChange>
                </w:rPr>
                <w:t xml:space="preserve">  </w:t>
              </w:r>
            </w:ins>
            <w:del w:id="207" w:author="Thomas Carruthers" w:date="2017-06-01T10:54:00Z">
              <w:r w:rsidRPr="005D3F56" w:rsidDel="005D3F56">
                <w:rPr>
                  <w:rFonts w:ascii="Times New Roman" w:hAnsi="Times New Roman" w:cs="Times New Roman"/>
                  <w:sz w:val="20"/>
                  <w:szCs w:val="20"/>
                  <w:rPrChange w:id="208" w:author="Thomas Carruthers" w:date="2017-06-01T10:56:00Z">
                    <w:rPr>
                      <w:rFonts w:ascii="Times New Roman" w:hAnsi="Times New Roman" w:cs="Times New Roman"/>
                      <w:sz w:val="16"/>
                      <w:szCs w:val="16"/>
                    </w:rPr>
                  </w:rPrChange>
                </w:rPr>
                <w:delText xml:space="preserve">0.01  </w:delText>
              </w:r>
            </w:del>
            <w:ins w:id="209" w:author="Thomas Carruthers" w:date="2017-06-01T10:54:00Z">
              <w:r w:rsidR="005D3F56" w:rsidRPr="005D3F56">
                <w:rPr>
                  <w:rFonts w:ascii="Times New Roman" w:hAnsi="Times New Roman" w:cs="Times New Roman"/>
                  <w:sz w:val="20"/>
                  <w:szCs w:val="20"/>
                  <w:rPrChange w:id="210" w:author="Thomas Carruthers" w:date="2017-06-01T10:56:00Z">
                    <w:rPr>
                      <w:rFonts w:ascii="Times New Roman" w:hAnsi="Times New Roman" w:cs="Times New Roman"/>
                      <w:sz w:val="16"/>
                      <w:szCs w:val="16"/>
                    </w:rPr>
                  </w:rPrChange>
                </w:rPr>
                <w:t>1</w:t>
              </w:r>
            </w:ins>
            <w:del w:id="211" w:author="Thomas Carruthers" w:date="2017-06-01T10:54:00Z">
              <w:r w:rsidRPr="005D3F56" w:rsidDel="005D3F56">
                <w:rPr>
                  <w:rFonts w:ascii="Times New Roman" w:hAnsi="Times New Roman" w:cs="Times New Roman"/>
                  <w:sz w:val="20"/>
                  <w:szCs w:val="20"/>
                  <w:rPrChange w:id="212" w:author="Thomas Carruthers" w:date="2017-06-01T10:56:00Z">
                    <w:rPr>
                      <w:rFonts w:ascii="Times New Roman" w:hAnsi="Times New Roman" w:cs="Times New Roman"/>
                      <w:sz w:val="16"/>
                      <w:szCs w:val="16"/>
                    </w:rPr>
                  </w:rPrChange>
                </w:rPr>
                <w:delText>0.0</w:delText>
              </w:r>
            </w:del>
            <w:del w:id="213" w:author="Thomas Carruthers" w:date="2017-06-01T10:59:00Z">
              <w:r w:rsidRPr="005D3F56" w:rsidDel="005D3F56">
                <w:rPr>
                  <w:rFonts w:ascii="Times New Roman" w:hAnsi="Times New Roman" w:cs="Times New Roman"/>
                  <w:sz w:val="20"/>
                  <w:szCs w:val="20"/>
                  <w:rPrChange w:id="214" w:author="Thomas Carruthers" w:date="2017-06-01T10:56:00Z">
                    <w:rPr>
                      <w:rFonts w:ascii="Times New Roman" w:hAnsi="Times New Roman" w:cs="Times New Roman"/>
                      <w:sz w:val="16"/>
                      <w:szCs w:val="16"/>
                    </w:rPr>
                  </w:rPrChange>
                </w:rPr>
                <w:delText>2</w:delText>
              </w:r>
            </w:del>
            <w:r w:rsidRPr="005D3F56">
              <w:rPr>
                <w:rFonts w:ascii="Times New Roman" w:hAnsi="Times New Roman" w:cs="Times New Roman"/>
                <w:sz w:val="20"/>
                <w:szCs w:val="20"/>
                <w:rPrChange w:id="215" w:author="Thomas Carruthers" w:date="2017-06-01T10:56:00Z">
                  <w:rPr>
                    <w:rFonts w:ascii="Times New Roman" w:hAnsi="Times New Roman" w:cs="Times New Roman"/>
                    <w:sz w:val="16"/>
                    <w:szCs w:val="16"/>
                  </w:rPr>
                </w:rPrChange>
              </w:rPr>
              <w:t xml:space="preserve">  </w:t>
            </w:r>
            <w:ins w:id="216" w:author="Thomas Carruthers" w:date="2017-06-01T11:01:00Z">
              <w:r w:rsidR="005D3F56">
                <w:rPr>
                  <w:rFonts w:ascii="Times New Roman" w:hAnsi="Times New Roman" w:cs="Times New Roman"/>
                  <w:sz w:val="20"/>
                  <w:szCs w:val="20"/>
                </w:rPr>
                <w:t xml:space="preserve">    </w:t>
              </w:r>
            </w:ins>
            <w:ins w:id="217" w:author="Thomas Carruthers" w:date="2017-06-01T11:00:00Z">
              <w:r w:rsidR="005D3F56">
                <w:rPr>
                  <w:rFonts w:ascii="Times New Roman" w:hAnsi="Times New Roman" w:cs="Times New Roman"/>
                  <w:sz w:val="20"/>
                  <w:szCs w:val="20"/>
                </w:rPr>
                <w:t xml:space="preserve">1 </w:t>
              </w:r>
            </w:ins>
            <w:ins w:id="218" w:author="Thomas Carruthers" w:date="2017-06-01T11:01:00Z">
              <w:r w:rsidR="00F84BC5">
                <w:rPr>
                  <w:rFonts w:ascii="Times New Roman" w:hAnsi="Times New Roman" w:cs="Times New Roman"/>
                  <w:sz w:val="20"/>
                  <w:szCs w:val="20"/>
                </w:rPr>
                <w:t xml:space="preserve">     </w:t>
              </w:r>
            </w:ins>
            <w:bookmarkStart w:id="219" w:name="_GoBack"/>
            <w:bookmarkEnd w:id="219"/>
            <w:ins w:id="220" w:author="Thomas Carruthers" w:date="2017-06-01T11:00:00Z">
              <w:r w:rsidR="005D3F56">
                <w:rPr>
                  <w:rFonts w:ascii="Times New Roman" w:hAnsi="Times New Roman" w:cs="Times New Roman"/>
                  <w:sz w:val="20"/>
                  <w:szCs w:val="20"/>
                </w:rPr>
                <w:t xml:space="preserve"> 1  1</w:t>
              </w:r>
            </w:ins>
            <w:del w:id="221" w:author="Thomas Carruthers" w:date="2017-06-01T11:00:00Z">
              <w:r w:rsidRPr="005D3F56" w:rsidDel="005D3F56">
                <w:rPr>
                  <w:rFonts w:ascii="Times New Roman" w:hAnsi="Times New Roman" w:cs="Times New Roman"/>
                  <w:sz w:val="20"/>
                  <w:szCs w:val="20"/>
                  <w:rPrChange w:id="222" w:author="Thomas Carruthers" w:date="2017-06-01T10:56:00Z">
                    <w:rPr>
                      <w:rFonts w:ascii="Times New Roman" w:hAnsi="Times New Roman" w:cs="Times New Roman"/>
                      <w:sz w:val="16"/>
                      <w:szCs w:val="16"/>
                    </w:rPr>
                  </w:rPrChange>
                </w:rPr>
                <w:delText xml:space="preserve"> 0.04</w:delText>
              </w:r>
            </w:del>
            <w:r w:rsidRPr="00BF3707">
              <w:rPr>
                <w:rFonts w:ascii="Times New Roman" w:hAnsi="Times New Roman" w:cs="Times New Roman"/>
                <w:sz w:val="16"/>
                <w:szCs w:val="16"/>
              </w:rPr>
              <w:t xml:space="preserve">   </w:t>
            </w:r>
            <w:del w:id="223" w:author="Thomas Carruthers" w:date="2017-06-01T10:56:00Z">
              <w:r w:rsidRPr="00BF3707" w:rsidDel="005D3F56">
                <w:rPr>
                  <w:rFonts w:ascii="Times New Roman" w:hAnsi="Times New Roman" w:cs="Times New Roman"/>
                  <w:sz w:val="16"/>
                  <w:szCs w:val="16"/>
                </w:rPr>
                <w:delText xml:space="preserve">0.08  0.15 </w:delText>
              </w:r>
              <w:r w:rsidDel="005D3F56">
                <w:rPr>
                  <w:rFonts w:ascii="Times New Roman" w:hAnsi="Times New Roman" w:cs="Times New Roman"/>
                  <w:sz w:val="16"/>
                  <w:szCs w:val="16"/>
                </w:rPr>
                <w:delText xml:space="preserve"> </w:delText>
              </w:r>
              <w:r w:rsidRPr="00BF3707" w:rsidDel="005D3F56">
                <w:rPr>
                  <w:rFonts w:ascii="Times New Roman" w:hAnsi="Times New Roman" w:cs="Times New Roman"/>
                  <w:sz w:val="16"/>
                  <w:szCs w:val="16"/>
                </w:rPr>
                <w:delText xml:space="preserve"> 0.</w:delText>
              </w:r>
              <w:r w:rsidDel="005D3F56">
                <w:rPr>
                  <w:rFonts w:ascii="Times New Roman" w:hAnsi="Times New Roman" w:cs="Times New Roman"/>
                  <w:sz w:val="16"/>
                  <w:szCs w:val="16"/>
                </w:rPr>
                <w:delText>27</w:delText>
              </w:r>
              <w:r w:rsidRPr="00BF3707" w:rsidDel="005D3F56">
                <w:rPr>
                  <w:rFonts w:ascii="Times New Roman" w:hAnsi="Times New Roman" w:cs="Times New Roman"/>
                  <w:sz w:val="16"/>
                  <w:szCs w:val="16"/>
                </w:rPr>
                <w:delText xml:space="preserve">  0.</w:delText>
              </w:r>
              <w:r w:rsidDel="005D3F56">
                <w:rPr>
                  <w:rFonts w:ascii="Times New Roman" w:hAnsi="Times New Roman" w:cs="Times New Roman"/>
                  <w:sz w:val="16"/>
                  <w:szCs w:val="16"/>
                </w:rPr>
                <w:delText>44</w:delText>
              </w:r>
              <w:r w:rsidRPr="00BF3707" w:rsidDel="005D3F56">
                <w:rPr>
                  <w:rFonts w:ascii="Times New Roman" w:hAnsi="Times New Roman" w:cs="Times New Roman"/>
                  <w:sz w:val="16"/>
                  <w:szCs w:val="16"/>
                </w:rPr>
                <w:delText xml:space="preserve">   </w:delText>
              </w:r>
              <w:r w:rsidDel="005D3F56">
                <w:rPr>
                  <w:rFonts w:ascii="Times New Roman" w:hAnsi="Times New Roman" w:cs="Times New Roman"/>
                  <w:sz w:val="16"/>
                  <w:szCs w:val="16"/>
                </w:rPr>
                <w:delText>0.62  0.77  0.88  0.94  0.97  0.99   1</w:delText>
              </w:r>
            </w:del>
          </w:p>
        </w:tc>
      </w:tr>
      <w:tr w:rsidR="009D1008" w:rsidRPr="00987C9A" w14:paraId="3EAE244A" w14:textId="77777777" w:rsidTr="005D3F56">
        <w:tc>
          <w:tcPr>
            <w:tcW w:w="2127" w:type="dxa"/>
          </w:tcPr>
          <w:p w14:paraId="5E94EF61" w14:textId="77777777" w:rsidR="009D1008" w:rsidRPr="00987C9A" w:rsidRDefault="009D1008" w:rsidP="005D3F56">
            <w:pPr>
              <w:rPr>
                <w:rFonts w:ascii="Times New Roman" w:hAnsi="Times New Roman" w:cs="Times New Roman"/>
                <w:sz w:val="18"/>
                <w:szCs w:val="18"/>
              </w:rPr>
            </w:pPr>
          </w:p>
        </w:tc>
        <w:tc>
          <w:tcPr>
            <w:tcW w:w="3969" w:type="dxa"/>
            <w:gridSpan w:val="2"/>
          </w:tcPr>
          <w:p w14:paraId="12B043F1" w14:textId="77777777" w:rsidR="009D1008" w:rsidRPr="00987C9A" w:rsidRDefault="009D1008" w:rsidP="005D3F56">
            <w:pPr>
              <w:rPr>
                <w:rFonts w:ascii="Times New Roman" w:hAnsi="Times New Roman" w:cs="Times New Roman"/>
                <w:sz w:val="18"/>
                <w:szCs w:val="18"/>
              </w:rPr>
            </w:pPr>
          </w:p>
        </w:tc>
        <w:tc>
          <w:tcPr>
            <w:tcW w:w="3827" w:type="dxa"/>
            <w:gridSpan w:val="2"/>
          </w:tcPr>
          <w:p w14:paraId="0F2B3704" w14:textId="77777777" w:rsidR="009D1008" w:rsidRPr="00987C9A" w:rsidRDefault="009D1008" w:rsidP="005D3F56">
            <w:pPr>
              <w:rPr>
                <w:rFonts w:ascii="Times New Roman" w:hAnsi="Times New Roman" w:cs="Times New Roman"/>
                <w:sz w:val="18"/>
                <w:szCs w:val="18"/>
              </w:rPr>
            </w:pPr>
          </w:p>
        </w:tc>
        <w:tc>
          <w:tcPr>
            <w:tcW w:w="2160" w:type="dxa"/>
          </w:tcPr>
          <w:p w14:paraId="07EA4C5A" w14:textId="77777777" w:rsidR="009D1008" w:rsidRPr="00987C9A" w:rsidRDefault="009D1008" w:rsidP="005D3F56">
            <w:pPr>
              <w:rPr>
                <w:rFonts w:ascii="Times New Roman" w:hAnsi="Times New Roman" w:cs="Times New Roman"/>
                <w:sz w:val="18"/>
                <w:szCs w:val="18"/>
              </w:rPr>
            </w:pPr>
          </w:p>
        </w:tc>
        <w:tc>
          <w:tcPr>
            <w:tcW w:w="823" w:type="dxa"/>
          </w:tcPr>
          <w:p w14:paraId="427FDF81" w14:textId="77777777" w:rsidR="009D1008" w:rsidRPr="00987C9A" w:rsidRDefault="009D1008" w:rsidP="005D3F56">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224" w:name="_Toc465365334"/>
      <w:r w:rsidRPr="00987C9A">
        <w:t>Estimated parameters</w:t>
      </w:r>
      <w:bookmarkEnd w:id="224"/>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987C9A" w:rsidRDefault="005D3F56" w:rsidP="001B61C4">
            <w:pPr>
              <w:keepNext/>
              <w:keepLines/>
              <w:rPr>
                <w:rFonts w:ascii="Times New Roman" w:hAnsi="Times New Roman" w:cs="Times New Roman"/>
                <w:i/>
                <w:sz w:val="20"/>
                <w:szCs w:val="2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225" w:name="_Toc465365335"/>
      <w:r>
        <w:rPr>
          <w:rFonts w:eastAsiaTheme="minorEastAsia"/>
        </w:rPr>
        <w:t>Model predictions to compare with past data</w:t>
      </w:r>
      <w:r w:rsidR="00987C9A" w:rsidRPr="00987C9A">
        <w:rPr>
          <w:rFonts w:eastAsiaTheme="minorEastAsia"/>
        </w:rPr>
        <w:t xml:space="preserve"> and likelihood functions</w:t>
      </w:r>
      <w:bookmarkEnd w:id="225"/>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5D3F56"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5D3F56"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5D3F56"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6C2AAA35" w:rsidR="007E218D" w:rsidRDefault="005D3F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226"/>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226"/>
      <w:r w:rsidR="00F0223F">
        <w:rPr>
          <w:rStyle w:val="CommentReference"/>
        </w:rPr>
        <w:commentReference w:id="226"/>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227" w:name="_Toc465365336"/>
      <w:r w:rsidRPr="00987C9A">
        <w:t>Characterising unc</w:t>
      </w:r>
      <w:r w:rsidR="005F1D09" w:rsidRPr="00440453">
        <w:t>e</w:t>
      </w:r>
      <w:r w:rsidRPr="00987C9A">
        <w:t>rtainty</w:t>
      </w:r>
      <w:bookmarkEnd w:id="227"/>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228" w:name="_Toc465365337"/>
      <w:r w:rsidRPr="00E462C0">
        <w:t>Baseline</w:t>
      </w:r>
      <w:bookmarkEnd w:id="228"/>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229" w:name="_Toc465365338"/>
      <w:r w:rsidRPr="00E462C0">
        <w:t>Alternative options</w:t>
      </w:r>
      <w:bookmarkEnd w:id="229"/>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230" w:name="_Toc465365339"/>
      <w:r w:rsidRPr="00B56829">
        <w:lastRenderedPageBreak/>
        <w:t>TRIAL SPECIFICATIONS</w:t>
      </w:r>
      <w:bookmarkEnd w:id="230"/>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231" w:name="_Toc465365340"/>
      <w:r w:rsidRPr="00B3146A">
        <w:rPr>
          <w:rFonts w:eastAsia="Times New Roman"/>
        </w:rPr>
        <w:t>Reference set</w:t>
      </w:r>
      <w:bookmarkEnd w:id="231"/>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24D69105"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423F69D3"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3C3E00C9"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5D5ADE25"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34D0E37A"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2118E1CC"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05D1F0E"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232" w:name="_Toc465365341"/>
      <w:r w:rsidRPr="00B3146A">
        <w:rPr>
          <w:rFonts w:eastAsia="Times New Roman"/>
        </w:rPr>
        <w:t>Robustness trials</w:t>
      </w:r>
      <w:bookmarkEnd w:id="23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233" w:name="_Toc465365342"/>
      <w:r w:rsidRPr="00B56829">
        <w:t xml:space="preserve">PERFORMANCE </w:t>
      </w:r>
      <w:r w:rsidR="00F243AE">
        <w:t>MEASURES/</w:t>
      </w:r>
      <w:r w:rsidRPr="00B56829">
        <w:t>STATISTICS</w:t>
      </w:r>
      <w:bookmarkEnd w:id="23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234" w:name="_Toc465365343"/>
      <w:r w:rsidRPr="00883998">
        <w:t xml:space="preserve">Summary </w:t>
      </w:r>
      <w:r w:rsidR="00FF4BF8">
        <w:t>measures/</w:t>
      </w:r>
      <w:r w:rsidRPr="00883998">
        <w:t>statistics</w:t>
      </w:r>
      <w:bookmarkEnd w:id="23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30.15pt" o:ole="" fillcolor="window">
            <v:imagedata r:id="rId22" o:title=""/>
          </v:shape>
          <o:OLEObject Type="Embed" ProgID="Equation.3" ShapeID="_x0000_i1025" DrawAspect="Content" ObjectID="_1557837146"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235" w:name="_Toc465365344"/>
      <w:r w:rsidRPr="00892BFD">
        <w:t>Summary plots</w:t>
      </w:r>
      <w:bookmarkEnd w:id="23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236" w:name="_Toc465365345"/>
      <w:r w:rsidRPr="00C97833">
        <w:rPr>
          <w:rFonts w:cs="Times New Roman"/>
          <w:szCs w:val="24"/>
        </w:rPr>
        <w:t>Level of reporting</w:t>
      </w:r>
      <w:bookmarkEnd w:id="23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237" w:name="_Toc465365346"/>
      <w:r w:rsidRPr="00C97833">
        <w:rPr>
          <w:rFonts w:cs="Times New Roman"/>
          <w:szCs w:val="24"/>
        </w:rPr>
        <w:t>Baseline</w:t>
      </w:r>
      <w:bookmarkEnd w:id="23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238" w:name="_Toc465365347"/>
      <w:r w:rsidRPr="005249EC">
        <w:t>Alternative options</w:t>
      </w:r>
      <w:bookmarkEnd w:id="23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om Carruthers" w:date="2017-03-17T14:49:00Z" w:initials="TC">
    <w:p w14:paraId="307C6196" w14:textId="2EB882F2" w:rsidR="005D3F56" w:rsidRDefault="005D3F56">
      <w:pPr>
        <w:pStyle w:val="CommentText"/>
      </w:pPr>
      <w:r>
        <w:rPr>
          <w:rStyle w:val="CommentReference"/>
        </w:rPr>
        <w:annotationRef/>
      </w:r>
    </w:p>
    <w:p w14:paraId="71ED792F" w14:textId="77777777" w:rsidR="005D3F56" w:rsidRDefault="005D3F56">
      <w:pPr>
        <w:pStyle w:val="CommentText"/>
      </w:pPr>
    </w:p>
    <w:p w14:paraId="4EF5B38A" w14:textId="2D0D439D" w:rsidR="005D3F56" w:rsidRDefault="005D3F56">
      <w:pPr>
        <w:pStyle w:val="CommentText"/>
      </w:pPr>
      <w:r>
        <w:t xml:space="preserve">ISSUE 1: </w:t>
      </w:r>
    </w:p>
    <w:p w14:paraId="33933D3A" w14:textId="15654B73" w:rsidR="005D3F56" w:rsidRDefault="005D3F56">
      <w:pPr>
        <w:pStyle w:val="CommentText"/>
      </w:pPr>
      <w:r>
        <w:t xml:space="preserve">Should the OM use an inverse age-length key derived by Allioud et al (does not yet exist). </w:t>
      </w:r>
    </w:p>
  </w:comment>
  <w:comment w:id="85" w:author="Tom Carruthers" w:date="2017-03-17T14:43:00Z" w:initials="TC">
    <w:p w14:paraId="230EEFEC" w14:textId="77777777" w:rsidR="005D3F56" w:rsidRDefault="005D3F56" w:rsidP="00F0223F">
      <w:pPr>
        <w:pStyle w:val="CommentText"/>
      </w:pPr>
      <w:r>
        <w:rPr>
          <w:rStyle w:val="CommentReference"/>
        </w:rPr>
        <w:annotationRef/>
      </w:r>
    </w:p>
    <w:p w14:paraId="3B2B4068" w14:textId="4885DC69" w:rsidR="005D3F56" w:rsidRDefault="005D3F56" w:rsidP="00F0223F">
      <w:pPr>
        <w:pStyle w:val="CommentText"/>
      </w:pPr>
      <w:r>
        <w:t xml:space="preserve">ISSUE 2: </w:t>
      </w:r>
    </w:p>
    <w:p w14:paraId="33FD5A07" w14:textId="22EE8440" w:rsidR="005D3F56" w:rsidRDefault="005D3F56" w:rsidP="00F0223F">
      <w:pPr>
        <w:pStyle w:val="CommentText"/>
      </w:pPr>
      <w:r>
        <w:t>How will natural mortality rate be updated?</w:t>
      </w:r>
    </w:p>
  </w:comment>
  <w:comment w:id="226" w:author="Tom Carruthers" w:date="2017-03-17T14:51:00Z" w:initials="TC">
    <w:p w14:paraId="0FDBCF37" w14:textId="77777777" w:rsidR="005D3F56" w:rsidRDefault="005D3F56">
      <w:pPr>
        <w:pStyle w:val="CommentText"/>
      </w:pPr>
      <w:r>
        <w:rPr>
          <w:rStyle w:val="CommentReference"/>
        </w:rPr>
        <w:annotationRef/>
      </w:r>
      <w:r>
        <w:t>“</w:t>
      </w:r>
      <w:r w:rsidRPr="00F0223F">
        <w:t>Tom to include fits to assessment indices and considered possible adjustments to the weighting of the catch likelihood</w:t>
      </w:r>
      <w:r>
        <w:t>”</w:t>
      </w:r>
    </w:p>
    <w:p w14:paraId="764E1E81" w14:textId="77777777" w:rsidR="005D3F56" w:rsidRDefault="005D3F56">
      <w:pPr>
        <w:pStyle w:val="CommentText"/>
      </w:pPr>
    </w:p>
    <w:p w14:paraId="5A1B2CD8" w14:textId="77777777" w:rsidR="005D3F56" w:rsidRDefault="005D3F56">
      <w:pPr>
        <w:pStyle w:val="CommentText"/>
      </w:pPr>
      <w:r>
        <w:t xml:space="preserve">ISSUE 3: </w:t>
      </w:r>
    </w:p>
    <w:p w14:paraId="3543CEB5" w14:textId="470DD3CF" w:rsidR="005D3F56" w:rsidRDefault="005D3F56">
      <w:pPr>
        <w:pStyle w:val="CommentText"/>
      </w:pPr>
      <w:r>
        <w:t>What assessment indices should the OM be fitted 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933D3A" w15:done="0"/>
  <w15:commentEx w15:paraId="33FD5A07" w15:done="0"/>
  <w15:commentEx w15:paraId="3543CE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CABA1" w14:textId="77777777" w:rsidR="00C270BC" w:rsidRDefault="00C270BC" w:rsidP="00B56829">
      <w:r>
        <w:separator/>
      </w:r>
    </w:p>
  </w:endnote>
  <w:endnote w:type="continuationSeparator" w:id="0">
    <w:p w14:paraId="6AC003E9" w14:textId="77777777" w:rsidR="00C270BC" w:rsidRDefault="00C270BC"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5D3F56" w:rsidRDefault="005D3F56">
        <w:pPr>
          <w:pStyle w:val="Footer"/>
          <w:jc w:val="right"/>
        </w:pPr>
        <w:r>
          <w:fldChar w:fldCharType="begin"/>
        </w:r>
        <w:r>
          <w:instrText xml:space="preserve"> PAGE   \* MERGEFORMAT </w:instrText>
        </w:r>
        <w:r>
          <w:fldChar w:fldCharType="separate"/>
        </w:r>
        <w:r w:rsidR="00AE08AA">
          <w:rPr>
            <w:noProof/>
          </w:rPr>
          <w:t>23</w:t>
        </w:r>
        <w:r>
          <w:rPr>
            <w:noProof/>
          </w:rPr>
          <w:fldChar w:fldCharType="end"/>
        </w:r>
      </w:p>
    </w:sdtContent>
  </w:sdt>
  <w:p w14:paraId="6E39F51C" w14:textId="77777777" w:rsidR="005D3F56" w:rsidRDefault="005D3F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E7426" w14:textId="77777777" w:rsidR="00C270BC" w:rsidRDefault="00C270BC" w:rsidP="00B56829">
      <w:r>
        <w:separator/>
      </w:r>
    </w:p>
  </w:footnote>
  <w:footnote w:type="continuationSeparator" w:id="0">
    <w:p w14:paraId="2D085FCC" w14:textId="77777777" w:rsidR="00C270BC" w:rsidRDefault="00C270BC"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84EF0"/>
    <w:rsid w:val="00491501"/>
    <w:rsid w:val="00494278"/>
    <w:rsid w:val="004A1C62"/>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270BC"/>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203"/>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84BC5"/>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1.bin"/><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867EE-6DEB-480A-BB88-670C1268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29</Pages>
  <Words>7647</Words>
  <Characters>43592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3</cp:revision>
  <cp:lastPrinted>2016-01-11T22:12:00Z</cp:lastPrinted>
  <dcterms:created xsi:type="dcterms:W3CDTF">2017-06-01T17:51:00Z</dcterms:created>
  <dcterms:modified xsi:type="dcterms:W3CDTF">2017-06-01T22:46:00Z</dcterms:modified>
</cp:coreProperties>
</file>