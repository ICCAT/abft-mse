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DF4D92">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DF4D92">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DF4D92">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DF4D92">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DF4D92">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DF4D92">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20A8295">
            <wp:extent cx="2784764" cy="27440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5297" cy="2744561"/>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37CD4C36" w:rsidR="00987C9A" w:rsidRPr="00F0223F" w:rsidRDefault="00987C9A" w:rsidP="00A300D9">
      <w:pPr>
        <w:pStyle w:val="Heading4"/>
        <w:ind w:left="0"/>
        <w:jc w:val="both"/>
        <w:rPr>
          <w:rFonts w:cs="Times New Roman"/>
          <w:szCs w:val="24"/>
        </w:rPr>
      </w:pPr>
      <w:bookmarkStart w:id="3" w:name="_Toc465365277"/>
      <w:r w:rsidRPr="00F0223F">
        <w:rPr>
          <w:bCs w:val="0"/>
          <w:iCs w:val="0"/>
        </w:rPr>
        <w:t xml:space="preserve">Alternative </w:t>
      </w:r>
      <w:r w:rsidR="00206292" w:rsidRPr="00F0223F">
        <w:rPr>
          <w:bCs w:val="0"/>
          <w:iCs w:val="0"/>
        </w:rPr>
        <w:t xml:space="preserve">low priority future </w:t>
      </w:r>
      <w:r w:rsidRPr="00F0223F">
        <w:rPr>
          <w:bCs w:val="0"/>
          <w:iCs w:val="0"/>
        </w:rPr>
        <w:t>options</w:t>
      </w:r>
      <w:bookmarkEnd w:id="3"/>
      <w:r w:rsidR="0029590E" w:rsidRPr="00F0223F">
        <w:rPr>
          <w:bCs w:val="0"/>
          <w:iCs w:val="0"/>
        </w:rPr>
        <w:t xml:space="preserve">  </w:t>
      </w:r>
    </w:p>
    <w:p w14:paraId="5FF97608" w14:textId="77777777" w:rsidR="00987C9A" w:rsidRPr="00F0223F" w:rsidRDefault="00987C9A" w:rsidP="001B61C4">
      <w:pPr>
        <w:pStyle w:val="ListParagraph"/>
        <w:ind w:left="0"/>
        <w:jc w:val="both"/>
        <w:rPr>
          <w:rFonts w:ascii="Times New Roman" w:hAnsi="Times New Roman" w:cs="Times New Roman"/>
          <w:sz w:val="24"/>
          <w:szCs w:val="24"/>
        </w:rPr>
      </w:pPr>
    </w:p>
    <w:p w14:paraId="0ECA2D16" w14:textId="0BCCBB4C" w:rsidR="00CC223C" w:rsidRDefault="00161309" w:rsidP="001B61C4">
      <w:pPr>
        <w:pStyle w:val="Heading3"/>
        <w:ind w:left="0"/>
      </w:pPr>
      <w:r w:rsidRPr="00F0223F">
        <w:rPr>
          <w:rFonts w:cs="Times New Roman"/>
          <w:szCs w:val="24"/>
        </w:rPr>
        <w:t xml:space="preserve">The </w:t>
      </w:r>
      <w:r w:rsidR="00987C9A" w:rsidRPr="00F0223F">
        <w:rPr>
          <w:rFonts w:cs="Times New Roman"/>
          <w:szCs w:val="24"/>
        </w:rPr>
        <w:t>MAST model (Taylor et al. 2011) areas which are the same Figure 1</w:t>
      </w:r>
      <w:r w:rsidR="007D2E3B" w:rsidRPr="00F0223F">
        <w:rPr>
          <w:rFonts w:cs="Times New Roman"/>
          <w:szCs w:val="24"/>
        </w:rPr>
        <w:t>.1</w:t>
      </w:r>
      <w:r w:rsidR="00987C9A" w:rsidRPr="00F0223F">
        <w:rPr>
          <w:rFonts w:cs="Times New Roman"/>
          <w:szCs w:val="24"/>
        </w:rPr>
        <w:t xml:space="preserve"> but simplified such that the Central Atlantic is merged with the Western Atlantic.</w:t>
      </w:r>
      <w:r w:rsidR="008D31F4" w:rsidRPr="00F0223F" w:rsidDel="008D31F4">
        <w:rPr>
          <w:rFonts w:cs="Times New Roman"/>
          <w:szCs w:val="24"/>
        </w:rPr>
        <w:t xml:space="preserve"> </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lastRenderedPageBreak/>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DF4D92" w:rsidRPr="00A71A7A" w:rsidRDefault="00DF4D92"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DF4D92" w:rsidRPr="00A71A7A" w:rsidRDefault="00DF4D92"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DF4D92" w:rsidRPr="00A71A7A" w:rsidRDefault="00DF4D92"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DF4D92" w:rsidRPr="00A71A7A" w:rsidRDefault="00DF4D92"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51D1E9BD" w:rsidR="00987C9A" w:rsidRDefault="006063F6" w:rsidP="001B61C4">
      <w:pPr>
        <w:pStyle w:val="ListParagraph"/>
        <w:ind w:left="0"/>
        <w:jc w:val="both"/>
        <w:rPr>
          <w:rFonts w:ascii="Times New Roman" w:hAnsi="Times New Roman" w:cs="Times New Roman"/>
          <w:sz w:val="24"/>
          <w:szCs w:val="24"/>
        </w:rPr>
      </w:pPr>
      <w:r>
        <w:rPr>
          <w:noProof/>
          <w:lang w:val="en-CA" w:eastAsia="en-CA"/>
        </w:rPr>
        <mc:AlternateContent>
          <mc:Choice Requires="wps">
            <w:drawing>
              <wp:anchor distT="0" distB="0" distL="114300" distR="114300" simplePos="0" relativeHeight="251659264" behindDoc="0" locked="0" layoutInCell="1" allowOverlap="1" wp14:anchorId="0F0F9EED" wp14:editId="13F9AA4C">
                <wp:simplePos x="0" y="0"/>
                <wp:positionH relativeFrom="column">
                  <wp:posOffset>3183775</wp:posOffset>
                </wp:positionH>
                <wp:positionV relativeFrom="paragraph">
                  <wp:posOffset>241358</wp:posOffset>
                </wp:positionV>
                <wp:extent cx="2277110" cy="1454727"/>
                <wp:effectExtent l="0" t="0" r="8890" b="0"/>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5472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DF4D92" w:rsidRPr="00EA538E"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8" type="#_x0000_t202" style="position:absolute;left:0;text-align:left;margin-left:250.7pt;margin-top:19pt;width:179.3pt;height:11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" fillcolor="white [3201]" stroked="f" strokeweight=".5pt">
                <v:path arrowok="t"/>
                <v:textbox>
                  <w:txbxContent>
                    <w:p w14:paraId="286294D3"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DF4D92"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DF4D92" w:rsidRPr="00EA538E" w:rsidRDefault="00DF4D92"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7D00CCED">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DF4D92" w:rsidRPr="00A71A7A" w:rsidRDefault="00DF4D92"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9"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" fillcolor="white [3201]" stroked="f" strokeweight=".5pt">
                <v:path arrowok="t"/>
                <v:textbox>
                  <w:txbxContent>
                    <w:p w14:paraId="3FDCE885" w14:textId="77777777" w:rsidR="00DF4D92" w:rsidRPr="00A71A7A" w:rsidRDefault="00DF4D92" w:rsidP="00987C9A">
                      <w:pPr>
                        <w:jc w:val="right"/>
                        <w:rPr>
                          <w:b/>
                          <w:color w:val="0070C0"/>
                          <w:lang w:val="en-CA"/>
                        </w:rPr>
                      </w:pPr>
                      <w:r>
                        <w:rPr>
                          <w:b/>
                          <w:color w:val="0070C0"/>
                          <w:lang w:val="en-CA"/>
                        </w:rPr>
                        <w:t>C</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4" w:name="_Toc465365280"/>
      <w:r w:rsidRPr="008E1D5C">
        <w:t>Baseline</w:t>
      </w:r>
      <w:bookmarkEnd w:id="4"/>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0D3471AD" w:rsidR="00CC223C" w:rsidRDefault="00206292" w:rsidP="001B61C4">
      <w:pPr>
        <w:pStyle w:val="Heading4"/>
        <w:ind w:left="0"/>
      </w:pPr>
      <w:bookmarkStart w:id="5" w:name="_Toc465365281"/>
      <w:r>
        <w:t>Possible a</w:t>
      </w:r>
      <w:r w:rsidR="00987C9A">
        <w:t>lternative options</w:t>
      </w:r>
      <w:bookmarkEnd w:id="5"/>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pPr>
        <w:pStyle w:val="Heading1"/>
        <w:numPr>
          <w:ilvl w:val="0"/>
          <w:numId w:val="20"/>
        </w:numPr>
        <w:ind w:left="130" w:hanging="130"/>
        <w:pPrChange w:id="6" w:author="Thomas Carruthers" w:date="2017-06-02T10:49:00Z">
          <w:pPr>
            <w:pStyle w:val="Heading1"/>
            <w:numPr>
              <w:numId w:val="23"/>
            </w:numPr>
            <w:tabs>
              <w:tab w:val="num" w:pos="360"/>
              <w:tab w:val="num" w:pos="720"/>
            </w:tabs>
            <w:ind w:left="130" w:hanging="130"/>
          </w:pPr>
        </w:pPrChange>
      </w:pPr>
      <w:bookmarkStart w:id="7" w:name="_Toc465365282"/>
      <w:r w:rsidRPr="005255F2">
        <w:t xml:space="preserve">PAST DATA </w:t>
      </w:r>
      <w:r w:rsidRPr="00EB4092">
        <w:t>AVAILABLE</w:t>
      </w:r>
      <w:bookmarkEnd w:id="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pPr>
        <w:pStyle w:val="Heading3"/>
        <w:numPr>
          <w:ilvl w:val="2"/>
          <w:numId w:val="21"/>
        </w:numPr>
        <w:ind w:left="130" w:hanging="130"/>
        <w:pPrChange w:id="8" w:author="Thomas Carruthers" w:date="2017-06-02T10:49:00Z">
          <w:pPr>
            <w:pStyle w:val="Heading3"/>
            <w:numPr>
              <w:numId w:val="24"/>
            </w:numPr>
            <w:tabs>
              <w:tab w:val="num" w:pos="360"/>
              <w:tab w:val="num" w:pos="2160"/>
            </w:tabs>
            <w:ind w:left="130" w:hanging="130"/>
          </w:pPr>
        </w:pPrChange>
      </w:pPr>
      <w:bookmarkStart w:id="9" w:name="_Toc465365283"/>
      <w:r w:rsidRPr="00B24664">
        <w:t>Raw data</w:t>
      </w:r>
      <w:bookmarkEnd w:id="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2FF9BCFC"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GBYP</w:t>
      </w:r>
      <w:r w:rsidR="00206292">
        <w:rPr>
          <w:rFonts w:ascii="Times New Roman" w:hAnsi="Times New Roman" w:cs="Times New Roman"/>
          <w:sz w:val="24"/>
          <w:szCs w:val="24"/>
        </w:rPr>
        <w:t>, Stanford University</w:t>
      </w:r>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0" w:name="_Toc465365284"/>
      <w:r>
        <w:t>Analysed data</w:t>
      </w:r>
      <w:bookmarkEnd w:id="1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6A30581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r w:rsidR="00AB1FCC">
        <w:rPr>
          <w:rFonts w:ascii="Times New Roman" w:hAnsi="Times New Roman" w:cs="Times New Roman"/>
          <w:sz w:val="24"/>
          <w:szCs w:val="24"/>
        </w:rPr>
        <w:t xml:space="preserve"> (for more detail on this approach </w:t>
      </w:r>
      <w:r w:rsidR="00AB1FCC" w:rsidRPr="00CD76DD">
        <w:rPr>
          <w:rFonts w:ascii="Times New Roman" w:hAnsi="Times New Roman" w:cs="Times New Roman"/>
          <w:sz w:val="24"/>
          <w:szCs w:val="24"/>
        </w:rPr>
        <w:t>see Carruthers 2017</w:t>
      </w:r>
      <w:r w:rsidR="0084055A">
        <w:rPr>
          <w:rFonts w:ascii="Times New Roman" w:hAnsi="Times New Roman" w:cs="Times New Roman"/>
          <w:sz w:val="24"/>
          <w:szCs w:val="24"/>
        </w:rPr>
        <w:t>, SCRS/2017/</w:t>
      </w:r>
      <w:r w:rsidR="00206292">
        <w:rPr>
          <w:rFonts w:ascii="Times New Roman" w:hAnsi="Times New Roman" w:cs="Times New Roman"/>
          <w:sz w:val="24"/>
          <w:szCs w:val="24"/>
        </w:rPr>
        <w:t>019</w:t>
      </w:r>
      <w:r w:rsidR="00AB1FCC">
        <w:rPr>
          <w:rFonts w:ascii="Times New Roman" w:hAnsi="Times New Roman" w:cs="Times New Roman"/>
          <w:sz w:val="24"/>
          <w:szCs w:val="24"/>
        </w:rPr>
        <w:t>)</w:t>
      </w:r>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DF4D92"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192D625F"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nary master ind</w:t>
      </w:r>
      <w:r w:rsidR="005634D5">
        <w:rPr>
          <w:rFonts w:ascii="Times New Roman" w:hAnsi="Times New Roman" w:cs="Times New Roman"/>
          <w:sz w:val="24"/>
          <w:szCs w:val="24"/>
        </w:rPr>
        <w:t>ex</w:t>
      </w:r>
      <w:del w:id="11" w:author="Thomas Carruthers" w:date="2017-06-02T11:58:00Z">
        <w:r w:rsidR="005634D5" w:rsidDel="003E2284">
          <w:rPr>
            <w:rFonts w:ascii="Times New Roman" w:hAnsi="Times New Roman" w:cs="Times New Roman"/>
            <w:sz w:val="24"/>
            <w:szCs w:val="24"/>
          </w:rPr>
          <w:delText xml:space="preserve"> an</w:delText>
        </w:r>
        <w:r w:rsidR="00206292" w:rsidDel="003E2284">
          <w:rPr>
            <w:rFonts w:ascii="Times New Roman" w:hAnsi="Times New Roman" w:cs="Times New Roman"/>
            <w:sz w:val="24"/>
            <w:szCs w:val="24"/>
          </w:rPr>
          <w:delText>d</w:delText>
        </w:r>
        <w:r w:rsidR="005634D5" w:rsidDel="003E2284">
          <w:rPr>
            <w:rFonts w:ascii="Times New Roman" w:hAnsi="Times New Roman" w:cs="Times New Roman"/>
            <w:sz w:val="24"/>
            <w:szCs w:val="24"/>
          </w:rPr>
          <w:delText xml:space="preserve"> alternatives</w:delText>
        </w:r>
      </w:del>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r w:rsidR="003E2284">
        <w:rPr>
          <w:rStyle w:val="CommentReference"/>
        </w:rPr>
        <w:commentReference w:id="12"/>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369"/>
        <w:gridCol w:w="1535"/>
        <w:gridCol w:w="1832"/>
      </w:tblGrid>
      <w:tr w:rsidR="003E2284" w:rsidRPr="00AB1FCC" w14:paraId="5EFE9AC5" w14:textId="16CF419B" w:rsidTr="00CD76DD">
        <w:trPr>
          <w:trHeight w:val="624"/>
        </w:trPr>
        <w:tc>
          <w:tcPr>
            <w:tcW w:w="1369" w:type="dxa"/>
            <w:tcBorders>
              <w:top w:val="single" w:sz="4" w:space="0" w:color="auto"/>
              <w:bottom w:val="single" w:sz="4" w:space="0" w:color="auto"/>
            </w:tcBorders>
            <w:shd w:val="clear" w:color="auto" w:fill="FFFFFF" w:themeFill="background1"/>
          </w:tcPr>
          <w:p w14:paraId="50D1520E" w14:textId="58070466" w:rsidR="003E2284" w:rsidRPr="00CD76DD" w:rsidRDefault="003E2284" w:rsidP="00A64A3F">
            <w:pPr>
              <w:keepNext/>
              <w:keepLines/>
              <w:jc w:val="both"/>
              <w:rPr>
                <w:rFonts w:ascii="Times New Roman" w:hAnsi="Times New Roman" w:cs="Times New Roman"/>
                <w:b/>
              </w:rPr>
            </w:pPr>
            <w:r w:rsidRPr="00CD76DD">
              <w:rPr>
                <w:rFonts w:ascii="Times New Roman" w:hAnsi="Times New Roman" w:cs="Times New Roman"/>
                <w:b/>
              </w:rPr>
              <w:t>Flag</w:t>
            </w:r>
          </w:p>
        </w:tc>
        <w:tc>
          <w:tcPr>
            <w:tcW w:w="1535" w:type="dxa"/>
            <w:tcBorders>
              <w:top w:val="single" w:sz="4" w:space="0" w:color="auto"/>
              <w:bottom w:val="single" w:sz="4" w:space="0" w:color="auto"/>
            </w:tcBorders>
            <w:shd w:val="clear" w:color="auto" w:fill="FFFFFF" w:themeFill="background1"/>
          </w:tcPr>
          <w:p w14:paraId="0945C339" w14:textId="0291271A" w:rsidR="003E2284" w:rsidRPr="00CD76DD" w:rsidRDefault="003E2284" w:rsidP="00A64A3F">
            <w:pPr>
              <w:keepNext/>
              <w:keepLines/>
              <w:jc w:val="center"/>
              <w:rPr>
                <w:rFonts w:ascii="Times New Roman" w:hAnsi="Times New Roman" w:cs="Times New Roman"/>
                <w:b/>
              </w:rPr>
            </w:pPr>
            <w:r w:rsidRPr="00CD76DD">
              <w:rPr>
                <w:rFonts w:ascii="Times New Roman" w:hAnsi="Times New Roman" w:cs="Times New Roman"/>
                <w:b/>
              </w:rPr>
              <w:t>Gear</w:t>
            </w:r>
          </w:p>
        </w:tc>
        <w:tc>
          <w:tcPr>
            <w:tcW w:w="1832" w:type="dxa"/>
            <w:tcBorders>
              <w:top w:val="single" w:sz="4" w:space="0" w:color="auto"/>
              <w:bottom w:val="single" w:sz="4" w:space="0" w:color="auto"/>
            </w:tcBorders>
            <w:shd w:val="clear" w:color="auto" w:fill="FFFFFF" w:themeFill="background1"/>
          </w:tcPr>
          <w:p w14:paraId="28149FD7" w14:textId="20D2269D" w:rsidR="003E2284" w:rsidRPr="00CD76DD" w:rsidRDefault="003E2284" w:rsidP="009A3206">
            <w:pPr>
              <w:keepNext/>
              <w:keepLines/>
              <w:rPr>
                <w:rFonts w:ascii="Times New Roman" w:hAnsi="Times New Roman" w:cs="Times New Roman"/>
                <w:b/>
              </w:rPr>
            </w:pPr>
            <w:r w:rsidRPr="00CD76DD">
              <w:rPr>
                <w:rFonts w:ascii="Times New Roman" w:hAnsi="Times New Roman" w:cs="Times New Roman"/>
                <w:b/>
              </w:rPr>
              <w:t>Total historical catches</w:t>
            </w:r>
          </w:p>
        </w:tc>
      </w:tr>
      <w:tr w:rsidR="003E2284" w:rsidRPr="00AB1FCC" w14:paraId="2313185E" w14:textId="3A44CE5A" w:rsidTr="009A3206">
        <w:tc>
          <w:tcPr>
            <w:tcW w:w="1369" w:type="dxa"/>
            <w:tcBorders>
              <w:top w:val="single" w:sz="4" w:space="0" w:color="auto"/>
            </w:tcBorders>
            <w:shd w:val="clear" w:color="auto" w:fill="FFFFFF" w:themeFill="background1"/>
          </w:tcPr>
          <w:p w14:paraId="68846542" w14:textId="74A03101"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Japan</w:t>
            </w:r>
          </w:p>
        </w:tc>
        <w:tc>
          <w:tcPr>
            <w:tcW w:w="1535" w:type="dxa"/>
            <w:tcBorders>
              <w:top w:val="single" w:sz="4" w:space="0" w:color="auto"/>
            </w:tcBorders>
            <w:shd w:val="clear" w:color="auto" w:fill="FFFFFF" w:themeFill="background1"/>
          </w:tcPr>
          <w:p w14:paraId="3A2D922F" w14:textId="37D3ACE2"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tcBorders>
              <w:top w:val="single" w:sz="4" w:space="0" w:color="auto"/>
            </w:tcBorders>
            <w:shd w:val="clear" w:color="auto" w:fill="FFFFFF" w:themeFill="background1"/>
          </w:tcPr>
          <w:p w14:paraId="7CAD24F7" w14:textId="1DD950E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1.38m fish</w:t>
            </w:r>
          </w:p>
        </w:tc>
      </w:tr>
      <w:tr w:rsidR="003E2284" w:rsidRPr="00AB1FCC" w14:paraId="705C71D0" w14:textId="19700282" w:rsidTr="009A3206">
        <w:tc>
          <w:tcPr>
            <w:tcW w:w="1369" w:type="dxa"/>
            <w:shd w:val="clear" w:color="auto" w:fill="FFFFFF" w:themeFill="background1"/>
          </w:tcPr>
          <w:p w14:paraId="2E9A8D64" w14:textId="0529A1B3"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USA</w:t>
            </w:r>
          </w:p>
        </w:tc>
        <w:tc>
          <w:tcPr>
            <w:tcW w:w="1535" w:type="dxa"/>
            <w:shd w:val="clear" w:color="auto" w:fill="FFFFFF" w:themeFill="background1"/>
          </w:tcPr>
          <w:p w14:paraId="7A2EFFFE" w14:textId="6FB32F53"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Longline</w:t>
            </w:r>
          </w:p>
        </w:tc>
        <w:tc>
          <w:tcPr>
            <w:tcW w:w="1832" w:type="dxa"/>
            <w:shd w:val="clear" w:color="auto" w:fill="FFFFFF" w:themeFill="background1"/>
          </w:tcPr>
          <w:p w14:paraId="791CE28E" w14:textId="2A45CE62"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13,156 fish</w:t>
            </w:r>
          </w:p>
        </w:tc>
      </w:tr>
      <w:tr w:rsidR="003E2284" w:rsidRPr="00AB1FCC" w14:paraId="150E99F3" w14:textId="642C5DAA" w:rsidTr="009A3206">
        <w:tc>
          <w:tcPr>
            <w:tcW w:w="1369" w:type="dxa"/>
            <w:shd w:val="clear" w:color="auto" w:fill="FFFFFF" w:themeFill="background1"/>
          </w:tcPr>
          <w:p w14:paraId="25871E64" w14:textId="76C24932"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Canada</w:t>
            </w:r>
          </w:p>
        </w:tc>
        <w:tc>
          <w:tcPr>
            <w:tcW w:w="1535" w:type="dxa"/>
            <w:shd w:val="clear" w:color="auto" w:fill="FFFFFF" w:themeFill="background1"/>
          </w:tcPr>
          <w:p w14:paraId="4BA5B679" w14:textId="51E3D88B"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Rod and reel</w:t>
            </w:r>
          </w:p>
        </w:tc>
        <w:tc>
          <w:tcPr>
            <w:tcW w:w="1832" w:type="dxa"/>
            <w:shd w:val="clear" w:color="auto" w:fill="FFFFFF" w:themeFill="background1"/>
          </w:tcPr>
          <w:p w14:paraId="15123B2C" w14:textId="7242F2CB"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9,131 tonnes</w:t>
            </w:r>
          </w:p>
        </w:tc>
      </w:tr>
      <w:tr w:rsidR="003E2284" w:rsidRPr="00AB1FCC" w:rsidDel="003E2284" w14:paraId="6ED51B58" w14:textId="77777777" w:rsidTr="009A3206">
        <w:trPr>
          <w:del w:id="13" w:author="Thomas Carruthers" w:date="2017-06-02T11:57:00Z"/>
        </w:trPr>
        <w:tc>
          <w:tcPr>
            <w:tcW w:w="1369" w:type="dxa"/>
            <w:shd w:val="clear" w:color="auto" w:fill="FFFFFF" w:themeFill="background1"/>
          </w:tcPr>
          <w:p w14:paraId="6C34B107" w14:textId="1005180F" w:rsidR="003E2284" w:rsidRPr="00CD76DD" w:rsidDel="003E2284" w:rsidRDefault="003E2284" w:rsidP="00A64A3F">
            <w:pPr>
              <w:keepNext/>
              <w:keepLines/>
              <w:jc w:val="both"/>
              <w:rPr>
                <w:del w:id="14" w:author="Thomas Carruthers" w:date="2017-06-02T11:57:00Z"/>
                <w:rFonts w:ascii="Times New Roman" w:hAnsi="Times New Roman" w:cs="Times New Roman"/>
              </w:rPr>
            </w:pPr>
            <w:del w:id="15" w:author="Thomas Carruthers" w:date="2017-06-02T11:57:00Z">
              <w:r w:rsidRPr="00CD76DD" w:rsidDel="003E2284">
                <w:rPr>
                  <w:rFonts w:ascii="Times New Roman" w:hAnsi="Times New Roman" w:cs="Times New Roman"/>
                </w:rPr>
                <w:delText>Canada</w:delText>
              </w:r>
            </w:del>
          </w:p>
        </w:tc>
        <w:tc>
          <w:tcPr>
            <w:tcW w:w="1535" w:type="dxa"/>
            <w:shd w:val="clear" w:color="auto" w:fill="FFFFFF" w:themeFill="background1"/>
          </w:tcPr>
          <w:p w14:paraId="3C784AC3" w14:textId="2E78AFDF" w:rsidR="003E2284" w:rsidRPr="00CD76DD" w:rsidDel="003E2284" w:rsidRDefault="003E2284" w:rsidP="00A64A3F">
            <w:pPr>
              <w:keepNext/>
              <w:keepLines/>
              <w:jc w:val="center"/>
              <w:rPr>
                <w:del w:id="16" w:author="Thomas Carruthers" w:date="2017-06-02T11:57:00Z"/>
                <w:rFonts w:ascii="Times New Roman" w:hAnsi="Times New Roman" w:cs="Times New Roman"/>
              </w:rPr>
            </w:pPr>
            <w:del w:id="17"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5389B964" w14:textId="05113DFC" w:rsidR="003E2284" w:rsidRPr="00CD76DD" w:rsidDel="003E2284" w:rsidRDefault="003E2284" w:rsidP="009A3206">
            <w:pPr>
              <w:keepNext/>
              <w:keepLines/>
              <w:rPr>
                <w:del w:id="18" w:author="Thomas Carruthers" w:date="2017-06-02T11:57:00Z"/>
                <w:rFonts w:ascii="Times New Roman" w:hAnsi="Times New Roman" w:cs="Times New Roman"/>
              </w:rPr>
            </w:pPr>
            <w:del w:id="19" w:author="Thomas Carruthers" w:date="2017-06-02T11:57:00Z">
              <w:r w:rsidRPr="00CD76DD" w:rsidDel="003E2284">
                <w:rPr>
                  <w:rFonts w:ascii="Times New Roman" w:hAnsi="Times New Roman" w:cs="Times New Roman"/>
                </w:rPr>
                <w:delText>730 tonnes</w:delText>
              </w:r>
            </w:del>
          </w:p>
        </w:tc>
      </w:tr>
      <w:tr w:rsidR="003E2284" w:rsidRPr="00AB1FCC" w14:paraId="3D56AA6D" w14:textId="465FD65E" w:rsidTr="009A3206">
        <w:tc>
          <w:tcPr>
            <w:tcW w:w="1369" w:type="dxa"/>
            <w:shd w:val="clear" w:color="auto" w:fill="FFFFFF" w:themeFill="background1"/>
          </w:tcPr>
          <w:p w14:paraId="40D7229C" w14:textId="7285269C" w:rsidR="003E2284" w:rsidRPr="00CD76DD" w:rsidRDefault="003E2284" w:rsidP="00A64A3F">
            <w:pPr>
              <w:keepNext/>
              <w:keepLines/>
              <w:jc w:val="both"/>
              <w:rPr>
                <w:rFonts w:ascii="Times New Roman" w:hAnsi="Times New Roman" w:cs="Times New Roman"/>
              </w:rPr>
            </w:pPr>
            <w:r w:rsidRPr="00CD76DD">
              <w:rPr>
                <w:rFonts w:ascii="Times New Roman" w:hAnsi="Times New Roman" w:cs="Times New Roman"/>
              </w:rPr>
              <w:t>Morocco</w:t>
            </w:r>
          </w:p>
        </w:tc>
        <w:tc>
          <w:tcPr>
            <w:tcW w:w="1535" w:type="dxa"/>
            <w:shd w:val="clear" w:color="auto" w:fill="FFFFFF" w:themeFill="background1"/>
          </w:tcPr>
          <w:p w14:paraId="185782E8" w14:textId="3DDE93D5"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Trap</w:t>
            </w:r>
          </w:p>
        </w:tc>
        <w:tc>
          <w:tcPr>
            <w:tcW w:w="1832" w:type="dxa"/>
            <w:shd w:val="clear" w:color="auto" w:fill="FFFFFF" w:themeFill="background1"/>
          </w:tcPr>
          <w:p w14:paraId="65AFB268" w14:textId="25A79491"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15,996 tonnes</w:t>
            </w:r>
          </w:p>
        </w:tc>
      </w:tr>
      <w:tr w:rsidR="003E2284" w:rsidRPr="00AB1FCC" w:rsidDel="003E2284" w14:paraId="0086E6E6" w14:textId="77777777" w:rsidTr="009A3206">
        <w:trPr>
          <w:del w:id="20" w:author="Thomas Carruthers" w:date="2017-06-02T11:57:00Z"/>
        </w:trPr>
        <w:tc>
          <w:tcPr>
            <w:tcW w:w="1369" w:type="dxa"/>
            <w:shd w:val="clear" w:color="auto" w:fill="FFFFFF" w:themeFill="background1"/>
          </w:tcPr>
          <w:p w14:paraId="40D4DA82" w14:textId="5478C7B6" w:rsidR="003E2284" w:rsidRPr="00CD76DD" w:rsidDel="003E2284" w:rsidRDefault="003E2284" w:rsidP="00A64A3F">
            <w:pPr>
              <w:keepNext/>
              <w:keepLines/>
              <w:jc w:val="both"/>
              <w:rPr>
                <w:del w:id="21" w:author="Thomas Carruthers" w:date="2017-06-02T11:57:00Z"/>
                <w:rFonts w:ascii="Times New Roman" w:hAnsi="Times New Roman" w:cs="Times New Roman"/>
              </w:rPr>
            </w:pPr>
            <w:del w:id="22"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40CF8EEF" w14:textId="38927466" w:rsidR="003E2284" w:rsidRPr="00CD76DD" w:rsidDel="003E2284" w:rsidRDefault="003E2284" w:rsidP="00A64A3F">
            <w:pPr>
              <w:keepNext/>
              <w:keepLines/>
              <w:jc w:val="center"/>
              <w:rPr>
                <w:del w:id="23" w:author="Thomas Carruthers" w:date="2017-06-02T11:57:00Z"/>
                <w:rFonts w:ascii="Times New Roman" w:hAnsi="Times New Roman" w:cs="Times New Roman"/>
              </w:rPr>
            </w:pPr>
            <w:del w:id="24" w:author="Thomas Carruthers" w:date="2017-06-02T11:57:00Z">
              <w:r w:rsidRPr="00CD76DD" w:rsidDel="003E2284">
                <w:rPr>
                  <w:rFonts w:ascii="Times New Roman" w:hAnsi="Times New Roman" w:cs="Times New Roman"/>
                </w:rPr>
                <w:delText>Trap</w:delText>
              </w:r>
            </w:del>
          </w:p>
        </w:tc>
        <w:tc>
          <w:tcPr>
            <w:tcW w:w="1832" w:type="dxa"/>
            <w:shd w:val="clear" w:color="auto" w:fill="FFFFFF" w:themeFill="background1"/>
          </w:tcPr>
          <w:p w14:paraId="0B355912" w14:textId="4D303436" w:rsidR="003E2284" w:rsidRPr="00CD76DD" w:rsidDel="003E2284" w:rsidRDefault="003E2284" w:rsidP="009A3206">
            <w:pPr>
              <w:keepNext/>
              <w:keepLines/>
              <w:rPr>
                <w:del w:id="25" w:author="Thomas Carruthers" w:date="2017-06-02T11:57:00Z"/>
                <w:rFonts w:ascii="Times New Roman" w:hAnsi="Times New Roman" w:cs="Times New Roman"/>
              </w:rPr>
            </w:pPr>
            <w:del w:id="26" w:author="Thomas Carruthers" w:date="2017-06-02T11:57:00Z">
              <w:r w:rsidRPr="00CD76DD" w:rsidDel="003E2284">
                <w:rPr>
                  <w:rFonts w:ascii="Times New Roman" w:hAnsi="Times New Roman" w:cs="Times New Roman"/>
                </w:rPr>
                <w:delText>31,572 tonnes</w:delText>
              </w:r>
            </w:del>
          </w:p>
        </w:tc>
      </w:tr>
      <w:tr w:rsidR="003E2284" w:rsidRPr="00AB1FCC" w:rsidDel="003E2284" w14:paraId="5254B6A2" w14:textId="77777777" w:rsidTr="009A3206">
        <w:trPr>
          <w:del w:id="27" w:author="Thomas Carruthers" w:date="2017-06-02T11:57:00Z"/>
        </w:trPr>
        <w:tc>
          <w:tcPr>
            <w:tcW w:w="1369" w:type="dxa"/>
            <w:shd w:val="clear" w:color="auto" w:fill="FFFFFF" w:themeFill="background1"/>
          </w:tcPr>
          <w:p w14:paraId="128A6B82" w14:textId="0A861DA3" w:rsidR="003E2284" w:rsidRPr="00CD76DD" w:rsidDel="003E2284" w:rsidRDefault="003E2284" w:rsidP="007B3F64">
            <w:pPr>
              <w:keepNext/>
              <w:keepLines/>
              <w:jc w:val="both"/>
              <w:rPr>
                <w:del w:id="28" w:author="Thomas Carruthers" w:date="2017-06-02T11:57:00Z"/>
                <w:rFonts w:ascii="Times New Roman" w:hAnsi="Times New Roman" w:cs="Times New Roman"/>
              </w:rPr>
            </w:pPr>
            <w:del w:id="29"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34B0BFA" w14:textId="562BAAD0" w:rsidR="003E2284" w:rsidRPr="00CD76DD" w:rsidDel="003E2284" w:rsidRDefault="003E2284" w:rsidP="00A64A3F">
            <w:pPr>
              <w:keepNext/>
              <w:keepLines/>
              <w:jc w:val="center"/>
              <w:rPr>
                <w:del w:id="30" w:author="Thomas Carruthers" w:date="2017-06-02T11:57:00Z"/>
                <w:rFonts w:ascii="Times New Roman" w:hAnsi="Times New Roman" w:cs="Times New Roman"/>
              </w:rPr>
            </w:pPr>
            <w:del w:id="31" w:author="Thomas Carruthers" w:date="2017-06-02T11:57:00Z">
              <w:r w:rsidRPr="00CD76DD" w:rsidDel="003E2284">
                <w:rPr>
                  <w:rFonts w:ascii="Times New Roman" w:hAnsi="Times New Roman" w:cs="Times New Roman"/>
                </w:rPr>
                <w:delText>Handline</w:delText>
              </w:r>
            </w:del>
          </w:p>
        </w:tc>
        <w:tc>
          <w:tcPr>
            <w:tcW w:w="1832" w:type="dxa"/>
            <w:shd w:val="clear" w:color="auto" w:fill="FFFFFF" w:themeFill="background1"/>
          </w:tcPr>
          <w:p w14:paraId="58D9EB73" w14:textId="154CADBD" w:rsidR="003E2284" w:rsidRPr="00CD76DD" w:rsidDel="003E2284" w:rsidRDefault="003E2284" w:rsidP="009A3206">
            <w:pPr>
              <w:keepNext/>
              <w:keepLines/>
              <w:rPr>
                <w:del w:id="32" w:author="Thomas Carruthers" w:date="2017-06-02T11:57:00Z"/>
                <w:rFonts w:ascii="Times New Roman" w:hAnsi="Times New Roman" w:cs="Times New Roman"/>
              </w:rPr>
            </w:pPr>
            <w:del w:id="33" w:author="Thomas Carruthers" w:date="2017-06-02T11:57:00Z">
              <w:r w:rsidRPr="00CD76DD" w:rsidDel="003E2284">
                <w:rPr>
                  <w:rFonts w:ascii="Times New Roman" w:hAnsi="Times New Roman" w:cs="Times New Roman"/>
                </w:rPr>
                <w:delText>2,693 tonnes</w:delText>
              </w:r>
            </w:del>
          </w:p>
        </w:tc>
      </w:tr>
      <w:tr w:rsidR="003E2284" w:rsidRPr="00AB1FCC" w:rsidDel="003E2284" w14:paraId="16EF3DB8" w14:textId="77777777" w:rsidTr="009A3206">
        <w:trPr>
          <w:del w:id="34" w:author="Thomas Carruthers" w:date="2017-06-02T11:57:00Z"/>
        </w:trPr>
        <w:tc>
          <w:tcPr>
            <w:tcW w:w="1369" w:type="dxa"/>
            <w:shd w:val="clear" w:color="auto" w:fill="FFFFFF" w:themeFill="background1"/>
          </w:tcPr>
          <w:p w14:paraId="353F87EA" w14:textId="7B286C96" w:rsidR="003E2284" w:rsidRPr="00CD76DD" w:rsidDel="003E2284" w:rsidRDefault="003E2284" w:rsidP="007B3F64">
            <w:pPr>
              <w:keepNext/>
              <w:keepLines/>
              <w:jc w:val="both"/>
              <w:rPr>
                <w:del w:id="35" w:author="Thomas Carruthers" w:date="2017-06-02T11:57:00Z"/>
                <w:rFonts w:ascii="Times New Roman" w:hAnsi="Times New Roman" w:cs="Times New Roman"/>
              </w:rPr>
            </w:pPr>
            <w:del w:id="36" w:author="Thomas Carruthers" w:date="2017-06-02T11:57:00Z">
              <w:r w:rsidRPr="00CD76DD" w:rsidDel="003E2284">
                <w:rPr>
                  <w:rFonts w:ascii="Times New Roman" w:hAnsi="Times New Roman" w:cs="Times New Roman"/>
                </w:rPr>
                <w:delText>Spain</w:delText>
              </w:r>
            </w:del>
          </w:p>
        </w:tc>
        <w:tc>
          <w:tcPr>
            <w:tcW w:w="1535" w:type="dxa"/>
            <w:shd w:val="clear" w:color="auto" w:fill="FFFFFF" w:themeFill="background1"/>
          </w:tcPr>
          <w:p w14:paraId="614DD8FF" w14:textId="58DAAD8D" w:rsidR="003E2284" w:rsidRPr="00CD76DD" w:rsidDel="003E2284" w:rsidRDefault="003E2284" w:rsidP="00A64A3F">
            <w:pPr>
              <w:keepNext/>
              <w:keepLines/>
              <w:jc w:val="center"/>
              <w:rPr>
                <w:del w:id="37" w:author="Thomas Carruthers" w:date="2017-06-02T11:57:00Z"/>
                <w:rFonts w:ascii="Times New Roman" w:hAnsi="Times New Roman" w:cs="Times New Roman"/>
              </w:rPr>
            </w:pPr>
            <w:del w:id="38" w:author="Thomas Carruthers" w:date="2017-06-02T11:57:00Z">
              <w:r w:rsidRPr="00CD76DD" w:rsidDel="003E2284">
                <w:rPr>
                  <w:rFonts w:ascii="Times New Roman" w:hAnsi="Times New Roman" w:cs="Times New Roman"/>
                </w:rPr>
                <w:delText>Longline</w:delText>
              </w:r>
            </w:del>
          </w:p>
        </w:tc>
        <w:tc>
          <w:tcPr>
            <w:tcW w:w="1832" w:type="dxa"/>
            <w:shd w:val="clear" w:color="auto" w:fill="FFFFFF" w:themeFill="background1"/>
          </w:tcPr>
          <w:p w14:paraId="7CDAF2C6" w14:textId="644AC134" w:rsidR="003E2284" w:rsidRPr="00CD76DD" w:rsidDel="003E2284" w:rsidRDefault="003E2284" w:rsidP="009A3206">
            <w:pPr>
              <w:keepNext/>
              <w:keepLines/>
              <w:rPr>
                <w:del w:id="39" w:author="Thomas Carruthers" w:date="2017-06-02T11:57:00Z"/>
                <w:rFonts w:ascii="Times New Roman" w:hAnsi="Times New Roman" w:cs="Times New Roman"/>
              </w:rPr>
            </w:pPr>
            <w:del w:id="40" w:author="Thomas Carruthers" w:date="2017-06-02T11:57:00Z">
              <w:r w:rsidRPr="00CD76DD" w:rsidDel="003E2284">
                <w:rPr>
                  <w:rFonts w:ascii="Times New Roman" w:hAnsi="Times New Roman" w:cs="Times New Roman"/>
                </w:rPr>
                <w:delText>75,693 fish</w:delText>
              </w:r>
            </w:del>
          </w:p>
        </w:tc>
      </w:tr>
      <w:tr w:rsidR="003E2284" w:rsidRPr="00AB1FCC" w14:paraId="42934508" w14:textId="77777777" w:rsidTr="009A3206">
        <w:tc>
          <w:tcPr>
            <w:tcW w:w="1369" w:type="dxa"/>
            <w:shd w:val="clear" w:color="auto" w:fill="FFFFFF" w:themeFill="background1"/>
          </w:tcPr>
          <w:p w14:paraId="226868E3" w14:textId="49E07CDC" w:rsidR="003E2284" w:rsidRPr="00CD76DD" w:rsidRDefault="003E2284" w:rsidP="007B3F64">
            <w:pPr>
              <w:keepNext/>
              <w:keepLines/>
              <w:jc w:val="both"/>
              <w:rPr>
                <w:rFonts w:ascii="Times New Roman" w:hAnsi="Times New Roman" w:cs="Times New Roman"/>
              </w:rPr>
            </w:pPr>
            <w:r w:rsidRPr="00CD76DD">
              <w:rPr>
                <w:rFonts w:ascii="Times New Roman" w:hAnsi="Times New Roman" w:cs="Times New Roman"/>
              </w:rPr>
              <w:t>Spain</w:t>
            </w:r>
          </w:p>
        </w:tc>
        <w:tc>
          <w:tcPr>
            <w:tcW w:w="1535" w:type="dxa"/>
            <w:shd w:val="clear" w:color="auto" w:fill="FFFFFF" w:themeFill="background1"/>
          </w:tcPr>
          <w:p w14:paraId="1A8C9B11" w14:textId="185C249A" w:rsidR="003E2284" w:rsidRPr="00CD76DD" w:rsidRDefault="003E2284" w:rsidP="00A64A3F">
            <w:pPr>
              <w:keepNext/>
              <w:keepLines/>
              <w:jc w:val="center"/>
              <w:rPr>
                <w:rFonts w:ascii="Times New Roman" w:hAnsi="Times New Roman" w:cs="Times New Roman"/>
              </w:rPr>
            </w:pPr>
            <w:r w:rsidRPr="00CD76DD">
              <w:rPr>
                <w:rFonts w:ascii="Times New Roman" w:hAnsi="Times New Roman" w:cs="Times New Roman"/>
              </w:rPr>
              <w:t>Baitboat</w:t>
            </w:r>
          </w:p>
        </w:tc>
        <w:tc>
          <w:tcPr>
            <w:tcW w:w="1832" w:type="dxa"/>
            <w:shd w:val="clear" w:color="auto" w:fill="FFFFFF" w:themeFill="background1"/>
          </w:tcPr>
          <w:p w14:paraId="086C6CB6" w14:textId="51C4154F" w:rsidR="003E2284" w:rsidRPr="00CD76DD" w:rsidRDefault="003E2284" w:rsidP="009A3206">
            <w:pPr>
              <w:keepNext/>
              <w:keepLines/>
              <w:rPr>
                <w:rFonts w:ascii="Times New Roman" w:hAnsi="Times New Roman" w:cs="Times New Roman"/>
              </w:rPr>
            </w:pPr>
            <w:r w:rsidRPr="00CD76DD">
              <w:rPr>
                <w:rFonts w:ascii="Times New Roman" w:hAnsi="Times New Roman" w:cs="Times New Roman"/>
              </w:rPr>
              <w:t>35,625 tonnes</w:t>
            </w:r>
          </w:p>
        </w:tc>
      </w:tr>
      <w:tr w:rsidR="003E2284" w:rsidRPr="00AB1FCC" w14:paraId="00E8666B" w14:textId="77777777" w:rsidTr="00CD76DD">
        <w:trPr>
          <w:trHeight w:hRule="exact" w:val="20"/>
        </w:trPr>
        <w:tc>
          <w:tcPr>
            <w:tcW w:w="1369" w:type="dxa"/>
            <w:tcBorders>
              <w:bottom w:val="single" w:sz="4" w:space="0" w:color="auto"/>
            </w:tcBorders>
            <w:shd w:val="clear" w:color="auto" w:fill="FFFFFF" w:themeFill="background1"/>
          </w:tcPr>
          <w:p w14:paraId="1896F074" w14:textId="77777777" w:rsidR="003E2284" w:rsidRPr="00CD76DD" w:rsidRDefault="003E2284" w:rsidP="007B3F64">
            <w:pPr>
              <w:keepNext/>
              <w:keepLines/>
              <w:jc w:val="both"/>
              <w:rPr>
                <w:rFonts w:ascii="Times New Roman" w:hAnsi="Times New Roman" w:cs="Times New Roman"/>
              </w:rPr>
            </w:pPr>
          </w:p>
        </w:tc>
        <w:tc>
          <w:tcPr>
            <w:tcW w:w="1535" w:type="dxa"/>
            <w:tcBorders>
              <w:bottom w:val="single" w:sz="4" w:space="0" w:color="auto"/>
            </w:tcBorders>
            <w:shd w:val="clear" w:color="auto" w:fill="FFFFFF" w:themeFill="background1"/>
          </w:tcPr>
          <w:p w14:paraId="719358A5" w14:textId="77777777" w:rsidR="003E2284" w:rsidRPr="00CD76DD" w:rsidRDefault="003E2284" w:rsidP="00A64A3F">
            <w:pPr>
              <w:keepNext/>
              <w:keepLines/>
              <w:jc w:val="center"/>
              <w:rPr>
                <w:rFonts w:ascii="Times New Roman" w:hAnsi="Times New Roman" w:cs="Times New Roman"/>
              </w:rPr>
            </w:pPr>
          </w:p>
        </w:tc>
        <w:tc>
          <w:tcPr>
            <w:tcW w:w="1832" w:type="dxa"/>
            <w:tcBorders>
              <w:bottom w:val="single" w:sz="4" w:space="0" w:color="auto"/>
            </w:tcBorders>
            <w:shd w:val="clear" w:color="auto" w:fill="FFFFFF" w:themeFill="background1"/>
          </w:tcPr>
          <w:p w14:paraId="2B629B31" w14:textId="44929333" w:rsidR="003E2284" w:rsidRPr="00CD76DD" w:rsidRDefault="003E2284" w:rsidP="00A64A3F">
            <w:pPr>
              <w:keepNext/>
              <w:keepLines/>
              <w:jc w:val="center"/>
              <w:rPr>
                <w:rFonts w:ascii="Times New Roman" w:hAnsi="Times New Roman" w:cs="Times New Roman"/>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commentRangeStart w:id="41"/>
      <w:r>
        <w:rPr>
          <w:rFonts w:ascii="Times New Roman" w:hAnsi="Times New Roman" w:cs="Times New Roman"/>
          <w:sz w:val="24"/>
          <w:szCs w:val="24"/>
        </w:rPr>
        <w:lastRenderedPageBreak/>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commentRangeEnd w:id="41"/>
      <w:r w:rsidR="006063F6">
        <w:rPr>
          <w:rStyle w:val="CommentReference"/>
        </w:rPr>
        <w:commentReference w:id="41"/>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2"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3"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pPr>
        <w:pStyle w:val="ListParagraph"/>
        <w:numPr>
          <w:ilvl w:val="0"/>
          <w:numId w:val="16"/>
        </w:numPr>
        <w:ind w:left="357" w:hanging="357"/>
        <w:jc w:val="both"/>
        <w:rPr>
          <w:rFonts w:ascii="Times New Roman" w:hAnsi="Times New Roman" w:cs="Times New Roman"/>
          <w:sz w:val="24"/>
          <w:szCs w:val="24"/>
        </w:rPr>
        <w:pPrChange w:id="44"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pPr>
        <w:pStyle w:val="ListParagraph"/>
        <w:numPr>
          <w:ilvl w:val="0"/>
          <w:numId w:val="16"/>
        </w:numPr>
        <w:ind w:left="357" w:hanging="357"/>
        <w:jc w:val="both"/>
        <w:rPr>
          <w:rFonts w:ascii="Times New Roman" w:hAnsi="Times New Roman" w:cs="Times New Roman"/>
          <w:sz w:val="24"/>
          <w:szCs w:val="24"/>
        </w:rPr>
        <w:pPrChange w:id="45" w:author="Thomas Carruthers" w:date="2017-06-02T10:49:00Z">
          <w:pPr>
            <w:pStyle w:val="ListParagraph"/>
            <w:numPr>
              <w:numId w:val="25"/>
            </w:numPr>
            <w:tabs>
              <w:tab w:val="num" w:pos="360"/>
              <w:tab w:val="num" w:pos="720"/>
            </w:tabs>
            <w:ind w:left="357" w:hanging="357"/>
            <w:jc w:val="both"/>
          </w:pPr>
        </w:pPrChange>
      </w:pPr>
      <w:r>
        <w:rPr>
          <w:rFonts w:ascii="Times New Roman" w:hAnsi="Times New Roman" w:cs="Times New Roman"/>
          <w:sz w:val="24"/>
          <w:szCs w:val="24"/>
        </w:rPr>
        <w:t>electronic tag data by age class</w:t>
      </w:r>
    </w:p>
    <w:p w14:paraId="33EB52F5" w14:textId="74E55672" w:rsidR="007E218D" w:rsidRDefault="00574565">
      <w:pPr>
        <w:pStyle w:val="ListParagraph"/>
        <w:numPr>
          <w:ilvl w:val="0"/>
          <w:numId w:val="16"/>
        </w:numPr>
        <w:ind w:left="357" w:hanging="357"/>
        <w:jc w:val="both"/>
        <w:rPr>
          <w:rFonts w:ascii="Times New Roman" w:hAnsi="Times New Roman" w:cs="Times New Roman"/>
          <w:sz w:val="24"/>
          <w:szCs w:val="24"/>
        </w:rPr>
        <w:pPrChange w:id="46" w:author="Thomas Carruthers" w:date="2017-06-02T10:49:00Z">
          <w:pPr>
            <w:pStyle w:val="ListParagraph"/>
            <w:numPr>
              <w:numId w:val="25"/>
            </w:numPr>
            <w:tabs>
              <w:tab w:val="num" w:pos="360"/>
              <w:tab w:val="num" w:pos="720"/>
            </w:tabs>
            <w:ind w:left="357" w:hanging="357"/>
            <w:jc w:val="both"/>
          </w:pPr>
        </w:pPrChange>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47" w:name="_Toc465365285"/>
      <w:r>
        <w:t>Assumptions</w:t>
      </w:r>
      <w:bookmarkEnd w:id="47"/>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48C4D53D" w14:textId="62CB7D7B" w:rsidR="00206292" w:rsidRPr="00BF3707"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The following are the default assumptions made in the model.  Some of them may be relaxed in the robustness trials.</w:t>
      </w:r>
    </w:p>
    <w:p w14:paraId="7701695E" w14:textId="77777777" w:rsidR="00206292" w:rsidRDefault="00206292" w:rsidP="001B61C4">
      <w:pPr>
        <w:jc w:val="both"/>
        <w:rPr>
          <w:rFonts w:ascii="Times New Roman" w:hAnsi="Times New Roman" w:cs="Times New Roman"/>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(‘Collab’</w:t>
      </w:r>
      <w:r w:rsidR="00AB1FCC">
        <w:rPr>
          <w:rFonts w:ascii="Times New Roman" w:hAnsi="Times New Roman" w:cs="Times New Roman"/>
          <w:sz w:val="24"/>
          <w:szCs w:val="24"/>
        </w:rPr>
        <w:t>,</w:t>
      </w:r>
      <w:r>
        <w:rPr>
          <w:rFonts w:ascii="Times New Roman" w:hAnsi="Times New Roman" w:cs="Times New Roman"/>
          <w:sz w:val="24"/>
          <w:szCs w:val="24"/>
        </w:rPr>
        <w:t xml:space="preserve">the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w:t>
      </w:r>
      <w:r w:rsidR="001B2B5E">
        <w:rPr>
          <w:rFonts w:ascii="Times New Roman" w:hAnsi="Times New Roman" w:cs="Times New Roman"/>
          <w:sz w:val="24"/>
          <w:szCs w:val="24"/>
        </w:rPr>
        <w:lastRenderedPageBreak/>
        <w:t xml:space="preserve">be accessed: </w:t>
      </w:r>
      <w:hyperlink r:id="rId14" w:anchor="gid=1352276725" w:history="1">
        <w:r w:rsidR="00AB1FCC" w:rsidRPr="00AB1FCC">
          <w:rPr>
            <w:rStyle w:val="Hyperlink"/>
            <w:rFonts w:ascii="Times New Roman" w:hAnsi="Times New Roman" w:cs="Times New Roman"/>
            <w:sz w:val="24"/>
            <w:szCs w:val="24"/>
          </w:rPr>
          <w:t>https://docs.google.com/spreadsheets/d/13pFaM3BTnzQ1B 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597CC72B" w:rsidR="00987C9A" w:rsidRDefault="00C078BC" w:rsidP="001B61C4">
      <w:pPr>
        <w:jc w:val="both"/>
        <w:rPr>
          <w:rFonts w:ascii="Times New Roman" w:hAnsi="Times New Roman" w:cs="Times New Roman"/>
          <w:sz w:val="24"/>
          <w:szCs w:val="24"/>
        </w:rPr>
      </w:pPr>
      <w:ins w:id="48" w:author="Thomas Carruthers" w:date="2017-06-02T11:54:00Z">
        <w:r>
          <w:rPr>
            <w:noProof/>
            <w:lang w:val="en-CA" w:eastAsia="en-CA"/>
          </w:rPr>
          <w:lastRenderedPageBreak/>
          <w:drawing>
            <wp:inline distT="0" distB="0" distL="0" distR="0" wp14:anchorId="22F19ABC" wp14:editId="67458216">
              <wp:extent cx="5731510" cy="3969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69385"/>
                      </a:xfrm>
                      <a:prstGeom prst="rect">
                        <a:avLst/>
                      </a:prstGeom>
                    </pic:spPr>
                  </pic:pic>
                </a:graphicData>
              </a:graphic>
            </wp:inline>
          </w:drawing>
        </w:r>
      </w:ins>
      <w:del w:id="49" w:author="Thomas Carruthers" w:date="2017-06-02T11:54:00Z">
        <w:r w:rsidR="007A53A5" w:rsidDel="00C078BC">
          <w:rPr>
            <w:noProof/>
            <w:lang w:val="en-CA" w:eastAsia="en-CA"/>
          </w:rPr>
          <w:drawing>
            <wp:inline distT="0" distB="0" distL="0" distR="0" wp14:anchorId="4D73B0E3" wp14:editId="6A0A5E94">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del>
    </w:p>
    <w:p w14:paraId="6EA19CDA" w14:textId="5D107382"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w:t>
      </w:r>
      <w:del w:id="50" w:author="Thomas Carruthers" w:date="2017-06-02T11:54:00Z">
        <w:r w:rsidR="00A81115" w:rsidDel="00C078BC">
          <w:rPr>
            <w:rFonts w:ascii="Times New Roman" w:hAnsi="Times New Roman" w:cs="Times New Roman"/>
            <w:sz w:val="24"/>
            <w:szCs w:val="24"/>
          </w:rPr>
          <w:delText>‘</w:delText>
        </w:r>
      </w:del>
      <w:r w:rsidR="00A81115">
        <w:rPr>
          <w:rFonts w:ascii="Times New Roman" w:hAnsi="Times New Roman" w:cs="Times New Roman"/>
          <w:sz w:val="24"/>
          <w:szCs w:val="24"/>
        </w:rPr>
        <w:t>master ind</w:t>
      </w:r>
      <w:del w:id="51" w:author="Thomas Carruthers" w:date="2017-06-02T11:54:00Z">
        <w:r w:rsidR="00A81115" w:rsidDel="00C078BC">
          <w:rPr>
            <w:rFonts w:ascii="Times New Roman" w:hAnsi="Times New Roman" w:cs="Times New Roman"/>
            <w:sz w:val="24"/>
            <w:szCs w:val="24"/>
          </w:rPr>
          <w:delText>ic</w:delText>
        </w:r>
      </w:del>
      <w:r w:rsidR="00A81115">
        <w:rPr>
          <w:rFonts w:ascii="Times New Roman" w:hAnsi="Times New Roman" w:cs="Times New Roman"/>
          <w:sz w:val="24"/>
          <w:szCs w:val="24"/>
        </w:rPr>
        <w:t>e</w:t>
      </w:r>
      <w:ins w:id="52" w:author="Thomas Carruthers" w:date="2017-06-02T11:54:00Z">
        <w:r w:rsidR="00C078BC">
          <w:rPr>
            <w:rFonts w:ascii="Times New Roman" w:hAnsi="Times New Roman" w:cs="Times New Roman"/>
            <w:sz w:val="24"/>
            <w:szCs w:val="24"/>
          </w:rPr>
          <w:t>x</w:t>
        </w:r>
      </w:ins>
      <w:del w:id="53" w:author="Thomas Carruthers" w:date="2017-06-02T11:54:00Z">
        <w:r w:rsidR="00A81115" w:rsidDel="00C078BC">
          <w:rPr>
            <w:rFonts w:ascii="Times New Roman" w:hAnsi="Times New Roman" w:cs="Times New Roman"/>
            <w:sz w:val="24"/>
            <w:szCs w:val="24"/>
          </w:rPr>
          <w:delText>s’</w:delText>
        </w:r>
      </w:del>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w:t>
      </w:r>
      <w:del w:id="54" w:author="Thomas Carruthers" w:date="2017-06-02T11:54:00Z">
        <w:r w:rsidDel="003E2284">
          <w:rPr>
            <w:rFonts w:ascii="Times New Roman" w:hAnsi="Times New Roman" w:cs="Times New Roman"/>
            <w:sz w:val="24"/>
            <w:szCs w:val="24"/>
          </w:rPr>
          <w:delText xml:space="preserve"> </w:delText>
        </w:r>
        <w:r w:rsidR="00AB1FCC" w:rsidDel="003E2284">
          <w:rPr>
            <w:rFonts w:ascii="Times New Roman" w:hAnsi="Times New Roman" w:cs="Times New Roman"/>
            <w:sz w:val="24"/>
            <w:szCs w:val="24"/>
          </w:rPr>
          <w:delText>The red line represents the master index. The blue line is an alternative index derived from two additional Spanish fleet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in the east. The green line represents a second alternative index derived from a linear model with marginal fleet effect</w:delText>
        </w:r>
        <w:r w:rsidR="00A300D9" w:rsidDel="003E2284">
          <w:rPr>
            <w:rFonts w:ascii="Times New Roman" w:hAnsi="Times New Roman" w:cs="Times New Roman"/>
            <w:sz w:val="24"/>
            <w:szCs w:val="24"/>
          </w:rPr>
          <w:delText>s</w:delText>
        </w:r>
        <w:r w:rsidR="00AB1FCC" w:rsidDel="003E2284">
          <w:rPr>
            <w:rFonts w:ascii="Times New Roman" w:hAnsi="Times New Roman" w:cs="Times New Roman"/>
            <w:sz w:val="24"/>
            <w:szCs w:val="24"/>
          </w:rPr>
          <w:delText xml:space="preserve"> rather than fleet-area interactions.</w:delText>
        </w:r>
      </w:del>
      <w:r w:rsidR="00AB1FCC">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55" w:name="_Toc465365286"/>
      <w:r w:rsidRPr="00465C7D">
        <w:t xml:space="preserve">BASIC </w:t>
      </w:r>
      <w:r w:rsidRPr="00EB4092">
        <w:t>DYNAMI</w:t>
      </w:r>
      <w:r w:rsidR="00303ADC">
        <w:t>CS</w:t>
      </w:r>
      <w:bookmarkEnd w:id="55"/>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56" w:name="_Toc465365287"/>
      <w:r w:rsidRPr="00987C9A">
        <w:t>Overview</w:t>
      </w:r>
      <w:bookmarkEnd w:id="56"/>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57" w:name="_Toc465365288"/>
      <w:r w:rsidRPr="00987C9A">
        <w:rPr>
          <w:rFonts w:eastAsiaTheme="minorEastAsia"/>
        </w:rPr>
        <w:t>Equations</w:t>
      </w:r>
      <w:bookmarkEnd w:id="57"/>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subyear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DF4D9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DF4D92"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A08105E"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w:t>
      </w:r>
      <w:r w:rsidR="00E0243B">
        <w:rPr>
          <w:rFonts w:ascii="Times New Roman" w:eastAsiaTheme="minorEastAsia" w:hAnsi="Times New Roman" w:cs="Times New Roman"/>
          <w:sz w:val="24"/>
          <w:szCs w:val="24"/>
          <w:lang w:val="en-CA"/>
        </w:rPr>
        <w:t>d</w:t>
      </w:r>
      <w:r w:rsidRPr="00BE5737">
        <w:rPr>
          <w:rFonts w:ascii="Times New Roman" w:eastAsiaTheme="minorEastAsia" w:hAnsi="Times New Roman" w:cs="Times New Roman"/>
          <w:sz w:val="24"/>
          <w:szCs w:val="24"/>
          <w:lang w:val="en-CA"/>
        </w:rPr>
        <w:t xml:space="preserve"> to occur in user-specified spawning areas </w:t>
      </w:r>
      <w:r w:rsidRPr="00BE5737">
        <w:rPr>
          <w:rFonts w:ascii="Times New Roman" w:eastAsiaTheme="minorEastAsia" w:hAnsi="Times New Roman" w:cs="Times New Roman"/>
          <w:i/>
          <w:sz w:val="24"/>
          <w:szCs w:val="24"/>
          <w:lang w:val="en-CA"/>
        </w:rPr>
        <w:t>rs</w:t>
      </w:r>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3DEA6082"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R,y</m:t>
                </m:r>
              </m:sub>
              <m:sup/>
            </m:sSubSup>
            <m:r>
              <w:rPr>
                <w:rFonts w:ascii="Cambria Math" w:eastAsiaTheme="minorEastAsia" w:hAnsi="Cambria Math" w:cs="Times New Roman"/>
                <w:sz w:val="24"/>
                <w:szCs w:val="24"/>
                <w:lang w:val="en-CA"/>
              </w:rPr>
              <m:t>-</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25A9D50D"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t>
      </w:r>
      <w:r w:rsidRPr="00BE5737">
        <w:rPr>
          <w:rFonts w:ascii="Times New Roman" w:eastAsiaTheme="minorEastAsia" w:hAnsi="Times New Roman" w:cs="Times New Roman"/>
          <w:i/>
          <w:sz w:val="24"/>
          <w:szCs w:val="24"/>
          <w:lang w:val="en-CA"/>
        </w:rPr>
        <w:t>ε</w:t>
      </w:r>
      <w:r w:rsidR="0084055A" w:rsidRPr="0084055A">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sz w:val="24"/>
          <w:szCs w:val="24"/>
          <w:lang w:val="en-CA"/>
        </w:rPr>
        <w:t xml:space="preserve"> is a random normal deviate with variance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 and </w:t>
      </w:r>
      <m:oMath>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R</m:t>
            </m:r>
          </m:sub>
          <m:sup>
            <m:r>
              <w:rPr>
                <w:rFonts w:ascii="Cambria Math" w:eastAsiaTheme="minorEastAsia" w:hAnsi="Cambria Math" w:cs="Times New Roman"/>
                <w:sz w:val="24"/>
                <w:szCs w:val="24"/>
                <w:lang w:val="en-CA"/>
              </w:rPr>
              <m:t>2</m:t>
            </m:r>
          </m:sup>
        </m:sSubSup>
      </m:oMath>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553AD16A"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Under projections the operating models use various approaches for modelling recruitment including Beverton-Holt and ‘hockey stick’ forms that predict recruitment from </w:t>
      </w:r>
      <w:r w:rsidR="00340E8C">
        <w:rPr>
          <w:rFonts w:ascii="Times New Roman" w:eastAsiaTheme="minorEastAsia" w:hAnsi="Times New Roman" w:cs="Times New Roman"/>
          <w:sz w:val="24"/>
          <w:szCs w:val="24"/>
          <w:lang w:val="en-CA"/>
        </w:rPr>
        <w:t xml:space="preserve">stock-wide </w:t>
      </w:r>
      <w:r w:rsidRPr="00BE5737">
        <w:rPr>
          <w:rFonts w:ascii="Times New Roman" w:eastAsiaTheme="minorEastAsia" w:hAnsi="Times New Roman" w:cs="Times New Roman"/>
          <w:sz w:val="24"/>
          <w:szCs w:val="24"/>
          <w:lang w:val="en-CA"/>
        </w:rPr>
        <w:t xml:space="preserve">spawning biomass. Spawning stock biomass is calculated from moved stock numbers in the previous year, and subyear prior to spawning subyear </w:t>
      </w:r>
      <w:r w:rsidRPr="00BE5737">
        <w:rPr>
          <w:rFonts w:ascii="Times New Roman" w:eastAsiaTheme="minorEastAsia" w:hAnsi="Times New Roman" w:cs="Times New Roman"/>
          <w:i/>
          <w:sz w:val="24"/>
          <w:szCs w:val="24"/>
          <w:lang w:val="en-CA"/>
        </w:rPr>
        <w:t>ms</w:t>
      </w:r>
      <w:r w:rsidRPr="00BE5737">
        <w:rPr>
          <w:rFonts w:ascii="Times New Roman" w:eastAsiaTheme="minorEastAsia" w:hAnsi="Times New Roman" w:cs="Times New Roman"/>
          <w:sz w:val="24"/>
          <w:szCs w:val="24"/>
          <w:lang w:val="en-CA"/>
        </w:rPr>
        <w:t xml:space="preserve">,  weight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(3.8)</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where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and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DF4D92"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subyear, after mortality and recruitment, fish are moved according to an age-specific Markov transition matrix </w:t>
      </w:r>
      <w:r w:rsidRPr="00BE5737">
        <w:rPr>
          <w:rFonts w:ascii="Times New Roman" w:eastAsiaTheme="minorEastAsia" w:hAnsi="Times New Roman" w:cs="Times New Roman"/>
          <w:i/>
          <w:sz w:val="24"/>
          <w:szCs w:val="24"/>
          <w:lang w:val="en-CA"/>
        </w:rPr>
        <w:t>mov</w:t>
      </w:r>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subyear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r w:rsidRPr="00BE5737">
        <w:rPr>
          <w:rFonts w:ascii="Times New Roman" w:eastAsiaTheme="minorEastAsia" w:hAnsi="Times New Roman" w:cs="Times New Roman"/>
          <w:i/>
          <w:sz w:val="24"/>
          <w:szCs w:val="24"/>
          <w:lang w:val="en-CA"/>
        </w:rPr>
        <w:t>lnmov</w:t>
      </w:r>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DF4D92"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subyears.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380BEE33" w:rsidR="00BE5737" w:rsidRPr="00BE5737" w:rsidRDefault="00DF4D92"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Stock numbers for initialization years (e.g. 1901-1960) are calculated using the same equations (i.e. Eqn 3.11 and 3.12) as model years (e.g. 1961 – 2015). The exception is that rather than using effort data, selectivities and an inverse age-length key (Eqns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DF4D92"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where </w:t>
      </w:r>
      <w:r w:rsidRPr="00BE5737">
        <w:rPr>
          <w:rFonts w:ascii="Times New Roman" w:eastAsia="Times New Roman" w:hAnsi="Times New Roman" w:cs="Times New Roman"/>
          <w:i/>
          <w:sz w:val="24"/>
          <w:szCs w:val="24"/>
          <w:lang w:eastAsia="en-ZA"/>
        </w:rPr>
        <w:t>i</w:t>
      </w:r>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8"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29944AAB"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freely estimated (no stock-recruitment model</w:t>
      </w:r>
      <w:r w:rsidR="008D31F4">
        <w:rPr>
          <w:rFonts w:ascii="Times New Roman" w:hAnsi="Times New Roman" w:cs="Times New Roman"/>
          <w:sz w:val="24"/>
          <w:szCs w:val="24"/>
        </w:rPr>
        <w:t xml:space="preserve"> assumed when fitting operating model to data</w:t>
      </w:r>
      <w:r w:rsidRPr="00BE5737">
        <w:rPr>
          <w:rFonts w:ascii="Times New Roman" w:hAnsi="Times New Roman" w:cs="Times New Roman"/>
          <w:sz w:val="24"/>
          <w:szCs w:val="24"/>
        </w:rPr>
        <w:t xml:space="preserve">) </w:t>
      </w:r>
    </w:p>
    <w:p w14:paraId="487862A7" w14:textId="6068A524"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r w:rsidR="008D31F4">
        <w:rPr>
          <w:rFonts w:ascii="Times New Roman" w:hAnsi="Times New Roman" w:cs="Times New Roman"/>
          <w:sz w:val="24"/>
          <w:szCs w:val="24"/>
        </w:rPr>
        <w:t xml:space="preserve"> for projections only</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Gravity movement model used to calculate Markov movement matrix by subyear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pPr>
        <w:keepNext/>
        <w:keepLines/>
        <w:numPr>
          <w:ilvl w:val="3"/>
          <w:numId w:val="19"/>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Change w:id="59" w:author="Thomas Carruthers" w:date="2017-06-02T10:49:00Z">
          <w:pPr>
            <w:keepNext/>
            <w:keepLines/>
            <w:numPr>
              <w:ilvl w:val="3"/>
              <w:numId w:val="26"/>
            </w:numPr>
            <w:tabs>
              <w:tab w:val="num" w:pos="360"/>
              <w:tab w:val="num" w:pos="2880"/>
            </w:tabs>
            <w:spacing w:before="200" w:line="276" w:lineRule="auto"/>
            <w:ind w:left="2880" w:hanging="720"/>
            <w:outlineLvl w:val="3"/>
          </w:pPr>
        </w:pPrChange>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47609CB5"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Markov movement matrix by subyear and stock</w:t>
      </w:r>
      <w:r w:rsidR="008D31F4">
        <w:rPr>
          <w:rFonts w:ascii="Times New Roman" w:hAnsi="Times New Roman" w:cs="Times New Roman"/>
          <w:sz w:val="24"/>
          <w:szCs w:val="24"/>
        </w:rPr>
        <w:t xml:space="preserve"> (following model updates the gravity model – a specific case of the more general Markov model – seemed an appropriate choice for the Baseline).</w:t>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60" w:name="_Toc465365291"/>
      <w:r w:rsidRPr="00987C9A">
        <w:t>Fleet structure and exploitation history</w:t>
      </w:r>
      <w:bookmarkEnd w:id="60"/>
    </w:p>
    <w:p w14:paraId="00CE1238" w14:textId="77777777" w:rsidR="007E218D" w:rsidRPr="00406114" w:rsidRDefault="007E218D" w:rsidP="00406114">
      <w:pPr>
        <w:rPr>
          <w:lang w:val="en-CA"/>
        </w:rPr>
      </w:pPr>
    </w:p>
    <w:p w14:paraId="7C9D98F9" w14:textId="3399BFE9"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Fleet definitions</w:t>
      </w:r>
      <w:r w:rsidR="00206292">
        <w:rPr>
          <w:rFonts w:ascii="Times New Roman" w:hAnsi="Times New Roman" w:cs="Times New Roman"/>
          <w:sz w:val="24"/>
          <w:szCs w:val="24"/>
        </w:rPr>
        <w:t xml:space="preserve">. Note that some fleets may be </w:t>
      </w:r>
      <w:commentRangeStart w:id="61"/>
      <w:r w:rsidR="00206292">
        <w:rPr>
          <w:rFonts w:ascii="Times New Roman" w:hAnsi="Times New Roman" w:cs="Times New Roman"/>
          <w:sz w:val="24"/>
          <w:szCs w:val="24"/>
        </w:rPr>
        <w:t>partitioned</w:t>
      </w:r>
      <w:commentRangeEnd w:id="61"/>
      <w:r w:rsidR="004E28C9">
        <w:rPr>
          <w:rStyle w:val="CommentReference"/>
        </w:rPr>
        <w:commentReference w:id="61"/>
      </w:r>
      <w:r w:rsidR="00206292">
        <w:rPr>
          <w:rFonts w:ascii="Times New Roman" w:hAnsi="Times New Roman" w:cs="Times New Roman"/>
          <w:sz w:val="24"/>
          <w:szCs w:val="24"/>
        </w:rPr>
        <w:t xml:space="preserve">. </w:t>
      </w:r>
      <w:r w:rsidRPr="00987C9A">
        <w:rPr>
          <w:rFonts w:ascii="Times New Roman" w:hAnsi="Times New Roman" w:cs="Times New Roman"/>
          <w:sz w:val="24"/>
          <w:szCs w:val="24"/>
        </w:rPr>
        <w:t xml:space="preserve">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62" w:name="_Toc465365292"/>
      <w:r w:rsidRPr="00987C9A">
        <w:t>Baseline</w:t>
      </w:r>
      <w:bookmarkEnd w:id="62"/>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63" w:name="_Toc465365293"/>
      <w:r w:rsidRPr="00987C9A">
        <w:t>Alternative options</w:t>
      </w:r>
      <w:bookmarkEnd w:id="63"/>
    </w:p>
    <w:p w14:paraId="4D626523" w14:textId="77777777" w:rsidR="007E218D" w:rsidRDefault="007E218D" w:rsidP="00406114">
      <w:pPr>
        <w:jc w:val="both"/>
        <w:rPr>
          <w:rFonts w:ascii="Times New Roman" w:hAnsi="Times New Roman" w:cs="Times New Roman"/>
          <w:sz w:val="24"/>
          <w:szCs w:val="24"/>
        </w:rPr>
      </w:pPr>
    </w:p>
    <w:p w14:paraId="4F44B27A" w14:textId="1738770B" w:rsidR="007E218D" w:rsidRDefault="00D24B08" w:rsidP="00AB1FCC">
      <w:pPr>
        <w:jc w:val="both"/>
        <w:rPr>
          <w:rFonts w:ascii="Times New Roman" w:eastAsiaTheme="minorEastAsia" w:hAnsi="Times New Roman" w:cs="Times New Roman"/>
          <w:sz w:val="24"/>
          <w:szCs w:val="24"/>
          <w:lang w:val="en-CA"/>
        </w:rPr>
      </w:pPr>
      <w:r w:rsidRPr="00F0223F">
        <w:rPr>
          <w:rFonts w:ascii="Times New Roman" w:hAnsi="Times New Roman" w:cs="Times New Roman"/>
          <w:sz w:val="24"/>
          <w:szCs w:val="24"/>
        </w:rPr>
        <w:t xml:space="preserve">A proposal for alternatives </w:t>
      </w:r>
      <w:r w:rsidR="00206292" w:rsidRPr="00F0223F">
        <w:rPr>
          <w:rFonts w:ascii="Times New Roman" w:hAnsi="Times New Roman" w:cs="Times New Roman"/>
          <w:sz w:val="24"/>
          <w:szCs w:val="24"/>
        </w:rPr>
        <w:t xml:space="preserve">may </w:t>
      </w:r>
      <w:r w:rsidRPr="00F0223F">
        <w:rPr>
          <w:rFonts w:ascii="Times New Roman" w:hAnsi="Times New Roman" w:cs="Times New Roman"/>
          <w:sz w:val="24"/>
          <w:szCs w:val="24"/>
        </w:rPr>
        <w:t xml:space="preserve">need to be developed </w:t>
      </w:r>
      <w:r w:rsidR="00201356" w:rsidRPr="00F0223F">
        <w:rPr>
          <w:rFonts w:ascii="Times New Roman" w:hAnsi="Times New Roman" w:cs="Times New Roman"/>
          <w:sz w:val="24"/>
          <w:szCs w:val="24"/>
        </w:rPr>
        <w:t xml:space="preserve">and </w:t>
      </w:r>
      <w:r w:rsidRPr="00F0223F">
        <w:rPr>
          <w:rFonts w:ascii="Times New Roman" w:hAnsi="Times New Roman" w:cs="Times New Roman"/>
          <w:sz w:val="24"/>
          <w:szCs w:val="24"/>
        </w:rPr>
        <w:t>revie</w:t>
      </w:r>
      <w:r w:rsidR="001F2259" w:rsidRPr="00F0223F">
        <w:rPr>
          <w:rFonts w:ascii="Times New Roman" w:hAnsi="Times New Roman" w:cs="Times New Roman"/>
          <w:sz w:val="24"/>
          <w:szCs w:val="24"/>
        </w:rPr>
        <w:t>w</w:t>
      </w:r>
      <w:r w:rsidR="00201356" w:rsidRPr="00F0223F">
        <w:rPr>
          <w:rFonts w:ascii="Times New Roman" w:hAnsi="Times New Roman" w:cs="Times New Roman"/>
          <w:sz w:val="24"/>
          <w:szCs w:val="24"/>
        </w:rPr>
        <w:t>ed</w:t>
      </w:r>
      <w:r w:rsidR="008D31F4" w:rsidRPr="00F0223F">
        <w:rPr>
          <w:rFonts w:ascii="Times New Roman" w:hAnsi="Times New Roman" w:cs="Times New Roman"/>
          <w:sz w:val="24"/>
          <w:szCs w:val="24"/>
        </w:rPr>
        <w:t xml:space="preserve"> </w:t>
      </w:r>
      <w:r w:rsidR="00206292" w:rsidRPr="00F0223F">
        <w:rPr>
          <w:rFonts w:ascii="Times New Roman" w:hAnsi="Times New Roman" w:cs="Times New Roman"/>
          <w:sz w:val="24"/>
          <w:szCs w:val="24"/>
        </w:rPr>
        <w:t>in the future</w:t>
      </w:r>
      <w:r w:rsidRPr="00F0223F">
        <w:rPr>
          <w:rFonts w:ascii="Times New Roman" w:hAnsi="Times New Roman" w:cs="Times New Roman"/>
          <w:sz w:val="24"/>
          <w:szCs w:val="24"/>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64" w:name="_Toc465365294"/>
      <w:r w:rsidRPr="00E75498">
        <w:t>MANAGEMENT OPTIONS</w:t>
      </w:r>
      <w:bookmarkEnd w:id="64"/>
    </w:p>
    <w:p w14:paraId="6EA960D7" w14:textId="77777777" w:rsidR="00580726" w:rsidRDefault="00580726" w:rsidP="001B61C4">
      <w:pPr>
        <w:pStyle w:val="ListParagraph"/>
        <w:ind w:left="0"/>
        <w:jc w:val="both"/>
        <w:rPr>
          <w:rFonts w:ascii="Times New Roman" w:hAnsi="Times New Roman" w:cs="Times New Roman"/>
          <w:sz w:val="24"/>
          <w:szCs w:val="24"/>
        </w:rPr>
      </w:pPr>
    </w:p>
    <w:p w14:paraId="397196C4" w14:textId="77777777" w:rsidR="00206292" w:rsidRDefault="00206292" w:rsidP="00206292">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Notes: </w:t>
      </w:r>
    </w:p>
    <w:p w14:paraId="55B1B7CA" w14:textId="77777777" w:rsidR="00206292" w:rsidRPr="00BB2FA8" w:rsidRDefault="00206292">
      <w:pPr>
        <w:pStyle w:val="ListParagraph"/>
        <w:numPr>
          <w:ilvl w:val="0"/>
          <w:numId w:val="1"/>
        </w:numPr>
        <w:ind w:left="357" w:hanging="357"/>
        <w:jc w:val="both"/>
        <w:rPr>
          <w:rFonts w:ascii="Times New Roman" w:hAnsi="Times New Roman" w:cs="Times New Roman"/>
          <w:sz w:val="24"/>
          <w:szCs w:val="24"/>
        </w:rPr>
        <w:pPrChange w:id="65" w:author="Thomas Carruthers" w:date="2017-06-02T10:49:00Z">
          <w:pPr>
            <w:pStyle w:val="ListParagraph"/>
            <w:numPr>
              <w:numId w:val="8"/>
            </w:numPr>
            <w:ind w:left="357" w:hanging="357"/>
            <w:jc w:val="both"/>
          </w:pPr>
        </w:pPrChange>
      </w:pPr>
      <w:r w:rsidRPr="00BB2FA8">
        <w:rPr>
          <w:rFonts w:ascii="Times New Roman" w:hAnsi="Times New Roman" w:cs="Times New Roman"/>
          <w:sz w:val="24"/>
          <w:szCs w:val="24"/>
        </w:rPr>
        <w:t>The following section is included to provide some s</w:t>
      </w:r>
      <w:r w:rsidRPr="001E0BC3">
        <w:rPr>
          <w:rFonts w:ascii="Times New Roman" w:hAnsi="Times New Roman" w:cs="Times New Roman"/>
          <w:sz w:val="24"/>
          <w:szCs w:val="24"/>
        </w:rPr>
        <w:t>uggestions</w:t>
      </w:r>
      <w:r w:rsidRPr="00BE2EBA">
        <w:rPr>
          <w:rFonts w:ascii="Times New Roman" w:hAnsi="Times New Roman" w:cs="Times New Roman"/>
          <w:sz w:val="24"/>
          <w:szCs w:val="24"/>
        </w:rPr>
        <w:t xml:space="preserve"> on possible structures </w:t>
      </w:r>
      <w:r w:rsidRPr="00BB2FA8">
        <w:rPr>
          <w:rFonts w:ascii="Times New Roman" w:hAnsi="Times New Roman" w:cs="Times New Roman"/>
          <w:sz w:val="24"/>
          <w:szCs w:val="24"/>
        </w:rPr>
        <w:t>to MP developers of management options to be included in the MPs. The suggestions offered are illustrative – clearly they will need to be discussed with stakeholders as the process develops.</w:t>
      </w:r>
    </w:p>
    <w:p w14:paraId="1DE4B161"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6" w:author="Thomas Carruthers" w:date="2017-06-02T10:49:00Z">
          <w:pPr>
            <w:pStyle w:val="ListParagraph"/>
            <w:numPr>
              <w:numId w:val="8"/>
            </w:numPr>
            <w:ind w:left="357" w:hanging="357"/>
            <w:jc w:val="both"/>
          </w:pPr>
        </w:pPrChange>
      </w:pPr>
      <w:r>
        <w:rPr>
          <w:rFonts w:ascii="Times New Roman" w:hAnsi="Times New Roman" w:cs="Times New Roman"/>
          <w:sz w:val="24"/>
          <w:szCs w:val="24"/>
        </w:rPr>
        <w:t>As above, for convenience they have been set out in baseline and alternative option form. It is recommended that many of the choices for the final MP options be made later in the process, so that they can be informed by results from trials which show the pro/con trade-offs amongst such options.</w:t>
      </w:r>
    </w:p>
    <w:p w14:paraId="6975866A"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7" w:author="Thomas Carruthers" w:date="2017-06-02T10:49:00Z">
          <w:pPr>
            <w:pStyle w:val="ListParagraph"/>
            <w:numPr>
              <w:numId w:val="8"/>
            </w:numPr>
            <w:ind w:left="357" w:hanging="357"/>
            <w:jc w:val="both"/>
          </w:pPr>
        </w:pPrChange>
      </w:pPr>
      <w:r>
        <w:rPr>
          <w:rFonts w:ascii="Times New Roman" w:hAnsi="Times New Roman" w:cs="Times New Roman"/>
          <w:sz w:val="24"/>
          <w:szCs w:val="24"/>
        </w:rPr>
        <w:t>The specifics of future candidate MPs will be left to their developers to determine based on the results of their application to the finalised trials. However those candidates need to take account of the broad desired characteristics/limitations set out below.</w:t>
      </w:r>
    </w:p>
    <w:p w14:paraId="5CB288D7" w14:textId="77777777" w:rsidR="00206292" w:rsidRDefault="00206292">
      <w:pPr>
        <w:pStyle w:val="ListParagraph"/>
        <w:numPr>
          <w:ilvl w:val="0"/>
          <w:numId w:val="1"/>
        </w:numPr>
        <w:ind w:left="357" w:hanging="357"/>
        <w:jc w:val="both"/>
        <w:rPr>
          <w:rFonts w:ascii="Times New Roman" w:hAnsi="Times New Roman" w:cs="Times New Roman"/>
          <w:sz w:val="24"/>
          <w:szCs w:val="24"/>
        </w:rPr>
        <w:pPrChange w:id="68" w:author="Thomas Carruthers" w:date="2017-06-02T10:49:00Z">
          <w:pPr>
            <w:pStyle w:val="ListParagraph"/>
            <w:numPr>
              <w:numId w:val="8"/>
            </w:numPr>
            <w:ind w:left="357" w:hanging="357"/>
            <w:jc w:val="both"/>
          </w:pPr>
        </w:pPrChange>
      </w:pPr>
      <w:r>
        <w:rPr>
          <w:rFonts w:ascii="Times New Roman" w:hAnsi="Times New Roman" w:cs="Times New Roman"/>
          <w:sz w:val="24"/>
          <w:szCs w:val="24"/>
        </w:rPr>
        <w:t>HCRs need not to explicitly include reference points</w:t>
      </w:r>
    </w:p>
    <w:p w14:paraId="4838955E" w14:textId="77777777" w:rsidR="00206292" w:rsidRDefault="00206292" w:rsidP="00206292">
      <w:pPr>
        <w:jc w:val="both"/>
        <w:rPr>
          <w:rFonts w:ascii="Times New Roman" w:hAnsi="Times New Roman" w:cs="Times New Roman"/>
          <w:sz w:val="24"/>
          <w:szCs w:val="24"/>
        </w:rPr>
      </w:pP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69" w:name="_Toc465365295"/>
      <w:r w:rsidRPr="004239D2">
        <w:lastRenderedPageBreak/>
        <w:t>Spatial strata for which TACs are set</w:t>
      </w:r>
      <w:bookmarkEnd w:id="69"/>
    </w:p>
    <w:p w14:paraId="2726E0CB" w14:textId="77777777" w:rsidR="007E218D" w:rsidRDefault="00B20954" w:rsidP="00406114">
      <w:pPr>
        <w:pStyle w:val="Heading4"/>
        <w:ind w:left="0"/>
      </w:pPr>
      <w:bookmarkStart w:id="70" w:name="_Toc465365296"/>
      <w:r w:rsidRPr="00B20954">
        <w:t>Baseline</w:t>
      </w:r>
      <w:bookmarkEnd w:id="70"/>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71" w:name="_Toc465365297"/>
      <w:r w:rsidRPr="00B20954">
        <w:t>Alternative options</w:t>
      </w:r>
      <w:bookmarkEnd w:id="71"/>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451B6AC0"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East+Med</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w:t>
      </w:r>
      <w:r w:rsidR="009D1008">
        <w:rPr>
          <w:rFonts w:ascii="Times New Roman" w:hAnsi="Times New Roman" w:cs="Times New Roman"/>
          <w:sz w:val="24"/>
          <w:szCs w:val="24"/>
        </w:rPr>
        <w:t xml:space="preserve">10 </w:t>
      </w:r>
      <w:r w:rsidR="001428DC">
        <w:rPr>
          <w:rFonts w:ascii="Times New Roman" w:hAnsi="Times New Roman" w:cs="Times New Roman"/>
          <w:sz w:val="24"/>
          <w:szCs w:val="24"/>
        </w:rPr>
        <w:t>(</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72" w:name="_Toc465365298"/>
      <w:r w:rsidRPr="007D255E">
        <w:t>Options for the frequency of setting TACs</w:t>
      </w:r>
      <w:bookmarkEnd w:id="72"/>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73" w:name="_Toc465365299"/>
      <w:r w:rsidRPr="004239D2">
        <w:t>Baseline</w:t>
      </w:r>
      <w:bookmarkEnd w:id="73"/>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50966249" w14:textId="77777777" w:rsidR="00CC223C" w:rsidRDefault="004239D2" w:rsidP="001B61C4">
      <w:pPr>
        <w:pStyle w:val="Heading4"/>
        <w:ind w:left="0"/>
      </w:pPr>
      <w:bookmarkStart w:id="74" w:name="_Toc465365300"/>
      <w:r w:rsidRPr="004239D2">
        <w:t>Alternative options</w:t>
      </w:r>
      <w:bookmarkEnd w:id="74"/>
    </w:p>
    <w:p w14:paraId="34456496" w14:textId="77777777" w:rsidR="007E218D" w:rsidRDefault="007E218D" w:rsidP="00406114"/>
    <w:p w14:paraId="65308EB4" w14:textId="77777777" w:rsidR="004239D2" w:rsidRDefault="004239D2">
      <w:pPr>
        <w:pStyle w:val="ListParagraph"/>
        <w:numPr>
          <w:ilvl w:val="0"/>
          <w:numId w:val="2"/>
        </w:numPr>
        <w:ind w:left="720"/>
        <w:jc w:val="both"/>
        <w:rPr>
          <w:rFonts w:ascii="Times New Roman" w:hAnsi="Times New Roman" w:cs="Times New Roman"/>
          <w:sz w:val="24"/>
          <w:szCs w:val="24"/>
        </w:rPr>
        <w:pPrChange w:id="75" w:author="Thomas Carruthers" w:date="2017-06-02T10:49:00Z">
          <w:pPr>
            <w:pStyle w:val="ListParagraph"/>
            <w:numPr>
              <w:numId w:val="9"/>
            </w:numPr>
            <w:ind w:left="1440" w:hanging="360"/>
            <w:jc w:val="both"/>
          </w:pPr>
        </w:pPrChange>
      </w:pPr>
      <w:r w:rsidRPr="004239D2">
        <w:rPr>
          <w:rFonts w:ascii="Times New Roman" w:hAnsi="Times New Roman" w:cs="Times New Roman"/>
          <w:sz w:val="24"/>
          <w:szCs w:val="24"/>
        </w:rPr>
        <w:t>Every three years</w:t>
      </w:r>
    </w:p>
    <w:p w14:paraId="12DF82C9" w14:textId="77777777" w:rsidR="004239D2" w:rsidRDefault="004239D2">
      <w:pPr>
        <w:pStyle w:val="ListParagraph"/>
        <w:numPr>
          <w:ilvl w:val="0"/>
          <w:numId w:val="2"/>
        </w:numPr>
        <w:ind w:left="720"/>
        <w:jc w:val="both"/>
        <w:rPr>
          <w:rFonts w:ascii="Times New Roman" w:hAnsi="Times New Roman" w:cs="Times New Roman"/>
          <w:sz w:val="24"/>
          <w:szCs w:val="24"/>
        </w:rPr>
        <w:pPrChange w:id="76" w:author="Thomas Carruthers" w:date="2017-06-02T10:49:00Z">
          <w:pPr>
            <w:pStyle w:val="ListParagraph"/>
            <w:numPr>
              <w:numId w:val="9"/>
            </w:numPr>
            <w:ind w:left="1440" w:hanging="360"/>
            <w:jc w:val="both"/>
          </w:pPr>
        </w:pPrChange>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77" w:name="_Toc465365301"/>
      <w:r w:rsidRPr="004239D2">
        <w:t>Upper limits on TACs</w:t>
      </w:r>
      <w:bookmarkEnd w:id="77"/>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78" w:name="_Toc465365302"/>
      <w:r w:rsidRPr="007D255E">
        <w:lastRenderedPageBreak/>
        <w:t>Minimum extent of TAC change</w:t>
      </w:r>
      <w:bookmarkEnd w:id="78"/>
    </w:p>
    <w:p w14:paraId="538C0681" w14:textId="77777777" w:rsidR="007E218D" w:rsidRDefault="007D255E" w:rsidP="00406114">
      <w:pPr>
        <w:pStyle w:val="Heading4"/>
        <w:ind w:left="0"/>
      </w:pPr>
      <w:bookmarkStart w:id="79" w:name="_Toc465365303"/>
      <w:r w:rsidRPr="009F3A87">
        <w:t>Baseline</w:t>
      </w:r>
      <w:bookmarkEnd w:id="79"/>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80" w:name="_Toc465365304"/>
      <w:r w:rsidRPr="009F3A87">
        <w:t>Alternative options</w:t>
      </w:r>
      <w:bookmarkEnd w:id="80"/>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33E9EBEC"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9D1008">
        <w:rPr>
          <w:rFonts w:ascii="Times New Roman" w:hAnsi="Times New Roman" w:cs="Times New Roman"/>
          <w:sz w:val="24"/>
          <w:szCs w:val="24"/>
        </w:rPr>
        <w:t>1 </w:t>
      </w:r>
      <w:r w:rsidR="00BF0EC6">
        <w:rPr>
          <w:rFonts w:ascii="Times New Roman" w:hAnsi="Times New Roman" w:cs="Times New Roman"/>
          <w:sz w:val="24"/>
          <w:szCs w:val="24"/>
        </w:rPr>
        <w:t xml:space="preserve">000, </w:t>
      </w:r>
      <w:r w:rsidR="009D1008">
        <w:rPr>
          <w:rFonts w:ascii="Times New Roman" w:hAnsi="Times New Roman" w:cs="Times New Roman"/>
          <w:sz w:val="24"/>
          <w:szCs w:val="24"/>
        </w:rPr>
        <w:t>2 </w:t>
      </w:r>
      <w:r>
        <w:rPr>
          <w:rFonts w:ascii="Times New Roman" w:hAnsi="Times New Roman" w:cs="Times New Roman"/>
          <w:sz w:val="24"/>
          <w:szCs w:val="24"/>
        </w:rPr>
        <w:t>000 mt</w:t>
      </w: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81" w:name="_Toc465365305"/>
      <w:r>
        <w:t>Maximum</w:t>
      </w:r>
      <w:r w:rsidRPr="007D255E">
        <w:t xml:space="preserve"> extent of TAC change</w:t>
      </w:r>
      <w:bookmarkEnd w:id="81"/>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82" w:name="_Toc465365306"/>
      <w:r w:rsidRPr="009F3A87">
        <w:t>Baseline</w:t>
      </w:r>
      <w:bookmarkEnd w:id="82"/>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83" w:name="_Toc465365307"/>
      <w:r w:rsidRPr="009F3A87">
        <w:t>Alternative options</w:t>
      </w:r>
      <w:bookmarkEnd w:id="83"/>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pPr>
        <w:pStyle w:val="ListParagraph"/>
        <w:numPr>
          <w:ilvl w:val="0"/>
          <w:numId w:val="3"/>
        </w:numPr>
        <w:ind w:left="357" w:hanging="357"/>
        <w:jc w:val="both"/>
        <w:rPr>
          <w:rFonts w:ascii="Times New Roman" w:hAnsi="Times New Roman" w:cs="Times New Roman"/>
          <w:sz w:val="24"/>
          <w:szCs w:val="24"/>
        </w:rPr>
        <w:pPrChange w:id="84" w:author="Thomas Carruthers" w:date="2017-06-02T10:49:00Z">
          <w:pPr>
            <w:pStyle w:val="ListParagraph"/>
            <w:numPr>
              <w:numId w:val="12"/>
            </w:numPr>
            <w:ind w:left="357" w:hanging="357"/>
            <w:jc w:val="both"/>
          </w:pPr>
        </w:pPrChange>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pPr>
        <w:pStyle w:val="ListParagraph"/>
        <w:numPr>
          <w:ilvl w:val="0"/>
          <w:numId w:val="3"/>
        </w:numPr>
        <w:ind w:left="357" w:hanging="357"/>
        <w:jc w:val="both"/>
        <w:rPr>
          <w:rFonts w:ascii="Times New Roman" w:hAnsi="Times New Roman" w:cs="Times New Roman"/>
          <w:sz w:val="24"/>
          <w:szCs w:val="24"/>
        </w:rPr>
        <w:pPrChange w:id="85" w:author="Thomas Carruthers" w:date="2017-06-02T10:49:00Z">
          <w:pPr>
            <w:pStyle w:val="ListParagraph"/>
            <w:numPr>
              <w:numId w:val="12"/>
            </w:numPr>
            <w:ind w:left="357" w:hanging="357"/>
            <w:jc w:val="both"/>
          </w:pPr>
        </w:pPrChange>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86" w:name="_Toc465365308"/>
      <w:r w:rsidRPr="008E43D5">
        <w:t>Technical measures</w:t>
      </w:r>
      <w:bookmarkEnd w:id="86"/>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87" w:name="_Toc465365309"/>
      <w:r w:rsidRPr="00AF7796">
        <w:t xml:space="preserve">FUTURE RECRUITMENT </w:t>
      </w:r>
      <w:r w:rsidR="00815AF5">
        <w:t xml:space="preserve">AND DISTRIBUTION </w:t>
      </w:r>
      <w:r w:rsidRPr="00AF7796">
        <w:t>SCENARIOS</w:t>
      </w:r>
      <w:bookmarkEnd w:id="87"/>
    </w:p>
    <w:p w14:paraId="2367C81E" w14:textId="77777777" w:rsidR="007E218D" w:rsidRDefault="007E218D" w:rsidP="00406114">
      <w:pPr>
        <w:pStyle w:val="ListParagraph"/>
        <w:ind w:left="0"/>
        <w:jc w:val="both"/>
        <w:rPr>
          <w:rFonts w:ascii="Times New Roman" w:hAnsi="Times New Roman" w:cs="Times New Roman"/>
          <w:sz w:val="24"/>
          <w:szCs w:val="24"/>
        </w:rPr>
      </w:pPr>
    </w:p>
    <w:p w14:paraId="2DECAE9D" w14:textId="77777777" w:rsidR="009D1008" w:rsidRDefault="009D1008" w:rsidP="009D1008">
      <w:pPr>
        <w:pStyle w:val="ListParagraph"/>
        <w:ind w:left="0"/>
        <w:jc w:val="both"/>
        <w:rPr>
          <w:rFonts w:ascii="Times New Roman" w:hAnsi="Times New Roman" w:cs="Times New Roman"/>
          <w:sz w:val="24"/>
          <w:szCs w:val="24"/>
        </w:rPr>
      </w:pPr>
      <w:r>
        <w:rPr>
          <w:rFonts w:ascii="Times New Roman" w:hAnsi="Times New Roman" w:cs="Times New Roman"/>
          <w:sz w:val="24"/>
          <w:szCs w:val="24"/>
        </w:rPr>
        <w:t>See also section 9 of this document.</w:t>
      </w:r>
    </w:p>
    <w:p w14:paraId="7C64465F" w14:textId="77777777" w:rsidR="009D1008" w:rsidRDefault="009D1008"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88" w:name="_Toc465365310"/>
      <w:r w:rsidRPr="00FF74B6">
        <w:lastRenderedPageBreak/>
        <w:t>West</w:t>
      </w:r>
      <w:bookmarkEnd w:id="88"/>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89" w:author="Thomas Carruthers" w:date="2017-06-02T10:49:00Z">
          <w:pPr>
            <w:pStyle w:val="ListParagraph"/>
            <w:numPr>
              <w:numId w:val="14"/>
            </w:numPr>
            <w:ind w:left="357" w:hanging="357"/>
            <w:jc w:val="both"/>
          </w:pPr>
        </w:pPrChange>
      </w:pPr>
      <w:r>
        <w:rPr>
          <w:rFonts w:ascii="Times New Roman" w:hAnsi="Times New Roman" w:cs="Times New Roman"/>
          <w:sz w:val="24"/>
          <w:szCs w:val="24"/>
        </w:rPr>
        <w:t>Hockey stick</w:t>
      </w:r>
    </w:p>
    <w:p w14:paraId="52A2CE5E" w14:textId="77777777" w:rsidR="007E218D" w:rsidRDefault="006247E3">
      <w:pPr>
        <w:pStyle w:val="ListParagraph"/>
        <w:numPr>
          <w:ilvl w:val="0"/>
          <w:numId w:val="4"/>
        </w:numPr>
        <w:ind w:left="357" w:hanging="357"/>
        <w:jc w:val="both"/>
        <w:rPr>
          <w:rFonts w:ascii="Times New Roman" w:hAnsi="Times New Roman" w:cs="Times New Roman"/>
          <w:sz w:val="24"/>
          <w:szCs w:val="24"/>
        </w:rPr>
        <w:pPrChange w:id="90" w:author="Thomas Carruthers" w:date="2017-06-02T10:49:00Z">
          <w:pPr>
            <w:pStyle w:val="ListParagraph"/>
            <w:numPr>
              <w:numId w:val="14"/>
            </w:numPr>
            <w:ind w:left="357" w:hanging="357"/>
            <w:jc w:val="both"/>
          </w:pPr>
        </w:pPrChange>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91" w:name="_Toc465365311"/>
      <w:r w:rsidRPr="00FF74B6">
        <w:t>East + Mediterranean</w:t>
      </w:r>
      <w:bookmarkEnd w:id="91"/>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2"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pPr>
        <w:pStyle w:val="ListParagraph"/>
        <w:numPr>
          <w:ilvl w:val="0"/>
          <w:numId w:val="5"/>
        </w:numPr>
        <w:ind w:left="357" w:hanging="357"/>
        <w:jc w:val="both"/>
        <w:rPr>
          <w:rFonts w:ascii="Times New Roman" w:hAnsi="Times New Roman" w:cs="Times New Roman"/>
          <w:sz w:val="24"/>
          <w:szCs w:val="24"/>
        </w:rPr>
        <w:pPrChange w:id="93" w:author="Thomas Carruthers" w:date="2017-06-02T10:49:00Z">
          <w:pPr>
            <w:pStyle w:val="ListParagraph"/>
            <w:numPr>
              <w:numId w:val="15"/>
            </w:numPr>
            <w:ind w:left="357" w:hanging="357"/>
            <w:jc w:val="both"/>
          </w:pPr>
        </w:pPrChange>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94" w:name="_Toc465365312"/>
      <w:r>
        <w:t>Future r</w:t>
      </w:r>
      <w:r w:rsidRPr="00271515">
        <w:t>egime shifts</w:t>
      </w:r>
      <w:bookmarkEnd w:id="94"/>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95" w:name="_Toc465365313"/>
      <w:r w:rsidRPr="00271515">
        <w:t>West</w:t>
      </w:r>
      <w:bookmarkEnd w:id="95"/>
    </w:p>
    <w:p w14:paraId="004BB819" w14:textId="77777777" w:rsidR="007E218D" w:rsidRDefault="00271515">
      <w:pPr>
        <w:pStyle w:val="ListParagraph"/>
        <w:numPr>
          <w:ilvl w:val="0"/>
          <w:numId w:val="6"/>
        </w:numPr>
        <w:ind w:left="357" w:hanging="357"/>
        <w:jc w:val="both"/>
        <w:rPr>
          <w:rFonts w:ascii="Times New Roman" w:hAnsi="Times New Roman" w:cs="Times New Roman"/>
          <w:sz w:val="24"/>
          <w:szCs w:val="24"/>
        </w:rPr>
        <w:pPrChange w:id="96" w:author="Thomas Carruthers" w:date="2017-06-02T10:49:00Z">
          <w:pPr>
            <w:pStyle w:val="ListParagraph"/>
            <w:numPr>
              <w:numId w:val="16"/>
            </w:numPr>
            <w:ind w:left="357" w:hanging="357"/>
            <w:jc w:val="both"/>
          </w:pPr>
        </w:pPrChange>
      </w:pPr>
      <w:r>
        <w:rPr>
          <w:rFonts w:ascii="Times New Roman" w:hAnsi="Times New Roman" w:cs="Times New Roman"/>
          <w:sz w:val="24"/>
          <w:szCs w:val="24"/>
        </w:rPr>
        <w:t>None</w:t>
      </w:r>
    </w:p>
    <w:p w14:paraId="73E239A0"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7" w:author="Thomas Carruthers" w:date="2017-06-02T10:49:00Z">
          <w:pPr>
            <w:pStyle w:val="ListParagraph"/>
            <w:numPr>
              <w:numId w:val="16"/>
            </w:numPr>
            <w:ind w:left="357" w:hanging="357"/>
            <w:jc w:val="both"/>
          </w:pPr>
        </w:pPrChange>
      </w:pPr>
      <w:r>
        <w:rPr>
          <w:rFonts w:ascii="Times New Roman" w:hAnsi="Times New Roman" w:cs="Times New Roman"/>
          <w:sz w:val="24"/>
          <w:szCs w:val="24"/>
        </w:rPr>
        <w:t>After 10 years of projection, switch to other regime</w:t>
      </w:r>
    </w:p>
    <w:p w14:paraId="48C995D9" w14:textId="77777777" w:rsidR="007E218D" w:rsidRDefault="0089132A">
      <w:pPr>
        <w:pStyle w:val="ListParagraph"/>
        <w:numPr>
          <w:ilvl w:val="0"/>
          <w:numId w:val="6"/>
        </w:numPr>
        <w:ind w:left="357" w:hanging="357"/>
        <w:jc w:val="both"/>
        <w:rPr>
          <w:rFonts w:ascii="Times New Roman" w:hAnsi="Times New Roman" w:cs="Times New Roman"/>
          <w:sz w:val="24"/>
          <w:szCs w:val="24"/>
        </w:rPr>
        <w:pPrChange w:id="98" w:author="Thomas Carruthers" w:date="2017-06-02T10:49:00Z">
          <w:pPr>
            <w:pStyle w:val="ListParagraph"/>
            <w:numPr>
              <w:numId w:val="16"/>
            </w:numPr>
            <w:ind w:left="357" w:hanging="357"/>
            <w:jc w:val="both"/>
          </w:pPr>
        </w:pPrChange>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99" w:name="_Toc465365314"/>
      <w:r w:rsidRPr="0089132A">
        <w:t>East+Med</w:t>
      </w:r>
      <w:bookmarkEnd w:id="99"/>
    </w:p>
    <w:p w14:paraId="3A020CF0"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0"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continues unchanged</w:t>
      </w:r>
    </w:p>
    <w:p w14:paraId="7BB73125"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1" w:author="Thomas Carruthers" w:date="2017-06-02T10:49:00Z">
          <w:pPr>
            <w:pStyle w:val="ListParagraph"/>
            <w:numPr>
              <w:numId w:val="17"/>
            </w:numPr>
            <w:ind w:left="357" w:hanging="357"/>
            <w:jc w:val="both"/>
          </w:pPr>
        </w:pPrChange>
      </w:pPr>
      <w:r>
        <w:rPr>
          <w:rFonts w:ascii="Times New Roman" w:hAnsi="Times New Roman" w:cs="Times New Roman"/>
          <w:sz w:val="24"/>
          <w:szCs w:val="24"/>
        </w:rPr>
        <w:t>1983+ relationship changes to 1950-1982 relationship after 10 years</w:t>
      </w:r>
    </w:p>
    <w:p w14:paraId="3DE5501A" w14:textId="77777777" w:rsidR="007E218D" w:rsidRDefault="0089132A">
      <w:pPr>
        <w:pStyle w:val="ListParagraph"/>
        <w:numPr>
          <w:ilvl w:val="0"/>
          <w:numId w:val="7"/>
        </w:numPr>
        <w:ind w:left="357" w:hanging="357"/>
        <w:jc w:val="both"/>
        <w:rPr>
          <w:rFonts w:ascii="Times New Roman" w:hAnsi="Times New Roman" w:cs="Times New Roman"/>
          <w:sz w:val="24"/>
          <w:szCs w:val="24"/>
        </w:rPr>
        <w:pPrChange w:id="102" w:author="Thomas Carruthers" w:date="2017-06-02T10:49:00Z">
          <w:pPr>
            <w:pStyle w:val="ListParagraph"/>
            <w:numPr>
              <w:numId w:val="17"/>
            </w:numPr>
            <w:ind w:left="357" w:hanging="357"/>
            <w:jc w:val="both"/>
          </w:pPr>
        </w:pPrChange>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03" w:name="_Toc465365315"/>
      <w:r w:rsidRPr="0059552F">
        <w:t>Statistical properties</w:t>
      </w:r>
      <w:bookmarkEnd w:id="103"/>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04" w:name="_Toc465365316"/>
      <w:r>
        <w:t>Baseline</w:t>
      </w:r>
      <w:bookmarkEnd w:id="104"/>
    </w:p>
    <w:p w14:paraId="35928A7F" w14:textId="77777777" w:rsidR="007E218D" w:rsidRPr="00406114" w:rsidRDefault="007E218D" w:rsidP="00406114">
      <w:pPr>
        <w:rPr>
          <w:lang w:eastAsia="en-ZA"/>
        </w:rPr>
      </w:pPr>
    </w:p>
    <w:p w14:paraId="462C8694" w14:textId="1C5A8684" w:rsidR="009D1008" w:rsidRDefault="00D2389D" w:rsidP="009D1008">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w:t>
      </w:r>
      <w:r w:rsidR="009D1008">
        <w:rPr>
          <w:rFonts w:ascii="Times New Roman" w:hAnsi="Times New Roman" w:cs="Times New Roman"/>
          <w:sz w:val="24"/>
          <w:szCs w:val="24"/>
        </w:rPr>
        <w:t>5. (a common value obtained from the RAM legacy database).</w:t>
      </w:r>
    </w:p>
    <w:p w14:paraId="51D7EE78" w14:textId="5DB989C4"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05" w:name="_Toc465365317"/>
      <w:r w:rsidRPr="00D2389D">
        <w:t>Alternative options</w:t>
      </w:r>
      <w:bookmarkEnd w:id="105"/>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06" w:name="_Toc465365318"/>
      <w:r w:rsidRPr="000708BD">
        <w:t>Possible future distributional changes</w:t>
      </w:r>
      <w:bookmarkEnd w:id="106"/>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07" w:name="_Toc465365319"/>
      <w:r w:rsidRPr="00AF7796">
        <w:t>FUTURE CATCHES</w:t>
      </w:r>
      <w:bookmarkEnd w:id="107"/>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08" w:name="_Toc465365320"/>
      <w:r w:rsidRPr="0065577D">
        <w:t>Baseline</w:t>
      </w:r>
      <w:bookmarkEnd w:id="108"/>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6467AF81" w:rsidR="007E218D" w:rsidRDefault="00820B53">
      <w:pPr>
        <w:pStyle w:val="ListParagraph"/>
        <w:numPr>
          <w:ilvl w:val="0"/>
          <w:numId w:val="8"/>
        </w:numPr>
        <w:ind w:left="357" w:hanging="357"/>
        <w:jc w:val="both"/>
        <w:rPr>
          <w:rFonts w:ascii="Times New Roman" w:hAnsi="Times New Roman" w:cs="Times New Roman"/>
          <w:sz w:val="24"/>
          <w:szCs w:val="24"/>
        </w:rPr>
        <w:pPrChange w:id="109"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Future catches will be taken to equal future </w:t>
      </w:r>
      <w:r w:rsidR="009D1008">
        <w:rPr>
          <w:rFonts w:ascii="Times New Roman" w:hAnsi="Times New Roman" w:cs="Times New Roman"/>
          <w:sz w:val="24"/>
          <w:szCs w:val="24"/>
        </w:rPr>
        <w:t>TACs (up to a maximum harvest rate of 95%).</w:t>
      </w:r>
    </w:p>
    <w:p w14:paraId="1B6BC978"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0"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1"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pPr>
        <w:pStyle w:val="ListParagraph"/>
        <w:numPr>
          <w:ilvl w:val="0"/>
          <w:numId w:val="8"/>
        </w:numPr>
        <w:ind w:left="357" w:hanging="357"/>
        <w:jc w:val="both"/>
        <w:rPr>
          <w:rFonts w:ascii="Times New Roman" w:hAnsi="Times New Roman" w:cs="Times New Roman"/>
          <w:sz w:val="24"/>
          <w:szCs w:val="24"/>
        </w:rPr>
        <w:pPrChange w:id="112" w:author="Thomas Carruthers" w:date="2017-06-02T10:49:00Z">
          <w:pPr>
            <w:pStyle w:val="ListParagraph"/>
            <w:numPr>
              <w:numId w:val="19"/>
            </w:numPr>
            <w:ind w:left="357" w:hanging="357"/>
            <w:jc w:val="both"/>
          </w:pPr>
        </w:pPrChange>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pPr>
        <w:pStyle w:val="ListParagraph"/>
        <w:numPr>
          <w:ilvl w:val="0"/>
          <w:numId w:val="8"/>
        </w:numPr>
        <w:ind w:left="357" w:hanging="357"/>
        <w:jc w:val="both"/>
        <w:rPr>
          <w:rFonts w:ascii="Times New Roman" w:hAnsi="Times New Roman" w:cs="Times New Roman"/>
          <w:sz w:val="24"/>
          <w:szCs w:val="24"/>
        </w:rPr>
        <w:pPrChange w:id="113" w:author="Thomas Carruthers" w:date="2017-06-02T10:49:00Z">
          <w:pPr>
            <w:pStyle w:val="ListParagraph"/>
            <w:numPr>
              <w:numId w:val="19"/>
            </w:numPr>
            <w:ind w:left="357" w:hanging="357"/>
            <w:jc w:val="both"/>
          </w:pPr>
        </w:pPrChange>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14" w:name="_Toc465365321"/>
      <w:r w:rsidRPr="00735238">
        <w:t>Alternative options</w:t>
      </w:r>
      <w:bookmarkEnd w:id="11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15" w:name="_Toc465365322"/>
      <w:r w:rsidRPr="00537841">
        <w:t>GENERATION OF FUTURE DATA</w:t>
      </w:r>
      <w:bookmarkEnd w:id="11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16" w:name="_Toc465365323"/>
      <w:r w:rsidRPr="00313AC4">
        <w:t>Baseline suggestions</w:t>
      </w:r>
      <w:bookmarkEnd w:id="11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17" w:name="_Toc465365324"/>
      <w:r w:rsidRPr="00D82AA4">
        <w:t>West</w:t>
      </w:r>
      <w:bookmarkEnd w:id="117"/>
    </w:p>
    <w:p w14:paraId="79D96468" w14:textId="77777777" w:rsidR="007E218D" w:rsidRDefault="00556723">
      <w:pPr>
        <w:pStyle w:val="ListParagraph"/>
        <w:numPr>
          <w:ilvl w:val="0"/>
          <w:numId w:val="9"/>
        </w:numPr>
        <w:ind w:left="357" w:hanging="357"/>
        <w:jc w:val="both"/>
        <w:rPr>
          <w:rFonts w:ascii="Times New Roman" w:hAnsi="Times New Roman" w:cs="Times New Roman"/>
          <w:sz w:val="24"/>
          <w:szCs w:val="24"/>
        </w:rPr>
        <w:pPrChange w:id="118" w:author="Thomas Carruthers" w:date="2017-06-02T10:49:00Z">
          <w:pPr>
            <w:pStyle w:val="ListParagraph"/>
            <w:numPr>
              <w:numId w:val="21"/>
            </w:numPr>
            <w:ind w:left="357" w:hanging="357"/>
            <w:jc w:val="both"/>
          </w:pPr>
        </w:pPrChange>
      </w:pPr>
      <w:r>
        <w:rPr>
          <w:rFonts w:ascii="Times New Roman" w:hAnsi="Times New Roman" w:cs="Times New Roman"/>
          <w:sz w:val="24"/>
          <w:szCs w:val="24"/>
        </w:rPr>
        <w:t>Gulf of Mexico larval index of spawning stock abundance</w:t>
      </w:r>
    </w:p>
    <w:p w14:paraId="23EDD801" w14:textId="0276BBF6" w:rsidR="00112525" w:rsidRDefault="00BF0EC6">
      <w:pPr>
        <w:pStyle w:val="ListParagraph"/>
        <w:numPr>
          <w:ilvl w:val="0"/>
          <w:numId w:val="9"/>
        </w:numPr>
        <w:ind w:left="357" w:hanging="357"/>
        <w:jc w:val="both"/>
        <w:rPr>
          <w:rFonts w:ascii="Times New Roman" w:hAnsi="Times New Roman" w:cs="Times New Roman"/>
          <w:sz w:val="24"/>
          <w:szCs w:val="24"/>
        </w:rPr>
        <w:pPrChange w:id="119" w:author="Thomas Carruthers" w:date="2017-06-02T10:49:00Z">
          <w:pPr>
            <w:pStyle w:val="ListParagraph"/>
            <w:numPr>
              <w:numId w:val="21"/>
            </w:numPr>
            <w:ind w:left="357" w:hanging="357"/>
            <w:jc w:val="both"/>
          </w:pPr>
        </w:pPrChange>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2DAA0B21" w14:textId="77777777" w:rsidR="009D1008" w:rsidRDefault="009D1008" w:rsidP="009D1008">
      <w:pPr>
        <w:pStyle w:val="Heading4"/>
        <w:ind w:left="0"/>
      </w:pPr>
      <w:bookmarkStart w:id="120" w:name="_Toc465365325"/>
      <w:r>
        <w:t>East+Med</w:t>
      </w:r>
    </w:p>
    <w:p w14:paraId="6F79BA31"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1" w:author="Thomas Carruthers" w:date="2017-06-02T10:49:00Z">
          <w:pPr>
            <w:pStyle w:val="ListParagraph"/>
            <w:numPr>
              <w:numId w:val="22"/>
            </w:numPr>
            <w:ind w:left="357" w:hanging="357"/>
            <w:jc w:val="both"/>
          </w:pPr>
        </w:pPrChange>
      </w:pPr>
      <w:r>
        <w:rPr>
          <w:rFonts w:ascii="Times New Roman" w:hAnsi="Times New Roman" w:cs="Times New Roman"/>
          <w:sz w:val="24"/>
          <w:szCs w:val="24"/>
        </w:rPr>
        <w:t>JLL_NEA CPUE index of exploitable abundance</w:t>
      </w:r>
    </w:p>
    <w:p w14:paraId="2BE8D566"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2" w:author="Thomas Carruthers" w:date="2017-06-02T10:49:00Z">
          <w:pPr>
            <w:pStyle w:val="ListParagraph"/>
            <w:numPr>
              <w:numId w:val="22"/>
            </w:numPr>
            <w:ind w:left="357" w:hanging="357"/>
            <w:jc w:val="both"/>
          </w:pPr>
        </w:pPrChange>
      </w:pPr>
      <w:r>
        <w:rPr>
          <w:rFonts w:ascii="Times New Roman" w:hAnsi="Times New Roman" w:cs="Times New Roman"/>
          <w:sz w:val="24"/>
          <w:szCs w:val="24"/>
        </w:rPr>
        <w:t>Western Mediterranean larval index of spawning stock abundance</w:t>
      </w:r>
    </w:p>
    <w:p w14:paraId="1E4F7D9A" w14:textId="77777777" w:rsidR="009D1008" w:rsidRDefault="009D1008">
      <w:pPr>
        <w:pStyle w:val="ListParagraph"/>
        <w:numPr>
          <w:ilvl w:val="0"/>
          <w:numId w:val="10"/>
        </w:numPr>
        <w:ind w:left="357" w:hanging="357"/>
        <w:jc w:val="both"/>
        <w:rPr>
          <w:rFonts w:ascii="Times New Roman" w:hAnsi="Times New Roman" w:cs="Times New Roman"/>
          <w:sz w:val="24"/>
          <w:szCs w:val="24"/>
        </w:rPr>
        <w:pPrChange w:id="123" w:author="Thomas Carruthers" w:date="2017-06-02T10:49:00Z">
          <w:pPr>
            <w:pStyle w:val="ListParagraph"/>
            <w:numPr>
              <w:numId w:val="22"/>
            </w:numPr>
            <w:ind w:left="357" w:hanging="357"/>
            <w:jc w:val="both"/>
          </w:pPr>
        </w:pPrChange>
      </w:pPr>
      <w:r>
        <w:rPr>
          <w:rFonts w:ascii="Times New Roman" w:hAnsi="Times New Roman" w:cs="Times New Roman"/>
          <w:sz w:val="24"/>
          <w:szCs w:val="24"/>
        </w:rPr>
        <w:t>GBYP aerial survey of adults</w:t>
      </w:r>
    </w:p>
    <w:p w14:paraId="6A9244B9" w14:textId="77777777" w:rsidR="009D1008" w:rsidRPr="00BF0EC6" w:rsidRDefault="009D1008">
      <w:pPr>
        <w:pStyle w:val="ListParagraph"/>
        <w:numPr>
          <w:ilvl w:val="0"/>
          <w:numId w:val="10"/>
        </w:numPr>
        <w:ind w:left="357" w:hanging="357"/>
        <w:jc w:val="both"/>
        <w:rPr>
          <w:rFonts w:ascii="Times New Roman" w:hAnsi="Times New Roman" w:cs="Times New Roman"/>
          <w:sz w:val="24"/>
          <w:szCs w:val="24"/>
        </w:rPr>
        <w:pPrChange w:id="124" w:author="Thomas Carruthers" w:date="2017-06-02T10:49:00Z">
          <w:pPr>
            <w:pStyle w:val="ListParagraph"/>
            <w:numPr>
              <w:numId w:val="22"/>
            </w:numPr>
            <w:ind w:left="357" w:hanging="357"/>
            <w:jc w:val="both"/>
          </w:pPr>
        </w:pPrChange>
      </w:pPr>
      <w:r>
        <w:rPr>
          <w:rFonts w:ascii="Times New Roman" w:hAnsi="Times New Roman" w:cs="Times New Roman"/>
          <w:sz w:val="24"/>
          <w:szCs w:val="24"/>
        </w:rPr>
        <w:t>Juvenile aerial survey Gulf of Lyon</w:t>
      </w:r>
    </w:p>
    <w:bookmarkEnd w:id="120"/>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25" w:name="_Toc465365326"/>
      <w:r w:rsidRPr="00C837B1">
        <w:t>Alternative options</w:t>
      </w:r>
      <w:bookmarkEnd w:id="125"/>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26" w:name="_Toc465365327"/>
      <w:r w:rsidRPr="00071A74">
        <w:t>Relationships with abundance</w:t>
      </w:r>
      <w:bookmarkEnd w:id="126"/>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20F08EAB" w:rsidR="007E218D" w:rsidRDefault="00231B39" w:rsidP="00406114">
      <w:pPr>
        <w:jc w:val="both"/>
        <w:rPr>
          <w:rFonts w:ascii="Times New Roman" w:hAnsi="Times New Roman" w:cs="Times New Roman"/>
          <w:sz w:val="24"/>
          <w:szCs w:val="24"/>
        </w:rPr>
      </w:pPr>
      <w:r w:rsidRPr="00AF3FE6">
        <w:rPr>
          <w:rFonts w:ascii="Times New Roman" w:hAnsi="Times New Roman" w:cs="Times New Roman"/>
          <w:sz w:val="24"/>
          <w:szCs w:val="24"/>
        </w:rPr>
        <w:t xml:space="preserve">Possible alternatives to this </w:t>
      </w:r>
      <w:r w:rsidR="008D31F4" w:rsidRPr="00AF3FE6">
        <w:rPr>
          <w:rFonts w:ascii="Times New Roman" w:hAnsi="Times New Roman" w:cs="Times New Roman"/>
          <w:sz w:val="24"/>
          <w:szCs w:val="24"/>
        </w:rPr>
        <w:t>are</w:t>
      </w:r>
      <w:r w:rsidRPr="00AF3FE6">
        <w:rPr>
          <w:rFonts w:ascii="Times New Roman" w:hAnsi="Times New Roman" w:cs="Times New Roman"/>
          <w:sz w:val="24"/>
          <w:szCs w:val="24"/>
        </w:rPr>
        <w:t xml:space="preserv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27" w:name="_Toc465365328"/>
      <w:r w:rsidRPr="00071A74">
        <w:t>Statistical properties</w:t>
      </w:r>
      <w:bookmarkEnd w:id="127"/>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28" w:name="_Toc465365329"/>
      <w:r w:rsidRPr="001C0F8B">
        <w:lastRenderedPageBreak/>
        <w:t>Baseline</w:t>
      </w:r>
      <w:bookmarkEnd w:id="128"/>
    </w:p>
    <w:p w14:paraId="09AB0AF7" w14:textId="77777777" w:rsidR="007E218D" w:rsidRDefault="00231B39">
      <w:pPr>
        <w:pStyle w:val="ListParagraph"/>
        <w:numPr>
          <w:ilvl w:val="0"/>
          <w:numId w:val="11"/>
        </w:numPr>
        <w:ind w:left="357" w:hanging="357"/>
        <w:jc w:val="both"/>
        <w:rPr>
          <w:rFonts w:ascii="Times New Roman" w:hAnsi="Times New Roman" w:cs="Times New Roman"/>
          <w:sz w:val="24"/>
          <w:szCs w:val="24"/>
        </w:rPr>
        <w:pPrChange w:id="129"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0"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1"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Autocorrelation of residuals will be taken to be zero.</w:t>
      </w:r>
    </w:p>
    <w:p w14:paraId="433FFACA" w14:textId="77777777" w:rsidR="007E218D" w:rsidRDefault="00CA13BC">
      <w:pPr>
        <w:pStyle w:val="ListParagraph"/>
        <w:numPr>
          <w:ilvl w:val="0"/>
          <w:numId w:val="11"/>
        </w:numPr>
        <w:ind w:left="357" w:hanging="357"/>
        <w:jc w:val="both"/>
        <w:rPr>
          <w:rFonts w:ascii="Times New Roman" w:hAnsi="Times New Roman" w:cs="Times New Roman"/>
          <w:sz w:val="24"/>
          <w:szCs w:val="24"/>
        </w:rPr>
        <w:pPrChange w:id="132" w:author="Thomas Carruthers" w:date="2017-06-02T10:49:00Z">
          <w:pPr>
            <w:pStyle w:val="ListParagraph"/>
            <w:numPr>
              <w:numId w:val="27"/>
            </w:numPr>
            <w:tabs>
              <w:tab w:val="num" w:pos="360"/>
              <w:tab w:val="num" w:pos="720"/>
            </w:tabs>
            <w:ind w:left="357" w:hanging="357"/>
            <w:jc w:val="both"/>
          </w:pPr>
        </w:pPrChange>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33" w:name="_Toc465365330"/>
      <w:r w:rsidRPr="001C0F8B">
        <w:t>Alternative options</w:t>
      </w:r>
      <w:bookmarkEnd w:id="133"/>
    </w:p>
    <w:p w14:paraId="24F66A7F"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4"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pPr>
        <w:pStyle w:val="ListParagraph"/>
        <w:numPr>
          <w:ilvl w:val="0"/>
          <w:numId w:val="12"/>
        </w:numPr>
        <w:ind w:left="357" w:hanging="357"/>
        <w:jc w:val="both"/>
        <w:rPr>
          <w:rFonts w:ascii="Times New Roman" w:hAnsi="Times New Roman" w:cs="Times New Roman"/>
          <w:sz w:val="24"/>
          <w:szCs w:val="24"/>
        </w:rPr>
        <w:pPrChange w:id="135" w:author="Thomas Carruthers" w:date="2017-06-02T10:49:00Z">
          <w:pPr>
            <w:pStyle w:val="ListParagraph"/>
            <w:numPr>
              <w:numId w:val="28"/>
            </w:numPr>
            <w:tabs>
              <w:tab w:val="num" w:pos="360"/>
              <w:tab w:val="num" w:pos="720"/>
            </w:tabs>
            <w:ind w:left="357" w:hanging="357"/>
            <w:jc w:val="both"/>
          </w:pPr>
        </w:pPrChange>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36" w:name="_Toc465365331"/>
      <w:r w:rsidRPr="00965CDE">
        <w:t>Other aspects</w:t>
      </w:r>
      <w:bookmarkEnd w:id="136"/>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C77886D" w14:textId="77777777" w:rsidR="009D1008" w:rsidRDefault="009D1008">
      <w:pPr>
        <w:rPr>
          <w:rFonts w:ascii="Times New Roman" w:eastAsiaTheme="majorEastAsia" w:hAnsi="Times New Roman" w:cstheme="majorBidi"/>
          <w:b/>
          <w:bCs/>
          <w:sz w:val="24"/>
          <w:szCs w:val="28"/>
          <w:lang w:val="en-CA"/>
        </w:rPr>
      </w:pPr>
      <w:bookmarkStart w:id="137" w:name="_Toc465365332"/>
      <w:r>
        <w:br w:type="page"/>
      </w:r>
    </w:p>
    <w:p w14:paraId="2134E40E" w14:textId="5E84ECA6" w:rsidR="007E218D" w:rsidRDefault="00987C9A" w:rsidP="00DE6F83">
      <w:pPr>
        <w:pStyle w:val="Heading1"/>
        <w:ind w:left="0"/>
      </w:pPr>
      <w:r w:rsidRPr="00987C9A">
        <w:lastRenderedPageBreak/>
        <w:t>PARAMETERS AND CONDITIONING</w:t>
      </w:r>
      <w:bookmarkEnd w:id="13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38" w:name="_Toc465365333"/>
      <w:r w:rsidRPr="00987C9A">
        <w:t>Fixed parameters</w:t>
      </w:r>
      <w:bookmarkEnd w:id="13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F011FD">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F011FD">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F011FD">
            <w:pPr>
              <w:keepNext/>
              <w:keepLines/>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F011FD">
            <w:pPr>
              <w:keepNext/>
              <w:keepLines/>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F011FD">
            <w:pPr>
              <w:keepNext/>
              <w:keepLines/>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F011FD">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F011FD">
            <w:pPr>
              <w:keepNext/>
              <w:keepLines/>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4F5C6CD2" w14:textId="77777777" w:rsidR="009D1008" w:rsidRPr="00970C3B" w:rsidRDefault="009D1008" w:rsidP="009D1008">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8.2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 xml:space="preserve">   </w:t>
      </w:r>
    </w:p>
    <w:tbl>
      <w:tblPr>
        <w:tblStyle w:val="TableGrid11"/>
        <w:tblW w:w="1265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9" w:author="Thomas Carruthers" w:date="2017-06-02T10:10:00Z">
          <w:tblPr>
            <w:tblStyle w:val="TableGrid11"/>
            <w:tblW w:w="1290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877"/>
        <w:gridCol w:w="3402"/>
        <w:gridCol w:w="567"/>
        <w:gridCol w:w="3402"/>
        <w:gridCol w:w="425"/>
        <w:gridCol w:w="2160"/>
        <w:gridCol w:w="823"/>
        <w:tblGridChange w:id="140">
          <w:tblGrid>
            <w:gridCol w:w="34"/>
            <w:gridCol w:w="2093"/>
            <w:gridCol w:w="34"/>
            <w:gridCol w:w="3368"/>
            <w:gridCol w:w="567"/>
            <w:gridCol w:w="3152"/>
            <w:gridCol w:w="250"/>
            <w:gridCol w:w="34"/>
            <w:gridCol w:w="391"/>
            <w:gridCol w:w="2160"/>
            <w:gridCol w:w="823"/>
          </w:tblGrid>
        </w:tblGridChange>
      </w:tblGrid>
      <w:tr w:rsidR="009D1008" w:rsidRPr="00987C9A" w14:paraId="7A6725D6" w14:textId="77777777" w:rsidTr="00695ED9">
        <w:trPr>
          <w:gridAfter w:val="3"/>
          <w:wAfter w:w="3408" w:type="dxa"/>
          <w:trPrChange w:id="141" w:author="Thomas Carruthers" w:date="2017-06-02T10:10:00Z">
            <w:trPr>
              <w:gridAfter w:val="3"/>
              <w:wAfter w:w="3408" w:type="dxa"/>
            </w:trPr>
          </w:trPrChange>
        </w:trPr>
        <w:tc>
          <w:tcPr>
            <w:tcW w:w="1877" w:type="dxa"/>
            <w:tcBorders>
              <w:top w:val="single" w:sz="8" w:space="0" w:color="auto"/>
              <w:bottom w:val="single" w:sz="8" w:space="0" w:color="auto"/>
            </w:tcBorders>
            <w:tcPrChange w:id="142" w:author="Thomas Carruthers" w:date="2017-06-02T10:10:00Z">
              <w:tcPr>
                <w:tcW w:w="2127" w:type="dxa"/>
                <w:gridSpan w:val="2"/>
                <w:tcBorders>
                  <w:top w:val="single" w:sz="8" w:space="0" w:color="auto"/>
                  <w:bottom w:val="single" w:sz="8" w:space="0" w:color="auto"/>
                </w:tcBorders>
              </w:tcPr>
            </w:tcPrChange>
          </w:tcPr>
          <w:p w14:paraId="27C79E3D" w14:textId="77777777" w:rsidR="009D1008" w:rsidRPr="00987C9A" w:rsidRDefault="009D1008" w:rsidP="005D3F56">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Change w:id="143" w:author="Thomas Carruthers" w:date="2017-06-02T10:10:00Z">
              <w:tcPr>
                <w:tcW w:w="3969" w:type="dxa"/>
                <w:gridSpan w:val="3"/>
                <w:tcBorders>
                  <w:top w:val="single" w:sz="8" w:space="0" w:color="auto"/>
                  <w:bottom w:val="single" w:sz="8" w:space="0" w:color="auto"/>
                </w:tcBorders>
              </w:tcPr>
            </w:tcPrChange>
          </w:tcPr>
          <w:p w14:paraId="300E5DDB"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Change w:id="144" w:author="Thomas Carruthers" w:date="2017-06-02T10:10:00Z">
              <w:tcPr>
                <w:tcW w:w="3402" w:type="dxa"/>
                <w:gridSpan w:val="2"/>
                <w:tcBorders>
                  <w:top w:val="single" w:sz="8" w:space="0" w:color="auto"/>
                  <w:bottom w:val="single" w:sz="8" w:space="0" w:color="auto"/>
                </w:tcBorders>
              </w:tcPr>
            </w:tcPrChange>
          </w:tcPr>
          <w:p w14:paraId="32337047" w14:textId="77777777" w:rsidR="009D1008" w:rsidRDefault="009D1008" w:rsidP="005D3F56">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9D1008" w:rsidRPr="00987C9A" w14:paraId="4EF7BBBD" w14:textId="77777777" w:rsidTr="00695ED9">
        <w:trPr>
          <w:gridAfter w:val="3"/>
          <w:wAfter w:w="3408" w:type="dxa"/>
          <w:trPrChange w:id="145" w:author="Thomas Carruthers" w:date="2017-06-02T10:10:00Z">
            <w:trPr>
              <w:gridAfter w:val="3"/>
              <w:wAfter w:w="3408" w:type="dxa"/>
            </w:trPr>
          </w:trPrChange>
        </w:trPr>
        <w:tc>
          <w:tcPr>
            <w:tcW w:w="1877" w:type="dxa"/>
            <w:tcBorders>
              <w:top w:val="single" w:sz="8" w:space="0" w:color="auto"/>
              <w:bottom w:val="single" w:sz="4" w:space="0" w:color="auto"/>
            </w:tcBorders>
            <w:vAlign w:val="center"/>
            <w:tcPrChange w:id="146" w:author="Thomas Carruthers" w:date="2017-06-02T10:10:00Z">
              <w:tcPr>
                <w:tcW w:w="2127" w:type="dxa"/>
                <w:gridSpan w:val="2"/>
                <w:tcBorders>
                  <w:top w:val="single" w:sz="8" w:space="0" w:color="auto"/>
                  <w:bottom w:val="single" w:sz="4" w:space="0" w:color="auto"/>
                </w:tcBorders>
                <w:vAlign w:val="center"/>
              </w:tcPr>
            </w:tcPrChange>
          </w:tcPr>
          <w:p w14:paraId="62237EF9" w14:textId="77777777" w:rsidR="009D1008" w:rsidRPr="005D3F56" w:rsidRDefault="009D1008" w:rsidP="005D3F56">
            <w:pPr>
              <w:rPr>
                <w:rFonts w:ascii="Times New Roman" w:hAnsi="Times New Roman" w:cs="Times New Roman"/>
                <w:b/>
                <w:sz w:val="20"/>
                <w:szCs w:val="20"/>
                <w:rPrChange w:id="147"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148" w:author="Thomas Carruthers" w:date="2017-06-01T10:57:00Z">
                  <w:rPr>
                    <w:rFonts w:ascii="Times New Roman" w:hAnsi="Times New Roman" w:cs="Times New Roman"/>
                    <w:sz w:val="20"/>
                    <w:szCs w:val="20"/>
                  </w:rPr>
                </w:rPrChange>
              </w:rPr>
              <w:t>Steepness (Bev.-Holt)</w:t>
            </w:r>
          </w:p>
        </w:tc>
        <w:tc>
          <w:tcPr>
            <w:tcW w:w="3969" w:type="dxa"/>
            <w:gridSpan w:val="2"/>
            <w:tcBorders>
              <w:top w:val="single" w:sz="8" w:space="0" w:color="auto"/>
              <w:bottom w:val="single" w:sz="4" w:space="0" w:color="auto"/>
            </w:tcBorders>
            <w:tcPrChange w:id="149" w:author="Thomas Carruthers" w:date="2017-06-02T10:10:00Z">
              <w:tcPr>
                <w:tcW w:w="3969" w:type="dxa"/>
                <w:gridSpan w:val="3"/>
                <w:tcBorders>
                  <w:top w:val="single" w:sz="8" w:space="0" w:color="auto"/>
                  <w:bottom w:val="single" w:sz="4" w:space="0" w:color="auto"/>
                </w:tcBorders>
              </w:tcPr>
            </w:tcPrChange>
          </w:tcPr>
          <w:p w14:paraId="06CAF698"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3362DA6B"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Estimated</w:t>
            </w:r>
          </w:p>
        </w:tc>
        <w:tc>
          <w:tcPr>
            <w:tcW w:w="3402" w:type="dxa"/>
            <w:tcBorders>
              <w:top w:val="single" w:sz="8" w:space="0" w:color="auto"/>
              <w:bottom w:val="single" w:sz="4" w:space="0" w:color="auto"/>
            </w:tcBorders>
            <w:tcPrChange w:id="150" w:author="Thomas Carruthers" w:date="2017-06-02T10:10:00Z">
              <w:tcPr>
                <w:tcW w:w="3402" w:type="dxa"/>
                <w:gridSpan w:val="2"/>
                <w:tcBorders>
                  <w:top w:val="single" w:sz="8" w:space="0" w:color="auto"/>
                  <w:bottom w:val="single" w:sz="4" w:space="0" w:color="auto"/>
                </w:tcBorders>
              </w:tcPr>
            </w:tcPrChange>
          </w:tcPr>
          <w:p w14:paraId="7262135C" w14:textId="77777777" w:rsidR="009D1008" w:rsidRDefault="009D1008" w:rsidP="005D3F56">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378D9E1E"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0.7</w:t>
            </w:r>
          </w:p>
        </w:tc>
      </w:tr>
      <w:tr w:rsidR="009D1008" w:rsidRPr="00987C9A" w14:paraId="2B536B3E" w14:textId="77777777" w:rsidTr="00695ED9">
        <w:trPr>
          <w:gridAfter w:val="3"/>
          <w:wAfter w:w="3408" w:type="dxa"/>
          <w:trPrChange w:id="151" w:author="Thomas Carruthers" w:date="2017-06-02T10:10:00Z">
            <w:trPr>
              <w:gridAfter w:val="3"/>
              <w:wAfter w:w="3408" w:type="dxa"/>
            </w:trPr>
          </w:trPrChange>
        </w:trPr>
        <w:tc>
          <w:tcPr>
            <w:tcW w:w="1877" w:type="dxa"/>
            <w:tcBorders>
              <w:top w:val="single" w:sz="4" w:space="0" w:color="auto"/>
            </w:tcBorders>
            <w:tcPrChange w:id="152" w:author="Thomas Carruthers" w:date="2017-06-02T10:10:00Z">
              <w:tcPr>
                <w:tcW w:w="2127" w:type="dxa"/>
                <w:gridSpan w:val="2"/>
                <w:tcBorders>
                  <w:top w:val="single" w:sz="4" w:space="0" w:color="auto"/>
                </w:tcBorders>
              </w:tcPr>
            </w:tcPrChange>
          </w:tcPr>
          <w:p w14:paraId="10EA2F82" w14:textId="24ACC325" w:rsidR="009D1008" w:rsidRPr="005D3F56" w:rsidRDefault="00484EF0" w:rsidP="005D3F56">
            <w:pPr>
              <w:rPr>
                <w:rFonts w:ascii="Times New Roman" w:hAnsi="Times New Roman" w:cs="Times New Roman"/>
                <w:b/>
                <w:sz w:val="20"/>
                <w:szCs w:val="20"/>
                <w:rPrChange w:id="153"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154" w:author="Thomas Carruthers" w:date="2017-06-01T10:57:00Z">
                  <w:rPr>
                    <w:rFonts w:ascii="Times New Roman" w:hAnsi="Times New Roman" w:cs="Times New Roman"/>
                    <w:i/>
                    <w:sz w:val="20"/>
                    <w:szCs w:val="20"/>
                  </w:rPr>
                </w:rPrChange>
              </w:rPr>
              <w:t>L1</w:t>
            </w:r>
            <w:r w:rsidRPr="005D3F56">
              <w:rPr>
                <w:rFonts w:ascii="Times New Roman" w:hAnsi="Times New Roman" w:cs="Times New Roman"/>
                <w:b/>
                <w:sz w:val="20"/>
                <w:szCs w:val="20"/>
                <w:rPrChange w:id="155" w:author="Thomas Carruthers" w:date="2017-06-01T10:57:00Z">
                  <w:rPr>
                    <w:rFonts w:ascii="Times New Roman" w:hAnsi="Times New Roman" w:cs="Times New Roman"/>
                    <w:sz w:val="20"/>
                    <w:szCs w:val="20"/>
                  </w:rPr>
                </w:rPrChange>
              </w:rPr>
              <w:t xml:space="preserve"> (cm) (Richards)</w:t>
            </w:r>
          </w:p>
        </w:tc>
        <w:tc>
          <w:tcPr>
            <w:tcW w:w="3969" w:type="dxa"/>
            <w:gridSpan w:val="2"/>
            <w:tcBorders>
              <w:top w:val="single" w:sz="4" w:space="0" w:color="auto"/>
            </w:tcBorders>
            <w:tcPrChange w:id="156" w:author="Thomas Carruthers" w:date="2017-06-02T10:10:00Z">
              <w:tcPr>
                <w:tcW w:w="3969" w:type="dxa"/>
                <w:gridSpan w:val="3"/>
                <w:tcBorders>
                  <w:top w:val="single" w:sz="4" w:space="0" w:color="auto"/>
                </w:tcBorders>
              </w:tcPr>
            </w:tcPrChange>
          </w:tcPr>
          <w:p w14:paraId="032D4CA5" w14:textId="0B16A834"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c>
          <w:tcPr>
            <w:tcW w:w="3402" w:type="dxa"/>
            <w:tcBorders>
              <w:top w:val="single" w:sz="4" w:space="0" w:color="auto"/>
            </w:tcBorders>
            <w:tcPrChange w:id="157" w:author="Thomas Carruthers" w:date="2017-06-02T10:10:00Z">
              <w:tcPr>
                <w:tcW w:w="3402" w:type="dxa"/>
                <w:gridSpan w:val="2"/>
                <w:tcBorders>
                  <w:top w:val="single" w:sz="4" w:space="0" w:color="auto"/>
                </w:tcBorders>
              </w:tcPr>
            </w:tcPrChange>
          </w:tcPr>
          <w:p w14:paraId="7BE2152D" w14:textId="7F3F8D7B"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33.0</w:t>
            </w:r>
          </w:p>
        </w:tc>
      </w:tr>
      <w:tr w:rsidR="00484EF0" w:rsidRPr="00987C9A" w14:paraId="7E8793D0" w14:textId="77777777" w:rsidTr="00695ED9">
        <w:trPr>
          <w:gridAfter w:val="3"/>
          <w:wAfter w:w="3408" w:type="dxa"/>
          <w:trPrChange w:id="158" w:author="Thomas Carruthers" w:date="2017-06-02T10:10:00Z">
            <w:trPr>
              <w:gridAfter w:val="3"/>
              <w:wAfter w:w="3408" w:type="dxa"/>
            </w:trPr>
          </w:trPrChange>
        </w:trPr>
        <w:tc>
          <w:tcPr>
            <w:tcW w:w="1877" w:type="dxa"/>
            <w:tcPrChange w:id="159" w:author="Thomas Carruthers" w:date="2017-06-02T10:10:00Z">
              <w:tcPr>
                <w:tcW w:w="2127" w:type="dxa"/>
                <w:gridSpan w:val="2"/>
              </w:tcPr>
            </w:tcPrChange>
          </w:tcPr>
          <w:p w14:paraId="269B7A7C" w14:textId="39CCA40E" w:rsidR="00484EF0" w:rsidRPr="005D3F56" w:rsidRDefault="00484EF0" w:rsidP="005D3F56">
            <w:pPr>
              <w:rPr>
                <w:rFonts w:ascii="Times New Roman" w:hAnsi="Times New Roman" w:cs="Times New Roman"/>
                <w:b/>
                <w:sz w:val="20"/>
                <w:szCs w:val="20"/>
                <w:rPrChange w:id="160" w:author="Thomas Carruthers" w:date="2017-06-01T10:57:00Z">
                  <w:rPr>
                    <w:rFonts w:ascii="Times New Roman" w:hAnsi="Times New Roman" w:cs="Times New Roman"/>
                    <w:sz w:val="20"/>
                    <w:szCs w:val="20"/>
                  </w:rPr>
                </w:rPrChange>
              </w:rPr>
            </w:pPr>
            <w:r w:rsidRPr="005D3F56">
              <w:rPr>
                <w:rFonts w:ascii="Times New Roman" w:hAnsi="Times New Roman" w:cs="Times New Roman"/>
                <w:b/>
                <w:i/>
                <w:sz w:val="20"/>
                <w:szCs w:val="20"/>
                <w:rPrChange w:id="161" w:author="Thomas Carruthers" w:date="2017-06-01T10:57:00Z">
                  <w:rPr>
                    <w:rFonts w:ascii="Times New Roman" w:hAnsi="Times New Roman" w:cs="Times New Roman"/>
                    <w:i/>
                    <w:sz w:val="20"/>
                    <w:szCs w:val="20"/>
                  </w:rPr>
                </w:rPrChange>
              </w:rPr>
              <w:t>L2</w:t>
            </w:r>
            <w:r w:rsidRPr="005D3F56">
              <w:rPr>
                <w:rFonts w:ascii="Times New Roman" w:hAnsi="Times New Roman" w:cs="Times New Roman"/>
                <w:b/>
                <w:sz w:val="20"/>
                <w:szCs w:val="20"/>
                <w:rPrChange w:id="162" w:author="Thomas Carruthers" w:date="2017-06-01T10:57:00Z">
                  <w:rPr>
                    <w:rFonts w:ascii="Times New Roman" w:hAnsi="Times New Roman" w:cs="Times New Roman"/>
                    <w:sz w:val="20"/>
                    <w:szCs w:val="20"/>
                  </w:rPr>
                </w:rPrChange>
              </w:rPr>
              <w:t xml:space="preserve"> (cm)</w:t>
            </w:r>
          </w:p>
        </w:tc>
        <w:tc>
          <w:tcPr>
            <w:tcW w:w="3969" w:type="dxa"/>
            <w:gridSpan w:val="2"/>
            <w:tcPrChange w:id="163" w:author="Thomas Carruthers" w:date="2017-06-02T10:10:00Z">
              <w:tcPr>
                <w:tcW w:w="3969" w:type="dxa"/>
                <w:gridSpan w:val="3"/>
              </w:tcPr>
            </w:tcPrChange>
          </w:tcPr>
          <w:p w14:paraId="35B6B4C0" w14:textId="7ABE892B"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c>
          <w:tcPr>
            <w:tcW w:w="3402" w:type="dxa"/>
            <w:tcPrChange w:id="164" w:author="Thomas Carruthers" w:date="2017-06-02T10:10:00Z">
              <w:tcPr>
                <w:tcW w:w="3402" w:type="dxa"/>
                <w:gridSpan w:val="2"/>
              </w:tcPr>
            </w:tcPrChange>
          </w:tcPr>
          <w:p w14:paraId="3D40EB17" w14:textId="7AA13FE3" w:rsidR="00484EF0" w:rsidRDefault="00484EF0" w:rsidP="005D3F56">
            <w:pPr>
              <w:jc w:val="center"/>
              <w:rPr>
                <w:rFonts w:ascii="Times New Roman" w:hAnsi="Times New Roman" w:cs="Times New Roman"/>
                <w:sz w:val="20"/>
                <w:szCs w:val="20"/>
              </w:rPr>
            </w:pPr>
            <w:r>
              <w:rPr>
                <w:rFonts w:ascii="Times New Roman" w:hAnsi="Times New Roman" w:cs="Times New Roman"/>
                <w:sz w:val="20"/>
                <w:szCs w:val="20"/>
              </w:rPr>
              <w:t>270.6</w:t>
            </w:r>
          </w:p>
        </w:tc>
      </w:tr>
      <w:tr w:rsidR="009D1008" w:rsidRPr="00987C9A" w14:paraId="797E779F" w14:textId="77777777" w:rsidTr="00695ED9">
        <w:trPr>
          <w:gridAfter w:val="3"/>
          <w:wAfter w:w="3408" w:type="dxa"/>
          <w:trPrChange w:id="165" w:author="Thomas Carruthers" w:date="2017-06-02T10:10:00Z">
            <w:trPr>
              <w:gridAfter w:val="3"/>
              <w:wAfter w:w="3408" w:type="dxa"/>
            </w:trPr>
          </w:trPrChange>
        </w:trPr>
        <w:tc>
          <w:tcPr>
            <w:tcW w:w="1877" w:type="dxa"/>
            <w:tcPrChange w:id="166" w:author="Thomas Carruthers" w:date="2017-06-02T10:10:00Z">
              <w:tcPr>
                <w:tcW w:w="2127" w:type="dxa"/>
                <w:gridSpan w:val="2"/>
              </w:tcPr>
            </w:tcPrChange>
          </w:tcPr>
          <w:p w14:paraId="3A45F8B9" w14:textId="40F72963" w:rsidR="009D1008" w:rsidRPr="005D3F56" w:rsidRDefault="00484EF0" w:rsidP="005D3F56">
            <w:pPr>
              <w:rPr>
                <w:rFonts w:ascii="Times New Roman" w:hAnsi="Times New Roman" w:cs="Times New Roman"/>
                <w:b/>
                <w:i/>
                <w:sz w:val="20"/>
                <w:szCs w:val="20"/>
                <w:rPrChange w:id="167"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168" w:author="Thomas Carruthers" w:date="2017-06-01T10:57:00Z">
                  <w:rPr>
                    <w:rFonts w:ascii="Times New Roman" w:hAnsi="Times New Roman" w:cs="Times New Roman"/>
                    <w:i/>
                    <w:sz w:val="20"/>
                    <w:szCs w:val="20"/>
                  </w:rPr>
                </w:rPrChange>
              </w:rPr>
              <w:t>K</w:t>
            </w:r>
          </w:p>
        </w:tc>
        <w:tc>
          <w:tcPr>
            <w:tcW w:w="3969" w:type="dxa"/>
            <w:gridSpan w:val="2"/>
            <w:tcPrChange w:id="169" w:author="Thomas Carruthers" w:date="2017-06-02T10:10:00Z">
              <w:tcPr>
                <w:tcW w:w="3969" w:type="dxa"/>
                <w:gridSpan w:val="3"/>
              </w:tcPr>
            </w:tcPrChange>
          </w:tcPr>
          <w:p w14:paraId="2963AAD3" w14:textId="205DAD7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c>
          <w:tcPr>
            <w:tcW w:w="3402" w:type="dxa"/>
            <w:tcPrChange w:id="170" w:author="Thomas Carruthers" w:date="2017-06-02T10:10:00Z">
              <w:tcPr>
                <w:tcW w:w="3402" w:type="dxa"/>
                <w:gridSpan w:val="2"/>
              </w:tcPr>
            </w:tcPrChange>
          </w:tcPr>
          <w:p w14:paraId="6F9D1D6B" w14:textId="44D4A3B8"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0.22</w:t>
            </w:r>
          </w:p>
        </w:tc>
      </w:tr>
      <w:tr w:rsidR="009D1008" w:rsidRPr="00987C9A" w14:paraId="22654667" w14:textId="77777777" w:rsidTr="00695ED9">
        <w:trPr>
          <w:gridAfter w:val="3"/>
          <w:wAfter w:w="3408" w:type="dxa"/>
          <w:trPrChange w:id="171" w:author="Thomas Carruthers" w:date="2017-06-02T10:10:00Z">
            <w:trPr>
              <w:gridAfter w:val="3"/>
              <w:wAfter w:w="3408" w:type="dxa"/>
            </w:trPr>
          </w:trPrChange>
        </w:trPr>
        <w:tc>
          <w:tcPr>
            <w:tcW w:w="1877" w:type="dxa"/>
            <w:tcBorders>
              <w:bottom w:val="single" w:sz="4" w:space="0" w:color="auto"/>
            </w:tcBorders>
            <w:tcPrChange w:id="172" w:author="Thomas Carruthers" w:date="2017-06-02T10:10:00Z">
              <w:tcPr>
                <w:tcW w:w="2127" w:type="dxa"/>
                <w:gridSpan w:val="2"/>
                <w:tcBorders>
                  <w:bottom w:val="single" w:sz="4" w:space="0" w:color="auto"/>
                </w:tcBorders>
              </w:tcPr>
            </w:tcPrChange>
          </w:tcPr>
          <w:p w14:paraId="03C00261" w14:textId="1C154EAA" w:rsidR="009D1008" w:rsidRPr="005D3F56" w:rsidRDefault="00484EF0" w:rsidP="005D3F56">
            <w:pPr>
              <w:rPr>
                <w:rFonts w:ascii="Times New Roman" w:hAnsi="Times New Roman" w:cs="Times New Roman"/>
                <w:b/>
                <w:i/>
                <w:sz w:val="20"/>
                <w:szCs w:val="20"/>
                <w:rPrChange w:id="173" w:author="Thomas Carruthers" w:date="2017-06-01T10:57:00Z">
                  <w:rPr>
                    <w:rFonts w:ascii="Times New Roman" w:hAnsi="Times New Roman" w:cs="Times New Roman"/>
                    <w:i/>
                    <w:sz w:val="20"/>
                    <w:szCs w:val="20"/>
                  </w:rPr>
                </w:rPrChange>
              </w:rPr>
            </w:pPr>
            <w:r w:rsidRPr="005D3F56">
              <w:rPr>
                <w:rFonts w:ascii="Times New Roman" w:hAnsi="Times New Roman" w:cs="Times New Roman"/>
                <w:b/>
                <w:i/>
                <w:sz w:val="20"/>
                <w:szCs w:val="20"/>
                <w:rPrChange w:id="174" w:author="Thomas Carruthers" w:date="2017-06-01T10:57:00Z">
                  <w:rPr>
                    <w:rFonts w:ascii="Times New Roman" w:hAnsi="Times New Roman" w:cs="Times New Roman"/>
                    <w:i/>
                    <w:sz w:val="20"/>
                    <w:szCs w:val="20"/>
                  </w:rPr>
                </w:rPrChange>
              </w:rPr>
              <w:t>p</w:t>
            </w:r>
            <w:r w:rsidRPr="005D3F56">
              <w:rPr>
                <w:rFonts w:ascii="Times New Roman" w:hAnsi="Times New Roman" w:cs="Times New Roman"/>
                <w:b/>
                <w:i/>
                <w:sz w:val="20"/>
                <w:szCs w:val="20"/>
                <w:vertAlign w:val="subscript"/>
                <w:rPrChange w:id="175" w:author="Thomas Carruthers" w:date="2017-06-01T10:57:00Z">
                  <w:rPr>
                    <w:rFonts w:ascii="Times New Roman" w:hAnsi="Times New Roman" w:cs="Times New Roman"/>
                    <w:i/>
                    <w:sz w:val="20"/>
                    <w:szCs w:val="20"/>
                    <w:vertAlign w:val="subscript"/>
                  </w:rPr>
                </w:rPrChange>
              </w:rPr>
              <w:t>0</w:t>
            </w:r>
          </w:p>
        </w:tc>
        <w:tc>
          <w:tcPr>
            <w:tcW w:w="3402" w:type="dxa"/>
            <w:tcBorders>
              <w:bottom w:val="single" w:sz="4" w:space="0" w:color="auto"/>
            </w:tcBorders>
            <w:tcPrChange w:id="176" w:author="Thomas Carruthers" w:date="2017-06-02T10:10:00Z">
              <w:tcPr>
                <w:tcW w:w="3402" w:type="dxa"/>
                <w:gridSpan w:val="2"/>
                <w:tcBorders>
                  <w:bottom w:val="single" w:sz="4" w:space="0" w:color="auto"/>
                </w:tcBorders>
              </w:tcPr>
            </w:tcPrChange>
          </w:tcPr>
          <w:p w14:paraId="78280133" w14:textId="1DAD128E" w:rsidR="009D1008" w:rsidRPr="00913887" w:rsidRDefault="009D1008" w:rsidP="00484EF0">
            <w:pPr>
              <w:jc w:val="center"/>
              <w:rPr>
                <w:rFonts w:ascii="Times New Roman" w:hAnsi="Times New Roman" w:cs="Times New Roman"/>
                <w:sz w:val="20"/>
                <w:szCs w:val="20"/>
              </w:rPr>
            </w:pPr>
            <w:r>
              <w:rPr>
                <w:rFonts w:ascii="Times New Roman" w:hAnsi="Times New Roman" w:cs="Times New Roman"/>
                <w:sz w:val="20"/>
                <w:szCs w:val="20"/>
              </w:rPr>
              <w:t xml:space="preserve">          </w:t>
            </w:r>
            <w:r w:rsidR="00484EF0">
              <w:rPr>
                <w:rFonts w:ascii="Times New Roman" w:hAnsi="Times New Roman" w:cs="Times New Roman"/>
                <w:sz w:val="20"/>
                <w:szCs w:val="20"/>
              </w:rPr>
              <w:t>0.97</w:t>
            </w:r>
          </w:p>
        </w:tc>
        <w:tc>
          <w:tcPr>
            <w:tcW w:w="3969" w:type="dxa"/>
            <w:gridSpan w:val="2"/>
            <w:tcBorders>
              <w:bottom w:val="single" w:sz="4" w:space="0" w:color="auto"/>
            </w:tcBorders>
            <w:tcPrChange w:id="177" w:author="Thomas Carruthers" w:date="2017-06-02T10:10:00Z">
              <w:tcPr>
                <w:tcW w:w="3969" w:type="dxa"/>
                <w:gridSpan w:val="3"/>
                <w:tcBorders>
                  <w:bottom w:val="single" w:sz="4" w:space="0" w:color="auto"/>
                </w:tcBorders>
              </w:tcPr>
            </w:tcPrChange>
          </w:tcPr>
          <w:p w14:paraId="31C30A0C" w14:textId="31F52582" w:rsidR="009D1008" w:rsidRDefault="00484EF0" w:rsidP="005D3F56">
            <w:pPr>
              <w:jc w:val="center"/>
              <w:rPr>
                <w:rFonts w:ascii="Times New Roman" w:hAnsi="Times New Roman" w:cs="Times New Roman"/>
                <w:sz w:val="20"/>
                <w:szCs w:val="20"/>
              </w:rPr>
            </w:pPr>
            <w:r>
              <w:rPr>
                <w:rFonts w:ascii="Times New Roman" w:hAnsi="Times New Roman" w:cs="Times New Roman"/>
                <w:sz w:val="20"/>
                <w:szCs w:val="20"/>
              </w:rPr>
              <w:t xml:space="preserve">           0.97</w:t>
            </w:r>
          </w:p>
        </w:tc>
      </w:tr>
      <w:tr w:rsidR="005D3F56" w:rsidRPr="00987C9A" w14:paraId="3B93AE51" w14:textId="77777777" w:rsidTr="00695ED9">
        <w:trPr>
          <w:gridAfter w:val="3"/>
          <w:wAfter w:w="3408" w:type="dxa"/>
          <w:ins w:id="178" w:author="Thomas Carruthers" w:date="2017-06-01T10:57:00Z"/>
          <w:trPrChange w:id="179" w:author="Thomas Carruthers" w:date="2017-06-02T10:10:00Z">
            <w:trPr>
              <w:gridAfter w:val="3"/>
              <w:wAfter w:w="3408" w:type="dxa"/>
            </w:trPr>
          </w:trPrChange>
        </w:trPr>
        <w:tc>
          <w:tcPr>
            <w:tcW w:w="1877" w:type="dxa"/>
            <w:tcBorders>
              <w:top w:val="single" w:sz="4" w:space="0" w:color="auto"/>
            </w:tcBorders>
            <w:vAlign w:val="center"/>
            <w:tcPrChange w:id="180" w:author="Thomas Carruthers" w:date="2017-06-02T10:10:00Z">
              <w:tcPr>
                <w:tcW w:w="2127" w:type="dxa"/>
                <w:gridSpan w:val="2"/>
                <w:tcBorders>
                  <w:top w:val="single" w:sz="4" w:space="0" w:color="auto"/>
                </w:tcBorders>
                <w:vAlign w:val="center"/>
              </w:tcPr>
            </w:tcPrChange>
          </w:tcPr>
          <w:p w14:paraId="184FE063" w14:textId="77777777" w:rsidR="005D3F56" w:rsidRPr="005D3F56" w:rsidRDefault="005D3F56" w:rsidP="005D3F56">
            <w:pPr>
              <w:rPr>
                <w:ins w:id="181" w:author="Thomas Carruthers" w:date="2017-06-01T10:57:00Z"/>
                <w:rFonts w:ascii="Times New Roman" w:hAnsi="Times New Roman" w:cs="Times New Roman"/>
                <w:b/>
                <w:sz w:val="20"/>
                <w:szCs w:val="20"/>
              </w:rPr>
            </w:pPr>
          </w:p>
        </w:tc>
        <w:tc>
          <w:tcPr>
            <w:tcW w:w="7371" w:type="dxa"/>
            <w:gridSpan w:val="3"/>
            <w:tcBorders>
              <w:top w:val="single" w:sz="4" w:space="0" w:color="auto"/>
            </w:tcBorders>
            <w:tcPrChange w:id="182" w:author="Thomas Carruthers" w:date="2017-06-02T10:10:00Z">
              <w:tcPr>
                <w:tcW w:w="7371" w:type="dxa"/>
                <w:gridSpan w:val="5"/>
                <w:tcBorders>
                  <w:top w:val="single" w:sz="4" w:space="0" w:color="auto"/>
                </w:tcBorders>
              </w:tcPr>
            </w:tcPrChange>
          </w:tcPr>
          <w:p w14:paraId="4B5FF701" w14:textId="77777777" w:rsidR="005D3F56" w:rsidRPr="006063F6" w:rsidRDefault="005D3F56" w:rsidP="005D3F56">
            <w:pPr>
              <w:jc w:val="center"/>
              <w:rPr>
                <w:ins w:id="183" w:author="Thomas Carruthers" w:date="2017-06-01T10:57:00Z"/>
                <w:rFonts w:ascii="Times New Roman" w:hAnsi="Times New Roman" w:cs="Times New Roman"/>
                <w:color w:val="000000"/>
                <w:sz w:val="16"/>
                <w:szCs w:val="16"/>
              </w:rPr>
            </w:pPr>
          </w:p>
        </w:tc>
      </w:tr>
      <w:tr w:rsidR="00397841" w:rsidRPr="00987C9A" w14:paraId="6EE6A0BD" w14:textId="77777777" w:rsidTr="00397841">
        <w:tblPrEx>
          <w:tblPrExChange w:id="184" w:author="Thomas Carruthers" w:date="2017-06-02T10:16:00Z">
            <w:tblPrEx>
              <w:tblW w:w="12656" w:type="dxa"/>
            </w:tblPrEx>
          </w:tblPrExChange>
        </w:tblPrEx>
        <w:trPr>
          <w:gridAfter w:val="3"/>
          <w:wAfter w:w="3408" w:type="dxa"/>
          <w:ins w:id="185" w:author="Thomas Carruthers" w:date="2017-06-01T10:57:00Z"/>
          <w:trPrChange w:id="186" w:author="Thomas Carruthers" w:date="2017-06-02T10:16:00Z">
            <w:trPr>
              <w:gridAfter w:val="3"/>
              <w:wAfter w:w="3408" w:type="dxa"/>
            </w:trPr>
          </w:trPrChange>
        </w:trPr>
        <w:tc>
          <w:tcPr>
            <w:tcW w:w="9248" w:type="dxa"/>
            <w:gridSpan w:val="4"/>
            <w:tcBorders>
              <w:top w:val="single" w:sz="4" w:space="0" w:color="auto"/>
            </w:tcBorders>
            <w:vAlign w:val="center"/>
            <w:tcPrChange w:id="187" w:author="Thomas Carruthers" w:date="2017-06-02T10:16:00Z">
              <w:tcPr>
                <w:tcW w:w="9248" w:type="dxa"/>
                <w:gridSpan w:val="6"/>
                <w:tcBorders>
                  <w:top w:val="single" w:sz="4" w:space="0" w:color="auto"/>
                </w:tcBorders>
                <w:vAlign w:val="center"/>
              </w:tcPr>
            </w:tcPrChange>
          </w:tcPr>
          <w:p w14:paraId="4684C782" w14:textId="2940D253" w:rsidR="00397841" w:rsidRPr="006063F6" w:rsidRDefault="00397841">
            <w:pPr>
              <w:rPr>
                <w:ins w:id="188" w:author="Thomas Carruthers" w:date="2017-06-01T10:57:00Z"/>
                <w:rFonts w:ascii="Times New Roman" w:hAnsi="Times New Roman" w:cs="Times New Roman"/>
                <w:color w:val="000000"/>
                <w:sz w:val="16"/>
                <w:szCs w:val="16"/>
              </w:rPr>
              <w:pPrChange w:id="189" w:author="Thomas Carruthers" w:date="2017-06-02T10:16:00Z">
                <w:pPr>
                  <w:jc w:val="center"/>
                </w:pPr>
              </w:pPrChange>
            </w:pPr>
            <w:ins w:id="190" w:author="Thomas Carruthers" w:date="2017-06-01T10:57:00Z">
              <w:r w:rsidRPr="00B14F3C">
                <w:rPr>
                  <w:rFonts w:ascii="Times New Roman" w:hAnsi="Times New Roman" w:cs="Times New Roman"/>
                  <w:b/>
                  <w:sz w:val="20"/>
                  <w:szCs w:val="20"/>
                </w:rPr>
                <w:t xml:space="preserve">Natural mortality rate at </w:t>
              </w:r>
              <w:commentRangeStart w:id="191"/>
              <w:r w:rsidRPr="00B14F3C">
                <w:rPr>
                  <w:rFonts w:ascii="Times New Roman" w:hAnsi="Times New Roman" w:cs="Times New Roman"/>
                  <w:b/>
                  <w:sz w:val="20"/>
                  <w:szCs w:val="20"/>
                </w:rPr>
                <w:t>age</w:t>
              </w:r>
            </w:ins>
            <w:commentRangeEnd w:id="191"/>
            <w:ins w:id="192" w:author="Thomas Carruthers" w:date="2017-06-02T10:03:00Z">
              <w:r>
                <w:rPr>
                  <w:rStyle w:val="CommentReference"/>
                  <w:rFonts w:eastAsiaTheme="minorHAnsi"/>
                  <w:lang w:val="en-ZA"/>
                </w:rPr>
                <w:commentReference w:id="191"/>
              </w:r>
            </w:ins>
          </w:p>
        </w:tc>
      </w:tr>
      <w:tr w:rsidR="006063F6" w:rsidRPr="00987C9A" w14:paraId="3DDC947B" w14:textId="77777777" w:rsidTr="00695ED9">
        <w:trPr>
          <w:gridAfter w:val="3"/>
          <w:wAfter w:w="3408" w:type="dxa"/>
          <w:trPrChange w:id="193" w:author="Thomas Carruthers" w:date="2017-06-02T10:10:00Z">
            <w:trPr>
              <w:gridAfter w:val="3"/>
              <w:wAfter w:w="3408" w:type="dxa"/>
            </w:trPr>
          </w:trPrChange>
        </w:trPr>
        <w:tc>
          <w:tcPr>
            <w:tcW w:w="1877" w:type="dxa"/>
            <w:vMerge w:val="restart"/>
            <w:vAlign w:val="center"/>
            <w:tcPrChange w:id="194" w:author="Thomas Carruthers" w:date="2017-06-02T10:10:00Z">
              <w:tcPr>
                <w:tcW w:w="2127" w:type="dxa"/>
                <w:gridSpan w:val="2"/>
                <w:vMerge w:val="restart"/>
                <w:tcBorders>
                  <w:top w:val="single" w:sz="4" w:space="0" w:color="auto"/>
                </w:tcBorders>
                <w:vAlign w:val="center"/>
              </w:tcPr>
            </w:tcPrChange>
          </w:tcPr>
          <w:p w14:paraId="082B2152" w14:textId="3BA75918" w:rsidR="00695ED9" w:rsidRPr="00397841" w:rsidRDefault="00695ED9" w:rsidP="005D3F56">
            <w:pPr>
              <w:rPr>
                <w:ins w:id="195" w:author="Thomas Carruthers" w:date="2017-06-02T10:10:00Z"/>
                <w:rFonts w:ascii="Times New Roman" w:hAnsi="Times New Roman" w:cs="Times New Roman"/>
                <w:sz w:val="20"/>
                <w:szCs w:val="20"/>
                <w:rPrChange w:id="196" w:author="Thomas Carruthers" w:date="2017-06-02T10:15:00Z">
                  <w:rPr>
                    <w:ins w:id="197" w:author="Thomas Carruthers" w:date="2017-06-02T10:10:00Z"/>
                    <w:rFonts w:ascii="Times New Roman" w:hAnsi="Times New Roman" w:cs="Times New Roman"/>
                    <w:b/>
                    <w:sz w:val="20"/>
                    <w:szCs w:val="20"/>
                  </w:rPr>
                </w:rPrChange>
              </w:rPr>
            </w:pPr>
            <w:ins w:id="198" w:author="Thomas Carruthers" w:date="2017-06-02T10:10:00Z">
              <w:r w:rsidRPr="00397841">
                <w:rPr>
                  <w:rFonts w:ascii="Times New Roman" w:hAnsi="Times New Roman" w:cs="Times New Roman"/>
                  <w:sz w:val="20"/>
                  <w:szCs w:val="20"/>
                  <w:rPrChange w:id="199" w:author="Thomas Carruthers" w:date="2017-06-02T10:15:00Z">
                    <w:rPr>
                      <w:rFonts w:ascii="Times New Roman" w:hAnsi="Times New Roman" w:cs="Times New Roman"/>
                      <w:b/>
                      <w:sz w:val="20"/>
                      <w:szCs w:val="20"/>
                    </w:rPr>
                  </w:rPrChange>
                </w:rPr>
                <w:t>East</w:t>
              </w:r>
            </w:ins>
            <w:ins w:id="200" w:author="Thomas Carruthers" w:date="2017-06-02T10:15:00Z">
              <w:r w:rsidR="00397841" w:rsidRPr="00397841">
                <w:rPr>
                  <w:rFonts w:ascii="Times New Roman" w:hAnsi="Times New Roman" w:cs="Times New Roman"/>
                  <w:sz w:val="20"/>
                  <w:szCs w:val="20"/>
                  <w:rPrChange w:id="201" w:author="Thomas Carruthers" w:date="2017-06-02T10:15:00Z">
                    <w:rPr>
                      <w:rFonts w:ascii="Times New Roman" w:hAnsi="Times New Roman" w:cs="Times New Roman"/>
                      <w:b/>
                      <w:sz w:val="20"/>
                      <w:szCs w:val="20"/>
                    </w:rPr>
                  </w:rPrChange>
                </w:rPr>
                <w:t xml:space="preserve"> + West</w:t>
              </w:r>
            </w:ins>
          </w:p>
          <w:p w14:paraId="224AA14E" w14:textId="4CE0400C" w:rsidR="006063F6" w:rsidRPr="005D3F56" w:rsidRDefault="006063F6" w:rsidP="005D3F56">
            <w:pPr>
              <w:rPr>
                <w:rFonts w:ascii="Times New Roman" w:hAnsi="Times New Roman" w:cs="Times New Roman"/>
                <w:b/>
                <w:sz w:val="20"/>
                <w:szCs w:val="20"/>
                <w:rPrChange w:id="202" w:author="Thomas Carruthers" w:date="2017-06-01T10:57:00Z">
                  <w:rPr>
                    <w:rFonts w:ascii="Times New Roman" w:hAnsi="Times New Roman" w:cs="Times New Roman"/>
                    <w:sz w:val="20"/>
                    <w:szCs w:val="20"/>
                  </w:rPr>
                </w:rPrChange>
              </w:rPr>
            </w:pPr>
            <w:del w:id="203" w:author="Thomas Carruthers" w:date="2017-06-01T10:57:00Z">
              <w:r w:rsidRPr="005D3F56" w:rsidDel="005D3F56">
                <w:rPr>
                  <w:rFonts w:ascii="Times New Roman" w:hAnsi="Times New Roman" w:cs="Times New Roman"/>
                  <w:b/>
                  <w:sz w:val="20"/>
                  <w:szCs w:val="20"/>
                  <w:rPrChange w:id="204" w:author="Thomas Carruthers" w:date="2017-06-01T10:57:00Z">
                    <w:rPr>
                      <w:rFonts w:ascii="Times New Roman" w:hAnsi="Times New Roman" w:cs="Times New Roman"/>
                      <w:sz w:val="20"/>
                      <w:szCs w:val="20"/>
                    </w:rPr>
                  </w:rPrChange>
                </w:rPr>
                <w:delText>Natural mortality rate at age</w:delText>
              </w:r>
            </w:del>
          </w:p>
        </w:tc>
        <w:tc>
          <w:tcPr>
            <w:tcW w:w="7371" w:type="dxa"/>
            <w:gridSpan w:val="3"/>
            <w:tcPrChange w:id="205" w:author="Thomas Carruthers" w:date="2017-06-02T10:10:00Z">
              <w:tcPr>
                <w:tcW w:w="7371" w:type="dxa"/>
                <w:gridSpan w:val="5"/>
                <w:tcBorders>
                  <w:top w:val="single" w:sz="4" w:space="0" w:color="auto"/>
                </w:tcBorders>
              </w:tcPr>
            </w:tcPrChange>
          </w:tcPr>
          <w:p w14:paraId="4568C6A9" w14:textId="77777777" w:rsidR="006063F6" w:rsidRPr="006063F6" w:rsidRDefault="006063F6" w:rsidP="005D3F56">
            <w:pPr>
              <w:jc w:val="center"/>
              <w:rPr>
                <w:rFonts w:ascii="Times New Roman" w:hAnsi="Times New Roman" w:cs="Times New Roman"/>
                <w:color w:val="000000"/>
                <w:sz w:val="16"/>
                <w:szCs w:val="16"/>
              </w:rPr>
            </w:pPr>
          </w:p>
          <w:p w14:paraId="5F9A1011" w14:textId="434AEA6C" w:rsidR="006063F6" w:rsidRPr="006063F6" w:rsidRDefault="00695ED9" w:rsidP="006063F6">
            <w:pPr>
              <w:rPr>
                <w:rFonts w:ascii="Times New Roman" w:hAnsi="Times New Roman" w:cs="Times New Roman"/>
                <w:b/>
                <w:color w:val="000000"/>
                <w:sz w:val="20"/>
                <w:szCs w:val="20"/>
              </w:rPr>
            </w:pPr>
            <w:ins w:id="206" w:author="Thomas Carruthers" w:date="2017-06-02T10:13:00Z">
              <w:r>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1   </w:t>
            </w:r>
            <w:del w:id="207" w:author="Thomas Carruthers" w:date="2017-06-02T10:13:00Z">
              <w:r w:rsidR="006063F6" w:rsidRPr="006063F6" w:rsidDel="00695ED9">
                <w:rPr>
                  <w:rFonts w:ascii="Times New Roman" w:hAnsi="Times New Roman" w:cs="Times New Roman"/>
                  <w:b/>
                  <w:color w:val="000000"/>
                  <w:sz w:val="20"/>
                  <w:szCs w:val="20"/>
                </w:rPr>
                <w:delText xml:space="preserve">   </w:delText>
              </w:r>
            </w:del>
            <w:r w:rsidR="006063F6" w:rsidRPr="006063F6">
              <w:rPr>
                <w:rFonts w:ascii="Times New Roman" w:hAnsi="Times New Roman" w:cs="Times New Roman"/>
                <w:b/>
                <w:color w:val="000000"/>
                <w:sz w:val="20"/>
                <w:szCs w:val="20"/>
              </w:rPr>
              <w:t xml:space="preserve">    2      </w:t>
            </w:r>
            <w:ins w:id="208"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3     </w:t>
            </w:r>
            <w:ins w:id="209"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4     </w:t>
            </w:r>
            <w:ins w:id="210" w:author="Thomas Carruthers" w:date="2017-06-02T10:15: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5        6     </w:t>
            </w:r>
            <w:ins w:id="211"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7     </w:t>
            </w:r>
            <w:ins w:id="212"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8    </w:t>
            </w:r>
            <w:ins w:id="213"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9   </w:t>
            </w:r>
            <w:ins w:id="214" w:author="Thomas Carruthers" w:date="2017-06-02T10:16:00Z">
              <w:r w:rsidR="00397841">
                <w:rPr>
                  <w:rFonts w:ascii="Times New Roman" w:hAnsi="Times New Roman" w:cs="Times New Roman"/>
                  <w:b/>
                  <w:color w:val="000000"/>
                  <w:sz w:val="20"/>
                  <w:szCs w:val="20"/>
                </w:rPr>
                <w:t xml:space="preserve"> </w:t>
              </w:r>
            </w:ins>
            <w:r w:rsidR="006063F6" w:rsidRPr="006063F6">
              <w:rPr>
                <w:rFonts w:ascii="Times New Roman" w:hAnsi="Times New Roman" w:cs="Times New Roman"/>
                <w:b/>
                <w:color w:val="000000"/>
                <w:sz w:val="20"/>
                <w:szCs w:val="20"/>
              </w:rPr>
              <w:t xml:space="preserve">   10</w:t>
            </w:r>
            <w:del w:id="215" w:author="Thomas Carruthers" w:date="2017-06-02T10:12:00Z">
              <w:r w:rsidR="006063F6" w:rsidRPr="006063F6" w:rsidDel="00695ED9">
                <w:rPr>
                  <w:rFonts w:ascii="Times New Roman" w:hAnsi="Times New Roman" w:cs="Times New Roman"/>
                  <w:b/>
                  <w:color w:val="000000"/>
                  <w:sz w:val="20"/>
                  <w:szCs w:val="20"/>
                </w:rPr>
                <w:delText>+</w:delText>
              </w:r>
            </w:del>
            <w:ins w:id="216" w:author="Thomas Carruthers" w:date="2017-06-02T10:12:00Z">
              <w:r>
                <w:rPr>
                  <w:rFonts w:ascii="Times New Roman" w:hAnsi="Times New Roman" w:cs="Times New Roman"/>
                  <w:b/>
                  <w:color w:val="000000"/>
                  <w:sz w:val="20"/>
                  <w:szCs w:val="20"/>
                </w:rPr>
                <w:t xml:space="preserve">    </w:t>
              </w:r>
            </w:ins>
            <w:ins w:id="217" w:author="Thomas Carruthers" w:date="2017-06-02T10:16:00Z">
              <w:r w:rsidR="00397841">
                <w:rPr>
                  <w:rFonts w:ascii="Times New Roman" w:hAnsi="Times New Roman" w:cs="Times New Roman"/>
                  <w:b/>
                  <w:color w:val="000000"/>
                  <w:sz w:val="20"/>
                  <w:szCs w:val="20"/>
                </w:rPr>
                <w:t xml:space="preserve">  </w:t>
              </w:r>
            </w:ins>
            <w:ins w:id="218" w:author="Thomas Carruthers" w:date="2017-06-02T10:12:00Z">
              <w:r>
                <w:rPr>
                  <w:rFonts w:ascii="Times New Roman" w:hAnsi="Times New Roman" w:cs="Times New Roman"/>
                  <w:b/>
                  <w:color w:val="000000"/>
                  <w:sz w:val="20"/>
                  <w:szCs w:val="20"/>
                </w:rPr>
                <w:t xml:space="preserve"> 11      12  </w:t>
              </w:r>
            </w:ins>
            <w:ins w:id="219" w:author="Thomas Carruthers" w:date="2017-06-02T10:16:00Z">
              <w:r w:rsidR="00397841">
                <w:rPr>
                  <w:rFonts w:ascii="Times New Roman" w:hAnsi="Times New Roman" w:cs="Times New Roman"/>
                  <w:b/>
                  <w:color w:val="000000"/>
                  <w:sz w:val="20"/>
                  <w:szCs w:val="20"/>
                </w:rPr>
                <w:t xml:space="preserve"> </w:t>
              </w:r>
            </w:ins>
            <w:ins w:id="220" w:author="Thomas Carruthers" w:date="2017-06-02T10:12:00Z">
              <w:r>
                <w:rPr>
                  <w:rFonts w:ascii="Times New Roman" w:hAnsi="Times New Roman" w:cs="Times New Roman"/>
                  <w:b/>
                  <w:color w:val="000000"/>
                  <w:sz w:val="20"/>
                  <w:szCs w:val="20"/>
                </w:rPr>
                <w:t xml:space="preserve">   13      14+</w:t>
              </w:r>
            </w:ins>
          </w:p>
          <w:p w14:paraId="7AB79945" w14:textId="11970C17" w:rsidR="006063F6" w:rsidRPr="006063F6" w:rsidDel="00695ED9" w:rsidRDefault="006063F6">
            <w:pPr>
              <w:rPr>
                <w:del w:id="221" w:author="Thomas Carruthers" w:date="2017-06-02T10:14:00Z"/>
                <w:rFonts w:ascii="Times New Roman" w:eastAsiaTheme="minorHAnsi" w:hAnsi="Times New Roman" w:cs="Times New Roman"/>
                <w:sz w:val="20"/>
                <w:szCs w:val="20"/>
                <w:lang w:val="en-ZA"/>
              </w:rPr>
            </w:pPr>
            <w:bookmarkStart w:id="222" w:name="_GoBack"/>
            <w:r w:rsidRPr="006063F6">
              <w:rPr>
                <w:rFonts w:ascii="Times New Roman" w:hAnsi="Times New Roman" w:cs="Times New Roman"/>
                <w:color w:val="000000"/>
                <w:sz w:val="20"/>
                <w:szCs w:val="20"/>
              </w:rPr>
              <w:t>0.</w:t>
            </w:r>
            <w:del w:id="223" w:author="Thomas Carruthers" w:date="2017-06-02T10:11:00Z">
              <w:r w:rsidRPr="006063F6" w:rsidDel="00695ED9">
                <w:rPr>
                  <w:rFonts w:ascii="Times New Roman" w:hAnsi="Times New Roman" w:cs="Times New Roman"/>
                  <w:color w:val="000000"/>
                  <w:sz w:val="20"/>
                  <w:szCs w:val="20"/>
                </w:rPr>
                <w:delText xml:space="preserve">42  </w:delText>
              </w:r>
            </w:del>
            <w:ins w:id="224" w:author="Thomas Carruthers" w:date="2017-06-02T10:11:00Z">
              <w:r w:rsidR="00695ED9">
                <w:rPr>
                  <w:rFonts w:ascii="Times New Roman" w:hAnsi="Times New Roman" w:cs="Times New Roman"/>
                  <w:color w:val="000000"/>
                  <w:sz w:val="20"/>
                  <w:szCs w:val="20"/>
                </w:rPr>
                <w:t>38</w:t>
              </w:r>
              <w:r w:rsidR="00695ED9" w:rsidRPr="006063F6">
                <w:rPr>
                  <w:rFonts w:ascii="Times New Roman" w:hAnsi="Times New Roman" w:cs="Times New Roman"/>
                  <w:color w:val="000000"/>
                  <w:sz w:val="20"/>
                  <w:szCs w:val="20"/>
                </w:rPr>
                <w:t xml:space="preserve">  </w:t>
              </w:r>
            </w:ins>
            <w:ins w:id="225"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0.30  </w:t>
            </w:r>
            <w:ins w:id="226"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 xml:space="preserve">0.24  </w:t>
            </w:r>
            <w:ins w:id="227"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28" w:author="Thomas Carruthers" w:date="2017-06-02T10:11:00Z">
              <w:r w:rsidRPr="006063F6" w:rsidDel="00695ED9">
                <w:rPr>
                  <w:rFonts w:ascii="Times New Roman" w:hAnsi="Times New Roman" w:cs="Times New Roman"/>
                  <w:color w:val="000000"/>
                  <w:sz w:val="20"/>
                  <w:szCs w:val="20"/>
                </w:rPr>
                <w:delText xml:space="preserve">22  </w:delText>
              </w:r>
            </w:del>
            <w:ins w:id="229" w:author="Thomas Carruthers" w:date="2017-06-02T10:11:00Z">
              <w:r w:rsidR="00695ED9" w:rsidRPr="006063F6">
                <w:rPr>
                  <w:rFonts w:ascii="Times New Roman" w:hAnsi="Times New Roman" w:cs="Times New Roman"/>
                  <w:color w:val="000000"/>
                  <w:sz w:val="20"/>
                  <w:szCs w:val="20"/>
                </w:rPr>
                <w:t>2</w:t>
              </w:r>
              <w:r w:rsidR="00695ED9">
                <w:rPr>
                  <w:rFonts w:ascii="Times New Roman" w:hAnsi="Times New Roman" w:cs="Times New Roman"/>
                  <w:color w:val="000000"/>
                  <w:sz w:val="20"/>
                  <w:szCs w:val="20"/>
                </w:rPr>
                <w:t>0</w:t>
              </w:r>
              <w:r w:rsidR="00695ED9" w:rsidRPr="006063F6">
                <w:rPr>
                  <w:rFonts w:ascii="Times New Roman" w:hAnsi="Times New Roman" w:cs="Times New Roman"/>
                  <w:color w:val="000000"/>
                  <w:sz w:val="20"/>
                  <w:szCs w:val="20"/>
                </w:rPr>
                <w:t xml:space="preserve">  </w:t>
              </w:r>
            </w:ins>
            <w:ins w:id="230"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1" w:author="Thomas Carruthers" w:date="2017-06-02T10:11:00Z">
              <w:r w:rsidRPr="006063F6" w:rsidDel="00695ED9">
                <w:rPr>
                  <w:rFonts w:ascii="Times New Roman" w:hAnsi="Times New Roman" w:cs="Times New Roman"/>
                  <w:color w:val="000000"/>
                  <w:sz w:val="20"/>
                  <w:szCs w:val="20"/>
                </w:rPr>
                <w:delText xml:space="preserve">20  </w:delText>
              </w:r>
            </w:del>
            <w:ins w:id="232" w:author="Thomas Carruthers" w:date="2017-06-02T10:11:00Z">
              <w:r w:rsidR="00695ED9">
                <w:rPr>
                  <w:rFonts w:ascii="Times New Roman" w:hAnsi="Times New Roman" w:cs="Times New Roman"/>
                  <w:color w:val="000000"/>
                  <w:sz w:val="20"/>
                  <w:szCs w:val="20"/>
                </w:rPr>
                <w:t>18</w:t>
              </w:r>
              <w:r w:rsidR="00695ED9" w:rsidRPr="006063F6">
                <w:rPr>
                  <w:rFonts w:ascii="Times New Roman" w:hAnsi="Times New Roman" w:cs="Times New Roman"/>
                  <w:color w:val="000000"/>
                  <w:sz w:val="20"/>
                  <w:szCs w:val="20"/>
                </w:rPr>
                <w:t xml:space="preserve">  </w:t>
              </w:r>
            </w:ins>
            <w:ins w:id="233"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4" w:author="Thomas Carruthers" w:date="2017-06-02T10:11:00Z">
              <w:r w:rsidRPr="006063F6" w:rsidDel="00695ED9">
                <w:rPr>
                  <w:rFonts w:ascii="Times New Roman" w:hAnsi="Times New Roman" w:cs="Times New Roman"/>
                  <w:color w:val="000000"/>
                  <w:sz w:val="20"/>
                  <w:szCs w:val="20"/>
                </w:rPr>
                <w:delText xml:space="preserve">19  </w:delText>
              </w:r>
            </w:del>
            <w:ins w:id="235"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6</w:t>
              </w:r>
              <w:r w:rsidR="00695ED9" w:rsidRPr="006063F6">
                <w:rPr>
                  <w:rFonts w:ascii="Times New Roman" w:hAnsi="Times New Roman" w:cs="Times New Roman"/>
                  <w:color w:val="000000"/>
                  <w:sz w:val="20"/>
                  <w:szCs w:val="20"/>
                </w:rPr>
                <w:t xml:space="preserve">  </w:t>
              </w:r>
            </w:ins>
            <w:ins w:id="236"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37" w:author="Thomas Carruthers" w:date="2017-06-02T10:11:00Z">
              <w:r w:rsidRPr="006063F6" w:rsidDel="00695ED9">
                <w:rPr>
                  <w:rFonts w:ascii="Times New Roman" w:hAnsi="Times New Roman" w:cs="Times New Roman"/>
                  <w:color w:val="000000"/>
                  <w:sz w:val="20"/>
                  <w:szCs w:val="20"/>
                </w:rPr>
                <w:delText xml:space="preserve">18  </w:delText>
              </w:r>
            </w:del>
            <w:ins w:id="238"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4</w:t>
              </w:r>
              <w:r w:rsidR="00695ED9" w:rsidRPr="006063F6">
                <w:rPr>
                  <w:rFonts w:ascii="Times New Roman" w:hAnsi="Times New Roman" w:cs="Times New Roman"/>
                  <w:color w:val="000000"/>
                  <w:sz w:val="20"/>
                  <w:szCs w:val="20"/>
                </w:rPr>
                <w:t xml:space="preserve">  </w:t>
              </w:r>
            </w:ins>
            <w:ins w:id="239"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40" w:author="Thomas Carruthers" w:date="2017-06-02T10:11:00Z">
              <w:r w:rsidRPr="006063F6" w:rsidDel="00695ED9">
                <w:rPr>
                  <w:rFonts w:ascii="Times New Roman" w:hAnsi="Times New Roman" w:cs="Times New Roman"/>
                  <w:color w:val="000000"/>
                  <w:sz w:val="20"/>
                  <w:szCs w:val="20"/>
                </w:rPr>
                <w:delText xml:space="preserve">17  </w:delText>
              </w:r>
            </w:del>
            <w:ins w:id="241"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3</w:t>
              </w:r>
              <w:r w:rsidR="00695ED9" w:rsidRPr="006063F6">
                <w:rPr>
                  <w:rFonts w:ascii="Times New Roman" w:hAnsi="Times New Roman" w:cs="Times New Roman"/>
                  <w:color w:val="000000"/>
                  <w:sz w:val="20"/>
                  <w:szCs w:val="20"/>
                </w:rPr>
                <w:t xml:space="preserve">  </w:t>
              </w:r>
            </w:ins>
            <w:ins w:id="242"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43" w:author="Thomas Carruthers" w:date="2017-06-02T10:11:00Z">
              <w:r w:rsidRPr="006063F6" w:rsidDel="00695ED9">
                <w:rPr>
                  <w:rFonts w:ascii="Times New Roman" w:hAnsi="Times New Roman" w:cs="Times New Roman"/>
                  <w:color w:val="000000"/>
                  <w:sz w:val="20"/>
                  <w:szCs w:val="20"/>
                </w:rPr>
                <w:delText xml:space="preserve">17  </w:delText>
              </w:r>
            </w:del>
            <w:ins w:id="244" w:author="Thomas Carruthers" w:date="2017-06-02T10:11: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2</w:t>
              </w:r>
              <w:r w:rsidR="00695ED9" w:rsidRPr="006063F6">
                <w:rPr>
                  <w:rFonts w:ascii="Times New Roman" w:hAnsi="Times New Roman" w:cs="Times New Roman"/>
                  <w:color w:val="000000"/>
                  <w:sz w:val="20"/>
                  <w:szCs w:val="20"/>
                </w:rPr>
                <w:t xml:space="preserve">  </w:t>
              </w:r>
            </w:ins>
            <w:ins w:id="245" w:author="Thomas Carruthers" w:date="2017-06-02T10:15:00Z">
              <w:r w:rsidR="00397841">
                <w:rPr>
                  <w:rFonts w:ascii="Times New Roman" w:hAnsi="Times New Roman" w:cs="Times New Roman"/>
                  <w:color w:val="000000"/>
                  <w:sz w:val="20"/>
                  <w:szCs w:val="20"/>
                </w:rPr>
                <w:t xml:space="preserve"> </w:t>
              </w:r>
            </w:ins>
            <w:r w:rsidRPr="006063F6">
              <w:rPr>
                <w:rFonts w:ascii="Times New Roman" w:hAnsi="Times New Roman" w:cs="Times New Roman"/>
                <w:color w:val="000000"/>
                <w:sz w:val="20"/>
                <w:szCs w:val="20"/>
              </w:rPr>
              <w:t>0.</w:t>
            </w:r>
            <w:del w:id="246" w:author="Thomas Carruthers" w:date="2017-06-02T10:12:00Z">
              <w:r w:rsidRPr="006063F6" w:rsidDel="00695ED9">
                <w:rPr>
                  <w:rFonts w:ascii="Times New Roman" w:hAnsi="Times New Roman" w:cs="Times New Roman"/>
                  <w:color w:val="000000"/>
                  <w:sz w:val="20"/>
                  <w:szCs w:val="20"/>
                </w:rPr>
                <w:delText xml:space="preserve">16 </w:delText>
              </w:r>
            </w:del>
            <w:ins w:id="247" w:author="Thomas Carruthers" w:date="2017-06-02T10:12:00Z">
              <w:r w:rsidR="00695ED9" w:rsidRPr="006063F6">
                <w:rPr>
                  <w:rFonts w:ascii="Times New Roman" w:hAnsi="Times New Roman" w:cs="Times New Roman"/>
                  <w:color w:val="000000"/>
                  <w:sz w:val="20"/>
                  <w:szCs w:val="20"/>
                </w:rPr>
                <w:t>1</w:t>
              </w:r>
              <w:r w:rsidR="00695ED9">
                <w:rPr>
                  <w:rFonts w:ascii="Times New Roman" w:hAnsi="Times New Roman" w:cs="Times New Roman"/>
                  <w:color w:val="000000"/>
                  <w:sz w:val="20"/>
                  <w:szCs w:val="20"/>
                </w:rPr>
                <w:t xml:space="preserve">2   </w:t>
              </w:r>
            </w:ins>
            <w:ins w:id="248" w:author="Thomas Carruthers" w:date="2017-06-02T10:15:00Z">
              <w:r w:rsidR="00397841">
                <w:rPr>
                  <w:rFonts w:ascii="Times New Roman" w:hAnsi="Times New Roman" w:cs="Times New Roman"/>
                  <w:color w:val="000000"/>
                  <w:sz w:val="20"/>
                  <w:szCs w:val="20"/>
                </w:rPr>
                <w:t xml:space="preserve"> </w:t>
              </w:r>
            </w:ins>
            <w:ins w:id="249" w:author="Thomas Carruthers" w:date="2017-06-02T10:12:00Z">
              <w:r w:rsidR="00695ED9">
                <w:rPr>
                  <w:rFonts w:ascii="Times New Roman" w:hAnsi="Times New Roman" w:cs="Times New Roman"/>
                  <w:color w:val="000000"/>
                  <w:sz w:val="20"/>
                  <w:szCs w:val="20"/>
                </w:rPr>
                <w:t xml:space="preserve">0.11   0.11  </w:t>
              </w:r>
            </w:ins>
            <w:ins w:id="250" w:author="Thomas Carruthers" w:date="2017-06-02T10:15:00Z">
              <w:r w:rsidR="00397841">
                <w:rPr>
                  <w:rFonts w:ascii="Times New Roman" w:hAnsi="Times New Roman" w:cs="Times New Roman"/>
                  <w:color w:val="000000"/>
                  <w:sz w:val="20"/>
                  <w:szCs w:val="20"/>
                </w:rPr>
                <w:t xml:space="preserve"> </w:t>
              </w:r>
            </w:ins>
            <w:ins w:id="251" w:author="Thomas Carruthers" w:date="2017-06-02T10:12:00Z">
              <w:r w:rsidR="00695ED9">
                <w:rPr>
                  <w:rFonts w:ascii="Times New Roman" w:hAnsi="Times New Roman" w:cs="Times New Roman"/>
                  <w:color w:val="000000"/>
                  <w:sz w:val="20"/>
                  <w:szCs w:val="20"/>
                </w:rPr>
                <w:t>0.11   0.10</w:t>
              </w:r>
              <w:r w:rsidR="00695ED9" w:rsidRPr="006063F6">
                <w:rPr>
                  <w:rFonts w:ascii="Times New Roman" w:hAnsi="Times New Roman" w:cs="Times New Roman"/>
                  <w:color w:val="000000"/>
                  <w:sz w:val="20"/>
                  <w:szCs w:val="20"/>
                </w:rPr>
                <w:t xml:space="preserve"> </w:t>
              </w:r>
            </w:ins>
            <w:bookmarkEnd w:id="222"/>
            <w:del w:id="252" w:author="Thomas Carruthers" w:date="2017-06-02T10:13:00Z">
              <w:r w:rsidRPr="006063F6" w:rsidDel="00695ED9">
                <w:rPr>
                  <w:rFonts w:ascii="Times New Roman" w:hAnsi="Times New Roman" w:cs="Times New Roman"/>
                  <w:color w:val="000000"/>
                  <w:sz w:val="20"/>
                  <w:szCs w:val="20"/>
                </w:rPr>
                <w:delText>-</w:delText>
              </w:r>
            </w:del>
          </w:p>
          <w:p w14:paraId="3970F7BB" w14:textId="099FF719" w:rsidR="006063F6" w:rsidRPr="006063F6" w:rsidRDefault="006063F6">
            <w:pPr>
              <w:rPr>
                <w:rFonts w:ascii="Times New Roman" w:hAnsi="Times New Roman" w:cs="Times New Roman"/>
                <w:b/>
                <w:sz w:val="20"/>
                <w:szCs w:val="20"/>
              </w:rPr>
              <w:pPrChange w:id="253" w:author="Thomas Carruthers" w:date="2017-06-02T10:14:00Z">
                <w:pPr>
                  <w:jc w:val="right"/>
                </w:pPr>
              </w:pPrChange>
            </w:pPr>
            <w:del w:id="254" w:author="Thomas Carruthers" w:date="2017-06-02T10:14:00Z">
              <w:r w:rsidRPr="006063F6" w:rsidDel="00695ED9">
                <w:rPr>
                  <w:rFonts w:ascii="Times New Roman" w:hAnsi="Times New Roman" w:cs="Times New Roman"/>
                  <w:b/>
                  <w:color w:val="000000"/>
                  <w:sz w:val="20"/>
                  <w:szCs w:val="20"/>
                </w:rPr>
                <w:delText xml:space="preserve">1        2       3       4       5       6       7       8       9     10      11    12 +  </w:delText>
              </w:r>
            </w:del>
          </w:p>
        </w:tc>
      </w:tr>
      <w:tr w:rsidR="006063F6" w:rsidRPr="006063F6" w14:paraId="382397FF" w14:textId="77777777" w:rsidTr="00695ED9">
        <w:trPr>
          <w:gridAfter w:val="3"/>
          <w:wAfter w:w="3408" w:type="dxa"/>
          <w:trPrChange w:id="255" w:author="Thomas Carruthers" w:date="2017-06-02T10:10:00Z">
            <w:trPr>
              <w:gridAfter w:val="3"/>
              <w:wAfter w:w="3408" w:type="dxa"/>
            </w:trPr>
          </w:trPrChange>
        </w:trPr>
        <w:tc>
          <w:tcPr>
            <w:tcW w:w="1877" w:type="dxa"/>
            <w:vMerge/>
            <w:tcBorders>
              <w:bottom w:val="single" w:sz="4" w:space="0" w:color="auto"/>
            </w:tcBorders>
            <w:vAlign w:val="center"/>
            <w:tcPrChange w:id="256" w:author="Thomas Carruthers" w:date="2017-06-02T10:10:00Z">
              <w:tcPr>
                <w:tcW w:w="2127" w:type="dxa"/>
                <w:gridSpan w:val="2"/>
                <w:vMerge/>
                <w:tcBorders>
                  <w:bottom w:val="single" w:sz="4" w:space="0" w:color="auto"/>
                </w:tcBorders>
                <w:vAlign w:val="center"/>
              </w:tcPr>
            </w:tcPrChange>
          </w:tcPr>
          <w:p w14:paraId="1AC7C8C2" w14:textId="77777777" w:rsidR="006063F6" w:rsidRPr="00987C9A" w:rsidRDefault="006063F6" w:rsidP="005D3F56">
            <w:pPr>
              <w:rPr>
                <w:rFonts w:ascii="Times New Roman" w:hAnsi="Times New Roman" w:cs="Times New Roman"/>
                <w:sz w:val="20"/>
                <w:szCs w:val="20"/>
              </w:rPr>
            </w:pPr>
          </w:p>
        </w:tc>
        <w:tc>
          <w:tcPr>
            <w:tcW w:w="7371" w:type="dxa"/>
            <w:gridSpan w:val="3"/>
            <w:tcBorders>
              <w:bottom w:val="single" w:sz="4" w:space="0" w:color="auto"/>
            </w:tcBorders>
            <w:tcPrChange w:id="257" w:author="Thomas Carruthers" w:date="2017-06-02T10:10:00Z">
              <w:tcPr>
                <w:tcW w:w="7371" w:type="dxa"/>
                <w:gridSpan w:val="5"/>
                <w:tcBorders>
                  <w:bottom w:val="single" w:sz="4" w:space="0" w:color="auto"/>
                </w:tcBorders>
              </w:tcPr>
            </w:tcPrChange>
          </w:tcPr>
          <w:p w14:paraId="6D8F93BC" w14:textId="11E524F0" w:rsidR="006063F6" w:rsidRPr="006063F6" w:rsidRDefault="006063F6" w:rsidP="006063F6">
            <w:pPr>
              <w:jc w:val="right"/>
              <w:rPr>
                <w:rFonts w:ascii="Times New Roman" w:hAnsi="Times New Roman" w:cs="Times New Roman"/>
                <w:color w:val="000000"/>
                <w:sz w:val="20"/>
                <w:szCs w:val="20"/>
              </w:rPr>
            </w:pPr>
            <w:del w:id="258" w:author="Thomas Carruthers" w:date="2017-06-02T10:14:00Z">
              <w:r w:rsidRPr="006063F6" w:rsidDel="00695ED9">
                <w:rPr>
                  <w:rFonts w:ascii="Times New Roman" w:hAnsi="Times New Roman" w:cs="Times New Roman"/>
                  <w:color w:val="000000"/>
                  <w:sz w:val="20"/>
                  <w:szCs w:val="20"/>
                </w:rPr>
                <w:delText xml:space="preserve">0.41  0.30, 0.25, 0.22, 0.20, 0.19, 0.18, 0.18, 0.17, 0.17, 0.17, 0.16- </w:delText>
              </w:r>
            </w:del>
          </w:p>
        </w:tc>
      </w:tr>
      <w:tr w:rsidR="009D1008" w:rsidRPr="00987C9A" w14:paraId="288EA070" w14:textId="77777777" w:rsidTr="00695ED9">
        <w:trPr>
          <w:gridAfter w:val="3"/>
          <w:wAfter w:w="3408" w:type="dxa"/>
          <w:trPrChange w:id="259" w:author="Thomas Carruthers" w:date="2017-06-02T10:10:00Z">
            <w:trPr>
              <w:gridAfter w:val="3"/>
              <w:wAfter w:w="3408" w:type="dxa"/>
            </w:trPr>
          </w:trPrChange>
        </w:trPr>
        <w:tc>
          <w:tcPr>
            <w:tcW w:w="1877" w:type="dxa"/>
            <w:tcBorders>
              <w:top w:val="single" w:sz="4" w:space="0" w:color="auto"/>
              <w:bottom w:val="single" w:sz="4" w:space="0" w:color="auto"/>
            </w:tcBorders>
            <w:tcPrChange w:id="260" w:author="Thomas Carruthers" w:date="2017-06-02T10:10:00Z">
              <w:tcPr>
                <w:tcW w:w="2127" w:type="dxa"/>
                <w:gridSpan w:val="2"/>
                <w:tcBorders>
                  <w:top w:val="single" w:sz="4" w:space="0" w:color="auto"/>
                  <w:bottom w:val="single" w:sz="4" w:space="0" w:color="auto"/>
                </w:tcBorders>
              </w:tcPr>
            </w:tcPrChange>
          </w:tcPr>
          <w:p w14:paraId="5238FA77" w14:textId="77777777" w:rsidR="009D1008" w:rsidRPr="005D3F56" w:rsidRDefault="009D1008" w:rsidP="005D3F56">
            <w:pPr>
              <w:rPr>
                <w:rFonts w:ascii="Times New Roman" w:hAnsi="Times New Roman" w:cs="Times New Roman"/>
                <w:b/>
                <w:sz w:val="20"/>
                <w:szCs w:val="20"/>
                <w:rPrChange w:id="261" w:author="Thomas Carruthers" w:date="2017-06-01T10:57:00Z">
                  <w:rPr>
                    <w:rFonts w:ascii="Times New Roman" w:hAnsi="Times New Roman" w:cs="Times New Roman"/>
                    <w:sz w:val="20"/>
                    <w:szCs w:val="20"/>
                  </w:rPr>
                </w:rPrChange>
              </w:rPr>
            </w:pPr>
            <w:r w:rsidRPr="005D3F56">
              <w:rPr>
                <w:rFonts w:ascii="Times New Roman" w:hAnsi="Times New Roman" w:cs="Times New Roman"/>
                <w:b/>
                <w:sz w:val="20"/>
                <w:szCs w:val="20"/>
                <w:rPrChange w:id="262" w:author="Thomas Carruthers" w:date="2017-06-01T10:57:00Z">
                  <w:rPr>
                    <w:rFonts w:ascii="Times New Roman" w:hAnsi="Times New Roman" w:cs="Times New Roman"/>
                    <w:sz w:val="20"/>
                    <w:szCs w:val="20"/>
                  </w:rPr>
                </w:rPrChange>
              </w:rPr>
              <w:t>Selectivity of at least one fleet</w:t>
            </w:r>
          </w:p>
        </w:tc>
        <w:tc>
          <w:tcPr>
            <w:tcW w:w="7371" w:type="dxa"/>
            <w:gridSpan w:val="3"/>
            <w:tcBorders>
              <w:top w:val="single" w:sz="4" w:space="0" w:color="auto"/>
              <w:bottom w:val="single" w:sz="4" w:space="0" w:color="auto"/>
            </w:tcBorders>
            <w:tcPrChange w:id="263" w:author="Thomas Carruthers" w:date="2017-06-02T10:10:00Z">
              <w:tcPr>
                <w:tcW w:w="7371" w:type="dxa"/>
                <w:gridSpan w:val="5"/>
                <w:tcBorders>
                  <w:top w:val="single" w:sz="4" w:space="0" w:color="auto"/>
                  <w:bottom w:val="single" w:sz="4" w:space="0" w:color="auto"/>
                </w:tcBorders>
              </w:tcPr>
            </w:tcPrChange>
          </w:tcPr>
          <w:p w14:paraId="6EED8184" w14:textId="77777777" w:rsidR="009D1008" w:rsidRDefault="009D1008" w:rsidP="005D3F56">
            <w:pPr>
              <w:jc w:val="center"/>
              <w:rPr>
                <w:rFonts w:ascii="Times New Roman" w:hAnsi="Times New Roman" w:cs="Times New Roman"/>
                <w:sz w:val="20"/>
                <w:szCs w:val="20"/>
              </w:rPr>
            </w:pPr>
            <w:r>
              <w:rPr>
                <w:rFonts w:ascii="Times New Roman" w:hAnsi="Times New Roman" w:cs="Times New Roman"/>
                <w:sz w:val="20"/>
                <w:szCs w:val="20"/>
              </w:rPr>
              <w:t>-</w:t>
            </w:r>
            <w:del w:id="264" w:author="Thomas Carruthers" w:date="2017-06-02T10:15:00Z">
              <w:r w:rsidDel="00397841">
                <w:rPr>
                  <w:rFonts w:ascii="Times New Roman" w:hAnsi="Times New Roman" w:cs="Times New Roman"/>
                  <w:sz w:val="20"/>
                  <w:szCs w:val="20"/>
                </w:rPr>
                <w:delText xml:space="preserve">  </w:delText>
              </w:r>
            </w:del>
            <w:r>
              <w:rPr>
                <w:rFonts w:ascii="Times New Roman" w:hAnsi="Times New Roman" w:cs="Times New Roman"/>
                <w:sz w:val="20"/>
                <w:szCs w:val="20"/>
              </w:rPr>
              <w:t xml:space="preserve">       Japanese Longline fleet is asymptotic        -</w:t>
            </w:r>
          </w:p>
        </w:tc>
      </w:tr>
      <w:tr w:rsidR="005D3F56" w:rsidRPr="00987C9A" w14:paraId="67CA6F58" w14:textId="77777777" w:rsidTr="00695ED9">
        <w:trPr>
          <w:gridAfter w:val="3"/>
          <w:wAfter w:w="3408" w:type="dxa"/>
          <w:ins w:id="265" w:author="Thomas Carruthers" w:date="2017-06-01T10:53:00Z"/>
          <w:trPrChange w:id="266" w:author="Thomas Carruthers" w:date="2017-06-02T10:10:00Z">
            <w:trPr>
              <w:gridBefore w:val="1"/>
              <w:gridAfter w:val="3"/>
              <w:wAfter w:w="3408" w:type="dxa"/>
            </w:trPr>
          </w:trPrChange>
        </w:trPr>
        <w:tc>
          <w:tcPr>
            <w:tcW w:w="1877" w:type="dxa"/>
            <w:tcBorders>
              <w:top w:val="single" w:sz="4" w:space="0" w:color="auto"/>
            </w:tcBorders>
            <w:vAlign w:val="center"/>
            <w:tcPrChange w:id="267" w:author="Thomas Carruthers" w:date="2017-06-02T10:10:00Z">
              <w:tcPr>
                <w:tcW w:w="2127" w:type="dxa"/>
                <w:gridSpan w:val="2"/>
                <w:tcBorders>
                  <w:top w:val="single" w:sz="4" w:space="0" w:color="auto"/>
                  <w:bottom w:val="single" w:sz="4" w:space="0" w:color="auto"/>
                </w:tcBorders>
                <w:vAlign w:val="center"/>
              </w:tcPr>
            </w:tcPrChange>
          </w:tcPr>
          <w:p w14:paraId="6C3BCD84" w14:textId="5C1E7EE6" w:rsidR="005D3F56" w:rsidRPr="005D3F56" w:rsidRDefault="005D3F56" w:rsidP="005D3F56">
            <w:pPr>
              <w:rPr>
                <w:ins w:id="268" w:author="Thomas Carruthers" w:date="2017-06-01T10:53:00Z"/>
                <w:rFonts w:ascii="Times New Roman" w:hAnsi="Times New Roman" w:cs="Times New Roman"/>
                <w:b/>
                <w:sz w:val="20"/>
                <w:szCs w:val="20"/>
                <w:rPrChange w:id="269" w:author="Thomas Carruthers" w:date="2017-06-01T10:57:00Z">
                  <w:rPr>
                    <w:ins w:id="270" w:author="Thomas Carruthers" w:date="2017-06-01T10:53:00Z"/>
                    <w:rFonts w:ascii="Times New Roman" w:hAnsi="Times New Roman" w:cs="Times New Roman"/>
                    <w:sz w:val="20"/>
                    <w:szCs w:val="20"/>
                  </w:rPr>
                </w:rPrChange>
              </w:rPr>
            </w:pPr>
            <w:ins w:id="271" w:author="Thomas Carruthers" w:date="2017-06-01T10:53:00Z">
              <w:r w:rsidRPr="005D3F56">
                <w:rPr>
                  <w:rFonts w:ascii="Times New Roman" w:hAnsi="Times New Roman" w:cs="Times New Roman"/>
                  <w:b/>
                  <w:sz w:val="20"/>
                  <w:szCs w:val="20"/>
                  <w:rPrChange w:id="272" w:author="Thomas Carruthers" w:date="2017-06-01T10:57:00Z">
                    <w:rPr>
                      <w:rFonts w:ascii="Times New Roman" w:hAnsi="Times New Roman" w:cs="Times New Roman"/>
                      <w:sz w:val="20"/>
                      <w:szCs w:val="20"/>
                    </w:rPr>
                  </w:rPrChange>
                </w:rPr>
                <w:t xml:space="preserve">Spawning </w:t>
              </w:r>
              <w:commentRangeStart w:id="273"/>
              <w:r w:rsidRPr="005D3F56">
                <w:rPr>
                  <w:rFonts w:ascii="Times New Roman" w:hAnsi="Times New Roman" w:cs="Times New Roman"/>
                  <w:b/>
                  <w:sz w:val="20"/>
                  <w:szCs w:val="20"/>
                  <w:rPrChange w:id="274" w:author="Thomas Carruthers" w:date="2017-06-01T10:57:00Z">
                    <w:rPr>
                      <w:rFonts w:ascii="Times New Roman" w:hAnsi="Times New Roman" w:cs="Times New Roman"/>
                      <w:sz w:val="20"/>
                      <w:szCs w:val="20"/>
                    </w:rPr>
                  </w:rPrChange>
                </w:rPr>
                <w:t>fraction</w:t>
              </w:r>
            </w:ins>
            <w:commentRangeEnd w:id="273"/>
            <w:ins w:id="275" w:author="Thomas Carruthers" w:date="2017-06-02T10:03:00Z">
              <w:r w:rsidR="00014CF9">
                <w:rPr>
                  <w:rStyle w:val="CommentReference"/>
                  <w:rFonts w:eastAsiaTheme="minorHAnsi"/>
                  <w:lang w:val="en-ZA"/>
                </w:rPr>
                <w:commentReference w:id="273"/>
              </w:r>
            </w:ins>
          </w:p>
        </w:tc>
        <w:tc>
          <w:tcPr>
            <w:tcW w:w="7371" w:type="dxa"/>
            <w:gridSpan w:val="3"/>
            <w:tcBorders>
              <w:top w:val="single" w:sz="4" w:space="0" w:color="auto"/>
            </w:tcBorders>
            <w:tcPrChange w:id="276" w:author="Thomas Carruthers" w:date="2017-06-02T10:10:00Z">
              <w:tcPr>
                <w:tcW w:w="7371" w:type="dxa"/>
                <w:gridSpan w:val="5"/>
                <w:tcBorders>
                  <w:top w:val="single" w:sz="4" w:space="0" w:color="auto"/>
                  <w:bottom w:val="single" w:sz="4" w:space="0" w:color="auto"/>
                </w:tcBorders>
              </w:tcPr>
            </w:tcPrChange>
          </w:tcPr>
          <w:p w14:paraId="4D483FF5" w14:textId="77777777" w:rsidR="005D3F56" w:rsidRPr="00BF3707" w:rsidRDefault="005D3F56"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ins w:id="277" w:author="Thomas Carruthers" w:date="2017-06-01T10:53:00Z"/>
                <w:rFonts w:ascii="Times New Roman" w:eastAsia="Times New Roman" w:hAnsi="Times New Roman" w:cs="Times New Roman"/>
                <w:b/>
                <w:color w:val="000000"/>
                <w:sz w:val="16"/>
                <w:szCs w:val="16"/>
                <w:lang w:eastAsia="en-CA"/>
              </w:rPr>
            </w:pPr>
          </w:p>
        </w:tc>
      </w:tr>
      <w:tr w:rsidR="009D1008" w:rsidRPr="00987C9A" w14:paraId="2A497186" w14:textId="77777777" w:rsidTr="00695ED9">
        <w:trPr>
          <w:gridAfter w:val="3"/>
          <w:wAfter w:w="3408" w:type="dxa"/>
          <w:trPrChange w:id="278" w:author="Thomas Carruthers" w:date="2017-06-02T10:10:00Z">
            <w:trPr>
              <w:gridBefore w:val="1"/>
              <w:gridAfter w:val="3"/>
              <w:wAfter w:w="3408" w:type="dxa"/>
            </w:trPr>
          </w:trPrChange>
        </w:trPr>
        <w:tc>
          <w:tcPr>
            <w:tcW w:w="1877" w:type="dxa"/>
            <w:tcBorders>
              <w:bottom w:val="single" w:sz="4" w:space="0" w:color="auto"/>
            </w:tcBorders>
            <w:vAlign w:val="center"/>
            <w:tcPrChange w:id="279" w:author="Thomas Carruthers" w:date="2017-06-02T10:10:00Z">
              <w:tcPr>
                <w:tcW w:w="2127" w:type="dxa"/>
                <w:gridSpan w:val="2"/>
                <w:tcBorders>
                  <w:top w:val="single" w:sz="4" w:space="0" w:color="auto"/>
                  <w:bottom w:val="single" w:sz="4" w:space="0" w:color="auto"/>
                </w:tcBorders>
                <w:vAlign w:val="center"/>
              </w:tcPr>
            </w:tcPrChange>
          </w:tcPr>
          <w:p w14:paraId="02ADA95B" w14:textId="77777777" w:rsidR="009D1008" w:rsidRDefault="009D1008" w:rsidP="005D3F56">
            <w:pPr>
              <w:rPr>
                <w:rFonts w:ascii="Times New Roman" w:hAnsi="Times New Roman" w:cs="Times New Roman"/>
                <w:sz w:val="20"/>
                <w:szCs w:val="20"/>
              </w:rPr>
            </w:pPr>
            <w:r>
              <w:rPr>
                <w:rFonts w:ascii="Times New Roman" w:hAnsi="Times New Roman" w:cs="Times New Roman"/>
                <w:sz w:val="20"/>
                <w:szCs w:val="20"/>
              </w:rPr>
              <w:t>Age</w:t>
            </w:r>
          </w:p>
          <w:p w14:paraId="5B46B22B" w14:textId="51CE13FE" w:rsidR="009D1008" w:rsidRDefault="009D1008" w:rsidP="005D3F56">
            <w:pPr>
              <w:rPr>
                <w:rFonts w:ascii="Times New Roman" w:hAnsi="Times New Roman" w:cs="Times New Roman"/>
                <w:sz w:val="20"/>
                <w:szCs w:val="20"/>
              </w:rPr>
            </w:pPr>
            <w:del w:id="280" w:author="Thomas Carruthers" w:date="2017-06-01T10:58:00Z">
              <w:r w:rsidDel="005D3F56">
                <w:rPr>
                  <w:rFonts w:ascii="Times New Roman" w:hAnsi="Times New Roman" w:cs="Times New Roman"/>
                  <w:sz w:val="20"/>
                  <w:szCs w:val="20"/>
                </w:rPr>
                <w:delText xml:space="preserve">Alternative </w:delText>
              </w:r>
            </w:del>
            <w:ins w:id="281" w:author="Thomas Carruthers" w:date="2017-06-01T10:58:00Z">
              <w:r w:rsidR="005D3F56">
                <w:rPr>
                  <w:rFonts w:ascii="Times New Roman" w:hAnsi="Times New Roman" w:cs="Times New Roman"/>
                  <w:sz w:val="20"/>
                  <w:szCs w:val="20"/>
                </w:rPr>
                <w:t>Low (East + West)</w:t>
              </w:r>
            </w:ins>
            <w:del w:id="282" w:author="Thomas Carruthers" w:date="2017-06-01T10:58:00Z">
              <w:r w:rsidDel="005D3F56">
                <w:rPr>
                  <w:rFonts w:ascii="Times New Roman" w:hAnsi="Times New Roman" w:cs="Times New Roman"/>
                  <w:sz w:val="20"/>
                  <w:szCs w:val="20"/>
                </w:rPr>
                <w:delText>(low)</w:delText>
              </w:r>
            </w:del>
          </w:p>
          <w:p w14:paraId="47205FCF" w14:textId="15041AF4" w:rsidR="009D1008" w:rsidRDefault="009D1008" w:rsidP="005D3F56">
            <w:pPr>
              <w:rPr>
                <w:ins w:id="283" w:author="Thomas Carruthers" w:date="2017-06-01T10:56:00Z"/>
                <w:rFonts w:ascii="Times New Roman" w:hAnsi="Times New Roman" w:cs="Times New Roman"/>
                <w:sz w:val="20"/>
                <w:szCs w:val="20"/>
              </w:rPr>
            </w:pPr>
            <w:del w:id="284" w:author="Thomas Carruthers" w:date="2017-06-01T10:58:00Z">
              <w:r w:rsidDel="005D3F56">
                <w:rPr>
                  <w:rFonts w:ascii="Times New Roman" w:hAnsi="Times New Roman" w:cs="Times New Roman"/>
                  <w:sz w:val="20"/>
                  <w:szCs w:val="20"/>
                </w:rPr>
                <w:delText>Alternative</w:delText>
              </w:r>
            </w:del>
            <w:ins w:id="285" w:author="Thomas Carruthers" w:date="2017-06-01T10:58:00Z">
              <w:r w:rsidR="005D3F56">
                <w:rPr>
                  <w:rFonts w:ascii="Times New Roman" w:hAnsi="Times New Roman" w:cs="Times New Roman"/>
                  <w:sz w:val="20"/>
                  <w:szCs w:val="20"/>
                </w:rPr>
                <w:t>High (</w:t>
              </w:r>
            </w:ins>
            <w:ins w:id="286" w:author="Thomas Carruthers" w:date="2017-06-01T10:56:00Z">
              <w:r w:rsidR="005D3F56">
                <w:rPr>
                  <w:rFonts w:ascii="Times New Roman" w:hAnsi="Times New Roman" w:cs="Times New Roman"/>
                  <w:sz w:val="20"/>
                  <w:szCs w:val="20"/>
                </w:rPr>
                <w:t>East</w:t>
              </w:r>
            </w:ins>
            <w:ins w:id="287" w:author="Thomas Carruthers" w:date="2017-06-01T10:58:00Z">
              <w:r w:rsidR="005D3F56">
                <w:rPr>
                  <w:rFonts w:ascii="Times New Roman" w:hAnsi="Times New Roman" w:cs="Times New Roman"/>
                  <w:sz w:val="20"/>
                  <w:szCs w:val="20"/>
                </w:rPr>
                <w:t>)</w:t>
              </w:r>
            </w:ins>
            <w:del w:id="288" w:author="Thomas Carruthers" w:date="2017-06-01T10:58:00Z">
              <w:r w:rsidDel="005D3F56">
                <w:rPr>
                  <w:rFonts w:ascii="Times New Roman" w:hAnsi="Times New Roman" w:cs="Times New Roman"/>
                  <w:sz w:val="20"/>
                  <w:szCs w:val="20"/>
                </w:rPr>
                <w:delText xml:space="preserve"> (hi</w:delText>
              </w:r>
            </w:del>
            <w:del w:id="289" w:author="Thomas Carruthers" w:date="2017-06-01T10:59:00Z">
              <w:r w:rsidDel="005D3F56">
                <w:rPr>
                  <w:rFonts w:ascii="Times New Roman" w:hAnsi="Times New Roman" w:cs="Times New Roman"/>
                  <w:sz w:val="20"/>
                  <w:szCs w:val="20"/>
                </w:rPr>
                <w:delText>gh)</w:delText>
              </w:r>
            </w:del>
          </w:p>
          <w:p w14:paraId="422DF89C" w14:textId="598AB105" w:rsidR="005D3F56" w:rsidRPr="00987C9A" w:rsidRDefault="005D3F56" w:rsidP="005D3F56">
            <w:pPr>
              <w:rPr>
                <w:rFonts w:ascii="Times New Roman" w:hAnsi="Times New Roman" w:cs="Times New Roman"/>
                <w:sz w:val="20"/>
                <w:szCs w:val="20"/>
              </w:rPr>
            </w:pPr>
            <w:ins w:id="290" w:author="Thomas Carruthers" w:date="2017-06-01T10:59:00Z">
              <w:r>
                <w:rPr>
                  <w:rFonts w:ascii="Times New Roman" w:hAnsi="Times New Roman" w:cs="Times New Roman"/>
                  <w:sz w:val="20"/>
                  <w:szCs w:val="20"/>
                </w:rPr>
                <w:t>High (West)</w:t>
              </w:r>
            </w:ins>
          </w:p>
        </w:tc>
        <w:tc>
          <w:tcPr>
            <w:tcW w:w="7371" w:type="dxa"/>
            <w:gridSpan w:val="3"/>
            <w:tcBorders>
              <w:bottom w:val="single" w:sz="4" w:space="0" w:color="auto"/>
            </w:tcBorders>
            <w:tcPrChange w:id="291" w:author="Thomas Carruthers" w:date="2017-06-02T10:10:00Z">
              <w:tcPr>
                <w:tcW w:w="7371" w:type="dxa"/>
                <w:gridSpan w:val="5"/>
                <w:tcBorders>
                  <w:top w:val="single" w:sz="4" w:space="0" w:color="auto"/>
                  <w:bottom w:val="single" w:sz="4" w:space="0" w:color="auto"/>
                </w:tcBorders>
              </w:tcPr>
            </w:tcPrChange>
          </w:tcPr>
          <w:p w14:paraId="78A7531B" w14:textId="1EB1FCF2" w:rsidR="009D1008" w:rsidRPr="005D3F56" w:rsidRDefault="009D1008" w:rsidP="005D3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20"/>
                <w:szCs w:val="20"/>
                <w:lang w:eastAsia="en-CA"/>
                <w:rPrChange w:id="292" w:author="Thomas Carruthers" w:date="2017-06-01T10:56:00Z">
                  <w:rPr>
                    <w:rFonts w:ascii="Times New Roman" w:eastAsia="Times New Roman" w:hAnsi="Times New Roman" w:cs="Times New Roman"/>
                    <w:b/>
                    <w:color w:val="000000"/>
                    <w:sz w:val="16"/>
                    <w:szCs w:val="16"/>
                    <w:lang w:eastAsia="en-CA"/>
                  </w:rPr>
                </w:rPrChange>
              </w:rPr>
            </w:pPr>
            <w:del w:id="293" w:author="Thomas Carruthers" w:date="2017-06-22T15:08:00Z">
              <w:r w:rsidRPr="005D3F56" w:rsidDel="00DF4D92">
                <w:rPr>
                  <w:rFonts w:ascii="Times New Roman" w:eastAsia="Times New Roman" w:hAnsi="Times New Roman" w:cs="Times New Roman"/>
                  <w:b/>
                  <w:color w:val="000000"/>
                  <w:sz w:val="20"/>
                  <w:szCs w:val="20"/>
                  <w:lang w:eastAsia="en-CA"/>
                  <w:rPrChange w:id="294" w:author="Thomas Carruthers" w:date="2017-06-01T10:56:00Z">
                    <w:rPr>
                      <w:rFonts w:ascii="Times New Roman" w:eastAsia="Times New Roman" w:hAnsi="Times New Roman" w:cs="Times New Roman"/>
                      <w:b/>
                      <w:color w:val="000000"/>
                      <w:sz w:val="16"/>
                      <w:szCs w:val="16"/>
                      <w:lang w:eastAsia="en-CA"/>
                    </w:rPr>
                  </w:rPrChange>
                </w:rPr>
                <w:delText xml:space="preserve">0  </w:delText>
              </w:r>
            </w:del>
            <w:r w:rsidRPr="005D3F56">
              <w:rPr>
                <w:rFonts w:ascii="Times New Roman" w:eastAsia="Times New Roman" w:hAnsi="Times New Roman" w:cs="Times New Roman"/>
                <w:b/>
                <w:color w:val="000000"/>
                <w:sz w:val="20"/>
                <w:szCs w:val="20"/>
                <w:lang w:eastAsia="en-CA"/>
                <w:rPrChange w:id="295" w:author="Thomas Carruthers" w:date="2017-06-01T10:56:00Z">
                  <w:rPr>
                    <w:rFonts w:ascii="Times New Roman" w:eastAsia="Times New Roman" w:hAnsi="Times New Roman" w:cs="Times New Roman"/>
                    <w:b/>
                    <w:color w:val="000000"/>
                    <w:sz w:val="16"/>
                    <w:szCs w:val="16"/>
                    <w:lang w:eastAsia="en-CA"/>
                  </w:rPr>
                </w:rPrChange>
              </w:rPr>
              <w:t xml:space="preserve">1  2     3      4   </w:t>
            </w:r>
            <w:ins w:id="296" w:author="Thomas Carruthers" w:date="2017-06-01T10:54:00Z">
              <w:r w:rsidR="005D3F56" w:rsidRPr="005D3F56">
                <w:rPr>
                  <w:rFonts w:ascii="Times New Roman" w:eastAsia="Times New Roman" w:hAnsi="Times New Roman" w:cs="Times New Roman"/>
                  <w:b/>
                  <w:color w:val="000000"/>
                  <w:sz w:val="20"/>
                  <w:szCs w:val="20"/>
                  <w:lang w:eastAsia="en-CA"/>
                  <w:rPrChange w:id="297" w:author="Thomas Carruthers" w:date="2017-06-01T10:56:00Z">
                    <w:rPr>
                      <w:rFonts w:ascii="Times New Roman" w:eastAsia="Times New Roman" w:hAnsi="Times New Roman" w:cs="Times New Roman"/>
                      <w:b/>
                      <w:color w:val="000000"/>
                      <w:sz w:val="16"/>
                      <w:szCs w:val="16"/>
                      <w:lang w:eastAsia="en-CA"/>
                    </w:rPr>
                  </w:rPrChange>
                </w:rPr>
                <w:t xml:space="preserve"> </w:t>
              </w:r>
            </w:ins>
            <w:ins w:id="298"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299" w:author="Thomas Carruthers" w:date="2017-06-01T10:56:00Z">
                  <w:rPr>
                    <w:rFonts w:ascii="Times New Roman" w:eastAsia="Times New Roman" w:hAnsi="Times New Roman" w:cs="Times New Roman"/>
                    <w:b/>
                    <w:color w:val="000000"/>
                    <w:sz w:val="16"/>
                    <w:szCs w:val="16"/>
                    <w:lang w:eastAsia="en-CA"/>
                  </w:rPr>
                </w:rPrChange>
              </w:rPr>
              <w:t xml:space="preserve"> 5  </w:t>
            </w:r>
            <w:ins w:id="300" w:author="Thomas Carruthers" w:date="2017-06-01T10:54:00Z">
              <w:r w:rsidR="005D3F56" w:rsidRPr="005D3F56">
                <w:rPr>
                  <w:rFonts w:ascii="Times New Roman" w:eastAsia="Times New Roman" w:hAnsi="Times New Roman" w:cs="Times New Roman"/>
                  <w:b/>
                  <w:color w:val="000000"/>
                  <w:sz w:val="20"/>
                  <w:szCs w:val="20"/>
                  <w:lang w:eastAsia="en-CA"/>
                  <w:rPrChange w:id="301" w:author="Thomas Carruthers" w:date="2017-06-01T10:56:00Z">
                    <w:rPr>
                      <w:rFonts w:ascii="Times New Roman" w:eastAsia="Times New Roman" w:hAnsi="Times New Roman" w:cs="Times New Roman"/>
                      <w:b/>
                      <w:color w:val="000000"/>
                      <w:sz w:val="16"/>
                      <w:szCs w:val="16"/>
                      <w:lang w:eastAsia="en-CA"/>
                    </w:rPr>
                  </w:rPrChange>
                </w:rPr>
                <w:t xml:space="preserve"> </w:t>
              </w:r>
            </w:ins>
            <w:ins w:id="302" w:author="Thomas Carruthers" w:date="2017-06-01T11:00:00Z">
              <w:r w:rsidR="005D3F56">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03" w:author="Thomas Carruthers" w:date="2017-06-01T10:56:00Z">
                  <w:rPr>
                    <w:rFonts w:ascii="Times New Roman" w:eastAsia="Times New Roman" w:hAnsi="Times New Roman" w:cs="Times New Roman"/>
                    <w:b/>
                    <w:color w:val="000000"/>
                    <w:sz w:val="16"/>
                    <w:szCs w:val="16"/>
                    <w:lang w:eastAsia="en-CA"/>
                  </w:rPr>
                </w:rPrChange>
              </w:rPr>
              <w:t xml:space="preserve"> 6   </w:t>
            </w:r>
            <w:ins w:id="304" w:author="Thomas Carruthers" w:date="2017-06-01T11:00:00Z">
              <w:r w:rsidR="005D3F56">
                <w:rPr>
                  <w:rFonts w:ascii="Times New Roman" w:eastAsia="Times New Roman" w:hAnsi="Times New Roman" w:cs="Times New Roman"/>
                  <w:b/>
                  <w:color w:val="000000"/>
                  <w:sz w:val="20"/>
                  <w:szCs w:val="20"/>
                  <w:lang w:eastAsia="en-CA"/>
                </w:rPr>
                <w:t xml:space="preserve">    </w:t>
              </w:r>
            </w:ins>
            <w:ins w:id="305"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06" w:author="Thomas Carruthers" w:date="2017-06-01T10:56:00Z">
                  <w:rPr>
                    <w:rFonts w:ascii="Times New Roman" w:eastAsia="Times New Roman" w:hAnsi="Times New Roman" w:cs="Times New Roman"/>
                    <w:b/>
                    <w:color w:val="000000"/>
                    <w:sz w:val="16"/>
                    <w:szCs w:val="16"/>
                    <w:lang w:eastAsia="en-CA"/>
                  </w:rPr>
                </w:rPrChange>
              </w:rPr>
              <w:t xml:space="preserve">7  </w:t>
            </w:r>
            <w:ins w:id="307" w:author="Thomas Carruthers" w:date="2017-06-01T11:00:00Z">
              <w:r w:rsidR="005D3F56">
                <w:rPr>
                  <w:rFonts w:ascii="Times New Roman" w:eastAsia="Times New Roman" w:hAnsi="Times New Roman" w:cs="Times New Roman"/>
                  <w:b/>
                  <w:color w:val="000000"/>
                  <w:sz w:val="20"/>
                  <w:szCs w:val="20"/>
                  <w:lang w:eastAsia="en-CA"/>
                </w:rPr>
                <w:t xml:space="preserve">   </w:t>
              </w:r>
            </w:ins>
            <w:ins w:id="308" w:author="Thomas Carruthers" w:date="2017-06-02T10:07:00Z">
              <w:r w:rsidR="00695ED9">
                <w:rPr>
                  <w:rFonts w:ascii="Times New Roman" w:eastAsia="Times New Roman" w:hAnsi="Times New Roman" w:cs="Times New Roman"/>
                  <w:b/>
                  <w:color w:val="000000"/>
                  <w:sz w:val="20"/>
                  <w:szCs w:val="20"/>
                  <w:lang w:eastAsia="en-CA"/>
                </w:rPr>
                <w:t xml:space="preserve"> </w:t>
              </w:r>
            </w:ins>
            <w:ins w:id="309" w:author="Thomas Carruthers" w:date="2017-06-02T10:06:00Z">
              <w:r w:rsidR="00695ED9">
                <w:rPr>
                  <w:rFonts w:ascii="Times New Roman" w:eastAsia="Times New Roman" w:hAnsi="Times New Roman" w:cs="Times New Roman"/>
                  <w:b/>
                  <w:color w:val="000000"/>
                  <w:sz w:val="20"/>
                  <w:szCs w:val="20"/>
                  <w:lang w:eastAsia="en-CA"/>
                </w:rPr>
                <w:t xml:space="preserve"> </w:t>
              </w:r>
            </w:ins>
            <w:del w:id="310" w:author="Thomas Carruthers" w:date="2017-06-02T10:06:00Z">
              <w:r w:rsidRPr="005D3F56" w:rsidDel="00695ED9">
                <w:rPr>
                  <w:rFonts w:ascii="Times New Roman" w:eastAsia="Times New Roman" w:hAnsi="Times New Roman" w:cs="Times New Roman"/>
                  <w:b/>
                  <w:color w:val="000000"/>
                  <w:sz w:val="20"/>
                  <w:szCs w:val="20"/>
                  <w:lang w:eastAsia="en-CA"/>
                  <w:rPrChange w:id="311"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12" w:author="Thomas Carruthers" w:date="2017-06-01T10:56:00Z">
                  <w:rPr>
                    <w:rFonts w:ascii="Times New Roman" w:eastAsia="Times New Roman" w:hAnsi="Times New Roman" w:cs="Times New Roman"/>
                    <w:b/>
                    <w:color w:val="000000"/>
                    <w:sz w:val="16"/>
                    <w:szCs w:val="16"/>
                    <w:lang w:eastAsia="en-CA"/>
                  </w:rPr>
                </w:rPrChange>
              </w:rPr>
              <w:t xml:space="preserve">8    </w:t>
            </w:r>
            <w:ins w:id="313"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14" w:author="Thomas Carruthers" w:date="2017-06-01T10:56:00Z">
                  <w:rPr>
                    <w:rFonts w:ascii="Times New Roman" w:eastAsia="Times New Roman" w:hAnsi="Times New Roman" w:cs="Times New Roman"/>
                    <w:b/>
                    <w:color w:val="000000"/>
                    <w:sz w:val="16"/>
                    <w:szCs w:val="16"/>
                    <w:lang w:eastAsia="en-CA"/>
                  </w:rPr>
                </w:rPrChange>
              </w:rPr>
              <w:t xml:space="preserve">9   </w:t>
            </w:r>
            <w:ins w:id="315" w:author="Thomas Carruthers" w:date="2017-06-02T10:06:00Z">
              <w:r w:rsidR="00695ED9">
                <w:rPr>
                  <w:rFonts w:ascii="Times New Roman" w:eastAsia="Times New Roman" w:hAnsi="Times New Roman" w:cs="Times New Roman"/>
                  <w:b/>
                  <w:color w:val="000000"/>
                  <w:sz w:val="20"/>
                  <w:szCs w:val="20"/>
                  <w:lang w:eastAsia="en-CA"/>
                </w:rPr>
                <w:t xml:space="preserve">   </w:t>
              </w:r>
            </w:ins>
            <w:del w:id="316" w:author="Thomas Carruthers" w:date="2017-06-01T10:55:00Z">
              <w:r w:rsidRPr="005D3F56" w:rsidDel="005D3F56">
                <w:rPr>
                  <w:rFonts w:ascii="Times New Roman" w:eastAsia="Times New Roman" w:hAnsi="Times New Roman" w:cs="Times New Roman"/>
                  <w:b/>
                  <w:color w:val="000000"/>
                  <w:sz w:val="20"/>
                  <w:szCs w:val="20"/>
                  <w:lang w:eastAsia="en-CA"/>
                  <w:rPrChange w:id="317"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18" w:author="Thomas Carruthers" w:date="2017-06-01T10:56:00Z">
                  <w:rPr>
                    <w:rFonts w:ascii="Times New Roman" w:eastAsia="Times New Roman" w:hAnsi="Times New Roman" w:cs="Times New Roman"/>
                    <w:b/>
                    <w:color w:val="000000"/>
                    <w:sz w:val="16"/>
                    <w:szCs w:val="16"/>
                    <w:lang w:eastAsia="en-CA"/>
                  </w:rPr>
                </w:rPrChange>
              </w:rPr>
              <w:t xml:space="preserve">10  </w:t>
            </w:r>
            <w:ins w:id="319" w:author="Thomas Carruthers" w:date="2017-06-02T10:06:00Z">
              <w:r w:rsidR="00695ED9">
                <w:rPr>
                  <w:rFonts w:ascii="Times New Roman" w:eastAsia="Times New Roman" w:hAnsi="Times New Roman" w:cs="Times New Roman"/>
                  <w:b/>
                  <w:color w:val="000000"/>
                  <w:sz w:val="20"/>
                  <w:szCs w:val="20"/>
                  <w:lang w:eastAsia="en-CA"/>
                </w:rPr>
                <w:t xml:space="preserve">  </w:t>
              </w:r>
            </w:ins>
            <w:r w:rsidRPr="005D3F56">
              <w:rPr>
                <w:rFonts w:ascii="Times New Roman" w:eastAsia="Times New Roman" w:hAnsi="Times New Roman" w:cs="Times New Roman"/>
                <w:b/>
                <w:color w:val="000000"/>
                <w:sz w:val="20"/>
                <w:szCs w:val="20"/>
                <w:lang w:eastAsia="en-CA"/>
                <w:rPrChange w:id="320" w:author="Thomas Carruthers" w:date="2017-06-01T10:56:00Z">
                  <w:rPr>
                    <w:rFonts w:ascii="Times New Roman" w:eastAsia="Times New Roman" w:hAnsi="Times New Roman" w:cs="Times New Roman"/>
                    <w:b/>
                    <w:color w:val="000000"/>
                    <w:sz w:val="16"/>
                    <w:szCs w:val="16"/>
                    <w:lang w:eastAsia="en-CA"/>
                  </w:rPr>
                </w:rPrChange>
              </w:rPr>
              <w:t xml:space="preserve"> </w:t>
            </w:r>
            <w:del w:id="321" w:author="Thomas Carruthers" w:date="2017-06-01T10:55:00Z">
              <w:r w:rsidRPr="005D3F56" w:rsidDel="005D3F56">
                <w:rPr>
                  <w:rFonts w:ascii="Times New Roman" w:eastAsia="Times New Roman" w:hAnsi="Times New Roman" w:cs="Times New Roman"/>
                  <w:b/>
                  <w:color w:val="000000"/>
                  <w:sz w:val="20"/>
                  <w:szCs w:val="20"/>
                  <w:lang w:eastAsia="en-CA"/>
                  <w:rPrChange w:id="322"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3" w:author="Thomas Carruthers" w:date="2017-06-01T10:56:00Z">
                  <w:rPr>
                    <w:rFonts w:ascii="Times New Roman" w:eastAsia="Times New Roman" w:hAnsi="Times New Roman" w:cs="Times New Roman"/>
                    <w:b/>
                    <w:color w:val="000000"/>
                    <w:sz w:val="16"/>
                    <w:szCs w:val="16"/>
                    <w:lang w:eastAsia="en-CA"/>
                  </w:rPr>
                </w:rPrChange>
              </w:rPr>
              <w:t xml:space="preserve">11    </w:t>
            </w:r>
            <w:del w:id="324" w:author="Thomas Carruthers" w:date="2017-06-02T10:07:00Z">
              <w:r w:rsidRPr="005D3F56" w:rsidDel="00695ED9">
                <w:rPr>
                  <w:rFonts w:ascii="Times New Roman" w:eastAsia="Times New Roman" w:hAnsi="Times New Roman" w:cs="Times New Roman"/>
                  <w:b/>
                  <w:color w:val="000000"/>
                  <w:sz w:val="20"/>
                  <w:szCs w:val="20"/>
                  <w:lang w:eastAsia="en-CA"/>
                  <w:rPrChange w:id="325"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6" w:author="Thomas Carruthers" w:date="2017-06-01T10:56:00Z">
                  <w:rPr>
                    <w:rFonts w:ascii="Times New Roman" w:eastAsia="Times New Roman" w:hAnsi="Times New Roman" w:cs="Times New Roman"/>
                    <w:b/>
                    <w:color w:val="000000"/>
                    <w:sz w:val="16"/>
                    <w:szCs w:val="16"/>
                    <w:lang w:eastAsia="en-CA"/>
                  </w:rPr>
                </w:rPrChange>
              </w:rPr>
              <w:t xml:space="preserve"> 12  </w:t>
            </w:r>
            <w:del w:id="327" w:author="Thomas Carruthers" w:date="2017-06-02T10:07:00Z">
              <w:r w:rsidRPr="005D3F56" w:rsidDel="00695ED9">
                <w:rPr>
                  <w:rFonts w:ascii="Times New Roman" w:eastAsia="Times New Roman" w:hAnsi="Times New Roman" w:cs="Times New Roman"/>
                  <w:b/>
                  <w:color w:val="000000"/>
                  <w:sz w:val="20"/>
                  <w:szCs w:val="20"/>
                  <w:lang w:eastAsia="en-CA"/>
                  <w:rPrChange w:id="328" w:author="Thomas Carruthers" w:date="2017-06-01T10:56:00Z">
                    <w:rPr>
                      <w:rFonts w:ascii="Times New Roman" w:eastAsia="Times New Roman" w:hAnsi="Times New Roman" w:cs="Times New Roman"/>
                      <w:b/>
                      <w:color w:val="000000"/>
                      <w:sz w:val="16"/>
                      <w:szCs w:val="16"/>
                      <w:lang w:eastAsia="en-CA"/>
                    </w:rPr>
                  </w:rPrChange>
                </w:rPr>
                <w:delText xml:space="preserve"> </w:delText>
              </w:r>
            </w:del>
            <w:r w:rsidRPr="005D3F56">
              <w:rPr>
                <w:rFonts w:ascii="Times New Roman" w:eastAsia="Times New Roman" w:hAnsi="Times New Roman" w:cs="Times New Roman"/>
                <w:b/>
                <w:color w:val="000000"/>
                <w:sz w:val="20"/>
                <w:szCs w:val="20"/>
                <w:lang w:eastAsia="en-CA"/>
                <w:rPrChange w:id="329" w:author="Thomas Carruthers" w:date="2017-06-01T10:56:00Z">
                  <w:rPr>
                    <w:rFonts w:ascii="Times New Roman" w:eastAsia="Times New Roman" w:hAnsi="Times New Roman" w:cs="Times New Roman"/>
                    <w:b/>
                    <w:color w:val="000000"/>
                    <w:sz w:val="16"/>
                    <w:szCs w:val="16"/>
                    <w:lang w:eastAsia="en-CA"/>
                  </w:rPr>
                </w:rPrChange>
              </w:rPr>
              <w:t xml:space="preserve">   13</w:t>
            </w:r>
            <w:ins w:id="330" w:author="Thomas Carruthers" w:date="2017-06-01T10:56:00Z">
              <w:r w:rsidR="005D3F56" w:rsidRPr="005D3F56">
                <w:rPr>
                  <w:rFonts w:ascii="Times New Roman" w:eastAsia="Times New Roman" w:hAnsi="Times New Roman" w:cs="Times New Roman"/>
                  <w:b/>
                  <w:color w:val="000000"/>
                  <w:sz w:val="20"/>
                  <w:szCs w:val="20"/>
                  <w:lang w:eastAsia="en-CA"/>
                  <w:rPrChange w:id="331" w:author="Thomas Carruthers" w:date="2017-06-01T10:56:00Z">
                    <w:rPr>
                      <w:rFonts w:ascii="Times New Roman" w:eastAsia="Times New Roman" w:hAnsi="Times New Roman" w:cs="Times New Roman"/>
                      <w:b/>
                      <w:color w:val="000000"/>
                      <w:sz w:val="16"/>
                      <w:szCs w:val="16"/>
                      <w:lang w:eastAsia="en-CA"/>
                    </w:rPr>
                  </w:rPrChange>
                </w:rPr>
                <w:t>+</w:t>
              </w:r>
            </w:ins>
            <w:r w:rsidRPr="005D3F56">
              <w:rPr>
                <w:rFonts w:ascii="Times New Roman" w:eastAsia="Times New Roman" w:hAnsi="Times New Roman" w:cs="Times New Roman"/>
                <w:b/>
                <w:color w:val="000000"/>
                <w:sz w:val="20"/>
                <w:szCs w:val="20"/>
                <w:lang w:eastAsia="en-CA"/>
                <w:rPrChange w:id="332" w:author="Thomas Carruthers" w:date="2017-06-01T10:56:00Z">
                  <w:rPr>
                    <w:rFonts w:ascii="Times New Roman" w:eastAsia="Times New Roman" w:hAnsi="Times New Roman" w:cs="Times New Roman"/>
                    <w:b/>
                    <w:color w:val="000000"/>
                    <w:sz w:val="16"/>
                    <w:szCs w:val="16"/>
                    <w:lang w:eastAsia="en-CA"/>
                  </w:rPr>
                </w:rPrChange>
              </w:rPr>
              <w:t xml:space="preserve">     </w:t>
            </w:r>
            <w:del w:id="333" w:author="Thomas Carruthers" w:date="2017-06-01T10:56:00Z">
              <w:r w:rsidRPr="005D3F56" w:rsidDel="005D3F56">
                <w:rPr>
                  <w:rFonts w:ascii="Times New Roman" w:eastAsia="Times New Roman" w:hAnsi="Times New Roman" w:cs="Times New Roman"/>
                  <w:b/>
                  <w:color w:val="000000"/>
                  <w:sz w:val="20"/>
                  <w:szCs w:val="20"/>
                  <w:lang w:eastAsia="en-CA"/>
                  <w:rPrChange w:id="334" w:author="Thomas Carruthers" w:date="2017-06-01T10:56:00Z">
                    <w:rPr>
                      <w:rFonts w:ascii="Times New Roman" w:eastAsia="Times New Roman" w:hAnsi="Times New Roman" w:cs="Times New Roman"/>
                      <w:b/>
                      <w:color w:val="000000"/>
                      <w:sz w:val="16"/>
                      <w:szCs w:val="16"/>
                      <w:lang w:eastAsia="en-CA"/>
                    </w:rPr>
                  </w:rPrChange>
                </w:rPr>
                <w:delText>14     15      16     17     18     19     20     21    22+</w:delText>
              </w:r>
            </w:del>
          </w:p>
          <w:p w14:paraId="462C3C3A" w14:textId="2D419812" w:rsidR="009D1008" w:rsidRPr="005D3F56" w:rsidDel="005D3F56" w:rsidRDefault="009D1008">
            <w:pPr>
              <w:rPr>
                <w:del w:id="335" w:author="Thomas Carruthers" w:date="2017-06-01T10:56:00Z"/>
                <w:rFonts w:ascii="Times New Roman" w:hAnsi="Times New Roman" w:cs="Times New Roman"/>
                <w:sz w:val="20"/>
                <w:szCs w:val="20"/>
                <w:rPrChange w:id="336" w:author="Thomas Carruthers" w:date="2017-06-01T10:56:00Z">
                  <w:rPr>
                    <w:del w:id="337" w:author="Thomas Carruthers" w:date="2017-06-01T10:56:00Z"/>
                    <w:rFonts w:ascii="Times New Roman" w:hAnsi="Times New Roman" w:cs="Times New Roman"/>
                    <w:sz w:val="16"/>
                    <w:szCs w:val="16"/>
                  </w:rPr>
                </w:rPrChange>
              </w:rPr>
            </w:pPr>
            <w:del w:id="338" w:author="Thomas Carruthers" w:date="2017-06-22T15:08:00Z">
              <w:r w:rsidRPr="005D3F56" w:rsidDel="00DF4D92">
                <w:rPr>
                  <w:rFonts w:ascii="Times New Roman" w:hAnsi="Times New Roman" w:cs="Times New Roman"/>
                  <w:sz w:val="20"/>
                  <w:szCs w:val="20"/>
                  <w:rPrChange w:id="339" w:author="Thomas Carruthers" w:date="2017-06-01T10:56:00Z">
                    <w:rPr>
                      <w:rFonts w:ascii="Times New Roman" w:hAnsi="Times New Roman" w:cs="Times New Roman"/>
                      <w:sz w:val="16"/>
                      <w:szCs w:val="16"/>
                    </w:rPr>
                  </w:rPrChange>
                </w:rPr>
                <w:delText xml:space="preserve">0  </w:delText>
              </w:r>
            </w:del>
            <w:r w:rsidRPr="005D3F56">
              <w:rPr>
                <w:rFonts w:ascii="Times New Roman" w:hAnsi="Times New Roman" w:cs="Times New Roman"/>
                <w:sz w:val="20"/>
                <w:szCs w:val="20"/>
                <w:rPrChange w:id="340" w:author="Thomas Carruthers" w:date="2017-06-01T10:56:00Z">
                  <w:rPr>
                    <w:rFonts w:ascii="Times New Roman" w:hAnsi="Times New Roman" w:cs="Times New Roman"/>
                    <w:sz w:val="16"/>
                    <w:szCs w:val="16"/>
                  </w:rPr>
                </w:rPrChange>
              </w:rPr>
              <w:t xml:space="preserve">0  0  0.25  0.5  </w:t>
            </w:r>
            <w:ins w:id="341" w:author="Thomas Carruthers" w:date="2017-06-01T10:54:00Z">
              <w:r w:rsidR="005D3F56" w:rsidRPr="005D3F56">
                <w:rPr>
                  <w:rFonts w:ascii="Times New Roman" w:hAnsi="Times New Roman" w:cs="Times New Roman"/>
                  <w:sz w:val="20"/>
                  <w:szCs w:val="20"/>
                  <w:rPrChange w:id="342" w:author="Thomas Carruthers" w:date="2017-06-01T10:56:00Z">
                    <w:rPr>
                      <w:rFonts w:ascii="Times New Roman" w:hAnsi="Times New Roman" w:cs="Times New Roman"/>
                      <w:sz w:val="16"/>
                      <w:szCs w:val="16"/>
                    </w:rPr>
                  </w:rPrChange>
                </w:rPr>
                <w:t xml:space="preserve"> </w:t>
              </w:r>
            </w:ins>
            <w:r w:rsidRPr="005D3F56">
              <w:rPr>
                <w:rFonts w:ascii="Times New Roman" w:hAnsi="Times New Roman" w:cs="Times New Roman"/>
                <w:sz w:val="20"/>
                <w:szCs w:val="20"/>
                <w:rPrChange w:id="343" w:author="Thomas Carruthers" w:date="2017-06-01T10:56:00Z">
                  <w:rPr>
                    <w:rFonts w:ascii="Times New Roman" w:hAnsi="Times New Roman" w:cs="Times New Roman"/>
                    <w:sz w:val="16"/>
                    <w:szCs w:val="16"/>
                  </w:rPr>
                </w:rPrChange>
              </w:rPr>
              <w:t xml:space="preserve"> </w:t>
            </w:r>
            <w:ins w:id="344"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45" w:author="Thomas Carruthers" w:date="2017-06-01T10:56:00Z">
                  <w:rPr>
                    <w:rFonts w:ascii="Times New Roman" w:hAnsi="Times New Roman" w:cs="Times New Roman"/>
                    <w:sz w:val="16"/>
                    <w:szCs w:val="16"/>
                  </w:rPr>
                </w:rPrChange>
              </w:rPr>
              <w:t xml:space="preserve">1  </w:t>
            </w:r>
            <w:ins w:id="346" w:author="Thomas Carruthers" w:date="2017-06-01T10:54:00Z">
              <w:r w:rsidR="005D3F56" w:rsidRPr="005D3F56">
                <w:rPr>
                  <w:rFonts w:ascii="Times New Roman" w:hAnsi="Times New Roman" w:cs="Times New Roman"/>
                  <w:sz w:val="20"/>
                  <w:szCs w:val="20"/>
                  <w:rPrChange w:id="347" w:author="Thomas Carruthers" w:date="2017-06-01T10:56:00Z">
                    <w:rPr>
                      <w:rFonts w:ascii="Times New Roman" w:hAnsi="Times New Roman" w:cs="Times New Roman"/>
                      <w:sz w:val="16"/>
                      <w:szCs w:val="16"/>
                    </w:rPr>
                  </w:rPrChange>
                </w:rPr>
                <w:t xml:space="preserve"> </w:t>
              </w:r>
            </w:ins>
            <w:ins w:id="348"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49" w:author="Thomas Carruthers" w:date="2017-06-01T10:56:00Z">
                  <w:rPr>
                    <w:rFonts w:ascii="Times New Roman" w:hAnsi="Times New Roman" w:cs="Times New Roman"/>
                    <w:sz w:val="16"/>
                    <w:szCs w:val="16"/>
                  </w:rPr>
                </w:rPrChange>
              </w:rPr>
              <w:t xml:space="preserve"> 1  </w:t>
            </w:r>
            <w:ins w:id="350" w:author="Thomas Carruthers" w:date="2017-06-01T11:00:00Z">
              <w:r w:rsidR="005D3F56">
                <w:rPr>
                  <w:rFonts w:ascii="Times New Roman" w:hAnsi="Times New Roman" w:cs="Times New Roman"/>
                  <w:sz w:val="20"/>
                  <w:szCs w:val="20"/>
                </w:rPr>
                <w:t xml:space="preserve">    </w:t>
              </w:r>
            </w:ins>
            <w:r w:rsidRPr="005D3F56">
              <w:rPr>
                <w:rFonts w:ascii="Times New Roman" w:hAnsi="Times New Roman" w:cs="Times New Roman"/>
                <w:sz w:val="20"/>
                <w:szCs w:val="20"/>
                <w:rPrChange w:id="351" w:author="Thomas Carruthers" w:date="2017-06-01T10:56:00Z">
                  <w:rPr>
                    <w:rFonts w:ascii="Times New Roman" w:hAnsi="Times New Roman" w:cs="Times New Roman"/>
                    <w:sz w:val="16"/>
                    <w:szCs w:val="16"/>
                  </w:rPr>
                </w:rPrChange>
              </w:rPr>
              <w:t xml:space="preserve"> 1   </w:t>
            </w:r>
            <w:ins w:id="352" w:author="Thomas Carruthers" w:date="2017-06-01T11:00:00Z">
              <w:r w:rsidR="005D3F56">
                <w:rPr>
                  <w:rFonts w:ascii="Times New Roman" w:hAnsi="Times New Roman" w:cs="Times New Roman"/>
                  <w:sz w:val="20"/>
                  <w:szCs w:val="20"/>
                </w:rPr>
                <w:t xml:space="preserve">   </w:t>
              </w:r>
            </w:ins>
            <w:ins w:id="353" w:author="Thomas Carruthers" w:date="2017-06-02T10:07:00Z">
              <w:r w:rsidR="00695ED9">
                <w:rPr>
                  <w:rFonts w:ascii="Times New Roman" w:hAnsi="Times New Roman" w:cs="Times New Roman"/>
                  <w:sz w:val="20"/>
                  <w:szCs w:val="20"/>
                </w:rPr>
                <w:t xml:space="preserve"> </w:t>
              </w:r>
            </w:ins>
            <w:ins w:id="354" w:author="Thomas Carruthers" w:date="2017-06-02T10:06: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5" w:author="Thomas Carruthers" w:date="2017-06-01T10:56:00Z">
                  <w:rPr>
                    <w:rFonts w:ascii="Times New Roman" w:hAnsi="Times New Roman" w:cs="Times New Roman"/>
                    <w:sz w:val="16"/>
                    <w:szCs w:val="16"/>
                  </w:rPr>
                </w:rPrChange>
              </w:rPr>
              <w:t xml:space="preserve">1   </w:t>
            </w:r>
            <w:ins w:id="356" w:author="Thomas Carruthers" w:date="2017-06-02T10:06: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7" w:author="Thomas Carruthers" w:date="2017-06-01T10:56:00Z">
                  <w:rPr>
                    <w:rFonts w:ascii="Times New Roman" w:hAnsi="Times New Roman" w:cs="Times New Roman"/>
                    <w:sz w:val="16"/>
                    <w:szCs w:val="16"/>
                  </w:rPr>
                </w:rPrChange>
              </w:rPr>
              <w:t xml:space="preserve"> </w:t>
            </w:r>
            <w:ins w:id="358" w:author="Thomas Carruthers" w:date="2017-06-02T10:07: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59" w:author="Thomas Carruthers" w:date="2017-06-01T10:56:00Z">
                  <w:rPr>
                    <w:rFonts w:ascii="Times New Roman" w:hAnsi="Times New Roman" w:cs="Times New Roman"/>
                    <w:sz w:val="16"/>
                    <w:szCs w:val="16"/>
                  </w:rPr>
                </w:rPrChange>
              </w:rPr>
              <w:t xml:space="preserve">1   </w:t>
            </w:r>
            <w:ins w:id="360" w:author="Thomas Carruthers" w:date="2017-06-02T10:07:00Z">
              <w:r w:rsidR="00695ED9">
                <w:rPr>
                  <w:rFonts w:ascii="Times New Roman" w:hAnsi="Times New Roman" w:cs="Times New Roman"/>
                  <w:sz w:val="20"/>
                  <w:szCs w:val="20"/>
                </w:rPr>
                <w:t xml:space="preserve">   </w:t>
              </w:r>
            </w:ins>
            <w:del w:id="361" w:author="Thomas Carruthers" w:date="2017-06-01T11:01:00Z">
              <w:r w:rsidRPr="005D3F56" w:rsidDel="005D3F56">
                <w:rPr>
                  <w:rFonts w:ascii="Times New Roman" w:hAnsi="Times New Roman" w:cs="Times New Roman"/>
                  <w:sz w:val="20"/>
                  <w:szCs w:val="20"/>
                  <w:rPrChange w:id="362"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363" w:author="Thomas Carruthers" w:date="2017-06-01T10:56:00Z">
                  <w:rPr>
                    <w:rFonts w:ascii="Times New Roman" w:hAnsi="Times New Roman" w:cs="Times New Roman"/>
                    <w:sz w:val="16"/>
                    <w:szCs w:val="16"/>
                  </w:rPr>
                </w:rPrChange>
              </w:rPr>
              <w:t xml:space="preserve"> 1 </w:t>
            </w:r>
            <w:del w:id="364" w:author="Thomas Carruthers" w:date="2017-06-01T11:01:00Z">
              <w:r w:rsidRPr="005D3F56" w:rsidDel="005D3F56">
                <w:rPr>
                  <w:rFonts w:ascii="Times New Roman" w:hAnsi="Times New Roman" w:cs="Times New Roman"/>
                  <w:sz w:val="20"/>
                  <w:szCs w:val="20"/>
                  <w:rPrChange w:id="365" w:author="Thomas Carruthers" w:date="2017-06-01T10:56:00Z">
                    <w:rPr>
                      <w:rFonts w:ascii="Times New Roman" w:hAnsi="Times New Roman" w:cs="Times New Roman"/>
                      <w:sz w:val="16"/>
                      <w:szCs w:val="16"/>
                    </w:rPr>
                  </w:rPrChange>
                </w:rPr>
                <w:delText xml:space="preserve">  </w:delText>
              </w:r>
            </w:del>
            <w:r w:rsidRPr="005D3F56">
              <w:rPr>
                <w:rFonts w:ascii="Times New Roman" w:hAnsi="Times New Roman" w:cs="Times New Roman"/>
                <w:sz w:val="20"/>
                <w:szCs w:val="20"/>
                <w:rPrChange w:id="366" w:author="Thomas Carruthers" w:date="2017-06-01T10:56:00Z">
                  <w:rPr>
                    <w:rFonts w:ascii="Times New Roman" w:hAnsi="Times New Roman" w:cs="Times New Roman"/>
                    <w:sz w:val="16"/>
                    <w:szCs w:val="16"/>
                  </w:rPr>
                </w:rPrChange>
              </w:rPr>
              <w:t xml:space="preserve">     </w:t>
            </w:r>
            <w:ins w:id="367" w:author="Thomas Carruthers" w:date="2017-06-02T10:07:00Z">
              <w:r w:rsidR="00695ED9">
                <w:rPr>
                  <w:rFonts w:ascii="Times New Roman" w:hAnsi="Times New Roman" w:cs="Times New Roman"/>
                  <w:sz w:val="20"/>
                  <w:szCs w:val="20"/>
                </w:rPr>
                <w:t xml:space="preserve"> </w:t>
              </w:r>
            </w:ins>
            <w:r w:rsidRPr="005D3F56">
              <w:rPr>
                <w:rFonts w:ascii="Times New Roman" w:hAnsi="Times New Roman" w:cs="Times New Roman"/>
                <w:sz w:val="20"/>
                <w:szCs w:val="20"/>
                <w:rPrChange w:id="368" w:author="Thomas Carruthers" w:date="2017-06-01T10:56:00Z">
                  <w:rPr>
                    <w:rFonts w:ascii="Times New Roman" w:hAnsi="Times New Roman" w:cs="Times New Roman"/>
                    <w:sz w:val="16"/>
                    <w:szCs w:val="16"/>
                  </w:rPr>
                </w:rPrChange>
              </w:rPr>
              <w:t xml:space="preserve">1       </w:t>
            </w:r>
            <w:ins w:id="369" w:author="Thomas Carruthers" w:date="2017-06-01T11:01:00Z">
              <w:r w:rsidR="005D3F56">
                <w:rPr>
                  <w:rFonts w:ascii="Times New Roman" w:hAnsi="Times New Roman" w:cs="Times New Roman"/>
                  <w:sz w:val="20"/>
                  <w:szCs w:val="20"/>
                </w:rPr>
                <w:t>1</w:t>
              </w:r>
            </w:ins>
            <w:r w:rsidRPr="005D3F56">
              <w:rPr>
                <w:rFonts w:ascii="Times New Roman" w:hAnsi="Times New Roman" w:cs="Times New Roman"/>
                <w:sz w:val="20"/>
                <w:szCs w:val="20"/>
                <w:rPrChange w:id="370" w:author="Thomas Carruthers" w:date="2017-06-01T10:56:00Z">
                  <w:rPr>
                    <w:rFonts w:ascii="Times New Roman" w:hAnsi="Times New Roman" w:cs="Times New Roman"/>
                    <w:sz w:val="16"/>
                    <w:szCs w:val="16"/>
                  </w:rPr>
                </w:rPrChange>
              </w:rPr>
              <w:t xml:space="preserve"> </w:t>
            </w:r>
            <w:ins w:id="371" w:author="Thomas Carruthers" w:date="2017-06-01T11:01:00Z">
              <w:r w:rsidR="005D3F56">
                <w:rPr>
                  <w:rFonts w:ascii="Times New Roman" w:hAnsi="Times New Roman" w:cs="Times New Roman"/>
                  <w:sz w:val="20"/>
                  <w:szCs w:val="20"/>
                </w:rPr>
                <w:t xml:space="preserve">       1</w:t>
              </w:r>
            </w:ins>
            <w:del w:id="372" w:author="Thomas Carruthers" w:date="2017-06-01T10:56:00Z">
              <w:r w:rsidRPr="005D3F56" w:rsidDel="005D3F56">
                <w:rPr>
                  <w:rFonts w:ascii="Times New Roman" w:hAnsi="Times New Roman" w:cs="Times New Roman"/>
                  <w:sz w:val="20"/>
                  <w:szCs w:val="20"/>
                  <w:rPrChange w:id="373" w:author="Thomas Carruthers" w:date="2017-06-01T10:56:00Z">
                    <w:rPr>
                      <w:rFonts w:ascii="Times New Roman" w:hAnsi="Times New Roman" w:cs="Times New Roman"/>
                      <w:sz w:val="16"/>
                      <w:szCs w:val="16"/>
                    </w:rPr>
                  </w:rPrChange>
                </w:rPr>
                <w:delText>1        1       1        1       1       1       1       1       1       1      1</w:delText>
              </w:r>
            </w:del>
          </w:p>
          <w:p w14:paraId="7F5362C3" w14:textId="77777777" w:rsidR="005D3F56" w:rsidRPr="005D3F56" w:rsidRDefault="005D3F56">
            <w:pPr>
              <w:rPr>
                <w:ins w:id="374" w:author="Thomas Carruthers" w:date="2017-06-01T10:56:00Z"/>
                <w:rFonts w:ascii="Times New Roman" w:hAnsi="Times New Roman" w:cs="Times New Roman"/>
                <w:sz w:val="20"/>
                <w:szCs w:val="20"/>
                <w:rPrChange w:id="375" w:author="Thomas Carruthers" w:date="2017-06-01T10:56:00Z">
                  <w:rPr>
                    <w:ins w:id="376" w:author="Thomas Carruthers" w:date="2017-06-01T10:56:00Z"/>
                    <w:rFonts w:ascii="Times New Roman" w:hAnsi="Times New Roman" w:cs="Times New Roman"/>
                    <w:sz w:val="16"/>
                    <w:szCs w:val="16"/>
                  </w:rPr>
                </w:rPrChange>
              </w:rPr>
            </w:pPr>
          </w:p>
          <w:p w14:paraId="5420D5C6" w14:textId="4873C14E" w:rsidR="00695ED9" w:rsidRPr="00695ED9" w:rsidRDefault="009D1008">
            <w:pPr>
              <w:rPr>
                <w:ins w:id="377" w:author="Thomas Carruthers" w:date="2017-06-02T10:04:00Z"/>
                <w:rFonts w:ascii="Times New Roman" w:hAnsi="Times New Roman" w:cs="Times New Roman"/>
                <w:sz w:val="20"/>
                <w:szCs w:val="20"/>
                <w:rPrChange w:id="378" w:author="Thomas Carruthers" w:date="2017-06-02T10:04:00Z">
                  <w:rPr>
                    <w:ins w:id="379" w:author="Thomas Carruthers" w:date="2017-06-02T10:04:00Z"/>
                    <w:rFonts w:ascii="Times New Roman" w:hAnsi="Times New Roman" w:cs="Times New Roman"/>
                    <w:sz w:val="16"/>
                    <w:szCs w:val="16"/>
                  </w:rPr>
                </w:rPrChange>
              </w:rPr>
            </w:pPr>
            <w:del w:id="380" w:author="Thomas Carruthers" w:date="2017-06-22T15:08:00Z">
              <w:r w:rsidRPr="00695ED9" w:rsidDel="00DF4D92">
                <w:rPr>
                  <w:rFonts w:ascii="Times New Roman" w:hAnsi="Times New Roman" w:cs="Times New Roman"/>
                  <w:sz w:val="20"/>
                  <w:szCs w:val="20"/>
                  <w:rPrChange w:id="381" w:author="Thomas Carruthers" w:date="2017-06-02T10:04:00Z">
                    <w:rPr>
                      <w:rFonts w:ascii="Times New Roman" w:hAnsi="Times New Roman" w:cs="Times New Roman"/>
                      <w:sz w:val="16"/>
                      <w:szCs w:val="16"/>
                    </w:rPr>
                  </w:rPrChange>
                </w:rPr>
                <w:delText xml:space="preserve">0  </w:delText>
              </w:r>
            </w:del>
            <w:r w:rsidRPr="00695ED9">
              <w:rPr>
                <w:rFonts w:ascii="Times New Roman" w:hAnsi="Times New Roman" w:cs="Times New Roman"/>
                <w:sz w:val="20"/>
                <w:szCs w:val="20"/>
                <w:rPrChange w:id="382" w:author="Thomas Carruthers" w:date="2017-06-02T10:04:00Z">
                  <w:rPr>
                    <w:rFonts w:ascii="Times New Roman" w:hAnsi="Times New Roman" w:cs="Times New Roman"/>
                    <w:sz w:val="16"/>
                    <w:szCs w:val="16"/>
                  </w:rPr>
                </w:rPrChange>
              </w:rPr>
              <w:t xml:space="preserve">0  0  </w:t>
            </w:r>
            <w:del w:id="383" w:author="Thomas Carruthers" w:date="2017-06-01T10:54:00Z">
              <w:r w:rsidRPr="00695ED9" w:rsidDel="005D3F56">
                <w:rPr>
                  <w:rFonts w:ascii="Times New Roman" w:hAnsi="Times New Roman" w:cs="Times New Roman"/>
                  <w:sz w:val="20"/>
                  <w:szCs w:val="20"/>
                  <w:rPrChange w:id="384" w:author="Thomas Carruthers" w:date="2017-06-02T10:04:00Z">
                    <w:rPr>
                      <w:rFonts w:ascii="Times New Roman" w:hAnsi="Times New Roman" w:cs="Times New Roman"/>
                      <w:sz w:val="16"/>
                      <w:szCs w:val="16"/>
                    </w:rPr>
                  </w:rPrChange>
                </w:rPr>
                <w:delText xml:space="preserve"> </w:delText>
              </w:r>
            </w:del>
            <w:del w:id="385" w:author="Thomas Carruthers" w:date="2017-06-01T10:59:00Z">
              <w:r w:rsidRPr="00695ED9" w:rsidDel="005D3F56">
                <w:rPr>
                  <w:rFonts w:ascii="Times New Roman" w:hAnsi="Times New Roman" w:cs="Times New Roman"/>
                  <w:sz w:val="20"/>
                  <w:szCs w:val="20"/>
                  <w:rPrChange w:id="386" w:author="Thomas Carruthers" w:date="2017-06-02T10:04:00Z">
                    <w:rPr>
                      <w:rFonts w:ascii="Times New Roman" w:hAnsi="Times New Roman" w:cs="Times New Roman"/>
                      <w:sz w:val="16"/>
                      <w:szCs w:val="16"/>
                    </w:rPr>
                  </w:rPrChange>
                </w:rPr>
                <w:delText xml:space="preserve"> </w:delText>
              </w:r>
            </w:del>
            <w:del w:id="387" w:author="Thomas Carruthers" w:date="2017-06-01T10:54:00Z">
              <w:r w:rsidRPr="00695ED9" w:rsidDel="005D3F56">
                <w:rPr>
                  <w:rFonts w:ascii="Times New Roman" w:hAnsi="Times New Roman" w:cs="Times New Roman"/>
                  <w:sz w:val="20"/>
                  <w:szCs w:val="20"/>
                  <w:rPrChange w:id="388" w:author="Thomas Carruthers" w:date="2017-06-02T10:04:00Z">
                    <w:rPr>
                      <w:rFonts w:ascii="Times New Roman" w:hAnsi="Times New Roman" w:cs="Times New Roman"/>
                      <w:sz w:val="16"/>
                      <w:szCs w:val="16"/>
                    </w:rPr>
                  </w:rPrChange>
                </w:rPr>
                <w:delText xml:space="preserve">0      </w:delText>
              </w:r>
            </w:del>
            <w:ins w:id="389" w:author="Thomas Carruthers" w:date="2017-06-01T10:54:00Z">
              <w:r w:rsidR="005D3F56" w:rsidRPr="00695ED9">
                <w:rPr>
                  <w:rFonts w:ascii="Times New Roman" w:hAnsi="Times New Roman" w:cs="Times New Roman"/>
                  <w:sz w:val="20"/>
                  <w:szCs w:val="20"/>
                  <w:rPrChange w:id="390" w:author="Thomas Carruthers" w:date="2017-06-02T10:04:00Z">
                    <w:rPr>
                      <w:rFonts w:ascii="Times New Roman" w:hAnsi="Times New Roman" w:cs="Times New Roman"/>
                      <w:sz w:val="16"/>
                      <w:szCs w:val="16"/>
                    </w:rPr>
                  </w:rPrChange>
                </w:rPr>
                <w:t xml:space="preserve">0.15 </w:t>
              </w:r>
            </w:ins>
            <w:ins w:id="391" w:author="Thomas Carruthers" w:date="2017-06-01T10:59:00Z">
              <w:r w:rsidR="005D3F56" w:rsidRPr="00695ED9">
                <w:rPr>
                  <w:rFonts w:ascii="Times New Roman" w:hAnsi="Times New Roman" w:cs="Times New Roman"/>
                  <w:sz w:val="20"/>
                  <w:szCs w:val="20"/>
                </w:rPr>
                <w:t xml:space="preserve"> </w:t>
              </w:r>
            </w:ins>
            <w:ins w:id="392" w:author="Thomas Carruthers" w:date="2017-06-01T10:54:00Z">
              <w:r w:rsidR="005D3F56" w:rsidRPr="00695ED9">
                <w:rPr>
                  <w:rFonts w:ascii="Times New Roman" w:hAnsi="Times New Roman" w:cs="Times New Roman"/>
                  <w:sz w:val="20"/>
                  <w:szCs w:val="20"/>
                  <w:rPrChange w:id="393" w:author="Thomas Carruthers" w:date="2017-06-02T10:04:00Z">
                    <w:rPr>
                      <w:rFonts w:ascii="Times New Roman" w:hAnsi="Times New Roman" w:cs="Times New Roman"/>
                      <w:sz w:val="16"/>
                      <w:szCs w:val="16"/>
                    </w:rPr>
                  </w:rPrChange>
                </w:rPr>
                <w:t>0.3</w:t>
              </w:r>
            </w:ins>
            <w:del w:id="394" w:author="Thomas Carruthers" w:date="2017-06-01T10:54:00Z">
              <w:r w:rsidRPr="00695ED9" w:rsidDel="005D3F56">
                <w:rPr>
                  <w:rFonts w:ascii="Times New Roman" w:hAnsi="Times New Roman" w:cs="Times New Roman"/>
                  <w:sz w:val="20"/>
                  <w:szCs w:val="20"/>
                  <w:rPrChange w:id="395" w:author="Thomas Carruthers" w:date="2017-06-02T10:04:00Z">
                    <w:rPr>
                      <w:rFonts w:ascii="Times New Roman" w:hAnsi="Times New Roman" w:cs="Times New Roman"/>
                      <w:sz w:val="16"/>
                      <w:szCs w:val="16"/>
                    </w:rPr>
                  </w:rPrChange>
                </w:rPr>
                <w:delText>0</w:delText>
              </w:r>
            </w:del>
            <w:r w:rsidRPr="00695ED9">
              <w:rPr>
                <w:rFonts w:ascii="Times New Roman" w:hAnsi="Times New Roman" w:cs="Times New Roman"/>
                <w:sz w:val="20"/>
                <w:szCs w:val="20"/>
                <w:rPrChange w:id="396" w:author="Thomas Carruthers" w:date="2017-06-02T10:04:00Z">
                  <w:rPr>
                    <w:rFonts w:ascii="Times New Roman" w:hAnsi="Times New Roman" w:cs="Times New Roman"/>
                    <w:sz w:val="16"/>
                    <w:szCs w:val="16"/>
                  </w:rPr>
                </w:rPrChange>
              </w:rPr>
              <w:t xml:space="preserve">  </w:t>
            </w:r>
            <w:ins w:id="397" w:author="Thomas Carruthers" w:date="2017-06-01T10:59:00Z">
              <w:r w:rsidR="005D3F56" w:rsidRPr="00695ED9">
                <w:rPr>
                  <w:rFonts w:ascii="Times New Roman" w:hAnsi="Times New Roman" w:cs="Times New Roman"/>
                  <w:sz w:val="20"/>
                  <w:szCs w:val="20"/>
                </w:rPr>
                <w:t xml:space="preserve"> </w:t>
              </w:r>
            </w:ins>
            <w:ins w:id="398" w:author="Thomas Carruthers" w:date="2017-06-01T10:54:00Z">
              <w:r w:rsidR="005D3F56" w:rsidRPr="00695ED9">
                <w:rPr>
                  <w:rFonts w:ascii="Times New Roman" w:hAnsi="Times New Roman" w:cs="Times New Roman"/>
                  <w:sz w:val="20"/>
                  <w:szCs w:val="20"/>
                  <w:rPrChange w:id="399" w:author="Thomas Carruthers" w:date="2017-06-02T10:04:00Z">
                    <w:rPr>
                      <w:rFonts w:ascii="Times New Roman" w:hAnsi="Times New Roman" w:cs="Times New Roman"/>
                      <w:sz w:val="16"/>
                      <w:szCs w:val="16"/>
                    </w:rPr>
                  </w:rPrChange>
                </w:rPr>
                <w:t>0.</w:t>
              </w:r>
            </w:ins>
            <w:ins w:id="400" w:author="Thomas Carruthers" w:date="2017-06-01T10:59:00Z">
              <w:r w:rsidR="005D3F56" w:rsidRPr="00695ED9">
                <w:rPr>
                  <w:rFonts w:ascii="Times New Roman" w:hAnsi="Times New Roman" w:cs="Times New Roman"/>
                  <w:sz w:val="20"/>
                  <w:szCs w:val="20"/>
                </w:rPr>
                <w:t>4</w:t>
              </w:r>
            </w:ins>
            <w:ins w:id="401" w:author="Thomas Carruthers" w:date="2017-06-01T10:54:00Z">
              <w:r w:rsidR="005D3F56" w:rsidRPr="00695ED9">
                <w:rPr>
                  <w:rFonts w:ascii="Times New Roman" w:hAnsi="Times New Roman" w:cs="Times New Roman"/>
                  <w:sz w:val="20"/>
                  <w:szCs w:val="20"/>
                  <w:rPrChange w:id="402" w:author="Thomas Carruthers" w:date="2017-06-02T10:04:00Z">
                    <w:rPr>
                      <w:rFonts w:ascii="Times New Roman" w:hAnsi="Times New Roman" w:cs="Times New Roman"/>
                      <w:sz w:val="16"/>
                      <w:szCs w:val="16"/>
                    </w:rPr>
                  </w:rPrChange>
                </w:rPr>
                <w:t>5</w:t>
              </w:r>
            </w:ins>
            <w:r w:rsidRPr="00695ED9">
              <w:rPr>
                <w:rFonts w:ascii="Times New Roman" w:hAnsi="Times New Roman" w:cs="Times New Roman"/>
                <w:sz w:val="20"/>
                <w:szCs w:val="20"/>
                <w:rPrChange w:id="403" w:author="Thomas Carruthers" w:date="2017-06-02T10:04:00Z">
                  <w:rPr>
                    <w:rFonts w:ascii="Times New Roman" w:hAnsi="Times New Roman" w:cs="Times New Roman"/>
                    <w:sz w:val="16"/>
                    <w:szCs w:val="16"/>
                  </w:rPr>
                </w:rPrChange>
              </w:rPr>
              <w:t xml:space="preserve">   0 </w:t>
            </w:r>
            <w:ins w:id="404" w:author="Thomas Carruthers" w:date="2017-06-01T10:59:00Z">
              <w:r w:rsidR="005D3F56" w:rsidRPr="00695ED9">
                <w:rPr>
                  <w:rFonts w:ascii="Times New Roman" w:hAnsi="Times New Roman" w:cs="Times New Roman"/>
                  <w:sz w:val="20"/>
                  <w:szCs w:val="20"/>
                </w:rPr>
                <w:t>.6</w:t>
              </w:r>
            </w:ins>
            <w:r w:rsidRPr="00695ED9">
              <w:rPr>
                <w:rFonts w:ascii="Times New Roman" w:hAnsi="Times New Roman" w:cs="Times New Roman"/>
                <w:sz w:val="20"/>
                <w:szCs w:val="20"/>
                <w:rPrChange w:id="405" w:author="Thomas Carruthers" w:date="2017-06-02T10:04:00Z">
                  <w:rPr>
                    <w:rFonts w:ascii="Times New Roman" w:hAnsi="Times New Roman" w:cs="Times New Roman"/>
                    <w:sz w:val="16"/>
                    <w:szCs w:val="16"/>
                  </w:rPr>
                </w:rPrChange>
              </w:rPr>
              <w:t xml:space="preserve">  0 </w:t>
            </w:r>
            <w:ins w:id="406" w:author="Thomas Carruthers" w:date="2017-06-01T10:59:00Z">
              <w:r w:rsidR="005D3F56" w:rsidRPr="00695ED9">
                <w:rPr>
                  <w:rFonts w:ascii="Times New Roman" w:hAnsi="Times New Roman" w:cs="Times New Roman"/>
                  <w:sz w:val="20"/>
                  <w:szCs w:val="20"/>
                </w:rPr>
                <w:t>.75</w:t>
              </w:r>
            </w:ins>
            <w:r w:rsidRPr="00695ED9">
              <w:rPr>
                <w:rFonts w:ascii="Times New Roman" w:hAnsi="Times New Roman" w:cs="Times New Roman"/>
                <w:sz w:val="20"/>
                <w:szCs w:val="20"/>
                <w:rPrChange w:id="407" w:author="Thomas Carruthers" w:date="2017-06-02T10:04:00Z">
                  <w:rPr>
                    <w:rFonts w:ascii="Times New Roman" w:hAnsi="Times New Roman" w:cs="Times New Roman"/>
                    <w:sz w:val="16"/>
                    <w:szCs w:val="16"/>
                  </w:rPr>
                </w:rPrChange>
              </w:rPr>
              <w:t xml:space="preserve">  </w:t>
            </w:r>
            <w:ins w:id="408" w:author="Thomas Carruthers" w:date="2017-06-02T10:07:00Z">
              <w:r w:rsidR="00695ED9">
                <w:rPr>
                  <w:rFonts w:ascii="Times New Roman" w:hAnsi="Times New Roman" w:cs="Times New Roman"/>
                  <w:sz w:val="20"/>
                  <w:szCs w:val="20"/>
                </w:rPr>
                <w:t xml:space="preserve"> </w:t>
              </w:r>
            </w:ins>
            <w:ins w:id="409" w:author="Thomas Carruthers" w:date="2017-06-02T10:06:00Z">
              <w:r w:rsidR="00695ED9">
                <w:rPr>
                  <w:rFonts w:ascii="Times New Roman" w:hAnsi="Times New Roman" w:cs="Times New Roman"/>
                  <w:sz w:val="20"/>
                  <w:szCs w:val="20"/>
                </w:rPr>
                <w:t xml:space="preserve"> </w:t>
              </w:r>
            </w:ins>
            <w:r w:rsidRPr="00695ED9">
              <w:rPr>
                <w:rFonts w:ascii="Times New Roman" w:hAnsi="Times New Roman" w:cs="Times New Roman"/>
                <w:sz w:val="20"/>
                <w:szCs w:val="20"/>
                <w:rPrChange w:id="410" w:author="Thomas Carruthers" w:date="2017-06-02T10:04:00Z">
                  <w:rPr>
                    <w:rFonts w:ascii="Times New Roman" w:hAnsi="Times New Roman" w:cs="Times New Roman"/>
                    <w:sz w:val="16"/>
                    <w:szCs w:val="16"/>
                  </w:rPr>
                </w:rPrChange>
              </w:rPr>
              <w:t>0</w:t>
            </w:r>
            <w:ins w:id="411" w:author="Thomas Carruthers" w:date="2017-06-01T10:59:00Z">
              <w:r w:rsidR="005D3F56" w:rsidRPr="00695ED9">
                <w:rPr>
                  <w:rFonts w:ascii="Times New Roman" w:hAnsi="Times New Roman" w:cs="Times New Roman"/>
                  <w:sz w:val="20"/>
                  <w:szCs w:val="20"/>
                </w:rPr>
                <w:t>.9</w:t>
              </w:r>
            </w:ins>
            <w:r w:rsidRPr="00695ED9">
              <w:rPr>
                <w:rFonts w:ascii="Times New Roman" w:hAnsi="Times New Roman" w:cs="Times New Roman"/>
                <w:sz w:val="20"/>
                <w:szCs w:val="20"/>
                <w:rPrChange w:id="412" w:author="Thomas Carruthers" w:date="2017-06-02T10:04:00Z">
                  <w:rPr>
                    <w:rFonts w:ascii="Times New Roman" w:hAnsi="Times New Roman" w:cs="Times New Roman"/>
                    <w:sz w:val="16"/>
                    <w:szCs w:val="16"/>
                  </w:rPr>
                </w:rPrChange>
              </w:rPr>
              <w:t xml:space="preserve">  </w:t>
            </w:r>
            <w:ins w:id="413" w:author="Thomas Carruthers" w:date="2017-06-02T10:06:00Z">
              <w:r w:rsidR="00695ED9">
                <w:rPr>
                  <w:rFonts w:ascii="Times New Roman" w:hAnsi="Times New Roman" w:cs="Times New Roman"/>
                  <w:sz w:val="20"/>
                  <w:szCs w:val="20"/>
                </w:rPr>
                <w:t xml:space="preserve"> </w:t>
              </w:r>
            </w:ins>
            <w:ins w:id="414" w:author="Thomas Carruthers" w:date="2017-06-02T10:07:00Z">
              <w:r w:rsidR="00695ED9">
                <w:rPr>
                  <w:rFonts w:ascii="Times New Roman" w:hAnsi="Times New Roman" w:cs="Times New Roman"/>
                  <w:sz w:val="20"/>
                  <w:szCs w:val="20"/>
                </w:rPr>
                <w:t xml:space="preserve"> </w:t>
              </w:r>
            </w:ins>
            <w:ins w:id="415" w:author="Thomas Carruthers" w:date="2017-06-02T10:06:00Z">
              <w:r w:rsidR="00695ED9">
                <w:rPr>
                  <w:rFonts w:ascii="Times New Roman" w:hAnsi="Times New Roman" w:cs="Times New Roman"/>
                  <w:sz w:val="20"/>
                  <w:szCs w:val="20"/>
                </w:rPr>
                <w:t xml:space="preserve"> </w:t>
              </w:r>
            </w:ins>
            <w:del w:id="416" w:author="Thomas Carruthers" w:date="2017-06-01T10:54:00Z">
              <w:r w:rsidRPr="00695ED9" w:rsidDel="005D3F56">
                <w:rPr>
                  <w:rFonts w:ascii="Times New Roman" w:hAnsi="Times New Roman" w:cs="Times New Roman"/>
                  <w:sz w:val="20"/>
                  <w:szCs w:val="20"/>
                  <w:rPrChange w:id="417" w:author="Thomas Carruthers" w:date="2017-06-02T10:04:00Z">
                    <w:rPr>
                      <w:rFonts w:ascii="Times New Roman" w:hAnsi="Times New Roman" w:cs="Times New Roman"/>
                      <w:sz w:val="16"/>
                      <w:szCs w:val="16"/>
                    </w:rPr>
                  </w:rPrChange>
                </w:rPr>
                <w:delText xml:space="preserve"> 0  </w:delText>
              </w:r>
            </w:del>
            <w:ins w:id="418" w:author="Thomas Carruthers" w:date="2017-06-01T10:54:00Z">
              <w:r w:rsidR="005D3F56" w:rsidRPr="00695ED9">
                <w:rPr>
                  <w:rFonts w:ascii="Times New Roman" w:hAnsi="Times New Roman" w:cs="Times New Roman"/>
                  <w:sz w:val="20"/>
                  <w:szCs w:val="20"/>
                  <w:rPrChange w:id="419" w:author="Thomas Carruthers" w:date="2017-06-02T10:04:00Z">
                    <w:rPr>
                      <w:rFonts w:ascii="Times New Roman" w:hAnsi="Times New Roman" w:cs="Times New Roman"/>
                      <w:sz w:val="16"/>
                      <w:szCs w:val="16"/>
                    </w:rPr>
                  </w:rPrChange>
                </w:rPr>
                <w:t xml:space="preserve">1  </w:t>
              </w:r>
            </w:ins>
            <w:ins w:id="420" w:author="Thomas Carruthers" w:date="2017-06-01T10:55:00Z">
              <w:r w:rsidR="005D3F56" w:rsidRPr="00695ED9">
                <w:rPr>
                  <w:rFonts w:ascii="Times New Roman" w:hAnsi="Times New Roman" w:cs="Times New Roman"/>
                  <w:sz w:val="20"/>
                  <w:szCs w:val="20"/>
                  <w:rPrChange w:id="421" w:author="Thomas Carruthers" w:date="2017-06-02T10:04:00Z">
                    <w:rPr>
                      <w:rFonts w:ascii="Times New Roman" w:hAnsi="Times New Roman" w:cs="Times New Roman"/>
                      <w:sz w:val="16"/>
                      <w:szCs w:val="16"/>
                    </w:rPr>
                  </w:rPrChange>
                </w:rPr>
                <w:t xml:space="preserve">  </w:t>
              </w:r>
            </w:ins>
            <w:ins w:id="422" w:author="Thomas Carruthers" w:date="2017-06-02T10:07:00Z">
              <w:r w:rsidR="00695ED9">
                <w:rPr>
                  <w:rFonts w:ascii="Times New Roman" w:hAnsi="Times New Roman" w:cs="Times New Roman"/>
                  <w:sz w:val="20"/>
                  <w:szCs w:val="20"/>
                </w:rPr>
                <w:t xml:space="preserve">   </w:t>
              </w:r>
            </w:ins>
            <w:del w:id="423" w:author="Thomas Carruthers" w:date="2017-06-01T10:54:00Z">
              <w:r w:rsidRPr="00695ED9" w:rsidDel="005D3F56">
                <w:rPr>
                  <w:rFonts w:ascii="Times New Roman" w:hAnsi="Times New Roman" w:cs="Times New Roman"/>
                  <w:sz w:val="20"/>
                  <w:szCs w:val="20"/>
                  <w:rPrChange w:id="424" w:author="Thomas Carruthers" w:date="2017-06-02T10:04:00Z">
                    <w:rPr>
                      <w:rFonts w:ascii="Times New Roman" w:hAnsi="Times New Roman" w:cs="Times New Roman"/>
                      <w:sz w:val="16"/>
                      <w:szCs w:val="16"/>
                    </w:rPr>
                  </w:rPrChange>
                </w:rPr>
                <w:delText xml:space="preserve">0.01  </w:delText>
              </w:r>
            </w:del>
            <w:ins w:id="425" w:author="Thomas Carruthers" w:date="2017-06-01T10:54:00Z">
              <w:r w:rsidR="005D3F56" w:rsidRPr="00695ED9">
                <w:rPr>
                  <w:rFonts w:ascii="Times New Roman" w:hAnsi="Times New Roman" w:cs="Times New Roman"/>
                  <w:sz w:val="20"/>
                  <w:szCs w:val="20"/>
                  <w:rPrChange w:id="426" w:author="Thomas Carruthers" w:date="2017-06-02T10:04:00Z">
                    <w:rPr>
                      <w:rFonts w:ascii="Times New Roman" w:hAnsi="Times New Roman" w:cs="Times New Roman"/>
                      <w:sz w:val="16"/>
                      <w:szCs w:val="16"/>
                    </w:rPr>
                  </w:rPrChange>
                </w:rPr>
                <w:t>1</w:t>
              </w:r>
            </w:ins>
            <w:del w:id="427" w:author="Thomas Carruthers" w:date="2017-06-01T10:54:00Z">
              <w:r w:rsidRPr="00695ED9" w:rsidDel="005D3F56">
                <w:rPr>
                  <w:rFonts w:ascii="Times New Roman" w:hAnsi="Times New Roman" w:cs="Times New Roman"/>
                  <w:sz w:val="20"/>
                  <w:szCs w:val="20"/>
                  <w:rPrChange w:id="428" w:author="Thomas Carruthers" w:date="2017-06-02T10:04:00Z">
                    <w:rPr>
                      <w:rFonts w:ascii="Times New Roman" w:hAnsi="Times New Roman" w:cs="Times New Roman"/>
                      <w:sz w:val="16"/>
                      <w:szCs w:val="16"/>
                    </w:rPr>
                  </w:rPrChange>
                </w:rPr>
                <w:delText>0.0</w:delText>
              </w:r>
            </w:del>
            <w:del w:id="429" w:author="Thomas Carruthers" w:date="2017-06-01T10:59:00Z">
              <w:r w:rsidRPr="00695ED9" w:rsidDel="005D3F56">
                <w:rPr>
                  <w:rFonts w:ascii="Times New Roman" w:hAnsi="Times New Roman" w:cs="Times New Roman"/>
                  <w:sz w:val="20"/>
                  <w:szCs w:val="20"/>
                  <w:rPrChange w:id="430" w:author="Thomas Carruthers" w:date="2017-06-02T10:04:00Z">
                    <w:rPr>
                      <w:rFonts w:ascii="Times New Roman" w:hAnsi="Times New Roman" w:cs="Times New Roman"/>
                      <w:sz w:val="16"/>
                      <w:szCs w:val="16"/>
                    </w:rPr>
                  </w:rPrChange>
                </w:rPr>
                <w:delText>2</w:delText>
              </w:r>
            </w:del>
            <w:r w:rsidRPr="00695ED9">
              <w:rPr>
                <w:rFonts w:ascii="Times New Roman" w:hAnsi="Times New Roman" w:cs="Times New Roman"/>
                <w:sz w:val="20"/>
                <w:szCs w:val="20"/>
                <w:rPrChange w:id="431" w:author="Thomas Carruthers" w:date="2017-06-02T10:04:00Z">
                  <w:rPr>
                    <w:rFonts w:ascii="Times New Roman" w:hAnsi="Times New Roman" w:cs="Times New Roman"/>
                    <w:sz w:val="16"/>
                    <w:szCs w:val="16"/>
                  </w:rPr>
                </w:rPrChange>
              </w:rPr>
              <w:t xml:space="preserve">  </w:t>
            </w:r>
            <w:ins w:id="432" w:author="Thomas Carruthers" w:date="2017-06-01T11:01:00Z">
              <w:r w:rsidR="005D3F56" w:rsidRPr="00695ED9">
                <w:rPr>
                  <w:rFonts w:ascii="Times New Roman" w:hAnsi="Times New Roman" w:cs="Times New Roman"/>
                  <w:sz w:val="20"/>
                  <w:szCs w:val="20"/>
                </w:rPr>
                <w:t xml:space="preserve">    </w:t>
              </w:r>
            </w:ins>
            <w:ins w:id="433" w:author="Thomas Carruthers" w:date="2017-06-02T10:07:00Z">
              <w:r w:rsidR="00695ED9">
                <w:rPr>
                  <w:rFonts w:ascii="Times New Roman" w:hAnsi="Times New Roman" w:cs="Times New Roman"/>
                  <w:sz w:val="20"/>
                  <w:szCs w:val="20"/>
                </w:rPr>
                <w:t xml:space="preserve"> </w:t>
              </w:r>
            </w:ins>
            <w:ins w:id="434" w:author="Thomas Carruthers" w:date="2017-06-01T11:00:00Z">
              <w:r w:rsidR="005D3F56" w:rsidRPr="00695ED9">
                <w:rPr>
                  <w:rFonts w:ascii="Times New Roman" w:hAnsi="Times New Roman" w:cs="Times New Roman"/>
                  <w:sz w:val="20"/>
                  <w:szCs w:val="20"/>
                </w:rPr>
                <w:t xml:space="preserve">1 </w:t>
              </w:r>
            </w:ins>
            <w:ins w:id="435" w:author="Thomas Carruthers" w:date="2017-06-01T11:01:00Z">
              <w:r w:rsidR="00F84BC5" w:rsidRPr="00695ED9">
                <w:rPr>
                  <w:rFonts w:ascii="Times New Roman" w:hAnsi="Times New Roman" w:cs="Times New Roman"/>
                  <w:sz w:val="20"/>
                  <w:szCs w:val="20"/>
                </w:rPr>
                <w:t xml:space="preserve">     </w:t>
              </w:r>
            </w:ins>
            <w:ins w:id="436" w:author="Thomas Carruthers" w:date="2017-06-01T11:00:00Z">
              <w:r w:rsidR="005D3F56" w:rsidRPr="00695ED9">
                <w:rPr>
                  <w:rFonts w:ascii="Times New Roman" w:hAnsi="Times New Roman" w:cs="Times New Roman"/>
                  <w:sz w:val="20"/>
                  <w:szCs w:val="20"/>
                </w:rPr>
                <w:t xml:space="preserve"> 1  </w:t>
              </w:r>
            </w:ins>
            <w:ins w:id="437" w:author="Thomas Carruthers" w:date="2017-06-02T10:03:00Z">
              <w:r w:rsidR="00014CF9" w:rsidRPr="00695ED9">
                <w:rPr>
                  <w:rFonts w:ascii="Times New Roman" w:hAnsi="Times New Roman" w:cs="Times New Roman"/>
                  <w:sz w:val="20"/>
                  <w:szCs w:val="20"/>
                </w:rPr>
                <w:t xml:space="preserve">      </w:t>
              </w:r>
            </w:ins>
            <w:ins w:id="438" w:author="Thomas Carruthers" w:date="2017-06-01T11:00:00Z">
              <w:r w:rsidR="005D3F56" w:rsidRPr="00695ED9">
                <w:rPr>
                  <w:rFonts w:ascii="Times New Roman" w:hAnsi="Times New Roman" w:cs="Times New Roman"/>
                  <w:sz w:val="20"/>
                  <w:szCs w:val="20"/>
                </w:rPr>
                <w:t>1</w:t>
              </w:r>
            </w:ins>
            <w:del w:id="439" w:author="Thomas Carruthers" w:date="2017-06-01T11:00:00Z">
              <w:r w:rsidRPr="00695ED9" w:rsidDel="005D3F56">
                <w:rPr>
                  <w:rFonts w:ascii="Times New Roman" w:hAnsi="Times New Roman" w:cs="Times New Roman"/>
                  <w:sz w:val="20"/>
                  <w:szCs w:val="20"/>
                  <w:rPrChange w:id="440" w:author="Thomas Carruthers" w:date="2017-06-02T10:04:00Z">
                    <w:rPr>
                      <w:rFonts w:ascii="Times New Roman" w:hAnsi="Times New Roman" w:cs="Times New Roman"/>
                      <w:sz w:val="16"/>
                      <w:szCs w:val="16"/>
                    </w:rPr>
                  </w:rPrChange>
                </w:rPr>
                <w:delText xml:space="preserve"> 0.04</w:delText>
              </w:r>
            </w:del>
            <w:r w:rsidRPr="00695ED9">
              <w:rPr>
                <w:rFonts w:ascii="Times New Roman" w:hAnsi="Times New Roman" w:cs="Times New Roman"/>
                <w:sz w:val="20"/>
                <w:szCs w:val="20"/>
                <w:rPrChange w:id="441" w:author="Thomas Carruthers" w:date="2017-06-02T10:04:00Z">
                  <w:rPr>
                    <w:rFonts w:ascii="Times New Roman" w:hAnsi="Times New Roman" w:cs="Times New Roman"/>
                    <w:sz w:val="16"/>
                    <w:szCs w:val="16"/>
                  </w:rPr>
                </w:rPrChange>
              </w:rPr>
              <w:t xml:space="preserve">   </w:t>
            </w:r>
          </w:p>
          <w:p w14:paraId="2A0F5C02" w14:textId="1BCBB437" w:rsidR="009D1008" w:rsidRDefault="00695ED9">
            <w:ins w:id="442" w:author="Thomas Carruthers" w:date="2017-06-02T10:04:00Z">
              <w:r>
                <w:rPr>
                  <w:rFonts w:ascii="Times New Roman" w:hAnsi="Times New Roman" w:cs="Times New Roman"/>
                  <w:sz w:val="20"/>
                  <w:szCs w:val="20"/>
                </w:rPr>
                <w:t xml:space="preserve">0  0   </w:t>
              </w:r>
            </w:ins>
            <w:ins w:id="443" w:author="Thomas Carruthers" w:date="2017-06-02T10:05:00Z">
              <w:r>
                <w:rPr>
                  <w:rFonts w:ascii="Times New Roman" w:hAnsi="Times New Roman" w:cs="Times New Roman"/>
                  <w:sz w:val="20"/>
                  <w:szCs w:val="20"/>
                </w:rPr>
                <w:t xml:space="preserve">  0      0      0        0     0.01</w:t>
              </w:r>
            </w:ins>
            <w:ins w:id="444" w:author="Thomas Carruthers" w:date="2017-06-02T10:07:00Z">
              <w:r>
                <w:rPr>
                  <w:rFonts w:ascii="Times New Roman" w:hAnsi="Times New Roman" w:cs="Times New Roman"/>
                  <w:sz w:val="20"/>
                  <w:szCs w:val="20"/>
                </w:rPr>
                <w:t xml:space="preserve"> </w:t>
              </w:r>
            </w:ins>
            <w:ins w:id="445" w:author="Thomas Carruthers" w:date="2017-06-02T10:05:00Z">
              <w:r>
                <w:rPr>
                  <w:rFonts w:ascii="Times New Roman" w:hAnsi="Times New Roman" w:cs="Times New Roman"/>
                  <w:sz w:val="20"/>
                  <w:szCs w:val="20"/>
                </w:rPr>
                <w:t xml:space="preserve">  0.04  0.19  0.56  0.88  0.98 </w:t>
              </w:r>
            </w:ins>
            <w:ins w:id="446" w:author="Thomas Carruthers" w:date="2017-06-02T10:06:00Z">
              <w:r>
                <w:rPr>
                  <w:rFonts w:ascii="Times New Roman" w:hAnsi="Times New Roman" w:cs="Times New Roman"/>
                  <w:sz w:val="20"/>
                  <w:szCs w:val="20"/>
                </w:rPr>
                <w:t xml:space="preserve"> </w:t>
              </w:r>
            </w:ins>
            <w:ins w:id="447" w:author="Thomas Carruthers" w:date="2017-06-02T10:07:00Z">
              <w:r>
                <w:rPr>
                  <w:rFonts w:ascii="Times New Roman" w:hAnsi="Times New Roman" w:cs="Times New Roman"/>
                  <w:sz w:val="20"/>
                  <w:szCs w:val="20"/>
                </w:rPr>
                <w:t xml:space="preserve">   </w:t>
              </w:r>
            </w:ins>
            <w:ins w:id="448" w:author="Thomas Carruthers" w:date="2017-06-02T10:05:00Z">
              <w:r>
                <w:rPr>
                  <w:rFonts w:ascii="Times New Roman" w:hAnsi="Times New Roman" w:cs="Times New Roman"/>
                  <w:sz w:val="20"/>
                  <w:szCs w:val="20"/>
                </w:rPr>
                <w:t>1</w:t>
              </w:r>
            </w:ins>
            <w:ins w:id="449" w:author="Thomas Carruthers" w:date="2017-06-02T10:04:00Z">
              <w:r>
                <w:rPr>
                  <w:rFonts w:ascii="Times New Roman" w:hAnsi="Times New Roman" w:cs="Times New Roman"/>
                  <w:sz w:val="16"/>
                  <w:szCs w:val="16"/>
                </w:rPr>
                <w:t xml:space="preserve"> </w:t>
              </w:r>
            </w:ins>
            <w:del w:id="450" w:author="Thomas Carruthers" w:date="2017-06-01T10:56:00Z">
              <w:r w:rsidR="009D1008" w:rsidRPr="00BF3707" w:rsidDel="005D3F56">
                <w:rPr>
                  <w:rFonts w:ascii="Times New Roman" w:hAnsi="Times New Roman" w:cs="Times New Roman"/>
                  <w:sz w:val="16"/>
                  <w:szCs w:val="16"/>
                </w:rPr>
                <w:delText xml:space="preserve">0.08  0.15 </w:delText>
              </w:r>
              <w:r w:rsidR="009D1008" w:rsidDel="005D3F56">
                <w:rPr>
                  <w:rFonts w:ascii="Times New Roman" w:hAnsi="Times New Roman" w:cs="Times New Roman"/>
                  <w:sz w:val="16"/>
                  <w:szCs w:val="16"/>
                </w:rPr>
                <w:delText xml:space="preserve"> </w:delText>
              </w:r>
              <w:r w:rsidR="009D1008" w:rsidRPr="00BF3707" w:rsidDel="005D3F56">
                <w:rPr>
                  <w:rFonts w:ascii="Times New Roman" w:hAnsi="Times New Roman" w:cs="Times New Roman"/>
                  <w:sz w:val="16"/>
                  <w:szCs w:val="16"/>
                </w:rPr>
                <w:delText xml:space="preserve"> 0.</w:delText>
              </w:r>
              <w:r w:rsidR="009D1008" w:rsidDel="005D3F56">
                <w:rPr>
                  <w:rFonts w:ascii="Times New Roman" w:hAnsi="Times New Roman" w:cs="Times New Roman"/>
                  <w:sz w:val="16"/>
                  <w:szCs w:val="16"/>
                </w:rPr>
                <w:delText>27</w:delText>
              </w:r>
              <w:r w:rsidR="009D1008" w:rsidRPr="00BF3707" w:rsidDel="005D3F56">
                <w:rPr>
                  <w:rFonts w:ascii="Times New Roman" w:hAnsi="Times New Roman" w:cs="Times New Roman"/>
                  <w:sz w:val="16"/>
                  <w:szCs w:val="16"/>
                </w:rPr>
                <w:delText xml:space="preserve">  0.</w:delText>
              </w:r>
              <w:r w:rsidR="009D1008" w:rsidDel="005D3F56">
                <w:rPr>
                  <w:rFonts w:ascii="Times New Roman" w:hAnsi="Times New Roman" w:cs="Times New Roman"/>
                  <w:sz w:val="16"/>
                  <w:szCs w:val="16"/>
                </w:rPr>
                <w:delText>44</w:delText>
              </w:r>
              <w:r w:rsidR="009D1008" w:rsidRPr="00BF3707" w:rsidDel="005D3F56">
                <w:rPr>
                  <w:rFonts w:ascii="Times New Roman" w:hAnsi="Times New Roman" w:cs="Times New Roman"/>
                  <w:sz w:val="16"/>
                  <w:szCs w:val="16"/>
                </w:rPr>
                <w:delText xml:space="preserve">   </w:delText>
              </w:r>
              <w:r w:rsidR="009D1008" w:rsidDel="005D3F56">
                <w:rPr>
                  <w:rFonts w:ascii="Times New Roman" w:hAnsi="Times New Roman" w:cs="Times New Roman"/>
                  <w:sz w:val="16"/>
                  <w:szCs w:val="16"/>
                </w:rPr>
                <w:delText>0.62  0.77  0.88  0.94  0.97  0.99   1</w:delText>
              </w:r>
            </w:del>
          </w:p>
        </w:tc>
      </w:tr>
      <w:tr w:rsidR="009D1008" w:rsidRPr="00987C9A" w14:paraId="3EAE244A" w14:textId="77777777" w:rsidTr="00695ED9">
        <w:tc>
          <w:tcPr>
            <w:tcW w:w="1877" w:type="dxa"/>
            <w:tcPrChange w:id="451" w:author="Thomas Carruthers" w:date="2017-06-02T10:10:00Z">
              <w:tcPr>
                <w:tcW w:w="2127" w:type="dxa"/>
                <w:gridSpan w:val="2"/>
              </w:tcPr>
            </w:tcPrChange>
          </w:tcPr>
          <w:p w14:paraId="5E94EF61" w14:textId="77777777" w:rsidR="009D1008" w:rsidRPr="00987C9A" w:rsidRDefault="009D1008" w:rsidP="005D3F56">
            <w:pPr>
              <w:rPr>
                <w:rFonts w:ascii="Times New Roman" w:hAnsi="Times New Roman" w:cs="Times New Roman"/>
                <w:sz w:val="18"/>
                <w:szCs w:val="18"/>
              </w:rPr>
            </w:pPr>
          </w:p>
        </w:tc>
        <w:tc>
          <w:tcPr>
            <w:tcW w:w="3969" w:type="dxa"/>
            <w:gridSpan w:val="2"/>
            <w:tcPrChange w:id="452" w:author="Thomas Carruthers" w:date="2017-06-02T10:10:00Z">
              <w:tcPr>
                <w:tcW w:w="3969" w:type="dxa"/>
                <w:gridSpan w:val="3"/>
              </w:tcPr>
            </w:tcPrChange>
          </w:tcPr>
          <w:p w14:paraId="12B043F1" w14:textId="77777777" w:rsidR="009D1008" w:rsidRPr="00987C9A" w:rsidRDefault="009D1008" w:rsidP="005D3F56">
            <w:pPr>
              <w:rPr>
                <w:rFonts w:ascii="Times New Roman" w:hAnsi="Times New Roman" w:cs="Times New Roman"/>
                <w:sz w:val="18"/>
                <w:szCs w:val="18"/>
              </w:rPr>
            </w:pPr>
          </w:p>
        </w:tc>
        <w:tc>
          <w:tcPr>
            <w:tcW w:w="3827" w:type="dxa"/>
            <w:gridSpan w:val="2"/>
            <w:tcPrChange w:id="453" w:author="Thomas Carruthers" w:date="2017-06-02T10:10:00Z">
              <w:tcPr>
                <w:tcW w:w="3827" w:type="dxa"/>
                <w:gridSpan w:val="4"/>
              </w:tcPr>
            </w:tcPrChange>
          </w:tcPr>
          <w:p w14:paraId="0F2B3704" w14:textId="77777777" w:rsidR="009D1008" w:rsidRPr="00987C9A" w:rsidRDefault="009D1008" w:rsidP="005D3F56">
            <w:pPr>
              <w:rPr>
                <w:rFonts w:ascii="Times New Roman" w:hAnsi="Times New Roman" w:cs="Times New Roman"/>
                <w:sz w:val="18"/>
                <w:szCs w:val="18"/>
              </w:rPr>
            </w:pPr>
          </w:p>
        </w:tc>
        <w:tc>
          <w:tcPr>
            <w:tcW w:w="2160" w:type="dxa"/>
            <w:tcPrChange w:id="454" w:author="Thomas Carruthers" w:date="2017-06-02T10:10:00Z">
              <w:tcPr>
                <w:tcW w:w="2160" w:type="dxa"/>
              </w:tcPr>
            </w:tcPrChange>
          </w:tcPr>
          <w:p w14:paraId="07EA4C5A" w14:textId="77777777" w:rsidR="009D1008" w:rsidRPr="00987C9A" w:rsidRDefault="009D1008" w:rsidP="005D3F56">
            <w:pPr>
              <w:rPr>
                <w:rFonts w:ascii="Times New Roman" w:hAnsi="Times New Roman" w:cs="Times New Roman"/>
                <w:sz w:val="18"/>
                <w:szCs w:val="18"/>
              </w:rPr>
            </w:pPr>
          </w:p>
        </w:tc>
        <w:tc>
          <w:tcPr>
            <w:tcW w:w="823" w:type="dxa"/>
            <w:tcPrChange w:id="455" w:author="Thomas Carruthers" w:date="2017-06-02T10:10:00Z">
              <w:tcPr>
                <w:tcW w:w="823" w:type="dxa"/>
              </w:tcPr>
            </w:tcPrChange>
          </w:tcPr>
          <w:p w14:paraId="427FDF81" w14:textId="77777777" w:rsidR="009D1008" w:rsidRPr="00987C9A" w:rsidRDefault="009D1008" w:rsidP="005D3F56">
            <w:pPr>
              <w:rPr>
                <w:rFonts w:ascii="Times New Roman" w:hAnsi="Times New Roman" w:cs="Times New Roman"/>
                <w:sz w:val="18"/>
                <w:szCs w:val="18"/>
              </w:rPr>
            </w:pPr>
          </w:p>
        </w:tc>
      </w:tr>
    </w:tbl>
    <w:p w14:paraId="39B30F36" w14:textId="77777777" w:rsidR="009D1008" w:rsidRDefault="009D1008" w:rsidP="009D1008">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456" w:name="_Toc465365334"/>
      <w:r w:rsidRPr="00987C9A">
        <w:t>Estimated parameters</w:t>
      </w:r>
      <w:bookmarkEnd w:id="456"/>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6F22CB1A" w:rsidR="00987C9A" w:rsidRPr="00987C9A" w:rsidRDefault="00B11559" w:rsidP="001B61C4">
            <w:pPr>
              <w:keepNext/>
              <w:keepLines/>
              <w:rPr>
                <w:rFonts w:ascii="Times New Roman" w:hAnsi="Times New Roman" w:cs="Times New Roman"/>
                <w:sz w:val="20"/>
                <w:szCs w:val="20"/>
              </w:rPr>
            </w:pPr>
            <w:r>
              <w:rPr>
                <w:rFonts w:ascii="Times New Roman" w:hAnsi="Times New Roman" w:cs="Times New Roman"/>
                <w:sz w:val="20"/>
                <w:szCs w:val="20"/>
              </w:rPr>
              <w:t>Mean</w:t>
            </w:r>
            <w:r w:rsidRPr="00987C9A">
              <w:rPr>
                <w:rFonts w:ascii="Times New Roman" w:hAnsi="Times New Roman" w:cs="Times New Roman"/>
                <w:sz w:val="20"/>
                <w:szCs w:val="20"/>
              </w:rPr>
              <w:t xml:space="preserve"> </w:t>
            </w:r>
            <w:r w:rsidR="00987C9A" w:rsidRPr="00987C9A">
              <w:rPr>
                <w:rFonts w:ascii="Times New Roman" w:hAnsi="Times New Roman" w:cs="Times New Roman"/>
                <w:sz w:val="20"/>
                <w:szCs w:val="20"/>
              </w:rPr>
              <w:t>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44ABF8E5" w:rsidR="00987C9A" w:rsidRPr="00397841" w:rsidRDefault="00DF4D92" w:rsidP="001B61C4">
            <w:pPr>
              <w:keepNext/>
              <w:keepLines/>
              <w:rPr>
                <w:rFonts w:ascii="Times New Roman" w:hAnsi="Times New Roman" w:cs="Times New Roman"/>
                <w:i/>
                <w:sz w:val="20"/>
                <w:szCs w:val="20"/>
              </w:rPr>
            </w:pPr>
            <m:oMathPara>
              <m:oMathParaPr>
                <m:jc m:val="left"/>
              </m:oMathParaPr>
              <m:oMath>
                <m:acc>
                  <m:accPr>
                    <m:chr m:val="̅"/>
                    <m:ctrlPr>
                      <w:rPr>
                        <w:rFonts w:ascii="Cambria Math" w:hAnsi="Cambria Math" w:cs="Times New Roman"/>
                        <w:i/>
                        <w:sz w:val="24"/>
                        <w:szCs w:val="24"/>
                      </w:rPr>
                    </m:ctrlPr>
                  </m:accPr>
                  <m:e>
                    <m:r>
                      <w:rPr>
                        <w:rFonts w:ascii="Cambria Math" w:hAnsi="Cambria Math" w:cs="Times New Roman"/>
                        <w:sz w:val="24"/>
                        <w:szCs w:val="24"/>
                      </w:rPr>
                      <m:t>R</m:t>
                    </m:r>
                  </m:e>
                </m:acc>
              </m:oMath>
            </m:oMathPara>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457" w:name="_Toc465365335"/>
      <w:r>
        <w:rPr>
          <w:rFonts w:eastAsiaTheme="minorEastAsia"/>
        </w:rPr>
        <w:t>Model predictions to compare with past data</w:t>
      </w:r>
      <w:r w:rsidR="00987C9A" w:rsidRPr="00987C9A">
        <w:rPr>
          <w:rFonts w:eastAsiaTheme="minorEastAsia"/>
        </w:rPr>
        <w:t xml:space="preserve"> and likelihood functions</w:t>
      </w:r>
      <w:bookmarkEnd w:id="457"/>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DF4D92"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C51055">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51055">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2E8CA1F8"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DF4D92"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DF4D92"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4C1A2AE0" w14:textId="4649C53F" w:rsidR="007E218D" w:rsidDel="0007771A" w:rsidRDefault="007E218D" w:rsidP="009E2EE0">
      <w:pPr>
        <w:jc w:val="both"/>
        <w:rPr>
          <w:del w:id="458" w:author="Thomas Carruthers" w:date="2017-06-02T10:25:00Z"/>
          <w:rFonts w:ascii="Times New Roman" w:eastAsiaTheme="minorEastAsia" w:hAnsi="Times New Roman" w:cs="Times New Roman"/>
          <w:sz w:val="24"/>
          <w:szCs w:val="24"/>
          <w:lang w:val="en-CA"/>
        </w:rPr>
      </w:pP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DF4D92"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19FF437C" w:rsidR="007E218D" w:rsidRDefault="00DF4D92" w:rsidP="009E2EE0">
      <w:pPr>
        <w:jc w:val="both"/>
        <w:rPr>
          <w:ins w:id="459" w:author="Thomas Carruthers" w:date="2017-06-02T10:25:00Z"/>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r w:rsidR="00396D3C">
        <w:rPr>
          <w:rFonts w:ascii="Times New Roman" w:eastAsiaTheme="minorEastAsia" w:hAnsi="Times New Roman" w:cs="Times New Roman"/>
          <w:sz w:val="24"/>
          <w:szCs w:val="24"/>
          <w:lang w:val="en-CA"/>
        </w:rPr>
        <w:tab/>
      </w:r>
      <w:commentRangeStart w:id="460"/>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396D3C">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commentRangeEnd w:id="460"/>
      <w:r w:rsidR="00F0223F">
        <w:rPr>
          <w:rStyle w:val="CommentReference"/>
        </w:rPr>
        <w:commentReference w:id="460"/>
      </w:r>
    </w:p>
    <w:p w14:paraId="70CCA01F" w14:textId="77777777" w:rsidR="0007771A" w:rsidRDefault="0007771A" w:rsidP="009E2EE0">
      <w:pPr>
        <w:jc w:val="both"/>
        <w:rPr>
          <w:rFonts w:ascii="Times New Roman" w:eastAsiaTheme="minorEastAsia" w:hAnsi="Times New Roman" w:cs="Times New Roman"/>
          <w:sz w:val="24"/>
          <w:szCs w:val="24"/>
          <w:lang w:val="en-CA"/>
        </w:rPr>
      </w:pP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38611C29"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r w:rsidR="00F0223F">
              <w:rPr>
                <w:rFonts w:ascii="Times New Roman" w:hAnsi="Times New Roman" w:cs="Times New Roman"/>
                <w:sz w:val="18"/>
                <w:szCs w:val="18"/>
              </w:rPr>
              <w:t xml:space="preserve"> used in the assessment</w:t>
            </w:r>
            <w:r w:rsidRPr="002C3A1A">
              <w:rPr>
                <w:rFonts w:ascii="Times New Roman" w:hAnsi="Times New Roman" w:cs="Times New Roman"/>
                <w:sz w:val="18"/>
                <w:szCs w:val="18"/>
              </w:rPr>
              <w:t>)</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461" w:name="_Toc465365336"/>
      <w:r w:rsidRPr="00987C9A">
        <w:t>Characterising unc</w:t>
      </w:r>
      <w:r w:rsidR="005F1D09" w:rsidRPr="00440453">
        <w:t>e</w:t>
      </w:r>
      <w:r w:rsidRPr="00987C9A">
        <w:t>rtainty</w:t>
      </w:r>
      <w:bookmarkEnd w:id="461"/>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462" w:name="_Toc465365337"/>
      <w:r w:rsidRPr="00E462C0">
        <w:t>Baseline</w:t>
      </w:r>
      <w:bookmarkEnd w:id="462"/>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463" w:name="_Toc465365338"/>
      <w:r w:rsidRPr="00E462C0">
        <w:t>Alternative options</w:t>
      </w:r>
      <w:bookmarkEnd w:id="463"/>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464" w:name="_Toc465365339"/>
      <w:r w:rsidRPr="00B56829">
        <w:lastRenderedPageBreak/>
        <w:t>TRIAL SPECIFICATIONS</w:t>
      </w:r>
      <w:bookmarkEnd w:id="464"/>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465" w:name="_Toc465365340"/>
      <w:r w:rsidRPr="00B3146A">
        <w:rPr>
          <w:rFonts w:eastAsia="Times New Roman"/>
        </w:rPr>
        <w:t>Reference set</w:t>
      </w:r>
      <w:bookmarkEnd w:id="465"/>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6E789471" w14:textId="22E3A744" w:rsidR="00F0223F" w:rsidRDefault="00DB7946" w:rsidP="00F0223F">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r w:rsidR="00F0223F" w:rsidRPr="00F0223F">
        <w:rPr>
          <w:rFonts w:ascii="Times New Roman" w:eastAsia="Times New Roman" w:hAnsi="Times New Roman" w:cs="Times New Roman"/>
          <w:color w:val="222222"/>
          <w:sz w:val="24"/>
          <w:szCs w:val="24"/>
          <w:lang w:val="en-US"/>
        </w:rPr>
        <w:t xml:space="preserve"> </w:t>
      </w:r>
      <w:r w:rsidR="00F0223F">
        <w:rPr>
          <w:rFonts w:ascii="Times New Roman" w:eastAsia="Times New Roman" w:hAnsi="Times New Roman" w:cs="Times New Roman"/>
          <w:color w:val="222222"/>
          <w:sz w:val="24"/>
          <w:szCs w:val="24"/>
          <w:lang w:val="en-US"/>
        </w:rPr>
        <w:t>for conditioning and projections.  These axes assume that the options of East and West are linked across rows of the table below.  This is done with the intention of capturing extremes.</w:t>
      </w:r>
    </w:p>
    <w:p w14:paraId="4E09BEE5" w14:textId="2118CD88"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24D69105"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423F69D3"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3C3E00C9"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5D5ADE25"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34D0E37A"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2118E1CC"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c>
          <w:tcPr>
            <w:tcW w:w="3040" w:type="dxa"/>
            <w:tcBorders>
              <w:top w:val="nil"/>
              <w:left w:val="nil"/>
              <w:bottom w:val="single" w:sz="4" w:space="0" w:color="auto"/>
              <w:right w:val="nil"/>
            </w:tcBorders>
            <w:shd w:val="clear" w:color="auto" w:fill="auto"/>
            <w:vAlign w:val="center"/>
            <w:hideMark/>
          </w:tcPr>
          <w:p w14:paraId="0AACAF39" w14:textId="205D1F0E"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484B8854"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14B9E612" w:rsidR="00DB7946" w:rsidRPr="00B3146A" w:rsidRDefault="00DB7946" w:rsidP="001B61C4">
      <w:pPr>
        <w:shd w:val="clear" w:color="auto" w:fill="FFFFFF"/>
        <w:rPr>
          <w:rFonts w:ascii="Times New Roman" w:eastAsia="Times New Roman" w:hAnsi="Times New Roman" w:cs="Times New Roman"/>
          <w:sz w:val="24"/>
          <w:szCs w:val="24"/>
          <w:lang w:val="en-US"/>
        </w:rPr>
      </w:pP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466" w:name="_Toc465365341"/>
      <w:r w:rsidRPr="00B3146A">
        <w:rPr>
          <w:rFonts w:eastAsia="Times New Roman"/>
        </w:rPr>
        <w:t>Robustness trials</w:t>
      </w:r>
      <w:bookmarkEnd w:id="466"/>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67"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68"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overcatches each year </w:t>
      </w:r>
      <w:r w:rsidRPr="00F011FD">
        <w:rPr>
          <w:rFonts w:ascii="Times New Roman" w:eastAsia="Times New Roman" w:hAnsi="Times New Roman" w:cs="Times New Roman"/>
          <w:sz w:val="24"/>
          <w:szCs w:val="24"/>
          <w:highlight w:val="yellow"/>
          <w:lang w:val="en-US"/>
        </w:rPr>
        <w:t>of [X] tons</w:t>
      </w:r>
      <w:r w:rsidRPr="00B3146A">
        <w:rPr>
          <w:rFonts w:ascii="Times New Roman" w:eastAsia="Times New Roman" w:hAnsi="Times New Roman" w:cs="Times New Roman"/>
          <w:sz w:val="24"/>
          <w:szCs w:val="24"/>
          <w:lang w:val="en-US"/>
        </w:rPr>
        <w:t xml:space="preserve"> in the West </w:t>
      </w:r>
      <w:r w:rsidRPr="00F011FD">
        <w:rPr>
          <w:rFonts w:ascii="Times New Roman" w:eastAsia="Times New Roman" w:hAnsi="Times New Roman" w:cs="Times New Roman"/>
          <w:sz w:val="24"/>
          <w:szCs w:val="24"/>
          <w:highlight w:val="yellow"/>
          <w:lang w:val="en-US"/>
        </w:rPr>
        <w:t>and [Y] tons</w:t>
      </w:r>
      <w:r w:rsidRPr="00B3146A">
        <w:rPr>
          <w:rFonts w:ascii="Times New Roman" w:eastAsia="Times New Roman" w:hAnsi="Times New Roman" w:cs="Times New Roman"/>
          <w:sz w:val="24"/>
          <w:szCs w:val="24"/>
          <w:lang w:val="en-US"/>
        </w:rPr>
        <w:t xml:space="preserve"> in the East+</w:t>
      </w:r>
      <w:commentRangeStart w:id="469"/>
      <w:r>
        <w:rPr>
          <w:rFonts w:ascii="Times New Roman" w:eastAsia="Times New Roman" w:hAnsi="Times New Roman" w:cs="Times New Roman"/>
          <w:sz w:val="24"/>
          <w:szCs w:val="24"/>
          <w:lang w:val="en-US"/>
        </w:rPr>
        <w:t>Med</w:t>
      </w:r>
      <w:commentRangeEnd w:id="469"/>
      <w:r w:rsidR="0007771A">
        <w:rPr>
          <w:rStyle w:val="CommentReference"/>
        </w:rPr>
        <w:commentReference w:id="469"/>
      </w:r>
    </w:p>
    <w:p w14:paraId="196A06EE" w14:textId="77777777" w:rsidR="007E218D" w:rsidRDefault="00B3146A">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70" w:author="Thomas Carruthers" w:date="2017-06-02T10:49:00Z">
          <w:pPr>
            <w:pStyle w:val="ListParagraph"/>
            <w:numPr>
              <w:numId w:val="29"/>
            </w:numPr>
            <w:shd w:val="clear" w:color="auto" w:fill="FFFFFF"/>
            <w:tabs>
              <w:tab w:val="num" w:pos="360"/>
              <w:tab w:val="num" w:pos="720"/>
            </w:tabs>
            <w:ind w:left="714" w:hanging="357"/>
          </w:pPr>
        </w:pPrChange>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F011FD">
        <w:rPr>
          <w:rFonts w:ascii="Times New Roman" w:eastAsia="Times New Roman" w:hAnsi="Times New Roman" w:cs="Times New Roman"/>
          <w:sz w:val="24"/>
          <w:szCs w:val="24"/>
          <w:highlight w:val="yellow"/>
          <w:lang w:val="en-US"/>
        </w:rPr>
        <w:t xml:space="preserve">indices [to be </w:t>
      </w:r>
      <w:commentRangeStart w:id="471"/>
      <w:r w:rsidRPr="00F011FD">
        <w:rPr>
          <w:rFonts w:ascii="Times New Roman" w:eastAsia="Times New Roman" w:hAnsi="Times New Roman" w:cs="Times New Roman"/>
          <w:sz w:val="24"/>
          <w:szCs w:val="24"/>
          <w:highlight w:val="yellow"/>
          <w:lang w:val="en-US"/>
        </w:rPr>
        <w:t>specified</w:t>
      </w:r>
      <w:commentRangeEnd w:id="471"/>
      <w:r w:rsidR="0007771A">
        <w:rPr>
          <w:rStyle w:val="CommentReference"/>
        </w:rPr>
        <w:commentReference w:id="471"/>
      </w:r>
      <w:r w:rsidRPr="00F011FD">
        <w:rPr>
          <w:rFonts w:ascii="Times New Roman" w:eastAsia="Times New Roman" w:hAnsi="Times New Roman" w:cs="Times New Roman"/>
          <w:sz w:val="24"/>
          <w:szCs w:val="24"/>
          <w:highlight w:val="yellow"/>
          <w:lang w:val="en-US"/>
        </w:rPr>
        <w:t>]</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72"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73"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74"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assignments to stock of origin of historical catches from the South Atlantic</w:t>
      </w:r>
    </w:p>
    <w:p w14:paraId="4A97276F" w14:textId="585468D9" w:rsidR="00F0223F" w:rsidRDefault="00F0223F">
      <w:pPr>
        <w:pStyle w:val="ListParagraph"/>
        <w:numPr>
          <w:ilvl w:val="0"/>
          <w:numId w:val="17"/>
        </w:numPr>
        <w:shd w:val="clear" w:color="auto" w:fill="FFFFFF"/>
        <w:ind w:left="714" w:hanging="357"/>
        <w:rPr>
          <w:rFonts w:ascii="Times New Roman" w:eastAsia="Times New Roman" w:hAnsi="Times New Roman" w:cs="Times New Roman"/>
          <w:sz w:val="24"/>
          <w:szCs w:val="24"/>
          <w:lang w:val="en-US"/>
        </w:rPr>
        <w:pPrChange w:id="475" w:author="Thomas Carruthers" w:date="2017-06-02T10:49:00Z">
          <w:pPr>
            <w:pStyle w:val="ListParagraph"/>
            <w:numPr>
              <w:numId w:val="29"/>
            </w:numPr>
            <w:shd w:val="clear" w:color="auto" w:fill="FFFFFF"/>
            <w:tabs>
              <w:tab w:val="num" w:pos="360"/>
              <w:tab w:val="num" w:pos="720"/>
            </w:tabs>
            <w:ind w:left="714" w:hanging="357"/>
          </w:pPr>
        </w:pPrChange>
      </w:pPr>
      <w:r>
        <w:rPr>
          <w:rFonts w:ascii="Times New Roman" w:eastAsia="Times New Roman" w:hAnsi="Times New Roman" w:cs="Times New Roman"/>
          <w:sz w:val="24"/>
          <w:szCs w:val="24"/>
          <w:lang w:val="en-US"/>
        </w:rPr>
        <w:t>Alternative master index</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76"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stocks</w:t>
      </w:r>
    </w:p>
    <w:p w14:paraId="7103E652"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77"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78"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Use of CAL data in an MP</w:t>
      </w:r>
    </w:p>
    <w:p w14:paraId="68783B3A"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79"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80"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81"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pPr>
        <w:pStyle w:val="ListParagraph"/>
        <w:numPr>
          <w:ilvl w:val="0"/>
          <w:numId w:val="18"/>
        </w:numPr>
        <w:ind w:left="714" w:hanging="357"/>
        <w:rPr>
          <w:rFonts w:ascii="Times New Roman" w:hAnsi="Times New Roman" w:cs="Times New Roman"/>
          <w:sz w:val="24"/>
          <w:szCs w:val="24"/>
          <w:lang w:val="en-US"/>
        </w:rPr>
        <w:pPrChange w:id="482" w:author="Thomas Carruthers" w:date="2017-06-02T10:49:00Z">
          <w:pPr>
            <w:pStyle w:val="ListParagraph"/>
            <w:numPr>
              <w:numId w:val="30"/>
            </w:numPr>
            <w:tabs>
              <w:tab w:val="num" w:pos="360"/>
              <w:tab w:val="num" w:pos="720"/>
            </w:tabs>
            <w:ind w:left="714" w:hanging="357"/>
          </w:pPr>
        </w:pPrChange>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483" w:name="_Toc465365342"/>
      <w:r w:rsidRPr="00B56829">
        <w:t xml:space="preserve">PERFORMANCE </w:t>
      </w:r>
      <w:r w:rsidR="00F243AE">
        <w:t>MEASURES/</w:t>
      </w:r>
      <w:r w:rsidRPr="00B56829">
        <w:t>STATISTICS</w:t>
      </w:r>
      <w:bookmarkEnd w:id="48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484" w:name="_Toc465365343"/>
      <w:r w:rsidRPr="00883998">
        <w:t xml:space="preserve">Summary </w:t>
      </w:r>
      <w:r w:rsidR="00FF4BF8">
        <w:t>measures/</w:t>
      </w:r>
      <w:r w:rsidRPr="00883998">
        <w:t>statistics</w:t>
      </w:r>
      <w:bookmarkEnd w:id="48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485"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pPr>
        <w:pStyle w:val="ListParagraph"/>
        <w:numPr>
          <w:ilvl w:val="0"/>
          <w:numId w:val="13"/>
        </w:numPr>
        <w:ind w:left="357" w:hanging="357"/>
        <w:jc w:val="both"/>
        <w:rPr>
          <w:rFonts w:ascii="Times New Roman" w:hAnsi="Times New Roman" w:cs="Times New Roman"/>
          <w:sz w:val="24"/>
          <w:szCs w:val="24"/>
        </w:rPr>
        <w:pPrChange w:id="486"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487"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488"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lastRenderedPageBreak/>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pPr>
        <w:pStyle w:val="ListParagraph"/>
        <w:numPr>
          <w:ilvl w:val="0"/>
          <w:numId w:val="13"/>
        </w:numPr>
        <w:ind w:left="357" w:hanging="357"/>
        <w:jc w:val="both"/>
        <w:rPr>
          <w:rFonts w:ascii="Times New Roman" w:hAnsi="Times New Roman" w:cs="Times New Roman"/>
          <w:sz w:val="24"/>
          <w:szCs w:val="24"/>
        </w:rPr>
        <w:pPrChange w:id="489"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pPr>
        <w:pStyle w:val="ListParagraph"/>
        <w:numPr>
          <w:ilvl w:val="0"/>
          <w:numId w:val="13"/>
        </w:numPr>
        <w:ind w:left="357" w:hanging="357"/>
        <w:jc w:val="both"/>
        <w:rPr>
          <w:rFonts w:ascii="Times New Roman" w:hAnsi="Times New Roman" w:cs="Times New Roman"/>
          <w:sz w:val="24"/>
          <w:szCs w:val="24"/>
        </w:rPr>
        <w:pPrChange w:id="490"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pPr>
        <w:pStyle w:val="ListParagraph"/>
        <w:numPr>
          <w:ilvl w:val="0"/>
          <w:numId w:val="13"/>
        </w:numPr>
        <w:ind w:left="357" w:hanging="357"/>
        <w:jc w:val="both"/>
        <w:rPr>
          <w:rFonts w:ascii="Times New Roman" w:hAnsi="Times New Roman" w:cs="Times New Roman"/>
          <w:sz w:val="24"/>
          <w:szCs w:val="24"/>
        </w:rPr>
        <w:pPrChange w:id="491" w:author="Thomas Carruthers" w:date="2017-06-02T10:49:00Z">
          <w:pPr>
            <w:pStyle w:val="ListParagraph"/>
            <w:numPr>
              <w:numId w:val="31"/>
            </w:numPr>
            <w:tabs>
              <w:tab w:val="num" w:pos="360"/>
              <w:tab w:val="num" w:pos="720"/>
            </w:tabs>
            <w:ind w:left="357" w:hanging="357"/>
            <w:jc w:val="both"/>
          </w:pPr>
        </w:pPrChange>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25pt;height:30pt" o:ole="" fillcolor="window">
            <v:imagedata r:id="rId23" o:title=""/>
          </v:shape>
          <o:OLEObject Type="Embed" ProgID="Equation.3" ShapeID="_x0000_i1025" DrawAspect="Content" ObjectID="_1559652658"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492" w:name="_Toc465365344"/>
      <w:r w:rsidRPr="00892BFD">
        <w:t>Summary plots</w:t>
      </w:r>
      <w:bookmarkEnd w:id="492"/>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pPr>
        <w:pStyle w:val="ListParagraph"/>
        <w:numPr>
          <w:ilvl w:val="0"/>
          <w:numId w:val="14"/>
        </w:numPr>
        <w:ind w:left="357" w:hanging="357"/>
        <w:jc w:val="both"/>
        <w:rPr>
          <w:rFonts w:ascii="Times New Roman" w:hAnsi="Times New Roman" w:cs="Times New Roman"/>
          <w:sz w:val="24"/>
          <w:szCs w:val="24"/>
        </w:rPr>
        <w:pPrChange w:id="493" w:author="Thomas Carruthers" w:date="2017-06-02T10:49:00Z">
          <w:pPr>
            <w:pStyle w:val="ListParagraph"/>
            <w:numPr>
              <w:numId w:val="32"/>
            </w:numPr>
            <w:tabs>
              <w:tab w:val="num" w:pos="360"/>
              <w:tab w:val="num" w:pos="720"/>
            </w:tabs>
            <w:ind w:left="357" w:hanging="357"/>
            <w:jc w:val="both"/>
          </w:pPr>
        </w:pPrChange>
      </w:pPr>
      <w:r>
        <w:rPr>
          <w:rFonts w:ascii="Times New Roman" w:hAnsi="Times New Roman" w:cs="Times New Roman"/>
          <w:sz w:val="24"/>
          <w:szCs w:val="24"/>
        </w:rPr>
        <w:t>Annual medians with 5%- and 95%-ile envelopes</w:t>
      </w:r>
    </w:p>
    <w:p w14:paraId="63737476" w14:textId="77777777" w:rsidR="00892BFD" w:rsidRDefault="00892BFD">
      <w:pPr>
        <w:pStyle w:val="ListParagraph"/>
        <w:numPr>
          <w:ilvl w:val="0"/>
          <w:numId w:val="14"/>
        </w:numPr>
        <w:ind w:left="357" w:hanging="357"/>
        <w:jc w:val="both"/>
        <w:rPr>
          <w:rFonts w:ascii="Times New Roman" w:hAnsi="Times New Roman" w:cs="Times New Roman"/>
          <w:sz w:val="24"/>
          <w:szCs w:val="24"/>
        </w:rPr>
        <w:pPrChange w:id="494" w:author="Thomas Carruthers" w:date="2017-06-02T10:49:00Z">
          <w:pPr>
            <w:pStyle w:val="ListParagraph"/>
            <w:numPr>
              <w:numId w:val="32"/>
            </w:numPr>
            <w:tabs>
              <w:tab w:val="num" w:pos="360"/>
              <w:tab w:val="num" w:pos="720"/>
            </w:tabs>
            <w:ind w:left="357" w:hanging="357"/>
            <w:jc w:val="both"/>
          </w:pPr>
        </w:pPrChange>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495" w:name="_Toc465365345"/>
      <w:r w:rsidRPr="00C97833">
        <w:rPr>
          <w:rFonts w:cs="Times New Roman"/>
          <w:szCs w:val="24"/>
        </w:rPr>
        <w:t>Level of reporting</w:t>
      </w:r>
      <w:bookmarkEnd w:id="495"/>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496" w:name="_Toc465365346"/>
      <w:r w:rsidRPr="00C97833">
        <w:rPr>
          <w:rFonts w:cs="Times New Roman"/>
          <w:szCs w:val="24"/>
        </w:rPr>
        <w:t>Baseline</w:t>
      </w:r>
      <w:bookmarkEnd w:id="496"/>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497" w:author="Thomas Carruthers" w:date="2017-06-02T10:49:00Z">
          <w:pPr>
            <w:pStyle w:val="ListParagraph"/>
            <w:numPr>
              <w:numId w:val="33"/>
            </w:numPr>
            <w:tabs>
              <w:tab w:val="num" w:pos="360"/>
              <w:tab w:val="num" w:pos="720"/>
            </w:tabs>
            <w:ind w:left="357" w:hanging="357"/>
            <w:jc w:val="both"/>
          </w:pPr>
        </w:pPrChange>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pPr>
        <w:pStyle w:val="ListParagraph"/>
        <w:numPr>
          <w:ilvl w:val="0"/>
          <w:numId w:val="15"/>
        </w:numPr>
        <w:ind w:left="357" w:hanging="357"/>
        <w:jc w:val="both"/>
        <w:rPr>
          <w:rFonts w:ascii="Times New Roman" w:hAnsi="Times New Roman" w:cs="Times New Roman"/>
          <w:sz w:val="24"/>
          <w:szCs w:val="24"/>
        </w:rPr>
        <w:pPrChange w:id="498" w:author="Thomas Carruthers" w:date="2017-06-02T10:49:00Z">
          <w:pPr>
            <w:pStyle w:val="ListParagraph"/>
            <w:numPr>
              <w:numId w:val="33"/>
            </w:numPr>
            <w:tabs>
              <w:tab w:val="num" w:pos="360"/>
              <w:tab w:val="num" w:pos="720"/>
            </w:tabs>
            <w:ind w:left="357" w:hanging="357"/>
            <w:jc w:val="both"/>
          </w:pPr>
        </w:pPrChange>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499" w:name="_Toc465365347"/>
      <w:r w:rsidRPr="005249EC">
        <w:t>Alternative options</w:t>
      </w:r>
      <w:bookmarkEnd w:id="499"/>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Thomas Carruthers" w:date="2017-06-02T11:58:00Z" w:initials="TC">
    <w:p w14:paraId="0A9188E5" w14:textId="54933408" w:rsidR="00DF4D92" w:rsidRDefault="00DF4D92">
      <w:pPr>
        <w:pStyle w:val="CommentText"/>
      </w:pPr>
      <w:r>
        <w:rPr>
          <w:rStyle w:val="CommentReference"/>
        </w:rPr>
        <w:annotationRef/>
      </w:r>
      <w:r>
        <w:t>CHANGE 1:</w:t>
      </w:r>
    </w:p>
    <w:p w14:paraId="2E40079A" w14:textId="5A37D5F6" w:rsidR="00DF4D92" w:rsidRDefault="00DF4D92">
      <w:pPr>
        <w:pStyle w:val="CommentText"/>
      </w:pPr>
    </w:p>
    <w:p w14:paraId="2B181882" w14:textId="0B951CB5" w:rsidR="00DF4D92" w:rsidRDefault="00DF4D92">
      <w:pPr>
        <w:pStyle w:val="CommentText"/>
      </w:pPr>
      <w:r>
        <w:t xml:space="preserve">Following feedback from previous Core Modelling group the master index now more closely matches assessment indices. </w:t>
      </w:r>
    </w:p>
  </w:comment>
  <w:comment w:id="41" w:author="Tom Carruthers" w:date="2017-03-17T14:49:00Z" w:initials="TC">
    <w:p w14:paraId="307C6196" w14:textId="2EB882F2" w:rsidR="00DF4D92" w:rsidRDefault="00DF4D92">
      <w:pPr>
        <w:pStyle w:val="CommentText"/>
      </w:pPr>
      <w:r>
        <w:rPr>
          <w:rStyle w:val="CommentReference"/>
        </w:rPr>
        <w:annotationRef/>
      </w:r>
    </w:p>
    <w:p w14:paraId="71ED792F" w14:textId="77777777" w:rsidR="00DF4D92" w:rsidRDefault="00DF4D92">
      <w:pPr>
        <w:pStyle w:val="CommentText"/>
      </w:pPr>
    </w:p>
    <w:p w14:paraId="4EF5B38A" w14:textId="2D0D439D" w:rsidR="00DF4D92" w:rsidRDefault="00DF4D92">
      <w:pPr>
        <w:pStyle w:val="CommentText"/>
      </w:pPr>
      <w:r>
        <w:t xml:space="preserve">ISSUE 1: </w:t>
      </w:r>
    </w:p>
    <w:p w14:paraId="33933D3A" w14:textId="15654B73" w:rsidR="00DF4D92" w:rsidRDefault="00DF4D92">
      <w:pPr>
        <w:pStyle w:val="CommentText"/>
      </w:pPr>
      <w:r>
        <w:t xml:space="preserve">Should the OM use an inverse age-length key derived by Allioud et al (does not yet exist). </w:t>
      </w:r>
    </w:p>
  </w:comment>
  <w:comment w:id="61" w:author="Thomas Carruthers" w:date="2017-06-02T10:33:00Z" w:initials="TC">
    <w:p w14:paraId="198358A2" w14:textId="0607D570" w:rsidR="00DF4D92" w:rsidRDefault="00DF4D92">
      <w:pPr>
        <w:pStyle w:val="CommentText"/>
      </w:pPr>
      <w:r>
        <w:rPr>
          <w:rStyle w:val="CommentReference"/>
        </w:rPr>
        <w:annotationRef/>
      </w:r>
      <w:r>
        <w:t xml:space="preserve">ISSUE 2. The OMs have not been fitted to the latest definitions of the fleets. There are 2 solutions that raise specific problems: </w:t>
      </w:r>
    </w:p>
    <w:p w14:paraId="6C92B76D" w14:textId="05775835" w:rsidR="00DF4D92" w:rsidRDefault="00DF4D92">
      <w:pPr>
        <w:pStyle w:val="CommentText"/>
      </w:pPr>
    </w:p>
    <w:p w14:paraId="4E7F9D54" w14:textId="784E97C2" w:rsidR="00DF4D92" w:rsidRDefault="00DF4D92" w:rsidP="002774F7">
      <w:pPr>
        <w:pStyle w:val="CommentText"/>
        <w:numPr>
          <w:ilvl w:val="0"/>
          <w:numId w:val="22"/>
        </w:numPr>
      </w:pPr>
      <w:r>
        <w:t xml:space="preserve"> Obtain latest length comp data and adopt new definitions (fastest route if the data exists and can be shared)(NOTE however </w:t>
      </w:r>
      <w:r w:rsidRPr="002774F7">
        <w:t>fleets in the OM however need year, quarter and region specified</w:t>
      </w:r>
      <w:r>
        <w:t xml:space="preserve"> to assign historical catches and future fishing mortality rates)</w:t>
      </w:r>
    </w:p>
    <w:p w14:paraId="5A574686" w14:textId="0B348952" w:rsidR="00DF4D92" w:rsidRDefault="00DF4D92">
      <w:pPr>
        <w:pStyle w:val="CommentText"/>
      </w:pPr>
    </w:p>
    <w:p w14:paraId="7984B6F3" w14:textId="2C10F9A8" w:rsidR="00DF4D92" w:rsidRDefault="00DF4D92">
      <w:pPr>
        <w:pStyle w:val="CommentText"/>
      </w:pPr>
      <w:r>
        <w:t xml:space="preserve">Or </w:t>
      </w:r>
    </w:p>
    <w:p w14:paraId="2246604C" w14:textId="1B4EE012" w:rsidR="00DF4D92" w:rsidRDefault="00DF4D92">
      <w:pPr>
        <w:pStyle w:val="CommentText"/>
      </w:pPr>
    </w:p>
    <w:p w14:paraId="3BF6C950" w14:textId="16352C2C" w:rsidR="00DF4D92" w:rsidRDefault="00DF4D92" w:rsidP="002774F7">
      <w:pPr>
        <w:pStyle w:val="CommentText"/>
        <w:numPr>
          <w:ilvl w:val="0"/>
          <w:numId w:val="22"/>
        </w:numPr>
      </w:pPr>
      <w:r>
        <w:t xml:space="preserve"> Modify existing fleet definitions to match changes</w:t>
      </w:r>
    </w:p>
    <w:p w14:paraId="10EC45F7" w14:textId="77777777" w:rsidR="00DF4D92" w:rsidRDefault="00DF4D92" w:rsidP="00441EF2">
      <w:pPr>
        <w:pStyle w:val="CommentText"/>
      </w:pPr>
    </w:p>
    <w:p w14:paraId="692891DA" w14:textId="15E31AE3" w:rsidR="00DF4D92" w:rsidRDefault="00DF4D92">
      <w:pPr>
        <w:pStyle w:val="CommentText"/>
      </w:pPr>
      <w:r>
        <w:t>B is probably quickest but there are complications with following previous suggestions, for example the changest to Eastern fleet definitions suggested by Ai Kimoto:</w:t>
      </w:r>
    </w:p>
    <w:p w14:paraId="4431A742" w14:textId="07E20674" w:rsidR="00DF4D92" w:rsidRDefault="00DF4D92">
      <w:pPr>
        <w:pStyle w:val="CommentText"/>
      </w:pPr>
    </w:p>
    <w:p w14:paraId="233DA61E" w14:textId="14283A7F" w:rsidR="00DF4D92" w:rsidRPr="00441EF2" w:rsidRDefault="00DF4D92">
      <w:pPr>
        <w:pStyle w:val="CommentText"/>
        <w:rPr>
          <w:i/>
          <w:color w:val="000000"/>
        </w:rPr>
      </w:pPr>
      <w:r w:rsidRPr="00441EF2">
        <w:rPr>
          <w:i/>
          <w:color w:val="000000"/>
        </w:rPr>
        <w:t>1. Merge "All other LL (except JPLL)" to "OTHER" (see 3 in the text)</w:t>
      </w:r>
      <w:r w:rsidRPr="00441EF2">
        <w:rPr>
          <w:i/>
          <w:color w:val="000000"/>
        </w:rPr>
        <w:br/>
      </w:r>
    </w:p>
    <w:p w14:paraId="6658D614" w14:textId="027E43B0" w:rsidR="00DF4D92" w:rsidRDefault="00DF4D92">
      <w:pPr>
        <w:pStyle w:val="CommentText"/>
        <w:rPr>
          <w:color w:val="000000"/>
        </w:rPr>
      </w:pPr>
      <w:r>
        <w:rPr>
          <w:color w:val="000000"/>
        </w:rPr>
        <w:t>If we merge LLOTH (fleet 1) to All other fleets (fleet 14) (in Table 3.1) then this will occur for both eastern and western areas. Do we need to merge eastern LLs and make LLOTH specific to Western Areas?</w:t>
      </w:r>
    </w:p>
    <w:p w14:paraId="063BA844" w14:textId="77777777" w:rsidR="00DF4D92" w:rsidRDefault="00DF4D92">
      <w:pPr>
        <w:pStyle w:val="CommentText"/>
        <w:rPr>
          <w:color w:val="000000"/>
        </w:rPr>
      </w:pPr>
    </w:p>
    <w:p w14:paraId="7B820D42" w14:textId="77777777" w:rsidR="00DF4D92" w:rsidRPr="00441EF2" w:rsidRDefault="00DF4D92">
      <w:pPr>
        <w:pStyle w:val="CommentText"/>
        <w:rPr>
          <w:i/>
          <w:color w:val="000000"/>
        </w:rPr>
      </w:pPr>
      <w:r w:rsidRPr="00441EF2">
        <w:rPr>
          <w:i/>
          <w:color w:val="000000"/>
        </w:rPr>
        <w:t>2. Ignore length composition for "other PS"(borrow the one for FRPS) and "OTHER" (see 6-4 and 7 in the text )</w:t>
      </w:r>
    </w:p>
    <w:p w14:paraId="6F1A52FF" w14:textId="77777777" w:rsidR="00DF4D92" w:rsidRDefault="00DF4D92">
      <w:pPr>
        <w:pStyle w:val="CommentText"/>
        <w:rPr>
          <w:color w:val="000000"/>
        </w:rPr>
      </w:pPr>
    </w:p>
    <w:p w14:paraId="548986A4" w14:textId="4A684399" w:rsidR="00DF4D92" w:rsidRDefault="00DF4D92">
      <w:pPr>
        <w:pStyle w:val="CommentText"/>
        <w:rPr>
          <w:color w:val="000000"/>
        </w:rPr>
      </w:pPr>
      <w:r>
        <w:rPr>
          <w:color w:val="000000"/>
        </w:rPr>
        <w:t>Currently the operating models don’t include ‘other PS’ fleet and these are already included in OTHER.</w:t>
      </w:r>
    </w:p>
    <w:p w14:paraId="3251994B" w14:textId="77777777" w:rsidR="00DF4D92" w:rsidRPr="00441EF2" w:rsidRDefault="00DF4D92">
      <w:pPr>
        <w:pStyle w:val="CommentText"/>
        <w:rPr>
          <w:i/>
          <w:color w:val="000000"/>
        </w:rPr>
      </w:pPr>
      <w:r>
        <w:rPr>
          <w:color w:val="000000"/>
        </w:rPr>
        <w:br/>
      </w:r>
      <w:r w:rsidRPr="00441EF2">
        <w:rPr>
          <w:i/>
          <w:color w:val="000000"/>
        </w:rPr>
        <w:t>3. separate "inflated catch PS" from "other PS" but no length comp, borrow the one for FRPS (see 6-5 in the text)</w:t>
      </w:r>
    </w:p>
    <w:p w14:paraId="4F7EEB6F" w14:textId="43E1D32A" w:rsidR="00DF4D92" w:rsidRDefault="00DF4D92">
      <w:pPr>
        <w:pStyle w:val="CommentText"/>
        <w:rPr>
          <w:color w:val="000000"/>
        </w:rPr>
      </w:pPr>
    </w:p>
    <w:p w14:paraId="496ECAD3" w14:textId="221AADCF" w:rsidR="00DF4D92" w:rsidRDefault="00DF4D92">
      <w:pPr>
        <w:pStyle w:val="CommentText"/>
        <w:rPr>
          <w:color w:val="000000"/>
        </w:rPr>
      </w:pPr>
      <w:r>
        <w:rPr>
          <w:color w:val="000000"/>
        </w:rPr>
        <w:t>M3 operating models can mirror selectivities but of the fleets in Table 3.1. which is being mirrored by another?</w:t>
      </w:r>
    </w:p>
    <w:p w14:paraId="051E329D" w14:textId="024295F1" w:rsidR="00DF4D92" w:rsidRPr="00441EF2" w:rsidRDefault="00DF4D92">
      <w:pPr>
        <w:pStyle w:val="CommentText"/>
        <w:rPr>
          <w:i/>
        </w:rPr>
      </w:pPr>
      <w:r>
        <w:rPr>
          <w:color w:val="000000"/>
        </w:rPr>
        <w:br/>
      </w:r>
      <w:r w:rsidRPr="00441EF2">
        <w:rPr>
          <w:i/>
          <w:color w:val="000000"/>
        </w:rPr>
        <w:t>4. other trap (see 4-3 in the text): Treat as one fishery for the period between 1950 and 1980, and merge everything after 1981 to "OTHER".</w:t>
      </w:r>
      <w:r w:rsidRPr="00441EF2">
        <w:rPr>
          <w:i/>
          <w:color w:val="000000"/>
        </w:rPr>
        <w:br/>
        <w:t>(the other trap contains a lot of length comp info due to the GBYP, and catch before 1980 for trap fishery are large. then it sounds good idea to use these data. but after 1981, catches are less, and length comp looks weird because information are from several data types.)</w:t>
      </w:r>
    </w:p>
    <w:p w14:paraId="16B82E40" w14:textId="7FF133B5" w:rsidR="00DF4D92" w:rsidRDefault="00DF4D92">
      <w:pPr>
        <w:pStyle w:val="CommentText"/>
      </w:pPr>
    </w:p>
    <w:p w14:paraId="63599AAB" w14:textId="77777777" w:rsidR="00DF4D92" w:rsidRDefault="00DF4D92">
      <w:pPr>
        <w:pStyle w:val="CommentText"/>
      </w:pPr>
    </w:p>
  </w:comment>
  <w:comment w:id="191" w:author="Thomas Carruthers" w:date="2017-06-02T10:03:00Z" w:initials="TC">
    <w:p w14:paraId="5B11D2E7" w14:textId="67C73F13" w:rsidR="00DF4D92" w:rsidRDefault="00DF4D92">
      <w:pPr>
        <w:pStyle w:val="CommentText"/>
      </w:pPr>
      <w:r>
        <w:rPr>
          <w:rStyle w:val="CommentReference"/>
        </w:rPr>
        <w:annotationRef/>
      </w:r>
      <w:r>
        <w:t xml:space="preserve">CHANGE 2: </w:t>
      </w:r>
    </w:p>
    <w:p w14:paraId="1E4EA550" w14:textId="77777777" w:rsidR="00DF4D92" w:rsidRDefault="00DF4D92">
      <w:pPr>
        <w:pStyle w:val="CommentText"/>
      </w:pPr>
      <w:r>
        <w:t xml:space="preserve">Natural mortality rate at age following the spreadsheet circulated by Clay: </w:t>
      </w:r>
    </w:p>
    <w:p w14:paraId="0D889AA8" w14:textId="77777777" w:rsidR="00DF4D92" w:rsidRDefault="00DF4D92">
      <w:pPr>
        <w:pStyle w:val="CommentText"/>
      </w:pPr>
      <w:r>
        <w:t xml:space="preserve">‘BFT parameters_ML.xlsx’ </w:t>
      </w:r>
    </w:p>
    <w:p w14:paraId="72654F37" w14:textId="38376B58" w:rsidR="00DF4D92" w:rsidRDefault="00DF4D92">
      <w:pPr>
        <w:pStyle w:val="CommentText"/>
      </w:pPr>
      <w:r>
        <w:t>and is now the same for both stocks</w:t>
      </w:r>
    </w:p>
  </w:comment>
  <w:comment w:id="273" w:author="Thomas Carruthers" w:date="2017-06-02T10:03:00Z" w:initials="TC">
    <w:p w14:paraId="5C53FC86" w14:textId="241C317B" w:rsidR="00DF4D92" w:rsidRDefault="00DF4D92">
      <w:pPr>
        <w:pStyle w:val="CommentText"/>
      </w:pPr>
      <w:r>
        <w:rPr>
          <w:rStyle w:val="CommentReference"/>
        </w:rPr>
        <w:annotationRef/>
      </w:r>
      <w:r>
        <w:t xml:space="preserve">CHANGE 3: </w:t>
      </w:r>
    </w:p>
    <w:p w14:paraId="0BC625DE" w14:textId="026757AC" w:rsidR="00DF4D92" w:rsidRDefault="00DF4D92">
      <w:pPr>
        <w:pStyle w:val="CommentText"/>
      </w:pPr>
      <w:r>
        <w:t>Spawning fraction following the spreadsheet circulated by Clay:</w:t>
      </w:r>
    </w:p>
    <w:p w14:paraId="519B1EC6" w14:textId="5C1C15D1" w:rsidR="00DF4D92" w:rsidRDefault="00DF4D92">
      <w:pPr>
        <w:pStyle w:val="CommentText"/>
      </w:pPr>
      <w:r>
        <w:t>‘BFT parameters_ML.xlsx’</w:t>
      </w:r>
    </w:p>
    <w:p w14:paraId="3C7DEAE3" w14:textId="0A9D6E57" w:rsidR="00DF4D92" w:rsidRDefault="00DF4D92">
      <w:pPr>
        <w:pStyle w:val="CommentText"/>
      </w:pPr>
      <w:r>
        <w:t xml:space="preserve">Both East and West share the same ‘low’ age at maturity vector but have stock – specific ‘high’ age at maturity vectors. </w:t>
      </w:r>
    </w:p>
    <w:p w14:paraId="531F6F0B" w14:textId="77777777" w:rsidR="00DF4D92" w:rsidRDefault="00DF4D92">
      <w:pPr>
        <w:pStyle w:val="CommentText"/>
      </w:pPr>
    </w:p>
  </w:comment>
  <w:comment w:id="460" w:author="Tom Carruthers" w:date="2017-03-17T14:51:00Z" w:initials="TC">
    <w:p w14:paraId="0FDBCF37" w14:textId="77777777" w:rsidR="00DF4D92" w:rsidRDefault="00DF4D92">
      <w:pPr>
        <w:pStyle w:val="CommentText"/>
      </w:pPr>
      <w:r>
        <w:rPr>
          <w:rStyle w:val="CommentReference"/>
        </w:rPr>
        <w:annotationRef/>
      </w:r>
      <w:r>
        <w:t>“</w:t>
      </w:r>
      <w:r w:rsidRPr="00F0223F">
        <w:t>Tom to include fits to assessment indices and considered possible adjustments to the weighting of the catch likelihood</w:t>
      </w:r>
      <w:r>
        <w:t>”</w:t>
      </w:r>
    </w:p>
    <w:p w14:paraId="764E1E81" w14:textId="77777777" w:rsidR="00DF4D92" w:rsidRDefault="00DF4D92">
      <w:pPr>
        <w:pStyle w:val="CommentText"/>
      </w:pPr>
    </w:p>
    <w:p w14:paraId="5A1B2CD8" w14:textId="59FFAAD0" w:rsidR="00DF4D92" w:rsidRDefault="00DF4D92">
      <w:pPr>
        <w:pStyle w:val="CommentText"/>
      </w:pPr>
      <w:r>
        <w:t xml:space="preserve">ISSUE 3: </w:t>
      </w:r>
    </w:p>
    <w:p w14:paraId="3543CEB5" w14:textId="470DD3CF" w:rsidR="00DF4D92" w:rsidRDefault="00DF4D92">
      <w:pPr>
        <w:pStyle w:val="CommentText"/>
      </w:pPr>
      <w:r>
        <w:t>What assessment indices should the OM be fitted to?</w:t>
      </w:r>
    </w:p>
  </w:comment>
  <w:comment w:id="469" w:author="Thomas Carruthers" w:date="2017-06-02T10:29:00Z" w:initials="TC">
    <w:p w14:paraId="0DBECABF" w14:textId="0DD818D9" w:rsidR="00DF4D92" w:rsidRDefault="00DF4D92">
      <w:pPr>
        <w:pStyle w:val="CommentText"/>
      </w:pPr>
      <w:r>
        <w:rPr>
          <w:rStyle w:val="CommentReference"/>
        </w:rPr>
        <w:annotationRef/>
      </w:r>
      <w:r>
        <w:t>ISSUE 4:</w:t>
      </w:r>
    </w:p>
    <w:p w14:paraId="412B40F1" w14:textId="51BD907B" w:rsidR="00DF4D92" w:rsidRDefault="00DF4D92">
      <w:pPr>
        <w:pStyle w:val="CommentText"/>
      </w:pPr>
      <w:r>
        <w:t>Specific years and % overages required</w:t>
      </w:r>
    </w:p>
  </w:comment>
  <w:comment w:id="471" w:author="Thomas Carruthers" w:date="2017-06-02T10:29:00Z" w:initials="TC">
    <w:p w14:paraId="7E46285B" w14:textId="24DCDD25" w:rsidR="00DF4D92" w:rsidRDefault="00DF4D92">
      <w:pPr>
        <w:pStyle w:val="CommentText"/>
      </w:pPr>
      <w:r>
        <w:rPr>
          <w:rStyle w:val="CommentReference"/>
        </w:rPr>
        <w:annotationRef/>
      </w:r>
      <w:r>
        <w:t xml:space="preserve">ISSUE 5. Specific indices required.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81882" w15:done="0"/>
  <w15:commentEx w15:paraId="33933D3A" w15:done="0"/>
  <w15:commentEx w15:paraId="63599AAB" w15:done="0"/>
  <w15:commentEx w15:paraId="72654F37" w15:done="0"/>
  <w15:commentEx w15:paraId="531F6F0B" w15:done="0"/>
  <w15:commentEx w15:paraId="3543CEB5" w15:done="0"/>
  <w15:commentEx w15:paraId="412B40F1" w15:done="0"/>
  <w15:commentEx w15:paraId="7E4628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DF13A3" w14:textId="77777777" w:rsidR="00C97765" w:rsidRDefault="00C97765" w:rsidP="00B56829">
      <w:r>
        <w:separator/>
      </w:r>
    </w:p>
  </w:endnote>
  <w:endnote w:type="continuationSeparator" w:id="0">
    <w:p w14:paraId="15FD1900" w14:textId="77777777" w:rsidR="00C97765" w:rsidRDefault="00C97765"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599B892F" w:rsidR="00DF4D92" w:rsidRDefault="00DF4D92">
        <w:pPr>
          <w:pStyle w:val="Footer"/>
          <w:jc w:val="right"/>
        </w:pPr>
        <w:r>
          <w:fldChar w:fldCharType="begin"/>
        </w:r>
        <w:r>
          <w:instrText xml:space="preserve"> PAGE   \* MERGEFORMAT </w:instrText>
        </w:r>
        <w:r>
          <w:fldChar w:fldCharType="separate"/>
        </w:r>
        <w:r w:rsidR="00694FFF">
          <w:rPr>
            <w:noProof/>
          </w:rPr>
          <w:t>12</w:t>
        </w:r>
        <w:r>
          <w:rPr>
            <w:noProof/>
          </w:rPr>
          <w:fldChar w:fldCharType="end"/>
        </w:r>
      </w:p>
    </w:sdtContent>
  </w:sdt>
  <w:p w14:paraId="6E39F51C" w14:textId="77777777" w:rsidR="00DF4D92" w:rsidRDefault="00DF4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BB84A" w14:textId="77777777" w:rsidR="00C97765" w:rsidRDefault="00C97765" w:rsidP="00B56829">
      <w:r>
        <w:separator/>
      </w:r>
    </w:p>
  </w:footnote>
  <w:footnote w:type="continuationSeparator" w:id="0">
    <w:p w14:paraId="549F4477" w14:textId="77777777" w:rsidR="00C97765" w:rsidRDefault="00C97765"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19284D1F"/>
    <w:multiLevelType w:val="hybridMultilevel"/>
    <w:tmpl w:val="B35C57A2"/>
    <w:lvl w:ilvl="0" w:tplc="B69292D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7"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2DB24256"/>
    <w:multiLevelType w:val="multilevel"/>
    <w:tmpl w:val="488EDE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0"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1"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7"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8"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9"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1"/>
  </w:num>
  <w:num w:numId="2">
    <w:abstractNumId w:val="20"/>
  </w:num>
  <w:num w:numId="3">
    <w:abstractNumId w:val="18"/>
  </w:num>
  <w:num w:numId="4">
    <w:abstractNumId w:val="19"/>
  </w:num>
  <w:num w:numId="5">
    <w:abstractNumId w:val="10"/>
  </w:num>
  <w:num w:numId="6">
    <w:abstractNumId w:val="15"/>
  </w:num>
  <w:num w:numId="7">
    <w:abstractNumId w:val="11"/>
  </w:num>
  <w:num w:numId="8">
    <w:abstractNumId w:val="14"/>
  </w:num>
  <w:num w:numId="9">
    <w:abstractNumId w:val="16"/>
  </w:num>
  <w:num w:numId="10">
    <w:abstractNumId w:val="9"/>
  </w:num>
  <w:num w:numId="11">
    <w:abstractNumId w:val="0"/>
  </w:num>
  <w:num w:numId="12">
    <w:abstractNumId w:val="6"/>
  </w:num>
  <w:num w:numId="13">
    <w:abstractNumId w:val="3"/>
  </w:num>
  <w:num w:numId="14">
    <w:abstractNumId w:val="12"/>
  </w:num>
  <w:num w:numId="15">
    <w:abstractNumId w:val="4"/>
  </w:num>
  <w:num w:numId="16">
    <w:abstractNumId w:val="13"/>
  </w:num>
  <w:num w:numId="17">
    <w:abstractNumId w:val="2"/>
  </w:num>
  <w:num w:numId="18">
    <w:abstractNumId w:val="7"/>
  </w:num>
  <w:num w:numId="19">
    <w:abstractNumId w:val="17"/>
  </w:num>
  <w:num w:numId="20">
    <w:abstractNumId w:val="17"/>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FA4"/>
    <w:rsid w:val="0000477A"/>
    <w:rsid w:val="00006C2C"/>
    <w:rsid w:val="00014CF9"/>
    <w:rsid w:val="0001558B"/>
    <w:rsid w:val="000172AC"/>
    <w:rsid w:val="000214C7"/>
    <w:rsid w:val="00022CDB"/>
    <w:rsid w:val="00026E3D"/>
    <w:rsid w:val="0003012F"/>
    <w:rsid w:val="00034901"/>
    <w:rsid w:val="00051D39"/>
    <w:rsid w:val="000621A1"/>
    <w:rsid w:val="00063C9D"/>
    <w:rsid w:val="000708BD"/>
    <w:rsid w:val="00071A74"/>
    <w:rsid w:val="00074D32"/>
    <w:rsid w:val="0007771A"/>
    <w:rsid w:val="00077D22"/>
    <w:rsid w:val="000826AE"/>
    <w:rsid w:val="000844BB"/>
    <w:rsid w:val="00093196"/>
    <w:rsid w:val="000A1F39"/>
    <w:rsid w:val="000A5249"/>
    <w:rsid w:val="000B2E29"/>
    <w:rsid w:val="000C6C27"/>
    <w:rsid w:val="000E35A9"/>
    <w:rsid w:val="000F09F1"/>
    <w:rsid w:val="000F2F84"/>
    <w:rsid w:val="00101698"/>
    <w:rsid w:val="00112525"/>
    <w:rsid w:val="00116B94"/>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06292"/>
    <w:rsid w:val="0021627A"/>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774F7"/>
    <w:rsid w:val="0029590E"/>
    <w:rsid w:val="00296D59"/>
    <w:rsid w:val="00297782"/>
    <w:rsid w:val="002A3FD0"/>
    <w:rsid w:val="002A7158"/>
    <w:rsid w:val="002B12C3"/>
    <w:rsid w:val="002C1CAD"/>
    <w:rsid w:val="002C3A1A"/>
    <w:rsid w:val="002C3A5D"/>
    <w:rsid w:val="002C4ADF"/>
    <w:rsid w:val="002D3512"/>
    <w:rsid w:val="002D5AFB"/>
    <w:rsid w:val="002D7A43"/>
    <w:rsid w:val="002E1924"/>
    <w:rsid w:val="002F4FE3"/>
    <w:rsid w:val="002F5BED"/>
    <w:rsid w:val="00303ADC"/>
    <w:rsid w:val="00313AC4"/>
    <w:rsid w:val="00322AF7"/>
    <w:rsid w:val="00327C44"/>
    <w:rsid w:val="00340E8C"/>
    <w:rsid w:val="00344395"/>
    <w:rsid w:val="00344FCF"/>
    <w:rsid w:val="00355A2F"/>
    <w:rsid w:val="0038078A"/>
    <w:rsid w:val="00386C74"/>
    <w:rsid w:val="00392739"/>
    <w:rsid w:val="00396D3C"/>
    <w:rsid w:val="00397841"/>
    <w:rsid w:val="003A2B66"/>
    <w:rsid w:val="003C5411"/>
    <w:rsid w:val="003C7104"/>
    <w:rsid w:val="003D1ABB"/>
    <w:rsid w:val="003D7B06"/>
    <w:rsid w:val="003E2284"/>
    <w:rsid w:val="003F13F3"/>
    <w:rsid w:val="003F4338"/>
    <w:rsid w:val="00406114"/>
    <w:rsid w:val="00417016"/>
    <w:rsid w:val="00420D5E"/>
    <w:rsid w:val="00421A3C"/>
    <w:rsid w:val="004239D2"/>
    <w:rsid w:val="00431E20"/>
    <w:rsid w:val="00440453"/>
    <w:rsid w:val="004405F9"/>
    <w:rsid w:val="00441597"/>
    <w:rsid w:val="00441EF2"/>
    <w:rsid w:val="00461CF2"/>
    <w:rsid w:val="00465C7D"/>
    <w:rsid w:val="00466328"/>
    <w:rsid w:val="004666A2"/>
    <w:rsid w:val="004711A3"/>
    <w:rsid w:val="00484776"/>
    <w:rsid w:val="00484EF0"/>
    <w:rsid w:val="00491501"/>
    <w:rsid w:val="00494278"/>
    <w:rsid w:val="004A1C62"/>
    <w:rsid w:val="004A385F"/>
    <w:rsid w:val="004A409F"/>
    <w:rsid w:val="004B5430"/>
    <w:rsid w:val="004C55E4"/>
    <w:rsid w:val="004E28C9"/>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3F56"/>
    <w:rsid w:val="005D5E2C"/>
    <w:rsid w:val="005D71F7"/>
    <w:rsid w:val="005E5159"/>
    <w:rsid w:val="005F1D09"/>
    <w:rsid w:val="005F3B76"/>
    <w:rsid w:val="005F52F1"/>
    <w:rsid w:val="00600A4C"/>
    <w:rsid w:val="0060134C"/>
    <w:rsid w:val="0060252B"/>
    <w:rsid w:val="00605EE1"/>
    <w:rsid w:val="006063F6"/>
    <w:rsid w:val="006247E3"/>
    <w:rsid w:val="00625458"/>
    <w:rsid w:val="00634D0A"/>
    <w:rsid w:val="006523A2"/>
    <w:rsid w:val="0065577D"/>
    <w:rsid w:val="0066185E"/>
    <w:rsid w:val="006621FF"/>
    <w:rsid w:val="006709DE"/>
    <w:rsid w:val="00671F5F"/>
    <w:rsid w:val="00673E2E"/>
    <w:rsid w:val="006838DA"/>
    <w:rsid w:val="006908E5"/>
    <w:rsid w:val="00694FFF"/>
    <w:rsid w:val="00695ED9"/>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055A"/>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D31F4"/>
    <w:rsid w:val="008E2295"/>
    <w:rsid w:val="008E2327"/>
    <w:rsid w:val="008E43D5"/>
    <w:rsid w:val="008E4CEA"/>
    <w:rsid w:val="008E73D3"/>
    <w:rsid w:val="008F33F7"/>
    <w:rsid w:val="00904E39"/>
    <w:rsid w:val="009070AD"/>
    <w:rsid w:val="00913887"/>
    <w:rsid w:val="00920D5B"/>
    <w:rsid w:val="00921E91"/>
    <w:rsid w:val="00931FE4"/>
    <w:rsid w:val="00935FA4"/>
    <w:rsid w:val="00936DEB"/>
    <w:rsid w:val="00943256"/>
    <w:rsid w:val="00944842"/>
    <w:rsid w:val="009521A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008"/>
    <w:rsid w:val="009D1390"/>
    <w:rsid w:val="009D6A5A"/>
    <w:rsid w:val="009D7428"/>
    <w:rsid w:val="009E2EE0"/>
    <w:rsid w:val="009E4A74"/>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8AA"/>
    <w:rsid w:val="00AE09E9"/>
    <w:rsid w:val="00AE3B1B"/>
    <w:rsid w:val="00AE4EC5"/>
    <w:rsid w:val="00AF1E0E"/>
    <w:rsid w:val="00AF3FE6"/>
    <w:rsid w:val="00AF49F8"/>
    <w:rsid w:val="00AF7796"/>
    <w:rsid w:val="00B048C7"/>
    <w:rsid w:val="00B059B7"/>
    <w:rsid w:val="00B11559"/>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078BC"/>
    <w:rsid w:val="00C162D0"/>
    <w:rsid w:val="00C26F39"/>
    <w:rsid w:val="00C270BC"/>
    <w:rsid w:val="00C30EEE"/>
    <w:rsid w:val="00C31889"/>
    <w:rsid w:val="00C41ECA"/>
    <w:rsid w:val="00C45830"/>
    <w:rsid w:val="00C47DC5"/>
    <w:rsid w:val="00C51055"/>
    <w:rsid w:val="00C57815"/>
    <w:rsid w:val="00C66643"/>
    <w:rsid w:val="00C80707"/>
    <w:rsid w:val="00C81141"/>
    <w:rsid w:val="00C837B1"/>
    <w:rsid w:val="00C97765"/>
    <w:rsid w:val="00C97833"/>
    <w:rsid w:val="00CA13BC"/>
    <w:rsid w:val="00CA786C"/>
    <w:rsid w:val="00CA792F"/>
    <w:rsid w:val="00CC223C"/>
    <w:rsid w:val="00CD054C"/>
    <w:rsid w:val="00CD4EC9"/>
    <w:rsid w:val="00CD6D17"/>
    <w:rsid w:val="00CD76DD"/>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203"/>
    <w:rsid w:val="00D82AA4"/>
    <w:rsid w:val="00D8566B"/>
    <w:rsid w:val="00D91EB6"/>
    <w:rsid w:val="00D937B0"/>
    <w:rsid w:val="00DB087E"/>
    <w:rsid w:val="00DB7946"/>
    <w:rsid w:val="00DC4880"/>
    <w:rsid w:val="00DD6760"/>
    <w:rsid w:val="00DE432C"/>
    <w:rsid w:val="00DE6E3F"/>
    <w:rsid w:val="00DE6F83"/>
    <w:rsid w:val="00DF0CE1"/>
    <w:rsid w:val="00DF4471"/>
    <w:rsid w:val="00DF4D92"/>
    <w:rsid w:val="00E016A0"/>
    <w:rsid w:val="00E0243B"/>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11FD"/>
    <w:rsid w:val="00F0223F"/>
    <w:rsid w:val="00F05C28"/>
    <w:rsid w:val="00F10884"/>
    <w:rsid w:val="00F22DC4"/>
    <w:rsid w:val="00F243AE"/>
    <w:rsid w:val="00F43FD9"/>
    <w:rsid w:val="00F608EA"/>
    <w:rsid w:val="00F60DF8"/>
    <w:rsid w:val="00F731CF"/>
    <w:rsid w:val="00F77AE0"/>
    <w:rsid w:val="00F84BC5"/>
    <w:rsid w:val="00FA4442"/>
    <w:rsid w:val="00FB29FE"/>
    <w:rsid w:val="00FB35CF"/>
    <w:rsid w:val="00FC03D4"/>
    <w:rsid w:val="00FC54D2"/>
    <w:rsid w:val="00FD0BDA"/>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15:docId w15:val="{7846BB9D-ED02-4A55-B90F-7E3ACCF8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19"/>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19"/>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19"/>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19"/>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19"/>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docs.google.com/spreadsheets/d/13pFaM3BTnzQ1B%20NQGoYn4O2n1IeD18V3VTbN9Hv7139U/edit" TargetMode="External"/><Relationship Id="rId22" Type="http://schemas.openxmlformats.org/officeDocument/2006/relationships/image" Target="media/image12.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521AFC-806D-438F-BA04-01D39B1E6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7661</Words>
  <Characters>43668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 Butterworth</dc:creator>
  <cp:lastModifiedBy>Thomas Carruthers</cp:lastModifiedBy>
  <cp:revision>4</cp:revision>
  <cp:lastPrinted>2016-01-11T22:12:00Z</cp:lastPrinted>
  <dcterms:created xsi:type="dcterms:W3CDTF">2017-06-22T22:00:00Z</dcterms:created>
  <dcterms:modified xsi:type="dcterms:W3CDTF">2017-06-22T23:05:00Z</dcterms:modified>
</cp:coreProperties>
</file>