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D8D23" w14:textId="77777777" w:rsidR="008E73D3" w:rsidRPr="00935FA4" w:rsidRDefault="00131D4A" w:rsidP="00935FA4">
      <w:pPr>
        <w:jc w:val="center"/>
        <w:rPr>
          <w:rFonts w:ascii="Times New Roman" w:hAnsi="Times New Roman" w:cs="Times New Roman"/>
          <w:b/>
          <w:sz w:val="32"/>
          <w:szCs w:val="32"/>
        </w:rPr>
      </w:pPr>
      <w:bookmarkStart w:id="0" w:name="_GoBack"/>
      <w:bookmarkEnd w:id="0"/>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7765C9">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7765C9">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7765C9">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7765C9">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7765C9">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7765C9">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7765C9">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7765C9">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7765C9">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7765C9">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7765C9">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7765C9">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7765C9">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7765C9">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1" w:name="_Toc465365274"/>
      <w:r w:rsidRPr="006E4901">
        <w:t>BASIC CONCEPTS AND STOCK STRUCTURE</w:t>
      </w:r>
      <w:bookmarkEnd w:id="1"/>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2" w:name="_Toc465365275"/>
      <w:r>
        <w:t>Spatial strata</w:t>
      </w:r>
      <w:bookmarkEnd w:id="2"/>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BE196E1">
            <wp:extent cx="2554552" cy="2517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52495" cy="2515164"/>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3" w:name="_Toc465365276"/>
      <w:r w:rsidRPr="008E1D5C">
        <w:t>Baseline</w:t>
      </w:r>
      <w:bookmarkEnd w:id="3"/>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5529513" w14:textId="61249937" w:rsidR="00CC223C" w:rsidRPr="005A046E" w:rsidDel="00860A42" w:rsidRDefault="00987C9A">
      <w:pPr>
        <w:pStyle w:val="Heading4"/>
        <w:ind w:left="0"/>
        <w:jc w:val="both"/>
        <w:rPr>
          <w:del w:id="4" w:author="Administrator" w:date="2016-11-05T06:46:00Z"/>
          <w:color w:val="FF0000"/>
        </w:rPr>
        <w:pPrChange w:id="5" w:author="Administrator" w:date="2016-11-05T06:46:00Z">
          <w:pPr>
            <w:pStyle w:val="Heading4"/>
            <w:ind w:left="0"/>
          </w:pPr>
        </w:pPrChange>
      </w:pPr>
      <w:bookmarkStart w:id="6" w:name="_Toc465365277"/>
      <w:r>
        <w:t xml:space="preserve">Alternative </w:t>
      </w:r>
      <w:ins w:id="7" w:author="Administrator" w:date="2016-11-05T06:46:00Z">
        <w:r w:rsidR="00860A42">
          <w:t xml:space="preserve">low priority future </w:t>
        </w:r>
      </w:ins>
      <w:r>
        <w:t>options</w:t>
      </w:r>
      <w:bookmarkEnd w:id="6"/>
      <w:r w:rsidR="0029590E">
        <w:t xml:space="preserve">  </w:t>
      </w:r>
      <w:del w:id="8" w:author="Administrator" w:date="2016-11-05T06:46:00Z">
        <w:r w:rsidR="0029590E" w:rsidRPr="005A046E" w:rsidDel="00860A42">
          <w:rPr>
            <w:b/>
            <w:i/>
            <w:color w:val="FF0000"/>
            <w:u w:val="none"/>
          </w:rPr>
          <w:delText>[Needs consideration of whether these alternatives should remain]</w:delText>
        </w:r>
      </w:del>
    </w:p>
    <w:p w14:paraId="5C2DDC82" w14:textId="77777777" w:rsidR="00987C9A" w:rsidRPr="00860A42" w:rsidRDefault="00987C9A">
      <w:pPr>
        <w:pStyle w:val="Heading4"/>
        <w:ind w:left="0"/>
        <w:jc w:val="both"/>
        <w:rPr>
          <w:rFonts w:cs="Times New Roman"/>
          <w:szCs w:val="24"/>
        </w:rPr>
        <w:pPrChange w:id="9" w:author="Administrator" w:date="2016-11-05T06:46:00Z">
          <w:pPr>
            <w:pStyle w:val="ListParagraph"/>
            <w:ind w:left="0"/>
            <w:jc w:val="both"/>
          </w:pPr>
        </w:pPrChange>
      </w:pPr>
    </w:p>
    <w:p w14:paraId="66714290" w14:textId="77777777" w:rsidR="00F731CF" w:rsidRPr="00A71A7A"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Spatial areas of the ICCAT data preparatory meeting (Anon. 2015, Figure 1.1A)</w:t>
      </w:r>
    </w:p>
    <w:p w14:paraId="5FF97608" w14:textId="77777777" w:rsidR="00987C9A" w:rsidRDefault="00987C9A" w:rsidP="001B61C4">
      <w:pPr>
        <w:pStyle w:val="ListParagraph"/>
        <w:ind w:left="0"/>
        <w:jc w:val="both"/>
        <w:rPr>
          <w:rFonts w:ascii="Times New Roman" w:hAnsi="Times New Roman" w:cs="Times New Roman"/>
          <w:sz w:val="24"/>
          <w:szCs w:val="24"/>
        </w:rPr>
      </w:pPr>
    </w:p>
    <w:p w14:paraId="00320CFE" w14:textId="5B5349EF" w:rsidR="00987C9A" w:rsidRDefault="00161309"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w:t>
      </w:r>
      <w:r w:rsidR="00987C9A">
        <w:rPr>
          <w:rFonts w:ascii="Times New Roman" w:hAnsi="Times New Roman" w:cs="Times New Roman"/>
          <w:sz w:val="24"/>
          <w:szCs w:val="24"/>
        </w:rPr>
        <w:t>MAST model (Taylor et al. 2011) areas which are the same Figure 1</w:t>
      </w:r>
      <w:r w:rsidR="007D2E3B">
        <w:rPr>
          <w:rFonts w:ascii="Times New Roman" w:hAnsi="Times New Roman" w:cs="Times New Roman"/>
          <w:sz w:val="24"/>
          <w:szCs w:val="24"/>
        </w:rPr>
        <w:t>.1</w:t>
      </w:r>
      <w:r w:rsidR="00987C9A">
        <w:rPr>
          <w:rFonts w:ascii="Times New Roman" w:hAnsi="Times New Roman" w:cs="Times New Roman"/>
          <w:sz w:val="24"/>
          <w:szCs w:val="24"/>
        </w:rPr>
        <w:t xml:space="preserve"> but simplified such that the Central Atlantic is merged with the Western Atlantic.</w:t>
      </w:r>
    </w:p>
    <w:p w14:paraId="1B2917F6" w14:textId="77777777" w:rsidR="00987C9A" w:rsidRDefault="00987C9A" w:rsidP="001B61C4">
      <w:pPr>
        <w:pStyle w:val="ListParagraph"/>
        <w:ind w:left="0"/>
        <w:jc w:val="both"/>
        <w:rPr>
          <w:rFonts w:ascii="Times New Roman" w:hAnsi="Times New Roman" w:cs="Times New Roman"/>
          <w:sz w:val="24"/>
          <w:szCs w:val="24"/>
        </w:rPr>
      </w:pPr>
    </w:p>
    <w:p w14:paraId="1288E7E0"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proposed by </w:t>
      </w:r>
      <w:r w:rsidRPr="00A71A7A">
        <w:rPr>
          <w:rFonts w:ascii="Times New Roman" w:hAnsi="Times New Roman" w:cs="Times New Roman"/>
          <w:sz w:val="24"/>
          <w:szCs w:val="24"/>
        </w:rPr>
        <w:t xml:space="preserve">Kimoto et al. (2015) </w:t>
      </w:r>
      <w:r>
        <w:rPr>
          <w:rFonts w:ascii="Times New Roman" w:hAnsi="Times New Roman" w:cs="Times New Roman"/>
          <w:sz w:val="24"/>
          <w:szCs w:val="24"/>
        </w:rPr>
        <w:t>with alternative spatial stratification</w:t>
      </w:r>
      <w:r w:rsidRPr="00A71A7A">
        <w:rPr>
          <w:rFonts w:ascii="Times New Roman" w:hAnsi="Times New Roman" w:cs="Times New Roman"/>
          <w:sz w:val="24"/>
          <w:szCs w:val="24"/>
        </w:rPr>
        <w:t xml:space="preserve"> of the northeast Atlantic</w:t>
      </w:r>
      <w:r>
        <w:rPr>
          <w:rFonts w:ascii="Times New Roman" w:hAnsi="Times New Roman" w:cs="Times New Roman"/>
          <w:sz w:val="24"/>
          <w:szCs w:val="24"/>
        </w:rPr>
        <w:t xml:space="preserve"> (to better characterize Japanese longline fishing activities). </w:t>
      </w:r>
    </w:p>
    <w:p w14:paraId="29344462" w14:textId="77777777" w:rsidR="00987C9A" w:rsidRDefault="00987C9A" w:rsidP="001B61C4">
      <w:pPr>
        <w:pStyle w:val="ListParagraph"/>
        <w:ind w:left="0"/>
        <w:jc w:val="both"/>
        <w:rPr>
          <w:rFonts w:ascii="Times New Roman" w:hAnsi="Times New Roman" w:cs="Times New Roman"/>
          <w:sz w:val="24"/>
          <w:szCs w:val="24"/>
        </w:rPr>
      </w:pPr>
    </w:p>
    <w:p w14:paraId="55302C6E" w14:textId="77777777" w:rsidR="00E76CB5" w:rsidRDefault="00E76CB5">
      <w:pPr>
        <w:rPr>
          <w:rFonts w:ascii="Times New Roman" w:hAnsi="Times New Roman" w:cs="Times New Roman"/>
          <w:sz w:val="24"/>
          <w:szCs w:val="24"/>
        </w:rPr>
      </w:pPr>
      <w:r>
        <w:rPr>
          <w:rFonts w:ascii="Times New Roman" w:hAnsi="Times New Roman" w:cs="Times New Roman"/>
          <w:sz w:val="24"/>
          <w:szCs w:val="24"/>
        </w:rPr>
        <w:br w:type="page"/>
      </w:r>
    </w:p>
    <w:p w14:paraId="34256715" w14:textId="77777777" w:rsidR="00FB35CF" w:rsidRDefault="00FB35CF" w:rsidP="001B61C4">
      <w:pPr>
        <w:pStyle w:val="ListParagraph"/>
        <w:ind w:left="0"/>
        <w:jc w:val="both"/>
        <w:rPr>
          <w:rFonts w:ascii="Times New Roman" w:hAnsi="Times New Roman" w:cs="Times New Roman"/>
          <w:sz w:val="24"/>
          <w:szCs w:val="24"/>
        </w:rPr>
      </w:pPr>
    </w:p>
    <w:p w14:paraId="19F0526B" w14:textId="6993A4C5" w:rsidR="00CC223C" w:rsidRDefault="00987C9A" w:rsidP="001B61C4">
      <w:pPr>
        <w:pStyle w:val="Heading3"/>
        <w:ind w:left="0"/>
      </w:pPr>
      <w:bookmarkStart w:id="10" w:name="_Toc465365278"/>
      <w:r>
        <w:t>Temporal strata</w:t>
      </w:r>
      <w:bookmarkEnd w:id="10"/>
      <w:r w:rsidR="00D16417">
        <w:t xml:space="preserve">     </w:t>
      </w:r>
      <w:r w:rsidR="00D16417" w:rsidRPr="00BD250A">
        <w:rPr>
          <w:b/>
        </w:rPr>
        <w:t>[Need 6-monthly temporal strata also be considered?]</w:t>
      </w:r>
    </w:p>
    <w:p w14:paraId="339698C8" w14:textId="77777777" w:rsidR="00987C9A" w:rsidRDefault="00987C9A" w:rsidP="001B61C4">
      <w:pPr>
        <w:jc w:val="both"/>
        <w:rPr>
          <w:rFonts w:ascii="Times New Roman" w:hAnsi="Times New Roman" w:cs="Times New Roman"/>
          <w:i/>
          <w:sz w:val="24"/>
          <w:szCs w:val="24"/>
        </w:rPr>
      </w:pPr>
    </w:p>
    <w:p w14:paraId="6261910B" w14:textId="17F9C597" w:rsidR="00C80707" w:rsidRPr="00D16417" w:rsidRDefault="00936DEB" w:rsidP="00BD250A">
      <w:pPr>
        <w:jc w:val="both"/>
        <w:rPr>
          <w:rFonts w:ascii="Times New Roman" w:hAnsi="Times New Roman" w:cs="Times New Roman"/>
          <w:sz w:val="24"/>
          <w:szCs w:val="24"/>
        </w:rPr>
      </w:pPr>
      <w:r>
        <w:rPr>
          <w:rFonts w:ascii="Times New Roman" w:hAnsi="Times New Roman" w:cs="Times New Roman"/>
          <w:sz w:val="24"/>
          <w:szCs w:val="24"/>
        </w:rPr>
        <w:t xml:space="preserve">Since the catch and effort data are available </w:t>
      </w:r>
      <w:r w:rsidR="00D16417">
        <w:rPr>
          <w:rFonts w:ascii="Times New Roman" w:hAnsi="Times New Roman" w:cs="Times New Roman"/>
          <w:sz w:val="24"/>
          <w:szCs w:val="24"/>
        </w:rPr>
        <w:t xml:space="preserve">only </w:t>
      </w:r>
      <w:r>
        <w:rPr>
          <w:rFonts w:ascii="Times New Roman" w:hAnsi="Times New Roman" w:cs="Times New Roman"/>
          <w:sz w:val="24"/>
          <w:szCs w:val="24"/>
        </w:rPr>
        <w:t xml:space="preserve">at a quarterly resolution (Jan-Mar, Apr-Jun, Jul-Sept, Oct–Dec) this is currently the only sub-year temporal definition under consideration. </w:t>
      </w:r>
    </w:p>
    <w:p w14:paraId="54063FCB" w14:textId="77777777" w:rsidR="00987C9A" w:rsidRPr="00273D1A" w:rsidRDefault="00987C9A" w:rsidP="001B61C4">
      <w:pPr>
        <w:jc w:val="both"/>
        <w:rPr>
          <w:rFonts w:ascii="Times New Roman" w:hAnsi="Times New Roman" w:cs="Times New Roman"/>
          <w:i/>
          <w:sz w:val="24"/>
          <w:szCs w:val="24"/>
        </w:rPr>
      </w:pPr>
    </w:p>
    <w:p w14:paraId="0ECA2D16" w14:textId="1F2EA3A0" w:rsidR="00CC223C" w:rsidRDefault="00987C9A" w:rsidP="001B61C4">
      <w:pPr>
        <w:pStyle w:val="Heading3"/>
        <w:ind w:left="0"/>
      </w:pPr>
      <w:bookmarkStart w:id="11" w:name="_Toc465365279"/>
      <w:r w:rsidRPr="00273D1A">
        <w:t>Mixing hypotheses</w:t>
      </w:r>
      <w:bookmarkEnd w:id="11"/>
      <w:r w:rsidR="00D16417">
        <w:t xml:space="preserve">   </w:t>
      </w:r>
      <w:r w:rsidR="00D16417" w:rsidRPr="00BD250A">
        <w:rPr>
          <w:b/>
        </w:rPr>
        <w:t>[Need to consider simplifying</w:t>
      </w:r>
      <w:r w:rsidR="00D17E2D" w:rsidRPr="00BD250A">
        <w:rPr>
          <w:b/>
        </w:rPr>
        <w:t xml:space="preserve">, for example </w:t>
      </w:r>
      <w:commentRangeStart w:id="12"/>
      <w:r w:rsidR="00D17E2D" w:rsidRPr="00BD250A">
        <w:rPr>
          <w:b/>
        </w:rPr>
        <w:t xml:space="preserve">towards simpler </w:t>
      </w:r>
      <w:commentRangeEnd w:id="12"/>
      <w:r w:rsidR="00AD4374">
        <w:rPr>
          <w:rStyle w:val="CommentReference"/>
          <w:rFonts w:asciiTheme="minorHAnsi" w:eastAsiaTheme="minorHAnsi" w:hAnsiTheme="minorHAnsi" w:cstheme="minorBidi"/>
          <w:bCs w:val="0"/>
          <w:i w:val="0"/>
          <w:color w:val="auto"/>
          <w:lang w:val="en-ZA"/>
        </w:rPr>
        <w:commentReference w:id="12"/>
      </w:r>
      <w:r w:rsidR="00D17E2D" w:rsidRPr="00BD250A">
        <w:rPr>
          <w:b/>
        </w:rPr>
        <w:t>Mediterranean structure.]</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2F758B" w:rsidRPr="00A71A7A" w:rsidRDefault="002F758B"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2F758B" w:rsidRPr="00A71A7A" w:rsidRDefault="002F758B"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2F758B" w:rsidRPr="00A71A7A" w:rsidRDefault="002F758B"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2F758B" w:rsidRPr="00A71A7A" w:rsidRDefault="002F758B"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7297AEB5" w:rsidR="00987C9A" w:rsidRDefault="00B16E84" w:rsidP="001B61C4">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65185C3E">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2F758B" w:rsidRPr="00A71A7A" w:rsidRDefault="002F758B"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8"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" fillcolor="white [3201]" stroked="f" strokeweight=".5pt">
                <v:path arrowok="t"/>
                <v:textbox>
                  <w:txbxContent>
                    <w:p w14:paraId="3FDCE885" w14:textId="77777777" w:rsidR="002F758B" w:rsidRPr="00A71A7A" w:rsidRDefault="002F758B" w:rsidP="00987C9A">
                      <w:pPr>
                        <w:jc w:val="right"/>
                        <w:rPr>
                          <w:b/>
                          <w:color w:val="0070C0"/>
                          <w:lang w:val="en-CA"/>
                        </w:rPr>
                      </w:pPr>
                      <w:r>
                        <w:rPr>
                          <w:b/>
                          <w:color w:val="0070C0"/>
                          <w:lang w:val="en-CA"/>
                        </w:rPr>
                        <w:t>C</w:t>
                      </w:r>
                    </w:p>
                  </w:txbxContent>
                </v:textbox>
              </v:shape>
            </w:pict>
          </mc:Fallback>
        </mc:AlternateContent>
      </w:r>
      <w:r>
        <w:rPr>
          <w:noProof/>
          <w:lang w:val="en-CA" w:eastAsia="en-CA"/>
        </w:rPr>
        <mc:AlternateContent>
          <mc:Choice Requires="wps">
            <w:drawing>
              <wp:anchor distT="0" distB="0" distL="114300" distR="114300" simplePos="0" relativeHeight="251659264" behindDoc="0" locked="0" layoutInCell="1" allowOverlap="1" wp14:anchorId="0F0F9EED" wp14:editId="46A2FB9C">
                <wp:simplePos x="0" y="0"/>
                <wp:positionH relativeFrom="column">
                  <wp:posOffset>3183255</wp:posOffset>
                </wp:positionH>
                <wp:positionV relativeFrom="paragraph">
                  <wp:posOffset>238760</wp:posOffset>
                </wp:positionV>
                <wp:extent cx="2277110" cy="1464945"/>
                <wp:effectExtent l="0" t="0" r="8890"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64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2F758B" w:rsidRPr="00EA538E"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9" type="#_x0000_t202" style="position:absolute;left:0;text-align:left;margin-left:250.65pt;margin-top:18.8pt;width:179.3pt;height:1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" fillcolor="white [3201]" stroked="f" strokeweight=".5pt">
                <v:path arrowok="t"/>
                <v:textbox>
                  <w:txbxContent>
                    <w:p w14:paraId="286294D3"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2F758B" w:rsidRPr="00EA538E"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13" w:name="_Toc465365280"/>
      <w:r w:rsidRPr="008E1D5C">
        <w:t>Baseline</w:t>
      </w:r>
      <w:bookmarkEnd w:id="13"/>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12DE12E6" w:rsidR="00CC223C" w:rsidRDefault="002F758B" w:rsidP="001B61C4">
      <w:pPr>
        <w:pStyle w:val="Heading4"/>
        <w:ind w:left="0"/>
      </w:pPr>
      <w:bookmarkStart w:id="14" w:name="_Toc465365281"/>
      <w:ins w:id="15" w:author="Administrator" w:date="2016-11-05T06:48:00Z">
        <w:r>
          <w:t xml:space="preserve">Possible </w:t>
        </w:r>
      </w:ins>
      <w:del w:id="16" w:author="Administrator" w:date="2016-11-05T06:48:00Z">
        <w:r w:rsidR="00987C9A" w:rsidDel="002F758B">
          <w:delText>A</w:delText>
        </w:r>
      </w:del>
      <w:ins w:id="17" w:author="Administrator" w:date="2016-11-05T06:48:00Z">
        <w:r>
          <w:t>a</w:t>
        </w:r>
      </w:ins>
      <w:r w:rsidR="00987C9A">
        <w:t>lternative options</w:t>
      </w:r>
      <w:bookmarkEnd w:id="14"/>
    </w:p>
    <w:p w14:paraId="6589E318" w14:textId="77777777" w:rsidR="00987C9A" w:rsidRDefault="00987C9A" w:rsidP="001B61C4">
      <w:pPr>
        <w:pStyle w:val="ListParagraph"/>
        <w:ind w:left="0"/>
        <w:jc w:val="both"/>
        <w:rPr>
          <w:rFonts w:ascii="Times New Roman" w:hAnsi="Times New Roman" w:cs="Times New Roman"/>
          <w:sz w:val="24"/>
          <w:szCs w:val="24"/>
        </w:rPr>
      </w:pPr>
    </w:p>
    <w:p w14:paraId="75DA0474" w14:textId="42438619" w:rsidR="00987C9A" w:rsidRPr="005A046E" w:rsidDel="00860A42" w:rsidRDefault="00987C9A" w:rsidP="001B61C4">
      <w:pPr>
        <w:pStyle w:val="ListParagraph"/>
        <w:ind w:left="0"/>
        <w:jc w:val="both"/>
        <w:rPr>
          <w:del w:id="18" w:author="Administrator" w:date="2016-11-05T06:45:00Z"/>
          <w:rFonts w:ascii="Times New Roman" w:hAnsi="Times New Roman" w:cs="Times New Roman"/>
          <w:b/>
          <w:i/>
          <w:color w:val="FF0000"/>
          <w:sz w:val="24"/>
          <w:szCs w:val="24"/>
        </w:rPr>
      </w:pPr>
      <w:del w:id="19" w:author="Administrator" w:date="2016-11-05T06:45:00Z">
        <w:r w:rsidDel="00860A42">
          <w:rPr>
            <w:rFonts w:ascii="Times New Roman" w:hAnsi="Times New Roman" w:cs="Times New Roman"/>
            <w:sz w:val="24"/>
            <w:szCs w:val="24"/>
          </w:rPr>
          <w:delText xml:space="preserve">A three-stock model with western and eastern Mediterranean stocks. </w:delText>
        </w:r>
        <w:r w:rsidR="006A2A03" w:rsidDel="00860A42">
          <w:rPr>
            <w:rFonts w:ascii="Times New Roman" w:hAnsi="Times New Roman" w:cs="Times New Roman"/>
            <w:sz w:val="24"/>
            <w:szCs w:val="24"/>
          </w:rPr>
          <w:delText xml:space="preserve"> </w:delText>
        </w:r>
        <w:r w:rsidR="006A2A03" w:rsidRPr="005A046E" w:rsidDel="00860A42">
          <w:rPr>
            <w:rFonts w:ascii="Times New Roman" w:hAnsi="Times New Roman" w:cs="Times New Roman"/>
            <w:b/>
            <w:i/>
            <w:color w:val="FF0000"/>
            <w:sz w:val="24"/>
            <w:szCs w:val="24"/>
          </w:rPr>
          <w:delText>[Should this be deleted?]</w:delText>
        </w:r>
      </w:del>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20" w:name="_Toc465365282"/>
      <w:r w:rsidRPr="005255F2">
        <w:t xml:space="preserve">PAST DATA </w:t>
      </w:r>
      <w:r w:rsidRPr="00EB4092">
        <w:t>AVAILABLE</w:t>
      </w:r>
      <w:bookmarkEnd w:id="20"/>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406114">
      <w:pPr>
        <w:pStyle w:val="Heading3"/>
        <w:numPr>
          <w:ilvl w:val="2"/>
          <w:numId w:val="61"/>
        </w:numPr>
        <w:ind w:left="130" w:hanging="130"/>
      </w:pPr>
      <w:bookmarkStart w:id="21" w:name="_Toc465365283"/>
      <w:r w:rsidRPr="00B24664">
        <w:t>Raw data</w:t>
      </w:r>
      <w:bookmarkEnd w:id="21"/>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D9D610E"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ins w:id="22" w:author="Administrator" w:date="2016-11-05T06:51:00Z">
        <w:r w:rsidR="002F758B">
          <w:rPr>
            <w:rFonts w:ascii="Times New Roman" w:hAnsi="Times New Roman" w:cs="Times New Roman"/>
            <w:sz w:val="24"/>
            <w:szCs w:val="24"/>
          </w:rPr>
          <w:t>,Stanford U</w:t>
        </w:r>
      </w:ins>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23" w:name="_Toc465365284"/>
      <w:r>
        <w:t>Analysed data</w:t>
      </w:r>
      <w:bookmarkEnd w:id="23"/>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42A8ABF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the absence of a trip-level and fleet specific regional abundance index, </w:t>
      </w:r>
      <w:r w:rsidR="00FF004E">
        <w:rPr>
          <w:rFonts w:ascii="Times New Roman" w:hAnsi="Times New Roman" w:cs="Times New Roman"/>
          <w:sz w:val="24"/>
          <w:szCs w:val="24"/>
        </w:rPr>
        <w:t xml:space="preserve">two </w:t>
      </w:r>
      <w:r>
        <w:rPr>
          <w:rFonts w:ascii="Times New Roman" w:hAnsi="Times New Roman" w:cs="Times New Roman"/>
          <w:sz w:val="24"/>
          <w:szCs w:val="24"/>
        </w:rPr>
        <w:t>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p>
    <w:p w14:paraId="3714B392" w14:textId="77777777" w:rsidR="00B24664" w:rsidRDefault="00B24664" w:rsidP="001B61C4">
      <w:pPr>
        <w:jc w:val="both"/>
        <w:rPr>
          <w:rFonts w:ascii="Times New Roman" w:hAnsi="Times New Roman" w:cs="Times New Roman"/>
          <w:sz w:val="24"/>
          <w:szCs w:val="24"/>
        </w:rPr>
      </w:pPr>
    </w:p>
    <w:p w14:paraId="3039C1E1" w14:textId="77777777" w:rsidR="00B24664" w:rsidRPr="005F576D" w:rsidRDefault="007765C9"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3BD7498B" w:rsidR="00FF004E" w:rsidRPr="005A046E" w:rsidRDefault="00FF004E" w:rsidP="006A2A03">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lastRenderedPageBreak/>
        <w:t xml:space="preserve">Table 2.2. The fleets used to derive the </w:t>
      </w:r>
      <w:commentRangeStart w:id="24"/>
      <w:r>
        <w:rPr>
          <w:rFonts w:ascii="Times New Roman" w:hAnsi="Times New Roman" w:cs="Times New Roman"/>
          <w:sz w:val="24"/>
          <w:szCs w:val="24"/>
        </w:rPr>
        <w:t>preli</w:t>
      </w:r>
      <w:r w:rsidR="008E2327">
        <w:rPr>
          <w:rFonts w:ascii="Times New Roman" w:hAnsi="Times New Roman" w:cs="Times New Roman"/>
          <w:sz w:val="24"/>
          <w:szCs w:val="24"/>
        </w:rPr>
        <w:t>mi</w:t>
      </w:r>
      <w:r>
        <w:rPr>
          <w:rFonts w:ascii="Times New Roman" w:hAnsi="Times New Roman" w:cs="Times New Roman"/>
          <w:sz w:val="24"/>
          <w:szCs w:val="24"/>
        </w:rPr>
        <w:t xml:space="preserve">nary ‘master indices’. </w:t>
      </w:r>
      <w:r w:rsidR="006A2A03">
        <w:rPr>
          <w:rFonts w:ascii="Times New Roman" w:hAnsi="Times New Roman" w:cs="Times New Roman"/>
          <w:sz w:val="24"/>
          <w:szCs w:val="24"/>
        </w:rPr>
        <w:t xml:space="preserve">  </w:t>
      </w:r>
      <w:del w:id="25" w:author="Administrator" w:date="2016-11-05T06:57:00Z">
        <w:r w:rsidR="006A2A03" w:rsidRPr="005A046E" w:rsidDel="002F758B">
          <w:rPr>
            <w:rFonts w:ascii="Times New Roman" w:hAnsi="Times New Roman" w:cs="Times New Roman"/>
            <w:b/>
            <w:i/>
            <w:color w:val="FF0000"/>
            <w:sz w:val="24"/>
            <w:szCs w:val="24"/>
          </w:rPr>
          <w:delText>[These are new and need to be reviewed and accepted.]</w:delText>
        </w:r>
      </w:del>
    </w:p>
    <w:p w14:paraId="59787EC7" w14:textId="25483F1A" w:rsidR="00FF004E" w:rsidRDefault="008F33F7" w:rsidP="006A2A03">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r w:rsidRPr="008F33F7">
        <w:rPr>
          <w:noProof/>
          <w:lang w:val="en-CA" w:eastAsia="en-CA"/>
        </w:rPr>
        <w:drawing>
          <wp:inline distT="0" distB="0" distL="0" distR="0" wp14:anchorId="4E8F10EB" wp14:editId="3FEEC8AE">
            <wp:extent cx="2397211" cy="163718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7256" cy="1637217"/>
                    </a:xfrm>
                    <a:prstGeom prst="rect">
                      <a:avLst/>
                    </a:prstGeom>
                    <a:noFill/>
                    <a:ln>
                      <a:noFill/>
                    </a:ln>
                  </pic:spPr>
                </pic:pic>
              </a:graphicData>
            </a:graphic>
          </wp:inline>
        </w:drawing>
      </w:r>
      <w:commentRangeEnd w:id="24"/>
      <w:r w:rsidR="002C268F">
        <w:rPr>
          <w:rStyle w:val="CommentReference"/>
        </w:rPr>
        <w:commentReference w:id="24"/>
      </w:r>
    </w:p>
    <w:p w14:paraId="7EA482FD" w14:textId="77777777" w:rsidR="00FF004E" w:rsidRDefault="00FF004E" w:rsidP="001B61C4">
      <w:pPr>
        <w:jc w:val="both"/>
        <w:rPr>
          <w:rFonts w:ascii="Times New Roman" w:hAnsi="Times New Roman" w:cs="Times New Roman"/>
          <w:sz w:val="24"/>
          <w:szCs w:val="24"/>
        </w:rPr>
      </w:pPr>
    </w:p>
    <w:p w14:paraId="011D1E65" w14:textId="77777777" w:rsidR="00B24664" w:rsidRDefault="00B24664" w:rsidP="001B61C4">
      <w:pPr>
        <w:jc w:val="both"/>
        <w:rPr>
          <w:ins w:id="26" w:author="Administrator" w:date="2016-11-05T06:52:00Z"/>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subyears and areas including the Gulf of St Laurence and the Gulf of Mexico (Figure </w:t>
      </w:r>
      <w:r w:rsidR="007D2E3B">
        <w:rPr>
          <w:rFonts w:ascii="Times New Roman" w:hAnsi="Times New Roman" w:cs="Times New Roman"/>
          <w:sz w:val="24"/>
          <w:szCs w:val="24"/>
        </w:rPr>
        <w:t>2.1</w:t>
      </w:r>
      <w:r>
        <w:rPr>
          <w:rFonts w:ascii="Times New Roman" w:hAnsi="Times New Roman" w:cs="Times New Roman"/>
          <w:sz w:val="24"/>
          <w:szCs w:val="24"/>
        </w:rPr>
        <w:t>).</w:t>
      </w:r>
    </w:p>
    <w:p w14:paraId="09A11268" w14:textId="77777777" w:rsidR="002F758B" w:rsidRDefault="002F758B" w:rsidP="001B61C4">
      <w:pPr>
        <w:jc w:val="both"/>
        <w:rPr>
          <w:ins w:id="27" w:author="Administrator" w:date="2016-11-05T06:52:00Z"/>
          <w:rFonts w:ascii="Times New Roman" w:hAnsi="Times New Roman" w:cs="Times New Roman"/>
          <w:sz w:val="24"/>
          <w:szCs w:val="24"/>
        </w:rPr>
      </w:pPr>
    </w:p>
    <w:p w14:paraId="034BDBBA" w14:textId="7CA7E357" w:rsidR="002F758B" w:rsidRDefault="002F758B" w:rsidP="001B61C4">
      <w:pPr>
        <w:jc w:val="both"/>
        <w:rPr>
          <w:rFonts w:ascii="Times New Roman" w:hAnsi="Times New Roman" w:cs="Times New Roman"/>
          <w:sz w:val="24"/>
          <w:szCs w:val="24"/>
        </w:rPr>
      </w:pPr>
      <w:ins w:id="28" w:author="Administrator" w:date="2016-11-05T06:52:00Z">
        <w:r>
          <w:rPr>
            <w:rFonts w:ascii="Times New Roman" w:hAnsi="Times New Roman" w:cs="Times New Roman"/>
            <w:sz w:val="24"/>
            <w:szCs w:val="24"/>
          </w:rPr>
          <w:t>TOM</w:t>
        </w:r>
        <w:r>
          <w:rPr>
            <w:rFonts w:ascii="Times New Roman" w:hAnsi="Times New Roman" w:cs="Times New Roman"/>
            <w:sz w:val="24"/>
            <w:szCs w:val="24"/>
          </w:rPr>
          <w:tab/>
          <w:t xml:space="preserve">to write text about </w:t>
        </w:r>
      </w:ins>
      <w:ins w:id="29" w:author="Administrator" w:date="2016-11-05T06:53:00Z">
        <w:r>
          <w:rPr>
            <w:rFonts w:ascii="Times New Roman" w:hAnsi="Times New Roman" w:cs="Times New Roman"/>
            <w:sz w:val="24"/>
            <w:szCs w:val="24"/>
          </w:rPr>
          <w:t xml:space="preserve">the method to develop </w:t>
        </w:r>
      </w:ins>
      <w:ins w:id="30" w:author="Administrator" w:date="2016-11-05T06:52:00Z">
        <w:r>
          <w:rPr>
            <w:rFonts w:ascii="Times New Roman" w:hAnsi="Times New Roman" w:cs="Times New Roman"/>
            <w:sz w:val="24"/>
            <w:szCs w:val="24"/>
          </w:rPr>
          <w:t>these indices and the choices made for each master index.</w:t>
        </w:r>
      </w:ins>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r w:rsidR="00574565">
        <w:rPr>
          <w:rFonts w:ascii="Times New Roman" w:hAnsi="Times New Roman" w:cs="Times New Roman"/>
          <w:sz w:val="24"/>
          <w:szCs w:val="24"/>
        </w:rPr>
        <w:t>Lamkin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w:t>
      </w:r>
      <w:r w:rsidR="00574565" w:rsidRPr="002F758B">
        <w:rPr>
          <w:rFonts w:ascii="Times New Roman" w:hAnsi="Times New Roman" w:cs="Times New Roman"/>
          <w:sz w:val="24"/>
          <w:szCs w:val="24"/>
          <w:highlight w:val="yellow"/>
          <w:rPrChange w:id="31" w:author="Administrator" w:date="2016-11-05T06:54:00Z">
            <w:rPr>
              <w:rFonts w:ascii="Times New Roman" w:hAnsi="Times New Roman" w:cs="Times New Roman"/>
              <w:sz w:val="24"/>
              <w:szCs w:val="24"/>
            </w:rPr>
          </w:rPrChange>
        </w:rPr>
        <w:t xml:space="preserve">Eastern larval index of </w:t>
      </w:r>
      <w:r w:rsidRPr="002F758B">
        <w:rPr>
          <w:rFonts w:ascii="Times New Roman" w:hAnsi="Times New Roman" w:cs="Times New Roman"/>
          <w:sz w:val="24"/>
          <w:szCs w:val="24"/>
          <w:highlight w:val="yellow"/>
          <w:rPrChange w:id="32" w:author="Administrator" w:date="2016-11-05T06:54:00Z">
            <w:rPr>
              <w:rFonts w:ascii="Times New Roman" w:hAnsi="Times New Roman" w:cs="Times New Roman"/>
              <w:sz w:val="24"/>
              <w:szCs w:val="24"/>
            </w:rPr>
          </w:rPrChange>
        </w:rPr>
        <w:t>(</w:t>
      </w:r>
      <w:r w:rsidR="00574565" w:rsidRPr="002F758B">
        <w:rPr>
          <w:rFonts w:ascii="Times New Roman" w:hAnsi="Times New Roman" w:cs="Times New Roman"/>
          <w:sz w:val="24"/>
          <w:szCs w:val="24"/>
          <w:highlight w:val="yellow"/>
          <w:rPrChange w:id="33" w:author="Administrator" w:date="2016-11-05T06:54:00Z">
            <w:rPr>
              <w:rFonts w:ascii="Times New Roman" w:hAnsi="Times New Roman" w:cs="Times New Roman"/>
              <w:sz w:val="24"/>
              <w:szCs w:val="24"/>
            </w:rPr>
          </w:rPrChange>
        </w:rPr>
        <w:t>Ingram et al.</w:t>
      </w:r>
      <w:r w:rsidR="00101698" w:rsidRPr="002F758B">
        <w:rPr>
          <w:rFonts w:ascii="Times New Roman" w:hAnsi="Times New Roman" w:cs="Times New Roman"/>
          <w:sz w:val="24"/>
          <w:szCs w:val="24"/>
          <w:highlight w:val="yellow"/>
          <w:rPrChange w:id="34" w:author="Administrator" w:date="2016-11-05T06:54:00Z">
            <w:rPr>
              <w:rFonts w:ascii="Times New Roman" w:hAnsi="Times New Roman" w:cs="Times New Roman"/>
              <w:sz w:val="24"/>
              <w:szCs w:val="24"/>
            </w:rPr>
          </w:rPrChange>
        </w:rPr>
        <w:t>,</w:t>
      </w:r>
      <w:r w:rsidR="00574565" w:rsidRPr="002F758B">
        <w:rPr>
          <w:rFonts w:ascii="Times New Roman" w:hAnsi="Times New Roman" w:cs="Times New Roman"/>
          <w:sz w:val="24"/>
          <w:szCs w:val="24"/>
          <w:highlight w:val="yellow"/>
          <w:rPrChange w:id="35" w:author="Administrator" w:date="2016-11-05T06:54:00Z">
            <w:rPr>
              <w:rFonts w:ascii="Times New Roman" w:hAnsi="Times New Roman" w:cs="Times New Roman"/>
              <w:sz w:val="24"/>
              <w:szCs w:val="24"/>
            </w:rPr>
          </w:rPrChange>
        </w:rPr>
        <w:t xml:space="preserve"> </w:t>
      </w:r>
      <w:r w:rsidR="008379B2" w:rsidRPr="002F758B">
        <w:rPr>
          <w:rFonts w:ascii="Times New Roman" w:hAnsi="Times New Roman" w:cs="Times New Roman"/>
          <w:sz w:val="24"/>
          <w:szCs w:val="24"/>
          <w:highlight w:val="yellow"/>
          <w:rPrChange w:id="36" w:author="Administrator" w:date="2016-11-05T06:54:00Z">
            <w:rPr>
              <w:rFonts w:ascii="Times New Roman" w:hAnsi="Times New Roman" w:cs="Times New Roman"/>
              <w:sz w:val="24"/>
              <w:szCs w:val="24"/>
            </w:rPr>
          </w:rPrChange>
        </w:rPr>
        <w:t>SCRS/2015/035</w:t>
      </w:r>
      <w:r w:rsidR="00574565" w:rsidRPr="002F758B">
        <w:rPr>
          <w:rFonts w:ascii="Times New Roman" w:hAnsi="Times New Roman" w:cs="Times New Roman"/>
          <w:sz w:val="24"/>
          <w:szCs w:val="24"/>
          <w:highlight w:val="yellow"/>
          <w:rPrChange w:id="37" w:author="Administrator" w:date="2016-11-05T06:54:00Z">
            <w:rPr>
              <w:rFonts w:ascii="Times New Roman" w:hAnsi="Times New Roman" w:cs="Times New Roman"/>
              <w:sz w:val="24"/>
              <w:szCs w:val="24"/>
            </w:rPr>
          </w:rPrChange>
        </w:rPr>
        <w:t>) (2001-</w:t>
      </w:r>
      <w:r w:rsidR="00CC223C" w:rsidRPr="002F758B">
        <w:rPr>
          <w:rFonts w:ascii="Times New Roman" w:hAnsi="Times New Roman" w:cs="Times New Roman"/>
          <w:sz w:val="24"/>
          <w:szCs w:val="24"/>
          <w:highlight w:val="yellow"/>
          <w:rPrChange w:id="38" w:author="Administrator" w:date="2016-11-05T06:54:00Z">
            <w:rPr>
              <w:rFonts w:ascii="Times New Roman" w:hAnsi="Times New Roman" w:cs="Times New Roman"/>
              <w:sz w:val="24"/>
              <w:szCs w:val="24"/>
            </w:rPr>
          </w:rPrChange>
        </w:rPr>
        <w:t>2005 and 2012-</w:t>
      </w:r>
      <w:commentRangeStart w:id="39"/>
      <w:r w:rsidR="00CC223C" w:rsidRPr="002F758B">
        <w:rPr>
          <w:rFonts w:ascii="Times New Roman" w:hAnsi="Times New Roman" w:cs="Times New Roman"/>
          <w:sz w:val="24"/>
          <w:szCs w:val="24"/>
          <w:highlight w:val="yellow"/>
          <w:rPrChange w:id="40" w:author="Administrator" w:date="2016-11-05T06:54:00Z">
            <w:rPr>
              <w:rFonts w:ascii="Times New Roman" w:hAnsi="Times New Roman" w:cs="Times New Roman"/>
              <w:sz w:val="24"/>
              <w:szCs w:val="24"/>
            </w:rPr>
          </w:rPrChange>
        </w:rPr>
        <w:t>2013</w:t>
      </w:r>
      <w:commentRangeEnd w:id="39"/>
      <w:r w:rsidR="002F758B">
        <w:rPr>
          <w:rStyle w:val="CommentReference"/>
        </w:rPr>
        <w:commentReference w:id="39"/>
      </w:r>
      <w:r w:rsidR="00574565" w:rsidRPr="002F758B">
        <w:rPr>
          <w:rFonts w:ascii="Times New Roman" w:hAnsi="Times New Roman" w:cs="Times New Roman"/>
          <w:sz w:val="24"/>
          <w:szCs w:val="24"/>
          <w:highlight w:val="yellow"/>
          <w:rPrChange w:id="41" w:author="Administrator" w:date="2016-11-05T06:54:00Z">
            <w:rPr>
              <w:rFonts w:ascii="Times New Roman" w:hAnsi="Times New Roman" w:cs="Times New Roman"/>
              <w:sz w:val="24"/>
              <w:szCs w:val="24"/>
            </w:rPr>
          </w:rPrChange>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3B4C4BBE" w:rsidR="00CC223C" w:rsidRDefault="00B24664" w:rsidP="001B61C4">
      <w:pPr>
        <w:pStyle w:val="Heading3"/>
        <w:ind w:left="0"/>
      </w:pPr>
      <w:bookmarkStart w:id="42" w:name="_Toc465365285"/>
      <w:r>
        <w:t>Assumptions</w:t>
      </w:r>
      <w:bookmarkEnd w:id="42"/>
    </w:p>
    <w:p w14:paraId="3B1D1E97" w14:textId="77777777" w:rsidR="00987C9A" w:rsidRDefault="00987C9A" w:rsidP="001B61C4">
      <w:pPr>
        <w:pStyle w:val="ListParagraph"/>
        <w:ind w:left="0"/>
        <w:jc w:val="both"/>
        <w:rPr>
          <w:ins w:id="43" w:author="Administrator" w:date="2016-11-05T07:01:00Z"/>
          <w:rFonts w:ascii="Times New Roman" w:hAnsi="Times New Roman" w:cs="Times New Roman"/>
          <w:i/>
          <w:sz w:val="24"/>
          <w:szCs w:val="24"/>
        </w:rPr>
      </w:pPr>
    </w:p>
    <w:p w14:paraId="79028AF7" w14:textId="1AEEAA15" w:rsidR="002C5B1C" w:rsidRPr="002C5B1C" w:rsidRDefault="002C5B1C" w:rsidP="001B61C4">
      <w:pPr>
        <w:pStyle w:val="ListParagraph"/>
        <w:ind w:left="0"/>
        <w:jc w:val="both"/>
        <w:rPr>
          <w:ins w:id="44" w:author="Administrator" w:date="2016-11-05T07:01:00Z"/>
          <w:rFonts w:ascii="Times New Roman" w:hAnsi="Times New Roman" w:cs="Times New Roman"/>
          <w:sz w:val="24"/>
          <w:szCs w:val="24"/>
          <w:rPrChange w:id="45" w:author="Administrator" w:date="2016-11-05T07:01:00Z">
            <w:rPr>
              <w:ins w:id="46" w:author="Administrator" w:date="2016-11-05T07:01:00Z"/>
              <w:rFonts w:ascii="Times New Roman" w:hAnsi="Times New Roman" w:cs="Times New Roman"/>
              <w:i/>
              <w:sz w:val="24"/>
              <w:szCs w:val="24"/>
            </w:rPr>
          </w:rPrChange>
        </w:rPr>
      </w:pPr>
      <w:ins w:id="47" w:author="Administrator" w:date="2016-11-05T07:01:00Z">
        <w:r>
          <w:rPr>
            <w:rFonts w:ascii="Times New Roman" w:hAnsi="Times New Roman" w:cs="Times New Roman"/>
            <w:sz w:val="24"/>
            <w:szCs w:val="24"/>
          </w:rPr>
          <w:t xml:space="preserve">The following are the default assumptions made in the model. </w:t>
        </w:r>
      </w:ins>
      <w:ins w:id="48" w:author="Administrator" w:date="2016-11-05T07:02:00Z">
        <w:r>
          <w:rPr>
            <w:rFonts w:ascii="Times New Roman" w:hAnsi="Times New Roman" w:cs="Times New Roman"/>
            <w:sz w:val="24"/>
            <w:szCs w:val="24"/>
          </w:rPr>
          <w:t xml:space="preserve"> Some of them may be relaxed in the robustness trials.</w:t>
        </w:r>
      </w:ins>
    </w:p>
    <w:p w14:paraId="78DC6CF1" w14:textId="77777777" w:rsidR="002C5B1C" w:rsidRPr="005255F2" w:rsidRDefault="002C5B1C" w:rsidP="001B61C4">
      <w:pPr>
        <w:pStyle w:val="ListParagraph"/>
        <w:ind w:left="0"/>
        <w:jc w:val="both"/>
        <w:rPr>
          <w:rFonts w:ascii="Times New Roman" w:hAnsi="Times New Roman" w:cs="Times New Roman"/>
          <w:i/>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05D82670" w14:textId="77777777" w:rsidR="00987C9A" w:rsidRDefault="00987C9A" w:rsidP="001B61C4">
      <w:pPr>
        <w:tabs>
          <w:tab w:val="left" w:pos="426"/>
        </w:tabs>
        <w:jc w:val="both"/>
        <w:rPr>
          <w:rFonts w:ascii="Times New Roman" w:hAnsi="Times New Roman" w:cs="Times New Roman"/>
          <w:b/>
          <w:sz w:val="24"/>
          <w:szCs w:val="24"/>
        </w:rPr>
      </w:pPr>
    </w:p>
    <w:p w14:paraId="19DB4F5A" w14:textId="5147A397" w:rsidR="009D089A" w:rsidRPr="00970C3B" w:rsidRDefault="00987C9A" w:rsidP="009D089A">
      <w:pPr>
        <w:pStyle w:val="CommentText"/>
        <w:rPr>
          <w:rFonts w:ascii="Times New Roman" w:hAnsi="Times New Roman" w:cs="Times New Roman"/>
          <w:b/>
          <w:i/>
          <w:color w:val="FF0000"/>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An overview of the data that may be used to inform operating models for Atlantic bluefin tuna. Cells shaded green reflect those sources for which data are being made available (‘Collab’), their availability to the process (Tom Carruthers, TC, the Core modelling group CMG, 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commentRangeStart w:id="49"/>
      <w:r w:rsidR="002F758B">
        <w:fldChar w:fldCharType="begin"/>
      </w:r>
      <w:r w:rsidR="002F758B">
        <w:instrText xml:space="preserve"> HYPERLINK "https://docs.google.com/spreadsheets/d/13pFaM3BTnzQ1BNQGoYn4O2n1IeD18V3VTbN9Hv7139U/edit%23gid=1352276725" </w:instrText>
      </w:r>
      <w:r w:rsidR="002F758B">
        <w:fldChar w:fldCharType="separate"/>
      </w:r>
      <w:r w:rsidR="001B2B5E" w:rsidRPr="001B2B5E">
        <w:rPr>
          <w:rStyle w:val="Hyperlink"/>
          <w:rFonts w:ascii="Times New Roman" w:hAnsi="Times New Roman" w:cs="Times New Roman"/>
          <w:sz w:val="24"/>
          <w:szCs w:val="24"/>
        </w:rPr>
        <w:t>https://docs.google.com/spreadsheets/d/13pFaM3BTnzQ1BNQGoYn4O2n1IeD18V3VTbN9Hv7139U/edit#gid=1352276725</w:t>
      </w:r>
      <w:r w:rsidR="002F758B">
        <w:rPr>
          <w:rStyle w:val="Hyperlink"/>
          <w:rFonts w:ascii="Times New Roman" w:hAnsi="Times New Roman" w:cs="Times New Roman"/>
          <w:sz w:val="24"/>
          <w:szCs w:val="24"/>
        </w:rPr>
        <w:fldChar w:fldCharType="end"/>
      </w:r>
      <w:del w:id="50" w:author="Administrator" w:date="2016-11-05T06:58:00Z">
        <w:r w:rsidDel="002C5B1C">
          <w:rPr>
            <w:rFonts w:ascii="Times New Roman" w:hAnsi="Times New Roman" w:cs="Times New Roman"/>
            <w:sz w:val="24"/>
            <w:szCs w:val="24"/>
          </w:rPr>
          <w:delText xml:space="preserve">. </w:delText>
        </w:r>
        <w:r w:rsidR="00A23DD4" w:rsidDel="002C5B1C">
          <w:rPr>
            <w:rFonts w:ascii="Times New Roman" w:hAnsi="Times New Roman" w:cs="Times New Roman"/>
            <w:sz w:val="24"/>
            <w:szCs w:val="24"/>
          </w:rPr>
          <w:delText xml:space="preserve"> </w:delText>
        </w:r>
        <w:r w:rsidR="009D089A" w:rsidDel="002C5B1C">
          <w:rPr>
            <w:rFonts w:ascii="Times New Roman" w:hAnsi="Times New Roman" w:cs="Times New Roman"/>
            <w:sz w:val="24"/>
            <w:szCs w:val="24"/>
          </w:rPr>
          <w:delText xml:space="preserve">   </w:delText>
        </w:r>
        <w:r w:rsidR="00A23DD4" w:rsidRPr="00970C3B" w:rsidDel="002C5B1C">
          <w:rPr>
            <w:rFonts w:ascii="Times New Roman" w:hAnsi="Times New Roman" w:cs="Times New Roman"/>
            <w:b/>
            <w:i/>
            <w:color w:val="FF0000"/>
            <w:sz w:val="24"/>
            <w:szCs w:val="24"/>
          </w:rPr>
          <w:delText>[Below has been updated since the last meeting; but there remains no acknowledgement</w:delText>
        </w:r>
        <w:r w:rsidR="009D089A" w:rsidRPr="00970C3B" w:rsidDel="002C5B1C">
          <w:rPr>
            <w:rFonts w:ascii="Times New Roman" w:hAnsi="Times New Roman" w:cs="Times New Roman"/>
            <w:b/>
            <w:i/>
            <w:color w:val="FF0000"/>
            <w:sz w:val="24"/>
            <w:szCs w:val="24"/>
          </w:rPr>
          <w:delText xml:space="preserve"> that SOO and electronic tagging data can be assigned to age class  using size data or covariate otoliths etc. ]</w:delText>
        </w:r>
      </w:del>
      <w:r w:rsidR="002C5B1C">
        <w:rPr>
          <w:rStyle w:val="CommentReference"/>
        </w:rPr>
        <w:commentReference w:id="51"/>
      </w:r>
      <w:commentRangeEnd w:id="49"/>
      <w:r w:rsidR="002C268F">
        <w:rPr>
          <w:rStyle w:val="CommentReference"/>
        </w:rPr>
        <w:commentReference w:id="49"/>
      </w:r>
    </w:p>
    <w:p w14:paraId="50474E35" w14:textId="50763043" w:rsidR="00987C9A" w:rsidRPr="00970C3B" w:rsidRDefault="00987C9A" w:rsidP="001B61C4">
      <w:pPr>
        <w:keepNext/>
        <w:keepLines/>
        <w:spacing w:after="120"/>
        <w:jc w:val="both"/>
        <w:rPr>
          <w:rFonts w:ascii="Times New Roman" w:hAnsi="Times New Roman" w:cs="Times New Roman"/>
          <w:color w:val="FF0000"/>
          <w:sz w:val="24"/>
          <w:szCs w:val="24"/>
        </w:rPr>
      </w:pPr>
    </w:p>
    <w:p w14:paraId="5A9037F2" w14:textId="53FBD37D" w:rsidR="00987C9A" w:rsidRDefault="00987C9A" w:rsidP="001B61C4">
      <w:pPr>
        <w:keepNext/>
        <w:keepLines/>
        <w:jc w:val="both"/>
        <w:rPr>
          <w:rFonts w:ascii="Times New Roman" w:hAnsi="Times New Roman" w:cs="Times New Roman"/>
          <w:sz w:val="24"/>
          <w:szCs w:val="24"/>
        </w:rPr>
      </w:pPr>
    </w:p>
    <w:p w14:paraId="69BF1FF2" w14:textId="04F6F66A" w:rsidR="00987C9A" w:rsidRDefault="001B2B5E" w:rsidP="001B61C4">
      <w:pPr>
        <w:jc w:val="both"/>
        <w:rPr>
          <w:rFonts w:ascii="Times New Roman" w:hAnsi="Times New Roman" w:cs="Times New Roman"/>
          <w:sz w:val="24"/>
          <w:szCs w:val="24"/>
        </w:rPr>
      </w:pPr>
      <w:r>
        <w:rPr>
          <w:noProof/>
          <w:lang w:val="en-CA" w:eastAsia="en-CA"/>
        </w:rPr>
        <w:drawing>
          <wp:inline distT="0" distB="0" distL="0" distR="0" wp14:anchorId="1157EDD8" wp14:editId="2A4AC70C">
            <wp:extent cx="5731510" cy="470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09795"/>
                    </a:xfrm>
                    <a:prstGeom prst="rect">
                      <a:avLst/>
                    </a:prstGeom>
                  </pic:spPr>
                </pic:pic>
              </a:graphicData>
            </a:graphic>
          </wp:inline>
        </w:drawing>
      </w:r>
    </w:p>
    <w:p w14:paraId="098C2EEB" w14:textId="77777777"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commentRangeStart w:id="52"/>
      <w:commentRangeStart w:id="53"/>
      <w:r>
        <w:rPr>
          <w:rFonts w:ascii="Times New Roman" w:hAnsi="Times New Roman" w:cs="Times New Roman"/>
          <w:sz w:val="24"/>
          <w:szCs w:val="24"/>
        </w:rPr>
        <w:t xml:space="preserve">continued. </w:t>
      </w:r>
      <w:commentRangeEnd w:id="52"/>
      <w:r w:rsidR="00BF06CC">
        <w:rPr>
          <w:rStyle w:val="CommentReference"/>
        </w:rPr>
        <w:commentReference w:id="52"/>
      </w:r>
      <w:commentRangeEnd w:id="53"/>
      <w:r w:rsidR="006D32E6">
        <w:rPr>
          <w:rStyle w:val="CommentReference"/>
        </w:rPr>
        <w:commentReference w:id="53"/>
      </w:r>
    </w:p>
    <w:p w14:paraId="61F092D5" w14:textId="7EED4AC8" w:rsidR="00987C9A" w:rsidRDefault="001B2B5E" w:rsidP="001B61C4">
      <w:pPr>
        <w:keepNext/>
        <w:keepLines/>
        <w:jc w:val="both"/>
        <w:rPr>
          <w:rFonts w:ascii="Times New Roman" w:hAnsi="Times New Roman" w:cs="Times New Roman"/>
          <w:sz w:val="24"/>
          <w:szCs w:val="24"/>
        </w:rPr>
      </w:pPr>
      <w:r>
        <w:rPr>
          <w:noProof/>
          <w:lang w:val="en-CA" w:eastAsia="en-CA"/>
        </w:rPr>
        <w:drawing>
          <wp:inline distT="0" distB="0" distL="0" distR="0" wp14:anchorId="4BCA5AB5" wp14:editId="212D37C4">
            <wp:extent cx="5731510" cy="70707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070725"/>
                    </a:xfrm>
                    <a:prstGeom prst="rect">
                      <a:avLst/>
                    </a:prstGeom>
                  </pic:spPr>
                </pic:pic>
              </a:graphicData>
            </a:graphic>
          </wp:inline>
        </w:drawing>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39A66703" w:rsidR="00987C9A" w:rsidRDefault="00A81115" w:rsidP="001B61C4">
      <w:pPr>
        <w:jc w:val="both"/>
        <w:rPr>
          <w:rFonts w:ascii="Times New Roman" w:hAnsi="Times New Roman" w:cs="Times New Roman"/>
          <w:sz w:val="24"/>
          <w:szCs w:val="24"/>
        </w:rPr>
      </w:pPr>
      <w:r>
        <w:rPr>
          <w:noProof/>
          <w:lang w:val="en-CA" w:eastAsia="en-CA"/>
        </w:rPr>
        <w:lastRenderedPageBreak/>
        <w:drawing>
          <wp:inline distT="0" distB="0" distL="0" distR="0" wp14:anchorId="3FCABEF9" wp14:editId="5271555D">
            <wp:extent cx="5731510" cy="367955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679556"/>
                    </a:xfrm>
                    <a:prstGeom prst="rect">
                      <a:avLst/>
                    </a:prstGeom>
                  </pic:spPr>
                </pic:pic>
              </a:graphicData>
            </a:graphic>
          </wp:inline>
        </w:drawing>
      </w:r>
    </w:p>
    <w:p w14:paraId="6EA19CDA" w14:textId="40B0A171"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 xml:space="preserve">The two preliminary ‘master indices’. </w:t>
      </w:r>
      <w:r>
        <w:rPr>
          <w:rFonts w:ascii="Times New Roman" w:hAnsi="Times New Roman" w:cs="Times New Roman"/>
          <w:sz w:val="24"/>
          <w:szCs w:val="24"/>
        </w:rPr>
        <w:t xml:space="preserve"> Areas correspond </w:t>
      </w:r>
      <w:commentRangeStart w:id="54"/>
      <w:r>
        <w:rPr>
          <w:rFonts w:ascii="Times New Roman" w:hAnsi="Times New Roman" w:cs="Times New Roman"/>
          <w:sz w:val="24"/>
          <w:szCs w:val="24"/>
        </w:rPr>
        <w:t>to those of Figure 1</w:t>
      </w:r>
      <w:r w:rsidR="007D2E3B">
        <w:rPr>
          <w:rFonts w:ascii="Times New Roman" w:hAnsi="Times New Roman" w:cs="Times New Roman"/>
          <w:sz w:val="24"/>
          <w:szCs w:val="24"/>
        </w:rPr>
        <w:t>.1</w:t>
      </w:r>
      <w:r>
        <w:rPr>
          <w:rFonts w:ascii="Times New Roman" w:hAnsi="Times New Roman" w:cs="Times New Roman"/>
          <w:sz w:val="24"/>
          <w:szCs w:val="24"/>
        </w:rPr>
        <w:t xml:space="preserve">. </w:t>
      </w:r>
      <w:commentRangeEnd w:id="54"/>
      <w:r w:rsidR="002C268F">
        <w:rPr>
          <w:rStyle w:val="CommentReference"/>
        </w:rPr>
        <w:commentReference w:id="54"/>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80D78F8"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at some point entered the Gulf of Mexico (Western fish) that exhibited a movement from the Gulf of St Laurence to the Western Atlantic</w:t>
      </w:r>
      <w:del w:id="55" w:author="Administrator" w:date="2016-11-05T07:31:00Z">
        <w:r w:rsidR="00233C05" w:rsidDel="00D0457D">
          <w:rPr>
            <w:rFonts w:ascii="Times New Roman" w:hAnsi="Times New Roman" w:cs="Times New Roman"/>
            <w:sz w:val="24"/>
            <w:szCs w:val="24"/>
          </w:rPr>
          <w:delText xml:space="preserve">. </w:delText>
        </w:r>
        <w:r w:rsidR="009D089A" w:rsidDel="00D0457D">
          <w:rPr>
            <w:rFonts w:ascii="Times New Roman" w:hAnsi="Times New Roman" w:cs="Times New Roman"/>
            <w:sz w:val="24"/>
            <w:szCs w:val="24"/>
          </w:rPr>
          <w:delText xml:space="preserve">   </w:delText>
        </w:r>
        <w:r w:rsidR="009D089A" w:rsidRPr="00970C3B" w:rsidDel="00D0457D">
          <w:rPr>
            <w:rFonts w:ascii="Times New Roman" w:hAnsi="Times New Roman" w:cs="Times New Roman"/>
            <w:b/>
            <w:i/>
            <w:color w:val="FF0000"/>
            <w:sz w:val="24"/>
            <w:szCs w:val="24"/>
          </w:rPr>
          <w:delText>[Updated since last meeting to show the transition of electronic tags of known stock of origin.]</w:delText>
        </w:r>
      </w:del>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56" w:name="_Toc465365286"/>
      <w:r w:rsidRPr="00465C7D">
        <w:t xml:space="preserve">BASIC </w:t>
      </w:r>
      <w:r w:rsidRPr="00EB4092">
        <w:t>DYNAMI</w:t>
      </w:r>
      <w:r w:rsidR="00303ADC">
        <w:t>CS</w:t>
      </w:r>
      <w:bookmarkEnd w:id="56"/>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57" w:name="_Toc465365287"/>
      <w:commentRangeStart w:id="58"/>
      <w:r w:rsidRPr="00987C9A">
        <w:t>Overview</w:t>
      </w:r>
      <w:bookmarkEnd w:id="57"/>
      <w:commentRangeEnd w:id="58"/>
      <w:r w:rsidR="00D0457D">
        <w:rPr>
          <w:rStyle w:val="CommentReference"/>
          <w:rFonts w:asciiTheme="minorHAnsi" w:eastAsiaTheme="minorHAnsi" w:hAnsiTheme="minorHAnsi" w:cstheme="minorBidi"/>
          <w:bCs w:val="0"/>
          <w:i w:val="0"/>
          <w:color w:val="auto"/>
          <w:lang w:val="en-ZA"/>
        </w:rPr>
        <w:commentReference w:id="58"/>
      </w:r>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59" w:name="_Toc465365288"/>
      <w:r w:rsidRPr="00987C9A">
        <w:rPr>
          <w:rFonts w:eastAsiaTheme="minorEastAsia"/>
        </w:rPr>
        <w:t>Equations</w:t>
      </w:r>
      <w:bookmarkEnd w:id="59"/>
    </w:p>
    <w:p w14:paraId="4A6FA6E1" w14:textId="77777777" w:rsidR="007E218D" w:rsidRDefault="007E218D" w:rsidP="00406114">
      <w:pPr>
        <w:rPr>
          <w:rFonts w:ascii="Times New Roman" w:eastAsiaTheme="minorEastAsia" w:hAnsi="Times New Roman" w:cs="Times New Roman"/>
          <w:sz w:val="24"/>
          <w:szCs w:val="24"/>
          <w:lang w:val="en-CA"/>
        </w:rPr>
      </w:pPr>
    </w:p>
    <w:p w14:paraId="3861F156"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Numbers of individuals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sz w:val="24"/>
          <w:szCs w:val="24"/>
          <w:lang w:val="en-CA"/>
        </w:rPr>
        <w:t xml:space="preserve">, for stock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xml:space="preserve">, in a model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in the first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=1, age class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in the previous year, final subyear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of the same age class subject to combined natural and fishing mortality rate </w:t>
      </w:r>
      <w:r w:rsidRPr="00987C9A">
        <w:rPr>
          <w:rFonts w:ascii="Times New Roman" w:eastAsiaTheme="minorEastAsia" w:hAnsi="Times New Roman" w:cs="Times New Roman"/>
          <w:i/>
          <w:sz w:val="24"/>
          <w:szCs w:val="24"/>
          <w:lang w:val="en-CA"/>
        </w:rPr>
        <w:t>Z</w:t>
      </w:r>
      <w:r w:rsidRPr="00987C9A">
        <w:rPr>
          <w:rFonts w:ascii="Times New Roman" w:eastAsiaTheme="minorEastAsia" w:hAnsi="Times New Roman" w:cs="Times New Roman"/>
          <w:sz w:val="24"/>
          <w:szCs w:val="24"/>
          <w:lang w:val="en-CA"/>
        </w:rPr>
        <w:t>:</w:t>
      </w:r>
    </w:p>
    <w:p w14:paraId="207443CA" w14:textId="77777777" w:rsidR="00987C9A" w:rsidRPr="00987C9A" w:rsidRDefault="00987C9A" w:rsidP="001B61C4">
      <w:pPr>
        <w:jc w:val="both"/>
        <w:rPr>
          <w:rFonts w:ascii="Times New Roman" w:eastAsiaTheme="minorEastAsia" w:hAnsi="Times New Roman" w:cs="Times New Roman"/>
          <w:sz w:val="24"/>
          <w:szCs w:val="24"/>
          <w:lang w:val="en-CA"/>
        </w:rPr>
      </w:pPr>
    </w:p>
    <w:p w14:paraId="2759642A" w14:textId="77777777" w:rsidR="007E218D" w:rsidRDefault="007765C9"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(3.1)</w:t>
      </w:r>
    </w:p>
    <w:p w14:paraId="2B64798C" w14:textId="77777777" w:rsidR="007E218D" w:rsidRDefault="007E218D" w:rsidP="00406114">
      <w:pPr>
        <w:jc w:val="both"/>
        <w:rPr>
          <w:rFonts w:ascii="Times New Roman" w:eastAsiaTheme="minorEastAsia" w:hAnsi="Times New Roman" w:cs="Times New Roman"/>
          <w:sz w:val="24"/>
          <w:szCs w:val="24"/>
          <w:lang w:val="en-CA"/>
        </w:rPr>
      </w:pPr>
    </w:p>
    <w:p w14:paraId="4897C4FA"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total mortality rate is calculated from annual natural mortality rate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divided by the fraction of the year represented by the subyear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and fishing mortality rate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summed over all fleets </w:t>
      </w:r>
      <w:r w:rsidRPr="00987C9A">
        <w:rPr>
          <w:rFonts w:ascii="Times New Roman" w:eastAsiaTheme="minorEastAsia" w:hAnsi="Times New Roman" w:cs="Times New Roman"/>
          <w:i/>
          <w:sz w:val="24"/>
          <w:szCs w:val="24"/>
          <w:lang w:val="en-CA"/>
        </w:rPr>
        <w:t>f</w:t>
      </w:r>
      <w:r w:rsidR="007A35AD">
        <w:rPr>
          <w:rFonts w:ascii="Times New Roman" w:eastAsiaTheme="minorEastAsia" w:hAnsi="Times New Roman" w:cs="Times New Roman"/>
          <w:sz w:val="24"/>
          <w:szCs w:val="24"/>
          <w:lang w:val="en-CA"/>
        </w:rPr>
        <w:t>:</w:t>
      </w:r>
    </w:p>
    <w:p w14:paraId="016C91DA" w14:textId="77777777" w:rsidR="007E218D" w:rsidRDefault="007E218D" w:rsidP="00406114">
      <w:pPr>
        <w:jc w:val="both"/>
        <w:rPr>
          <w:rFonts w:ascii="Times New Roman" w:eastAsiaTheme="minorEastAsia" w:hAnsi="Times New Roman" w:cs="Times New Roman"/>
          <w:sz w:val="24"/>
          <w:szCs w:val="24"/>
          <w:lang w:val="en-CA"/>
        </w:rPr>
      </w:pPr>
    </w:p>
    <w:p w14:paraId="3D24024E" w14:textId="07A04CE5" w:rsidR="007E218D" w:rsidRDefault="007765C9"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num>
          <m:den>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den>
        </m:f>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987C9A">
        <w:rPr>
          <w:rFonts w:ascii="Times New Roman" w:eastAsiaTheme="minorEastAsia" w:hAnsi="Times New Roman" w:cs="Times New Roman"/>
          <w:bCs/>
          <w:sz w:val="24"/>
          <w:szCs w:val="24"/>
          <w:lang w:val="en-CA"/>
        </w:rPr>
        <w:t xml:space="preserve"> </w:t>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FF004E">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2</w:t>
      </w:r>
      <w:r w:rsidR="00987C9A">
        <w:rPr>
          <w:rFonts w:ascii="Times New Roman" w:eastAsiaTheme="minorEastAsia" w:hAnsi="Times New Roman" w:cs="Times New Roman"/>
          <w:bCs/>
          <w:sz w:val="24"/>
          <w:szCs w:val="24"/>
          <w:lang w:val="en-CA"/>
        </w:rPr>
        <w:t>)</w:t>
      </w:r>
    </w:p>
    <w:p w14:paraId="29794753"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Fishing mortality rate at age is derived from fishing mortality rate by length class </w:t>
      </w:r>
      <w:r w:rsidRPr="00987C9A">
        <w:rPr>
          <w:rFonts w:ascii="Times New Roman" w:eastAsiaTheme="minorEastAsia" w:hAnsi="Times New Roman" w:cs="Times New Roman"/>
          <w:i/>
          <w:sz w:val="24"/>
          <w:szCs w:val="24"/>
          <w:lang w:val="en-CA"/>
        </w:rPr>
        <w:t>FL</w:t>
      </w:r>
      <w:r w:rsidRPr="00987C9A">
        <w:rPr>
          <w:rFonts w:ascii="Times New Roman" w:eastAsiaTheme="minorEastAsia" w:hAnsi="Times New Roman" w:cs="Times New Roman"/>
          <w:sz w:val="24"/>
          <w:szCs w:val="24"/>
          <w:lang w:val="en-CA"/>
        </w:rPr>
        <w:t xml:space="preserve"> and the conditional probability of fish being in length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given age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 inverse age-length key, LAK).:</w:t>
      </w:r>
    </w:p>
    <w:p w14:paraId="2CB20A0E" w14:textId="77777777" w:rsidR="007E218D" w:rsidRDefault="007E218D" w:rsidP="00406114">
      <w:pPr>
        <w:jc w:val="both"/>
        <w:rPr>
          <w:rFonts w:ascii="Times New Roman" w:eastAsiaTheme="minorEastAsia" w:hAnsi="Times New Roman" w:cs="Times New Roman"/>
          <w:sz w:val="24"/>
          <w:szCs w:val="24"/>
          <w:lang w:val="en-CA"/>
        </w:rPr>
      </w:pPr>
    </w:p>
    <w:p w14:paraId="453878D4" w14:textId="77777777" w:rsidR="007E218D" w:rsidRDefault="007765C9"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3</w:t>
      </w:r>
      <w:r w:rsidR="00987C9A">
        <w:rPr>
          <w:rFonts w:ascii="Times New Roman" w:eastAsiaTheme="minorEastAsia" w:hAnsi="Times New Roman" w:cs="Times New Roman"/>
          <w:sz w:val="24"/>
          <w:szCs w:val="24"/>
          <w:lang w:val="en-CA"/>
        </w:rPr>
        <w:t>)</w:t>
      </w:r>
    </w:p>
    <w:p w14:paraId="22802A45" w14:textId="77777777" w:rsidR="007E218D" w:rsidRDefault="007E218D" w:rsidP="00406114">
      <w:pPr>
        <w:jc w:val="both"/>
        <w:rPr>
          <w:rFonts w:ascii="Times New Roman" w:eastAsiaTheme="minorEastAsia" w:hAnsi="Times New Roman" w:cs="Times New Roman"/>
          <w:sz w:val="24"/>
          <w:szCs w:val="24"/>
          <w:lang w:val="en-CA"/>
        </w:rPr>
      </w:pPr>
    </w:p>
    <w:p w14:paraId="29E256F5"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fishing mortality rate at length is calculated from an index of fishing mortality rate </w:t>
      </w:r>
      <w:r w:rsidRPr="00987C9A">
        <w:rPr>
          <w:rFonts w:ascii="Times New Roman" w:eastAsiaTheme="minorEastAsia" w:hAnsi="Times New Roman" w:cs="Times New Roman"/>
          <w:i/>
          <w:sz w:val="24"/>
          <w:szCs w:val="24"/>
          <w:lang w:val="en-CA"/>
        </w:rPr>
        <w:t>I</w:t>
      </w:r>
      <w:r w:rsidRPr="00987C9A">
        <w:rPr>
          <w:rFonts w:ascii="Times New Roman" w:eastAsiaTheme="minorEastAsia" w:hAnsi="Times New Roman" w:cs="Times New Roman"/>
          <w:sz w:val="24"/>
          <w:szCs w:val="24"/>
          <w:lang w:val="en-CA"/>
        </w:rPr>
        <w:t xml:space="preserve">, an estimated catchability coefficient </w:t>
      </w:r>
      <w:r w:rsidRPr="00987C9A">
        <w:rPr>
          <w:rFonts w:ascii="Times New Roman" w:eastAsiaTheme="minorEastAsia" w:hAnsi="Times New Roman" w:cs="Times New Roman"/>
          <w:i/>
          <w:sz w:val="24"/>
          <w:szCs w:val="24"/>
          <w:lang w:val="en-CA"/>
        </w:rPr>
        <w:t>q</w:t>
      </w:r>
      <w:r w:rsidRPr="00987C9A">
        <w:rPr>
          <w:rFonts w:ascii="Times New Roman" w:eastAsiaTheme="minorEastAsia" w:hAnsi="Times New Roman" w:cs="Times New Roman"/>
          <w:sz w:val="24"/>
          <w:szCs w:val="24"/>
          <w:lang w:val="en-CA"/>
        </w:rPr>
        <w:t xml:space="preserve"> and a length selectivity ogive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by fleet:</w:t>
      </w:r>
    </w:p>
    <w:p w14:paraId="6B2ED030" w14:textId="77777777" w:rsidR="007E218D" w:rsidRDefault="007E218D" w:rsidP="00406114">
      <w:pPr>
        <w:jc w:val="both"/>
        <w:rPr>
          <w:rFonts w:ascii="Times New Roman" w:eastAsiaTheme="minorEastAsia" w:hAnsi="Times New Roman" w:cs="Times New Roman"/>
          <w:sz w:val="24"/>
          <w:szCs w:val="24"/>
          <w:lang w:val="en-CA"/>
        </w:rPr>
      </w:pPr>
    </w:p>
    <w:p w14:paraId="7DF5C3CF" w14:textId="77777777" w:rsidR="007E218D" w:rsidRDefault="007765C9"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4</w:t>
      </w:r>
      <w:r w:rsidR="00987C9A">
        <w:rPr>
          <w:rFonts w:ascii="Times New Roman" w:eastAsiaTheme="minorEastAsia" w:hAnsi="Times New Roman" w:cs="Times New Roman"/>
          <w:sz w:val="24"/>
          <w:szCs w:val="24"/>
          <w:lang w:val="en-CA"/>
        </w:rPr>
        <w:t>)</w:t>
      </w:r>
    </w:p>
    <w:p w14:paraId="5865DE80" w14:textId="77777777" w:rsidR="007E218D" w:rsidRDefault="007E218D" w:rsidP="00406114">
      <w:pPr>
        <w:jc w:val="both"/>
        <w:rPr>
          <w:rFonts w:ascii="Times New Roman" w:eastAsiaTheme="minorEastAsia" w:hAnsi="Times New Roman" w:cs="Times New Roman"/>
          <w:sz w:val="24"/>
          <w:szCs w:val="24"/>
          <w:lang w:val="en-CA"/>
        </w:rPr>
      </w:pPr>
    </w:p>
    <w:p w14:paraId="5715A98B"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Selectivity is calculated by the Thompson (1994) ogive and an estimate of mean length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of an age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w:t>
      </w:r>
    </w:p>
    <w:p w14:paraId="7516198D"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    </w:t>
      </w:r>
    </w:p>
    <w:p w14:paraId="6BDF312D" w14:textId="77777777" w:rsidR="007E218D" w:rsidRDefault="007765C9"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987C9A">
        <w:rPr>
          <w:rFonts w:ascii="Times New Roman" w:eastAsiaTheme="minorEastAsia" w:hAnsi="Times New Roman" w:cs="Times New Roman"/>
          <w:sz w:val="24"/>
          <w:szCs w:val="24"/>
          <w:lang w:val="en-CA"/>
        </w:rPr>
        <w:t xml:space="preserve">  </w:t>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5</w:t>
      </w:r>
      <w:r w:rsidR="00987C9A">
        <w:rPr>
          <w:rFonts w:ascii="Times New Roman" w:eastAsiaTheme="minorEastAsia" w:hAnsi="Times New Roman" w:cs="Times New Roman"/>
          <w:sz w:val="24"/>
          <w:szCs w:val="24"/>
          <w:lang w:val="en-CA"/>
        </w:rPr>
        <w:t>)</w:t>
      </w:r>
    </w:p>
    <w:p w14:paraId="6C6E8E65" w14:textId="77777777" w:rsidR="007E218D" w:rsidRDefault="007E218D" w:rsidP="00406114">
      <w:pPr>
        <w:jc w:val="both"/>
        <w:rPr>
          <w:rFonts w:ascii="Times New Roman" w:eastAsiaTheme="minorEastAsia" w:hAnsi="Times New Roman" w:cs="Times New Roman"/>
          <w:sz w:val="24"/>
          <w:szCs w:val="24"/>
          <w:lang w:val="en-CA"/>
        </w:rPr>
      </w:pPr>
    </w:p>
    <w:p w14:paraId="6859AD0E" w14:textId="6C730BC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the spawning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xml:space="preserve">, </w:t>
      </w:r>
      <w:r w:rsidR="007A35AD">
        <w:rPr>
          <w:rFonts w:ascii="Times New Roman" w:eastAsiaTheme="minorEastAsia" w:hAnsi="Times New Roman" w:cs="Times New Roman"/>
          <w:sz w:val="24"/>
          <w:szCs w:val="24"/>
          <w:lang w:val="en-CA"/>
        </w:rPr>
        <w:t>ages advance by one</w:t>
      </w:r>
      <w:r w:rsidRPr="00987C9A">
        <w:rPr>
          <w:rFonts w:ascii="Times New Roman" w:eastAsiaTheme="minorEastAsia" w:hAnsi="Times New Roman" w:cs="Times New Roman"/>
          <w:sz w:val="24"/>
          <w:szCs w:val="24"/>
          <w:lang w:val="en-CA"/>
        </w:rPr>
        <w:t xml:space="preserve"> and recruitment occur</w:t>
      </w:r>
      <w:r w:rsidR="007A35AD">
        <w:rPr>
          <w:rFonts w:ascii="Times New Roman" w:eastAsiaTheme="minorEastAsia" w:hAnsi="Times New Roman" w:cs="Times New Roman"/>
          <w:sz w:val="24"/>
          <w:szCs w:val="24"/>
          <w:lang w:val="en-CA"/>
        </w:rPr>
        <w:t>s</w:t>
      </w:r>
      <w:r w:rsidR="00191B7C">
        <w:rPr>
          <w:rFonts w:ascii="Times New Roman" w:eastAsiaTheme="minorEastAsia" w:hAnsi="Times New Roman" w:cs="Times New Roman"/>
          <w:sz w:val="24"/>
          <w:szCs w:val="24"/>
          <w:lang w:val="en-CA"/>
        </w:rPr>
        <w:t xml:space="preserve">. The model includes a plus group which is the final age class </w:t>
      </w:r>
      <w:r w:rsidR="00191B7C" w:rsidRPr="00BD0C59">
        <w:rPr>
          <w:rFonts w:ascii="Times New Roman" w:eastAsiaTheme="minorEastAsia" w:hAnsi="Times New Roman" w:cs="Times New Roman"/>
          <w:i/>
          <w:sz w:val="24"/>
          <w:szCs w:val="24"/>
          <w:lang w:val="en-CA"/>
        </w:rPr>
        <w:t>n</w:t>
      </w:r>
      <w:r w:rsidR="00191B7C" w:rsidRPr="00BD0C59">
        <w:rPr>
          <w:rFonts w:ascii="Times New Roman" w:eastAsiaTheme="minorEastAsia" w:hAnsi="Times New Roman" w:cs="Times New Roman"/>
          <w:i/>
          <w:sz w:val="24"/>
          <w:szCs w:val="24"/>
          <w:vertAlign w:val="subscript"/>
          <w:lang w:val="en-CA"/>
        </w:rPr>
        <w:t>a</w:t>
      </w:r>
      <w:r w:rsidRPr="00987C9A">
        <w:rPr>
          <w:rFonts w:ascii="Times New Roman" w:eastAsiaTheme="minorEastAsia" w:hAnsi="Times New Roman" w:cs="Times New Roman"/>
          <w:sz w:val="24"/>
          <w:szCs w:val="24"/>
          <w:lang w:val="en-CA"/>
        </w:rPr>
        <w:t>:</w:t>
      </w:r>
    </w:p>
    <w:p w14:paraId="5350CF5F" w14:textId="77777777" w:rsidR="007E218D" w:rsidRDefault="007E218D" w:rsidP="00406114">
      <w:pPr>
        <w:jc w:val="both"/>
        <w:rPr>
          <w:rFonts w:ascii="Times New Roman" w:eastAsiaTheme="minorEastAsia" w:hAnsi="Times New Roman" w:cs="Times New Roman"/>
          <w:sz w:val="24"/>
          <w:szCs w:val="24"/>
          <w:lang w:val="en-CA"/>
        </w:rPr>
      </w:pPr>
    </w:p>
    <w:p w14:paraId="5E304ED2" w14:textId="0880E708" w:rsidR="007E218D" w:rsidRDefault="007765C9"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296D59">
        <w:rPr>
          <w:rFonts w:ascii="Times New Roman" w:eastAsiaTheme="minorEastAsia" w:hAnsi="Times New Roman" w:cs="Times New Roman"/>
          <w:bCs/>
          <w:sz w:val="24"/>
          <w:szCs w:val="24"/>
          <w:lang w:val="en-CA"/>
        </w:rPr>
        <w:t xml:space="preserve"> </w:t>
      </w:r>
      <w:r w:rsidR="00296D59">
        <w:rPr>
          <w:rFonts w:ascii="Times New Roman" w:eastAsiaTheme="minorEastAsia" w:hAnsi="Times New Roman" w:cs="Times New Roman"/>
          <w:bCs/>
          <w:sz w:val="24"/>
          <w:szCs w:val="24"/>
          <w:lang w:val="en-CA"/>
        </w:rPr>
        <w:tab/>
        <w:t>(3.6</w:t>
      </w:r>
      <w:r w:rsidR="00987C9A">
        <w:rPr>
          <w:rFonts w:ascii="Times New Roman" w:eastAsiaTheme="minorEastAsia" w:hAnsi="Times New Roman" w:cs="Times New Roman"/>
          <w:bCs/>
          <w:sz w:val="24"/>
          <w:szCs w:val="24"/>
          <w:lang w:val="en-CA"/>
        </w:rPr>
        <w:t>)</w:t>
      </w:r>
    </w:p>
    <w:p w14:paraId="7E4CA9E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Recruitment is assumed to occur in </w:t>
      </w:r>
      <w:r w:rsidR="007A35A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 xml:space="preserve">user-specified spawning area for each stock </w:t>
      </w:r>
      <w:r w:rsidRPr="00987C9A">
        <w:rPr>
          <w:rFonts w:ascii="Times New Roman" w:eastAsiaTheme="minorEastAsia" w:hAnsi="Times New Roman" w:cs="Times New Roman"/>
          <w:i/>
          <w:sz w:val="24"/>
          <w:szCs w:val="24"/>
          <w:lang w:val="en-CA"/>
        </w:rPr>
        <w:t>rs</w:t>
      </w:r>
      <w:r w:rsidRPr="00987C9A">
        <w:rPr>
          <w:rFonts w:ascii="Times New Roman" w:eastAsiaTheme="minorEastAsia" w:hAnsi="Times New Roman" w:cs="Times New Roman"/>
          <w:sz w:val="24"/>
          <w:szCs w:val="24"/>
          <w:lang w:val="en-CA"/>
        </w:rPr>
        <w:t xml:space="preserve">. Recruitment is assumed to follow a Beverton-Holt </w:t>
      </w:r>
      <w:r w:rsidR="007A35AD">
        <w:rPr>
          <w:rFonts w:ascii="Times New Roman" w:eastAsiaTheme="minorEastAsia" w:hAnsi="Times New Roman" w:cs="Times New Roman"/>
          <w:sz w:val="24"/>
          <w:szCs w:val="24"/>
          <w:lang w:val="en-CA"/>
        </w:rPr>
        <w:t xml:space="preserve">form </w:t>
      </w:r>
      <w:r w:rsidR="00A93B41">
        <w:rPr>
          <w:rFonts w:ascii="Times New Roman" w:eastAsiaTheme="minorEastAsia" w:hAnsi="Times New Roman" w:cs="Times New Roman"/>
          <w:sz w:val="24"/>
          <w:szCs w:val="24"/>
          <w:lang w:val="en-CA"/>
        </w:rPr>
        <w:t xml:space="preserve">(or </w:t>
      </w:r>
      <w:r w:rsidR="007A35AD">
        <w:rPr>
          <w:rFonts w:ascii="Times New Roman" w:eastAsiaTheme="minorEastAsia" w:hAnsi="Times New Roman" w:cs="Times New Roman"/>
          <w:sz w:val="24"/>
          <w:szCs w:val="24"/>
          <w:lang w:val="en-CA"/>
        </w:rPr>
        <w:t xml:space="preserve">as an </w:t>
      </w:r>
      <w:r w:rsidR="00A93B41">
        <w:rPr>
          <w:rFonts w:ascii="Times New Roman" w:eastAsiaTheme="minorEastAsia" w:hAnsi="Times New Roman" w:cs="Times New Roman"/>
          <w:sz w:val="24"/>
          <w:szCs w:val="24"/>
          <w:lang w:val="en-CA"/>
        </w:rPr>
        <w:t xml:space="preserve">alternative </w:t>
      </w:r>
      <w:r w:rsidR="001D1844">
        <w:rPr>
          <w:rFonts w:ascii="Times New Roman" w:eastAsiaTheme="minorEastAsia" w:hAnsi="Times New Roman" w:cs="Times New Roman"/>
          <w:sz w:val="24"/>
          <w:szCs w:val="24"/>
          <w:lang w:val="en-CA"/>
        </w:rPr>
        <w:t>for the w</w:t>
      </w:r>
      <w:r w:rsidR="00A93B41">
        <w:rPr>
          <w:rFonts w:ascii="Times New Roman" w:eastAsiaTheme="minorEastAsia" w:hAnsi="Times New Roman" w:cs="Times New Roman"/>
          <w:sz w:val="24"/>
          <w:szCs w:val="24"/>
          <w:lang w:val="en-CA"/>
        </w:rPr>
        <w:t>est</w:t>
      </w:r>
      <w:r w:rsidR="001D1844">
        <w:rPr>
          <w:rFonts w:ascii="Times New Roman" w:eastAsiaTheme="minorEastAsia" w:hAnsi="Times New Roman" w:cs="Times New Roman"/>
          <w:sz w:val="24"/>
          <w:szCs w:val="24"/>
          <w:lang w:val="en-CA"/>
        </w:rPr>
        <w:t>ern stock,</w:t>
      </w:r>
      <w:r w:rsidR="00A93B41">
        <w:rPr>
          <w:rFonts w:ascii="Times New Roman" w:eastAsiaTheme="minorEastAsia" w:hAnsi="Times New Roman" w:cs="Times New Roman"/>
          <w:sz w:val="24"/>
          <w:szCs w:val="24"/>
          <w:lang w:val="en-CA"/>
        </w:rPr>
        <w:t xml:space="preserve"> a ‘hockey stick’</w:t>
      </w:r>
      <w:r w:rsidR="007A35AD">
        <w:rPr>
          <w:rFonts w:ascii="Times New Roman" w:eastAsiaTheme="minorEastAsia" w:hAnsi="Times New Roman" w:cs="Times New Roman"/>
          <w:sz w:val="24"/>
          <w:szCs w:val="24"/>
          <w:lang w:val="en-CA"/>
        </w:rPr>
        <w:t xml:space="preserve"> form, with consequent straightforward adjustments to the formulae following</w:t>
      </w:r>
      <w:r w:rsidR="00A93B41">
        <w:rPr>
          <w:rFonts w:ascii="Times New Roman" w:eastAsiaTheme="minorEastAsia" w:hAnsi="Times New Roman" w:cs="Times New Roman"/>
          <w:sz w:val="24"/>
          <w:szCs w:val="24"/>
          <w:lang w:val="en-CA"/>
        </w:rPr>
        <w:t xml:space="preserve">) </w:t>
      </w:r>
      <w:r w:rsidR="00956B68">
        <w:rPr>
          <w:rFonts w:ascii="Times New Roman" w:eastAsiaTheme="minorEastAsia" w:hAnsi="Times New Roman" w:cs="Times New Roman"/>
          <w:sz w:val="24"/>
          <w:szCs w:val="24"/>
          <w:lang w:val="en-CA"/>
        </w:rPr>
        <w:t>in terms</w:t>
      </w:r>
      <w:r w:rsidRPr="00987C9A">
        <w:rPr>
          <w:rFonts w:ascii="Times New Roman" w:eastAsiaTheme="minorEastAsia" w:hAnsi="Times New Roman" w:cs="Times New Roman"/>
          <w:sz w:val="24"/>
          <w:szCs w:val="24"/>
          <w:lang w:val="en-CA"/>
        </w:rPr>
        <w:t xml:space="preserve"> of spawning stock biomass </w:t>
      </w:r>
      <w:r w:rsidRPr="00987C9A">
        <w:rPr>
          <w:rFonts w:ascii="Times New Roman" w:eastAsiaTheme="minorEastAsia" w:hAnsi="Times New Roman" w:cs="Times New Roman"/>
          <w:i/>
          <w:sz w:val="24"/>
          <w:szCs w:val="24"/>
          <w:lang w:val="en-CA"/>
        </w:rPr>
        <w:t>SSB</w:t>
      </w:r>
      <w:r w:rsidRPr="00987C9A">
        <w:rPr>
          <w:rFonts w:ascii="Times New Roman" w:eastAsiaTheme="minorEastAsia" w:hAnsi="Times New Roman" w:cs="Times New Roman"/>
          <w:sz w:val="24"/>
          <w:szCs w:val="24"/>
          <w:lang w:val="en-CA"/>
        </w:rPr>
        <w:t xml:space="preserve"> in the defined spawning areas </w:t>
      </w:r>
      <w:r w:rsidRPr="00987C9A">
        <w:rPr>
          <w:rFonts w:ascii="Times New Roman" w:eastAsiaTheme="minorEastAsia" w:hAnsi="Times New Roman" w:cs="Times New Roman"/>
          <w:i/>
          <w:sz w:val="24"/>
          <w:szCs w:val="24"/>
          <w:lang w:val="en-CA"/>
        </w:rPr>
        <w:t>rs</w:t>
      </w:r>
      <w:r w:rsidRPr="00987C9A">
        <w:rPr>
          <w:rFonts w:ascii="Times New Roman" w:eastAsiaTheme="minorEastAsia" w:hAnsi="Times New Roman" w:cs="Times New Roman"/>
          <w:sz w:val="24"/>
          <w:szCs w:val="24"/>
          <w:lang w:val="en-CA"/>
        </w:rPr>
        <w:t xml:space="preserve"> relative to unfished spawning stock biomass </w:t>
      </w:r>
      <w:r w:rsidRPr="00987C9A">
        <w:rPr>
          <w:rFonts w:ascii="Times New Roman" w:eastAsiaTheme="minorEastAsia" w:hAnsi="Times New Roman" w:cs="Times New Roman"/>
          <w:i/>
          <w:sz w:val="24"/>
          <w:szCs w:val="24"/>
          <w:lang w:val="en-CA"/>
        </w:rPr>
        <w:t>SSB0</w:t>
      </w:r>
      <w:r w:rsidRPr="00987C9A">
        <w:rPr>
          <w:rFonts w:ascii="Times New Roman" w:eastAsiaTheme="minorEastAsia" w:hAnsi="Times New Roman" w:cs="Times New Roman"/>
          <w:sz w:val="24"/>
          <w:szCs w:val="24"/>
          <w:lang w:val="en-CA"/>
        </w:rPr>
        <w:t xml:space="preserve"> and is subject to annual recruitment deviations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for each stock</w:t>
      </w:r>
      <w:r w:rsidR="00956B68">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p>
    <w:p w14:paraId="5E1FC88E" w14:textId="77777777" w:rsidR="007E218D" w:rsidRDefault="007E218D" w:rsidP="00406114">
      <w:pPr>
        <w:jc w:val="both"/>
        <w:rPr>
          <w:rFonts w:ascii="Times New Roman" w:eastAsiaTheme="minorEastAsia" w:hAnsi="Times New Roman" w:cs="Times New Roman"/>
          <w:sz w:val="24"/>
          <w:szCs w:val="24"/>
          <w:lang w:val="en-CA"/>
        </w:rPr>
      </w:pPr>
    </w:p>
    <w:p w14:paraId="045DD950" w14:textId="61DE6616" w:rsidR="007E218D" w:rsidRDefault="007765C9"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0.8∙</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sub>
            </m:sSub>
          </m:num>
          <m:den>
            <m:r>
              <m:rPr>
                <m:sty m:val="p"/>
              </m:rPr>
              <w:rPr>
                <w:rFonts w:ascii="Cambria Math" w:eastAsiaTheme="minorEastAsia" w:hAnsi="Cambria Math" w:cs="Times New Roman"/>
                <w:sz w:val="24"/>
                <w:szCs w:val="24"/>
                <w:lang w:val="en-CA"/>
              </w:rPr>
              <m:t>0.2∙</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SSB0</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-0.2</m:t>
                </m:r>
              </m:e>
            </m:d>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sub>
            </m:sSub>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7</w:t>
      </w:r>
      <w:r w:rsidR="00987C9A">
        <w:rPr>
          <w:rFonts w:ascii="Times New Roman" w:eastAsiaTheme="minorEastAsia" w:hAnsi="Times New Roman" w:cs="Times New Roman"/>
          <w:sz w:val="24"/>
          <w:szCs w:val="24"/>
          <w:lang w:val="en-CA"/>
        </w:rPr>
        <w:t>)</w:t>
      </w:r>
    </w:p>
    <w:p w14:paraId="1F6690DB" w14:textId="77777777" w:rsidR="007E218D" w:rsidRDefault="007E218D" w:rsidP="00406114">
      <w:pPr>
        <w:jc w:val="both"/>
        <w:rPr>
          <w:rFonts w:ascii="Times New Roman" w:eastAsiaTheme="minorEastAsia" w:hAnsi="Times New Roman" w:cs="Times New Roman"/>
          <w:sz w:val="24"/>
          <w:szCs w:val="24"/>
          <w:lang w:val="en-CA"/>
        </w:rPr>
      </w:pPr>
    </w:p>
    <w:p w14:paraId="3CCFDD47"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w:t>
      </w:r>
      <w:r w:rsidRPr="00987C9A">
        <w:rPr>
          <w:rFonts w:ascii="Times New Roman" w:eastAsiaTheme="minorEastAsia" w:hAnsi="Times New Roman" w:cs="Times New Roman"/>
          <w:i/>
          <w:sz w:val="24"/>
          <w:szCs w:val="24"/>
          <w:lang w:val="en-CA"/>
        </w:rPr>
        <w:t>R0</w:t>
      </w:r>
      <w:r w:rsidRPr="00987C9A">
        <w:rPr>
          <w:rFonts w:ascii="Times New Roman" w:eastAsiaTheme="minorEastAsia" w:hAnsi="Times New Roman" w:cs="Times New Roman"/>
          <w:sz w:val="24"/>
          <w:szCs w:val="24"/>
          <w:lang w:val="en-CA"/>
        </w:rPr>
        <w:t xml:space="preserve"> is unfished recruitment, </w:t>
      </w:r>
      <w:r w:rsidRPr="00987C9A">
        <w:rPr>
          <w:rFonts w:ascii="Times New Roman" w:eastAsiaTheme="minorEastAsia" w:hAnsi="Times New Roman" w:cs="Times New Roman"/>
          <w:i/>
          <w:sz w:val="24"/>
          <w:szCs w:val="24"/>
          <w:lang w:val="en-CA"/>
        </w:rPr>
        <w:t xml:space="preserve">h </w:t>
      </w:r>
      <w:r w:rsidRPr="00987C9A">
        <w:rPr>
          <w:rFonts w:ascii="Times New Roman" w:eastAsiaTheme="minorEastAsia" w:hAnsi="Times New Roman" w:cs="Times New Roman"/>
          <w:sz w:val="24"/>
          <w:szCs w:val="24"/>
          <w:lang w:val="en-CA"/>
        </w:rPr>
        <w:t xml:space="preserve">is the steepness parameter (fraction of unfished recruitment at 1/5 unfished spawning stock biomass) and spawning stock biomass is calculated from moved stock numbers in the subyear prior to spawning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xml:space="preserve">, in spawning area </w:t>
      </w:r>
      <w:r w:rsidRPr="00987C9A">
        <w:rPr>
          <w:rFonts w:ascii="Times New Roman" w:eastAsiaTheme="minorEastAsia" w:hAnsi="Times New Roman" w:cs="Times New Roman"/>
          <w:i/>
          <w:sz w:val="24"/>
          <w:szCs w:val="24"/>
          <w:lang w:val="en-CA"/>
        </w:rPr>
        <w:t>rs</w:t>
      </w:r>
      <w:r w:rsidRPr="00987C9A">
        <w:rPr>
          <w:rFonts w:ascii="Times New Roman" w:eastAsiaTheme="minorEastAsia" w:hAnsi="Times New Roman" w:cs="Times New Roman"/>
          <w:sz w:val="24"/>
          <w:szCs w:val="24"/>
          <w:lang w:val="en-CA"/>
        </w:rPr>
        <w:t xml:space="preserve">, weight of individuals at age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and the fraction of individuals mature at age </w:t>
      </w:r>
      <w:r w:rsidRPr="00987C9A">
        <w:rPr>
          <w:rFonts w:ascii="Times New Roman" w:eastAsiaTheme="minorEastAsia" w:hAnsi="Times New Roman" w:cs="Times New Roman"/>
          <w:i/>
          <w:sz w:val="24"/>
          <w:szCs w:val="24"/>
          <w:lang w:val="en-CA"/>
        </w:rPr>
        <w:t>mat</w:t>
      </w:r>
      <w:r w:rsidRPr="00987C9A">
        <w:rPr>
          <w:rFonts w:ascii="Times New Roman" w:eastAsiaTheme="minorEastAsia" w:hAnsi="Times New Roman" w:cs="Times New Roman"/>
          <w:sz w:val="24"/>
          <w:szCs w:val="24"/>
          <w:lang w:val="en-CA"/>
        </w:rPr>
        <w:t xml:space="preserve">: </w:t>
      </w:r>
    </w:p>
    <w:p w14:paraId="0D68BDB8" w14:textId="77777777" w:rsidR="007E218D" w:rsidRDefault="007E218D" w:rsidP="00406114">
      <w:pPr>
        <w:jc w:val="both"/>
        <w:rPr>
          <w:rFonts w:ascii="Times New Roman" w:eastAsiaTheme="minorEastAsia" w:hAnsi="Times New Roman" w:cs="Times New Roman"/>
          <w:sz w:val="24"/>
          <w:szCs w:val="24"/>
          <w:lang w:val="en-CA"/>
        </w:rPr>
      </w:pPr>
    </w:p>
    <w:p w14:paraId="0642F5EB" w14:textId="77777777" w:rsidR="007E218D" w:rsidRDefault="007765C9"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8</w:t>
      </w:r>
      <w:r w:rsidR="00987C9A">
        <w:rPr>
          <w:rFonts w:ascii="Times New Roman" w:eastAsiaTheme="minorEastAsia" w:hAnsi="Times New Roman" w:cs="Times New Roman"/>
          <w:sz w:val="24"/>
          <w:szCs w:val="24"/>
          <w:lang w:val="en-CA"/>
        </w:rPr>
        <w:t>)</w:t>
      </w:r>
    </w:p>
    <w:p w14:paraId="51E0E314" w14:textId="77777777" w:rsidR="007E218D" w:rsidRDefault="007E218D" w:rsidP="00406114">
      <w:pPr>
        <w:jc w:val="both"/>
        <w:rPr>
          <w:rFonts w:ascii="Times New Roman" w:eastAsiaTheme="minorEastAsia" w:hAnsi="Times New Roman" w:cs="Times New Roman"/>
          <w:sz w:val="24"/>
          <w:szCs w:val="24"/>
          <w:lang w:val="en-CA"/>
        </w:rPr>
      </w:pPr>
    </w:p>
    <w:p w14:paraId="3B7464A3"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weight is calculated from length at age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w:t>
      </w:r>
    </w:p>
    <w:p w14:paraId="7B458A0B" w14:textId="77777777" w:rsidR="007E218D" w:rsidRDefault="007E218D" w:rsidP="00406114">
      <w:pPr>
        <w:jc w:val="both"/>
        <w:rPr>
          <w:rFonts w:ascii="Times New Roman" w:eastAsiaTheme="minorEastAsia" w:hAnsi="Times New Roman" w:cs="Times New Roman"/>
          <w:sz w:val="24"/>
          <w:szCs w:val="24"/>
          <w:lang w:val="en-CA"/>
        </w:rPr>
      </w:pPr>
    </w:p>
    <w:p w14:paraId="35CDB71E" w14:textId="77777777" w:rsidR="007E218D" w:rsidRDefault="007765C9"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9</w:t>
      </w:r>
      <w:r w:rsidR="00987C9A">
        <w:rPr>
          <w:rFonts w:ascii="Times New Roman" w:eastAsiaTheme="minorEastAsia" w:hAnsi="Times New Roman" w:cs="Times New Roman"/>
          <w:sz w:val="24"/>
          <w:szCs w:val="24"/>
          <w:lang w:val="en-CA"/>
        </w:rPr>
        <w:t>)</w:t>
      </w:r>
    </w:p>
    <w:p w14:paraId="2FF6BBC3" w14:textId="77777777" w:rsidR="007E218D" w:rsidRDefault="007E218D" w:rsidP="00406114">
      <w:pPr>
        <w:jc w:val="both"/>
        <w:rPr>
          <w:rFonts w:ascii="Times New Roman" w:eastAsiaTheme="minorEastAsia" w:hAnsi="Times New Roman" w:cs="Times New Roman"/>
          <w:sz w:val="24"/>
          <w:szCs w:val="24"/>
          <w:lang w:val="en-CA"/>
        </w:rPr>
      </w:pPr>
    </w:p>
    <w:p w14:paraId="278DF4B8"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and </w:t>
      </w:r>
      <w:r w:rsidR="002D7A43">
        <w:rPr>
          <w:rFonts w:ascii="Times New Roman" w:eastAsiaTheme="minorEastAsia" w:hAnsi="Times New Roman" w:cs="Times New Roman"/>
          <w:sz w:val="24"/>
          <w:szCs w:val="24"/>
          <w:lang w:val="en-CA"/>
        </w:rPr>
        <w:t xml:space="preserve">the </w:t>
      </w:r>
      <w:r w:rsidRPr="00987C9A">
        <w:rPr>
          <w:rFonts w:ascii="Times New Roman" w:eastAsiaTheme="minorEastAsia" w:hAnsi="Times New Roman" w:cs="Times New Roman"/>
          <w:sz w:val="24"/>
          <w:szCs w:val="24"/>
          <w:lang w:val="en-CA"/>
        </w:rPr>
        <w:t xml:space="preserve">fraction mature at age is assumed to be a logistic function of age with parameters for the age at 50% maturity </w:t>
      </w:r>
      <w:r w:rsidRPr="00987C9A">
        <w:rPr>
          <w:rFonts w:ascii="Times New Roman" w:eastAsiaTheme="minorEastAsia" w:hAnsi="Times New Roman" w:cs="Times New Roman"/>
          <w:i/>
          <w:sz w:val="24"/>
          <w:szCs w:val="24"/>
          <w:lang w:val="en-CA"/>
        </w:rPr>
        <w:t>γ</w:t>
      </w:r>
      <w:r w:rsidRPr="00987C9A">
        <w:rPr>
          <w:rFonts w:ascii="Times New Roman" w:eastAsiaTheme="minorEastAsia" w:hAnsi="Times New Roman" w:cs="Times New Roman"/>
          <w:sz w:val="24"/>
          <w:szCs w:val="24"/>
          <w:lang w:val="en-CA"/>
        </w:rPr>
        <w:t xml:space="preserve">, and slope </w:t>
      </w:r>
      <w:r w:rsidRPr="00987C9A">
        <w:rPr>
          <w:rFonts w:ascii="Times New Roman" w:eastAsiaTheme="minorEastAsia" w:hAnsi="Times New Roman" w:cs="Times New Roman"/>
          <w:i/>
          <w:sz w:val="24"/>
          <w:szCs w:val="24"/>
          <w:lang w:val="en-CA"/>
        </w:rPr>
        <w:t>ϑ</w:t>
      </w:r>
      <w:r w:rsidRPr="00987C9A">
        <w:rPr>
          <w:rFonts w:ascii="Times New Roman" w:eastAsiaTheme="minorEastAsia" w:hAnsi="Times New Roman" w:cs="Times New Roman"/>
          <w:sz w:val="24"/>
          <w:szCs w:val="24"/>
          <w:lang w:val="en-CA"/>
        </w:rPr>
        <w:t>:</w:t>
      </w:r>
    </w:p>
    <w:p w14:paraId="0BF1F842" w14:textId="77777777" w:rsidR="007E218D" w:rsidRDefault="007E218D" w:rsidP="00406114">
      <w:pPr>
        <w:jc w:val="both"/>
        <w:rPr>
          <w:rFonts w:ascii="Times New Roman" w:eastAsiaTheme="minorEastAsia" w:hAnsi="Times New Roman" w:cs="Times New Roman"/>
          <w:sz w:val="24"/>
          <w:szCs w:val="24"/>
          <w:lang w:val="en-CA"/>
        </w:rPr>
      </w:pPr>
    </w:p>
    <w:p w14:paraId="5CCDC568" w14:textId="77777777" w:rsidR="007E218D" w:rsidRDefault="007765C9"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10</w:t>
      </w:r>
      <w:r w:rsidR="00987C9A">
        <w:rPr>
          <w:rFonts w:ascii="Times New Roman" w:eastAsiaTheme="minorEastAsia" w:hAnsi="Times New Roman" w:cs="Times New Roman"/>
          <w:sz w:val="24"/>
          <w:szCs w:val="24"/>
          <w:lang w:val="en-CA"/>
        </w:rPr>
        <w:t>)</w:t>
      </w:r>
    </w:p>
    <w:p w14:paraId="5D1B00EB" w14:textId="77777777" w:rsidR="007E218D" w:rsidRDefault="007E218D" w:rsidP="00406114">
      <w:pPr>
        <w:jc w:val="both"/>
        <w:rPr>
          <w:rFonts w:ascii="Times New Roman" w:eastAsiaTheme="minorEastAsia" w:hAnsi="Times New Roman" w:cs="Times New Roman"/>
          <w:sz w:val="24"/>
          <w:szCs w:val="24"/>
          <w:lang w:val="en-CA"/>
        </w:rPr>
      </w:pPr>
    </w:p>
    <w:p w14:paraId="6FFF24EA"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2A381447" w14:textId="77777777" w:rsidR="007E218D" w:rsidRDefault="007E218D" w:rsidP="00406114">
      <w:pPr>
        <w:jc w:val="both"/>
        <w:rPr>
          <w:rFonts w:ascii="Times New Roman" w:eastAsiaTheme="minorEastAsia" w:hAnsi="Times New Roman" w:cs="Times New Roman"/>
          <w:sz w:val="24"/>
          <w:szCs w:val="24"/>
          <w:lang w:val="en-CA"/>
        </w:rPr>
      </w:pPr>
    </w:p>
    <w:p w14:paraId="446EB797" w14:textId="77777777" w:rsidR="007E218D" w:rsidRDefault="007765C9" w:rsidP="00406114">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987C9A">
        <w:rPr>
          <w:rFonts w:ascii="Times New Roman" w:eastAsiaTheme="minorEastAsia" w:hAnsi="Times New Roman" w:cs="Times New Roman"/>
          <w:b/>
          <w:bCs/>
          <w:sz w:val="24"/>
          <w:szCs w:val="24"/>
          <w:lang w:val="en-CA"/>
        </w:rPr>
        <w:t xml:space="preserve"> </w:t>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BB05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sidRP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11</w:t>
      </w:r>
      <w:r w:rsidR="00987C9A" w:rsidRPr="00987C9A">
        <w:rPr>
          <w:rFonts w:ascii="Times New Roman" w:eastAsiaTheme="minorEastAsia" w:hAnsi="Times New Roman" w:cs="Times New Roman"/>
          <w:bCs/>
          <w:sz w:val="24"/>
          <w:szCs w:val="24"/>
          <w:lang w:val="en-CA"/>
        </w:rPr>
        <w:t>)</w:t>
      </w:r>
    </w:p>
    <w:p w14:paraId="668606DA" w14:textId="77777777" w:rsidR="007E218D" w:rsidRDefault="007E218D" w:rsidP="00406114">
      <w:pPr>
        <w:jc w:val="both"/>
        <w:rPr>
          <w:rFonts w:ascii="Times New Roman" w:eastAsiaTheme="minorEastAsia" w:hAnsi="Times New Roman" w:cs="Times New Roman"/>
          <w:sz w:val="24"/>
          <w:szCs w:val="24"/>
          <w:lang w:val="en-CA"/>
        </w:rPr>
      </w:pPr>
    </w:p>
    <w:p w14:paraId="3EC1C1B8" w14:textId="2FB8AF63"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In each subyear, after mortality and recruitment, fish are moved according to a</w:t>
      </w:r>
      <w:r w:rsidR="00C45830">
        <w:rPr>
          <w:rFonts w:ascii="Times New Roman" w:eastAsiaTheme="minorEastAsia" w:hAnsi="Times New Roman" w:cs="Times New Roman"/>
          <w:sz w:val="24"/>
          <w:szCs w:val="24"/>
          <w:lang w:val="en-CA"/>
        </w:rPr>
        <w:t>n age-specific</w:t>
      </w:r>
      <w:r w:rsidRPr="00987C9A">
        <w:rPr>
          <w:rFonts w:ascii="Times New Roman" w:eastAsiaTheme="minorEastAsia" w:hAnsi="Times New Roman" w:cs="Times New Roman"/>
          <w:sz w:val="24"/>
          <w:szCs w:val="24"/>
          <w:lang w:val="en-CA"/>
        </w:rPr>
        <w:t xml:space="preserve"> Markov transition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xml:space="preserve"> that represents the probability of a fish moving from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at the end of the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w:t>
      </w:r>
    </w:p>
    <w:p w14:paraId="2A319898" w14:textId="77777777" w:rsidR="007E218D" w:rsidRDefault="007E218D" w:rsidP="00406114">
      <w:pPr>
        <w:jc w:val="both"/>
        <w:rPr>
          <w:rFonts w:ascii="Times New Roman" w:eastAsiaTheme="minorEastAsia" w:hAnsi="Times New Roman" w:cs="Times New Roman"/>
          <w:sz w:val="24"/>
          <w:szCs w:val="24"/>
          <w:lang w:val="en-CA"/>
        </w:rPr>
      </w:pPr>
    </w:p>
    <w:p w14:paraId="4BB7D683" w14:textId="2BB297FA" w:rsidR="007E218D" w:rsidRDefault="007765C9"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FF004E">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00987C9A">
        <w:rPr>
          <w:rFonts w:ascii="Times New Roman" w:eastAsiaTheme="minorEastAsia" w:hAnsi="Times New Roman" w:cs="Times New Roman"/>
          <w:sz w:val="24"/>
          <w:szCs w:val="24"/>
          <w:lang w:val="en-CA"/>
        </w:rPr>
        <w:t>)</w:t>
      </w:r>
    </w:p>
    <w:p w14:paraId="66AD2A84" w14:textId="77777777" w:rsidR="007E218D" w:rsidRDefault="007E218D" w:rsidP="00406114">
      <w:pPr>
        <w:jc w:val="both"/>
        <w:rPr>
          <w:rFonts w:ascii="Times New Roman" w:eastAsiaTheme="minorEastAsia" w:hAnsi="Times New Roman" w:cs="Times New Roman"/>
          <w:sz w:val="24"/>
          <w:szCs w:val="24"/>
          <w:lang w:val="en-CA"/>
        </w:rPr>
      </w:pPr>
    </w:p>
    <w:p w14:paraId="1C44FC5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movement matrix is calculated from a log-space matrix </w:t>
      </w:r>
      <w:r w:rsidRPr="00987C9A">
        <w:rPr>
          <w:rFonts w:ascii="Times New Roman" w:eastAsiaTheme="minorEastAsia" w:hAnsi="Times New Roman" w:cs="Times New Roman"/>
          <w:i/>
          <w:sz w:val="24"/>
          <w:szCs w:val="24"/>
          <w:lang w:val="en-CA"/>
        </w:rPr>
        <w:t>lnmov</w:t>
      </w:r>
      <w:r w:rsidRPr="00987C9A">
        <w:rPr>
          <w:rFonts w:ascii="Times New Roman" w:eastAsiaTheme="minorEastAsia" w:hAnsi="Times New Roman" w:cs="Times New Roman"/>
          <w:sz w:val="24"/>
          <w:szCs w:val="24"/>
          <w:lang w:val="en-CA"/>
        </w:rPr>
        <w:t xml:space="preserve"> and a logit model to ensure each row </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k</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sums to 1:</w:t>
      </w:r>
    </w:p>
    <w:p w14:paraId="1D928A00" w14:textId="77777777" w:rsidR="007E218D" w:rsidRDefault="007E218D" w:rsidP="00406114">
      <w:pPr>
        <w:jc w:val="both"/>
        <w:rPr>
          <w:rFonts w:ascii="Times New Roman" w:eastAsiaTheme="minorEastAsia" w:hAnsi="Times New Roman" w:cs="Times New Roman"/>
          <w:sz w:val="24"/>
          <w:szCs w:val="24"/>
          <w:lang w:val="en-CA"/>
        </w:rPr>
      </w:pPr>
    </w:p>
    <w:p w14:paraId="19C4F267" w14:textId="3FF45460" w:rsidR="007E218D" w:rsidRDefault="007765C9"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13</w:t>
      </w:r>
      <w:r w:rsidR="00987C9A">
        <w:rPr>
          <w:rFonts w:ascii="Times New Roman" w:eastAsiaTheme="minorEastAsia" w:hAnsi="Times New Roman" w:cs="Times New Roman"/>
          <w:sz w:val="24"/>
          <w:szCs w:val="24"/>
          <w:lang w:val="en-CA"/>
        </w:rPr>
        <w:t>)</w:t>
      </w:r>
    </w:p>
    <w:p w14:paraId="33940913" w14:textId="77777777" w:rsidR="006F2CFB" w:rsidRDefault="006F2CFB" w:rsidP="00406114">
      <w:pPr>
        <w:jc w:val="both"/>
        <w:rPr>
          <w:rFonts w:ascii="Times New Roman" w:eastAsiaTheme="minorEastAsia" w:hAnsi="Times New Roman" w:cs="Times New Roman"/>
          <w:sz w:val="24"/>
          <w:szCs w:val="24"/>
          <w:lang w:val="en-CA"/>
        </w:rPr>
      </w:pPr>
    </w:p>
    <w:p w14:paraId="512CE575" w14:textId="42D20988" w:rsidR="006F2CFB" w:rsidRDefault="006F2CFB"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Size/age stratification for movement models</w:t>
      </w:r>
      <w:r w:rsidR="001F2259">
        <w:rPr>
          <w:rFonts w:ascii="Times New Roman" w:eastAsiaTheme="minorEastAsia" w:hAnsi="Times New Roman" w:cs="Times New Roman"/>
          <w:sz w:val="24"/>
          <w:szCs w:val="24"/>
          <w:lang w:val="en-CA"/>
        </w:rPr>
        <w:t xml:space="preserve"> will initially be attempted for</w:t>
      </w:r>
      <w:r>
        <w:rPr>
          <w:rFonts w:ascii="Times New Roman" w:eastAsiaTheme="minorEastAsia" w:hAnsi="Times New Roman" w:cs="Times New Roman"/>
          <w:sz w:val="24"/>
          <w:szCs w:val="24"/>
          <w:lang w:val="en-CA"/>
        </w:rPr>
        <w:t xml:space="preserve"> three age groups: 0-2, 3-8 and 9+ years (</w:t>
      </w:r>
      <w:r w:rsidR="001F2259">
        <w:rPr>
          <w:rFonts w:ascii="Times New Roman" w:eastAsiaTheme="minorEastAsia" w:hAnsi="Times New Roman" w:cs="Times New Roman"/>
          <w:sz w:val="24"/>
          <w:szCs w:val="24"/>
          <w:lang w:val="en-CA"/>
        </w:rPr>
        <w:t xml:space="preserve">this will be kept the </w:t>
      </w:r>
      <w:r>
        <w:rPr>
          <w:rFonts w:ascii="Times New Roman" w:eastAsiaTheme="minorEastAsia" w:hAnsi="Times New Roman" w:cs="Times New Roman"/>
          <w:sz w:val="24"/>
          <w:szCs w:val="24"/>
          <w:lang w:val="en-CA"/>
        </w:rPr>
        <w:t xml:space="preserve">same for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 xml:space="preserve">Western Atlantic and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Eastern Atlantic/Mediterranean</w:t>
      </w:r>
      <w:r w:rsidR="00D53C88">
        <w:rPr>
          <w:rFonts w:ascii="Times New Roman" w:eastAsiaTheme="minorEastAsia" w:hAnsi="Times New Roman" w:cs="Times New Roman"/>
          <w:sz w:val="24"/>
          <w:szCs w:val="24"/>
          <w:lang w:val="en-CA"/>
        </w:rPr>
        <w:t>, but should be re</w:t>
      </w:r>
      <w:r w:rsidR="001F2259">
        <w:rPr>
          <w:rFonts w:ascii="Times New Roman" w:eastAsiaTheme="minorEastAsia" w:hAnsi="Times New Roman" w:cs="Times New Roman"/>
          <w:sz w:val="24"/>
          <w:szCs w:val="24"/>
          <w:lang w:val="en-CA"/>
        </w:rPr>
        <w:t>-</w:t>
      </w:r>
      <w:r w:rsidR="00D53C88">
        <w:rPr>
          <w:rFonts w:ascii="Times New Roman" w:eastAsiaTheme="minorEastAsia" w:hAnsi="Times New Roman" w:cs="Times New Roman"/>
          <w:sz w:val="24"/>
          <w:szCs w:val="24"/>
          <w:lang w:val="en-CA"/>
        </w:rPr>
        <w:t>evaluated for the East as future data become available)</w:t>
      </w:r>
      <w:r>
        <w:rPr>
          <w:rFonts w:ascii="Times New Roman" w:eastAsiaTheme="minorEastAsia" w:hAnsi="Times New Roman" w:cs="Times New Roman"/>
          <w:sz w:val="24"/>
          <w:szCs w:val="24"/>
          <w:lang w:val="en-CA"/>
        </w:rPr>
        <w:t>.</w:t>
      </w:r>
    </w:p>
    <w:p w14:paraId="426BA540" w14:textId="77777777" w:rsidR="007E218D" w:rsidRDefault="007E218D" w:rsidP="00406114">
      <w:pPr>
        <w:jc w:val="both"/>
        <w:rPr>
          <w:rFonts w:ascii="Times New Roman" w:eastAsiaTheme="minorEastAsia" w:hAnsi="Times New Roman" w:cs="Times New Roman"/>
          <w:sz w:val="24"/>
          <w:szCs w:val="24"/>
          <w:lang w:val="en-CA"/>
        </w:rPr>
      </w:pPr>
    </w:p>
    <w:p w14:paraId="36AF69B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Movements from an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an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that are considered </w:t>
      </w:r>
      <w:r w:rsidR="009B1E5B">
        <w:rPr>
          <w:rFonts w:ascii="Times New Roman" w:eastAsiaTheme="minorEastAsia" w:hAnsi="Times New Roman" w:cs="Times New Roman"/>
          <w:sz w:val="24"/>
          <w:szCs w:val="24"/>
          <w:lang w:val="en-CA"/>
        </w:rPr>
        <w:t>to be implausible</w:t>
      </w:r>
      <w:r w:rsidRPr="00987C9A">
        <w:rPr>
          <w:rFonts w:ascii="Times New Roman" w:eastAsiaTheme="minorEastAsia" w:hAnsi="Times New Roman" w:cs="Times New Roman"/>
          <w:sz w:val="24"/>
          <w:szCs w:val="24"/>
          <w:lang w:val="en-CA"/>
        </w:rPr>
        <w:t xml:space="preserve"> (e.g. from the Eastern Mediterranean to the Gulf of Mexico) are assigned a large negative number (essentially zero movement)</w:t>
      </w:r>
      <w:r w:rsidR="009B1E5B">
        <w:rPr>
          <w:rFonts w:ascii="Times New Roman" w:eastAsiaTheme="minorEastAsia" w:hAnsi="Times New Roman" w:cs="Times New Roman"/>
          <w:sz w:val="24"/>
          <w:szCs w:val="24"/>
          <w:lang w:val="en-CA"/>
        </w:rPr>
        <w:t xml:space="preserve"> in corresponding cells in these movement matrices</w:t>
      </w:r>
      <w:r w:rsidRPr="00987C9A">
        <w:rPr>
          <w:rFonts w:ascii="Times New Roman" w:eastAsiaTheme="minorEastAsia" w:hAnsi="Times New Roman" w:cs="Times New Roman"/>
          <w:sz w:val="24"/>
          <w:szCs w:val="24"/>
          <w:lang w:val="en-CA"/>
        </w:rPr>
        <w:t xml:space="preserve">. For each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from which individuals can move</w:t>
      </w:r>
      <w:r w:rsidR="00406114" w:rsidRPr="00987C9A">
        <w:rPr>
          <w:rFonts w:ascii="Times New Roman" w:eastAsiaTheme="minorEastAsia" w:hAnsi="Times New Roman" w:cs="Times New Roman"/>
          <w:sz w:val="24"/>
          <w:szCs w:val="24"/>
          <w:lang w:val="en-CA"/>
        </w:rPr>
        <w:t xml:space="preserve">, </w:t>
      </w:r>
      <w:r w:rsidR="00406114">
        <w:rPr>
          <w:rFonts w:ascii="Times New Roman" w:eastAsiaTheme="minorEastAsia" w:hAnsi="Times New Roman" w:cs="Times New Roman"/>
          <w:sz w:val="24"/>
          <w:szCs w:val="24"/>
          <w:lang w:val="en-CA"/>
        </w:rPr>
        <w:t>one</w:t>
      </w:r>
      <w:r w:rsidR="00406114" w:rsidRPr="00987C9A">
        <w:rPr>
          <w:rFonts w:ascii="Times New Roman" w:eastAsiaTheme="minorEastAsia" w:hAnsi="Times New Roman" w:cs="Times New Roman"/>
          <w:sz w:val="24"/>
          <w:szCs w:val="24"/>
          <w:lang w:val="en-CA"/>
        </w:rPr>
        <w:t xml:space="preserve"> value </w:t>
      </w:r>
      <w:r w:rsidR="00406114">
        <w:rPr>
          <w:rFonts w:ascii="Times New Roman" w:eastAsiaTheme="minorEastAsia" w:hAnsi="Times New Roman" w:cs="Times New Roman"/>
          <w:sz w:val="24"/>
          <w:szCs w:val="24"/>
          <w:lang w:val="en-CA"/>
        </w:rPr>
        <w:t>is assigned</w:t>
      </w:r>
      <w:r w:rsidR="00406114" w:rsidRPr="00987C9A">
        <w:rPr>
          <w:rFonts w:ascii="Times New Roman" w:eastAsiaTheme="minorEastAsia" w:hAnsi="Times New Roman" w:cs="Times New Roman"/>
          <w:sz w:val="24"/>
          <w:szCs w:val="24"/>
          <w:lang w:val="en-CA"/>
        </w:rPr>
        <w:t xml:space="preserve"> zero</w:t>
      </w:r>
      <w:r w:rsidR="00406114">
        <w:rPr>
          <w:rFonts w:ascii="Times New Roman" w:eastAsiaTheme="minorEastAsia" w:hAnsi="Times New Roman" w:cs="Times New Roman"/>
          <w:sz w:val="24"/>
          <w:szCs w:val="24"/>
          <w:lang w:val="en-CA"/>
        </w:rPr>
        <w:t xml:space="preserve"> and all other </w:t>
      </w:r>
      <w:r w:rsidR="00406114" w:rsidRPr="00987C9A">
        <w:rPr>
          <w:rFonts w:ascii="Times New Roman" w:eastAsiaTheme="minorEastAsia" w:hAnsi="Times New Roman" w:cs="Times New Roman"/>
          <w:sz w:val="24"/>
          <w:szCs w:val="24"/>
          <w:lang w:val="en-CA"/>
        </w:rPr>
        <w:t xml:space="preserve">possible movements are assigned an estimated parameter </w:t>
      </w:r>
      <w:r w:rsidR="00406114" w:rsidRPr="00987C9A">
        <w:rPr>
          <w:rFonts w:ascii="Times New Roman" w:eastAsiaTheme="minorEastAsia" w:hAnsi="Times New Roman" w:cs="Times New Roman"/>
          <w:i/>
          <w:sz w:val="24"/>
          <w:szCs w:val="24"/>
          <w:lang w:val="en-CA"/>
        </w:rPr>
        <w:t xml:space="preserve">ψ </w:t>
      </w:r>
      <w:r w:rsidR="00406114" w:rsidRPr="00987C9A">
        <w:rPr>
          <w:rFonts w:ascii="Times New Roman" w:eastAsiaTheme="minorEastAsia" w:hAnsi="Times New Roman" w:cs="Times New Roman"/>
          <w:sz w:val="24"/>
          <w:szCs w:val="24"/>
          <w:lang w:val="en-CA"/>
        </w:rPr>
        <w:t>(since rows must sum to 1</w:t>
      </w:r>
      <w:r w:rsidR="00406114">
        <w:rPr>
          <w:rFonts w:ascii="Times New Roman" w:eastAsiaTheme="minorEastAsia" w:hAnsi="Times New Roman" w:cs="Times New Roman"/>
          <w:sz w:val="24"/>
          <w:szCs w:val="24"/>
          <w:lang w:val="en-CA"/>
        </w:rPr>
        <w:t>,</w:t>
      </w:r>
      <w:r w:rsidR="00406114" w:rsidRPr="00987C9A">
        <w:rPr>
          <w:rFonts w:ascii="Times New Roman" w:eastAsiaTheme="minorEastAsia" w:hAnsi="Times New Roman" w:cs="Times New Roman"/>
          <w:sz w:val="24"/>
          <w:szCs w:val="24"/>
          <w:lang w:val="en-CA"/>
        </w:rPr>
        <w:t xml:space="preserve"> there is one less degree of freedom)</w:t>
      </w:r>
      <w:r w:rsidRPr="00987C9A">
        <w:rPr>
          <w:rFonts w:ascii="Times New Roman" w:eastAsiaTheme="minorEastAsia" w:hAnsi="Times New Roman" w:cs="Times New Roman"/>
          <w:sz w:val="24"/>
          <w:szCs w:val="24"/>
          <w:lang w:val="en-CA"/>
        </w:rPr>
        <w:t>:</w:t>
      </w:r>
    </w:p>
    <w:p w14:paraId="027810D7" w14:textId="77777777" w:rsidR="007E218D" w:rsidRDefault="007E218D" w:rsidP="00406114">
      <w:pPr>
        <w:jc w:val="both"/>
        <w:rPr>
          <w:rFonts w:ascii="Times New Roman" w:eastAsiaTheme="minorEastAsia" w:hAnsi="Times New Roman" w:cs="Times New Roman"/>
          <w:sz w:val="24"/>
          <w:szCs w:val="24"/>
          <w:lang w:val="en-CA"/>
        </w:rPr>
      </w:pPr>
    </w:p>
    <w:p w14:paraId="532ABCC7" w14:textId="65E3035A" w:rsidR="007E218D" w:rsidRDefault="007765C9"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B05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t>(3.</w:t>
      </w:r>
      <w:r w:rsidR="00296D59">
        <w:rPr>
          <w:rFonts w:ascii="Times New Roman" w:eastAsiaTheme="minorEastAsia" w:hAnsi="Times New Roman" w:cs="Times New Roman"/>
          <w:bCs/>
          <w:sz w:val="24"/>
          <w:szCs w:val="24"/>
          <w:lang w:val="en-CA"/>
        </w:rPr>
        <w:t>14</w:t>
      </w:r>
      <w:r w:rsidR="00987C9A">
        <w:rPr>
          <w:rFonts w:ascii="Times New Roman" w:eastAsiaTheme="minorEastAsia" w:hAnsi="Times New Roman" w:cs="Times New Roman"/>
          <w:bCs/>
          <w:sz w:val="24"/>
          <w:szCs w:val="24"/>
          <w:lang w:val="en-CA"/>
        </w:rPr>
        <w:t>)</w:t>
      </w:r>
    </w:p>
    <w:p w14:paraId="299912BC" w14:textId="77777777" w:rsidR="007E218D" w:rsidRDefault="007E218D" w:rsidP="00406114">
      <w:pPr>
        <w:jc w:val="both"/>
        <w:rPr>
          <w:rFonts w:ascii="Times New Roman" w:eastAsiaTheme="minorEastAsia" w:hAnsi="Times New Roman" w:cs="Times New Roman"/>
          <w:sz w:val="24"/>
          <w:szCs w:val="24"/>
          <w:lang w:val="en-CA"/>
        </w:rPr>
      </w:pPr>
    </w:p>
    <w:p w14:paraId="70708B1D" w14:textId="77777777" w:rsidR="007E218D" w:rsidRDefault="000A1F39"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This movement model can be simplified to estimate only those movements for which data have been observed (e.g.at least one tag track</w:t>
      </w:r>
      <w:r w:rsidR="00987C9A" w:rsidRPr="00987C9A">
        <w:rPr>
          <w:rFonts w:ascii="Times New Roman" w:eastAsiaTheme="minorEastAsia" w:hAnsi="Times New Roman" w:cs="Times New Roman"/>
          <w:sz w:val="24"/>
          <w:szCs w:val="24"/>
          <w:lang w:val="en-CA"/>
        </w:rPr>
        <w:t xml:space="preserve">). </w:t>
      </w:r>
    </w:p>
    <w:p w14:paraId="2895C90E" w14:textId="77777777" w:rsidR="007E218D" w:rsidRDefault="007E218D" w:rsidP="00406114">
      <w:pPr>
        <w:jc w:val="both"/>
        <w:rPr>
          <w:rFonts w:ascii="Times New Roman" w:eastAsiaTheme="minorEastAsia" w:hAnsi="Times New Roman" w:cs="Times New Roman"/>
          <w:sz w:val="24"/>
          <w:szCs w:val="24"/>
          <w:lang w:val="en-CA"/>
        </w:rPr>
      </w:pPr>
    </w:p>
    <w:p w14:paraId="154ED8C2" w14:textId="7D7D20CB"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may need to accommodate movement by age and include regional spawning and recruitment. </w:t>
      </w:r>
      <w:r w:rsidR="00406114">
        <w:rPr>
          <w:rFonts w:ascii="Times New Roman" w:eastAsiaTheme="minorEastAsia" w:hAnsi="Times New Roman" w:cs="Times New Roman"/>
          <w:sz w:val="24"/>
          <w:szCs w:val="24"/>
          <w:lang w:val="en-CA"/>
        </w:rPr>
        <w:t>T</w:t>
      </w:r>
      <w:r w:rsidR="00406114" w:rsidRPr="000A1F39">
        <w:rPr>
          <w:rFonts w:ascii="Times New Roman" w:eastAsiaTheme="minorEastAsia" w:hAnsi="Times New Roman" w:cs="Times New Roman"/>
          <w:sz w:val="24"/>
          <w:szCs w:val="24"/>
          <w:lang w:val="en-CA"/>
        </w:rPr>
        <w:t>he equilibrium unfished</w:t>
      </w:r>
      <w:r w:rsidR="00406114">
        <w:rPr>
          <w:rFonts w:ascii="Times New Roman" w:eastAsiaTheme="minorEastAsia" w:hAnsi="Times New Roman" w:cs="Times New Roman"/>
          <w:sz w:val="24"/>
          <w:szCs w:val="24"/>
          <w:lang w:val="en-CA"/>
        </w:rPr>
        <w:t xml:space="preserve"> age structure / spatial</w:t>
      </w:r>
      <w:r w:rsidR="00406114" w:rsidRPr="000A1F39">
        <w:rPr>
          <w:rFonts w:ascii="Times New Roman" w:eastAsiaTheme="minorEastAsia" w:hAnsi="Times New Roman" w:cs="Times New Roman"/>
          <w:sz w:val="24"/>
          <w:szCs w:val="24"/>
          <w:lang w:val="en-CA"/>
        </w:rPr>
        <w:t xml:space="preserve"> distribution cannot be calculated analytically. For any set of model parameters it is necessary to </w:t>
      </w:r>
      <w:r w:rsidR="00406114">
        <w:rPr>
          <w:rFonts w:ascii="Times New Roman" w:eastAsiaTheme="minorEastAsia" w:hAnsi="Times New Roman" w:cs="Times New Roman"/>
          <w:sz w:val="24"/>
          <w:szCs w:val="24"/>
          <w:lang w:val="en-CA"/>
        </w:rPr>
        <w:t xml:space="preserve">determine these </w:t>
      </w:r>
      <w:r w:rsidR="00406114" w:rsidRPr="000A1F39">
        <w:rPr>
          <w:rFonts w:ascii="Times New Roman" w:eastAsiaTheme="minorEastAsia" w:hAnsi="Times New Roman" w:cs="Times New Roman"/>
          <w:sz w:val="24"/>
          <w:szCs w:val="24"/>
          <w:lang w:val="en-CA"/>
        </w:rPr>
        <w:t>numerically by iteratively multi</w:t>
      </w:r>
      <w:r w:rsidR="00406114">
        <w:rPr>
          <w:rFonts w:ascii="Times New Roman" w:eastAsiaTheme="minorEastAsia" w:hAnsi="Times New Roman" w:cs="Times New Roman"/>
          <w:sz w:val="24"/>
          <w:szCs w:val="24"/>
          <w:lang w:val="en-CA"/>
        </w:rPr>
        <w:t>plying an initial guess of age structure and spatial</w:t>
      </w:r>
      <w:r w:rsidR="00406114" w:rsidRPr="000A1F39">
        <w:rPr>
          <w:rFonts w:ascii="Times New Roman" w:eastAsiaTheme="minorEastAsia" w:hAnsi="Times New Roman" w:cs="Times New Roman"/>
          <w:sz w:val="24"/>
          <w:szCs w:val="24"/>
          <w:lang w:val="en-CA"/>
        </w:rPr>
        <w:t xml:space="preserve"> distribution by the movement matrix.</w:t>
      </w:r>
      <w:r w:rsidR="006F2CFB">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The solution used here is to iterate the transition equations above (Equations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6</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7</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Pr="00987C9A">
        <w:rPr>
          <w:rFonts w:ascii="Times New Roman" w:eastAsiaTheme="minorEastAsia" w:hAnsi="Times New Roman" w:cs="Times New Roman"/>
          <w:sz w:val="24"/>
          <w:szCs w:val="24"/>
          <w:lang w:val="en-CA"/>
        </w:rPr>
        <w:t xml:space="preserve">) given </w:t>
      </w:r>
      <w:r w:rsidR="00ED211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fishing mortality</w:t>
      </w:r>
      <w:r w:rsidR="00ED211D">
        <w:rPr>
          <w:rFonts w:ascii="Times New Roman" w:eastAsiaTheme="minorEastAsia" w:hAnsi="Times New Roman" w:cs="Times New Roman"/>
          <w:sz w:val="24"/>
          <w:szCs w:val="24"/>
          <w:lang w:val="en-CA"/>
        </w:rPr>
        <w:t xml:space="preserve"> rate averaged </w:t>
      </w:r>
      <w:r w:rsidR="00C45830">
        <w:rPr>
          <w:rFonts w:ascii="Times New Roman" w:eastAsiaTheme="minorEastAsia" w:hAnsi="Times New Roman" w:cs="Times New Roman"/>
          <w:sz w:val="24"/>
          <w:szCs w:val="24"/>
          <w:lang w:val="en-CA"/>
        </w:rPr>
        <w:t xml:space="preserve">over </w:t>
      </w:r>
      <w:r w:rsidR="00ED211D">
        <w:rPr>
          <w:rFonts w:ascii="Times New Roman" w:eastAsiaTheme="minorEastAsia" w:hAnsi="Times New Roman" w:cs="Times New Roman"/>
          <w:sz w:val="24"/>
          <w:szCs w:val="24"/>
          <w:lang w:val="en-CA"/>
        </w:rPr>
        <w:t>the first five years of model predictions</w:t>
      </w:r>
      <w:r w:rsidRPr="00987C9A">
        <w:rPr>
          <w:rFonts w:ascii="Times New Roman" w:eastAsiaTheme="minorEastAsia" w:hAnsi="Times New Roman" w:cs="Times New Roman"/>
          <w:sz w:val="24"/>
          <w:szCs w:val="24"/>
          <w:lang w:val="en-CA"/>
        </w:rPr>
        <w:t xml:space="preserve"> until the spatial distribution of stock numbers converges for each of the subyears. </w:t>
      </w:r>
    </w:p>
    <w:p w14:paraId="0CDE4693" w14:textId="77777777" w:rsidR="007E218D" w:rsidRDefault="007E218D" w:rsidP="00406114">
      <w:pPr>
        <w:jc w:val="both"/>
        <w:rPr>
          <w:rFonts w:ascii="Times New Roman" w:eastAsiaTheme="minorEastAsia" w:hAnsi="Times New Roman" w:cs="Times New Roman"/>
          <w:sz w:val="24"/>
          <w:szCs w:val="24"/>
          <w:lang w:val="en-CA"/>
        </w:rPr>
      </w:pPr>
    </w:p>
    <w:p w14:paraId="46461C71"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is made </w:t>
      </w:r>
      <w:r w:rsidR="000A1F39">
        <w:rPr>
          <w:rFonts w:ascii="Times New Roman" w:eastAsiaTheme="minorEastAsia" w:hAnsi="Times New Roman" w:cs="Times New Roman"/>
          <w:sz w:val="24"/>
          <w:szCs w:val="24"/>
          <w:lang w:val="en-CA"/>
        </w:rPr>
        <w:t>based on the</w:t>
      </w:r>
      <w:r w:rsidRPr="00987C9A">
        <w:rPr>
          <w:rFonts w:ascii="Times New Roman" w:eastAsiaTheme="minorEastAsia" w:hAnsi="Times New Roman" w:cs="Times New Roman"/>
          <w:sz w:val="24"/>
          <w:szCs w:val="24"/>
          <w:lang w:val="en-CA"/>
        </w:rPr>
        <w:t xml:space="preserve"> movement matrix and natural mortality rate at age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w:t>
      </w:r>
    </w:p>
    <w:p w14:paraId="0ABDE6E2" w14:textId="77777777" w:rsidR="007E218D" w:rsidRDefault="007E218D" w:rsidP="00406114">
      <w:pPr>
        <w:jc w:val="both"/>
        <w:rPr>
          <w:rFonts w:ascii="Times New Roman" w:eastAsiaTheme="minorEastAsia" w:hAnsi="Times New Roman" w:cs="Times New Roman"/>
          <w:sz w:val="24"/>
          <w:szCs w:val="24"/>
          <w:lang w:val="en-CA"/>
        </w:rPr>
      </w:pPr>
    </w:p>
    <w:p w14:paraId="324F18AF" w14:textId="51047F5E" w:rsidR="007E218D" w:rsidRDefault="007765C9"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15</w:t>
      </w:r>
      <w:r w:rsidR="00987C9A">
        <w:rPr>
          <w:rFonts w:ascii="Times New Roman" w:eastAsiaTheme="minorEastAsia" w:hAnsi="Times New Roman" w:cs="Times New Roman"/>
          <w:sz w:val="24"/>
          <w:szCs w:val="24"/>
          <w:lang w:val="en-CA"/>
        </w:rPr>
        <w:t>)</w:t>
      </w:r>
    </w:p>
    <w:p w14:paraId="1F72CE56" w14:textId="77777777" w:rsidR="007E218D" w:rsidRDefault="007E218D" w:rsidP="00406114">
      <w:pPr>
        <w:pStyle w:val="BodyText"/>
        <w:spacing w:before="0" w:line="240" w:lineRule="auto"/>
        <w:rPr>
          <w:sz w:val="24"/>
          <w:szCs w:val="24"/>
          <w:lang w:val="en-ZA"/>
        </w:rPr>
      </w:pPr>
    </w:p>
    <w:p w14:paraId="12628E24" w14:textId="77777777" w:rsidR="007E218D" w:rsidRDefault="007E35E6" w:rsidP="00406114">
      <w:pPr>
        <w:pStyle w:val="Heading4"/>
        <w:ind w:left="0"/>
      </w:pPr>
      <w:bookmarkStart w:id="60" w:name="_Toc465365289"/>
      <w:r w:rsidRPr="00987C9A">
        <w:t>Baseline</w:t>
      </w:r>
      <w:bookmarkEnd w:id="60"/>
    </w:p>
    <w:p w14:paraId="69F3A6D6" w14:textId="77777777" w:rsidR="007E218D" w:rsidRDefault="007E218D" w:rsidP="00406114">
      <w:pPr>
        <w:jc w:val="both"/>
        <w:rPr>
          <w:rFonts w:ascii="Times New Roman" w:hAnsi="Times New Roman" w:cs="Times New Roman"/>
          <w:sz w:val="24"/>
          <w:szCs w:val="24"/>
        </w:rPr>
      </w:pPr>
    </w:p>
    <w:p w14:paraId="43543C94"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Beverton-</w:t>
      </w:r>
      <w:r>
        <w:rPr>
          <w:rFonts w:ascii="Times New Roman" w:hAnsi="Times New Roman" w:cs="Times New Roman"/>
          <w:sz w:val="24"/>
          <w:szCs w:val="24"/>
        </w:rPr>
        <w:t>H</w:t>
      </w:r>
      <w:r w:rsidRPr="00987C9A">
        <w:rPr>
          <w:rFonts w:ascii="Times New Roman" w:hAnsi="Times New Roman" w:cs="Times New Roman"/>
          <w:sz w:val="24"/>
          <w:szCs w:val="24"/>
        </w:rPr>
        <w:t>olt SR relationship</w:t>
      </w:r>
    </w:p>
    <w:p w14:paraId="11A4D5A2"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Recruitment calculated from stock-wide SSB</w:t>
      </w:r>
    </w:p>
    <w:p w14:paraId="7BA44F7C"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Markov movement matrix by subyear and stock</w:t>
      </w:r>
    </w:p>
    <w:p w14:paraId="698A4B9E"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Movement calculated only for those transitions recorded by tagging</w:t>
      </w:r>
    </w:p>
    <w:p w14:paraId="7983EB19" w14:textId="77777777" w:rsidR="007E218D" w:rsidRDefault="007E218D" w:rsidP="00406114">
      <w:pPr>
        <w:jc w:val="both"/>
        <w:rPr>
          <w:rFonts w:ascii="Times New Roman" w:hAnsi="Times New Roman" w:cs="Times New Roman"/>
          <w:sz w:val="24"/>
          <w:szCs w:val="24"/>
        </w:rPr>
      </w:pPr>
    </w:p>
    <w:p w14:paraId="54DF2434" w14:textId="77777777" w:rsidR="007E218D" w:rsidRDefault="007E35E6" w:rsidP="00406114">
      <w:pPr>
        <w:pStyle w:val="Heading4"/>
        <w:ind w:left="0"/>
      </w:pPr>
      <w:bookmarkStart w:id="61" w:name="_Toc465365290"/>
      <w:r w:rsidRPr="00987C9A">
        <w:t>Alternative options</w:t>
      </w:r>
      <w:bookmarkEnd w:id="61"/>
    </w:p>
    <w:p w14:paraId="0F7CBE21" w14:textId="77777777" w:rsidR="007E218D" w:rsidRDefault="007E218D" w:rsidP="00406114">
      <w:pPr>
        <w:contextualSpacing/>
        <w:jc w:val="both"/>
        <w:rPr>
          <w:rFonts w:ascii="Times New Roman" w:hAnsi="Times New Roman" w:cs="Times New Roman"/>
          <w:sz w:val="24"/>
          <w:szCs w:val="24"/>
        </w:rPr>
      </w:pPr>
    </w:p>
    <w:p w14:paraId="3F96A64B" w14:textId="77777777" w:rsidR="007E218D" w:rsidRDefault="007E35E6"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Hockey stick </w:t>
      </w:r>
      <w:r>
        <w:rPr>
          <w:rFonts w:ascii="Times New Roman" w:hAnsi="Times New Roman" w:cs="Times New Roman"/>
          <w:sz w:val="24"/>
          <w:szCs w:val="24"/>
        </w:rPr>
        <w:t xml:space="preserve">SR relationship </w:t>
      </w:r>
      <w:r w:rsidRPr="00987C9A">
        <w:rPr>
          <w:rFonts w:ascii="Times New Roman" w:hAnsi="Times New Roman" w:cs="Times New Roman"/>
          <w:sz w:val="24"/>
          <w:szCs w:val="24"/>
        </w:rPr>
        <w:t>(West)</w:t>
      </w:r>
    </w:p>
    <w:p w14:paraId="11766ED4"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Recruitment calculated from </w:t>
      </w:r>
      <w:commentRangeStart w:id="62"/>
      <w:r w:rsidRPr="00987C9A">
        <w:rPr>
          <w:rFonts w:ascii="Times New Roman" w:hAnsi="Times New Roman" w:cs="Times New Roman"/>
          <w:sz w:val="24"/>
          <w:szCs w:val="24"/>
        </w:rPr>
        <w:t>spawning area SSB</w:t>
      </w:r>
    </w:p>
    <w:p w14:paraId="07867DDB"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Gravity model used to </w:t>
      </w:r>
      <w:r w:rsidR="00344395">
        <w:rPr>
          <w:rFonts w:ascii="Times New Roman" w:hAnsi="Times New Roman" w:cs="Times New Roman"/>
          <w:sz w:val="24"/>
          <w:szCs w:val="24"/>
        </w:rPr>
        <w:t>calculate</w:t>
      </w:r>
      <w:r w:rsidR="00344395" w:rsidRPr="00987C9A">
        <w:rPr>
          <w:rFonts w:ascii="Times New Roman" w:hAnsi="Times New Roman" w:cs="Times New Roman"/>
          <w:sz w:val="24"/>
          <w:szCs w:val="24"/>
        </w:rPr>
        <w:t xml:space="preserve"> </w:t>
      </w:r>
      <w:r w:rsidRPr="00987C9A">
        <w:rPr>
          <w:rFonts w:ascii="Times New Roman" w:hAnsi="Times New Roman" w:cs="Times New Roman"/>
          <w:sz w:val="24"/>
          <w:szCs w:val="24"/>
        </w:rPr>
        <w:t>Markov movement matrix</w:t>
      </w:r>
    </w:p>
    <w:p w14:paraId="4D96EEEF"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Movement calculated for all transitions except stock exclusive spawning </w:t>
      </w:r>
      <w:commentRangeEnd w:id="62"/>
      <w:r w:rsidR="00790186">
        <w:rPr>
          <w:rStyle w:val="CommentReference"/>
        </w:rPr>
        <w:commentReference w:id="62"/>
      </w:r>
      <w:r w:rsidRPr="00987C9A">
        <w:rPr>
          <w:rFonts w:ascii="Times New Roman" w:hAnsi="Times New Roman" w:cs="Times New Roman"/>
          <w:sz w:val="24"/>
          <w:szCs w:val="24"/>
        </w:rPr>
        <w:t>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63" w:name="_Toc465365291"/>
      <w:r w:rsidRPr="00987C9A">
        <w:t>Fleet structure and exploitation history</w:t>
      </w:r>
      <w:bookmarkEnd w:id="63"/>
    </w:p>
    <w:p w14:paraId="00CE1238" w14:textId="77777777" w:rsidR="007E218D" w:rsidRPr="00406114" w:rsidRDefault="007E218D" w:rsidP="00406114">
      <w:pPr>
        <w:rPr>
          <w:lang w:val="en-CA"/>
        </w:rPr>
      </w:pPr>
    </w:p>
    <w:p w14:paraId="7C9D98F9" w14:textId="10E771E4"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ins w:id="64" w:author="Administrator" w:date="2016-11-05T07:37:00Z">
        <w:r w:rsidR="00D0457D">
          <w:rPr>
            <w:rFonts w:ascii="Times New Roman" w:hAnsi="Times New Roman" w:cs="Times New Roman"/>
            <w:sz w:val="24"/>
            <w:szCs w:val="24"/>
          </w:rPr>
          <w:t xml:space="preserve">. Note that same fleet may </w:t>
        </w:r>
        <w:commentRangeStart w:id="65"/>
        <w:r w:rsidR="00D0457D">
          <w:rPr>
            <w:rFonts w:ascii="Times New Roman" w:hAnsi="Times New Roman" w:cs="Times New Roman"/>
            <w:sz w:val="24"/>
            <w:szCs w:val="24"/>
          </w:rPr>
          <w:t>be partitioned</w:t>
        </w:r>
      </w:ins>
      <w:r w:rsidRPr="00987C9A">
        <w:rPr>
          <w:rFonts w:ascii="Times New Roman" w:hAnsi="Times New Roman" w:cs="Times New Roman"/>
          <w:sz w:val="24"/>
          <w:szCs w:val="24"/>
        </w:rPr>
        <w:t xml:space="preserve"> </w:t>
      </w:r>
      <w:commentRangeEnd w:id="65"/>
      <w:r w:rsidR="00D0457D">
        <w:rPr>
          <w:rStyle w:val="CommentReference"/>
        </w:rPr>
        <w:commentReference w:id="65"/>
      </w:r>
    </w:p>
    <w:p w14:paraId="45029639" w14:textId="38BFE9C1" w:rsidR="007E218D" w:rsidRDefault="000B2E29" w:rsidP="00406114">
      <w:pPr>
        <w:keepNext/>
        <w:keepLines/>
        <w:jc w:val="both"/>
        <w:rPr>
          <w:rFonts w:ascii="Times New Roman" w:hAnsi="Times New Roman" w:cs="Times New Roman"/>
          <w:sz w:val="24"/>
          <w:szCs w:val="24"/>
        </w:rPr>
      </w:pPr>
      <w:r w:rsidRPr="000B2E29">
        <w:rPr>
          <w:noProof/>
          <w:lang w:val="en-CA" w:eastAsia="en-CA"/>
        </w:rPr>
        <w:drawing>
          <wp:inline distT="0" distB="0" distL="0" distR="0" wp14:anchorId="55F81F9D" wp14:editId="516BAB6C">
            <wp:extent cx="5509260" cy="27589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385" cy="2756460"/>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66" w:name="_Toc465365292"/>
      <w:r w:rsidRPr="00987C9A">
        <w:t>Baseline</w:t>
      </w:r>
      <w:bookmarkEnd w:id="66"/>
    </w:p>
    <w:p w14:paraId="649956C3" w14:textId="77777777" w:rsidR="007E218D" w:rsidRDefault="007E218D" w:rsidP="00406114">
      <w:pPr>
        <w:jc w:val="both"/>
        <w:rPr>
          <w:rFonts w:ascii="Times New Roman" w:hAnsi="Times New Roman" w:cs="Times New Roman"/>
          <w:sz w:val="24"/>
          <w:szCs w:val="24"/>
        </w:rPr>
      </w:pPr>
    </w:p>
    <w:p w14:paraId="6B8E042F" w14:textId="01A2A153" w:rsidR="00BD0C59" w:rsidRPr="00970C3B" w:rsidDel="006016FF" w:rsidRDefault="007E35E6" w:rsidP="00406114">
      <w:pPr>
        <w:jc w:val="both"/>
        <w:rPr>
          <w:del w:id="67" w:author="Administrator" w:date="2016-11-05T07:42:00Z"/>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del w:id="68" w:author="Administrator" w:date="2016-11-05T07:35:00Z">
        <w:r w:rsidRPr="00987C9A" w:rsidDel="00D0457D">
          <w:rPr>
            <w:rFonts w:ascii="Times New Roman" w:hAnsi="Times New Roman" w:cs="Times New Roman"/>
            <w:sz w:val="24"/>
            <w:szCs w:val="24"/>
          </w:rPr>
          <w:delText xml:space="preserve">6 </w:delText>
        </w:r>
      </w:del>
      <w:ins w:id="69" w:author="Administrator" w:date="2016-11-05T07:35:00Z">
        <w:r w:rsidR="00D0457D">
          <w:rPr>
            <w:rFonts w:ascii="Times New Roman" w:hAnsi="Times New Roman" w:cs="Times New Roman"/>
            <w:sz w:val="24"/>
            <w:szCs w:val="24"/>
          </w:rPr>
          <w:t>14</w:t>
        </w:r>
        <w:r w:rsidR="00D0457D" w:rsidRPr="00987C9A">
          <w:rPr>
            <w:rFonts w:ascii="Times New Roman" w:hAnsi="Times New Roman" w:cs="Times New Roman"/>
            <w:sz w:val="24"/>
            <w:szCs w:val="24"/>
          </w:rPr>
          <w:t xml:space="preserve"> </w:t>
        </w:r>
      </w:ins>
      <w:r w:rsidRPr="00987C9A">
        <w:rPr>
          <w:rFonts w:ascii="Times New Roman" w:hAnsi="Times New Roman" w:cs="Times New Roman"/>
          <w:sz w:val="24"/>
          <w:szCs w:val="24"/>
        </w:rPr>
        <w:t>fleet model (Table 3</w:t>
      </w:r>
      <w:r w:rsidR="007D2E3B">
        <w:rPr>
          <w:rFonts w:ascii="Times New Roman" w:hAnsi="Times New Roman" w:cs="Times New Roman"/>
          <w:sz w:val="24"/>
          <w:szCs w:val="24"/>
        </w:rPr>
        <w:t>.1</w:t>
      </w:r>
      <w:r w:rsidRPr="00987C9A">
        <w:rPr>
          <w:rFonts w:ascii="Times New Roman" w:hAnsi="Times New Roman" w:cs="Times New Roman"/>
          <w:sz w:val="24"/>
          <w:szCs w:val="24"/>
        </w:rPr>
        <w:t xml:space="preserve">, A) based on the five most contributory gear types for all Task I landings combined. </w:t>
      </w:r>
      <w:r w:rsidR="00E14D46">
        <w:rPr>
          <w:rFonts w:ascii="Times New Roman" w:hAnsi="Times New Roman" w:cs="Times New Roman"/>
          <w:sz w:val="24"/>
          <w:szCs w:val="24"/>
        </w:rPr>
        <w:t xml:space="preserve">    </w:t>
      </w:r>
      <w:del w:id="70" w:author="Administrator" w:date="2016-11-05T07:42:00Z">
        <w:r w:rsidR="00E14D46" w:rsidRPr="00970C3B" w:rsidDel="006016FF">
          <w:rPr>
            <w:rFonts w:ascii="Times New Roman" w:hAnsi="Times New Roman" w:cs="Times New Roman"/>
            <w:b/>
            <w:i/>
            <w:color w:val="FF0000"/>
            <w:sz w:val="24"/>
            <w:szCs w:val="24"/>
          </w:rPr>
          <w:delText>[</w:delText>
        </w:r>
        <w:r w:rsidR="00BD0C59" w:rsidRPr="00970C3B" w:rsidDel="006016FF">
          <w:rPr>
            <w:rFonts w:ascii="Times New Roman" w:hAnsi="Times New Roman" w:cs="Times New Roman"/>
            <w:b/>
            <w:i/>
            <w:color w:val="FF0000"/>
            <w:sz w:val="24"/>
            <w:szCs w:val="24"/>
          </w:rPr>
          <w:delText>This suggestion might need review to allow for temporal shifts in targeting particular size classes.]</w:delText>
        </w:r>
      </w:del>
    </w:p>
    <w:p w14:paraId="3DA4EB30" w14:textId="77777777" w:rsidR="006016FF" w:rsidRDefault="006016FF">
      <w:pPr>
        <w:jc w:val="both"/>
        <w:rPr>
          <w:ins w:id="71" w:author="Administrator" w:date="2016-11-05T07:42:00Z"/>
        </w:rPr>
        <w:pPrChange w:id="72" w:author="Administrator" w:date="2016-11-05T07:42:00Z">
          <w:pPr>
            <w:pStyle w:val="Heading4"/>
            <w:ind w:left="0"/>
          </w:pPr>
        </w:pPrChange>
      </w:pPr>
      <w:bookmarkStart w:id="73" w:name="_Toc465365293"/>
    </w:p>
    <w:p w14:paraId="7ADF7596" w14:textId="77777777" w:rsidR="006016FF" w:rsidRDefault="006016FF">
      <w:pPr>
        <w:jc w:val="both"/>
        <w:rPr>
          <w:ins w:id="74" w:author="Administrator" w:date="2016-11-05T07:42:00Z"/>
        </w:rPr>
        <w:pPrChange w:id="75" w:author="Administrator" w:date="2016-11-05T07:42:00Z">
          <w:pPr>
            <w:pStyle w:val="Heading4"/>
            <w:ind w:left="0"/>
          </w:pPr>
        </w:pPrChange>
      </w:pPr>
    </w:p>
    <w:p w14:paraId="69AF03EF" w14:textId="77777777" w:rsidR="006016FF" w:rsidRDefault="006016FF">
      <w:pPr>
        <w:jc w:val="both"/>
        <w:rPr>
          <w:ins w:id="76" w:author="Administrator" w:date="2016-11-05T07:42:00Z"/>
        </w:rPr>
        <w:pPrChange w:id="77" w:author="Administrator" w:date="2016-11-05T07:42:00Z">
          <w:pPr>
            <w:pStyle w:val="Heading4"/>
            <w:ind w:left="0"/>
          </w:pPr>
        </w:pPrChange>
      </w:pPr>
    </w:p>
    <w:p w14:paraId="3718CC4D" w14:textId="77777777" w:rsidR="007E218D" w:rsidRDefault="007E35E6">
      <w:pPr>
        <w:jc w:val="both"/>
        <w:pPrChange w:id="78" w:author="Administrator" w:date="2016-11-05T07:42:00Z">
          <w:pPr>
            <w:pStyle w:val="Heading4"/>
            <w:ind w:left="0"/>
          </w:pPr>
        </w:pPrChange>
      </w:pPr>
      <w:r w:rsidRPr="00987C9A">
        <w:t>Alternative options</w:t>
      </w:r>
      <w:bookmarkEnd w:id="73"/>
    </w:p>
    <w:p w14:paraId="4D626523" w14:textId="77777777" w:rsidR="007E218D" w:rsidRDefault="007E218D" w:rsidP="00406114">
      <w:pPr>
        <w:jc w:val="both"/>
        <w:rPr>
          <w:rFonts w:ascii="Times New Roman" w:hAnsi="Times New Roman" w:cs="Times New Roman"/>
          <w:sz w:val="24"/>
          <w:szCs w:val="24"/>
        </w:rPr>
      </w:pPr>
    </w:p>
    <w:p w14:paraId="62CC361C" w14:textId="620DC01A" w:rsidR="00D24B08" w:rsidRPr="00970C3B" w:rsidRDefault="00D24B08" w:rsidP="00406114">
      <w:pPr>
        <w:jc w:val="both"/>
        <w:rPr>
          <w:rFonts w:ascii="Times New Roman" w:hAnsi="Times New Roman" w:cs="Times New Roman"/>
          <w:b/>
          <w:i/>
          <w:color w:val="FF0000"/>
          <w:sz w:val="24"/>
          <w:szCs w:val="24"/>
        </w:rPr>
      </w:pPr>
      <w:r>
        <w:rPr>
          <w:rFonts w:ascii="Times New Roman" w:hAnsi="Times New Roman" w:cs="Times New Roman"/>
          <w:sz w:val="24"/>
          <w:szCs w:val="24"/>
        </w:rPr>
        <w:t xml:space="preserve">A proposal for alternatives </w:t>
      </w:r>
      <w:del w:id="79" w:author="Administrator" w:date="2016-11-05T07:42:00Z">
        <w:r w:rsidR="001F2259" w:rsidDel="006016FF">
          <w:rPr>
            <w:rFonts w:ascii="Times New Roman" w:hAnsi="Times New Roman" w:cs="Times New Roman"/>
            <w:sz w:val="24"/>
            <w:szCs w:val="24"/>
          </w:rPr>
          <w:delText xml:space="preserve">will </w:delText>
        </w:r>
      </w:del>
      <w:ins w:id="80" w:author="Administrator" w:date="2016-11-05T07:42:00Z">
        <w:r w:rsidR="006016FF">
          <w:rPr>
            <w:rFonts w:ascii="Times New Roman" w:hAnsi="Times New Roman" w:cs="Times New Roman"/>
            <w:sz w:val="24"/>
            <w:szCs w:val="24"/>
          </w:rPr>
          <w:t xml:space="preserve">may </w:t>
        </w:r>
      </w:ins>
      <w:r>
        <w:rPr>
          <w:rFonts w:ascii="Times New Roman" w:hAnsi="Times New Roman" w:cs="Times New Roman"/>
          <w:sz w:val="24"/>
          <w:szCs w:val="24"/>
        </w:rPr>
        <w:t xml:space="preserve">need to be developed </w:t>
      </w:r>
      <w:r w:rsidR="00201356">
        <w:rPr>
          <w:rFonts w:ascii="Times New Roman" w:hAnsi="Times New Roman" w:cs="Times New Roman"/>
          <w:sz w:val="24"/>
          <w:szCs w:val="24"/>
        </w:rPr>
        <w:t xml:space="preserve">and </w:t>
      </w:r>
      <w:r>
        <w:rPr>
          <w:rFonts w:ascii="Times New Roman" w:hAnsi="Times New Roman" w:cs="Times New Roman"/>
          <w:sz w:val="24"/>
          <w:szCs w:val="24"/>
        </w:rPr>
        <w:t>revie</w:t>
      </w:r>
      <w:r w:rsidR="001F2259">
        <w:rPr>
          <w:rFonts w:ascii="Times New Roman" w:hAnsi="Times New Roman" w:cs="Times New Roman"/>
          <w:sz w:val="24"/>
          <w:szCs w:val="24"/>
        </w:rPr>
        <w:t>w</w:t>
      </w:r>
      <w:r w:rsidR="00201356">
        <w:rPr>
          <w:rFonts w:ascii="Times New Roman" w:hAnsi="Times New Roman" w:cs="Times New Roman"/>
          <w:sz w:val="24"/>
          <w:szCs w:val="24"/>
        </w:rPr>
        <w:t>ed</w:t>
      </w:r>
      <w:ins w:id="81" w:author="Administrator" w:date="2016-11-05T07:42:00Z">
        <w:r w:rsidR="006016FF">
          <w:rPr>
            <w:rFonts w:ascii="Times New Roman" w:hAnsi="Times New Roman" w:cs="Times New Roman"/>
            <w:sz w:val="24"/>
            <w:szCs w:val="24"/>
          </w:rPr>
          <w:t xml:space="preserve"> in the future</w:t>
        </w:r>
      </w:ins>
      <w:del w:id="82" w:author="Administrator" w:date="2016-11-05T07:42:00Z">
        <w:r w:rsidDel="006016FF">
          <w:rPr>
            <w:rFonts w:ascii="Times New Roman" w:hAnsi="Times New Roman" w:cs="Times New Roman"/>
            <w:sz w:val="24"/>
            <w:szCs w:val="24"/>
          </w:rPr>
          <w:delText>.</w:delText>
        </w:r>
        <w:r w:rsidR="00E14D46" w:rsidDel="006016FF">
          <w:rPr>
            <w:rFonts w:ascii="Times New Roman" w:hAnsi="Times New Roman" w:cs="Times New Roman"/>
            <w:sz w:val="24"/>
            <w:szCs w:val="24"/>
          </w:rPr>
          <w:delText xml:space="preserve">   </w:delText>
        </w:r>
        <w:r w:rsidR="00E14D46" w:rsidRPr="00970C3B" w:rsidDel="006016FF">
          <w:rPr>
            <w:rFonts w:ascii="Times New Roman" w:hAnsi="Times New Roman" w:cs="Times New Roman"/>
            <w:b/>
            <w:i/>
            <w:color w:val="FF0000"/>
            <w:sz w:val="24"/>
            <w:szCs w:val="24"/>
          </w:rPr>
          <w:delText>[For this meeting.]</w:delText>
        </w:r>
      </w:del>
      <w:ins w:id="83" w:author="Administrator" w:date="2016-11-05T07:42:00Z">
        <w:r w:rsidR="006016FF">
          <w:rPr>
            <w:rFonts w:ascii="Times New Roman" w:hAnsi="Times New Roman" w:cs="Times New Roman"/>
            <w:b/>
            <w:i/>
            <w:color w:val="FF0000"/>
            <w:sz w:val="24"/>
            <w:szCs w:val="24"/>
          </w:rPr>
          <w:t>.</w:t>
        </w:r>
      </w:ins>
    </w:p>
    <w:p w14:paraId="4F44B27A" w14:textId="77777777" w:rsidR="007E218D" w:rsidRPr="006016FF" w:rsidRDefault="007E218D" w:rsidP="00406114">
      <w:pPr>
        <w:rPr>
          <w:rFonts w:ascii="Times New Roman" w:eastAsiaTheme="minorEastAsia" w:hAnsi="Times New Roman" w:cs="Times New Roman"/>
          <w:sz w:val="24"/>
          <w:szCs w:val="24"/>
          <w:rPrChange w:id="84" w:author="Administrator" w:date="2016-11-05T07:42:00Z">
            <w:rPr>
              <w:rFonts w:ascii="Times New Roman" w:eastAsiaTheme="minorEastAsia" w:hAnsi="Times New Roman" w:cs="Times New Roman"/>
              <w:sz w:val="24"/>
              <w:szCs w:val="24"/>
              <w:lang w:val="en-CA"/>
            </w:rPr>
          </w:rPrChange>
        </w:rPr>
      </w:pP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85" w:name="_Toc465365294"/>
      <w:r w:rsidRPr="00E75498">
        <w:t>MANAGEMENT OPTIONS</w:t>
      </w:r>
      <w:bookmarkEnd w:id="85"/>
    </w:p>
    <w:p w14:paraId="6EA960D7" w14:textId="77777777" w:rsidR="00580726" w:rsidRDefault="00580726" w:rsidP="001B61C4">
      <w:pPr>
        <w:pStyle w:val="ListParagraph"/>
        <w:ind w:left="0"/>
        <w:jc w:val="both"/>
        <w:rPr>
          <w:ins w:id="86" w:author="Administrator" w:date="2016-11-05T10:07:00Z"/>
          <w:rFonts w:ascii="Times New Roman" w:hAnsi="Times New Roman" w:cs="Times New Roman"/>
          <w:sz w:val="24"/>
          <w:szCs w:val="24"/>
        </w:rPr>
      </w:pPr>
    </w:p>
    <w:p w14:paraId="7BB56B05" w14:textId="77777777" w:rsidR="00BB2FA8" w:rsidRDefault="00BB2FA8" w:rsidP="001B61C4">
      <w:pPr>
        <w:pStyle w:val="ListParagraph"/>
        <w:ind w:left="0"/>
        <w:jc w:val="both"/>
        <w:rPr>
          <w:rFonts w:ascii="Times New Roman" w:hAnsi="Times New Roman" w:cs="Times New Roman"/>
          <w:sz w:val="24"/>
          <w:szCs w:val="24"/>
        </w:rPr>
      </w:pPr>
    </w:p>
    <w:p w14:paraId="72F51635" w14:textId="77777777" w:rsidR="00580726" w:rsidRDefault="0058072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w:t>
      </w:r>
      <w:r w:rsidR="00B20954">
        <w:rPr>
          <w:rFonts w:ascii="Times New Roman" w:hAnsi="Times New Roman" w:cs="Times New Roman"/>
          <w:sz w:val="24"/>
          <w:szCs w:val="24"/>
        </w:rPr>
        <w:t>s</w:t>
      </w:r>
      <w:r>
        <w:rPr>
          <w:rFonts w:ascii="Times New Roman" w:hAnsi="Times New Roman" w:cs="Times New Roman"/>
          <w:sz w:val="24"/>
          <w:szCs w:val="24"/>
        </w:rPr>
        <w:t xml:space="preserve">: </w:t>
      </w:r>
    </w:p>
    <w:p w14:paraId="3F61E411" w14:textId="1CB80937" w:rsidR="00580726" w:rsidRPr="00BB2FA8" w:rsidRDefault="00BB2FA8" w:rsidP="00BB2FA8">
      <w:pPr>
        <w:pStyle w:val="ListParagraph"/>
        <w:numPr>
          <w:ilvl w:val="0"/>
          <w:numId w:val="8"/>
        </w:numPr>
        <w:ind w:left="357" w:hanging="357"/>
        <w:jc w:val="both"/>
        <w:rPr>
          <w:rFonts w:ascii="Times New Roman" w:hAnsi="Times New Roman" w:cs="Times New Roman"/>
          <w:sz w:val="24"/>
          <w:szCs w:val="24"/>
        </w:rPr>
      </w:pPr>
      <w:ins w:id="87" w:author="Administrator" w:date="2016-11-05T10:09:00Z">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 xml:space="preserve">to MP developers of management options to be included in the MPs. </w:t>
        </w:r>
      </w:ins>
      <w:r w:rsidR="00580726" w:rsidRPr="00BB2FA8">
        <w:rPr>
          <w:rFonts w:ascii="Times New Roman" w:hAnsi="Times New Roman" w:cs="Times New Roman"/>
          <w:sz w:val="24"/>
          <w:szCs w:val="24"/>
        </w:rPr>
        <w:t>The suggestions offered are illustrative – clearly they will need to be discussed with stakeholders as the process develops.</w:t>
      </w:r>
    </w:p>
    <w:p w14:paraId="297740E9" w14:textId="1F0667DC" w:rsidR="00580726" w:rsidRDefault="00D63EA0"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w:t>
      </w:r>
      <w:r w:rsidR="00580726">
        <w:rPr>
          <w:rFonts w:ascii="Times New Roman" w:hAnsi="Times New Roman" w:cs="Times New Roman"/>
          <w:sz w:val="24"/>
          <w:szCs w:val="24"/>
        </w:rPr>
        <w:t xml:space="preserve">or convenience they have been set out in baseline and alternative option form. It is recommended that many of the </w:t>
      </w:r>
      <w:del w:id="88" w:author="Administrator" w:date="2016-11-05T09:41:00Z">
        <w:r w:rsidR="00580726" w:rsidDel="0054285E">
          <w:rPr>
            <w:rFonts w:ascii="Times New Roman" w:hAnsi="Times New Roman" w:cs="Times New Roman"/>
            <w:sz w:val="24"/>
            <w:szCs w:val="24"/>
          </w:rPr>
          <w:delText xml:space="preserve">final </w:delText>
        </w:r>
      </w:del>
      <w:r w:rsidR="00580726">
        <w:rPr>
          <w:rFonts w:ascii="Times New Roman" w:hAnsi="Times New Roman" w:cs="Times New Roman"/>
          <w:sz w:val="24"/>
          <w:szCs w:val="24"/>
        </w:rPr>
        <w:t xml:space="preserve">choices </w:t>
      </w:r>
      <w:ins w:id="89" w:author="Administrator" w:date="2016-11-05T09:40:00Z">
        <w:r w:rsidR="0054285E">
          <w:rPr>
            <w:rFonts w:ascii="Times New Roman" w:hAnsi="Times New Roman" w:cs="Times New Roman"/>
            <w:sz w:val="24"/>
            <w:szCs w:val="24"/>
          </w:rPr>
          <w:t xml:space="preserve">for the final MP options </w:t>
        </w:r>
      </w:ins>
      <w:r w:rsidR="00580726">
        <w:rPr>
          <w:rFonts w:ascii="Times New Roman" w:hAnsi="Times New Roman" w:cs="Times New Roman"/>
          <w:sz w:val="24"/>
          <w:szCs w:val="24"/>
        </w:rPr>
        <w:t xml:space="preserve">be </w:t>
      </w:r>
      <w:del w:id="90" w:author="Administrator" w:date="2016-11-05T10:01:00Z">
        <w:r w:rsidR="00580726" w:rsidDel="005E4990">
          <w:rPr>
            <w:rFonts w:ascii="Times New Roman" w:hAnsi="Times New Roman" w:cs="Times New Roman"/>
            <w:sz w:val="24"/>
            <w:szCs w:val="24"/>
          </w:rPr>
          <w:delText>delayed</w:delText>
        </w:r>
      </w:del>
      <w:ins w:id="91" w:author="Administrator" w:date="2016-11-05T10:01:00Z">
        <w:r w:rsidR="005E4990">
          <w:rPr>
            <w:rFonts w:ascii="Times New Roman" w:hAnsi="Times New Roman" w:cs="Times New Roman"/>
            <w:sz w:val="24"/>
            <w:szCs w:val="24"/>
          </w:rPr>
          <w:t>made later in the process</w:t>
        </w:r>
      </w:ins>
      <w:r w:rsidR="00580726">
        <w:rPr>
          <w:rFonts w:ascii="Times New Roman" w:hAnsi="Times New Roman" w:cs="Times New Roman"/>
          <w:sz w:val="24"/>
          <w:szCs w:val="24"/>
        </w:rPr>
        <w:t xml:space="preserve">, so that they can be informed by results from trials </w:t>
      </w:r>
      <w:r w:rsidR="000172AC">
        <w:rPr>
          <w:rFonts w:ascii="Times New Roman" w:hAnsi="Times New Roman" w:cs="Times New Roman"/>
          <w:sz w:val="24"/>
          <w:szCs w:val="24"/>
        </w:rPr>
        <w:t xml:space="preserve">which </w:t>
      </w:r>
      <w:r w:rsidR="00580726">
        <w:rPr>
          <w:rFonts w:ascii="Times New Roman" w:hAnsi="Times New Roman" w:cs="Times New Roman"/>
          <w:sz w:val="24"/>
          <w:szCs w:val="24"/>
        </w:rPr>
        <w:t>show the pro/con trade-offs amongst such options.</w:t>
      </w:r>
    </w:p>
    <w:p w14:paraId="5F01F13A" w14:textId="26E3CCD4" w:rsidR="009F3A87" w:rsidRDefault="009F3A87" w:rsidP="00FD755D">
      <w:pPr>
        <w:pStyle w:val="ListParagraph"/>
        <w:numPr>
          <w:ilvl w:val="0"/>
          <w:numId w:val="8"/>
        </w:numPr>
        <w:ind w:left="357" w:hanging="357"/>
        <w:jc w:val="both"/>
        <w:rPr>
          <w:ins w:id="92" w:author="Administrator" w:date="2016-11-05T09:59:00Z"/>
          <w:rFonts w:ascii="Times New Roman" w:hAnsi="Times New Roman" w:cs="Times New Roman"/>
          <w:sz w:val="24"/>
          <w:szCs w:val="24"/>
        </w:rPr>
      </w:pPr>
      <w:r>
        <w:rPr>
          <w:rFonts w:ascii="Times New Roman" w:hAnsi="Times New Roman" w:cs="Times New Roman"/>
          <w:sz w:val="24"/>
          <w:szCs w:val="24"/>
        </w:rPr>
        <w:t xml:space="preserve">The specifics of </w:t>
      </w:r>
      <w:ins w:id="93" w:author="Administrator" w:date="2016-11-05T09:42:00Z">
        <w:r w:rsidR="0054285E">
          <w:rPr>
            <w:rFonts w:ascii="Times New Roman" w:hAnsi="Times New Roman" w:cs="Times New Roman"/>
            <w:sz w:val="24"/>
            <w:szCs w:val="24"/>
          </w:rPr>
          <w:t xml:space="preserve">future </w:t>
        </w:r>
      </w:ins>
      <w:r>
        <w:rPr>
          <w:rFonts w:ascii="Times New Roman" w:hAnsi="Times New Roman" w:cs="Times New Roman"/>
          <w:sz w:val="24"/>
          <w:szCs w:val="24"/>
        </w:rPr>
        <w:t>candidate MPs will be left to their develop</w:t>
      </w:r>
      <w:r w:rsidR="000172AC">
        <w:rPr>
          <w:rFonts w:ascii="Times New Roman" w:hAnsi="Times New Roman" w:cs="Times New Roman"/>
          <w:sz w:val="24"/>
          <w:szCs w:val="24"/>
        </w:rPr>
        <w:t>er</w:t>
      </w:r>
      <w:r>
        <w:rPr>
          <w:rFonts w:ascii="Times New Roman" w:hAnsi="Times New Roman" w:cs="Times New Roman"/>
          <w:sz w:val="24"/>
          <w:szCs w:val="24"/>
        </w:rPr>
        <w:t xml:space="preserve">s to determine based on the results of their application to the finalised trials. However those candidates </w:t>
      </w:r>
      <w:del w:id="94" w:author="Administrator" w:date="2016-11-05T09:44:00Z">
        <w:r w:rsidDel="0054285E">
          <w:rPr>
            <w:rFonts w:ascii="Times New Roman" w:hAnsi="Times New Roman" w:cs="Times New Roman"/>
            <w:sz w:val="24"/>
            <w:szCs w:val="24"/>
          </w:rPr>
          <w:delText xml:space="preserve">should </w:delText>
        </w:r>
      </w:del>
      <w:ins w:id="95" w:author="Administrator" w:date="2016-11-05T09:44:00Z">
        <w:r w:rsidR="0054285E">
          <w:rPr>
            <w:rFonts w:ascii="Times New Roman" w:hAnsi="Times New Roman" w:cs="Times New Roman"/>
            <w:sz w:val="24"/>
            <w:szCs w:val="24"/>
          </w:rPr>
          <w:t xml:space="preserve">need to </w:t>
        </w:r>
      </w:ins>
      <w:r>
        <w:rPr>
          <w:rFonts w:ascii="Times New Roman" w:hAnsi="Times New Roman" w:cs="Times New Roman"/>
          <w:sz w:val="24"/>
          <w:szCs w:val="24"/>
        </w:rPr>
        <w:t xml:space="preserve">take account of the </w:t>
      </w:r>
      <w:r w:rsidR="007D255E">
        <w:rPr>
          <w:rFonts w:ascii="Times New Roman" w:hAnsi="Times New Roman" w:cs="Times New Roman"/>
          <w:sz w:val="24"/>
          <w:szCs w:val="24"/>
        </w:rPr>
        <w:t>broad desired characteristics/limitations set out below.</w:t>
      </w:r>
    </w:p>
    <w:p w14:paraId="588F084F" w14:textId="017C2DD4" w:rsidR="005E4990" w:rsidRDefault="005E4990" w:rsidP="00FD755D">
      <w:pPr>
        <w:pStyle w:val="ListParagraph"/>
        <w:numPr>
          <w:ilvl w:val="0"/>
          <w:numId w:val="8"/>
        </w:numPr>
        <w:ind w:left="357" w:hanging="357"/>
        <w:jc w:val="both"/>
        <w:rPr>
          <w:rFonts w:ascii="Times New Roman" w:hAnsi="Times New Roman" w:cs="Times New Roman"/>
          <w:sz w:val="24"/>
          <w:szCs w:val="24"/>
        </w:rPr>
      </w:pPr>
      <w:ins w:id="96" w:author="Administrator" w:date="2016-11-05T09:59:00Z">
        <w:r>
          <w:rPr>
            <w:rFonts w:ascii="Times New Roman" w:hAnsi="Times New Roman" w:cs="Times New Roman"/>
            <w:sz w:val="24"/>
            <w:szCs w:val="24"/>
          </w:rPr>
          <w:lastRenderedPageBreak/>
          <w:t xml:space="preserve">HCRs </w:t>
        </w:r>
      </w:ins>
      <w:ins w:id="97" w:author="Administrator" w:date="2016-11-05T10:00:00Z">
        <w:r>
          <w:rPr>
            <w:rFonts w:ascii="Times New Roman" w:hAnsi="Times New Roman" w:cs="Times New Roman"/>
            <w:sz w:val="24"/>
            <w:szCs w:val="24"/>
          </w:rPr>
          <w:t xml:space="preserve">need </w:t>
        </w:r>
      </w:ins>
      <w:ins w:id="98" w:author="Administrator" w:date="2016-11-05T09:59:00Z">
        <w:r>
          <w:rPr>
            <w:rFonts w:ascii="Times New Roman" w:hAnsi="Times New Roman" w:cs="Times New Roman"/>
            <w:sz w:val="24"/>
            <w:szCs w:val="24"/>
          </w:rPr>
          <w:t xml:space="preserve">not </w:t>
        </w:r>
      </w:ins>
      <w:ins w:id="99" w:author="Administrator" w:date="2016-11-05T10:00:00Z">
        <w:r>
          <w:rPr>
            <w:rFonts w:ascii="Times New Roman" w:hAnsi="Times New Roman" w:cs="Times New Roman"/>
            <w:sz w:val="24"/>
            <w:szCs w:val="24"/>
          </w:rPr>
          <w:t xml:space="preserve">to </w:t>
        </w:r>
      </w:ins>
      <w:ins w:id="100" w:author="Administrator" w:date="2016-11-05T09:59:00Z">
        <w:r>
          <w:rPr>
            <w:rFonts w:ascii="Times New Roman" w:hAnsi="Times New Roman" w:cs="Times New Roman"/>
            <w:sz w:val="24"/>
            <w:szCs w:val="24"/>
          </w:rPr>
          <w:t>explicitly include reference points</w:t>
        </w:r>
      </w:ins>
    </w:p>
    <w:p w14:paraId="68901BF4" w14:textId="77777777" w:rsidR="00580726" w:rsidRDefault="00580726" w:rsidP="001B61C4">
      <w:pPr>
        <w:jc w:val="both"/>
        <w:rPr>
          <w:rFonts w:ascii="Times New Roman" w:hAnsi="Times New Roman" w:cs="Times New Roman"/>
          <w:sz w:val="24"/>
          <w:szCs w:val="24"/>
        </w:rPr>
      </w:pPr>
    </w:p>
    <w:p w14:paraId="7B8D5054" w14:textId="66CA79D9" w:rsidR="00970C3B" w:rsidRDefault="00970C3B">
      <w:pPr>
        <w:rPr>
          <w:rFonts w:ascii="Times New Roman" w:hAnsi="Times New Roman" w:cs="Times New Roman"/>
          <w:sz w:val="24"/>
          <w:szCs w:val="24"/>
        </w:rPr>
      </w:pPr>
      <w:r>
        <w:rPr>
          <w:rFonts w:ascii="Times New Roman" w:hAnsi="Times New Roman" w:cs="Times New Roman"/>
          <w:sz w:val="24"/>
          <w:szCs w:val="24"/>
        </w:rPr>
        <w:br w:type="page"/>
      </w: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101" w:name="_Toc465365295"/>
      <w:r w:rsidRPr="004239D2">
        <w:t>Spatial strata for which TACs are set</w:t>
      </w:r>
      <w:bookmarkEnd w:id="101"/>
    </w:p>
    <w:p w14:paraId="46CFA62D" w14:textId="77777777" w:rsidR="007E218D" w:rsidRDefault="007E218D" w:rsidP="00406114">
      <w:pPr>
        <w:jc w:val="both"/>
        <w:rPr>
          <w:rFonts w:ascii="Times New Roman" w:hAnsi="Times New Roman" w:cs="Times New Roman"/>
          <w:sz w:val="24"/>
          <w:szCs w:val="24"/>
        </w:rPr>
      </w:pPr>
    </w:p>
    <w:p w14:paraId="2726E0CB" w14:textId="77777777" w:rsidR="007E218D" w:rsidRDefault="00B20954" w:rsidP="00406114">
      <w:pPr>
        <w:pStyle w:val="Heading4"/>
        <w:ind w:left="0"/>
      </w:pPr>
      <w:bookmarkStart w:id="102" w:name="_Toc465365296"/>
      <w:r w:rsidRPr="00B20954">
        <w:t>Baseline</w:t>
      </w:r>
      <w:bookmarkEnd w:id="102"/>
    </w:p>
    <w:p w14:paraId="198A9A6C" w14:textId="77777777" w:rsidR="007E218D" w:rsidRPr="00406114" w:rsidRDefault="007E218D" w:rsidP="00406114">
      <w:pPr>
        <w:rPr>
          <w:lang w:eastAsia="en-ZA"/>
        </w:rPr>
      </w:pPr>
    </w:p>
    <w:p w14:paraId="7552F06E" w14:textId="77777777"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Pr>
          <w:rFonts w:ascii="Times New Roman" w:hAnsi="Times New Roman" w:cs="Times New Roman"/>
          <w:sz w:val="24"/>
          <w:szCs w:val="24"/>
        </w:rPr>
        <w:t>A</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commentRangeStart w:id="103"/>
    </w:p>
    <w:p w14:paraId="3E76F951" w14:textId="77777777"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Pr="00231DF3">
        <w:rPr>
          <w:rFonts w:ascii="Times New Roman" w:hAnsi="Times New Roman" w:cs="Times New Roman"/>
          <w:sz w:val="24"/>
          <w:szCs w:val="24"/>
        </w:rPr>
        <w:t xml:space="preserve"> GOM</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p>
    <w:p w14:paraId="75477E2D" w14:textId="77777777"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 xml:space="preserve">: </w:t>
      </w:r>
      <w:r w:rsidRPr="00231DF3">
        <w:rPr>
          <w:rFonts w:ascii="Times New Roman" w:hAnsi="Times New Roman" w:cs="Times New Roman"/>
          <w:sz w:val="24"/>
          <w:szCs w:val="24"/>
        </w:rPr>
        <w:t>C.ATL, E.ATL, NE.ATL, W.MED, E.MED.</w:t>
      </w:r>
      <w:commentRangeEnd w:id="103"/>
      <w:r w:rsidR="0054285E">
        <w:rPr>
          <w:rStyle w:val="CommentReference"/>
        </w:rPr>
        <w:commentReference w:id="103"/>
      </w:r>
    </w:p>
    <w:p w14:paraId="52C077D0" w14:textId="77777777" w:rsidR="007E218D" w:rsidRDefault="007E218D" w:rsidP="00406114">
      <w:pPr>
        <w:jc w:val="both"/>
        <w:rPr>
          <w:rFonts w:ascii="Times New Roman" w:hAnsi="Times New Roman" w:cs="Times New Roman"/>
          <w:sz w:val="24"/>
          <w:szCs w:val="24"/>
        </w:rPr>
      </w:pPr>
    </w:p>
    <w:p w14:paraId="3CC13CF5" w14:textId="77777777" w:rsidR="007E218D" w:rsidRDefault="00B20954" w:rsidP="00406114">
      <w:pPr>
        <w:pStyle w:val="Heading4"/>
        <w:ind w:left="0"/>
      </w:pPr>
      <w:bookmarkStart w:id="104" w:name="_Toc465365297"/>
      <w:r w:rsidRPr="00B20954">
        <w:t>Alternative options</w:t>
      </w:r>
      <w:bookmarkEnd w:id="104"/>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commentRangeStart w:id="105"/>
    </w:p>
    <w:p w14:paraId="327CA0F7" w14:textId="77777777"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ab/>
        <w:t>West</w:t>
      </w:r>
      <w:r w:rsidR="001D1844">
        <w:rPr>
          <w:rFonts w:ascii="Times New Roman" w:hAnsi="Times New Roman" w:cs="Times New Roman"/>
          <w:sz w:val="24"/>
          <w:szCs w:val="24"/>
        </w:rPr>
        <w:t xml:space="preserve">: </w:t>
      </w:r>
      <w:r w:rsidR="001D1844" w:rsidRPr="00AD688E">
        <w:rPr>
          <w:rFonts w:ascii="Times New Roman" w:hAnsi="Times New Roman" w:cs="Times New Roman"/>
          <w:sz w:val="24"/>
          <w:szCs w:val="24"/>
        </w:rPr>
        <w:t>GOM, W.ATL, GSL.</w:t>
      </w:r>
    </w:p>
    <w:p w14:paraId="7237F267"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706A1F" w:rsidRPr="00AD688E">
        <w:rPr>
          <w:rFonts w:ascii="Times New Roman" w:hAnsi="Times New Roman" w:cs="Times New Roman"/>
          <w:sz w:val="24"/>
          <w:szCs w:val="24"/>
        </w:rPr>
        <w:t>C.ATL</w:t>
      </w:r>
      <w:r w:rsidR="00706A1F">
        <w:rPr>
          <w:rFonts w:ascii="Times New Roman" w:hAnsi="Times New Roman" w:cs="Times New Roman"/>
          <w:sz w:val="24"/>
          <w:szCs w:val="24"/>
        </w:rPr>
        <w:t>.</w:t>
      </w:r>
    </w:p>
    <w:p w14:paraId="675B4EFA"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t>East+Med</w:t>
      </w:r>
      <w:r w:rsidR="00303ADC">
        <w:rPr>
          <w:rFonts w:ascii="Times New Roman" w:hAnsi="Times New Roman" w:cs="Times New Roman"/>
          <w:sz w:val="24"/>
          <w:szCs w:val="24"/>
        </w:rPr>
        <w:t>*</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D1844" w:rsidRPr="00AD688E">
        <w:rPr>
          <w:rFonts w:ascii="Times New Roman" w:hAnsi="Times New Roman" w:cs="Times New Roman"/>
          <w:sz w:val="24"/>
          <w:szCs w:val="24"/>
        </w:rPr>
        <w:t>E.ATL, NE.ATL, W.MED, E.MED.</w:t>
      </w:r>
      <w:commentRangeEnd w:id="105"/>
      <w:r w:rsidR="00612F0C">
        <w:rPr>
          <w:rStyle w:val="CommentReference"/>
        </w:rPr>
        <w:commentReference w:id="105"/>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24F920CE" w14:textId="77777777" w:rsidR="007E218D" w:rsidRDefault="007E218D" w:rsidP="00303ADC">
      <w:pPr>
        <w:rPr>
          <w:rFonts w:ascii="Times New Roman" w:hAnsi="Times New Roman" w:cs="Times New Roman"/>
          <w:i/>
          <w:sz w:val="24"/>
          <w:szCs w:val="24"/>
        </w:rPr>
      </w:pP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106" w:name="_Toc465365298"/>
      <w:r w:rsidRPr="007D255E">
        <w:t>Options for the frequency of setting TACs</w:t>
      </w:r>
      <w:bookmarkEnd w:id="106"/>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107" w:name="_Toc465365299"/>
      <w:r w:rsidRPr="004239D2">
        <w:t>Baseline</w:t>
      </w:r>
      <w:bookmarkEnd w:id="107"/>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3BF567A8" w14:textId="77777777" w:rsidR="004239D2" w:rsidRDefault="004239D2" w:rsidP="001B61C4">
      <w:pPr>
        <w:jc w:val="both"/>
        <w:rPr>
          <w:rFonts w:ascii="Times New Roman" w:hAnsi="Times New Roman" w:cs="Times New Roman"/>
          <w:sz w:val="24"/>
          <w:szCs w:val="24"/>
        </w:rPr>
      </w:pPr>
    </w:p>
    <w:p w14:paraId="50966249" w14:textId="77777777" w:rsidR="00CC223C" w:rsidRDefault="004239D2" w:rsidP="001B61C4">
      <w:pPr>
        <w:pStyle w:val="Heading4"/>
        <w:ind w:left="0"/>
      </w:pPr>
      <w:bookmarkStart w:id="108" w:name="_Toc465365300"/>
      <w:r w:rsidRPr="004239D2">
        <w:t>Alternative options</w:t>
      </w:r>
      <w:bookmarkEnd w:id="108"/>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3A90202" w14:textId="77777777" w:rsidR="004239D2" w:rsidRDefault="004239D2" w:rsidP="001B61C4">
      <w:pPr>
        <w:jc w:val="both"/>
        <w:rPr>
          <w:rFonts w:ascii="Times New Roman" w:hAnsi="Times New Roman" w:cs="Times New Roman"/>
          <w:sz w:val="24"/>
          <w:szCs w:val="24"/>
        </w:rPr>
      </w:pPr>
    </w:p>
    <w:p w14:paraId="25BEC7EB"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109" w:name="_Toc465365301"/>
      <w:r w:rsidRPr="004239D2">
        <w:t>Upper limits on TACs</w:t>
      </w:r>
      <w:bookmarkEnd w:id="109"/>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847B333"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110" w:name="_Toc465365302"/>
      <w:r w:rsidRPr="007D255E">
        <w:t>Minimum extent of TAC change</w:t>
      </w:r>
      <w:bookmarkEnd w:id="110"/>
    </w:p>
    <w:p w14:paraId="487C9B47" w14:textId="77777777" w:rsidR="007D255E" w:rsidRDefault="007D255E" w:rsidP="001B61C4">
      <w:pPr>
        <w:jc w:val="both"/>
        <w:rPr>
          <w:rFonts w:ascii="Times New Roman" w:hAnsi="Times New Roman" w:cs="Times New Roman"/>
          <w:sz w:val="24"/>
          <w:szCs w:val="24"/>
        </w:rPr>
      </w:pPr>
    </w:p>
    <w:p w14:paraId="6F5DCDC1" w14:textId="77777777" w:rsidR="007E218D" w:rsidRDefault="007D255E"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that changes which are very small are to be avoided as their impact on the resource would be minimal, and do not warrant the associated complications of changing national allocations.]</w:t>
      </w:r>
    </w:p>
    <w:p w14:paraId="7CAB5295" w14:textId="77777777" w:rsidR="007E218D" w:rsidRDefault="007E218D" w:rsidP="00406114">
      <w:pPr>
        <w:pStyle w:val="ListParagraph"/>
        <w:ind w:left="0"/>
        <w:jc w:val="both"/>
        <w:rPr>
          <w:rFonts w:ascii="Times New Roman" w:hAnsi="Times New Roman" w:cs="Times New Roman"/>
          <w:sz w:val="24"/>
          <w:szCs w:val="24"/>
          <w:u w:val="single"/>
        </w:rPr>
      </w:pPr>
    </w:p>
    <w:p w14:paraId="538C0681" w14:textId="77777777" w:rsidR="007E218D" w:rsidRDefault="007D255E" w:rsidP="00406114">
      <w:pPr>
        <w:pStyle w:val="Heading4"/>
        <w:ind w:left="0"/>
      </w:pPr>
      <w:bookmarkStart w:id="111" w:name="_Toc465365303"/>
      <w:r w:rsidRPr="009F3A87">
        <w:t>Baseline</w:t>
      </w:r>
      <w:bookmarkEnd w:id="111"/>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A8E0DF4" w14:textId="18B290A2" w:rsidR="007E218D" w:rsidRDefault="007E218D" w:rsidP="00406114">
      <w:pPr>
        <w:pStyle w:val="ListParagraph"/>
        <w:ind w:left="0"/>
        <w:jc w:val="both"/>
        <w:rPr>
          <w:rFonts w:ascii="Times New Roman" w:hAnsi="Times New Roman" w:cs="Times New Roman"/>
          <w:sz w:val="24"/>
          <w:szCs w:val="24"/>
        </w:rPr>
      </w:pP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112" w:name="_Toc465365304"/>
      <w:r w:rsidRPr="009F3A87">
        <w:t>Alternative options</w:t>
      </w:r>
      <w:bookmarkEnd w:id="112"/>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14ED9395"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ins w:id="113" w:author="Administrator" w:date="2016-11-05T10:05:00Z">
        <w:r w:rsidR="005E4990">
          <w:rPr>
            <w:rFonts w:ascii="Times New Roman" w:hAnsi="Times New Roman" w:cs="Times New Roman"/>
            <w:sz w:val="24"/>
            <w:szCs w:val="24"/>
          </w:rPr>
          <w:t>1</w:t>
        </w:r>
      </w:ins>
      <w:del w:id="114" w:author="Administrator" w:date="2016-11-05T10:05:00Z">
        <w:r w:rsidR="00BF0EC6" w:rsidDel="005E4990">
          <w:rPr>
            <w:rFonts w:ascii="Times New Roman" w:hAnsi="Times New Roman" w:cs="Times New Roman"/>
            <w:sz w:val="24"/>
            <w:szCs w:val="24"/>
          </w:rPr>
          <w:delText>2</w:delText>
        </w:r>
      </w:del>
      <w:r w:rsidR="00BF0EC6">
        <w:rPr>
          <w:rFonts w:ascii="Times New Roman" w:hAnsi="Times New Roman" w:cs="Times New Roman"/>
          <w:sz w:val="24"/>
          <w:szCs w:val="24"/>
        </w:rPr>
        <w:t xml:space="preserve"> 000, </w:t>
      </w:r>
      <w:del w:id="115" w:author="Administrator" w:date="2016-11-05T10:05:00Z">
        <w:r w:rsidDel="005E4990">
          <w:rPr>
            <w:rFonts w:ascii="Times New Roman" w:hAnsi="Times New Roman" w:cs="Times New Roman"/>
            <w:sz w:val="24"/>
            <w:szCs w:val="24"/>
          </w:rPr>
          <w:delText>3</w:delText>
        </w:r>
      </w:del>
      <w:ins w:id="116" w:author="Administrator" w:date="2016-11-05T10:05:00Z">
        <w:r w:rsidR="005E4990">
          <w:rPr>
            <w:rFonts w:ascii="Times New Roman" w:hAnsi="Times New Roman" w:cs="Times New Roman"/>
            <w:sz w:val="24"/>
            <w:szCs w:val="24"/>
          </w:rPr>
          <w:t>2</w:t>
        </w:r>
      </w:ins>
      <w:r>
        <w:rPr>
          <w:rFonts w:ascii="Times New Roman" w:hAnsi="Times New Roman" w:cs="Times New Roman"/>
          <w:sz w:val="24"/>
          <w:szCs w:val="24"/>
        </w:rPr>
        <w:t> 000 mt</w:t>
      </w:r>
    </w:p>
    <w:p w14:paraId="597766F6" w14:textId="77777777" w:rsidR="007E218D" w:rsidRDefault="007E218D" w:rsidP="00406114">
      <w:pPr>
        <w:pStyle w:val="ListParagraph"/>
        <w:ind w:left="0"/>
        <w:jc w:val="both"/>
        <w:rPr>
          <w:rFonts w:ascii="Times New Roman" w:hAnsi="Times New Roman" w:cs="Times New Roman"/>
          <w:sz w:val="24"/>
          <w:szCs w:val="24"/>
        </w:rPr>
      </w:pP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117" w:name="_Toc465365305"/>
      <w:r>
        <w:t>Maximum</w:t>
      </w:r>
      <w:r w:rsidRPr="007D255E">
        <w:t xml:space="preserve"> extent of TAC change</w:t>
      </w:r>
      <w:bookmarkEnd w:id="117"/>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118" w:name="_Toc465365306"/>
      <w:r w:rsidRPr="009F3A87">
        <w:t>Baseline</w:t>
      </w:r>
      <w:bookmarkEnd w:id="118"/>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777777" w:rsidR="00201356" w:rsidRDefault="00201356">
      <w:pPr>
        <w:rPr>
          <w:rFonts w:ascii="Times New Roman" w:eastAsiaTheme="majorEastAsia" w:hAnsi="Times New Roman" w:cstheme="majorBidi"/>
          <w:bCs/>
          <w:iCs/>
          <w:color w:val="000000" w:themeColor="text1"/>
          <w:sz w:val="24"/>
          <w:u w:val="single"/>
          <w:lang w:eastAsia="en-ZA"/>
        </w:rPr>
      </w:pPr>
      <w:r>
        <w:br w:type="page"/>
      </w:r>
    </w:p>
    <w:p w14:paraId="61A600A6" w14:textId="0511B172" w:rsidR="007E218D" w:rsidRDefault="00A86DCC" w:rsidP="00406114">
      <w:pPr>
        <w:pStyle w:val="Heading4"/>
        <w:ind w:left="0"/>
      </w:pPr>
      <w:bookmarkStart w:id="119" w:name="_Toc465365307"/>
      <w:r w:rsidRPr="009F3A87">
        <w:lastRenderedPageBreak/>
        <w:t>Alternative options</w:t>
      </w:r>
      <w:bookmarkEnd w:id="119"/>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120" w:name="_Toc465365308"/>
      <w:r w:rsidRPr="008E43D5">
        <w:t>Technical measures</w:t>
      </w:r>
      <w:bookmarkEnd w:id="120"/>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121" w:name="_Toc465365309"/>
      <w:r w:rsidRPr="00AF7796">
        <w:t xml:space="preserve">FUTURE RECRUITMENT </w:t>
      </w:r>
      <w:r w:rsidR="00815AF5">
        <w:t xml:space="preserve">AND DISTRIBUTION </w:t>
      </w:r>
      <w:r w:rsidRPr="00AF7796">
        <w:t>SCENARIOS</w:t>
      </w:r>
      <w:bookmarkEnd w:id="121"/>
    </w:p>
    <w:p w14:paraId="2367C81E" w14:textId="77777777" w:rsidR="007E218D" w:rsidRDefault="007E218D" w:rsidP="00406114">
      <w:pPr>
        <w:pStyle w:val="ListParagraph"/>
        <w:ind w:left="0"/>
        <w:jc w:val="both"/>
        <w:rPr>
          <w:ins w:id="122" w:author="Administrator" w:date="2016-11-05T10:13:00Z"/>
          <w:rFonts w:ascii="Times New Roman" w:hAnsi="Times New Roman" w:cs="Times New Roman"/>
          <w:sz w:val="24"/>
          <w:szCs w:val="24"/>
        </w:rPr>
      </w:pPr>
    </w:p>
    <w:p w14:paraId="65EB013A" w14:textId="2516D634" w:rsidR="001E0BC3" w:rsidRDefault="001E0BC3" w:rsidP="00406114">
      <w:pPr>
        <w:pStyle w:val="ListParagraph"/>
        <w:ind w:left="0"/>
        <w:jc w:val="both"/>
        <w:rPr>
          <w:rFonts w:ascii="Times New Roman" w:hAnsi="Times New Roman" w:cs="Times New Roman"/>
          <w:sz w:val="24"/>
          <w:szCs w:val="24"/>
        </w:rPr>
      </w:pPr>
      <w:ins w:id="123" w:author="Administrator" w:date="2016-11-05T10:13:00Z">
        <w:r>
          <w:rPr>
            <w:rFonts w:ascii="Times New Roman" w:hAnsi="Times New Roman" w:cs="Times New Roman"/>
            <w:sz w:val="24"/>
            <w:szCs w:val="24"/>
          </w:rPr>
          <w:t>See also section 9 of this document.</w:t>
        </w:r>
      </w:ins>
    </w:p>
    <w:p w14:paraId="5F74EC81" w14:textId="69D215E2" w:rsidR="007E218D" w:rsidRDefault="00FF74B6" w:rsidP="00406114">
      <w:pPr>
        <w:pStyle w:val="Heading3"/>
        <w:ind w:left="0"/>
      </w:pPr>
      <w:bookmarkStart w:id="124" w:name="_Toc465365310"/>
      <w:r w:rsidRPr="00FF74B6">
        <w:t>West</w:t>
      </w:r>
      <w:bookmarkEnd w:id="124"/>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125" w:name="_Toc465365311"/>
      <w:r w:rsidRPr="00FF74B6">
        <w:t>East + Mediterranean</w:t>
      </w:r>
      <w:bookmarkEnd w:id="125"/>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Default="00FF74B6" w:rsidP="001B61C4">
      <w:pPr>
        <w:jc w:val="both"/>
        <w:rPr>
          <w:ins w:id="126" w:author="Administrator" w:date="2016-11-05T10:11:00Z"/>
          <w:rFonts w:ascii="Times New Roman" w:hAnsi="Times New Roman" w:cs="Times New Roman"/>
          <w:sz w:val="24"/>
          <w:szCs w:val="24"/>
        </w:rPr>
      </w:pPr>
    </w:p>
    <w:p w14:paraId="5B463A20" w14:textId="79220DD1" w:rsidR="00BB2FA8" w:rsidRPr="00FF74B6" w:rsidDel="00BB2FA8" w:rsidRDefault="00BB2FA8" w:rsidP="001B61C4">
      <w:pPr>
        <w:jc w:val="both"/>
        <w:rPr>
          <w:del w:id="127" w:author="Administrator" w:date="2016-11-05T10:11:00Z"/>
          <w:rFonts w:ascii="Times New Roman" w:hAnsi="Times New Roman" w:cs="Times New Roman"/>
          <w:sz w:val="24"/>
          <w:szCs w:val="24"/>
        </w:rPr>
      </w:pPr>
    </w:p>
    <w:p w14:paraId="7E0B656C" w14:textId="77777777" w:rsidR="007E218D" w:rsidRDefault="00271515" w:rsidP="00406114">
      <w:pPr>
        <w:pStyle w:val="Heading3"/>
        <w:ind w:left="0"/>
      </w:pPr>
      <w:bookmarkStart w:id="128" w:name="_Toc465365312"/>
      <w:r>
        <w:t>Future r</w:t>
      </w:r>
      <w:r w:rsidRPr="00271515">
        <w:t>egime shifts</w:t>
      </w:r>
      <w:bookmarkEnd w:id="128"/>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129" w:name="_Toc465365313"/>
      <w:r w:rsidRPr="00271515">
        <w:t>West</w:t>
      </w:r>
      <w:bookmarkEnd w:id="129"/>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130" w:name="_Toc465365314"/>
      <w:r w:rsidRPr="0089132A">
        <w:lastRenderedPageBreak/>
        <w:t>East+Med</w:t>
      </w:r>
      <w:bookmarkEnd w:id="130"/>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131" w:name="_Toc465365315"/>
      <w:r w:rsidRPr="0059552F">
        <w:t>Statistical properties</w:t>
      </w:r>
      <w:bookmarkEnd w:id="131"/>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132" w:name="_Toc465365316"/>
      <w:r>
        <w:t>Baseline</w:t>
      </w:r>
      <w:bookmarkEnd w:id="132"/>
    </w:p>
    <w:p w14:paraId="35928A7F" w14:textId="77777777" w:rsidR="007E218D" w:rsidRPr="00406114" w:rsidRDefault="007E218D" w:rsidP="00406114">
      <w:pPr>
        <w:rPr>
          <w:lang w:eastAsia="en-ZA"/>
        </w:rPr>
      </w:pPr>
    </w:p>
    <w:p w14:paraId="51D7EE78" w14:textId="34672555"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0.5</w:t>
      </w:r>
      <w:del w:id="133" w:author="Administrator" w:date="2016-11-05T10:16:00Z">
        <w:r w:rsidR="00D63EA0" w:rsidDel="00D03F96">
          <w:rPr>
            <w:rFonts w:ascii="Times New Roman" w:hAnsi="Times New Roman" w:cs="Times New Roman"/>
            <w:sz w:val="24"/>
            <w:szCs w:val="24"/>
          </w:rPr>
          <w:delText xml:space="preserve"> </w:delText>
        </w:r>
      </w:del>
      <w:r w:rsidR="00D63EA0">
        <w:rPr>
          <w:rFonts w:ascii="Times New Roman" w:hAnsi="Times New Roman" w:cs="Times New Roman"/>
          <w:sz w:val="24"/>
          <w:szCs w:val="24"/>
        </w:rPr>
        <w:t>.</w:t>
      </w:r>
      <w:ins w:id="134" w:author="Administrator" w:date="2016-11-05T10:15:00Z">
        <w:r w:rsidR="00D03F96">
          <w:rPr>
            <w:rFonts w:ascii="Times New Roman" w:hAnsi="Times New Roman" w:cs="Times New Roman"/>
            <w:sz w:val="24"/>
            <w:szCs w:val="24"/>
          </w:rPr>
          <w:t xml:space="preserve"> (a common value obtained from the RAM legacy database)</w:t>
        </w:r>
      </w:ins>
      <w:ins w:id="135" w:author="Administrator" w:date="2016-11-05T10:16:00Z">
        <w:r w:rsidR="00D03F96">
          <w:rPr>
            <w:rFonts w:ascii="Times New Roman" w:hAnsi="Times New Roman" w:cs="Times New Roman"/>
            <w:sz w:val="24"/>
            <w:szCs w:val="24"/>
          </w:rPr>
          <w:t>.</w:t>
        </w:r>
      </w:ins>
    </w:p>
    <w:p w14:paraId="63E4649B" w14:textId="77777777"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136" w:name="_Toc465365317"/>
      <w:r w:rsidRPr="00D2389D">
        <w:t>Alternative options</w:t>
      </w:r>
      <w:bookmarkEnd w:id="136"/>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137" w:name="_Toc465365318"/>
      <w:r w:rsidRPr="000708BD">
        <w:t>Possible future distributional changes</w:t>
      </w:r>
      <w:bookmarkEnd w:id="137"/>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138" w:name="_Toc465365319"/>
      <w:r w:rsidRPr="00AF7796">
        <w:t>FUTURE CATCHES</w:t>
      </w:r>
      <w:bookmarkEnd w:id="138"/>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139" w:name="_Toc465365320"/>
      <w:r w:rsidRPr="0065577D">
        <w:t>Baseline</w:t>
      </w:r>
      <w:bookmarkEnd w:id="139"/>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2F610CB"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Future catches will be taken to equal future TACs</w:t>
      </w:r>
      <w:ins w:id="140" w:author="Administrator" w:date="2016-11-05T10:17:00Z">
        <w:r w:rsidR="00431FCE">
          <w:rPr>
            <w:rFonts w:ascii="Times New Roman" w:hAnsi="Times New Roman" w:cs="Times New Roman"/>
            <w:sz w:val="24"/>
            <w:szCs w:val="24"/>
          </w:rPr>
          <w:t xml:space="preserve"> (up to a maximum harvest rate </w:t>
        </w:r>
        <w:commentRangeStart w:id="141"/>
        <w:r w:rsidR="00431FCE">
          <w:rPr>
            <w:rFonts w:ascii="Times New Roman" w:hAnsi="Times New Roman" w:cs="Times New Roman"/>
            <w:sz w:val="24"/>
            <w:szCs w:val="24"/>
          </w:rPr>
          <w:t>of 95%).</w:t>
        </w:r>
        <w:commentRangeEnd w:id="141"/>
        <w:r w:rsidR="00190A1B">
          <w:rPr>
            <w:rStyle w:val="CommentReference"/>
          </w:rPr>
          <w:commentReference w:id="141"/>
        </w:r>
      </w:ins>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671766C3"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142" w:name="_Toc465365321"/>
      <w:r w:rsidRPr="00735238">
        <w:t>Alternative options</w:t>
      </w:r>
      <w:bookmarkEnd w:id="142"/>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143" w:name="_Toc465365322"/>
      <w:r w:rsidRPr="00537841">
        <w:t>GENERATION OF FUTURE DATA</w:t>
      </w:r>
      <w:bookmarkEnd w:id="143"/>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D098C10" w14:textId="77777777" w:rsidR="007E218D" w:rsidRDefault="007E218D" w:rsidP="00406114">
      <w:pPr>
        <w:pStyle w:val="ListParagraph"/>
        <w:ind w:left="0"/>
        <w:jc w:val="both"/>
        <w:rPr>
          <w:rFonts w:ascii="Times New Roman" w:hAnsi="Times New Roman" w:cs="Times New Roman"/>
          <w:sz w:val="24"/>
          <w:szCs w:val="24"/>
        </w:rPr>
      </w:pP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144" w:name="_Toc465365323"/>
      <w:r w:rsidRPr="00313AC4">
        <w:t>Baseline suggestions</w:t>
      </w:r>
      <w:bookmarkEnd w:id="144"/>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145" w:name="_Toc465365324"/>
      <w:r w:rsidRPr="00D82AA4">
        <w:t>West</w:t>
      </w:r>
      <w:bookmarkEnd w:id="145"/>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0276BBF6"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4E63E9D8" w14:textId="77777777" w:rsidR="007E218D" w:rsidRDefault="00D82AA4" w:rsidP="00406114">
      <w:pPr>
        <w:pStyle w:val="Heading4"/>
        <w:ind w:left="0"/>
      </w:pPr>
      <w:bookmarkStart w:id="146" w:name="_Toc465365325"/>
      <w:r>
        <w:t>East+Med</w:t>
      </w:r>
      <w:bookmarkEnd w:id="146"/>
    </w:p>
    <w:p w14:paraId="6A0EE6E5" w14:textId="77777777" w:rsidR="007E218D" w:rsidRDefault="00C837B1" w:rsidP="00406114">
      <w:pPr>
        <w:pStyle w:val="ListParagraph"/>
        <w:numPr>
          <w:ilvl w:val="0"/>
          <w:numId w:val="22"/>
        </w:numPr>
        <w:ind w:left="357" w:hanging="357"/>
        <w:jc w:val="both"/>
        <w:rPr>
          <w:rFonts w:ascii="Times New Roman" w:hAnsi="Times New Roman" w:cs="Times New Roman"/>
          <w:sz w:val="24"/>
          <w:szCs w:val="24"/>
        </w:rPr>
      </w:pPr>
      <w:commentRangeStart w:id="147"/>
      <w:r>
        <w:rPr>
          <w:rFonts w:ascii="Times New Roman" w:hAnsi="Times New Roman" w:cs="Times New Roman"/>
          <w:sz w:val="24"/>
          <w:szCs w:val="24"/>
        </w:rPr>
        <w:t>JLL_NEA CPUE index of exploitable abundance</w:t>
      </w:r>
    </w:p>
    <w:p w14:paraId="58BCE0D1" w14:textId="77777777" w:rsidR="00112525" w:rsidRDefault="00C837B1" w:rsidP="00BF0EC6">
      <w:pPr>
        <w:pStyle w:val="ListParagraph"/>
        <w:numPr>
          <w:ilvl w:val="0"/>
          <w:numId w:val="22"/>
        </w:numPr>
        <w:ind w:left="357" w:hanging="357"/>
        <w:jc w:val="both"/>
        <w:rPr>
          <w:ins w:id="148" w:author="Administrator" w:date="2016-11-05T10:28:00Z"/>
          <w:rFonts w:ascii="Times New Roman" w:hAnsi="Times New Roman" w:cs="Times New Roman"/>
          <w:sz w:val="24"/>
          <w:szCs w:val="24"/>
        </w:rPr>
      </w:pPr>
      <w:r>
        <w:rPr>
          <w:rFonts w:ascii="Times New Roman" w:hAnsi="Times New Roman" w:cs="Times New Roman"/>
          <w:sz w:val="24"/>
          <w:szCs w:val="24"/>
        </w:rPr>
        <w:t>Western Mediterranean larval index of spawning stock abundance</w:t>
      </w:r>
    </w:p>
    <w:p w14:paraId="7B814E1D" w14:textId="6AFCC290" w:rsidR="00C24E81" w:rsidRDefault="00C24E81" w:rsidP="00BF0EC6">
      <w:pPr>
        <w:pStyle w:val="ListParagraph"/>
        <w:numPr>
          <w:ilvl w:val="0"/>
          <w:numId w:val="22"/>
        </w:numPr>
        <w:ind w:left="357" w:hanging="357"/>
        <w:jc w:val="both"/>
        <w:rPr>
          <w:ins w:id="149" w:author="Administrator" w:date="2016-11-05T10:38:00Z"/>
          <w:rFonts w:ascii="Times New Roman" w:hAnsi="Times New Roman" w:cs="Times New Roman"/>
          <w:sz w:val="24"/>
          <w:szCs w:val="24"/>
        </w:rPr>
      </w:pPr>
      <w:ins w:id="150" w:author="Administrator" w:date="2016-11-05T10:29:00Z">
        <w:r>
          <w:rPr>
            <w:rFonts w:ascii="Times New Roman" w:hAnsi="Times New Roman" w:cs="Times New Roman"/>
            <w:sz w:val="24"/>
            <w:szCs w:val="24"/>
          </w:rPr>
          <w:t>GBYP aerial survey of adults</w:t>
        </w:r>
      </w:ins>
    </w:p>
    <w:p w14:paraId="5204020C" w14:textId="5705A105" w:rsidR="00BE2EBA" w:rsidRPr="00BF0EC6" w:rsidRDefault="00BE2EBA" w:rsidP="00BF0EC6">
      <w:pPr>
        <w:pStyle w:val="ListParagraph"/>
        <w:numPr>
          <w:ilvl w:val="0"/>
          <w:numId w:val="22"/>
        </w:numPr>
        <w:ind w:left="357" w:hanging="357"/>
        <w:jc w:val="both"/>
        <w:rPr>
          <w:rFonts w:ascii="Times New Roman" w:hAnsi="Times New Roman" w:cs="Times New Roman"/>
          <w:sz w:val="24"/>
          <w:szCs w:val="24"/>
        </w:rPr>
      </w:pPr>
      <w:ins w:id="151" w:author="Administrator" w:date="2016-11-05T10:39:00Z">
        <w:r>
          <w:rPr>
            <w:rFonts w:ascii="Times New Roman" w:hAnsi="Times New Roman" w:cs="Times New Roman"/>
            <w:sz w:val="24"/>
            <w:szCs w:val="24"/>
          </w:rPr>
          <w:t>Juvenile aerial survey Gulf of Lyon</w:t>
        </w:r>
      </w:ins>
    </w:p>
    <w:commentRangeEnd w:id="147"/>
    <w:p w14:paraId="610994E8" w14:textId="77777777" w:rsidR="00C837B1" w:rsidRPr="00C837B1" w:rsidRDefault="00BE2EBA" w:rsidP="001B61C4">
      <w:pPr>
        <w:jc w:val="both"/>
        <w:rPr>
          <w:rFonts w:ascii="Times New Roman" w:hAnsi="Times New Roman" w:cs="Times New Roman"/>
          <w:sz w:val="24"/>
          <w:szCs w:val="24"/>
        </w:rPr>
      </w:pPr>
      <w:r>
        <w:rPr>
          <w:rStyle w:val="CommentReference"/>
        </w:rPr>
        <w:commentReference w:id="147"/>
      </w: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152" w:name="_Toc465365326"/>
      <w:r w:rsidRPr="00C837B1">
        <w:lastRenderedPageBreak/>
        <w:t>Alternative options</w:t>
      </w:r>
      <w:bookmarkEnd w:id="152"/>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153" w:name="_Toc465365327"/>
      <w:r w:rsidRPr="00071A74">
        <w:t>Relationships with abundance</w:t>
      </w:r>
      <w:bookmarkEnd w:id="153"/>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77777777" w:rsidR="007E218D" w:rsidRDefault="00231B39" w:rsidP="00406114">
      <w:pPr>
        <w:jc w:val="both"/>
        <w:rPr>
          <w:rFonts w:ascii="Times New Roman" w:hAnsi="Times New Roman" w:cs="Times New Roman"/>
          <w:sz w:val="24"/>
          <w:szCs w:val="24"/>
        </w:rPr>
      </w:pPr>
      <w:r>
        <w:rPr>
          <w:rFonts w:ascii="Times New Roman" w:hAnsi="Times New Roman" w:cs="Times New Roman"/>
          <w:sz w:val="24"/>
          <w:szCs w:val="24"/>
        </w:rPr>
        <w:t>Possible alternatives to this will be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154" w:name="_Toc465365328"/>
      <w:r w:rsidRPr="00071A74">
        <w:t>Statistical properties</w:t>
      </w:r>
      <w:bookmarkEnd w:id="154"/>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155" w:name="_Toc465365329"/>
      <w:r w:rsidRPr="001C0F8B">
        <w:t>Baseline</w:t>
      </w:r>
      <w:bookmarkEnd w:id="155"/>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156" w:name="_Toc465365330"/>
      <w:r w:rsidRPr="001C0F8B">
        <w:t>Alternative options</w:t>
      </w:r>
      <w:bookmarkEnd w:id="156"/>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157" w:name="_Toc465365331"/>
      <w:r w:rsidRPr="00965CDE">
        <w:t>Other aspects</w:t>
      </w:r>
      <w:bookmarkEnd w:id="157"/>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lastRenderedPageBreak/>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0488E883" w14:textId="77777777" w:rsidR="00965CDE" w:rsidRPr="00071A74" w:rsidRDefault="00965CDE" w:rsidP="001B61C4">
      <w:pPr>
        <w:jc w:val="both"/>
        <w:rPr>
          <w:rFonts w:ascii="Times New Roman" w:hAnsi="Times New Roman" w:cs="Times New Roman"/>
          <w:sz w:val="24"/>
          <w:szCs w:val="24"/>
        </w:rPr>
      </w:pPr>
    </w:p>
    <w:p w14:paraId="134CA409" w14:textId="77777777" w:rsidR="00DE6F83" w:rsidRDefault="00DE6F83">
      <w:pPr>
        <w:rPr>
          <w:rFonts w:ascii="Times New Roman" w:hAnsi="Times New Roman" w:cs="Times New Roman"/>
          <w:sz w:val="24"/>
          <w:szCs w:val="24"/>
        </w:rPr>
      </w:pPr>
      <w:r>
        <w:rPr>
          <w:rFonts w:ascii="Times New Roman" w:hAnsi="Times New Roman" w:cs="Times New Roman"/>
          <w:sz w:val="24"/>
          <w:szCs w:val="24"/>
        </w:rPr>
        <w:br w:type="page"/>
      </w:r>
    </w:p>
    <w:p w14:paraId="7E3DBAD1" w14:textId="77777777" w:rsidR="00B56829" w:rsidRDefault="00B56829" w:rsidP="001B61C4">
      <w:pPr>
        <w:jc w:val="both"/>
        <w:rPr>
          <w:rFonts w:ascii="Times New Roman" w:hAnsi="Times New Roman" w:cs="Times New Roman"/>
          <w:sz w:val="24"/>
          <w:szCs w:val="24"/>
        </w:rPr>
      </w:pPr>
    </w:p>
    <w:p w14:paraId="2134E40E" w14:textId="77777777" w:rsidR="007E218D" w:rsidRDefault="00987C9A" w:rsidP="00DE6F83">
      <w:pPr>
        <w:pStyle w:val="Heading1"/>
        <w:ind w:left="0"/>
      </w:pPr>
      <w:bookmarkStart w:id="158" w:name="_Toc465365332"/>
      <w:r w:rsidRPr="00987C9A">
        <w:t>PARAMETERS AND CONDITIONING</w:t>
      </w:r>
      <w:bookmarkEnd w:id="158"/>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159" w:name="_Toc465365333"/>
      <w:r w:rsidRPr="00987C9A">
        <w:t>Fixed parameters</w:t>
      </w:r>
      <w:bookmarkEnd w:id="159"/>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406114">
      <w:pPr>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1B61C4">
            <w:pPr>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1B61C4">
            <w:pPr>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1B61C4">
            <w:pPr>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6E61881A" w14:textId="011EFE27" w:rsidR="009F4647" w:rsidRPr="00970C3B" w:rsidRDefault="009F4647" w:rsidP="009F4647">
      <w:pPr>
        <w:rPr>
          <w:rFonts w:ascii="Times New Roman" w:eastAsiaTheme="minorEastAsia" w:hAnsi="Times New Roman" w:cs="Times New Roman"/>
          <w:b/>
          <w:i/>
          <w:color w:val="FF0000"/>
          <w:sz w:val="24"/>
          <w:szCs w:val="24"/>
          <w:lang w:val="en-CA"/>
        </w:rPr>
      </w:pPr>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Pr>
          <w:rFonts w:ascii="Times New Roman" w:eastAsiaTheme="minorEastAsia" w:hAnsi="Times New Roman" w:cs="Times New Roman"/>
          <w:sz w:val="24"/>
          <w:szCs w:val="24"/>
          <w:lang w:val="en-CA"/>
        </w:rPr>
        <w:t>.2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sidR="00EF2F55">
        <w:rPr>
          <w:rFonts w:ascii="Times New Roman" w:eastAsiaTheme="minorEastAsia" w:hAnsi="Times New Roman" w:cs="Times New Roman"/>
          <w:sz w:val="24"/>
          <w:szCs w:val="24"/>
          <w:lang w:val="en-CA"/>
        </w:rPr>
        <w:t xml:space="preserve">   </w:t>
      </w:r>
      <w:del w:id="160" w:author="Administrator" w:date="2016-11-05T10:43:00Z">
        <w:r w:rsidR="00EF2F55" w:rsidRPr="00970C3B" w:rsidDel="00BE2EBA">
          <w:rPr>
            <w:rFonts w:ascii="Times New Roman" w:eastAsiaTheme="minorEastAsia" w:hAnsi="Times New Roman" w:cs="Times New Roman"/>
            <w:b/>
            <w:i/>
            <w:color w:val="FF0000"/>
            <w:sz w:val="24"/>
            <w:szCs w:val="24"/>
            <w:lang w:val="en-CA"/>
          </w:rPr>
          <w:delText>[M and maturity updated as agreed at Data Prep meeting]</w:delText>
        </w:r>
      </w:del>
    </w:p>
    <w:tbl>
      <w:tblPr>
        <w:tblStyle w:val="TableGrid11"/>
        <w:tblW w:w="129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61" w:author="Tom Carruthers" w:date="2017-03-15T12:40:00Z">
          <w:tblPr>
            <w:tblStyle w:val="TableGrid11"/>
            <w:tblW w:w="1252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127"/>
        <w:gridCol w:w="3402"/>
        <w:gridCol w:w="567"/>
        <w:gridCol w:w="3402"/>
        <w:gridCol w:w="425"/>
        <w:gridCol w:w="2160"/>
        <w:gridCol w:w="823"/>
        <w:tblGridChange w:id="162">
          <w:tblGrid>
            <w:gridCol w:w="2127"/>
            <w:gridCol w:w="3402"/>
            <w:gridCol w:w="567"/>
            <w:gridCol w:w="3402"/>
            <w:gridCol w:w="45"/>
            <w:gridCol w:w="2160"/>
            <w:gridCol w:w="823"/>
          </w:tblGrid>
        </w:tblGridChange>
      </w:tblGrid>
      <w:tr w:rsidR="00816E3E" w:rsidRPr="00987C9A" w14:paraId="6D332AB0" w14:textId="77777777" w:rsidTr="008877EE">
        <w:trPr>
          <w:gridAfter w:val="3"/>
          <w:wAfter w:w="3408" w:type="dxa"/>
          <w:trPrChange w:id="163" w:author="Tom Carruthers" w:date="2017-03-15T12:40:00Z">
            <w:trPr>
              <w:gridAfter w:val="3"/>
              <w:wAfter w:w="3028" w:type="dxa"/>
            </w:trPr>
          </w:trPrChange>
        </w:trPr>
        <w:tc>
          <w:tcPr>
            <w:tcW w:w="2127" w:type="dxa"/>
            <w:tcBorders>
              <w:top w:val="single" w:sz="8" w:space="0" w:color="auto"/>
              <w:bottom w:val="single" w:sz="8" w:space="0" w:color="auto"/>
            </w:tcBorders>
            <w:tcPrChange w:id="164" w:author="Tom Carruthers" w:date="2017-03-15T12:40:00Z">
              <w:tcPr>
                <w:tcW w:w="2127" w:type="dxa"/>
                <w:tcBorders>
                  <w:top w:val="single" w:sz="8" w:space="0" w:color="auto"/>
                  <w:bottom w:val="single" w:sz="8" w:space="0" w:color="auto"/>
                </w:tcBorders>
              </w:tcPr>
            </w:tcPrChange>
          </w:tcPr>
          <w:p w14:paraId="2EAF3C44" w14:textId="77777777" w:rsidR="009F4647" w:rsidRPr="00987C9A" w:rsidRDefault="009F4647" w:rsidP="009E2EE0">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Change w:id="165" w:author="Tom Carruthers" w:date="2017-03-15T12:40:00Z">
              <w:tcPr>
                <w:tcW w:w="3969" w:type="dxa"/>
                <w:gridSpan w:val="2"/>
                <w:tcBorders>
                  <w:top w:val="single" w:sz="8" w:space="0" w:color="auto"/>
                  <w:bottom w:val="single" w:sz="8" w:space="0" w:color="auto"/>
                </w:tcBorders>
              </w:tcPr>
            </w:tcPrChange>
          </w:tcPr>
          <w:p w14:paraId="13A7C90F"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Change w:id="166" w:author="Tom Carruthers" w:date="2017-03-15T12:40:00Z">
              <w:tcPr>
                <w:tcW w:w="3402" w:type="dxa"/>
                <w:tcBorders>
                  <w:top w:val="single" w:sz="8" w:space="0" w:color="auto"/>
                  <w:bottom w:val="single" w:sz="8" w:space="0" w:color="auto"/>
                </w:tcBorders>
              </w:tcPr>
            </w:tcPrChange>
          </w:tcPr>
          <w:p w14:paraId="26D8FB73"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816E3E" w:rsidRPr="00987C9A" w14:paraId="319F663C" w14:textId="77777777" w:rsidTr="008877EE">
        <w:trPr>
          <w:gridAfter w:val="3"/>
          <w:wAfter w:w="3408" w:type="dxa"/>
          <w:trPrChange w:id="167" w:author="Tom Carruthers" w:date="2017-03-15T12:40:00Z">
            <w:trPr>
              <w:gridAfter w:val="3"/>
              <w:wAfter w:w="3028" w:type="dxa"/>
            </w:trPr>
          </w:trPrChange>
        </w:trPr>
        <w:tc>
          <w:tcPr>
            <w:tcW w:w="2127" w:type="dxa"/>
            <w:tcBorders>
              <w:top w:val="single" w:sz="8" w:space="0" w:color="auto"/>
              <w:bottom w:val="single" w:sz="4" w:space="0" w:color="auto"/>
            </w:tcBorders>
            <w:vAlign w:val="center"/>
            <w:tcPrChange w:id="168" w:author="Tom Carruthers" w:date="2017-03-15T12:40:00Z">
              <w:tcPr>
                <w:tcW w:w="2127" w:type="dxa"/>
                <w:tcBorders>
                  <w:top w:val="single" w:sz="8" w:space="0" w:color="auto"/>
                  <w:bottom w:val="single" w:sz="4" w:space="0" w:color="auto"/>
                </w:tcBorders>
                <w:vAlign w:val="center"/>
              </w:tcPr>
            </w:tcPrChange>
          </w:tcPr>
          <w:p w14:paraId="5EF99FD1" w14:textId="77777777" w:rsidR="009F4647" w:rsidRPr="00987C9A" w:rsidRDefault="009F4647" w:rsidP="00816E3E">
            <w:pPr>
              <w:rPr>
                <w:rFonts w:ascii="Times New Roman" w:hAnsi="Times New Roman" w:cs="Times New Roman"/>
                <w:sz w:val="20"/>
                <w:szCs w:val="20"/>
              </w:rPr>
            </w:pPr>
            <w:r w:rsidRPr="00987C9A">
              <w:rPr>
                <w:rFonts w:ascii="Times New Roman" w:hAnsi="Times New Roman" w:cs="Times New Roman"/>
                <w:sz w:val="20"/>
                <w:szCs w:val="20"/>
              </w:rPr>
              <w:t>Steepness</w:t>
            </w:r>
            <w:r w:rsidR="00715CB3">
              <w:rPr>
                <w:rFonts w:ascii="Times New Roman" w:hAnsi="Times New Roman" w:cs="Times New Roman"/>
                <w:sz w:val="20"/>
                <w:szCs w:val="20"/>
              </w:rPr>
              <w:t xml:space="preserve"> (Bev</w:t>
            </w:r>
            <w:r w:rsidR="00816E3E">
              <w:rPr>
                <w:rFonts w:ascii="Times New Roman" w:hAnsi="Times New Roman" w:cs="Times New Roman"/>
                <w:sz w:val="20"/>
                <w:szCs w:val="20"/>
              </w:rPr>
              <w:t>.</w:t>
            </w:r>
            <w:r w:rsidR="00715CB3">
              <w:rPr>
                <w:rFonts w:ascii="Times New Roman" w:hAnsi="Times New Roman" w:cs="Times New Roman"/>
                <w:sz w:val="20"/>
                <w:szCs w:val="20"/>
              </w:rPr>
              <w:t>-Holt)</w:t>
            </w:r>
          </w:p>
        </w:tc>
        <w:tc>
          <w:tcPr>
            <w:tcW w:w="3969" w:type="dxa"/>
            <w:gridSpan w:val="2"/>
            <w:tcBorders>
              <w:top w:val="single" w:sz="8" w:space="0" w:color="auto"/>
              <w:bottom w:val="single" w:sz="4" w:space="0" w:color="auto"/>
            </w:tcBorders>
            <w:tcPrChange w:id="169" w:author="Tom Carruthers" w:date="2017-03-15T12:40:00Z">
              <w:tcPr>
                <w:tcW w:w="3969" w:type="dxa"/>
                <w:gridSpan w:val="2"/>
                <w:tcBorders>
                  <w:top w:val="single" w:sz="8" w:space="0" w:color="auto"/>
                  <w:bottom w:val="single" w:sz="4" w:space="0" w:color="auto"/>
                </w:tcBorders>
              </w:tcPr>
            </w:tcPrChange>
          </w:tcPr>
          <w:p w14:paraId="2974F4C3"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06DE9C88" w14:textId="77777777" w:rsidR="009E2EE0" w:rsidRDefault="00874854">
            <w:pPr>
              <w:jc w:val="center"/>
              <w:rPr>
                <w:rFonts w:ascii="Times New Roman" w:hAnsi="Times New Roman" w:cs="Times New Roman"/>
                <w:sz w:val="20"/>
                <w:szCs w:val="20"/>
              </w:rPr>
            </w:pPr>
            <w:r>
              <w:rPr>
                <w:rFonts w:ascii="Times New Roman" w:hAnsi="Times New Roman" w:cs="Times New Roman"/>
                <w:sz w:val="20"/>
                <w:szCs w:val="20"/>
              </w:rPr>
              <w:t>E</w:t>
            </w:r>
            <w:r w:rsidR="00715CB3">
              <w:rPr>
                <w:rFonts w:ascii="Times New Roman" w:hAnsi="Times New Roman" w:cs="Times New Roman"/>
                <w:sz w:val="20"/>
                <w:szCs w:val="20"/>
              </w:rPr>
              <w:t>stimated</w:t>
            </w:r>
          </w:p>
        </w:tc>
        <w:tc>
          <w:tcPr>
            <w:tcW w:w="3402" w:type="dxa"/>
            <w:tcBorders>
              <w:top w:val="single" w:sz="8" w:space="0" w:color="auto"/>
              <w:bottom w:val="single" w:sz="4" w:space="0" w:color="auto"/>
            </w:tcBorders>
            <w:tcPrChange w:id="170" w:author="Tom Carruthers" w:date="2017-03-15T12:40:00Z">
              <w:tcPr>
                <w:tcW w:w="3402" w:type="dxa"/>
                <w:tcBorders>
                  <w:top w:val="single" w:sz="8" w:space="0" w:color="auto"/>
                  <w:bottom w:val="single" w:sz="4" w:space="0" w:color="auto"/>
                </w:tcBorders>
              </w:tcPr>
            </w:tcPrChange>
          </w:tcPr>
          <w:p w14:paraId="2527D005"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036415A7" w14:textId="77777777" w:rsidR="009E2EE0" w:rsidRDefault="00C30EEE">
            <w:pPr>
              <w:jc w:val="center"/>
              <w:rPr>
                <w:rFonts w:ascii="Times New Roman" w:hAnsi="Times New Roman" w:cs="Times New Roman"/>
                <w:sz w:val="20"/>
                <w:szCs w:val="20"/>
              </w:rPr>
            </w:pPr>
            <w:r>
              <w:rPr>
                <w:rFonts w:ascii="Times New Roman" w:hAnsi="Times New Roman" w:cs="Times New Roman"/>
                <w:sz w:val="20"/>
                <w:szCs w:val="20"/>
              </w:rPr>
              <w:t>0.7</w:t>
            </w:r>
          </w:p>
        </w:tc>
      </w:tr>
      <w:tr w:rsidR="00816E3E" w:rsidRPr="00987C9A" w14:paraId="05361D85" w14:textId="77777777" w:rsidTr="008877EE">
        <w:trPr>
          <w:gridAfter w:val="3"/>
          <w:wAfter w:w="3408" w:type="dxa"/>
          <w:trPrChange w:id="171" w:author="Tom Carruthers" w:date="2017-03-15T12:40:00Z">
            <w:trPr>
              <w:gridAfter w:val="3"/>
              <w:wAfter w:w="3028" w:type="dxa"/>
            </w:trPr>
          </w:trPrChange>
        </w:trPr>
        <w:tc>
          <w:tcPr>
            <w:tcW w:w="2127" w:type="dxa"/>
            <w:tcBorders>
              <w:top w:val="single" w:sz="4" w:space="0" w:color="auto"/>
            </w:tcBorders>
            <w:tcPrChange w:id="172" w:author="Tom Carruthers" w:date="2017-03-15T12:40:00Z">
              <w:tcPr>
                <w:tcW w:w="2127" w:type="dxa"/>
                <w:tcBorders>
                  <w:top w:val="single" w:sz="4" w:space="0" w:color="auto"/>
                </w:tcBorders>
              </w:tcPr>
            </w:tcPrChange>
          </w:tcPr>
          <w:p w14:paraId="4B21D8F9" w14:textId="77777777" w:rsidR="009F4647" w:rsidRPr="00987C9A"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Maximum length</w:t>
            </w:r>
            <w:r w:rsidR="00C30EEE">
              <w:rPr>
                <w:rFonts w:ascii="Times New Roman" w:hAnsi="Times New Roman" w:cs="Times New Roman"/>
                <w:sz w:val="20"/>
                <w:szCs w:val="20"/>
              </w:rPr>
              <w:t xml:space="preserve"> </w:t>
            </w:r>
            <w:r w:rsidR="00AE4EC5">
              <w:rPr>
                <w:rFonts w:ascii="Times New Roman" w:hAnsi="Times New Roman" w:cs="Times New Roman"/>
                <w:sz w:val="20"/>
                <w:szCs w:val="20"/>
              </w:rPr>
              <w:t>(cm)</w:t>
            </w:r>
          </w:p>
        </w:tc>
        <w:tc>
          <w:tcPr>
            <w:tcW w:w="3969" w:type="dxa"/>
            <w:gridSpan w:val="2"/>
            <w:tcBorders>
              <w:top w:val="single" w:sz="4" w:space="0" w:color="auto"/>
            </w:tcBorders>
            <w:tcPrChange w:id="173" w:author="Tom Carruthers" w:date="2017-03-15T12:40:00Z">
              <w:tcPr>
                <w:tcW w:w="3969" w:type="dxa"/>
                <w:gridSpan w:val="2"/>
                <w:tcBorders>
                  <w:top w:val="single" w:sz="4" w:space="0" w:color="auto"/>
                </w:tcBorders>
              </w:tcPr>
            </w:tcPrChange>
          </w:tcPr>
          <w:p w14:paraId="6C8DA5BE"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3</w:t>
            </w:r>
            <w:r w:rsidR="00715CB3">
              <w:rPr>
                <w:rFonts w:ascii="Times New Roman" w:hAnsi="Times New Roman" w:cs="Times New Roman"/>
                <w:sz w:val="20"/>
                <w:szCs w:val="20"/>
              </w:rPr>
              <w:t>29</w:t>
            </w:r>
          </w:p>
        </w:tc>
        <w:tc>
          <w:tcPr>
            <w:tcW w:w="3402" w:type="dxa"/>
            <w:tcBorders>
              <w:top w:val="single" w:sz="4" w:space="0" w:color="auto"/>
            </w:tcBorders>
            <w:tcPrChange w:id="174" w:author="Tom Carruthers" w:date="2017-03-15T12:40:00Z">
              <w:tcPr>
                <w:tcW w:w="3402" w:type="dxa"/>
                <w:tcBorders>
                  <w:top w:val="single" w:sz="4" w:space="0" w:color="auto"/>
                </w:tcBorders>
              </w:tcPr>
            </w:tcPrChange>
          </w:tcPr>
          <w:p w14:paraId="111C4956"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315</w:t>
            </w:r>
          </w:p>
        </w:tc>
      </w:tr>
      <w:tr w:rsidR="00816E3E" w:rsidRPr="00987C9A" w14:paraId="58BC28C5" w14:textId="77777777" w:rsidTr="008877EE">
        <w:trPr>
          <w:gridAfter w:val="3"/>
          <w:wAfter w:w="3408" w:type="dxa"/>
          <w:trPrChange w:id="175" w:author="Tom Carruthers" w:date="2017-03-15T12:40:00Z">
            <w:trPr>
              <w:gridAfter w:val="3"/>
              <w:wAfter w:w="3028" w:type="dxa"/>
            </w:trPr>
          </w:trPrChange>
        </w:trPr>
        <w:tc>
          <w:tcPr>
            <w:tcW w:w="2127" w:type="dxa"/>
            <w:tcPrChange w:id="176" w:author="Tom Carruthers" w:date="2017-03-15T12:40:00Z">
              <w:tcPr>
                <w:tcW w:w="2127" w:type="dxa"/>
              </w:tcPr>
            </w:tcPrChange>
          </w:tcPr>
          <w:p w14:paraId="0817306A" w14:textId="77777777" w:rsidR="009F4647" w:rsidRPr="00AE4EC5"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Growth rate</w:t>
            </w:r>
            <w:r w:rsidR="00AE4EC5">
              <w:rPr>
                <w:rFonts w:ascii="Times New Roman" w:hAnsi="Times New Roman" w:cs="Times New Roman"/>
                <w:sz w:val="20"/>
                <w:szCs w:val="20"/>
              </w:rPr>
              <w:t xml:space="preserve"> (</w:t>
            </w:r>
            <w:r w:rsidR="00AE4EC5" w:rsidRPr="00987C9A">
              <w:rPr>
                <w:rFonts w:ascii="Times New Roman" w:hAnsi="Times New Roman" w:cs="Times New Roman"/>
                <w:i/>
                <w:sz w:val="20"/>
                <w:szCs w:val="20"/>
              </w:rPr>
              <w:t>κ</w:t>
            </w:r>
            <w:r w:rsidR="00AE4EC5">
              <w:rPr>
                <w:rFonts w:ascii="Times New Roman" w:hAnsi="Times New Roman" w:cs="Times New Roman"/>
                <w:sz w:val="20"/>
                <w:szCs w:val="20"/>
              </w:rPr>
              <w:t>)</w:t>
            </w:r>
          </w:p>
        </w:tc>
        <w:tc>
          <w:tcPr>
            <w:tcW w:w="3969" w:type="dxa"/>
            <w:gridSpan w:val="2"/>
            <w:tcPrChange w:id="177" w:author="Tom Carruthers" w:date="2017-03-15T12:40:00Z">
              <w:tcPr>
                <w:tcW w:w="3969" w:type="dxa"/>
                <w:gridSpan w:val="2"/>
              </w:tcPr>
            </w:tcPrChange>
          </w:tcPr>
          <w:p w14:paraId="7CA915B7"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0.</w:t>
            </w:r>
            <w:r w:rsidR="00715CB3">
              <w:rPr>
                <w:rFonts w:ascii="Times New Roman" w:hAnsi="Times New Roman" w:cs="Times New Roman"/>
                <w:sz w:val="20"/>
                <w:szCs w:val="20"/>
              </w:rPr>
              <w:t>093</w:t>
            </w:r>
          </w:p>
        </w:tc>
        <w:tc>
          <w:tcPr>
            <w:tcW w:w="3402" w:type="dxa"/>
            <w:tcPrChange w:id="178" w:author="Tom Carruthers" w:date="2017-03-15T12:40:00Z">
              <w:tcPr>
                <w:tcW w:w="3402" w:type="dxa"/>
              </w:tcPr>
            </w:tcPrChange>
          </w:tcPr>
          <w:p w14:paraId="7DB30B0F"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0.089</w:t>
            </w:r>
          </w:p>
        </w:tc>
      </w:tr>
      <w:tr w:rsidR="00913887" w:rsidRPr="00987C9A" w14:paraId="136F4E7F" w14:textId="77777777" w:rsidTr="008877EE">
        <w:trPr>
          <w:gridAfter w:val="3"/>
          <w:wAfter w:w="3408" w:type="dxa"/>
          <w:trPrChange w:id="179" w:author="Tom Carruthers" w:date="2017-03-15T12:40:00Z">
            <w:trPr>
              <w:gridAfter w:val="3"/>
              <w:wAfter w:w="3028" w:type="dxa"/>
            </w:trPr>
          </w:trPrChange>
        </w:trPr>
        <w:tc>
          <w:tcPr>
            <w:tcW w:w="2127" w:type="dxa"/>
            <w:tcBorders>
              <w:bottom w:val="single" w:sz="4" w:space="0" w:color="auto"/>
            </w:tcBorders>
            <w:tcPrChange w:id="180" w:author="Tom Carruthers" w:date="2017-03-15T12:40:00Z">
              <w:tcPr>
                <w:tcW w:w="2127" w:type="dxa"/>
                <w:tcBorders>
                  <w:bottom w:val="single" w:sz="4" w:space="0" w:color="auto"/>
                </w:tcBorders>
              </w:tcPr>
            </w:tcPrChange>
          </w:tcPr>
          <w:p w14:paraId="4575042E" w14:textId="77777777" w:rsidR="00913887" w:rsidRPr="00987C9A" w:rsidRDefault="00913887" w:rsidP="009E2EE0">
            <w:pPr>
              <w:rPr>
                <w:rFonts w:ascii="Times New Roman" w:hAnsi="Times New Roman" w:cs="Times New Roman"/>
                <w:sz w:val="20"/>
                <w:szCs w:val="20"/>
              </w:rPr>
            </w:pPr>
            <w:commentRangeStart w:id="181"/>
            <w:r>
              <w:rPr>
                <w:rFonts w:ascii="Times New Roman" w:hAnsi="Times New Roman" w:cs="Times New Roman"/>
                <w:sz w:val="20"/>
                <w:szCs w:val="20"/>
              </w:rPr>
              <w:t>Age at length zero</w:t>
            </w:r>
            <w:commentRangeEnd w:id="181"/>
            <w:r w:rsidR="00BE2EBA">
              <w:rPr>
                <w:rStyle w:val="CommentReference"/>
                <w:rFonts w:eastAsiaTheme="minorHAnsi"/>
                <w:lang w:val="en-ZA"/>
              </w:rPr>
              <w:commentReference w:id="181"/>
            </w:r>
          </w:p>
        </w:tc>
        <w:tc>
          <w:tcPr>
            <w:tcW w:w="3402" w:type="dxa"/>
            <w:tcBorders>
              <w:bottom w:val="single" w:sz="4" w:space="0" w:color="auto"/>
            </w:tcBorders>
            <w:tcPrChange w:id="182" w:author="Tom Carruthers" w:date="2017-03-15T12:40:00Z">
              <w:tcPr>
                <w:tcW w:w="3402" w:type="dxa"/>
                <w:tcBorders>
                  <w:bottom w:val="single" w:sz="4" w:space="0" w:color="auto"/>
                </w:tcBorders>
              </w:tcPr>
            </w:tcPrChange>
          </w:tcPr>
          <w:p w14:paraId="352E20CB" w14:textId="77777777" w:rsidR="00913887" w:rsidRPr="00913887" w:rsidRDefault="00816E3E" w:rsidP="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-0.97</w:t>
            </w:r>
          </w:p>
        </w:tc>
        <w:tc>
          <w:tcPr>
            <w:tcW w:w="3969" w:type="dxa"/>
            <w:gridSpan w:val="2"/>
            <w:tcBorders>
              <w:bottom w:val="single" w:sz="4" w:space="0" w:color="auto"/>
            </w:tcBorders>
            <w:tcPrChange w:id="183" w:author="Tom Carruthers" w:date="2017-03-15T12:40:00Z">
              <w:tcPr>
                <w:tcW w:w="3969" w:type="dxa"/>
                <w:gridSpan w:val="2"/>
                <w:tcBorders>
                  <w:bottom w:val="single" w:sz="4" w:space="0" w:color="auto"/>
                </w:tcBorders>
              </w:tcPr>
            </w:tcPrChange>
          </w:tcPr>
          <w:p w14:paraId="45ACDB8B" w14:textId="77777777" w:rsidR="009E2EE0" w:rsidRDefault="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-1.13</w:t>
            </w:r>
          </w:p>
        </w:tc>
      </w:tr>
      <w:tr w:rsidR="00355A2F" w:rsidRPr="00987C9A" w14:paraId="0AC0774B" w14:textId="77777777" w:rsidTr="008877EE">
        <w:trPr>
          <w:gridAfter w:val="3"/>
          <w:wAfter w:w="3408" w:type="dxa"/>
          <w:trPrChange w:id="184" w:author="Tom Carruthers" w:date="2017-03-15T12:40:00Z">
            <w:trPr>
              <w:gridAfter w:val="3"/>
              <w:wAfter w:w="3028" w:type="dxa"/>
            </w:trPr>
          </w:trPrChange>
        </w:trPr>
        <w:tc>
          <w:tcPr>
            <w:tcW w:w="2127" w:type="dxa"/>
            <w:tcBorders>
              <w:top w:val="single" w:sz="4" w:space="0" w:color="auto"/>
              <w:bottom w:val="single" w:sz="4" w:space="0" w:color="auto"/>
            </w:tcBorders>
            <w:vAlign w:val="center"/>
            <w:tcPrChange w:id="185" w:author="Tom Carruthers" w:date="2017-03-15T12:40:00Z">
              <w:tcPr>
                <w:tcW w:w="2127" w:type="dxa"/>
                <w:tcBorders>
                  <w:top w:val="single" w:sz="4" w:space="0" w:color="auto"/>
                  <w:bottom w:val="single" w:sz="4" w:space="0" w:color="auto"/>
                </w:tcBorders>
                <w:vAlign w:val="center"/>
              </w:tcPr>
            </w:tcPrChange>
          </w:tcPr>
          <w:p w14:paraId="3023204D" w14:textId="77777777" w:rsidR="00355A2F" w:rsidRPr="00987C9A" w:rsidRDefault="00355A2F" w:rsidP="00816E3E">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3969" w:type="dxa"/>
            <w:gridSpan w:val="2"/>
            <w:tcBorders>
              <w:top w:val="single" w:sz="4" w:space="0" w:color="auto"/>
              <w:bottom w:val="single" w:sz="4" w:space="0" w:color="auto"/>
            </w:tcBorders>
            <w:tcPrChange w:id="186" w:author="Tom Carruthers" w:date="2017-03-15T12:40:00Z">
              <w:tcPr>
                <w:tcW w:w="3969" w:type="dxa"/>
                <w:gridSpan w:val="2"/>
                <w:tcBorders>
                  <w:top w:val="single" w:sz="4" w:space="0" w:color="auto"/>
                  <w:bottom w:val="single" w:sz="4" w:space="0" w:color="auto"/>
                </w:tcBorders>
              </w:tcPr>
            </w:tcPrChange>
          </w:tcPr>
          <w:p w14:paraId="1373A369" w14:textId="647FC3F4" w:rsidR="00355A2F" w:rsidRPr="00355A2F" w:rsidRDefault="00355A2F">
            <w:pPr>
              <w:jc w:val="center"/>
              <w:rPr>
                <w:rFonts w:ascii="Times New Roman" w:eastAsiaTheme="minorHAnsi" w:hAnsi="Times New Roman" w:cs="Times New Roman"/>
                <w:sz w:val="20"/>
                <w:szCs w:val="20"/>
                <w:lang w:val="en-ZA"/>
              </w:rPr>
            </w:pPr>
            <w:commentRangeStart w:id="187"/>
            <w:r w:rsidRPr="008474C5">
              <w:rPr>
                <w:rFonts w:ascii="Times New Roman" w:hAnsi="Times New Roman" w:cs="Times New Roman"/>
                <w:color w:val="000000"/>
                <w:sz w:val="20"/>
                <w:szCs w:val="20"/>
              </w:rPr>
              <w:t>0.42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w:t>
            </w:r>
            <w:commentRangeEnd w:id="187"/>
            <w:r w:rsidR="00866DD6">
              <w:rPr>
                <w:rStyle w:val="CommentReference"/>
                <w:rFonts w:eastAsiaTheme="minorHAnsi"/>
                <w:lang w:val="en-ZA"/>
              </w:rPr>
              <w:commentReference w:id="187"/>
            </w:r>
            <w:r w:rsidRPr="008474C5">
              <w:rPr>
                <w:rFonts w:ascii="Times New Roman" w:hAnsi="Times New Roman" w:cs="Times New Roman"/>
                <w:color w:val="000000"/>
                <w:sz w:val="20"/>
                <w:szCs w:val="20"/>
              </w:rPr>
              <w:t>24</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 xml:space="preserve"> -</w:t>
            </w:r>
          </w:p>
        </w:tc>
        <w:tc>
          <w:tcPr>
            <w:tcW w:w="3402" w:type="dxa"/>
            <w:tcBorders>
              <w:top w:val="single" w:sz="4" w:space="0" w:color="auto"/>
              <w:bottom w:val="single" w:sz="4" w:space="0" w:color="auto"/>
            </w:tcBorders>
            <w:tcPrChange w:id="188" w:author="Tom Carruthers" w:date="2017-03-15T12:40:00Z">
              <w:tcPr>
                <w:tcW w:w="3402" w:type="dxa"/>
                <w:tcBorders>
                  <w:top w:val="single" w:sz="4" w:space="0" w:color="auto"/>
                  <w:bottom w:val="single" w:sz="4" w:space="0" w:color="auto"/>
                </w:tcBorders>
              </w:tcPr>
            </w:tcPrChange>
          </w:tcPr>
          <w:p w14:paraId="5C036EDA" w14:textId="7AEC7731" w:rsidR="00355A2F" w:rsidRDefault="00355A2F">
            <w:pPr>
              <w:jc w:val="center"/>
              <w:rPr>
                <w:rFonts w:ascii="Times New Roman" w:hAnsi="Times New Roman" w:cs="Times New Roman"/>
                <w:sz w:val="20"/>
                <w:szCs w:val="20"/>
              </w:rPr>
            </w:pPr>
            <w:r w:rsidRPr="008474C5">
              <w:rPr>
                <w:rFonts w:ascii="Times New Roman" w:hAnsi="Times New Roman" w:cs="Times New Roman"/>
                <w:color w:val="000000"/>
                <w:sz w:val="20"/>
                <w:szCs w:val="20"/>
              </w:rPr>
              <w:t>0.41</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0.25</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w:t>
            </w:r>
          </w:p>
        </w:tc>
      </w:tr>
      <w:tr w:rsidR="00913887" w:rsidRPr="00987C9A" w14:paraId="1B9200A4" w14:textId="77777777" w:rsidTr="008877EE">
        <w:trPr>
          <w:gridAfter w:val="3"/>
          <w:wAfter w:w="3408" w:type="dxa"/>
          <w:trPrChange w:id="189" w:author="Tom Carruthers" w:date="2017-03-15T12:40:00Z">
            <w:trPr>
              <w:gridAfter w:val="3"/>
              <w:wAfter w:w="3028" w:type="dxa"/>
            </w:trPr>
          </w:trPrChange>
        </w:trPr>
        <w:tc>
          <w:tcPr>
            <w:tcW w:w="2127" w:type="dxa"/>
            <w:tcBorders>
              <w:top w:val="single" w:sz="4" w:space="0" w:color="auto"/>
              <w:bottom w:val="single" w:sz="4" w:space="0" w:color="auto"/>
            </w:tcBorders>
            <w:tcPrChange w:id="190" w:author="Tom Carruthers" w:date="2017-03-15T12:40:00Z">
              <w:tcPr>
                <w:tcW w:w="2127" w:type="dxa"/>
                <w:tcBorders>
                  <w:top w:val="single" w:sz="4" w:space="0" w:color="auto"/>
                  <w:bottom w:val="single" w:sz="4" w:space="0" w:color="auto"/>
                </w:tcBorders>
              </w:tcPr>
            </w:tcPrChange>
          </w:tcPr>
          <w:p w14:paraId="14AD2069" w14:textId="77777777" w:rsidR="00913887" w:rsidRPr="00987C9A" w:rsidRDefault="00913887" w:rsidP="009E2EE0">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7371" w:type="dxa"/>
            <w:gridSpan w:val="3"/>
            <w:tcBorders>
              <w:top w:val="single" w:sz="4" w:space="0" w:color="auto"/>
              <w:bottom w:val="single" w:sz="4" w:space="0" w:color="auto"/>
            </w:tcBorders>
            <w:tcPrChange w:id="191" w:author="Tom Carruthers" w:date="2017-03-15T12:40:00Z">
              <w:tcPr>
                <w:tcW w:w="7371" w:type="dxa"/>
                <w:gridSpan w:val="3"/>
                <w:tcBorders>
                  <w:top w:val="single" w:sz="4" w:space="0" w:color="auto"/>
                  <w:bottom w:val="single" w:sz="4" w:space="0" w:color="auto"/>
                </w:tcBorders>
              </w:tcPr>
            </w:tcPrChange>
          </w:tcPr>
          <w:p w14:paraId="50C11D68" w14:textId="1BC5941A" w:rsidR="009E2EE0" w:rsidRDefault="00913887">
            <w:pPr>
              <w:jc w:val="center"/>
              <w:rPr>
                <w:rFonts w:ascii="Times New Roman" w:hAnsi="Times New Roman" w:cs="Times New Roman"/>
                <w:sz w:val="20"/>
                <w:szCs w:val="20"/>
              </w:rPr>
            </w:pPr>
            <w:r>
              <w:rPr>
                <w:rFonts w:ascii="Times New Roman" w:hAnsi="Times New Roman" w:cs="Times New Roman"/>
                <w:sz w:val="20"/>
                <w:szCs w:val="20"/>
              </w:rPr>
              <w:t xml:space="preserve">-         </w:t>
            </w:r>
            <w:r w:rsidR="00D31F40">
              <w:rPr>
                <w:rFonts w:ascii="Times New Roman" w:hAnsi="Times New Roman" w:cs="Times New Roman"/>
                <w:sz w:val="20"/>
                <w:szCs w:val="20"/>
              </w:rPr>
              <w:t>Japanese</w:t>
            </w:r>
            <w:r>
              <w:rPr>
                <w:rFonts w:ascii="Times New Roman" w:hAnsi="Times New Roman" w:cs="Times New Roman"/>
                <w:sz w:val="20"/>
                <w:szCs w:val="20"/>
              </w:rPr>
              <w:t xml:space="preserve"> Longline fleet is asymptotic        -</w:t>
            </w:r>
          </w:p>
        </w:tc>
      </w:tr>
      <w:tr w:rsidR="00355A2F" w:rsidRPr="00987C9A" w14:paraId="30E6FFF1" w14:textId="77777777" w:rsidTr="008877EE">
        <w:trPr>
          <w:gridAfter w:val="3"/>
          <w:wAfter w:w="3408" w:type="dxa"/>
          <w:trPrChange w:id="192" w:author="Tom Carruthers" w:date="2017-03-15T12:40:00Z">
            <w:trPr>
              <w:gridAfter w:val="3"/>
              <w:wAfter w:w="3028" w:type="dxa"/>
            </w:trPr>
          </w:trPrChange>
        </w:trPr>
        <w:tc>
          <w:tcPr>
            <w:tcW w:w="2127" w:type="dxa"/>
            <w:tcBorders>
              <w:top w:val="single" w:sz="4" w:space="0" w:color="auto"/>
              <w:bottom w:val="single" w:sz="4" w:space="0" w:color="auto"/>
            </w:tcBorders>
            <w:vAlign w:val="center"/>
            <w:tcPrChange w:id="193" w:author="Tom Carruthers" w:date="2017-03-15T12:40:00Z">
              <w:tcPr>
                <w:tcW w:w="2127" w:type="dxa"/>
                <w:tcBorders>
                  <w:top w:val="single" w:sz="4" w:space="0" w:color="auto"/>
                  <w:bottom w:val="single" w:sz="4" w:space="0" w:color="auto"/>
                </w:tcBorders>
                <w:vAlign w:val="center"/>
              </w:tcPr>
            </w:tcPrChange>
          </w:tcPr>
          <w:p w14:paraId="6151ACE9" w14:textId="55D3565D" w:rsidR="00722735" w:rsidRDefault="00722735" w:rsidP="00816E3E">
            <w:pPr>
              <w:rPr>
                <w:rFonts w:ascii="Times New Roman" w:hAnsi="Times New Roman" w:cs="Times New Roman"/>
                <w:sz w:val="20"/>
                <w:szCs w:val="20"/>
              </w:rPr>
            </w:pPr>
            <w:r>
              <w:rPr>
                <w:rFonts w:ascii="Times New Roman" w:hAnsi="Times New Roman" w:cs="Times New Roman"/>
                <w:sz w:val="20"/>
                <w:szCs w:val="20"/>
              </w:rPr>
              <w:t>Age</w:t>
            </w:r>
          </w:p>
          <w:p w14:paraId="2189FC15" w14:textId="16E1184A" w:rsidR="00355A2F" w:rsidDel="00866DD6" w:rsidRDefault="00355A2F" w:rsidP="00816E3E">
            <w:pPr>
              <w:rPr>
                <w:del w:id="194" w:author="Administrator" w:date="2016-11-05T10:54:00Z"/>
                <w:rFonts w:ascii="Times New Roman" w:hAnsi="Times New Roman" w:cs="Times New Roman"/>
                <w:sz w:val="20"/>
                <w:szCs w:val="20"/>
              </w:rPr>
            </w:pPr>
            <w:del w:id="195" w:author="Administrator" w:date="2016-11-05T10:54:00Z">
              <w:r w:rsidDel="00866DD6">
                <w:rPr>
                  <w:rFonts w:ascii="Times New Roman" w:hAnsi="Times New Roman" w:cs="Times New Roman"/>
                  <w:sz w:val="20"/>
                  <w:szCs w:val="20"/>
                </w:rPr>
                <w:delText>Maturity at age</w:delText>
              </w:r>
            </w:del>
          </w:p>
          <w:p w14:paraId="683FC7A9" w14:textId="77777777" w:rsidR="00722735" w:rsidRDefault="00722735" w:rsidP="00816E3E">
            <w:pPr>
              <w:rPr>
                <w:rFonts w:ascii="Times New Roman" w:hAnsi="Times New Roman" w:cs="Times New Roman"/>
                <w:sz w:val="20"/>
                <w:szCs w:val="20"/>
              </w:rPr>
            </w:pPr>
            <w:r>
              <w:rPr>
                <w:rFonts w:ascii="Times New Roman" w:hAnsi="Times New Roman" w:cs="Times New Roman"/>
                <w:sz w:val="20"/>
                <w:szCs w:val="20"/>
              </w:rPr>
              <w:t>Alternative (low)</w:t>
            </w:r>
          </w:p>
          <w:p w14:paraId="4B2F4F98" w14:textId="4D6AD744" w:rsidR="00722735" w:rsidRPr="00987C9A" w:rsidRDefault="00722735" w:rsidP="00816E3E">
            <w:pPr>
              <w:rPr>
                <w:rFonts w:ascii="Times New Roman" w:hAnsi="Times New Roman" w:cs="Times New Roman"/>
                <w:sz w:val="20"/>
                <w:szCs w:val="20"/>
              </w:rPr>
            </w:pPr>
            <w:r>
              <w:rPr>
                <w:rFonts w:ascii="Times New Roman" w:hAnsi="Times New Roman" w:cs="Times New Roman"/>
                <w:sz w:val="20"/>
                <w:szCs w:val="20"/>
              </w:rPr>
              <w:t>Alternative (high)</w:t>
            </w:r>
          </w:p>
        </w:tc>
        <w:tc>
          <w:tcPr>
            <w:tcW w:w="7371" w:type="dxa"/>
            <w:gridSpan w:val="3"/>
            <w:tcBorders>
              <w:top w:val="single" w:sz="4" w:space="0" w:color="auto"/>
              <w:bottom w:val="single" w:sz="4" w:space="0" w:color="auto"/>
            </w:tcBorders>
            <w:tcPrChange w:id="196" w:author="Tom Carruthers" w:date="2017-03-15T12:40:00Z">
              <w:tcPr>
                <w:tcW w:w="7371" w:type="dxa"/>
                <w:gridSpan w:val="3"/>
                <w:tcBorders>
                  <w:top w:val="single" w:sz="4" w:space="0" w:color="auto"/>
                  <w:bottom w:val="single" w:sz="4" w:space="0" w:color="auto"/>
                </w:tcBorders>
              </w:tcPr>
            </w:tcPrChange>
          </w:tcPr>
          <w:p w14:paraId="221D814F" w14:textId="11A6D3BA" w:rsidR="00355A2F" w:rsidRPr="008877EE" w:rsidDel="008877EE" w:rsidRDefault="00D63323" w:rsidP="008474C5">
            <w:pPr>
              <w:rPr>
                <w:del w:id="197" w:author="Tom Carruthers" w:date="2017-03-15T12:34:00Z"/>
                <w:rFonts w:ascii="Times New Roman" w:eastAsia="Times New Roman" w:hAnsi="Times New Roman" w:cs="Times New Roman"/>
                <w:b/>
                <w:color w:val="000000"/>
                <w:sz w:val="16"/>
                <w:szCs w:val="16"/>
                <w:lang w:eastAsia="en-CA"/>
                <w:rPrChange w:id="198" w:author="Tom Carruthers" w:date="2017-03-15T12:37:00Z">
                  <w:rPr>
                    <w:del w:id="199" w:author="Tom Carruthers" w:date="2017-03-15T12:34:00Z"/>
                    <w:rFonts w:ascii="Times New Roman" w:eastAsia="Times New Roman" w:hAnsi="Times New Roman" w:cs="Times New Roman"/>
                    <w:b/>
                    <w:color w:val="000000"/>
                    <w:sz w:val="19"/>
                    <w:szCs w:val="19"/>
                    <w:lang w:eastAsia="en-CA"/>
                  </w:rPr>
                </w:rPrChange>
              </w:rPr>
            </w:pPr>
            <w:commentRangeStart w:id="200"/>
            <w:del w:id="201" w:author="Tom Carruthers" w:date="2017-03-15T12:34:00Z">
              <w:r w:rsidRPr="008877EE" w:rsidDel="008877EE">
                <w:rPr>
                  <w:rFonts w:ascii="Times New Roman" w:eastAsia="Times New Roman" w:hAnsi="Times New Roman" w:cs="Times New Roman"/>
                  <w:b/>
                  <w:color w:val="000000"/>
                  <w:sz w:val="16"/>
                  <w:szCs w:val="16"/>
                  <w:lang w:eastAsia="en-CA"/>
                  <w:rPrChange w:id="202" w:author="Tom Carruthers" w:date="2017-03-15T12:37:00Z">
                    <w:rPr>
                      <w:rFonts w:ascii="Times New Roman" w:eastAsia="Times New Roman" w:hAnsi="Times New Roman" w:cs="Times New Roman"/>
                      <w:b/>
                      <w:color w:val="000000"/>
                      <w:sz w:val="20"/>
                      <w:szCs w:val="20"/>
                      <w:lang w:eastAsia="en-CA"/>
                    </w:rPr>
                  </w:rPrChange>
                </w:rPr>
                <w:delText xml:space="preserve">   </w:delText>
              </w:r>
            </w:del>
            <w:del w:id="203" w:author="Administrator" w:date="2016-11-05T10:45:00Z">
              <w:r w:rsidRPr="008877EE" w:rsidDel="00BE2EBA">
                <w:rPr>
                  <w:rFonts w:ascii="Times New Roman" w:eastAsia="Times New Roman" w:hAnsi="Times New Roman" w:cs="Times New Roman"/>
                  <w:b/>
                  <w:color w:val="000000"/>
                  <w:sz w:val="16"/>
                  <w:szCs w:val="16"/>
                  <w:lang w:eastAsia="en-CA"/>
                  <w:rPrChange w:id="204" w:author="Tom Carruthers" w:date="2017-03-15T12:37:00Z">
                    <w:rPr>
                      <w:rFonts w:ascii="Times New Roman" w:eastAsia="Times New Roman" w:hAnsi="Times New Roman" w:cs="Times New Roman"/>
                      <w:b/>
                      <w:color w:val="000000"/>
                      <w:sz w:val="19"/>
                      <w:szCs w:val="19"/>
                      <w:lang w:eastAsia="en-CA"/>
                    </w:rPr>
                  </w:rPrChange>
                </w:rPr>
                <w:delText xml:space="preserve">1 </w:delText>
              </w:r>
              <w:r w:rsidR="00355A2F" w:rsidRPr="008877EE" w:rsidDel="00BE2EBA">
                <w:rPr>
                  <w:rFonts w:ascii="Times New Roman" w:eastAsia="Times New Roman" w:hAnsi="Times New Roman" w:cs="Times New Roman"/>
                  <w:b/>
                  <w:color w:val="000000"/>
                  <w:sz w:val="16"/>
                  <w:szCs w:val="16"/>
                  <w:lang w:eastAsia="en-CA"/>
                  <w:rPrChange w:id="205" w:author="Tom Carruthers" w:date="2017-03-15T12:37:00Z">
                    <w:rPr>
                      <w:rFonts w:ascii="Times New Roman" w:eastAsia="Times New Roman" w:hAnsi="Times New Roman" w:cs="Times New Roman"/>
                      <w:b/>
                      <w:color w:val="000000"/>
                      <w:sz w:val="19"/>
                      <w:szCs w:val="19"/>
                      <w:lang w:eastAsia="en-CA"/>
                    </w:rPr>
                  </w:rPrChange>
                </w:rPr>
                <w:delText xml:space="preserve"> </w:delText>
              </w:r>
              <w:r w:rsidRPr="008877EE" w:rsidDel="00BE2EBA">
                <w:rPr>
                  <w:rFonts w:ascii="Times New Roman" w:eastAsia="Times New Roman" w:hAnsi="Times New Roman" w:cs="Times New Roman"/>
                  <w:b/>
                  <w:color w:val="000000"/>
                  <w:sz w:val="16"/>
                  <w:szCs w:val="16"/>
                  <w:lang w:eastAsia="en-CA"/>
                  <w:rPrChange w:id="206" w:author="Tom Carruthers" w:date="2017-03-15T12:37:00Z">
                    <w:rPr>
                      <w:rFonts w:ascii="Times New Roman" w:eastAsia="Times New Roman" w:hAnsi="Times New Roman" w:cs="Times New Roman"/>
                      <w:b/>
                      <w:color w:val="000000"/>
                      <w:sz w:val="19"/>
                      <w:szCs w:val="19"/>
                      <w:lang w:eastAsia="en-CA"/>
                    </w:rPr>
                  </w:rPrChange>
                </w:rPr>
                <w:delText xml:space="preserve">   </w:delText>
              </w:r>
              <w:r w:rsidR="00355A2F" w:rsidRPr="008877EE" w:rsidDel="00BE2EBA">
                <w:rPr>
                  <w:rFonts w:ascii="Times New Roman" w:eastAsia="Times New Roman" w:hAnsi="Times New Roman" w:cs="Times New Roman"/>
                  <w:b/>
                  <w:color w:val="000000"/>
                  <w:sz w:val="16"/>
                  <w:szCs w:val="16"/>
                  <w:lang w:eastAsia="en-CA"/>
                  <w:rPrChange w:id="207"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id="208" w:author="Administrator" w:date="2016-11-05T10:45:00Z">
              <w:r w:rsidR="00BE2EBA" w:rsidRPr="008877EE">
                <w:rPr>
                  <w:rFonts w:ascii="Times New Roman" w:eastAsia="Times New Roman" w:hAnsi="Times New Roman" w:cs="Times New Roman"/>
                  <w:b/>
                  <w:color w:val="000000"/>
                  <w:sz w:val="16"/>
                  <w:szCs w:val="16"/>
                  <w:lang w:eastAsia="en-CA"/>
                  <w:rPrChange w:id="209" w:author="Tom Carruthers" w:date="2017-03-15T12:37:00Z">
                    <w:rPr>
                      <w:rFonts w:ascii="Times New Roman" w:eastAsia="Times New Roman" w:hAnsi="Times New Roman" w:cs="Times New Roman"/>
                      <w:b/>
                      <w:color w:val="000000"/>
                      <w:sz w:val="19"/>
                      <w:szCs w:val="19"/>
                      <w:lang w:eastAsia="en-CA"/>
                    </w:rPr>
                  </w:rPrChange>
                </w:rPr>
                <w:t xml:space="preserve">0  </w:t>
              </w:r>
              <w:del w:id="210" w:author="Tom Carruthers" w:date="2017-03-15T12:34:00Z">
                <w:r w:rsidR="00BE2EBA" w:rsidRPr="008877EE" w:rsidDel="008877EE">
                  <w:rPr>
                    <w:rFonts w:ascii="Times New Roman" w:eastAsia="Times New Roman" w:hAnsi="Times New Roman" w:cs="Times New Roman"/>
                    <w:b/>
                    <w:color w:val="000000"/>
                    <w:sz w:val="16"/>
                    <w:szCs w:val="16"/>
                    <w:lang w:eastAsia="en-CA"/>
                    <w:rPrChange w:id="211"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12" w:author="Tom Carruthers" w:date="2017-03-15T12:39:00Z">
                <w:r w:rsidR="00BE2EBA" w:rsidRPr="008877EE" w:rsidDel="008877EE">
                  <w:rPr>
                    <w:rFonts w:ascii="Times New Roman" w:eastAsia="Times New Roman" w:hAnsi="Times New Roman" w:cs="Times New Roman"/>
                    <w:b/>
                    <w:color w:val="000000"/>
                    <w:sz w:val="16"/>
                    <w:szCs w:val="16"/>
                    <w:lang w:eastAsia="en-CA"/>
                    <w:rPrChange w:id="213"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14" w:author="Tom Carruthers" w:date="2017-03-15T12:32:00Z">
                <w:r w:rsidR="00BE2EBA" w:rsidRPr="008877EE" w:rsidDel="008877EE">
                  <w:rPr>
                    <w:rFonts w:ascii="Times New Roman" w:eastAsia="Times New Roman" w:hAnsi="Times New Roman" w:cs="Times New Roman"/>
                    <w:b/>
                    <w:color w:val="000000"/>
                    <w:sz w:val="16"/>
                    <w:szCs w:val="16"/>
                    <w:lang w:eastAsia="en-CA"/>
                    <w:rPrChange w:id="215"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ins w:id="216" w:author="Administrator" w:date="2016-11-05T10:46:00Z">
              <w:r w:rsidR="00BE2EBA" w:rsidRPr="008877EE">
                <w:rPr>
                  <w:rFonts w:ascii="Times New Roman" w:eastAsia="Times New Roman" w:hAnsi="Times New Roman" w:cs="Times New Roman"/>
                  <w:b/>
                  <w:color w:val="000000"/>
                  <w:sz w:val="16"/>
                  <w:szCs w:val="16"/>
                  <w:lang w:eastAsia="en-CA"/>
                  <w:rPrChange w:id="217" w:author="Tom Carruthers" w:date="2017-03-15T12:37:00Z">
                    <w:rPr>
                      <w:rFonts w:ascii="Times New Roman" w:eastAsia="Times New Roman" w:hAnsi="Times New Roman" w:cs="Times New Roman"/>
                      <w:b/>
                      <w:color w:val="000000"/>
                      <w:sz w:val="19"/>
                      <w:szCs w:val="19"/>
                      <w:lang w:eastAsia="en-CA"/>
                    </w:rPr>
                  </w:rPrChange>
                </w:rPr>
                <w:t>1</w:t>
              </w:r>
            </w:ins>
            <w:del w:id="218" w:author="Administrator" w:date="2016-11-05T10:46:00Z">
              <w:r w:rsidR="00355A2F" w:rsidRPr="008877EE" w:rsidDel="00BE2EBA">
                <w:rPr>
                  <w:rFonts w:ascii="Times New Roman" w:eastAsia="Times New Roman" w:hAnsi="Times New Roman" w:cs="Times New Roman"/>
                  <w:b/>
                  <w:color w:val="000000"/>
                  <w:sz w:val="16"/>
                  <w:szCs w:val="16"/>
                  <w:lang w:eastAsia="en-CA"/>
                  <w:rPrChange w:id="219" w:author="Tom Carruthers" w:date="2017-03-15T12:37:00Z">
                    <w:rPr>
                      <w:rFonts w:ascii="Times New Roman" w:eastAsia="Times New Roman" w:hAnsi="Times New Roman" w:cs="Times New Roman"/>
                      <w:b/>
                      <w:color w:val="000000"/>
                      <w:sz w:val="19"/>
                      <w:szCs w:val="19"/>
                      <w:lang w:eastAsia="en-CA"/>
                    </w:rPr>
                  </w:rPrChange>
                </w:rPr>
                <w:delText>2</w:delText>
              </w:r>
            </w:del>
            <w:r w:rsidR="00355A2F" w:rsidRPr="008877EE">
              <w:rPr>
                <w:rFonts w:ascii="Times New Roman" w:eastAsia="Times New Roman" w:hAnsi="Times New Roman" w:cs="Times New Roman"/>
                <w:b/>
                <w:color w:val="000000"/>
                <w:sz w:val="16"/>
                <w:szCs w:val="16"/>
                <w:lang w:eastAsia="en-CA"/>
                <w:rPrChange w:id="220" w:author="Tom Carruthers" w:date="2017-03-15T12:37:00Z">
                  <w:rPr>
                    <w:rFonts w:ascii="Times New Roman" w:eastAsia="Times New Roman" w:hAnsi="Times New Roman" w:cs="Times New Roman"/>
                    <w:b/>
                    <w:color w:val="000000"/>
                    <w:sz w:val="19"/>
                    <w:szCs w:val="19"/>
                    <w:lang w:eastAsia="en-CA"/>
                  </w:rPr>
                </w:rPrChange>
              </w:rPr>
              <w:t xml:space="preserve">  </w:t>
            </w:r>
            <w:del w:id="221" w:author="Tom Carruthers" w:date="2017-03-15T12:39:00Z">
              <w:r w:rsidR="00355A2F" w:rsidRPr="008877EE" w:rsidDel="008877EE">
                <w:rPr>
                  <w:rFonts w:ascii="Times New Roman" w:eastAsia="Times New Roman" w:hAnsi="Times New Roman" w:cs="Times New Roman"/>
                  <w:b/>
                  <w:color w:val="000000"/>
                  <w:sz w:val="16"/>
                  <w:szCs w:val="16"/>
                  <w:lang w:eastAsia="en-CA"/>
                  <w:rPrChange w:id="222"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23" w:author="Tom Carruthers" w:date="2017-03-15T12:32:00Z">
              <w:r w:rsidR="00355A2F" w:rsidRPr="008877EE" w:rsidDel="008877EE">
                <w:rPr>
                  <w:rFonts w:ascii="Times New Roman" w:eastAsia="Times New Roman" w:hAnsi="Times New Roman" w:cs="Times New Roman"/>
                  <w:b/>
                  <w:color w:val="000000"/>
                  <w:sz w:val="16"/>
                  <w:szCs w:val="16"/>
                  <w:lang w:eastAsia="en-CA"/>
                  <w:rPrChange w:id="224"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25" w:author="Tom Carruthers" w:date="2017-03-15T12:39:00Z">
              <w:r w:rsidR="00355A2F" w:rsidRPr="008877EE" w:rsidDel="008877EE">
                <w:rPr>
                  <w:rFonts w:ascii="Times New Roman" w:eastAsia="Times New Roman" w:hAnsi="Times New Roman" w:cs="Times New Roman"/>
                  <w:b/>
                  <w:color w:val="000000"/>
                  <w:sz w:val="16"/>
                  <w:szCs w:val="16"/>
                  <w:lang w:eastAsia="en-CA"/>
                  <w:rPrChange w:id="226"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27" w:author="Administrator" w:date="2016-11-05T10:46:00Z">
              <w:r w:rsidR="00355A2F" w:rsidRPr="008877EE" w:rsidDel="00BE2EBA">
                <w:rPr>
                  <w:rFonts w:ascii="Times New Roman" w:eastAsia="Times New Roman" w:hAnsi="Times New Roman" w:cs="Times New Roman"/>
                  <w:b/>
                  <w:color w:val="000000"/>
                  <w:sz w:val="16"/>
                  <w:szCs w:val="16"/>
                  <w:lang w:eastAsia="en-CA"/>
                  <w:rPrChange w:id="228" w:author="Tom Carruthers" w:date="2017-03-15T12:37:00Z">
                    <w:rPr>
                      <w:rFonts w:ascii="Times New Roman" w:eastAsia="Times New Roman" w:hAnsi="Times New Roman" w:cs="Times New Roman"/>
                      <w:b/>
                      <w:color w:val="000000"/>
                      <w:sz w:val="19"/>
                      <w:szCs w:val="19"/>
                      <w:lang w:eastAsia="en-CA"/>
                    </w:rPr>
                  </w:rPrChange>
                </w:rPr>
                <w:delText xml:space="preserve">3 </w:delText>
              </w:r>
              <w:r w:rsidRPr="008877EE" w:rsidDel="00BE2EBA">
                <w:rPr>
                  <w:rFonts w:ascii="Times New Roman" w:eastAsia="Times New Roman" w:hAnsi="Times New Roman" w:cs="Times New Roman"/>
                  <w:b/>
                  <w:color w:val="000000"/>
                  <w:sz w:val="16"/>
                  <w:szCs w:val="16"/>
                  <w:lang w:eastAsia="en-CA"/>
                  <w:rPrChange w:id="229" w:author="Tom Carruthers" w:date="2017-03-15T12:37:00Z">
                    <w:rPr>
                      <w:rFonts w:ascii="Times New Roman" w:eastAsia="Times New Roman" w:hAnsi="Times New Roman" w:cs="Times New Roman"/>
                      <w:b/>
                      <w:color w:val="000000"/>
                      <w:sz w:val="19"/>
                      <w:szCs w:val="19"/>
                      <w:lang w:eastAsia="en-CA"/>
                    </w:rPr>
                  </w:rPrChange>
                </w:rPr>
                <w:delText xml:space="preserve"> </w:delText>
              </w:r>
              <w:r w:rsidR="00355A2F" w:rsidRPr="008877EE" w:rsidDel="00BE2EBA">
                <w:rPr>
                  <w:rFonts w:ascii="Times New Roman" w:eastAsia="Times New Roman" w:hAnsi="Times New Roman" w:cs="Times New Roman"/>
                  <w:b/>
                  <w:color w:val="000000"/>
                  <w:sz w:val="16"/>
                  <w:szCs w:val="16"/>
                  <w:lang w:eastAsia="en-CA"/>
                  <w:rPrChange w:id="230" w:author="Tom Carruthers" w:date="2017-03-15T12:37:00Z">
                    <w:rPr>
                      <w:rFonts w:ascii="Times New Roman" w:eastAsia="Times New Roman" w:hAnsi="Times New Roman" w:cs="Times New Roman"/>
                      <w:b/>
                      <w:color w:val="000000"/>
                      <w:sz w:val="19"/>
                      <w:szCs w:val="19"/>
                      <w:lang w:eastAsia="en-CA"/>
                    </w:rPr>
                  </w:rPrChange>
                </w:rPr>
                <w:delText xml:space="preserve">    </w:delText>
              </w:r>
              <w:r w:rsidR="00D31F40" w:rsidRPr="008877EE" w:rsidDel="00BE2EBA">
                <w:rPr>
                  <w:rFonts w:ascii="Times New Roman" w:eastAsia="Times New Roman" w:hAnsi="Times New Roman" w:cs="Times New Roman"/>
                  <w:b/>
                  <w:color w:val="000000"/>
                  <w:sz w:val="16"/>
                  <w:szCs w:val="16"/>
                  <w:lang w:eastAsia="en-CA"/>
                  <w:rPrChange w:id="231" w:author="Tom Carruthers" w:date="2017-03-15T12:37:00Z">
                    <w:rPr>
                      <w:rFonts w:ascii="Times New Roman" w:eastAsia="Times New Roman" w:hAnsi="Times New Roman" w:cs="Times New Roman"/>
                      <w:b/>
                      <w:color w:val="000000"/>
                      <w:sz w:val="19"/>
                      <w:szCs w:val="19"/>
                      <w:lang w:eastAsia="en-CA"/>
                    </w:rPr>
                  </w:rPrChange>
                </w:rPr>
                <w:delText xml:space="preserve"> </w:delText>
              </w:r>
            </w:del>
            <w:commentRangeEnd w:id="200"/>
            <w:ins w:id="232" w:author="Administrator" w:date="2016-11-05T10:46:00Z">
              <w:r w:rsidR="00BE2EBA" w:rsidRPr="008877EE">
                <w:rPr>
                  <w:rFonts w:ascii="Times New Roman" w:eastAsia="Times New Roman" w:hAnsi="Times New Roman" w:cs="Times New Roman"/>
                  <w:b/>
                  <w:color w:val="000000"/>
                  <w:sz w:val="16"/>
                  <w:szCs w:val="16"/>
                  <w:lang w:eastAsia="en-CA"/>
                  <w:rPrChange w:id="233" w:author="Tom Carruthers" w:date="2017-03-15T12:37:00Z">
                    <w:rPr>
                      <w:rFonts w:ascii="Times New Roman" w:eastAsia="Times New Roman" w:hAnsi="Times New Roman" w:cs="Times New Roman"/>
                      <w:b/>
                      <w:color w:val="000000"/>
                      <w:sz w:val="19"/>
                      <w:szCs w:val="19"/>
                      <w:lang w:eastAsia="en-CA"/>
                    </w:rPr>
                  </w:rPrChange>
                </w:rPr>
                <w:t xml:space="preserve">2   </w:t>
              </w:r>
              <w:del w:id="234" w:author="Tom Carruthers" w:date="2017-03-15T12:34:00Z">
                <w:r w:rsidR="00BE2EBA" w:rsidRPr="008877EE" w:rsidDel="008877EE">
                  <w:rPr>
                    <w:rFonts w:ascii="Times New Roman" w:eastAsia="Times New Roman" w:hAnsi="Times New Roman" w:cs="Times New Roman"/>
                    <w:b/>
                    <w:color w:val="000000"/>
                    <w:sz w:val="16"/>
                    <w:szCs w:val="16"/>
                    <w:lang w:eastAsia="en-CA"/>
                    <w:rPrChange w:id="235" w:author="Tom Carruthers" w:date="2017-03-15T12:37:00Z">
                      <w:rPr>
                        <w:rFonts w:ascii="Times New Roman" w:eastAsia="Times New Roman" w:hAnsi="Times New Roman" w:cs="Times New Roman"/>
                        <w:b/>
                        <w:color w:val="000000"/>
                        <w:sz w:val="19"/>
                        <w:szCs w:val="19"/>
                        <w:lang w:eastAsia="en-CA"/>
                      </w:rPr>
                    </w:rPrChange>
                  </w:rPr>
                  <w:delText xml:space="preserve">  </w:delText>
                </w:r>
              </w:del>
              <w:r w:rsidR="00BE2EBA" w:rsidRPr="008877EE">
                <w:rPr>
                  <w:rFonts w:ascii="Times New Roman" w:eastAsia="Times New Roman" w:hAnsi="Times New Roman" w:cs="Times New Roman"/>
                  <w:b/>
                  <w:color w:val="000000"/>
                  <w:sz w:val="16"/>
                  <w:szCs w:val="16"/>
                  <w:lang w:eastAsia="en-CA"/>
                  <w:rPrChange w:id="236" w:author="Tom Carruthers" w:date="2017-03-15T12:37:00Z">
                    <w:rPr>
                      <w:rFonts w:ascii="Times New Roman" w:eastAsia="Times New Roman" w:hAnsi="Times New Roman" w:cs="Times New Roman"/>
                      <w:b/>
                      <w:color w:val="000000"/>
                      <w:sz w:val="19"/>
                      <w:szCs w:val="19"/>
                      <w:lang w:eastAsia="en-CA"/>
                    </w:rPr>
                  </w:rPrChange>
                </w:rPr>
                <w:t xml:space="preserve">  </w:t>
              </w:r>
            </w:ins>
            <w:r w:rsidR="00BE2EBA" w:rsidRPr="008877EE">
              <w:rPr>
                <w:rStyle w:val="CommentReference"/>
              </w:rPr>
              <w:commentReference w:id="200"/>
            </w:r>
            <w:del w:id="237" w:author="Administrator" w:date="2016-11-05T10:46:00Z">
              <w:r w:rsidR="00355A2F" w:rsidRPr="008877EE" w:rsidDel="00BE2EBA">
                <w:rPr>
                  <w:rFonts w:ascii="Times New Roman" w:eastAsia="Times New Roman" w:hAnsi="Times New Roman" w:cs="Times New Roman"/>
                  <w:b/>
                  <w:color w:val="000000"/>
                  <w:sz w:val="16"/>
                  <w:szCs w:val="16"/>
                  <w:lang w:eastAsia="en-CA"/>
                  <w:rPrChange w:id="238" w:author="Tom Carruthers" w:date="2017-03-15T12:37:00Z">
                    <w:rPr>
                      <w:rFonts w:ascii="Times New Roman" w:eastAsia="Times New Roman" w:hAnsi="Times New Roman" w:cs="Times New Roman"/>
                      <w:b/>
                      <w:color w:val="000000"/>
                      <w:sz w:val="19"/>
                      <w:szCs w:val="19"/>
                      <w:lang w:eastAsia="en-CA"/>
                    </w:rPr>
                  </w:rPrChange>
                </w:rPr>
                <w:delText xml:space="preserve">4       </w:delText>
              </w:r>
            </w:del>
            <w:ins w:id="239" w:author="Administrator" w:date="2016-11-05T10:46:00Z">
              <w:r w:rsidR="00BE2EBA" w:rsidRPr="008877EE">
                <w:rPr>
                  <w:rFonts w:ascii="Times New Roman" w:eastAsia="Times New Roman" w:hAnsi="Times New Roman" w:cs="Times New Roman"/>
                  <w:b/>
                  <w:color w:val="000000"/>
                  <w:sz w:val="16"/>
                  <w:szCs w:val="16"/>
                  <w:lang w:eastAsia="en-CA"/>
                  <w:rPrChange w:id="240" w:author="Tom Carruthers" w:date="2017-03-15T12:37:00Z">
                    <w:rPr>
                      <w:rFonts w:ascii="Times New Roman" w:eastAsia="Times New Roman" w:hAnsi="Times New Roman" w:cs="Times New Roman"/>
                      <w:b/>
                      <w:color w:val="000000"/>
                      <w:sz w:val="19"/>
                      <w:szCs w:val="19"/>
                      <w:lang w:eastAsia="en-CA"/>
                    </w:rPr>
                  </w:rPrChange>
                </w:rPr>
                <w:t xml:space="preserve">3      </w:t>
              </w:r>
              <w:del w:id="241" w:author="Tom Carruthers" w:date="2017-03-15T12:35:00Z">
                <w:r w:rsidR="00BE2EBA" w:rsidRPr="008877EE" w:rsidDel="008877EE">
                  <w:rPr>
                    <w:rFonts w:ascii="Times New Roman" w:eastAsia="Times New Roman" w:hAnsi="Times New Roman" w:cs="Times New Roman"/>
                    <w:b/>
                    <w:color w:val="000000"/>
                    <w:sz w:val="16"/>
                    <w:szCs w:val="16"/>
                    <w:lang w:eastAsia="en-CA"/>
                    <w:rPrChange w:id="242"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del w:id="243" w:author="Administrator" w:date="2016-11-05T10:46:00Z">
              <w:r w:rsidR="00355A2F" w:rsidRPr="008877EE" w:rsidDel="00BE2EBA">
                <w:rPr>
                  <w:rFonts w:ascii="Times New Roman" w:eastAsia="Times New Roman" w:hAnsi="Times New Roman" w:cs="Times New Roman"/>
                  <w:b/>
                  <w:color w:val="000000"/>
                  <w:sz w:val="16"/>
                  <w:szCs w:val="16"/>
                  <w:lang w:eastAsia="en-CA"/>
                  <w:rPrChange w:id="244" w:author="Tom Carruthers" w:date="2017-03-15T12:37:00Z">
                    <w:rPr>
                      <w:rFonts w:ascii="Times New Roman" w:eastAsia="Times New Roman" w:hAnsi="Times New Roman" w:cs="Times New Roman"/>
                      <w:b/>
                      <w:color w:val="000000"/>
                      <w:sz w:val="19"/>
                      <w:szCs w:val="19"/>
                      <w:lang w:eastAsia="en-CA"/>
                    </w:rPr>
                  </w:rPrChange>
                </w:rPr>
                <w:delText xml:space="preserve">5       </w:delText>
              </w:r>
            </w:del>
            <w:ins w:id="245" w:author="Administrator" w:date="2016-11-05T10:46:00Z">
              <w:r w:rsidR="00BE2EBA" w:rsidRPr="008877EE">
                <w:rPr>
                  <w:rFonts w:ascii="Times New Roman" w:eastAsia="Times New Roman" w:hAnsi="Times New Roman" w:cs="Times New Roman"/>
                  <w:b/>
                  <w:color w:val="000000"/>
                  <w:sz w:val="16"/>
                  <w:szCs w:val="16"/>
                  <w:lang w:eastAsia="en-CA"/>
                  <w:rPrChange w:id="246" w:author="Tom Carruthers" w:date="2017-03-15T12:37:00Z">
                    <w:rPr>
                      <w:rFonts w:ascii="Times New Roman" w:eastAsia="Times New Roman" w:hAnsi="Times New Roman" w:cs="Times New Roman"/>
                      <w:b/>
                      <w:color w:val="000000"/>
                      <w:sz w:val="19"/>
                      <w:szCs w:val="19"/>
                      <w:lang w:eastAsia="en-CA"/>
                    </w:rPr>
                  </w:rPrChange>
                </w:rPr>
                <w:t xml:space="preserve">4   </w:t>
              </w:r>
            </w:ins>
            <w:ins w:id="247" w:author="Tom Carruthers" w:date="2017-03-15T12:35:00Z">
              <w:r w:rsidR="008877EE" w:rsidRPr="008877EE">
                <w:rPr>
                  <w:rFonts w:ascii="Times New Roman" w:eastAsia="Times New Roman" w:hAnsi="Times New Roman" w:cs="Times New Roman"/>
                  <w:b/>
                  <w:color w:val="000000"/>
                  <w:sz w:val="16"/>
                  <w:szCs w:val="16"/>
                  <w:lang w:eastAsia="en-CA"/>
                  <w:rPrChange w:id="248" w:author="Tom Carruthers" w:date="2017-03-15T12:37:00Z">
                    <w:rPr>
                      <w:rFonts w:ascii="Times New Roman" w:eastAsia="Times New Roman" w:hAnsi="Times New Roman" w:cs="Times New Roman"/>
                      <w:b/>
                      <w:color w:val="000000"/>
                      <w:sz w:val="19"/>
                      <w:szCs w:val="19"/>
                      <w:lang w:eastAsia="en-CA"/>
                    </w:rPr>
                  </w:rPrChange>
                </w:rPr>
                <w:t xml:space="preserve"> </w:t>
              </w:r>
            </w:ins>
            <w:ins w:id="249" w:author="Administrator" w:date="2016-11-05T10:46:00Z">
              <w:del w:id="250" w:author="Tom Carruthers" w:date="2017-03-15T12:35:00Z">
                <w:r w:rsidR="00BE2EBA" w:rsidRPr="008877EE" w:rsidDel="008877EE">
                  <w:rPr>
                    <w:rFonts w:ascii="Times New Roman" w:eastAsia="Times New Roman" w:hAnsi="Times New Roman" w:cs="Times New Roman"/>
                    <w:b/>
                    <w:color w:val="000000"/>
                    <w:sz w:val="16"/>
                    <w:szCs w:val="16"/>
                    <w:lang w:eastAsia="en-CA"/>
                    <w:rPrChange w:id="251"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del w:id="252" w:author="Administrator" w:date="2016-11-05T10:47:00Z">
              <w:r w:rsidR="00355A2F" w:rsidRPr="008877EE" w:rsidDel="00BE2EBA">
                <w:rPr>
                  <w:rFonts w:ascii="Times New Roman" w:eastAsia="Times New Roman" w:hAnsi="Times New Roman" w:cs="Times New Roman"/>
                  <w:b/>
                  <w:color w:val="000000"/>
                  <w:sz w:val="16"/>
                  <w:szCs w:val="16"/>
                  <w:lang w:eastAsia="en-CA"/>
                  <w:rPrChange w:id="253" w:author="Tom Carruthers" w:date="2017-03-15T12:37:00Z">
                    <w:rPr>
                      <w:rFonts w:ascii="Times New Roman" w:eastAsia="Times New Roman" w:hAnsi="Times New Roman" w:cs="Times New Roman"/>
                      <w:b/>
                      <w:color w:val="000000"/>
                      <w:sz w:val="19"/>
                      <w:szCs w:val="19"/>
                      <w:lang w:eastAsia="en-CA"/>
                    </w:rPr>
                  </w:rPrChange>
                </w:rPr>
                <w:delText xml:space="preserve">6       </w:delText>
              </w:r>
            </w:del>
            <w:ins w:id="254" w:author="Administrator" w:date="2016-11-05T10:47:00Z">
              <w:r w:rsidR="00BE2EBA" w:rsidRPr="008877EE">
                <w:rPr>
                  <w:rFonts w:ascii="Times New Roman" w:eastAsia="Times New Roman" w:hAnsi="Times New Roman" w:cs="Times New Roman"/>
                  <w:b/>
                  <w:color w:val="000000"/>
                  <w:sz w:val="16"/>
                  <w:szCs w:val="16"/>
                  <w:lang w:eastAsia="en-CA"/>
                  <w:rPrChange w:id="255" w:author="Tom Carruthers" w:date="2017-03-15T12:37:00Z">
                    <w:rPr>
                      <w:rFonts w:ascii="Times New Roman" w:eastAsia="Times New Roman" w:hAnsi="Times New Roman" w:cs="Times New Roman"/>
                      <w:b/>
                      <w:color w:val="000000"/>
                      <w:sz w:val="19"/>
                      <w:szCs w:val="19"/>
                      <w:lang w:eastAsia="en-CA"/>
                    </w:rPr>
                  </w:rPrChange>
                </w:rPr>
                <w:t xml:space="preserve">5  </w:t>
              </w:r>
              <w:del w:id="256" w:author="Tom Carruthers" w:date="2017-03-15T12:41:00Z">
                <w:r w:rsidR="00BE2EBA" w:rsidRPr="008877EE" w:rsidDel="008877EE">
                  <w:rPr>
                    <w:rFonts w:ascii="Times New Roman" w:eastAsia="Times New Roman" w:hAnsi="Times New Roman" w:cs="Times New Roman"/>
                    <w:b/>
                    <w:color w:val="000000"/>
                    <w:sz w:val="16"/>
                    <w:szCs w:val="16"/>
                    <w:lang w:eastAsia="en-CA"/>
                    <w:rPrChange w:id="257"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ins w:id="258" w:author="Tom Carruthers" w:date="2017-03-15T12:36:00Z">
              <w:r w:rsidR="008877EE" w:rsidRPr="008877EE">
                <w:rPr>
                  <w:rFonts w:ascii="Times New Roman" w:eastAsia="Times New Roman" w:hAnsi="Times New Roman" w:cs="Times New Roman"/>
                  <w:b/>
                  <w:color w:val="000000"/>
                  <w:sz w:val="16"/>
                  <w:szCs w:val="16"/>
                  <w:lang w:eastAsia="en-CA"/>
                  <w:rPrChange w:id="259" w:author="Tom Carruthers" w:date="2017-03-15T12:37:00Z">
                    <w:rPr>
                      <w:rFonts w:ascii="Times New Roman" w:eastAsia="Times New Roman" w:hAnsi="Times New Roman" w:cs="Times New Roman"/>
                      <w:b/>
                      <w:color w:val="000000"/>
                      <w:sz w:val="19"/>
                      <w:szCs w:val="19"/>
                      <w:lang w:eastAsia="en-CA"/>
                    </w:rPr>
                  </w:rPrChange>
                </w:rPr>
                <w:t xml:space="preserve"> </w:t>
              </w:r>
            </w:ins>
            <w:ins w:id="260" w:author="Administrator" w:date="2016-11-05T10:47:00Z">
              <w:del w:id="261" w:author="Tom Carruthers" w:date="2017-03-15T12:36:00Z">
                <w:r w:rsidR="00BE2EBA" w:rsidRPr="008877EE" w:rsidDel="008877EE">
                  <w:rPr>
                    <w:rFonts w:ascii="Times New Roman" w:eastAsia="Times New Roman" w:hAnsi="Times New Roman" w:cs="Times New Roman"/>
                    <w:b/>
                    <w:color w:val="000000"/>
                    <w:sz w:val="16"/>
                    <w:szCs w:val="16"/>
                    <w:lang w:eastAsia="en-CA"/>
                    <w:rPrChange w:id="262"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63" w:author="Tom Carruthers" w:date="2017-03-15T12:33:00Z">
                <w:r w:rsidR="00BE2EBA" w:rsidRPr="008877EE" w:rsidDel="008877EE">
                  <w:rPr>
                    <w:rFonts w:ascii="Times New Roman" w:eastAsia="Times New Roman" w:hAnsi="Times New Roman" w:cs="Times New Roman"/>
                    <w:b/>
                    <w:color w:val="000000"/>
                    <w:sz w:val="16"/>
                    <w:szCs w:val="16"/>
                    <w:lang w:eastAsia="en-CA"/>
                    <w:rPrChange w:id="264"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65" w:author="Tom Carruthers" w:date="2017-03-15T12:36:00Z">
                <w:r w:rsidR="00BE2EBA" w:rsidRPr="008877EE" w:rsidDel="008877EE">
                  <w:rPr>
                    <w:rFonts w:ascii="Times New Roman" w:eastAsia="Times New Roman" w:hAnsi="Times New Roman" w:cs="Times New Roman"/>
                    <w:b/>
                    <w:color w:val="000000"/>
                    <w:sz w:val="16"/>
                    <w:szCs w:val="16"/>
                    <w:lang w:eastAsia="en-CA"/>
                    <w:rPrChange w:id="266"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del w:id="267" w:author="Administrator" w:date="2016-11-05T10:47:00Z">
              <w:r w:rsidR="00355A2F" w:rsidRPr="008877EE" w:rsidDel="00BE2EBA">
                <w:rPr>
                  <w:rFonts w:ascii="Times New Roman" w:eastAsia="Times New Roman" w:hAnsi="Times New Roman" w:cs="Times New Roman"/>
                  <w:b/>
                  <w:color w:val="000000"/>
                  <w:sz w:val="16"/>
                  <w:szCs w:val="16"/>
                  <w:lang w:eastAsia="en-CA"/>
                  <w:rPrChange w:id="268" w:author="Tom Carruthers" w:date="2017-03-15T12:37:00Z">
                    <w:rPr>
                      <w:rFonts w:ascii="Times New Roman" w:eastAsia="Times New Roman" w:hAnsi="Times New Roman" w:cs="Times New Roman"/>
                      <w:b/>
                      <w:color w:val="000000"/>
                      <w:sz w:val="19"/>
                      <w:szCs w:val="19"/>
                      <w:lang w:eastAsia="en-CA"/>
                    </w:rPr>
                  </w:rPrChange>
                </w:rPr>
                <w:delText xml:space="preserve">7       </w:delText>
              </w:r>
            </w:del>
            <w:ins w:id="269" w:author="Administrator" w:date="2016-11-05T10:47:00Z">
              <w:r w:rsidR="00BE2EBA" w:rsidRPr="008877EE">
                <w:rPr>
                  <w:rFonts w:ascii="Times New Roman" w:eastAsia="Times New Roman" w:hAnsi="Times New Roman" w:cs="Times New Roman"/>
                  <w:b/>
                  <w:color w:val="000000"/>
                  <w:sz w:val="16"/>
                  <w:szCs w:val="16"/>
                  <w:lang w:eastAsia="en-CA"/>
                  <w:rPrChange w:id="270" w:author="Tom Carruthers" w:date="2017-03-15T12:37:00Z">
                    <w:rPr>
                      <w:rFonts w:ascii="Times New Roman" w:eastAsia="Times New Roman" w:hAnsi="Times New Roman" w:cs="Times New Roman"/>
                      <w:b/>
                      <w:color w:val="000000"/>
                      <w:sz w:val="19"/>
                      <w:szCs w:val="19"/>
                      <w:lang w:eastAsia="en-CA"/>
                    </w:rPr>
                  </w:rPrChange>
                </w:rPr>
                <w:t xml:space="preserve">6   </w:t>
              </w:r>
              <w:del w:id="271" w:author="Tom Carruthers" w:date="2017-03-15T12:36:00Z">
                <w:r w:rsidR="00BE2EBA" w:rsidRPr="008877EE" w:rsidDel="008877EE">
                  <w:rPr>
                    <w:rFonts w:ascii="Times New Roman" w:eastAsia="Times New Roman" w:hAnsi="Times New Roman" w:cs="Times New Roman"/>
                    <w:b/>
                    <w:color w:val="000000"/>
                    <w:sz w:val="16"/>
                    <w:szCs w:val="16"/>
                    <w:lang w:eastAsia="en-CA"/>
                    <w:rPrChange w:id="272"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73" w:author="Tom Carruthers" w:date="2017-03-15T12:41:00Z">
                <w:r w:rsidR="00BE2EBA" w:rsidRPr="008877EE" w:rsidDel="008877EE">
                  <w:rPr>
                    <w:rFonts w:ascii="Times New Roman" w:eastAsia="Times New Roman" w:hAnsi="Times New Roman" w:cs="Times New Roman"/>
                    <w:b/>
                    <w:color w:val="000000"/>
                    <w:sz w:val="16"/>
                    <w:szCs w:val="16"/>
                    <w:lang w:eastAsia="en-CA"/>
                    <w:rPrChange w:id="274"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del w:id="275" w:author="Administrator" w:date="2016-11-05T10:47:00Z">
              <w:r w:rsidR="00355A2F" w:rsidRPr="008877EE" w:rsidDel="00BE2EBA">
                <w:rPr>
                  <w:rFonts w:ascii="Times New Roman" w:eastAsia="Times New Roman" w:hAnsi="Times New Roman" w:cs="Times New Roman"/>
                  <w:b/>
                  <w:color w:val="000000"/>
                  <w:sz w:val="16"/>
                  <w:szCs w:val="16"/>
                  <w:lang w:eastAsia="en-CA"/>
                  <w:rPrChange w:id="276" w:author="Tom Carruthers" w:date="2017-03-15T12:37:00Z">
                    <w:rPr>
                      <w:rFonts w:ascii="Times New Roman" w:eastAsia="Times New Roman" w:hAnsi="Times New Roman" w:cs="Times New Roman"/>
                      <w:b/>
                      <w:color w:val="000000"/>
                      <w:sz w:val="19"/>
                      <w:szCs w:val="19"/>
                      <w:lang w:eastAsia="en-CA"/>
                    </w:rPr>
                  </w:rPrChange>
                </w:rPr>
                <w:delText xml:space="preserve">8       </w:delText>
              </w:r>
            </w:del>
            <w:ins w:id="277" w:author="Administrator" w:date="2016-11-05T10:47:00Z">
              <w:r w:rsidR="00BE2EBA" w:rsidRPr="008877EE">
                <w:rPr>
                  <w:rFonts w:ascii="Times New Roman" w:eastAsia="Times New Roman" w:hAnsi="Times New Roman" w:cs="Times New Roman"/>
                  <w:b/>
                  <w:color w:val="000000"/>
                  <w:sz w:val="16"/>
                  <w:szCs w:val="16"/>
                  <w:lang w:eastAsia="en-CA"/>
                  <w:rPrChange w:id="278" w:author="Tom Carruthers" w:date="2017-03-15T12:37:00Z">
                    <w:rPr>
                      <w:rFonts w:ascii="Times New Roman" w:eastAsia="Times New Roman" w:hAnsi="Times New Roman" w:cs="Times New Roman"/>
                      <w:b/>
                      <w:color w:val="000000"/>
                      <w:sz w:val="19"/>
                      <w:szCs w:val="19"/>
                      <w:lang w:eastAsia="en-CA"/>
                    </w:rPr>
                  </w:rPrChange>
                </w:rPr>
                <w:t xml:space="preserve">7 </w:t>
              </w:r>
              <w:del w:id="279" w:author="Tom Carruthers" w:date="2017-03-15T12:41:00Z">
                <w:r w:rsidR="00BE2EBA" w:rsidRPr="008877EE" w:rsidDel="008877EE">
                  <w:rPr>
                    <w:rFonts w:ascii="Times New Roman" w:eastAsia="Times New Roman" w:hAnsi="Times New Roman" w:cs="Times New Roman"/>
                    <w:b/>
                    <w:color w:val="000000"/>
                    <w:sz w:val="16"/>
                    <w:szCs w:val="16"/>
                    <w:lang w:eastAsia="en-CA"/>
                    <w:rPrChange w:id="280" w:author="Tom Carruthers" w:date="2017-03-15T12:37:00Z">
                      <w:rPr>
                        <w:rFonts w:ascii="Times New Roman" w:eastAsia="Times New Roman" w:hAnsi="Times New Roman" w:cs="Times New Roman"/>
                        <w:b/>
                        <w:color w:val="000000"/>
                        <w:sz w:val="19"/>
                        <w:szCs w:val="19"/>
                        <w:lang w:eastAsia="en-CA"/>
                      </w:rPr>
                    </w:rPrChange>
                  </w:rPr>
                  <w:delText xml:space="preserve">    </w:delText>
                </w:r>
              </w:del>
              <w:r w:rsidR="00BE2EBA" w:rsidRPr="008877EE">
                <w:rPr>
                  <w:rFonts w:ascii="Times New Roman" w:eastAsia="Times New Roman" w:hAnsi="Times New Roman" w:cs="Times New Roman"/>
                  <w:b/>
                  <w:color w:val="000000"/>
                  <w:sz w:val="16"/>
                  <w:szCs w:val="16"/>
                  <w:lang w:eastAsia="en-CA"/>
                  <w:rPrChange w:id="281" w:author="Tom Carruthers" w:date="2017-03-15T12:37:00Z">
                    <w:rPr>
                      <w:rFonts w:ascii="Times New Roman" w:eastAsia="Times New Roman" w:hAnsi="Times New Roman" w:cs="Times New Roman"/>
                      <w:b/>
                      <w:color w:val="000000"/>
                      <w:sz w:val="19"/>
                      <w:szCs w:val="19"/>
                      <w:lang w:eastAsia="en-CA"/>
                    </w:rPr>
                  </w:rPrChange>
                </w:rPr>
                <w:t xml:space="preserve">  </w:t>
              </w:r>
            </w:ins>
            <w:del w:id="282" w:author="Administrator" w:date="2016-11-05T10:47:00Z">
              <w:r w:rsidR="00355A2F" w:rsidRPr="008877EE" w:rsidDel="00BE2EBA">
                <w:rPr>
                  <w:rFonts w:ascii="Times New Roman" w:eastAsia="Times New Roman" w:hAnsi="Times New Roman" w:cs="Times New Roman"/>
                  <w:b/>
                  <w:color w:val="000000"/>
                  <w:sz w:val="16"/>
                  <w:szCs w:val="16"/>
                  <w:lang w:eastAsia="en-CA"/>
                  <w:rPrChange w:id="283" w:author="Tom Carruthers" w:date="2017-03-15T12:37:00Z">
                    <w:rPr>
                      <w:rFonts w:ascii="Times New Roman" w:eastAsia="Times New Roman" w:hAnsi="Times New Roman" w:cs="Times New Roman"/>
                      <w:b/>
                      <w:color w:val="000000"/>
                      <w:sz w:val="19"/>
                      <w:szCs w:val="19"/>
                      <w:lang w:eastAsia="en-CA"/>
                    </w:rPr>
                  </w:rPrChange>
                </w:rPr>
                <w:delText xml:space="preserve">9      </w:delText>
              </w:r>
            </w:del>
            <w:ins w:id="284" w:author="Administrator" w:date="2016-11-05T10:47:00Z">
              <w:r w:rsidR="00BE2EBA" w:rsidRPr="008877EE">
                <w:rPr>
                  <w:rFonts w:ascii="Times New Roman" w:eastAsia="Times New Roman" w:hAnsi="Times New Roman" w:cs="Times New Roman"/>
                  <w:b/>
                  <w:color w:val="000000"/>
                  <w:sz w:val="16"/>
                  <w:szCs w:val="16"/>
                  <w:lang w:eastAsia="en-CA"/>
                  <w:rPrChange w:id="285" w:author="Tom Carruthers" w:date="2017-03-15T12:37:00Z">
                    <w:rPr>
                      <w:rFonts w:ascii="Times New Roman" w:eastAsia="Times New Roman" w:hAnsi="Times New Roman" w:cs="Times New Roman"/>
                      <w:b/>
                      <w:color w:val="000000"/>
                      <w:sz w:val="19"/>
                      <w:szCs w:val="19"/>
                      <w:lang w:eastAsia="en-CA"/>
                    </w:rPr>
                  </w:rPrChange>
                </w:rPr>
                <w:t xml:space="preserve">8   </w:t>
              </w:r>
              <w:del w:id="286" w:author="Tom Carruthers" w:date="2017-03-15T12:35:00Z">
                <w:r w:rsidR="00BE2EBA" w:rsidRPr="008877EE" w:rsidDel="008877EE">
                  <w:rPr>
                    <w:rFonts w:ascii="Times New Roman" w:eastAsia="Times New Roman" w:hAnsi="Times New Roman" w:cs="Times New Roman"/>
                    <w:b/>
                    <w:color w:val="000000"/>
                    <w:sz w:val="16"/>
                    <w:szCs w:val="16"/>
                    <w:lang w:eastAsia="en-CA"/>
                    <w:rPrChange w:id="287"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ins w:id="288" w:author="Tom Carruthers" w:date="2017-03-15T12:34:00Z">
              <w:r w:rsidR="008877EE" w:rsidRPr="008877EE">
                <w:rPr>
                  <w:rFonts w:ascii="Times New Roman" w:eastAsia="Times New Roman" w:hAnsi="Times New Roman" w:cs="Times New Roman"/>
                  <w:b/>
                  <w:color w:val="000000"/>
                  <w:sz w:val="16"/>
                  <w:szCs w:val="16"/>
                  <w:lang w:eastAsia="en-CA"/>
                  <w:rPrChange w:id="289" w:author="Tom Carruthers" w:date="2017-03-15T12:37:00Z">
                    <w:rPr>
                      <w:rFonts w:ascii="Times New Roman" w:eastAsia="Times New Roman" w:hAnsi="Times New Roman" w:cs="Times New Roman"/>
                      <w:b/>
                      <w:color w:val="000000"/>
                      <w:sz w:val="19"/>
                      <w:szCs w:val="19"/>
                      <w:lang w:eastAsia="en-CA"/>
                    </w:rPr>
                  </w:rPrChange>
                </w:rPr>
                <w:t xml:space="preserve"> </w:t>
              </w:r>
            </w:ins>
            <w:ins w:id="290" w:author="Administrator" w:date="2016-11-05T10:47:00Z">
              <w:del w:id="291" w:author="Tom Carruthers" w:date="2017-03-15T12:41:00Z">
                <w:r w:rsidR="00BE2EBA" w:rsidRPr="008877EE" w:rsidDel="008877EE">
                  <w:rPr>
                    <w:rFonts w:ascii="Times New Roman" w:eastAsia="Times New Roman" w:hAnsi="Times New Roman" w:cs="Times New Roman"/>
                    <w:b/>
                    <w:color w:val="000000"/>
                    <w:sz w:val="16"/>
                    <w:szCs w:val="16"/>
                    <w:lang w:eastAsia="en-CA"/>
                    <w:rPrChange w:id="292"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ins w:id="293" w:author="Tom Carruthers" w:date="2017-03-15T12:34:00Z">
              <w:r w:rsidR="008877EE" w:rsidRPr="008877EE">
                <w:rPr>
                  <w:rFonts w:ascii="Times New Roman" w:eastAsia="Times New Roman" w:hAnsi="Times New Roman" w:cs="Times New Roman"/>
                  <w:b/>
                  <w:color w:val="000000"/>
                  <w:sz w:val="16"/>
                  <w:szCs w:val="16"/>
                  <w:lang w:eastAsia="en-CA"/>
                  <w:rPrChange w:id="294" w:author="Tom Carruthers" w:date="2017-03-15T12:37:00Z">
                    <w:rPr>
                      <w:rFonts w:ascii="Times New Roman" w:eastAsia="Times New Roman" w:hAnsi="Times New Roman" w:cs="Times New Roman"/>
                      <w:b/>
                      <w:color w:val="000000"/>
                      <w:sz w:val="19"/>
                      <w:szCs w:val="19"/>
                      <w:lang w:eastAsia="en-CA"/>
                    </w:rPr>
                  </w:rPrChange>
                </w:rPr>
                <w:t xml:space="preserve">9   </w:t>
              </w:r>
            </w:ins>
            <w:ins w:id="295" w:author="Tom Carruthers" w:date="2017-03-15T12:36:00Z">
              <w:r w:rsidR="008877EE" w:rsidRPr="008877EE">
                <w:rPr>
                  <w:rFonts w:ascii="Times New Roman" w:eastAsia="Times New Roman" w:hAnsi="Times New Roman" w:cs="Times New Roman"/>
                  <w:b/>
                  <w:color w:val="000000"/>
                  <w:sz w:val="16"/>
                  <w:szCs w:val="16"/>
                  <w:lang w:eastAsia="en-CA"/>
                  <w:rPrChange w:id="296" w:author="Tom Carruthers" w:date="2017-03-15T12:37:00Z">
                    <w:rPr>
                      <w:rFonts w:ascii="Times New Roman" w:eastAsia="Times New Roman" w:hAnsi="Times New Roman" w:cs="Times New Roman"/>
                      <w:b/>
                      <w:color w:val="000000"/>
                      <w:sz w:val="19"/>
                      <w:szCs w:val="19"/>
                      <w:lang w:eastAsia="en-CA"/>
                    </w:rPr>
                  </w:rPrChange>
                </w:rPr>
                <w:t xml:space="preserve">  </w:t>
              </w:r>
            </w:ins>
            <w:ins w:id="297" w:author="Tom Carruthers" w:date="2017-03-15T12:34:00Z">
              <w:r w:rsidR="008877EE" w:rsidRPr="008877EE">
                <w:rPr>
                  <w:rFonts w:ascii="Times New Roman" w:eastAsia="Times New Roman" w:hAnsi="Times New Roman" w:cs="Times New Roman"/>
                  <w:b/>
                  <w:color w:val="000000"/>
                  <w:sz w:val="16"/>
                  <w:szCs w:val="16"/>
                  <w:lang w:eastAsia="en-CA"/>
                  <w:rPrChange w:id="298" w:author="Tom Carruthers" w:date="2017-03-15T12:37:00Z">
                    <w:rPr>
                      <w:rFonts w:ascii="Times New Roman" w:eastAsia="Times New Roman" w:hAnsi="Times New Roman" w:cs="Times New Roman"/>
                      <w:b/>
                      <w:color w:val="000000"/>
                      <w:sz w:val="19"/>
                      <w:szCs w:val="19"/>
                      <w:lang w:eastAsia="en-CA"/>
                    </w:rPr>
                  </w:rPrChange>
                </w:rPr>
                <w:t xml:space="preserve"> </w:t>
              </w:r>
            </w:ins>
            <w:r w:rsidR="00355A2F" w:rsidRPr="008877EE">
              <w:rPr>
                <w:rFonts w:ascii="Times New Roman" w:eastAsia="Times New Roman" w:hAnsi="Times New Roman" w:cs="Times New Roman"/>
                <w:b/>
                <w:color w:val="000000"/>
                <w:sz w:val="16"/>
                <w:szCs w:val="16"/>
                <w:lang w:eastAsia="en-CA"/>
                <w:rPrChange w:id="299" w:author="Tom Carruthers" w:date="2017-03-15T12:37:00Z">
                  <w:rPr>
                    <w:rFonts w:ascii="Times New Roman" w:eastAsia="Times New Roman" w:hAnsi="Times New Roman" w:cs="Times New Roman"/>
                    <w:b/>
                    <w:color w:val="000000"/>
                    <w:sz w:val="19"/>
                    <w:szCs w:val="19"/>
                    <w:lang w:eastAsia="en-CA"/>
                  </w:rPr>
                </w:rPrChange>
              </w:rPr>
              <w:t xml:space="preserve">10     </w:t>
            </w:r>
            <w:ins w:id="300" w:author="Tom Carruthers" w:date="2017-03-15T12:37:00Z">
              <w:r w:rsidR="008877EE" w:rsidRPr="008877EE">
                <w:rPr>
                  <w:rFonts w:ascii="Times New Roman" w:eastAsia="Times New Roman" w:hAnsi="Times New Roman" w:cs="Times New Roman"/>
                  <w:b/>
                  <w:color w:val="000000"/>
                  <w:sz w:val="16"/>
                  <w:szCs w:val="16"/>
                  <w:lang w:eastAsia="en-CA"/>
                  <w:rPrChange w:id="301" w:author="Tom Carruthers" w:date="2017-03-15T12:37:00Z">
                    <w:rPr>
                      <w:rFonts w:ascii="Times New Roman" w:eastAsia="Times New Roman" w:hAnsi="Times New Roman" w:cs="Times New Roman"/>
                      <w:b/>
                      <w:color w:val="000000"/>
                      <w:sz w:val="19"/>
                      <w:szCs w:val="19"/>
                      <w:lang w:eastAsia="en-CA"/>
                    </w:rPr>
                  </w:rPrChange>
                </w:rPr>
                <w:t xml:space="preserve"> </w:t>
              </w:r>
            </w:ins>
            <w:r w:rsidRPr="008877EE">
              <w:rPr>
                <w:rFonts w:ascii="Times New Roman" w:eastAsia="Times New Roman" w:hAnsi="Times New Roman" w:cs="Times New Roman"/>
                <w:b/>
                <w:color w:val="000000"/>
                <w:sz w:val="16"/>
                <w:szCs w:val="16"/>
                <w:lang w:eastAsia="en-CA"/>
                <w:rPrChange w:id="302" w:author="Tom Carruthers" w:date="2017-03-15T12:37:00Z">
                  <w:rPr>
                    <w:rFonts w:ascii="Times New Roman" w:eastAsia="Times New Roman" w:hAnsi="Times New Roman" w:cs="Times New Roman"/>
                    <w:b/>
                    <w:color w:val="000000"/>
                    <w:sz w:val="19"/>
                    <w:szCs w:val="19"/>
                    <w:lang w:eastAsia="en-CA"/>
                  </w:rPr>
                </w:rPrChange>
              </w:rPr>
              <w:t xml:space="preserve">11     </w:t>
            </w:r>
            <w:ins w:id="303" w:author="Tom Carruthers" w:date="2017-03-15T12:36:00Z">
              <w:r w:rsidR="008877EE" w:rsidRPr="008877EE">
                <w:rPr>
                  <w:rFonts w:ascii="Times New Roman" w:eastAsia="Times New Roman" w:hAnsi="Times New Roman" w:cs="Times New Roman"/>
                  <w:b/>
                  <w:color w:val="000000"/>
                  <w:sz w:val="16"/>
                  <w:szCs w:val="16"/>
                  <w:lang w:eastAsia="en-CA"/>
                  <w:rPrChange w:id="304" w:author="Tom Carruthers" w:date="2017-03-15T12:37:00Z">
                    <w:rPr>
                      <w:rFonts w:ascii="Times New Roman" w:eastAsia="Times New Roman" w:hAnsi="Times New Roman" w:cs="Times New Roman"/>
                      <w:b/>
                      <w:color w:val="000000"/>
                      <w:sz w:val="19"/>
                      <w:szCs w:val="19"/>
                      <w:lang w:eastAsia="en-CA"/>
                    </w:rPr>
                  </w:rPrChange>
                </w:rPr>
                <w:t xml:space="preserve"> </w:t>
              </w:r>
            </w:ins>
            <w:r w:rsidRPr="008877EE">
              <w:rPr>
                <w:rFonts w:ascii="Times New Roman" w:eastAsia="Times New Roman" w:hAnsi="Times New Roman" w:cs="Times New Roman"/>
                <w:b/>
                <w:color w:val="000000"/>
                <w:sz w:val="16"/>
                <w:szCs w:val="16"/>
                <w:lang w:eastAsia="en-CA"/>
                <w:rPrChange w:id="305" w:author="Tom Carruthers" w:date="2017-03-15T12:37:00Z">
                  <w:rPr>
                    <w:rFonts w:ascii="Times New Roman" w:eastAsia="Times New Roman" w:hAnsi="Times New Roman" w:cs="Times New Roman"/>
                    <w:b/>
                    <w:color w:val="000000"/>
                    <w:sz w:val="19"/>
                    <w:szCs w:val="19"/>
                    <w:lang w:eastAsia="en-CA"/>
                  </w:rPr>
                </w:rPrChange>
              </w:rPr>
              <w:t xml:space="preserve">12    </w:t>
            </w:r>
            <w:ins w:id="306" w:author="Tom Carruthers" w:date="2017-03-15T12:37:00Z">
              <w:r w:rsidR="008877EE" w:rsidRPr="008877EE">
                <w:rPr>
                  <w:rFonts w:ascii="Times New Roman" w:eastAsia="Times New Roman" w:hAnsi="Times New Roman" w:cs="Times New Roman"/>
                  <w:b/>
                  <w:color w:val="000000"/>
                  <w:sz w:val="16"/>
                  <w:szCs w:val="16"/>
                  <w:lang w:eastAsia="en-CA"/>
                  <w:rPrChange w:id="307" w:author="Tom Carruthers" w:date="2017-03-15T12:37:00Z">
                    <w:rPr>
                      <w:rFonts w:ascii="Times New Roman" w:eastAsia="Times New Roman" w:hAnsi="Times New Roman" w:cs="Times New Roman"/>
                      <w:b/>
                      <w:color w:val="000000"/>
                      <w:sz w:val="19"/>
                      <w:szCs w:val="19"/>
                      <w:lang w:eastAsia="en-CA"/>
                    </w:rPr>
                  </w:rPrChange>
                </w:rPr>
                <w:t xml:space="preserve"> </w:t>
              </w:r>
            </w:ins>
            <w:r w:rsidRPr="008877EE">
              <w:rPr>
                <w:rFonts w:ascii="Times New Roman" w:eastAsia="Times New Roman" w:hAnsi="Times New Roman" w:cs="Times New Roman"/>
                <w:b/>
                <w:color w:val="000000"/>
                <w:sz w:val="16"/>
                <w:szCs w:val="16"/>
                <w:lang w:eastAsia="en-CA"/>
                <w:rPrChange w:id="308" w:author="Tom Carruthers" w:date="2017-03-15T12:37:00Z">
                  <w:rPr>
                    <w:rFonts w:ascii="Times New Roman" w:eastAsia="Times New Roman" w:hAnsi="Times New Roman" w:cs="Times New Roman"/>
                    <w:b/>
                    <w:color w:val="000000"/>
                    <w:sz w:val="19"/>
                    <w:szCs w:val="19"/>
                    <w:lang w:eastAsia="en-CA"/>
                  </w:rPr>
                </w:rPrChange>
              </w:rPr>
              <w:t xml:space="preserve"> 13     14    </w:t>
            </w:r>
            <w:ins w:id="309" w:author="Tom Carruthers" w:date="2017-03-15T12:41:00Z">
              <w:r w:rsidR="008877EE">
                <w:rPr>
                  <w:rFonts w:ascii="Times New Roman" w:eastAsia="Times New Roman" w:hAnsi="Times New Roman" w:cs="Times New Roman"/>
                  <w:b/>
                  <w:color w:val="000000"/>
                  <w:sz w:val="16"/>
                  <w:szCs w:val="16"/>
                  <w:lang w:eastAsia="en-CA"/>
                </w:rPr>
                <w:t xml:space="preserve"> </w:t>
              </w:r>
            </w:ins>
            <w:r w:rsidRPr="008877EE">
              <w:rPr>
                <w:rFonts w:ascii="Times New Roman" w:eastAsia="Times New Roman" w:hAnsi="Times New Roman" w:cs="Times New Roman"/>
                <w:b/>
                <w:color w:val="000000"/>
                <w:sz w:val="16"/>
                <w:szCs w:val="16"/>
                <w:lang w:eastAsia="en-CA"/>
                <w:rPrChange w:id="310" w:author="Tom Carruthers" w:date="2017-03-15T12:37:00Z">
                  <w:rPr>
                    <w:rFonts w:ascii="Times New Roman" w:eastAsia="Times New Roman" w:hAnsi="Times New Roman" w:cs="Times New Roman"/>
                    <w:b/>
                    <w:color w:val="000000"/>
                    <w:sz w:val="19"/>
                    <w:szCs w:val="19"/>
                    <w:lang w:eastAsia="en-CA"/>
                  </w:rPr>
                </w:rPrChange>
              </w:rPr>
              <w:t xml:space="preserve">15   </w:t>
            </w:r>
            <w:ins w:id="311" w:author="Tom Carruthers" w:date="2017-03-15T12:41:00Z">
              <w:r w:rsidR="008877EE">
                <w:rPr>
                  <w:rFonts w:ascii="Times New Roman" w:eastAsia="Times New Roman" w:hAnsi="Times New Roman" w:cs="Times New Roman"/>
                  <w:b/>
                  <w:color w:val="000000"/>
                  <w:sz w:val="16"/>
                  <w:szCs w:val="16"/>
                  <w:lang w:eastAsia="en-CA"/>
                </w:rPr>
                <w:t xml:space="preserve">  </w:t>
              </w:r>
            </w:ins>
            <w:r w:rsidRPr="008877EE">
              <w:rPr>
                <w:rFonts w:ascii="Times New Roman" w:eastAsia="Times New Roman" w:hAnsi="Times New Roman" w:cs="Times New Roman"/>
                <w:b/>
                <w:color w:val="000000"/>
                <w:sz w:val="16"/>
                <w:szCs w:val="16"/>
                <w:lang w:eastAsia="en-CA"/>
                <w:rPrChange w:id="312" w:author="Tom Carruthers" w:date="2017-03-15T12:37:00Z">
                  <w:rPr>
                    <w:rFonts w:ascii="Times New Roman" w:eastAsia="Times New Roman" w:hAnsi="Times New Roman" w:cs="Times New Roman"/>
                    <w:b/>
                    <w:color w:val="000000"/>
                    <w:sz w:val="19"/>
                    <w:szCs w:val="19"/>
                    <w:lang w:eastAsia="en-CA"/>
                  </w:rPr>
                </w:rPrChange>
              </w:rPr>
              <w:t xml:space="preserve"> 16   </w:t>
            </w:r>
            <w:ins w:id="313" w:author="Tom Carruthers" w:date="2017-03-15T12:41:00Z">
              <w:r w:rsidR="008877EE">
                <w:rPr>
                  <w:rFonts w:ascii="Times New Roman" w:eastAsia="Times New Roman" w:hAnsi="Times New Roman" w:cs="Times New Roman"/>
                  <w:b/>
                  <w:color w:val="000000"/>
                  <w:sz w:val="16"/>
                  <w:szCs w:val="16"/>
                  <w:lang w:eastAsia="en-CA"/>
                </w:rPr>
                <w:t xml:space="preserve">  </w:t>
              </w:r>
            </w:ins>
            <w:r w:rsidRPr="008877EE">
              <w:rPr>
                <w:rFonts w:ascii="Times New Roman" w:eastAsia="Times New Roman" w:hAnsi="Times New Roman" w:cs="Times New Roman"/>
                <w:b/>
                <w:color w:val="000000"/>
                <w:sz w:val="16"/>
                <w:szCs w:val="16"/>
                <w:lang w:eastAsia="en-CA"/>
                <w:rPrChange w:id="314" w:author="Tom Carruthers" w:date="2017-03-15T12:37:00Z">
                  <w:rPr>
                    <w:rFonts w:ascii="Times New Roman" w:eastAsia="Times New Roman" w:hAnsi="Times New Roman" w:cs="Times New Roman"/>
                    <w:b/>
                    <w:color w:val="000000"/>
                    <w:sz w:val="19"/>
                    <w:szCs w:val="19"/>
                    <w:lang w:eastAsia="en-CA"/>
                  </w:rPr>
                </w:rPrChange>
              </w:rPr>
              <w:t>17</w:t>
            </w:r>
            <w:ins w:id="315" w:author="Tom Carruthers" w:date="2017-03-15T12:38:00Z">
              <w:r w:rsidR="008877EE">
                <w:rPr>
                  <w:rFonts w:ascii="Times New Roman" w:eastAsia="Times New Roman" w:hAnsi="Times New Roman" w:cs="Times New Roman"/>
                  <w:b/>
                  <w:color w:val="000000"/>
                  <w:sz w:val="16"/>
                  <w:szCs w:val="16"/>
                  <w:lang w:eastAsia="en-CA"/>
                </w:rPr>
                <w:t xml:space="preserve">    </w:t>
              </w:r>
            </w:ins>
            <w:ins w:id="316" w:author="Tom Carruthers" w:date="2017-03-15T12:41:00Z">
              <w:r w:rsidR="008877EE">
                <w:rPr>
                  <w:rFonts w:ascii="Times New Roman" w:eastAsia="Times New Roman" w:hAnsi="Times New Roman" w:cs="Times New Roman"/>
                  <w:b/>
                  <w:color w:val="000000"/>
                  <w:sz w:val="16"/>
                  <w:szCs w:val="16"/>
                  <w:lang w:eastAsia="en-CA"/>
                </w:rPr>
                <w:t xml:space="preserve"> </w:t>
              </w:r>
            </w:ins>
            <w:ins w:id="317" w:author="Tom Carruthers" w:date="2017-03-15T12:38:00Z">
              <w:r w:rsidR="008877EE">
                <w:rPr>
                  <w:rFonts w:ascii="Times New Roman" w:eastAsia="Times New Roman" w:hAnsi="Times New Roman" w:cs="Times New Roman"/>
                  <w:b/>
                  <w:color w:val="000000"/>
                  <w:sz w:val="16"/>
                  <w:szCs w:val="16"/>
                  <w:lang w:eastAsia="en-CA"/>
                </w:rPr>
                <w:t xml:space="preserve">18  </w:t>
              </w:r>
            </w:ins>
            <w:ins w:id="318" w:author="Tom Carruthers" w:date="2017-03-15T12:41:00Z">
              <w:r w:rsidR="008877EE">
                <w:rPr>
                  <w:rFonts w:ascii="Times New Roman" w:eastAsia="Times New Roman" w:hAnsi="Times New Roman" w:cs="Times New Roman"/>
                  <w:b/>
                  <w:color w:val="000000"/>
                  <w:sz w:val="16"/>
                  <w:szCs w:val="16"/>
                  <w:lang w:eastAsia="en-CA"/>
                </w:rPr>
                <w:t xml:space="preserve"> </w:t>
              </w:r>
            </w:ins>
            <w:ins w:id="319" w:author="Tom Carruthers" w:date="2017-03-15T12:38:00Z">
              <w:r w:rsidR="008877EE">
                <w:rPr>
                  <w:rFonts w:ascii="Times New Roman" w:eastAsia="Times New Roman" w:hAnsi="Times New Roman" w:cs="Times New Roman"/>
                  <w:b/>
                  <w:color w:val="000000"/>
                  <w:sz w:val="16"/>
                  <w:szCs w:val="16"/>
                  <w:lang w:eastAsia="en-CA"/>
                </w:rPr>
                <w:t xml:space="preserve">  19    </w:t>
              </w:r>
            </w:ins>
            <w:ins w:id="320" w:author="Tom Carruthers" w:date="2017-03-15T12:41:00Z">
              <w:r w:rsidR="008877EE">
                <w:rPr>
                  <w:rFonts w:ascii="Times New Roman" w:eastAsia="Times New Roman" w:hAnsi="Times New Roman" w:cs="Times New Roman"/>
                  <w:b/>
                  <w:color w:val="000000"/>
                  <w:sz w:val="16"/>
                  <w:szCs w:val="16"/>
                  <w:lang w:eastAsia="en-CA"/>
                </w:rPr>
                <w:t xml:space="preserve"> </w:t>
              </w:r>
            </w:ins>
            <w:ins w:id="321" w:author="Tom Carruthers" w:date="2017-03-15T12:38:00Z">
              <w:r w:rsidR="008877EE">
                <w:rPr>
                  <w:rFonts w:ascii="Times New Roman" w:eastAsia="Times New Roman" w:hAnsi="Times New Roman" w:cs="Times New Roman"/>
                  <w:b/>
                  <w:color w:val="000000"/>
                  <w:sz w:val="16"/>
                  <w:szCs w:val="16"/>
                  <w:lang w:eastAsia="en-CA"/>
                </w:rPr>
                <w:t xml:space="preserve">20    </w:t>
              </w:r>
            </w:ins>
            <w:ins w:id="322" w:author="Tom Carruthers" w:date="2017-03-15T12:41:00Z">
              <w:r w:rsidR="008877EE">
                <w:rPr>
                  <w:rFonts w:ascii="Times New Roman" w:eastAsia="Times New Roman" w:hAnsi="Times New Roman" w:cs="Times New Roman"/>
                  <w:b/>
                  <w:color w:val="000000"/>
                  <w:sz w:val="16"/>
                  <w:szCs w:val="16"/>
                  <w:lang w:eastAsia="en-CA"/>
                </w:rPr>
                <w:t xml:space="preserve"> </w:t>
              </w:r>
            </w:ins>
            <w:ins w:id="323" w:author="Tom Carruthers" w:date="2017-03-15T12:38:00Z">
              <w:r w:rsidR="008877EE">
                <w:rPr>
                  <w:rFonts w:ascii="Times New Roman" w:eastAsia="Times New Roman" w:hAnsi="Times New Roman" w:cs="Times New Roman"/>
                  <w:b/>
                  <w:color w:val="000000"/>
                  <w:sz w:val="16"/>
                  <w:szCs w:val="16"/>
                  <w:lang w:eastAsia="en-CA"/>
                </w:rPr>
                <w:t>21    22</w:t>
              </w:r>
            </w:ins>
            <w:ins w:id="324" w:author="Tom Carruthers" w:date="2017-03-15T12:42:00Z">
              <w:r w:rsidR="008877EE">
                <w:rPr>
                  <w:rFonts w:ascii="Times New Roman" w:eastAsia="Times New Roman" w:hAnsi="Times New Roman" w:cs="Times New Roman"/>
                  <w:b/>
                  <w:color w:val="000000"/>
                  <w:sz w:val="16"/>
                  <w:szCs w:val="16"/>
                  <w:lang w:eastAsia="en-CA"/>
                </w:rPr>
                <w:t>+</w:t>
              </w:r>
            </w:ins>
            <w:del w:id="325" w:author="Tom Carruthers" w:date="2017-03-15T12:37:00Z">
              <w:r w:rsidRPr="008877EE" w:rsidDel="008877EE">
                <w:rPr>
                  <w:rFonts w:ascii="Times New Roman" w:eastAsia="Times New Roman" w:hAnsi="Times New Roman" w:cs="Times New Roman"/>
                  <w:b/>
                  <w:color w:val="000000"/>
                  <w:sz w:val="16"/>
                  <w:szCs w:val="16"/>
                  <w:lang w:eastAsia="en-CA"/>
                  <w:rPrChange w:id="326" w:author="Tom Carruthers" w:date="2017-03-15T12:37:00Z">
                    <w:rPr>
                      <w:rFonts w:ascii="Times New Roman" w:eastAsia="Times New Roman" w:hAnsi="Times New Roman" w:cs="Times New Roman"/>
                      <w:b/>
                      <w:color w:val="000000"/>
                      <w:sz w:val="19"/>
                      <w:szCs w:val="19"/>
                      <w:lang w:eastAsia="en-CA"/>
                    </w:rPr>
                  </w:rPrChange>
                </w:rPr>
                <w:delText>+</w:delText>
              </w:r>
            </w:del>
          </w:p>
          <w:p w14:paraId="303D1017" w14:textId="77777777" w:rsidR="008877EE" w:rsidRPr="008877EE" w:rsidRDefault="008877EE" w:rsidP="00D63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ins w:id="327" w:author="Tom Carruthers" w:date="2017-03-15T12:35:00Z"/>
                <w:rFonts w:ascii="Times New Roman" w:eastAsia="Times New Roman" w:hAnsi="Times New Roman" w:cs="Times New Roman"/>
                <w:b/>
                <w:color w:val="000000"/>
                <w:sz w:val="16"/>
                <w:szCs w:val="16"/>
                <w:lang w:eastAsia="en-CA"/>
                <w:rPrChange w:id="328" w:author="Tom Carruthers" w:date="2017-03-15T12:37:00Z">
                  <w:rPr>
                    <w:ins w:id="329" w:author="Tom Carruthers" w:date="2017-03-15T12:35:00Z"/>
                    <w:rFonts w:ascii="Times New Roman" w:eastAsia="Times New Roman" w:hAnsi="Times New Roman" w:cs="Times New Roman"/>
                    <w:b/>
                    <w:color w:val="000000"/>
                    <w:sz w:val="19"/>
                    <w:szCs w:val="19"/>
                    <w:lang w:eastAsia="en-CA"/>
                  </w:rPr>
                </w:rPrChange>
              </w:rPr>
            </w:pPr>
          </w:p>
          <w:p w14:paraId="10E78DA0" w14:textId="4AD2DFD0" w:rsidR="00722735" w:rsidRPr="008877EE" w:rsidDel="00866DD6" w:rsidRDefault="00D63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del w:id="330" w:author="Administrator" w:date="2016-11-05T10:54:00Z"/>
                <w:rFonts w:ascii="Times New Roman" w:eastAsia="Times New Roman" w:hAnsi="Times New Roman" w:cs="Times New Roman"/>
                <w:color w:val="000000"/>
                <w:sz w:val="16"/>
                <w:szCs w:val="16"/>
                <w:lang w:eastAsia="en-CA"/>
                <w:rPrChange w:id="331" w:author="Tom Carruthers" w:date="2017-03-15T12:37:00Z">
                  <w:rPr>
                    <w:del w:id="332" w:author="Administrator" w:date="2016-11-05T10:54:00Z"/>
                    <w:rFonts w:ascii="Times New Roman" w:eastAsia="Times New Roman" w:hAnsi="Times New Roman" w:cs="Times New Roman"/>
                    <w:color w:val="000000"/>
                    <w:sz w:val="19"/>
                    <w:szCs w:val="19"/>
                    <w:lang w:eastAsia="en-CA"/>
                  </w:rPr>
                </w:rPrChange>
              </w:rPr>
              <w:pPrChange w:id="333" w:author="Tom Carruthers" w:date="2017-03-15T12:34:00Z">
                <w:pPr/>
              </w:pPrChange>
            </w:pPr>
            <w:del w:id="334" w:author="Administrator" w:date="2016-11-05T10:54:00Z">
              <w:r w:rsidRPr="008877EE" w:rsidDel="00866DD6">
                <w:rPr>
                  <w:rFonts w:ascii="Times New Roman" w:eastAsia="Times New Roman" w:hAnsi="Times New Roman" w:cs="Times New Roman"/>
                  <w:color w:val="000000"/>
                  <w:sz w:val="16"/>
                  <w:szCs w:val="16"/>
                  <w:lang w:eastAsia="en-CA"/>
                  <w:rPrChange w:id="335" w:author="Tom Carruthers" w:date="2017-03-15T12:37:00Z">
                    <w:rPr>
                      <w:rFonts w:ascii="Times New Roman" w:eastAsia="Times New Roman" w:hAnsi="Times New Roman" w:cs="Times New Roman"/>
                      <w:color w:val="000000"/>
                      <w:sz w:val="19"/>
                      <w:szCs w:val="19"/>
                      <w:lang w:eastAsia="en-CA"/>
                    </w:rPr>
                  </w:rPrChange>
                </w:rPr>
                <w:delText xml:space="preserve">0.01  </w:delText>
              </w:r>
              <w:r w:rsidR="00355A2F" w:rsidRPr="008877EE" w:rsidDel="00866DD6">
                <w:rPr>
                  <w:rFonts w:ascii="Times New Roman" w:eastAsia="Times New Roman" w:hAnsi="Times New Roman" w:cs="Times New Roman"/>
                  <w:color w:val="000000"/>
                  <w:sz w:val="16"/>
                  <w:szCs w:val="16"/>
                  <w:lang w:eastAsia="en-CA"/>
                  <w:rPrChange w:id="336" w:author="Tom Carruthers" w:date="2017-03-15T12:37:00Z">
                    <w:rPr>
                      <w:rFonts w:ascii="Times New Roman" w:eastAsia="Times New Roman" w:hAnsi="Times New Roman" w:cs="Times New Roman"/>
                      <w:color w:val="000000"/>
                      <w:sz w:val="19"/>
                      <w:szCs w:val="19"/>
                      <w:lang w:eastAsia="en-CA"/>
                    </w:rPr>
                  </w:rPrChange>
                </w:rPr>
                <w:delText>0.03  0.08  0.</w:delText>
              </w:r>
              <w:commentRangeStart w:id="337"/>
              <w:r w:rsidR="00355A2F" w:rsidRPr="008877EE" w:rsidDel="00866DD6">
                <w:rPr>
                  <w:rFonts w:ascii="Times New Roman" w:eastAsia="Times New Roman" w:hAnsi="Times New Roman" w:cs="Times New Roman"/>
                  <w:color w:val="000000"/>
                  <w:sz w:val="16"/>
                  <w:szCs w:val="16"/>
                  <w:lang w:eastAsia="en-CA"/>
                  <w:rPrChange w:id="338" w:author="Tom Carruthers" w:date="2017-03-15T12:37:00Z">
                    <w:rPr>
                      <w:rFonts w:ascii="Times New Roman" w:eastAsia="Times New Roman" w:hAnsi="Times New Roman" w:cs="Times New Roman"/>
                      <w:color w:val="000000"/>
                      <w:sz w:val="19"/>
                      <w:szCs w:val="19"/>
                      <w:lang w:eastAsia="en-CA"/>
                    </w:rPr>
                  </w:rPrChange>
                </w:rPr>
                <w:delText xml:space="preserve">18  0.38  0.62  0.82  0.92  </w:delText>
              </w:r>
              <w:commentRangeEnd w:id="337"/>
              <w:r w:rsidR="00866DD6" w:rsidRPr="008877EE" w:rsidDel="00866DD6">
                <w:rPr>
                  <w:rStyle w:val="CommentReference"/>
                </w:rPr>
                <w:commentReference w:id="337"/>
              </w:r>
              <w:r w:rsidR="00355A2F" w:rsidRPr="008877EE" w:rsidDel="00866DD6">
                <w:rPr>
                  <w:rFonts w:ascii="Times New Roman" w:eastAsia="Times New Roman" w:hAnsi="Times New Roman" w:cs="Times New Roman"/>
                  <w:color w:val="000000"/>
                  <w:sz w:val="16"/>
                  <w:szCs w:val="16"/>
                  <w:lang w:eastAsia="en-CA"/>
                  <w:rPrChange w:id="339" w:author="Tom Carruthers" w:date="2017-03-15T12:37:00Z">
                    <w:rPr>
                      <w:rFonts w:ascii="Times New Roman" w:eastAsia="Times New Roman" w:hAnsi="Times New Roman" w:cs="Times New Roman"/>
                      <w:color w:val="000000"/>
                      <w:sz w:val="19"/>
                      <w:szCs w:val="19"/>
                      <w:lang w:eastAsia="en-CA"/>
                    </w:rPr>
                  </w:rPrChange>
                </w:rPr>
                <w:delText xml:space="preserve">0.97  0.99  </w:delText>
              </w:r>
              <w:r w:rsidRPr="008877EE" w:rsidDel="00866DD6">
                <w:rPr>
                  <w:rFonts w:ascii="Times New Roman" w:eastAsia="Times New Roman" w:hAnsi="Times New Roman" w:cs="Times New Roman"/>
                  <w:color w:val="000000"/>
                  <w:sz w:val="16"/>
                  <w:szCs w:val="16"/>
                  <w:lang w:eastAsia="en-CA"/>
                  <w:rPrChange w:id="340" w:author="Tom Carruthers" w:date="2017-03-15T12:37:00Z">
                    <w:rPr>
                      <w:rFonts w:ascii="Times New Roman" w:eastAsia="Times New Roman" w:hAnsi="Times New Roman" w:cs="Times New Roman"/>
                      <w:color w:val="000000"/>
                      <w:sz w:val="19"/>
                      <w:szCs w:val="19"/>
                      <w:lang w:eastAsia="en-CA"/>
                    </w:rPr>
                  </w:rPrChange>
                </w:rPr>
                <w:delText xml:space="preserve">  1       1        1       1     1        1    1</w:delText>
              </w:r>
            </w:del>
          </w:p>
          <w:p w14:paraId="0CF729F5" w14:textId="5175DDEF" w:rsidR="00D63323" w:rsidRPr="008877EE" w:rsidRDefault="00D63323" w:rsidP="008474C5">
            <w:pPr>
              <w:rPr>
                <w:rFonts w:ascii="Times New Roman" w:hAnsi="Times New Roman" w:cs="Times New Roman"/>
                <w:sz w:val="16"/>
                <w:szCs w:val="16"/>
                <w:rPrChange w:id="341" w:author="Tom Carruthers" w:date="2017-03-15T12:37:00Z">
                  <w:rPr>
                    <w:rFonts w:ascii="Times New Roman" w:hAnsi="Times New Roman" w:cs="Times New Roman"/>
                    <w:sz w:val="19"/>
                    <w:szCs w:val="19"/>
                  </w:rPr>
                </w:rPrChange>
              </w:rPr>
            </w:pPr>
            <w:del w:id="342" w:author="Tom Carruthers" w:date="2017-03-15T12:35:00Z">
              <w:r w:rsidRPr="008877EE" w:rsidDel="008877EE">
                <w:rPr>
                  <w:rFonts w:ascii="Times New Roman" w:hAnsi="Times New Roman" w:cs="Times New Roman"/>
                  <w:sz w:val="16"/>
                  <w:szCs w:val="16"/>
                  <w:rPrChange w:id="343" w:author="Tom Carruthers" w:date="2017-03-15T12:37:00Z">
                    <w:rPr>
                      <w:rFonts w:ascii="Times New Roman" w:hAnsi="Times New Roman" w:cs="Times New Roman"/>
                      <w:sz w:val="19"/>
                      <w:szCs w:val="19"/>
                    </w:rPr>
                  </w:rPrChange>
                </w:rPr>
                <w:delText xml:space="preserve">  </w:delText>
              </w:r>
              <w:r w:rsidR="00722735" w:rsidRPr="008877EE" w:rsidDel="008877EE">
                <w:rPr>
                  <w:rFonts w:ascii="Times New Roman" w:hAnsi="Times New Roman" w:cs="Times New Roman"/>
                  <w:sz w:val="16"/>
                  <w:szCs w:val="16"/>
                  <w:rPrChange w:id="344"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45" w:author="Tom Carruthers" w:date="2017-03-15T12:37:00Z">
                  <w:rPr>
                    <w:rFonts w:ascii="Times New Roman" w:hAnsi="Times New Roman" w:cs="Times New Roman"/>
                    <w:sz w:val="19"/>
                    <w:szCs w:val="19"/>
                  </w:rPr>
                </w:rPrChange>
              </w:rPr>
              <w:t xml:space="preserve">0 </w:t>
            </w:r>
            <w:del w:id="346" w:author="Tom Carruthers" w:date="2017-03-15T12:39:00Z">
              <w:r w:rsidR="00722735" w:rsidRPr="008877EE" w:rsidDel="008877EE">
                <w:rPr>
                  <w:rFonts w:ascii="Times New Roman" w:hAnsi="Times New Roman" w:cs="Times New Roman"/>
                  <w:sz w:val="16"/>
                  <w:szCs w:val="16"/>
                  <w:rPrChange w:id="347"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48" w:author="Tom Carruthers" w:date="2017-03-15T12:37:00Z">
                  <w:rPr>
                    <w:rFonts w:ascii="Times New Roman" w:hAnsi="Times New Roman" w:cs="Times New Roman"/>
                    <w:sz w:val="19"/>
                    <w:szCs w:val="19"/>
                  </w:rPr>
                </w:rPrChange>
              </w:rPr>
              <w:t xml:space="preserve"> </w:t>
            </w:r>
            <w:del w:id="349" w:author="Tom Carruthers" w:date="2017-03-15T12:32:00Z">
              <w:r w:rsidR="00722735" w:rsidRPr="008877EE" w:rsidDel="008877EE">
                <w:rPr>
                  <w:rFonts w:ascii="Times New Roman" w:hAnsi="Times New Roman" w:cs="Times New Roman"/>
                  <w:sz w:val="16"/>
                  <w:szCs w:val="16"/>
                  <w:rPrChange w:id="350" w:author="Tom Carruthers" w:date="2017-03-15T12:37:00Z">
                    <w:rPr>
                      <w:rFonts w:ascii="Times New Roman" w:hAnsi="Times New Roman" w:cs="Times New Roman"/>
                      <w:sz w:val="19"/>
                      <w:szCs w:val="19"/>
                    </w:rPr>
                  </w:rPrChange>
                </w:rPr>
                <w:delText xml:space="preserve">  </w:delText>
              </w:r>
            </w:del>
            <w:del w:id="351" w:author="Tom Carruthers" w:date="2017-03-15T12:35:00Z">
              <w:r w:rsidR="00722735" w:rsidRPr="008877EE" w:rsidDel="008877EE">
                <w:rPr>
                  <w:rFonts w:ascii="Times New Roman" w:hAnsi="Times New Roman" w:cs="Times New Roman"/>
                  <w:sz w:val="16"/>
                  <w:szCs w:val="16"/>
                  <w:rPrChange w:id="352" w:author="Tom Carruthers" w:date="2017-03-15T12:37:00Z">
                    <w:rPr>
                      <w:rFonts w:ascii="Times New Roman" w:hAnsi="Times New Roman" w:cs="Times New Roman"/>
                      <w:sz w:val="19"/>
                      <w:szCs w:val="19"/>
                    </w:rPr>
                  </w:rPrChange>
                </w:rPr>
                <w:delText xml:space="preserve"> </w:delText>
              </w:r>
            </w:del>
            <w:del w:id="353" w:author="Tom Carruthers" w:date="2017-03-15T12:39:00Z">
              <w:r w:rsidR="00722735" w:rsidRPr="008877EE" w:rsidDel="008877EE">
                <w:rPr>
                  <w:rFonts w:ascii="Times New Roman" w:hAnsi="Times New Roman" w:cs="Times New Roman"/>
                  <w:sz w:val="16"/>
                  <w:szCs w:val="16"/>
                  <w:rPrChange w:id="354"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55" w:author="Tom Carruthers" w:date="2017-03-15T12:37:00Z">
                  <w:rPr>
                    <w:rFonts w:ascii="Times New Roman" w:hAnsi="Times New Roman" w:cs="Times New Roman"/>
                    <w:sz w:val="19"/>
                    <w:szCs w:val="19"/>
                  </w:rPr>
                </w:rPrChange>
              </w:rPr>
              <w:t xml:space="preserve">0 </w:t>
            </w:r>
            <w:del w:id="356" w:author="Tom Carruthers" w:date="2017-03-15T12:39:00Z">
              <w:r w:rsidR="00722735" w:rsidRPr="008877EE" w:rsidDel="008877EE">
                <w:rPr>
                  <w:rFonts w:ascii="Times New Roman" w:hAnsi="Times New Roman" w:cs="Times New Roman"/>
                  <w:sz w:val="16"/>
                  <w:szCs w:val="16"/>
                  <w:rPrChange w:id="357"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58" w:author="Tom Carruthers" w:date="2017-03-15T12:37:00Z">
                  <w:rPr>
                    <w:rFonts w:ascii="Times New Roman" w:hAnsi="Times New Roman" w:cs="Times New Roman"/>
                    <w:sz w:val="19"/>
                    <w:szCs w:val="19"/>
                  </w:rPr>
                </w:rPrChange>
              </w:rPr>
              <w:t xml:space="preserve"> </w:t>
            </w:r>
            <w:del w:id="359" w:author="Tom Carruthers" w:date="2017-03-15T12:32:00Z">
              <w:r w:rsidR="00722735" w:rsidRPr="008877EE" w:rsidDel="008877EE">
                <w:rPr>
                  <w:rFonts w:ascii="Times New Roman" w:hAnsi="Times New Roman" w:cs="Times New Roman"/>
                  <w:sz w:val="16"/>
                  <w:szCs w:val="16"/>
                  <w:rPrChange w:id="360" w:author="Tom Carruthers" w:date="2017-03-15T12:37:00Z">
                    <w:rPr>
                      <w:rFonts w:ascii="Times New Roman" w:hAnsi="Times New Roman" w:cs="Times New Roman"/>
                      <w:sz w:val="19"/>
                      <w:szCs w:val="19"/>
                    </w:rPr>
                  </w:rPrChange>
                </w:rPr>
                <w:delText xml:space="preserve">    </w:delText>
              </w:r>
            </w:del>
            <w:del w:id="361" w:author="Tom Carruthers" w:date="2017-03-15T12:39:00Z">
              <w:r w:rsidR="00722735" w:rsidRPr="008877EE" w:rsidDel="008877EE">
                <w:rPr>
                  <w:rFonts w:ascii="Times New Roman" w:hAnsi="Times New Roman" w:cs="Times New Roman"/>
                  <w:sz w:val="16"/>
                  <w:szCs w:val="16"/>
                  <w:rPrChange w:id="362"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63" w:author="Tom Carruthers" w:date="2017-03-15T12:37:00Z">
                  <w:rPr>
                    <w:rFonts w:ascii="Times New Roman" w:hAnsi="Times New Roman" w:cs="Times New Roman"/>
                    <w:sz w:val="19"/>
                    <w:szCs w:val="19"/>
                  </w:rPr>
                </w:rPrChange>
              </w:rPr>
              <w:t xml:space="preserve">0  </w:t>
            </w:r>
            <w:del w:id="364" w:author="Tom Carruthers" w:date="2017-03-15T12:34:00Z">
              <w:r w:rsidR="00722735" w:rsidRPr="008877EE" w:rsidDel="008877EE">
                <w:rPr>
                  <w:rFonts w:ascii="Times New Roman" w:hAnsi="Times New Roman" w:cs="Times New Roman"/>
                  <w:sz w:val="16"/>
                  <w:szCs w:val="16"/>
                  <w:rPrChange w:id="365"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66" w:author="Tom Carruthers" w:date="2017-03-15T12:37:00Z">
                  <w:rPr>
                    <w:rFonts w:ascii="Times New Roman" w:hAnsi="Times New Roman" w:cs="Times New Roman"/>
                    <w:sz w:val="19"/>
                    <w:szCs w:val="19"/>
                  </w:rPr>
                </w:rPrChange>
              </w:rPr>
              <w:t xml:space="preserve">0.25  0.5 </w:t>
            </w:r>
            <w:del w:id="367" w:author="Tom Carruthers" w:date="2017-03-15T12:34:00Z">
              <w:r w:rsidR="00722735" w:rsidRPr="008877EE" w:rsidDel="008877EE">
                <w:rPr>
                  <w:rFonts w:ascii="Times New Roman" w:hAnsi="Times New Roman" w:cs="Times New Roman"/>
                  <w:sz w:val="16"/>
                  <w:szCs w:val="16"/>
                  <w:rPrChange w:id="368"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69" w:author="Tom Carruthers" w:date="2017-03-15T12:37:00Z">
                  <w:rPr>
                    <w:rFonts w:ascii="Times New Roman" w:hAnsi="Times New Roman" w:cs="Times New Roman"/>
                    <w:sz w:val="19"/>
                    <w:szCs w:val="19"/>
                  </w:rPr>
                </w:rPrChange>
              </w:rPr>
              <w:t xml:space="preserve">  1   </w:t>
            </w:r>
            <w:del w:id="370" w:author="Tom Carruthers" w:date="2017-03-15T12:35:00Z">
              <w:r w:rsidR="00722735" w:rsidRPr="008877EE" w:rsidDel="008877EE">
                <w:rPr>
                  <w:rFonts w:ascii="Times New Roman" w:hAnsi="Times New Roman" w:cs="Times New Roman"/>
                  <w:sz w:val="16"/>
                  <w:szCs w:val="16"/>
                  <w:rPrChange w:id="371"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72" w:author="Tom Carruthers" w:date="2017-03-15T12:37:00Z">
                  <w:rPr>
                    <w:rFonts w:ascii="Times New Roman" w:hAnsi="Times New Roman" w:cs="Times New Roman"/>
                    <w:sz w:val="19"/>
                    <w:szCs w:val="19"/>
                  </w:rPr>
                </w:rPrChange>
              </w:rPr>
              <w:t xml:space="preserve">1  </w:t>
            </w:r>
            <w:del w:id="373" w:author="Tom Carruthers" w:date="2017-03-15T12:41:00Z">
              <w:r w:rsidR="00722735" w:rsidRPr="008877EE" w:rsidDel="008877EE">
                <w:rPr>
                  <w:rFonts w:ascii="Times New Roman" w:hAnsi="Times New Roman" w:cs="Times New Roman"/>
                  <w:sz w:val="16"/>
                  <w:szCs w:val="16"/>
                  <w:rPrChange w:id="374"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75" w:author="Tom Carruthers" w:date="2017-03-15T12:37:00Z">
                  <w:rPr>
                    <w:rFonts w:ascii="Times New Roman" w:hAnsi="Times New Roman" w:cs="Times New Roman"/>
                    <w:sz w:val="19"/>
                    <w:szCs w:val="19"/>
                  </w:rPr>
                </w:rPrChange>
              </w:rPr>
              <w:t xml:space="preserve"> </w:t>
            </w:r>
            <w:del w:id="376" w:author="Tom Carruthers" w:date="2017-03-15T12:35:00Z">
              <w:r w:rsidR="00722735" w:rsidRPr="008877EE" w:rsidDel="008877EE">
                <w:rPr>
                  <w:rFonts w:ascii="Times New Roman" w:hAnsi="Times New Roman" w:cs="Times New Roman"/>
                  <w:sz w:val="16"/>
                  <w:szCs w:val="16"/>
                  <w:rPrChange w:id="377"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78" w:author="Tom Carruthers" w:date="2017-03-15T12:37:00Z">
                  <w:rPr>
                    <w:rFonts w:ascii="Times New Roman" w:hAnsi="Times New Roman" w:cs="Times New Roman"/>
                    <w:sz w:val="19"/>
                    <w:szCs w:val="19"/>
                  </w:rPr>
                </w:rPrChange>
              </w:rPr>
              <w:t xml:space="preserve">1  </w:t>
            </w:r>
            <w:del w:id="379" w:author="Tom Carruthers" w:date="2017-03-15T12:41:00Z">
              <w:r w:rsidR="00722735" w:rsidRPr="008877EE" w:rsidDel="008877EE">
                <w:rPr>
                  <w:rFonts w:ascii="Times New Roman" w:hAnsi="Times New Roman" w:cs="Times New Roman"/>
                  <w:sz w:val="16"/>
                  <w:szCs w:val="16"/>
                  <w:rPrChange w:id="380" w:author="Tom Carruthers" w:date="2017-03-15T12:37:00Z">
                    <w:rPr>
                      <w:rFonts w:ascii="Times New Roman" w:hAnsi="Times New Roman" w:cs="Times New Roman"/>
                      <w:sz w:val="19"/>
                      <w:szCs w:val="19"/>
                    </w:rPr>
                  </w:rPrChange>
                </w:rPr>
                <w:delText xml:space="preserve">    </w:delText>
              </w:r>
            </w:del>
            <w:del w:id="381" w:author="Tom Carruthers" w:date="2017-03-15T12:35:00Z">
              <w:r w:rsidR="00722735" w:rsidRPr="008877EE" w:rsidDel="008877EE">
                <w:rPr>
                  <w:rFonts w:ascii="Times New Roman" w:hAnsi="Times New Roman" w:cs="Times New Roman"/>
                  <w:sz w:val="16"/>
                  <w:szCs w:val="16"/>
                  <w:rPrChange w:id="382"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83" w:author="Tom Carruthers" w:date="2017-03-15T12:37:00Z">
                  <w:rPr>
                    <w:rFonts w:ascii="Times New Roman" w:hAnsi="Times New Roman" w:cs="Times New Roman"/>
                    <w:sz w:val="19"/>
                    <w:szCs w:val="19"/>
                  </w:rPr>
                </w:rPrChange>
              </w:rPr>
              <w:t xml:space="preserve"> </w:t>
            </w:r>
            <w:r w:rsidRPr="008877EE">
              <w:rPr>
                <w:rFonts w:ascii="Times New Roman" w:hAnsi="Times New Roman" w:cs="Times New Roman"/>
                <w:sz w:val="16"/>
                <w:szCs w:val="16"/>
                <w:rPrChange w:id="384" w:author="Tom Carruthers" w:date="2017-03-15T12:37:00Z">
                  <w:rPr>
                    <w:rFonts w:ascii="Times New Roman" w:hAnsi="Times New Roman" w:cs="Times New Roman"/>
                    <w:sz w:val="19"/>
                    <w:szCs w:val="19"/>
                  </w:rPr>
                </w:rPrChange>
              </w:rPr>
              <w:t xml:space="preserve">1   </w:t>
            </w:r>
            <w:del w:id="385" w:author="Tom Carruthers" w:date="2017-03-15T12:41:00Z">
              <w:r w:rsidRPr="008877EE" w:rsidDel="008877EE">
                <w:rPr>
                  <w:rFonts w:ascii="Times New Roman" w:hAnsi="Times New Roman" w:cs="Times New Roman"/>
                  <w:sz w:val="16"/>
                  <w:szCs w:val="16"/>
                  <w:rPrChange w:id="386" w:author="Tom Carruthers" w:date="2017-03-15T12:37:00Z">
                    <w:rPr>
                      <w:rFonts w:ascii="Times New Roman" w:hAnsi="Times New Roman" w:cs="Times New Roman"/>
                      <w:sz w:val="19"/>
                      <w:szCs w:val="19"/>
                    </w:rPr>
                  </w:rPrChange>
                </w:rPr>
                <w:delText xml:space="preserve">   </w:delText>
              </w:r>
            </w:del>
            <w:ins w:id="387" w:author="Tom Carruthers" w:date="2017-03-15T12:35:00Z">
              <w:r w:rsidR="008877EE" w:rsidRPr="008877EE">
                <w:rPr>
                  <w:rFonts w:ascii="Times New Roman" w:hAnsi="Times New Roman" w:cs="Times New Roman"/>
                  <w:sz w:val="16"/>
                  <w:szCs w:val="16"/>
                  <w:rPrChange w:id="388" w:author="Tom Carruthers" w:date="2017-03-15T12:37:00Z">
                    <w:rPr>
                      <w:rFonts w:ascii="Times New Roman" w:hAnsi="Times New Roman" w:cs="Times New Roman"/>
                      <w:sz w:val="19"/>
                      <w:szCs w:val="19"/>
                    </w:rPr>
                  </w:rPrChange>
                </w:rPr>
                <w:t xml:space="preserve"> </w:t>
              </w:r>
            </w:ins>
            <w:r w:rsidRPr="008877EE">
              <w:rPr>
                <w:rFonts w:ascii="Times New Roman" w:hAnsi="Times New Roman" w:cs="Times New Roman"/>
                <w:sz w:val="16"/>
                <w:szCs w:val="16"/>
                <w:rPrChange w:id="389" w:author="Tom Carruthers" w:date="2017-03-15T12:37:00Z">
                  <w:rPr>
                    <w:rFonts w:ascii="Times New Roman" w:hAnsi="Times New Roman" w:cs="Times New Roman"/>
                    <w:sz w:val="19"/>
                    <w:szCs w:val="19"/>
                  </w:rPr>
                </w:rPrChange>
              </w:rPr>
              <w:t xml:space="preserve">1      </w:t>
            </w:r>
            <w:ins w:id="390" w:author="Tom Carruthers" w:date="2017-03-15T12:36:00Z">
              <w:r w:rsidR="008877EE" w:rsidRPr="008877EE">
                <w:rPr>
                  <w:rFonts w:ascii="Times New Roman" w:hAnsi="Times New Roman" w:cs="Times New Roman"/>
                  <w:sz w:val="16"/>
                  <w:szCs w:val="16"/>
                  <w:rPrChange w:id="391" w:author="Tom Carruthers" w:date="2017-03-15T12:37:00Z">
                    <w:rPr>
                      <w:rFonts w:ascii="Times New Roman" w:hAnsi="Times New Roman" w:cs="Times New Roman"/>
                      <w:sz w:val="19"/>
                      <w:szCs w:val="19"/>
                    </w:rPr>
                  </w:rPrChange>
                </w:rPr>
                <w:t xml:space="preserve"> </w:t>
              </w:r>
            </w:ins>
            <w:r w:rsidRPr="008877EE">
              <w:rPr>
                <w:rFonts w:ascii="Times New Roman" w:hAnsi="Times New Roman" w:cs="Times New Roman"/>
                <w:sz w:val="16"/>
                <w:szCs w:val="16"/>
                <w:rPrChange w:id="392" w:author="Tom Carruthers" w:date="2017-03-15T12:37:00Z">
                  <w:rPr>
                    <w:rFonts w:ascii="Times New Roman" w:hAnsi="Times New Roman" w:cs="Times New Roman"/>
                    <w:sz w:val="19"/>
                    <w:szCs w:val="19"/>
                  </w:rPr>
                </w:rPrChange>
              </w:rPr>
              <w:t xml:space="preserve">1       </w:t>
            </w:r>
            <w:ins w:id="393" w:author="Tom Carruthers" w:date="2017-03-15T12:37:00Z">
              <w:r w:rsidR="008877EE" w:rsidRPr="008877EE">
                <w:rPr>
                  <w:rFonts w:ascii="Times New Roman" w:hAnsi="Times New Roman" w:cs="Times New Roman"/>
                  <w:sz w:val="16"/>
                  <w:szCs w:val="16"/>
                  <w:rPrChange w:id="394" w:author="Tom Carruthers" w:date="2017-03-15T12:37:00Z">
                    <w:rPr>
                      <w:rFonts w:ascii="Times New Roman" w:hAnsi="Times New Roman" w:cs="Times New Roman"/>
                      <w:sz w:val="19"/>
                      <w:szCs w:val="19"/>
                    </w:rPr>
                  </w:rPrChange>
                </w:rPr>
                <w:t xml:space="preserve"> </w:t>
              </w:r>
            </w:ins>
            <w:r w:rsidRPr="008877EE">
              <w:rPr>
                <w:rFonts w:ascii="Times New Roman" w:hAnsi="Times New Roman" w:cs="Times New Roman"/>
                <w:sz w:val="16"/>
                <w:szCs w:val="16"/>
                <w:rPrChange w:id="395" w:author="Tom Carruthers" w:date="2017-03-15T12:37:00Z">
                  <w:rPr>
                    <w:rFonts w:ascii="Times New Roman" w:hAnsi="Times New Roman" w:cs="Times New Roman"/>
                    <w:sz w:val="19"/>
                    <w:szCs w:val="19"/>
                  </w:rPr>
                </w:rPrChange>
              </w:rPr>
              <w:t xml:space="preserve">1        1      </w:t>
            </w:r>
            <w:ins w:id="396" w:author="Tom Carruthers" w:date="2017-03-15T12:37:00Z">
              <w:r w:rsidR="008877EE" w:rsidRPr="008877EE">
                <w:rPr>
                  <w:rFonts w:ascii="Times New Roman" w:hAnsi="Times New Roman" w:cs="Times New Roman"/>
                  <w:sz w:val="16"/>
                  <w:szCs w:val="16"/>
                  <w:rPrChange w:id="397" w:author="Tom Carruthers" w:date="2017-03-15T12:37:00Z">
                    <w:rPr>
                      <w:rFonts w:ascii="Times New Roman" w:hAnsi="Times New Roman" w:cs="Times New Roman"/>
                      <w:sz w:val="19"/>
                      <w:szCs w:val="19"/>
                    </w:rPr>
                  </w:rPrChange>
                </w:rPr>
                <w:t xml:space="preserve"> </w:t>
              </w:r>
            </w:ins>
            <w:r w:rsidRPr="008877EE">
              <w:rPr>
                <w:rFonts w:ascii="Times New Roman" w:hAnsi="Times New Roman" w:cs="Times New Roman"/>
                <w:sz w:val="16"/>
                <w:szCs w:val="16"/>
                <w:rPrChange w:id="398" w:author="Tom Carruthers" w:date="2017-03-15T12:37:00Z">
                  <w:rPr>
                    <w:rFonts w:ascii="Times New Roman" w:hAnsi="Times New Roman" w:cs="Times New Roman"/>
                    <w:sz w:val="19"/>
                    <w:szCs w:val="19"/>
                  </w:rPr>
                </w:rPrChange>
              </w:rPr>
              <w:t xml:space="preserve"> </w:t>
            </w:r>
            <w:del w:id="399" w:author="Tom Carruthers" w:date="2017-03-15T12:40:00Z">
              <w:r w:rsidRPr="008877EE" w:rsidDel="008877EE">
                <w:rPr>
                  <w:rFonts w:ascii="Times New Roman" w:hAnsi="Times New Roman" w:cs="Times New Roman"/>
                  <w:sz w:val="16"/>
                  <w:szCs w:val="16"/>
                  <w:rPrChange w:id="400" w:author="Tom Carruthers" w:date="2017-03-15T12:37:00Z">
                    <w:rPr>
                      <w:rFonts w:ascii="Times New Roman" w:hAnsi="Times New Roman" w:cs="Times New Roman"/>
                      <w:sz w:val="19"/>
                      <w:szCs w:val="19"/>
                    </w:rPr>
                  </w:rPrChange>
                </w:rPr>
                <w:delText xml:space="preserve">1     </w:delText>
              </w:r>
            </w:del>
            <w:ins w:id="401" w:author="Tom Carruthers" w:date="2017-03-15T12:40:00Z">
              <w:r w:rsidR="008877EE" w:rsidRPr="008877EE">
                <w:rPr>
                  <w:rFonts w:ascii="Times New Roman" w:hAnsi="Times New Roman" w:cs="Times New Roman"/>
                  <w:sz w:val="16"/>
                  <w:szCs w:val="16"/>
                  <w:rPrChange w:id="402" w:author="Tom Carruthers" w:date="2017-03-15T12:37:00Z">
                    <w:rPr>
                      <w:rFonts w:ascii="Times New Roman" w:hAnsi="Times New Roman" w:cs="Times New Roman"/>
                      <w:sz w:val="19"/>
                      <w:szCs w:val="19"/>
                    </w:rPr>
                  </w:rPrChange>
                </w:rPr>
                <w:t xml:space="preserve">1   </w:t>
              </w:r>
              <w:r w:rsidR="008877EE">
                <w:rPr>
                  <w:rFonts w:ascii="Times New Roman" w:hAnsi="Times New Roman" w:cs="Times New Roman"/>
                  <w:sz w:val="16"/>
                  <w:szCs w:val="16"/>
                </w:rPr>
                <w:t xml:space="preserve"> </w:t>
              </w:r>
              <w:r w:rsidR="008877EE" w:rsidRPr="008877EE">
                <w:rPr>
                  <w:rFonts w:ascii="Times New Roman" w:hAnsi="Times New Roman" w:cs="Times New Roman"/>
                  <w:sz w:val="16"/>
                  <w:szCs w:val="16"/>
                  <w:rPrChange w:id="403" w:author="Tom Carruthers" w:date="2017-03-15T12:37:00Z">
                    <w:rPr>
                      <w:rFonts w:ascii="Times New Roman" w:hAnsi="Times New Roman" w:cs="Times New Roman"/>
                      <w:sz w:val="19"/>
                      <w:szCs w:val="19"/>
                    </w:rPr>
                  </w:rPrChange>
                </w:rPr>
                <w:t xml:space="preserve"> </w:t>
              </w:r>
              <w:r w:rsidR="008877EE">
                <w:rPr>
                  <w:rFonts w:ascii="Times New Roman" w:hAnsi="Times New Roman" w:cs="Times New Roman"/>
                  <w:sz w:val="16"/>
                  <w:szCs w:val="16"/>
                </w:rPr>
                <w:t xml:space="preserve">  </w:t>
              </w:r>
            </w:ins>
            <w:r w:rsidRPr="008877EE">
              <w:rPr>
                <w:rFonts w:ascii="Times New Roman" w:hAnsi="Times New Roman" w:cs="Times New Roman"/>
                <w:sz w:val="16"/>
                <w:szCs w:val="16"/>
                <w:rPrChange w:id="404" w:author="Tom Carruthers" w:date="2017-03-15T12:37:00Z">
                  <w:rPr>
                    <w:rFonts w:ascii="Times New Roman" w:hAnsi="Times New Roman" w:cs="Times New Roman"/>
                    <w:sz w:val="19"/>
                    <w:szCs w:val="19"/>
                  </w:rPr>
                </w:rPrChange>
              </w:rPr>
              <w:t xml:space="preserve">1        1    </w:t>
            </w:r>
            <w:ins w:id="405" w:author="Tom Carruthers" w:date="2017-03-15T12:41:00Z">
              <w:r w:rsidR="008877EE">
                <w:rPr>
                  <w:rFonts w:ascii="Times New Roman" w:hAnsi="Times New Roman" w:cs="Times New Roman"/>
                  <w:sz w:val="16"/>
                  <w:szCs w:val="16"/>
                </w:rPr>
                <w:t xml:space="preserve">  </w:t>
              </w:r>
            </w:ins>
            <w:ins w:id="406" w:author="Tom Carruthers" w:date="2017-03-15T12:38:00Z">
              <w:r w:rsidR="008877EE">
                <w:rPr>
                  <w:rFonts w:ascii="Times New Roman" w:hAnsi="Times New Roman" w:cs="Times New Roman"/>
                  <w:sz w:val="16"/>
                  <w:szCs w:val="16"/>
                </w:rPr>
                <w:t xml:space="preserve"> </w:t>
              </w:r>
            </w:ins>
            <w:r w:rsidRPr="008877EE">
              <w:rPr>
                <w:rFonts w:ascii="Times New Roman" w:hAnsi="Times New Roman" w:cs="Times New Roman"/>
                <w:sz w:val="16"/>
                <w:szCs w:val="16"/>
                <w:rPrChange w:id="407" w:author="Tom Carruthers" w:date="2017-03-15T12:37:00Z">
                  <w:rPr>
                    <w:rFonts w:ascii="Times New Roman" w:hAnsi="Times New Roman" w:cs="Times New Roman"/>
                    <w:sz w:val="19"/>
                    <w:szCs w:val="19"/>
                  </w:rPr>
                </w:rPrChange>
              </w:rPr>
              <w:t>1</w:t>
            </w:r>
            <w:ins w:id="408" w:author="Tom Carruthers" w:date="2017-03-15T12:39:00Z">
              <w:r w:rsidR="008877EE">
                <w:rPr>
                  <w:rFonts w:ascii="Times New Roman" w:hAnsi="Times New Roman" w:cs="Times New Roman"/>
                  <w:sz w:val="16"/>
                  <w:szCs w:val="16"/>
                </w:rPr>
                <w:t xml:space="preserve">    </w:t>
              </w:r>
            </w:ins>
            <w:ins w:id="409" w:author="Tom Carruthers" w:date="2017-03-15T12:41:00Z">
              <w:r w:rsidR="008877EE">
                <w:rPr>
                  <w:rFonts w:ascii="Times New Roman" w:hAnsi="Times New Roman" w:cs="Times New Roman"/>
                  <w:sz w:val="16"/>
                  <w:szCs w:val="16"/>
                </w:rPr>
                <w:t xml:space="preserve"> </w:t>
              </w:r>
            </w:ins>
            <w:ins w:id="410" w:author="Tom Carruthers" w:date="2017-03-15T12:39:00Z">
              <w:r w:rsidR="008877EE">
                <w:rPr>
                  <w:rFonts w:ascii="Times New Roman" w:hAnsi="Times New Roman" w:cs="Times New Roman"/>
                  <w:sz w:val="16"/>
                  <w:szCs w:val="16"/>
                </w:rPr>
                <w:t xml:space="preserve">  1       1     </w:t>
              </w:r>
            </w:ins>
            <w:ins w:id="411" w:author="Tom Carruthers" w:date="2017-03-15T12:41:00Z">
              <w:r w:rsidR="008877EE">
                <w:rPr>
                  <w:rFonts w:ascii="Times New Roman" w:hAnsi="Times New Roman" w:cs="Times New Roman"/>
                  <w:sz w:val="16"/>
                  <w:szCs w:val="16"/>
                </w:rPr>
                <w:t xml:space="preserve"> </w:t>
              </w:r>
            </w:ins>
            <w:ins w:id="412" w:author="Tom Carruthers" w:date="2017-03-15T12:39:00Z">
              <w:r w:rsidR="008877EE">
                <w:rPr>
                  <w:rFonts w:ascii="Times New Roman" w:hAnsi="Times New Roman" w:cs="Times New Roman"/>
                  <w:sz w:val="16"/>
                  <w:szCs w:val="16"/>
                </w:rPr>
                <w:t xml:space="preserve"> 1     </w:t>
              </w:r>
            </w:ins>
            <w:ins w:id="413" w:author="Tom Carruthers" w:date="2017-03-15T12:41:00Z">
              <w:r w:rsidR="008877EE">
                <w:rPr>
                  <w:rFonts w:ascii="Times New Roman" w:hAnsi="Times New Roman" w:cs="Times New Roman"/>
                  <w:sz w:val="16"/>
                  <w:szCs w:val="16"/>
                </w:rPr>
                <w:t xml:space="preserve"> </w:t>
              </w:r>
            </w:ins>
            <w:ins w:id="414" w:author="Tom Carruthers" w:date="2017-03-15T12:39:00Z">
              <w:r w:rsidR="008877EE">
                <w:rPr>
                  <w:rFonts w:ascii="Times New Roman" w:hAnsi="Times New Roman" w:cs="Times New Roman"/>
                  <w:sz w:val="16"/>
                  <w:szCs w:val="16"/>
                </w:rPr>
                <w:t xml:space="preserve"> 1     </w:t>
              </w:r>
            </w:ins>
            <w:ins w:id="415" w:author="Tom Carruthers" w:date="2017-03-15T12:41:00Z">
              <w:r w:rsidR="008877EE">
                <w:rPr>
                  <w:rFonts w:ascii="Times New Roman" w:hAnsi="Times New Roman" w:cs="Times New Roman"/>
                  <w:sz w:val="16"/>
                  <w:szCs w:val="16"/>
                </w:rPr>
                <w:t xml:space="preserve"> </w:t>
              </w:r>
            </w:ins>
            <w:ins w:id="416" w:author="Tom Carruthers" w:date="2017-03-15T12:39:00Z">
              <w:r w:rsidR="008877EE">
                <w:rPr>
                  <w:rFonts w:ascii="Times New Roman" w:hAnsi="Times New Roman" w:cs="Times New Roman"/>
                  <w:sz w:val="16"/>
                  <w:szCs w:val="16"/>
                </w:rPr>
                <w:t xml:space="preserve"> 1      1</w:t>
              </w:r>
            </w:ins>
          </w:p>
          <w:p w14:paraId="5201FA2A" w14:textId="31CFF2EA" w:rsidR="00355A2F" w:rsidRDefault="00D63323">
            <w:del w:id="417" w:author="Tom Carruthers" w:date="2017-03-15T12:34:00Z">
              <w:r w:rsidRPr="008877EE" w:rsidDel="008877EE">
                <w:rPr>
                  <w:rFonts w:ascii="Times New Roman" w:hAnsi="Times New Roman" w:cs="Times New Roman"/>
                  <w:sz w:val="16"/>
                  <w:szCs w:val="16"/>
                  <w:rPrChange w:id="418"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419" w:author="Tom Carruthers" w:date="2017-03-15T12:37:00Z">
                  <w:rPr>
                    <w:rFonts w:ascii="Times New Roman" w:hAnsi="Times New Roman" w:cs="Times New Roman"/>
                    <w:sz w:val="19"/>
                    <w:szCs w:val="19"/>
                  </w:rPr>
                </w:rPrChange>
              </w:rPr>
              <w:t xml:space="preserve">0  </w:t>
            </w:r>
            <w:del w:id="420" w:author="Tom Carruthers" w:date="2017-03-15T12:39:00Z">
              <w:r w:rsidR="00722735" w:rsidRPr="008877EE" w:rsidDel="008877EE">
                <w:rPr>
                  <w:rFonts w:ascii="Times New Roman" w:hAnsi="Times New Roman" w:cs="Times New Roman"/>
                  <w:sz w:val="16"/>
                  <w:szCs w:val="16"/>
                  <w:rPrChange w:id="421" w:author="Tom Carruthers" w:date="2017-03-15T12:37:00Z">
                    <w:rPr>
                      <w:rFonts w:ascii="Times New Roman" w:hAnsi="Times New Roman" w:cs="Times New Roman"/>
                      <w:sz w:val="19"/>
                      <w:szCs w:val="19"/>
                    </w:rPr>
                  </w:rPrChange>
                </w:rPr>
                <w:delText xml:space="preserve"> </w:delText>
              </w:r>
            </w:del>
            <w:del w:id="422" w:author="Tom Carruthers" w:date="2017-03-15T12:32:00Z">
              <w:r w:rsidR="00722735" w:rsidRPr="008877EE" w:rsidDel="008877EE">
                <w:rPr>
                  <w:rFonts w:ascii="Times New Roman" w:hAnsi="Times New Roman" w:cs="Times New Roman"/>
                  <w:sz w:val="16"/>
                  <w:szCs w:val="16"/>
                  <w:rPrChange w:id="423" w:author="Tom Carruthers" w:date="2017-03-15T12:37:00Z">
                    <w:rPr>
                      <w:rFonts w:ascii="Times New Roman" w:hAnsi="Times New Roman" w:cs="Times New Roman"/>
                      <w:sz w:val="19"/>
                      <w:szCs w:val="19"/>
                    </w:rPr>
                  </w:rPrChange>
                </w:rPr>
                <w:delText xml:space="preserve">  </w:delText>
              </w:r>
            </w:del>
            <w:del w:id="424" w:author="Tom Carruthers" w:date="2017-03-15T12:34:00Z">
              <w:r w:rsidR="00722735" w:rsidRPr="008877EE" w:rsidDel="008877EE">
                <w:rPr>
                  <w:rFonts w:ascii="Times New Roman" w:hAnsi="Times New Roman" w:cs="Times New Roman"/>
                  <w:sz w:val="16"/>
                  <w:szCs w:val="16"/>
                  <w:rPrChange w:id="425" w:author="Tom Carruthers" w:date="2017-03-15T12:37:00Z">
                    <w:rPr>
                      <w:rFonts w:ascii="Times New Roman" w:hAnsi="Times New Roman" w:cs="Times New Roman"/>
                      <w:sz w:val="19"/>
                      <w:szCs w:val="19"/>
                    </w:rPr>
                  </w:rPrChange>
                </w:rPr>
                <w:delText xml:space="preserve"> </w:delText>
              </w:r>
            </w:del>
            <w:del w:id="426" w:author="Tom Carruthers" w:date="2017-03-15T12:39:00Z">
              <w:r w:rsidR="00722735" w:rsidRPr="008877EE" w:rsidDel="008877EE">
                <w:rPr>
                  <w:rFonts w:ascii="Times New Roman" w:hAnsi="Times New Roman" w:cs="Times New Roman"/>
                  <w:sz w:val="16"/>
                  <w:szCs w:val="16"/>
                  <w:rPrChange w:id="427"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428" w:author="Tom Carruthers" w:date="2017-03-15T12:37:00Z">
                  <w:rPr>
                    <w:rFonts w:ascii="Times New Roman" w:hAnsi="Times New Roman" w:cs="Times New Roman"/>
                    <w:sz w:val="19"/>
                    <w:szCs w:val="19"/>
                  </w:rPr>
                </w:rPrChange>
              </w:rPr>
              <w:t xml:space="preserve">0 </w:t>
            </w:r>
            <w:del w:id="429" w:author="Tom Carruthers" w:date="2017-03-15T12:39:00Z">
              <w:r w:rsidR="00722735" w:rsidRPr="008877EE" w:rsidDel="008877EE">
                <w:rPr>
                  <w:rFonts w:ascii="Times New Roman" w:hAnsi="Times New Roman" w:cs="Times New Roman"/>
                  <w:sz w:val="16"/>
                  <w:szCs w:val="16"/>
                  <w:rPrChange w:id="430" w:author="Tom Carruthers" w:date="2017-03-15T12:37:00Z">
                    <w:rPr>
                      <w:rFonts w:ascii="Times New Roman" w:hAnsi="Times New Roman" w:cs="Times New Roman"/>
                      <w:sz w:val="19"/>
                      <w:szCs w:val="19"/>
                    </w:rPr>
                  </w:rPrChange>
                </w:rPr>
                <w:delText xml:space="preserve"> </w:delText>
              </w:r>
            </w:del>
            <w:del w:id="431" w:author="Tom Carruthers" w:date="2017-03-15T12:32:00Z">
              <w:r w:rsidR="00722735" w:rsidRPr="008877EE" w:rsidDel="008877EE">
                <w:rPr>
                  <w:rFonts w:ascii="Times New Roman" w:hAnsi="Times New Roman" w:cs="Times New Roman"/>
                  <w:sz w:val="16"/>
                  <w:szCs w:val="16"/>
                  <w:rPrChange w:id="432" w:author="Tom Carruthers" w:date="2017-03-15T12:37:00Z">
                    <w:rPr>
                      <w:rFonts w:ascii="Times New Roman" w:hAnsi="Times New Roman" w:cs="Times New Roman"/>
                      <w:sz w:val="19"/>
                      <w:szCs w:val="19"/>
                    </w:rPr>
                  </w:rPrChange>
                </w:rPr>
                <w:delText xml:space="preserve"> </w:delText>
              </w:r>
              <w:r w:rsidRPr="008877EE" w:rsidDel="008877EE">
                <w:rPr>
                  <w:rFonts w:ascii="Times New Roman" w:hAnsi="Times New Roman" w:cs="Times New Roman"/>
                  <w:sz w:val="16"/>
                  <w:szCs w:val="16"/>
                  <w:rPrChange w:id="433" w:author="Tom Carruthers" w:date="2017-03-15T12:37:00Z">
                    <w:rPr>
                      <w:rFonts w:ascii="Times New Roman" w:hAnsi="Times New Roman" w:cs="Times New Roman"/>
                      <w:sz w:val="19"/>
                      <w:szCs w:val="19"/>
                    </w:rPr>
                  </w:rPrChange>
                </w:rPr>
                <w:delText xml:space="preserve">  </w:delText>
              </w:r>
            </w:del>
            <w:del w:id="434" w:author="Tom Carruthers" w:date="2017-03-15T12:39:00Z">
              <w:r w:rsidRPr="008877EE" w:rsidDel="008877EE">
                <w:rPr>
                  <w:rFonts w:ascii="Times New Roman" w:hAnsi="Times New Roman" w:cs="Times New Roman"/>
                  <w:sz w:val="16"/>
                  <w:szCs w:val="16"/>
                  <w:rPrChange w:id="435" w:author="Tom Carruthers" w:date="2017-03-15T12:37:00Z">
                    <w:rPr>
                      <w:rFonts w:ascii="Times New Roman" w:hAnsi="Times New Roman" w:cs="Times New Roman"/>
                      <w:sz w:val="19"/>
                      <w:szCs w:val="19"/>
                    </w:rPr>
                  </w:rPrChange>
                </w:rPr>
                <w:delText xml:space="preserve">  </w:delText>
              </w:r>
            </w:del>
            <w:r w:rsidRPr="008877EE">
              <w:rPr>
                <w:rFonts w:ascii="Times New Roman" w:hAnsi="Times New Roman" w:cs="Times New Roman"/>
                <w:sz w:val="16"/>
                <w:szCs w:val="16"/>
                <w:rPrChange w:id="436" w:author="Tom Carruthers" w:date="2017-03-15T12:37:00Z">
                  <w:rPr>
                    <w:rFonts w:ascii="Times New Roman" w:hAnsi="Times New Roman" w:cs="Times New Roman"/>
                    <w:sz w:val="19"/>
                    <w:szCs w:val="19"/>
                  </w:rPr>
                </w:rPrChange>
              </w:rPr>
              <w:t xml:space="preserve"> 0   </w:t>
            </w:r>
            <w:del w:id="437" w:author="Tom Carruthers" w:date="2017-03-15T12:35:00Z">
              <w:r w:rsidRPr="008877EE" w:rsidDel="008877EE">
                <w:rPr>
                  <w:rFonts w:ascii="Times New Roman" w:hAnsi="Times New Roman" w:cs="Times New Roman"/>
                  <w:sz w:val="16"/>
                  <w:szCs w:val="16"/>
                  <w:rPrChange w:id="438" w:author="Tom Carruthers" w:date="2017-03-15T12:37:00Z">
                    <w:rPr>
                      <w:rFonts w:ascii="Times New Roman" w:hAnsi="Times New Roman" w:cs="Times New Roman"/>
                      <w:sz w:val="19"/>
                      <w:szCs w:val="19"/>
                    </w:rPr>
                  </w:rPrChange>
                </w:rPr>
                <w:delText xml:space="preserve">   </w:delText>
              </w:r>
            </w:del>
            <w:r w:rsidRPr="008877EE">
              <w:rPr>
                <w:rFonts w:ascii="Times New Roman" w:hAnsi="Times New Roman" w:cs="Times New Roman"/>
                <w:sz w:val="16"/>
                <w:szCs w:val="16"/>
                <w:rPrChange w:id="439" w:author="Tom Carruthers" w:date="2017-03-15T12:37:00Z">
                  <w:rPr>
                    <w:rFonts w:ascii="Times New Roman" w:hAnsi="Times New Roman" w:cs="Times New Roman"/>
                    <w:sz w:val="19"/>
                    <w:szCs w:val="19"/>
                  </w:rPr>
                </w:rPrChange>
              </w:rPr>
              <w:t xml:space="preserve"> </w:t>
            </w:r>
            <w:r w:rsidR="00722735" w:rsidRPr="008877EE">
              <w:rPr>
                <w:rFonts w:ascii="Times New Roman" w:hAnsi="Times New Roman" w:cs="Times New Roman"/>
                <w:sz w:val="16"/>
                <w:szCs w:val="16"/>
                <w:rPrChange w:id="440" w:author="Tom Carruthers" w:date="2017-03-15T12:37:00Z">
                  <w:rPr>
                    <w:rFonts w:ascii="Times New Roman" w:hAnsi="Times New Roman" w:cs="Times New Roman"/>
                    <w:sz w:val="19"/>
                    <w:szCs w:val="19"/>
                  </w:rPr>
                </w:rPrChange>
              </w:rPr>
              <w:t>0</w:t>
            </w:r>
            <w:r w:rsidRPr="008877EE">
              <w:rPr>
                <w:rFonts w:ascii="Times New Roman" w:hAnsi="Times New Roman" w:cs="Times New Roman"/>
                <w:sz w:val="16"/>
                <w:szCs w:val="16"/>
                <w:rPrChange w:id="441" w:author="Tom Carruthers" w:date="2017-03-15T12:37:00Z">
                  <w:rPr>
                    <w:rFonts w:ascii="Times New Roman" w:hAnsi="Times New Roman" w:cs="Times New Roman"/>
                    <w:sz w:val="19"/>
                    <w:szCs w:val="19"/>
                  </w:rPr>
                </w:rPrChange>
              </w:rPr>
              <w:t xml:space="preserve">   </w:t>
            </w:r>
            <w:ins w:id="442" w:author="Tom Carruthers" w:date="2017-03-15T12:33:00Z">
              <w:r w:rsidR="008877EE" w:rsidRPr="008877EE">
                <w:rPr>
                  <w:rFonts w:ascii="Times New Roman" w:hAnsi="Times New Roman" w:cs="Times New Roman"/>
                  <w:sz w:val="16"/>
                  <w:szCs w:val="16"/>
                  <w:rPrChange w:id="443" w:author="Tom Carruthers" w:date="2017-03-15T12:37:00Z">
                    <w:rPr>
                      <w:rFonts w:ascii="Times New Roman" w:hAnsi="Times New Roman" w:cs="Times New Roman"/>
                      <w:sz w:val="19"/>
                      <w:szCs w:val="19"/>
                    </w:rPr>
                  </w:rPrChange>
                </w:rPr>
                <w:t xml:space="preserve">   </w:t>
              </w:r>
            </w:ins>
            <w:del w:id="444" w:author="Tom Carruthers" w:date="2017-03-15T12:35:00Z">
              <w:r w:rsidRPr="008877EE" w:rsidDel="008877EE">
                <w:rPr>
                  <w:rFonts w:ascii="Times New Roman" w:hAnsi="Times New Roman" w:cs="Times New Roman"/>
                  <w:sz w:val="16"/>
                  <w:szCs w:val="16"/>
                  <w:rPrChange w:id="445" w:author="Tom Carruthers" w:date="2017-03-15T12:37:00Z">
                    <w:rPr>
                      <w:rFonts w:ascii="Times New Roman" w:hAnsi="Times New Roman" w:cs="Times New Roman"/>
                      <w:sz w:val="19"/>
                      <w:szCs w:val="19"/>
                    </w:rPr>
                  </w:rPrChange>
                </w:rPr>
                <w:delText xml:space="preserve"> </w:delText>
              </w:r>
            </w:del>
            <w:del w:id="446" w:author="Tom Carruthers" w:date="2017-03-15T12:33:00Z">
              <w:r w:rsidR="00722735" w:rsidRPr="008877EE" w:rsidDel="008877EE">
                <w:rPr>
                  <w:rFonts w:ascii="Times New Roman" w:hAnsi="Times New Roman" w:cs="Times New Roman"/>
                  <w:sz w:val="16"/>
                  <w:szCs w:val="16"/>
                  <w:rPrChange w:id="447" w:author="Tom Carruthers" w:date="2017-03-15T12:37:00Z">
                    <w:rPr>
                      <w:rFonts w:ascii="Times New Roman" w:hAnsi="Times New Roman" w:cs="Times New Roman"/>
                      <w:sz w:val="19"/>
                      <w:szCs w:val="19"/>
                    </w:rPr>
                  </w:rPrChange>
                </w:rPr>
                <w:delText>0.08</w:delText>
              </w:r>
            </w:del>
            <w:ins w:id="448" w:author="Tom Carruthers" w:date="2017-03-15T12:33:00Z">
              <w:r w:rsidR="008877EE" w:rsidRPr="008877EE">
                <w:rPr>
                  <w:rFonts w:ascii="Times New Roman" w:hAnsi="Times New Roman" w:cs="Times New Roman"/>
                  <w:sz w:val="16"/>
                  <w:szCs w:val="16"/>
                  <w:rPrChange w:id="449" w:author="Tom Carruthers" w:date="2017-03-15T12:37:00Z">
                    <w:rPr>
                      <w:rFonts w:ascii="Times New Roman" w:hAnsi="Times New Roman" w:cs="Times New Roman"/>
                      <w:sz w:val="19"/>
                      <w:szCs w:val="19"/>
                    </w:rPr>
                  </w:rPrChange>
                </w:rPr>
                <w:t>0</w:t>
              </w:r>
            </w:ins>
            <w:r w:rsidRPr="008877EE">
              <w:rPr>
                <w:rFonts w:ascii="Times New Roman" w:hAnsi="Times New Roman" w:cs="Times New Roman"/>
                <w:sz w:val="16"/>
                <w:szCs w:val="16"/>
                <w:rPrChange w:id="450" w:author="Tom Carruthers" w:date="2017-03-15T12:37:00Z">
                  <w:rPr>
                    <w:rFonts w:ascii="Times New Roman" w:hAnsi="Times New Roman" w:cs="Times New Roman"/>
                    <w:sz w:val="19"/>
                    <w:szCs w:val="19"/>
                  </w:rPr>
                </w:rPrChange>
              </w:rPr>
              <w:t xml:space="preserve">  </w:t>
            </w:r>
            <w:ins w:id="451" w:author="Tom Carruthers" w:date="2017-03-15T12:33:00Z">
              <w:r w:rsidR="008877EE" w:rsidRPr="008877EE">
                <w:rPr>
                  <w:rFonts w:ascii="Times New Roman" w:hAnsi="Times New Roman" w:cs="Times New Roman"/>
                  <w:sz w:val="16"/>
                  <w:szCs w:val="16"/>
                  <w:rPrChange w:id="452" w:author="Tom Carruthers" w:date="2017-03-15T12:37:00Z">
                    <w:rPr>
                      <w:rFonts w:ascii="Times New Roman" w:hAnsi="Times New Roman" w:cs="Times New Roman"/>
                      <w:sz w:val="19"/>
                      <w:szCs w:val="19"/>
                    </w:rPr>
                  </w:rPrChange>
                </w:rPr>
                <w:t xml:space="preserve"> </w:t>
              </w:r>
            </w:ins>
            <w:ins w:id="453" w:author="Tom Carruthers" w:date="2017-03-15T12:35:00Z">
              <w:r w:rsidR="008877EE" w:rsidRPr="008877EE">
                <w:rPr>
                  <w:rFonts w:ascii="Times New Roman" w:hAnsi="Times New Roman" w:cs="Times New Roman"/>
                  <w:sz w:val="16"/>
                  <w:szCs w:val="16"/>
                  <w:rPrChange w:id="454" w:author="Tom Carruthers" w:date="2017-03-15T12:37:00Z">
                    <w:rPr>
                      <w:rFonts w:ascii="Times New Roman" w:hAnsi="Times New Roman" w:cs="Times New Roman"/>
                      <w:sz w:val="19"/>
                      <w:szCs w:val="19"/>
                    </w:rPr>
                  </w:rPrChange>
                </w:rPr>
                <w:t xml:space="preserve"> </w:t>
              </w:r>
            </w:ins>
            <w:ins w:id="455" w:author="Tom Carruthers" w:date="2017-03-15T12:41:00Z">
              <w:r w:rsidR="008877EE">
                <w:rPr>
                  <w:rFonts w:ascii="Times New Roman" w:hAnsi="Times New Roman" w:cs="Times New Roman"/>
                  <w:sz w:val="16"/>
                  <w:szCs w:val="16"/>
                </w:rPr>
                <w:t xml:space="preserve"> </w:t>
              </w:r>
            </w:ins>
            <w:del w:id="456" w:author="Tom Carruthers" w:date="2017-03-15T12:33:00Z">
              <w:r w:rsidRPr="008877EE" w:rsidDel="008877EE">
                <w:rPr>
                  <w:rFonts w:ascii="Times New Roman" w:hAnsi="Times New Roman" w:cs="Times New Roman"/>
                  <w:sz w:val="16"/>
                  <w:szCs w:val="16"/>
                  <w:rPrChange w:id="457" w:author="Tom Carruthers" w:date="2017-03-15T12:37:00Z">
                    <w:rPr>
                      <w:rFonts w:ascii="Times New Roman" w:hAnsi="Times New Roman" w:cs="Times New Roman"/>
                      <w:sz w:val="19"/>
                      <w:szCs w:val="19"/>
                    </w:rPr>
                  </w:rPrChange>
                </w:rPr>
                <w:delText>0.15</w:delText>
              </w:r>
            </w:del>
            <w:ins w:id="458" w:author="Tom Carruthers" w:date="2017-03-15T12:33:00Z">
              <w:r w:rsidR="008877EE" w:rsidRPr="008877EE">
                <w:rPr>
                  <w:rFonts w:ascii="Times New Roman" w:hAnsi="Times New Roman" w:cs="Times New Roman"/>
                  <w:sz w:val="16"/>
                  <w:szCs w:val="16"/>
                  <w:rPrChange w:id="459" w:author="Tom Carruthers" w:date="2017-03-15T12:37:00Z">
                    <w:rPr>
                      <w:rFonts w:ascii="Times New Roman" w:hAnsi="Times New Roman" w:cs="Times New Roman"/>
                      <w:sz w:val="19"/>
                      <w:szCs w:val="19"/>
                    </w:rPr>
                  </w:rPrChange>
                </w:rPr>
                <w:t>0</w:t>
              </w:r>
            </w:ins>
            <w:r w:rsidRPr="008877EE">
              <w:rPr>
                <w:rFonts w:ascii="Times New Roman" w:hAnsi="Times New Roman" w:cs="Times New Roman"/>
                <w:sz w:val="16"/>
                <w:szCs w:val="16"/>
                <w:rPrChange w:id="460" w:author="Tom Carruthers" w:date="2017-03-15T12:37:00Z">
                  <w:rPr>
                    <w:rFonts w:ascii="Times New Roman" w:hAnsi="Times New Roman" w:cs="Times New Roman"/>
                    <w:sz w:val="19"/>
                    <w:szCs w:val="19"/>
                  </w:rPr>
                </w:rPrChange>
              </w:rPr>
              <w:t xml:space="preserve">  </w:t>
            </w:r>
            <w:ins w:id="461" w:author="Tom Carruthers" w:date="2017-03-15T12:33:00Z">
              <w:r w:rsidR="008877EE" w:rsidRPr="008877EE">
                <w:rPr>
                  <w:rFonts w:ascii="Times New Roman" w:hAnsi="Times New Roman" w:cs="Times New Roman"/>
                  <w:sz w:val="16"/>
                  <w:szCs w:val="16"/>
                  <w:rPrChange w:id="462" w:author="Tom Carruthers" w:date="2017-03-15T12:37:00Z">
                    <w:rPr>
                      <w:rFonts w:ascii="Times New Roman" w:hAnsi="Times New Roman" w:cs="Times New Roman"/>
                      <w:sz w:val="19"/>
                      <w:szCs w:val="19"/>
                    </w:rPr>
                  </w:rPrChange>
                </w:rPr>
                <w:t xml:space="preserve"> </w:t>
              </w:r>
            </w:ins>
            <w:del w:id="463" w:author="Tom Carruthers" w:date="2017-03-15T12:40:00Z">
              <w:r w:rsidRPr="008877EE" w:rsidDel="008877EE">
                <w:rPr>
                  <w:rFonts w:ascii="Times New Roman" w:hAnsi="Times New Roman" w:cs="Times New Roman"/>
                  <w:sz w:val="16"/>
                  <w:szCs w:val="16"/>
                  <w:rPrChange w:id="464" w:author="Tom Carruthers" w:date="2017-03-15T12:37:00Z">
                    <w:rPr>
                      <w:rFonts w:ascii="Times New Roman" w:hAnsi="Times New Roman" w:cs="Times New Roman"/>
                      <w:sz w:val="19"/>
                      <w:szCs w:val="19"/>
                    </w:rPr>
                  </w:rPrChange>
                </w:rPr>
                <w:delText>0.</w:delText>
              </w:r>
            </w:del>
            <w:del w:id="465" w:author="Tom Carruthers" w:date="2017-03-15T12:33:00Z">
              <w:r w:rsidRPr="008877EE" w:rsidDel="008877EE">
                <w:rPr>
                  <w:rFonts w:ascii="Times New Roman" w:hAnsi="Times New Roman" w:cs="Times New Roman"/>
                  <w:sz w:val="16"/>
                  <w:szCs w:val="16"/>
                  <w:rPrChange w:id="466" w:author="Tom Carruthers" w:date="2017-03-15T12:37:00Z">
                    <w:rPr>
                      <w:rFonts w:ascii="Times New Roman" w:hAnsi="Times New Roman" w:cs="Times New Roman"/>
                      <w:sz w:val="19"/>
                      <w:szCs w:val="19"/>
                    </w:rPr>
                  </w:rPrChange>
                </w:rPr>
                <w:delText>24</w:delText>
              </w:r>
            </w:del>
            <w:ins w:id="467" w:author="Tom Carruthers" w:date="2017-03-15T12:40:00Z">
              <w:r w:rsidR="008877EE">
                <w:rPr>
                  <w:rFonts w:ascii="Times New Roman" w:hAnsi="Times New Roman" w:cs="Times New Roman"/>
                  <w:sz w:val="16"/>
                  <w:szCs w:val="16"/>
                </w:rPr>
                <w:t>0</w:t>
              </w:r>
            </w:ins>
            <w:r w:rsidRPr="008877EE">
              <w:rPr>
                <w:rFonts w:ascii="Times New Roman" w:hAnsi="Times New Roman" w:cs="Times New Roman"/>
                <w:sz w:val="16"/>
                <w:szCs w:val="16"/>
                <w:rPrChange w:id="468" w:author="Tom Carruthers" w:date="2017-03-15T12:37:00Z">
                  <w:rPr>
                    <w:rFonts w:ascii="Times New Roman" w:hAnsi="Times New Roman" w:cs="Times New Roman"/>
                    <w:sz w:val="19"/>
                    <w:szCs w:val="19"/>
                  </w:rPr>
                </w:rPrChange>
              </w:rPr>
              <w:t xml:space="preserve">  </w:t>
            </w:r>
            <w:ins w:id="469" w:author="Tom Carruthers" w:date="2017-03-15T12:41:00Z">
              <w:r w:rsidR="008877EE">
                <w:rPr>
                  <w:rFonts w:ascii="Times New Roman" w:hAnsi="Times New Roman" w:cs="Times New Roman"/>
                  <w:sz w:val="16"/>
                  <w:szCs w:val="16"/>
                </w:rPr>
                <w:t xml:space="preserve"> </w:t>
              </w:r>
            </w:ins>
            <w:del w:id="470" w:author="Tom Carruthers" w:date="2017-03-15T12:40:00Z">
              <w:r w:rsidR="00722735" w:rsidRPr="008877EE" w:rsidDel="008877EE">
                <w:rPr>
                  <w:rFonts w:ascii="Times New Roman" w:hAnsi="Times New Roman" w:cs="Times New Roman"/>
                  <w:sz w:val="16"/>
                  <w:szCs w:val="16"/>
                  <w:rPrChange w:id="471" w:author="Tom Carruthers" w:date="2017-03-15T12:37:00Z">
                    <w:rPr>
                      <w:rFonts w:ascii="Times New Roman" w:hAnsi="Times New Roman" w:cs="Times New Roman"/>
                      <w:sz w:val="19"/>
                      <w:szCs w:val="19"/>
                    </w:rPr>
                  </w:rPrChange>
                </w:rPr>
                <w:delText>0.</w:delText>
              </w:r>
            </w:del>
            <w:del w:id="472" w:author="Tom Carruthers" w:date="2017-03-15T12:33:00Z">
              <w:r w:rsidR="00722735" w:rsidRPr="008877EE" w:rsidDel="008877EE">
                <w:rPr>
                  <w:rFonts w:ascii="Times New Roman" w:hAnsi="Times New Roman" w:cs="Times New Roman"/>
                  <w:sz w:val="16"/>
                  <w:szCs w:val="16"/>
                  <w:rPrChange w:id="473" w:author="Tom Carruthers" w:date="2017-03-15T12:37:00Z">
                    <w:rPr>
                      <w:rFonts w:ascii="Times New Roman" w:hAnsi="Times New Roman" w:cs="Times New Roman"/>
                      <w:sz w:val="19"/>
                      <w:szCs w:val="19"/>
                    </w:rPr>
                  </w:rPrChange>
                </w:rPr>
                <w:delText>33</w:delText>
              </w:r>
            </w:del>
            <w:ins w:id="474" w:author="Tom Carruthers" w:date="2017-03-15T12:40:00Z">
              <w:r w:rsidR="008877EE">
                <w:rPr>
                  <w:rFonts w:ascii="Times New Roman" w:hAnsi="Times New Roman" w:cs="Times New Roman"/>
                  <w:sz w:val="16"/>
                  <w:szCs w:val="16"/>
                </w:rPr>
                <w:t>0</w:t>
              </w:r>
            </w:ins>
            <w:r w:rsidRPr="008877EE">
              <w:rPr>
                <w:rFonts w:ascii="Times New Roman" w:hAnsi="Times New Roman" w:cs="Times New Roman"/>
                <w:sz w:val="16"/>
                <w:szCs w:val="16"/>
                <w:rPrChange w:id="475" w:author="Tom Carruthers" w:date="2017-03-15T12:37:00Z">
                  <w:rPr>
                    <w:rFonts w:ascii="Times New Roman" w:hAnsi="Times New Roman" w:cs="Times New Roman"/>
                    <w:sz w:val="19"/>
                    <w:szCs w:val="19"/>
                  </w:rPr>
                </w:rPrChange>
              </w:rPr>
              <w:t xml:space="preserve">  </w:t>
            </w:r>
            <w:ins w:id="476" w:author="Tom Carruthers" w:date="2017-03-15T12:41:00Z">
              <w:r w:rsidR="008877EE">
                <w:rPr>
                  <w:rFonts w:ascii="Times New Roman" w:hAnsi="Times New Roman" w:cs="Times New Roman"/>
                  <w:sz w:val="16"/>
                  <w:szCs w:val="16"/>
                </w:rPr>
                <w:t xml:space="preserve"> </w:t>
              </w:r>
            </w:ins>
            <w:del w:id="477" w:author="Tom Carruthers" w:date="2017-03-15T12:40:00Z">
              <w:r w:rsidR="00722735" w:rsidRPr="008877EE" w:rsidDel="008877EE">
                <w:rPr>
                  <w:rFonts w:ascii="Times New Roman" w:hAnsi="Times New Roman" w:cs="Times New Roman"/>
                  <w:sz w:val="16"/>
                  <w:szCs w:val="16"/>
                  <w:rPrChange w:id="478" w:author="Tom Carruthers" w:date="2017-03-15T12:37:00Z">
                    <w:rPr>
                      <w:rFonts w:ascii="Times New Roman" w:hAnsi="Times New Roman" w:cs="Times New Roman"/>
                      <w:sz w:val="19"/>
                      <w:szCs w:val="19"/>
                    </w:rPr>
                  </w:rPrChange>
                </w:rPr>
                <w:delText>0.</w:delText>
              </w:r>
            </w:del>
            <w:del w:id="479" w:author="Tom Carruthers" w:date="2017-03-15T12:33:00Z">
              <w:r w:rsidR="00722735" w:rsidRPr="008877EE" w:rsidDel="008877EE">
                <w:rPr>
                  <w:rFonts w:ascii="Times New Roman" w:hAnsi="Times New Roman" w:cs="Times New Roman"/>
                  <w:sz w:val="16"/>
                  <w:szCs w:val="16"/>
                  <w:rPrChange w:id="480" w:author="Tom Carruthers" w:date="2017-03-15T12:37:00Z">
                    <w:rPr>
                      <w:rFonts w:ascii="Times New Roman" w:hAnsi="Times New Roman" w:cs="Times New Roman"/>
                      <w:sz w:val="19"/>
                      <w:szCs w:val="19"/>
                    </w:rPr>
                  </w:rPrChange>
                </w:rPr>
                <w:delText>41</w:delText>
              </w:r>
            </w:del>
            <w:ins w:id="481" w:author="Tom Carruthers" w:date="2017-03-15T12:40:00Z">
              <w:r w:rsidR="008877EE">
                <w:rPr>
                  <w:rFonts w:ascii="Times New Roman" w:hAnsi="Times New Roman" w:cs="Times New Roman"/>
                  <w:sz w:val="16"/>
                  <w:szCs w:val="16"/>
                </w:rPr>
                <w:t>0</w:t>
              </w:r>
            </w:ins>
            <w:r w:rsidRPr="008877EE">
              <w:rPr>
                <w:rFonts w:ascii="Times New Roman" w:hAnsi="Times New Roman" w:cs="Times New Roman"/>
                <w:sz w:val="16"/>
                <w:szCs w:val="16"/>
                <w:rPrChange w:id="482" w:author="Tom Carruthers" w:date="2017-03-15T12:37:00Z">
                  <w:rPr>
                    <w:rFonts w:ascii="Times New Roman" w:hAnsi="Times New Roman" w:cs="Times New Roman"/>
                    <w:sz w:val="19"/>
                    <w:szCs w:val="19"/>
                  </w:rPr>
                </w:rPrChange>
              </w:rPr>
              <w:t xml:space="preserve">  </w:t>
            </w:r>
            <w:r w:rsidR="00722735" w:rsidRPr="008877EE">
              <w:rPr>
                <w:rFonts w:ascii="Times New Roman" w:hAnsi="Times New Roman" w:cs="Times New Roman"/>
                <w:sz w:val="16"/>
                <w:szCs w:val="16"/>
                <w:rPrChange w:id="483" w:author="Tom Carruthers" w:date="2017-03-15T12:37:00Z">
                  <w:rPr>
                    <w:rFonts w:ascii="Times New Roman" w:hAnsi="Times New Roman" w:cs="Times New Roman"/>
                    <w:sz w:val="19"/>
                    <w:szCs w:val="19"/>
                  </w:rPr>
                </w:rPrChange>
              </w:rPr>
              <w:t>0.</w:t>
            </w:r>
            <w:ins w:id="484" w:author="Tom Carruthers" w:date="2017-03-15T12:33:00Z">
              <w:r w:rsidR="008877EE" w:rsidRPr="008877EE">
                <w:rPr>
                  <w:rFonts w:ascii="Times New Roman" w:hAnsi="Times New Roman" w:cs="Times New Roman"/>
                  <w:sz w:val="16"/>
                  <w:szCs w:val="16"/>
                  <w:rPrChange w:id="485" w:author="Tom Carruthers" w:date="2017-03-15T12:37:00Z">
                    <w:rPr>
                      <w:rFonts w:ascii="Times New Roman" w:hAnsi="Times New Roman" w:cs="Times New Roman"/>
                      <w:sz w:val="19"/>
                      <w:szCs w:val="19"/>
                    </w:rPr>
                  </w:rPrChange>
                </w:rPr>
                <w:t>01</w:t>
              </w:r>
            </w:ins>
            <w:del w:id="486" w:author="Tom Carruthers" w:date="2017-03-15T12:33:00Z">
              <w:r w:rsidR="00722735" w:rsidRPr="008877EE" w:rsidDel="008877EE">
                <w:rPr>
                  <w:rFonts w:ascii="Times New Roman" w:hAnsi="Times New Roman" w:cs="Times New Roman"/>
                  <w:sz w:val="16"/>
                  <w:szCs w:val="16"/>
                  <w:rPrChange w:id="487" w:author="Tom Carruthers" w:date="2017-03-15T12:37:00Z">
                    <w:rPr>
                      <w:rFonts w:ascii="Times New Roman" w:hAnsi="Times New Roman" w:cs="Times New Roman"/>
                      <w:sz w:val="19"/>
                      <w:szCs w:val="19"/>
                    </w:rPr>
                  </w:rPrChange>
                </w:rPr>
                <w:delText>5</w:delText>
              </w:r>
              <w:r w:rsidRPr="008877EE" w:rsidDel="008877EE">
                <w:rPr>
                  <w:rFonts w:ascii="Times New Roman" w:hAnsi="Times New Roman" w:cs="Times New Roman"/>
                  <w:sz w:val="16"/>
                  <w:szCs w:val="16"/>
                  <w:rPrChange w:id="488" w:author="Tom Carruthers" w:date="2017-03-15T12:37:00Z">
                    <w:rPr>
                      <w:rFonts w:ascii="Times New Roman" w:hAnsi="Times New Roman" w:cs="Times New Roman"/>
                      <w:sz w:val="19"/>
                      <w:szCs w:val="19"/>
                    </w:rPr>
                  </w:rPrChange>
                </w:rPr>
                <w:delText xml:space="preserve"> </w:delText>
              </w:r>
            </w:del>
            <w:r w:rsidRPr="008877EE">
              <w:rPr>
                <w:rFonts w:ascii="Times New Roman" w:hAnsi="Times New Roman" w:cs="Times New Roman"/>
                <w:sz w:val="16"/>
                <w:szCs w:val="16"/>
                <w:rPrChange w:id="489" w:author="Tom Carruthers" w:date="2017-03-15T12:37:00Z">
                  <w:rPr>
                    <w:rFonts w:ascii="Times New Roman" w:hAnsi="Times New Roman" w:cs="Times New Roman"/>
                    <w:sz w:val="19"/>
                    <w:szCs w:val="19"/>
                  </w:rPr>
                </w:rPrChange>
              </w:rPr>
              <w:t xml:space="preserve">  0.</w:t>
            </w:r>
            <w:del w:id="490" w:author="Tom Carruthers" w:date="2017-03-15T12:36:00Z">
              <w:r w:rsidRPr="008877EE" w:rsidDel="008877EE">
                <w:rPr>
                  <w:rFonts w:ascii="Times New Roman" w:hAnsi="Times New Roman" w:cs="Times New Roman"/>
                  <w:sz w:val="16"/>
                  <w:szCs w:val="16"/>
                  <w:rPrChange w:id="491" w:author="Tom Carruthers" w:date="2017-03-15T12:37:00Z">
                    <w:rPr>
                      <w:rFonts w:ascii="Times New Roman" w:hAnsi="Times New Roman" w:cs="Times New Roman"/>
                      <w:sz w:val="19"/>
                      <w:szCs w:val="19"/>
                    </w:rPr>
                  </w:rPrChange>
                </w:rPr>
                <w:delText xml:space="preserve">58  </w:delText>
              </w:r>
            </w:del>
            <w:ins w:id="492" w:author="Tom Carruthers" w:date="2017-03-15T12:36:00Z">
              <w:r w:rsidR="008877EE" w:rsidRPr="008877EE">
                <w:rPr>
                  <w:rFonts w:ascii="Times New Roman" w:hAnsi="Times New Roman" w:cs="Times New Roman"/>
                  <w:sz w:val="16"/>
                  <w:szCs w:val="16"/>
                  <w:rPrChange w:id="493" w:author="Tom Carruthers" w:date="2017-03-15T12:37:00Z">
                    <w:rPr>
                      <w:rFonts w:ascii="Times New Roman" w:hAnsi="Times New Roman" w:cs="Times New Roman"/>
                      <w:sz w:val="19"/>
                      <w:szCs w:val="19"/>
                    </w:rPr>
                  </w:rPrChange>
                </w:rPr>
                <w:t xml:space="preserve">02  </w:t>
              </w:r>
            </w:ins>
            <w:ins w:id="494" w:author="Tom Carruthers" w:date="2017-03-15T12:37:00Z">
              <w:r w:rsidR="008877EE" w:rsidRPr="008877EE">
                <w:rPr>
                  <w:rFonts w:ascii="Times New Roman" w:hAnsi="Times New Roman" w:cs="Times New Roman"/>
                  <w:sz w:val="16"/>
                  <w:szCs w:val="16"/>
                  <w:rPrChange w:id="495" w:author="Tom Carruthers" w:date="2017-03-15T12:37:00Z">
                    <w:rPr>
                      <w:rFonts w:ascii="Times New Roman" w:hAnsi="Times New Roman" w:cs="Times New Roman"/>
                      <w:sz w:val="19"/>
                      <w:szCs w:val="19"/>
                    </w:rPr>
                  </w:rPrChange>
                </w:rPr>
                <w:t xml:space="preserve"> </w:t>
              </w:r>
            </w:ins>
            <w:r w:rsidRPr="008877EE">
              <w:rPr>
                <w:rFonts w:ascii="Times New Roman" w:hAnsi="Times New Roman" w:cs="Times New Roman"/>
                <w:sz w:val="16"/>
                <w:szCs w:val="16"/>
                <w:rPrChange w:id="496" w:author="Tom Carruthers" w:date="2017-03-15T12:37:00Z">
                  <w:rPr>
                    <w:rFonts w:ascii="Times New Roman" w:hAnsi="Times New Roman" w:cs="Times New Roman"/>
                    <w:sz w:val="19"/>
                    <w:szCs w:val="19"/>
                  </w:rPr>
                </w:rPrChange>
              </w:rPr>
              <w:t>0.</w:t>
            </w:r>
            <w:del w:id="497" w:author="Tom Carruthers" w:date="2017-03-15T12:36:00Z">
              <w:r w:rsidRPr="008877EE" w:rsidDel="008877EE">
                <w:rPr>
                  <w:rFonts w:ascii="Times New Roman" w:hAnsi="Times New Roman" w:cs="Times New Roman"/>
                  <w:sz w:val="16"/>
                  <w:szCs w:val="16"/>
                  <w:rPrChange w:id="498" w:author="Tom Carruthers" w:date="2017-03-15T12:37:00Z">
                    <w:rPr>
                      <w:rFonts w:ascii="Times New Roman" w:hAnsi="Times New Roman" w:cs="Times New Roman"/>
                      <w:sz w:val="19"/>
                      <w:szCs w:val="19"/>
                    </w:rPr>
                  </w:rPrChange>
                </w:rPr>
                <w:delText xml:space="preserve">65   </w:delText>
              </w:r>
            </w:del>
            <w:ins w:id="499" w:author="Tom Carruthers" w:date="2017-03-15T12:36:00Z">
              <w:r w:rsidR="008877EE" w:rsidRPr="008877EE">
                <w:rPr>
                  <w:rFonts w:ascii="Times New Roman" w:hAnsi="Times New Roman" w:cs="Times New Roman"/>
                  <w:sz w:val="16"/>
                  <w:szCs w:val="16"/>
                  <w:rPrChange w:id="500" w:author="Tom Carruthers" w:date="2017-03-15T12:37:00Z">
                    <w:rPr>
                      <w:rFonts w:ascii="Times New Roman" w:hAnsi="Times New Roman" w:cs="Times New Roman"/>
                      <w:sz w:val="19"/>
                      <w:szCs w:val="19"/>
                    </w:rPr>
                  </w:rPrChange>
                </w:rPr>
                <w:t xml:space="preserve">04   </w:t>
              </w:r>
            </w:ins>
            <w:r w:rsidR="00722735" w:rsidRPr="008877EE">
              <w:rPr>
                <w:rFonts w:ascii="Times New Roman" w:hAnsi="Times New Roman" w:cs="Times New Roman"/>
                <w:sz w:val="16"/>
                <w:szCs w:val="16"/>
                <w:rPrChange w:id="501" w:author="Tom Carruthers" w:date="2017-03-15T12:37:00Z">
                  <w:rPr>
                    <w:rFonts w:ascii="Times New Roman" w:hAnsi="Times New Roman" w:cs="Times New Roman"/>
                    <w:sz w:val="19"/>
                    <w:szCs w:val="19"/>
                  </w:rPr>
                </w:rPrChange>
              </w:rPr>
              <w:t>0.</w:t>
            </w:r>
            <w:ins w:id="502" w:author="Tom Carruthers" w:date="2017-03-15T12:36:00Z">
              <w:r w:rsidR="008877EE" w:rsidRPr="008877EE">
                <w:rPr>
                  <w:rFonts w:ascii="Times New Roman" w:hAnsi="Times New Roman" w:cs="Times New Roman"/>
                  <w:sz w:val="16"/>
                  <w:szCs w:val="16"/>
                  <w:rPrChange w:id="503" w:author="Tom Carruthers" w:date="2017-03-15T12:37:00Z">
                    <w:rPr>
                      <w:rFonts w:ascii="Times New Roman" w:hAnsi="Times New Roman" w:cs="Times New Roman"/>
                      <w:sz w:val="19"/>
                      <w:szCs w:val="19"/>
                    </w:rPr>
                  </w:rPrChange>
                </w:rPr>
                <w:t>08</w:t>
              </w:r>
            </w:ins>
            <w:ins w:id="504" w:author="Tom Carruthers" w:date="2017-03-15T12:37:00Z">
              <w:r w:rsidR="008877EE" w:rsidRPr="008877EE">
                <w:rPr>
                  <w:rFonts w:ascii="Times New Roman" w:hAnsi="Times New Roman" w:cs="Times New Roman"/>
                  <w:sz w:val="16"/>
                  <w:szCs w:val="16"/>
                  <w:rPrChange w:id="505" w:author="Tom Carruthers" w:date="2017-03-15T12:37:00Z">
                    <w:rPr>
                      <w:rFonts w:ascii="Times New Roman" w:hAnsi="Times New Roman" w:cs="Times New Roman"/>
                      <w:sz w:val="19"/>
                      <w:szCs w:val="19"/>
                    </w:rPr>
                  </w:rPrChange>
                </w:rPr>
                <w:t xml:space="preserve"> </w:t>
              </w:r>
            </w:ins>
            <w:del w:id="506" w:author="Tom Carruthers" w:date="2017-03-15T12:36:00Z">
              <w:r w:rsidR="00722735" w:rsidRPr="008877EE" w:rsidDel="008877EE">
                <w:rPr>
                  <w:rFonts w:ascii="Times New Roman" w:hAnsi="Times New Roman" w:cs="Times New Roman"/>
                  <w:sz w:val="16"/>
                  <w:szCs w:val="16"/>
                  <w:rPrChange w:id="507" w:author="Tom Carruthers" w:date="2017-03-15T12:37:00Z">
                    <w:rPr>
                      <w:rFonts w:ascii="Times New Roman" w:hAnsi="Times New Roman" w:cs="Times New Roman"/>
                      <w:sz w:val="19"/>
                      <w:szCs w:val="19"/>
                    </w:rPr>
                  </w:rPrChange>
                </w:rPr>
                <w:delText>71</w:delText>
              </w:r>
            </w:del>
            <w:r w:rsidRPr="008877EE">
              <w:rPr>
                <w:rFonts w:ascii="Times New Roman" w:hAnsi="Times New Roman" w:cs="Times New Roman"/>
                <w:sz w:val="16"/>
                <w:szCs w:val="16"/>
                <w:rPrChange w:id="508" w:author="Tom Carruthers" w:date="2017-03-15T12:37:00Z">
                  <w:rPr>
                    <w:rFonts w:ascii="Times New Roman" w:hAnsi="Times New Roman" w:cs="Times New Roman"/>
                    <w:sz w:val="19"/>
                    <w:szCs w:val="19"/>
                  </w:rPr>
                </w:rPrChange>
              </w:rPr>
              <w:t xml:space="preserve"> 0.</w:t>
            </w:r>
            <w:del w:id="509" w:author="Tom Carruthers" w:date="2017-03-15T12:37:00Z">
              <w:r w:rsidRPr="008877EE" w:rsidDel="008877EE">
                <w:rPr>
                  <w:rFonts w:ascii="Times New Roman" w:hAnsi="Times New Roman" w:cs="Times New Roman"/>
                  <w:sz w:val="16"/>
                  <w:szCs w:val="16"/>
                  <w:rPrChange w:id="510" w:author="Tom Carruthers" w:date="2017-03-15T12:37:00Z">
                    <w:rPr>
                      <w:rFonts w:ascii="Times New Roman" w:hAnsi="Times New Roman" w:cs="Times New Roman"/>
                      <w:sz w:val="19"/>
                      <w:szCs w:val="19"/>
                    </w:rPr>
                  </w:rPrChange>
                </w:rPr>
                <w:delText xml:space="preserve">82  </w:delText>
              </w:r>
            </w:del>
            <w:ins w:id="511" w:author="Tom Carruthers" w:date="2017-03-15T12:37:00Z">
              <w:r w:rsidR="008877EE" w:rsidRPr="008877EE">
                <w:rPr>
                  <w:rFonts w:ascii="Times New Roman" w:hAnsi="Times New Roman" w:cs="Times New Roman"/>
                  <w:sz w:val="16"/>
                  <w:szCs w:val="16"/>
                  <w:rPrChange w:id="512" w:author="Tom Carruthers" w:date="2017-03-15T12:37:00Z">
                    <w:rPr>
                      <w:rFonts w:ascii="Times New Roman" w:hAnsi="Times New Roman" w:cs="Times New Roman"/>
                      <w:sz w:val="19"/>
                      <w:szCs w:val="19"/>
                    </w:rPr>
                  </w:rPrChange>
                </w:rPr>
                <w:t xml:space="preserve">15 </w:t>
              </w:r>
            </w:ins>
            <w:ins w:id="513" w:author="Tom Carruthers" w:date="2017-03-15T12:40:00Z">
              <w:r w:rsidR="008877EE">
                <w:rPr>
                  <w:rFonts w:ascii="Times New Roman" w:hAnsi="Times New Roman" w:cs="Times New Roman"/>
                  <w:sz w:val="16"/>
                  <w:szCs w:val="16"/>
                </w:rPr>
                <w:t xml:space="preserve"> </w:t>
              </w:r>
            </w:ins>
            <w:ins w:id="514" w:author="Tom Carruthers" w:date="2017-03-15T12:37:00Z">
              <w:r w:rsidR="008877EE" w:rsidRPr="008877EE">
                <w:rPr>
                  <w:rFonts w:ascii="Times New Roman" w:hAnsi="Times New Roman" w:cs="Times New Roman"/>
                  <w:sz w:val="16"/>
                  <w:szCs w:val="16"/>
                  <w:rPrChange w:id="515" w:author="Tom Carruthers" w:date="2017-03-15T12:37:00Z">
                    <w:rPr>
                      <w:rFonts w:ascii="Times New Roman" w:hAnsi="Times New Roman" w:cs="Times New Roman"/>
                      <w:sz w:val="19"/>
                      <w:szCs w:val="19"/>
                    </w:rPr>
                  </w:rPrChange>
                </w:rPr>
                <w:t xml:space="preserve"> </w:t>
              </w:r>
            </w:ins>
            <w:r w:rsidR="00722735" w:rsidRPr="008877EE">
              <w:rPr>
                <w:rFonts w:ascii="Times New Roman" w:hAnsi="Times New Roman" w:cs="Times New Roman"/>
                <w:sz w:val="16"/>
                <w:szCs w:val="16"/>
                <w:rPrChange w:id="516" w:author="Tom Carruthers" w:date="2017-03-15T12:37:00Z">
                  <w:rPr>
                    <w:rFonts w:ascii="Times New Roman" w:hAnsi="Times New Roman" w:cs="Times New Roman"/>
                    <w:sz w:val="19"/>
                    <w:szCs w:val="19"/>
                  </w:rPr>
                </w:rPrChange>
              </w:rPr>
              <w:t>0.</w:t>
            </w:r>
            <w:del w:id="517" w:author="Tom Carruthers" w:date="2017-03-15T12:38:00Z">
              <w:r w:rsidR="00722735" w:rsidRPr="008877EE" w:rsidDel="008877EE">
                <w:rPr>
                  <w:rFonts w:ascii="Times New Roman" w:hAnsi="Times New Roman" w:cs="Times New Roman"/>
                  <w:sz w:val="16"/>
                  <w:szCs w:val="16"/>
                  <w:rPrChange w:id="518" w:author="Tom Carruthers" w:date="2017-03-15T12:37:00Z">
                    <w:rPr>
                      <w:rFonts w:ascii="Times New Roman" w:hAnsi="Times New Roman" w:cs="Times New Roman"/>
                      <w:sz w:val="19"/>
                      <w:szCs w:val="19"/>
                    </w:rPr>
                  </w:rPrChange>
                </w:rPr>
                <w:delText>86</w:delText>
              </w:r>
              <w:r w:rsidRPr="008877EE" w:rsidDel="008877EE">
                <w:rPr>
                  <w:rFonts w:ascii="Times New Roman" w:hAnsi="Times New Roman" w:cs="Times New Roman"/>
                  <w:sz w:val="16"/>
                  <w:szCs w:val="16"/>
                  <w:rPrChange w:id="519" w:author="Tom Carruthers" w:date="2017-03-15T12:37:00Z">
                    <w:rPr>
                      <w:rFonts w:ascii="Times New Roman" w:hAnsi="Times New Roman" w:cs="Times New Roman"/>
                      <w:sz w:val="19"/>
                      <w:szCs w:val="19"/>
                    </w:rPr>
                  </w:rPrChange>
                </w:rPr>
                <w:delText xml:space="preserve">  </w:delText>
              </w:r>
            </w:del>
            <w:ins w:id="520" w:author="Tom Carruthers" w:date="2017-03-15T12:38:00Z">
              <w:r w:rsidR="008877EE">
                <w:rPr>
                  <w:rFonts w:ascii="Times New Roman" w:hAnsi="Times New Roman" w:cs="Times New Roman"/>
                  <w:sz w:val="16"/>
                  <w:szCs w:val="16"/>
                </w:rPr>
                <w:t>27</w:t>
              </w:r>
              <w:r w:rsidR="008877EE" w:rsidRPr="008877EE">
                <w:rPr>
                  <w:rFonts w:ascii="Times New Roman" w:hAnsi="Times New Roman" w:cs="Times New Roman"/>
                  <w:sz w:val="16"/>
                  <w:szCs w:val="16"/>
                  <w:rPrChange w:id="521" w:author="Tom Carruthers" w:date="2017-03-15T12:37:00Z">
                    <w:rPr>
                      <w:rFonts w:ascii="Times New Roman" w:hAnsi="Times New Roman" w:cs="Times New Roman"/>
                      <w:sz w:val="19"/>
                      <w:szCs w:val="19"/>
                    </w:rPr>
                  </w:rPrChange>
                </w:rPr>
                <w:t xml:space="preserve">  </w:t>
              </w:r>
            </w:ins>
            <w:r w:rsidR="00722735" w:rsidRPr="008877EE">
              <w:rPr>
                <w:rFonts w:ascii="Times New Roman" w:hAnsi="Times New Roman" w:cs="Times New Roman"/>
                <w:sz w:val="16"/>
                <w:szCs w:val="16"/>
                <w:rPrChange w:id="522" w:author="Tom Carruthers" w:date="2017-03-15T12:37:00Z">
                  <w:rPr>
                    <w:rFonts w:ascii="Times New Roman" w:hAnsi="Times New Roman" w:cs="Times New Roman"/>
                    <w:sz w:val="19"/>
                    <w:szCs w:val="19"/>
                  </w:rPr>
                </w:rPrChange>
              </w:rPr>
              <w:t>0.</w:t>
            </w:r>
            <w:ins w:id="523" w:author="Tom Carruthers" w:date="2017-03-15T12:38:00Z">
              <w:r w:rsidR="008877EE">
                <w:rPr>
                  <w:rFonts w:ascii="Times New Roman" w:hAnsi="Times New Roman" w:cs="Times New Roman"/>
                  <w:sz w:val="16"/>
                  <w:szCs w:val="16"/>
                </w:rPr>
                <w:t>44</w:t>
              </w:r>
            </w:ins>
            <w:del w:id="524" w:author="Tom Carruthers" w:date="2017-03-15T12:38:00Z">
              <w:r w:rsidR="00722735" w:rsidRPr="008877EE" w:rsidDel="008877EE">
                <w:rPr>
                  <w:rFonts w:ascii="Times New Roman" w:hAnsi="Times New Roman" w:cs="Times New Roman"/>
                  <w:sz w:val="16"/>
                  <w:szCs w:val="16"/>
                  <w:rPrChange w:id="525" w:author="Tom Carruthers" w:date="2017-03-15T12:37:00Z">
                    <w:rPr>
                      <w:rFonts w:ascii="Times New Roman" w:hAnsi="Times New Roman" w:cs="Times New Roman"/>
                      <w:sz w:val="19"/>
                      <w:szCs w:val="19"/>
                    </w:rPr>
                  </w:rPrChange>
                </w:rPr>
                <w:delText>9</w:delText>
              </w:r>
            </w:del>
            <w:r w:rsidRPr="008877EE">
              <w:rPr>
                <w:rFonts w:ascii="Times New Roman" w:hAnsi="Times New Roman" w:cs="Times New Roman"/>
                <w:sz w:val="16"/>
                <w:szCs w:val="16"/>
                <w:rPrChange w:id="526" w:author="Tom Carruthers" w:date="2017-03-15T12:37:00Z">
                  <w:rPr>
                    <w:rFonts w:ascii="Times New Roman" w:hAnsi="Times New Roman" w:cs="Times New Roman"/>
                    <w:sz w:val="19"/>
                    <w:szCs w:val="19"/>
                  </w:rPr>
                </w:rPrChange>
              </w:rPr>
              <w:t xml:space="preserve">   </w:t>
            </w:r>
            <w:ins w:id="527" w:author="Tom Carruthers" w:date="2017-03-15T12:38:00Z">
              <w:r w:rsidR="008877EE">
                <w:rPr>
                  <w:rFonts w:ascii="Times New Roman" w:hAnsi="Times New Roman" w:cs="Times New Roman"/>
                  <w:sz w:val="16"/>
                  <w:szCs w:val="16"/>
                </w:rPr>
                <w:t xml:space="preserve">0.62  0.77  0.88  0.94  0.97  </w:t>
              </w:r>
            </w:ins>
            <w:ins w:id="528" w:author="Tom Carruthers" w:date="2017-03-15T12:41:00Z">
              <w:r w:rsidR="008877EE">
                <w:rPr>
                  <w:rFonts w:ascii="Times New Roman" w:hAnsi="Times New Roman" w:cs="Times New Roman"/>
                  <w:sz w:val="16"/>
                  <w:szCs w:val="16"/>
                </w:rPr>
                <w:t>0.99   1</w:t>
              </w:r>
            </w:ins>
            <w:del w:id="529" w:author="Tom Carruthers" w:date="2017-03-15T12:38:00Z">
              <w:r w:rsidRPr="008877EE" w:rsidDel="008877EE">
                <w:rPr>
                  <w:rFonts w:ascii="Times New Roman" w:hAnsi="Times New Roman" w:cs="Times New Roman"/>
                  <w:sz w:val="16"/>
                  <w:szCs w:val="16"/>
                  <w:rPrChange w:id="530" w:author="Tom Carruthers" w:date="2017-03-15T12:37:00Z">
                    <w:rPr>
                      <w:rFonts w:ascii="Times New Roman" w:hAnsi="Times New Roman" w:cs="Times New Roman"/>
                      <w:sz w:val="19"/>
                      <w:szCs w:val="19"/>
                    </w:rPr>
                  </w:rPrChange>
                </w:rPr>
                <w:delText>1</w:delText>
              </w:r>
            </w:del>
            <w:del w:id="531" w:author="Tom Carruthers" w:date="2017-03-15T12:40:00Z">
              <w:r w:rsidR="00722735" w:rsidRPr="00722735" w:rsidDel="008877EE">
                <w:rPr>
                  <w:rFonts w:ascii="Times New Roman" w:hAnsi="Times New Roman" w:cs="Times New Roman"/>
                  <w:sz w:val="20"/>
                  <w:szCs w:val="20"/>
                </w:rPr>
                <w:delText xml:space="preserve"> </w:delText>
              </w:r>
            </w:del>
          </w:p>
        </w:tc>
      </w:tr>
      <w:tr w:rsidR="00715CB3" w:rsidRPr="00987C9A" w14:paraId="7F3FDFB1" w14:textId="77777777" w:rsidTr="008877EE">
        <w:tc>
          <w:tcPr>
            <w:tcW w:w="2127" w:type="dxa"/>
            <w:tcPrChange w:id="532" w:author="Tom Carruthers" w:date="2017-03-15T12:40:00Z">
              <w:tcPr>
                <w:tcW w:w="2127" w:type="dxa"/>
              </w:tcPr>
            </w:tcPrChange>
          </w:tcPr>
          <w:p w14:paraId="28F57C7F" w14:textId="17AEDF1A" w:rsidR="009F4647" w:rsidRPr="00987C9A" w:rsidRDefault="00866DD6" w:rsidP="009E2EE0">
            <w:pPr>
              <w:rPr>
                <w:rFonts w:ascii="Times New Roman" w:hAnsi="Times New Roman" w:cs="Times New Roman"/>
                <w:sz w:val="18"/>
                <w:szCs w:val="18"/>
              </w:rPr>
            </w:pPr>
            <w:r>
              <w:rPr>
                <w:rStyle w:val="CommentReference"/>
                <w:rFonts w:eastAsiaTheme="minorHAnsi"/>
                <w:lang w:val="en-ZA"/>
              </w:rPr>
              <w:commentReference w:id="533"/>
            </w:r>
          </w:p>
        </w:tc>
        <w:tc>
          <w:tcPr>
            <w:tcW w:w="3969" w:type="dxa"/>
            <w:gridSpan w:val="2"/>
            <w:tcPrChange w:id="534" w:author="Tom Carruthers" w:date="2017-03-15T12:40:00Z">
              <w:tcPr>
                <w:tcW w:w="3969" w:type="dxa"/>
                <w:gridSpan w:val="2"/>
              </w:tcPr>
            </w:tcPrChange>
          </w:tcPr>
          <w:p w14:paraId="6CB5D399" w14:textId="77777777" w:rsidR="009F4647" w:rsidRPr="00987C9A" w:rsidRDefault="009F4647" w:rsidP="009E2EE0">
            <w:pPr>
              <w:rPr>
                <w:rFonts w:ascii="Times New Roman" w:hAnsi="Times New Roman" w:cs="Times New Roman"/>
                <w:sz w:val="18"/>
                <w:szCs w:val="18"/>
              </w:rPr>
            </w:pPr>
          </w:p>
        </w:tc>
        <w:tc>
          <w:tcPr>
            <w:tcW w:w="3827" w:type="dxa"/>
            <w:gridSpan w:val="2"/>
            <w:tcPrChange w:id="535" w:author="Tom Carruthers" w:date="2017-03-15T12:40:00Z">
              <w:tcPr>
                <w:tcW w:w="3447" w:type="dxa"/>
                <w:gridSpan w:val="2"/>
              </w:tcPr>
            </w:tcPrChange>
          </w:tcPr>
          <w:p w14:paraId="16838F05" w14:textId="77777777" w:rsidR="009F4647" w:rsidRPr="00987C9A" w:rsidRDefault="009F4647" w:rsidP="009E2EE0">
            <w:pPr>
              <w:rPr>
                <w:rFonts w:ascii="Times New Roman" w:hAnsi="Times New Roman" w:cs="Times New Roman"/>
                <w:sz w:val="18"/>
                <w:szCs w:val="18"/>
              </w:rPr>
            </w:pPr>
          </w:p>
        </w:tc>
        <w:tc>
          <w:tcPr>
            <w:tcW w:w="2160" w:type="dxa"/>
            <w:tcPrChange w:id="536" w:author="Tom Carruthers" w:date="2017-03-15T12:40:00Z">
              <w:tcPr>
                <w:tcW w:w="2160" w:type="dxa"/>
              </w:tcPr>
            </w:tcPrChange>
          </w:tcPr>
          <w:p w14:paraId="50125ECC" w14:textId="77777777" w:rsidR="009F4647" w:rsidRPr="00987C9A" w:rsidRDefault="009F4647" w:rsidP="009E2EE0">
            <w:pPr>
              <w:rPr>
                <w:rFonts w:ascii="Times New Roman" w:hAnsi="Times New Roman" w:cs="Times New Roman"/>
                <w:sz w:val="18"/>
                <w:szCs w:val="18"/>
              </w:rPr>
            </w:pPr>
          </w:p>
        </w:tc>
        <w:tc>
          <w:tcPr>
            <w:tcW w:w="823" w:type="dxa"/>
            <w:tcPrChange w:id="537" w:author="Tom Carruthers" w:date="2017-03-15T12:40:00Z">
              <w:tcPr>
                <w:tcW w:w="823" w:type="dxa"/>
              </w:tcPr>
            </w:tcPrChange>
          </w:tcPr>
          <w:p w14:paraId="6BCBA9D9" w14:textId="77777777" w:rsidR="009F4647" w:rsidRPr="00987C9A" w:rsidRDefault="009F4647" w:rsidP="009E2EE0">
            <w:pPr>
              <w:rPr>
                <w:rFonts w:ascii="Times New Roman" w:hAnsi="Times New Roman" w:cs="Times New Roman"/>
                <w:sz w:val="18"/>
                <w:szCs w:val="18"/>
              </w:rPr>
            </w:pPr>
          </w:p>
        </w:tc>
      </w:tr>
    </w:tbl>
    <w:p w14:paraId="50757EDD" w14:textId="77777777" w:rsidR="00987C9A" w:rsidRDefault="00987C9A" w:rsidP="001B61C4">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538" w:name="_Toc465365334"/>
      <w:r w:rsidRPr="00987C9A">
        <w:t>Estimated parameters</w:t>
      </w:r>
      <w:bookmarkEnd w:id="538"/>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subyears,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Unfished 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r w:rsidRPr="00987C9A">
              <w:rPr>
                <w:rFonts w:ascii="Times New Roman" w:hAnsi="Times New Roman" w:cs="Times New Roman"/>
                <w:i/>
                <w:sz w:val="20"/>
                <w:szCs w:val="20"/>
                <w:vertAlign w:val="subscript"/>
              </w:rPr>
              <w:t>0</w:t>
            </w:r>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r w:rsidRPr="00987C9A">
              <w:rPr>
                <w:rFonts w:ascii="Times New Roman" w:hAnsi="Times New Roman" w:cs="Times New Roman"/>
                <w:sz w:val="20"/>
                <w:szCs w:val="20"/>
                <w:vertAlign w:val="subscript"/>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539" w:name="_Toc465365335"/>
      <w:r>
        <w:rPr>
          <w:rFonts w:eastAsiaTheme="minorEastAsia"/>
        </w:rPr>
        <w:t>Model predictions to compare with past data</w:t>
      </w:r>
      <w:r w:rsidR="00987C9A" w:rsidRPr="00987C9A">
        <w:rPr>
          <w:rFonts w:eastAsiaTheme="minorEastAsia"/>
        </w:rPr>
        <w:t xml:space="preserve"> and likelihood functions</w:t>
      </w:r>
      <w:bookmarkEnd w:id="539"/>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7765C9"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7765C9"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77777777"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1B72EF3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addition to these likelihood functions for observed data, priors may be placed on the steepness parameter </w:t>
      </w:r>
      <w:r w:rsidRPr="00987C9A">
        <w:rPr>
          <w:rFonts w:ascii="Times New Roman" w:eastAsiaTheme="minorEastAsia" w:hAnsi="Times New Roman" w:cs="Times New Roman"/>
          <w:i/>
          <w:sz w:val="24"/>
          <w:szCs w:val="24"/>
          <w:lang w:val="en-CA"/>
        </w:rPr>
        <w:t>h</w:t>
      </w:r>
      <w:r w:rsidRPr="00987C9A">
        <w:rPr>
          <w:rFonts w:ascii="Times New Roman" w:eastAsiaTheme="minorEastAsia" w:hAnsi="Times New Roman" w:cs="Times New Roman"/>
          <w:sz w:val="24"/>
          <w:szCs w:val="24"/>
          <w:lang w:val="en-CA"/>
        </w:rPr>
        <w:t xml:space="preserve">, of the stock recruitment relationship and a factor </w:t>
      </w:r>
      <w:r w:rsidRPr="00987C9A">
        <w:rPr>
          <w:rFonts w:ascii="Times New Roman" w:eastAsiaTheme="minorEastAsia" w:hAnsi="Times New Roman" w:cs="Times New Roman"/>
          <w:i/>
          <w:sz w:val="24"/>
          <w:szCs w:val="24"/>
          <w:lang w:val="en-CA"/>
        </w:rPr>
        <w:t>Mfac</w:t>
      </w:r>
      <w:r w:rsidRPr="00987C9A">
        <w:rPr>
          <w:rFonts w:ascii="Times New Roman" w:eastAsiaTheme="minorEastAsia" w:hAnsi="Times New Roman" w:cs="Times New Roman"/>
          <w:sz w:val="24"/>
          <w:szCs w:val="24"/>
          <w:lang w:val="en-CA"/>
        </w:rPr>
        <w:t xml:space="preserve">, multiplied by the user specified natural mortality rate-at-age schedule </w:t>
      </w:r>
      <w:r w:rsidRPr="00987C9A">
        <w:rPr>
          <w:rFonts w:ascii="Times New Roman" w:eastAsiaTheme="minorEastAsia" w:hAnsi="Times New Roman" w:cs="Times New Roman"/>
          <w:i/>
          <w:sz w:val="24"/>
          <w:szCs w:val="24"/>
          <w:lang w:val="en-CA"/>
        </w:rPr>
        <w:t>Minit</w:t>
      </w:r>
      <w:r w:rsidR="002A7158">
        <w:rPr>
          <w:rFonts w:ascii="Times New Roman" w:eastAsiaTheme="minorEastAsia" w:hAnsi="Times New Roman" w:cs="Times New Roman"/>
          <w:sz w:val="24"/>
          <w:szCs w:val="24"/>
          <w:lang w:val="en-CA"/>
        </w:rPr>
        <w:t>:</w:t>
      </w:r>
    </w:p>
    <w:p w14:paraId="2350B2CE" w14:textId="77777777" w:rsidR="007E218D" w:rsidRDefault="007E218D" w:rsidP="009E2EE0">
      <w:pPr>
        <w:jc w:val="both"/>
        <w:rPr>
          <w:rFonts w:ascii="Times New Roman" w:eastAsiaTheme="minorEastAsia" w:hAnsi="Times New Roman" w:cs="Times New Roman"/>
          <w:sz w:val="24"/>
          <w:szCs w:val="24"/>
          <w:lang w:val="en-CA"/>
        </w:rPr>
      </w:pPr>
    </w:p>
    <w:p w14:paraId="69E85E4A"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Minit</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p>
    <w:p w14:paraId="12763017" w14:textId="77777777" w:rsidR="007E218D" w:rsidRDefault="007E218D" w:rsidP="009E2EE0">
      <w:pPr>
        <w:jc w:val="both"/>
        <w:rPr>
          <w:rFonts w:ascii="Times New Roman" w:eastAsiaTheme="minorEastAsia" w:hAnsi="Times New Roman" w:cs="Times New Roman"/>
          <w:sz w:val="24"/>
          <w:szCs w:val="24"/>
          <w:lang w:val="en-CA"/>
        </w:rPr>
      </w:pPr>
    </w:p>
    <w:p w14:paraId="5B1F8D1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factor applied to the natural mortality rate-at-age schedule is assumed to be lognormally distributed according to user specified mean and standard deviation parameters. </w:t>
      </w:r>
    </w:p>
    <w:p w14:paraId="64738D2E" w14:textId="77777777" w:rsidR="007E218D" w:rsidRDefault="007E218D" w:rsidP="009E2EE0">
      <w:pPr>
        <w:jc w:val="both"/>
        <w:rPr>
          <w:rFonts w:ascii="Times New Roman" w:eastAsiaTheme="minorEastAsia" w:hAnsi="Times New Roman" w:cs="Times New Roman"/>
          <w:sz w:val="24"/>
          <w:szCs w:val="24"/>
          <w:lang w:val="en-CA"/>
        </w:rPr>
      </w:pPr>
    </w:p>
    <w:p w14:paraId="3FFC0CE8"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μM</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0</w:t>
      </w:r>
      <w:r w:rsidR="00F22DC4">
        <w:rPr>
          <w:rFonts w:ascii="Times New Roman" w:eastAsiaTheme="minorEastAsia" w:hAnsi="Times New Roman" w:cs="Times New Roman"/>
          <w:sz w:val="24"/>
          <w:szCs w:val="24"/>
          <w:lang w:val="en-CA"/>
        </w:rPr>
        <w:t>)</w:t>
      </w:r>
    </w:p>
    <w:p w14:paraId="4387E909" w14:textId="77777777" w:rsidR="007E218D" w:rsidRDefault="007E218D" w:rsidP="009E2EE0">
      <w:pPr>
        <w:jc w:val="both"/>
        <w:rPr>
          <w:rFonts w:ascii="Times New Roman" w:eastAsiaTheme="minorEastAsia" w:hAnsi="Times New Roman" w:cs="Times New Roman"/>
          <w:sz w:val="24"/>
          <w:szCs w:val="24"/>
          <w:lang w:val="en-CA"/>
        </w:rPr>
      </w:pPr>
    </w:p>
    <w:p w14:paraId="5003E66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Steepness is parameterized by a logit model constrained between 0.2 and 1:</w:t>
      </w:r>
    </w:p>
    <w:p w14:paraId="40AB8325" w14:textId="77777777" w:rsidR="007E218D" w:rsidRDefault="007E218D" w:rsidP="009E2EE0">
      <w:pPr>
        <w:jc w:val="both"/>
        <w:rPr>
          <w:rFonts w:ascii="Times New Roman" w:eastAsiaTheme="minorEastAsia" w:hAnsi="Times New Roman" w:cs="Times New Roman"/>
          <w:sz w:val="24"/>
          <w:szCs w:val="24"/>
          <w:lang w:val="en-CA"/>
        </w:rPr>
      </w:pPr>
    </w:p>
    <w:p w14:paraId="0ED2E7FA"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=0.2+0.8∙</m:t>
        </m:r>
        <m:f>
          <m:fPr>
            <m:type m:val="lin"/>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num>
          <m:den>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e>
            </m:d>
          </m:den>
        </m:f>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1</w:t>
      </w:r>
      <w:r w:rsidR="00F22DC4">
        <w:rPr>
          <w:rFonts w:ascii="Times New Roman" w:eastAsiaTheme="minorEastAsia" w:hAnsi="Times New Roman" w:cs="Times New Roman"/>
          <w:sz w:val="24"/>
          <w:szCs w:val="24"/>
          <w:lang w:val="en-CA"/>
        </w:rPr>
        <w:t>)</w:t>
      </w: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2EBB10A"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In the logit</w:t>
      </w:r>
      <w:r w:rsidRPr="00987C9A">
        <w:rPr>
          <w:rFonts w:ascii="Times New Roman" w:eastAsiaTheme="minorEastAsia" w:hAnsi="Times New Roman" w:cs="Times New Roman"/>
          <w:sz w:val="24"/>
          <w:szCs w:val="24"/>
          <w:vertAlign w:val="superscript"/>
          <w:lang w:val="en-CA"/>
        </w:rPr>
        <w:t>-1</w:t>
      </w:r>
      <w:r w:rsidRPr="00987C9A">
        <w:rPr>
          <w:rFonts w:ascii="Times New Roman" w:eastAsiaTheme="minorEastAsia" w:hAnsi="Times New Roman" w:cs="Times New Roman"/>
          <w:sz w:val="24"/>
          <w:szCs w:val="24"/>
          <w:lang w:val="en-CA"/>
        </w:rPr>
        <w:t xml:space="preserve"> space, a normal prior is adopted for this transformed steepness </w:t>
      </w:r>
      <m:oMath>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h</m:t>
            </m:r>
          </m:e>
        </m:acc>
      </m:oMath>
      <w:r w:rsidRPr="00987C9A">
        <w:rPr>
          <w:rFonts w:ascii="Times New Roman" w:eastAsiaTheme="minorEastAsia" w:hAnsi="Times New Roman" w:cs="Times New Roman"/>
          <w:sz w:val="24"/>
          <w:szCs w:val="24"/>
          <w:lang w:val="en-CA"/>
        </w:rPr>
        <w:t xml:space="preserve">, parameter that includes user specified mean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μh</m:t>
            </m:r>
          </m:e>
        </m:acc>
      </m:oMath>
      <w:r w:rsidRPr="00987C9A">
        <w:rPr>
          <w:rFonts w:ascii="Times New Roman" w:eastAsiaTheme="minorEastAsia" w:hAnsi="Times New Roman" w:cs="Times New Roman"/>
          <w:sz w:val="24"/>
          <w:szCs w:val="24"/>
          <w:lang w:val="en-CA"/>
        </w:rPr>
        <w:t xml:space="preserve">, and standard deviation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σh</m:t>
            </m:r>
          </m:e>
        </m:acc>
      </m:oMath>
      <w:r w:rsidRPr="00987C9A">
        <w:rPr>
          <w:rFonts w:ascii="Times New Roman" w:eastAsiaTheme="minorEastAsia" w:hAnsi="Times New Roman" w:cs="Times New Roman"/>
          <w:sz w:val="24"/>
          <w:szCs w:val="24"/>
          <w:lang w:val="en-CA"/>
        </w:rPr>
        <w:t xml:space="preserve">, parameters. The corresponding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is:</w:t>
      </w:r>
    </w:p>
    <w:p w14:paraId="46F3820E" w14:textId="77777777" w:rsidR="007E218D" w:rsidRDefault="007E218D" w:rsidP="009E2EE0">
      <w:pPr>
        <w:jc w:val="both"/>
        <w:rPr>
          <w:rFonts w:ascii="Times New Roman" w:eastAsiaTheme="minorEastAsia" w:hAnsi="Times New Roman" w:cs="Times New Roman"/>
          <w:b/>
          <w:sz w:val="24"/>
          <w:szCs w:val="24"/>
          <w:lang w:val="en-CA"/>
        </w:rPr>
      </w:pPr>
    </w:p>
    <w:p w14:paraId="06D1407C"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μh</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t xml:space="preserve"> </w:t>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22</w:t>
      </w:r>
      <w:r w:rsidR="00F22DC4">
        <w:rPr>
          <w:rFonts w:ascii="Times New Roman" w:eastAsiaTheme="minorEastAsia" w:hAnsi="Times New Roman" w:cs="Times New Roman"/>
          <w:sz w:val="24"/>
          <w:szCs w:val="24"/>
          <w:lang w:val="en-CA"/>
        </w:rPr>
        <w:t>)</w:t>
      </w: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7765C9"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77777777" w:rsidR="007E218D" w:rsidRDefault="007765C9"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commentRangeStart w:id="540"/>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23</w:t>
      </w:r>
      <w:r w:rsidR="00F22DC4">
        <w:rPr>
          <w:rFonts w:ascii="Times New Roman" w:eastAsiaTheme="minorEastAsia" w:hAnsi="Times New Roman" w:cs="Times New Roman"/>
          <w:sz w:val="24"/>
          <w:szCs w:val="24"/>
          <w:lang w:val="en-CA"/>
        </w:rPr>
        <w:t>)</w:t>
      </w:r>
      <w:commentRangeEnd w:id="540"/>
      <w:r w:rsidR="008E38EC">
        <w:rPr>
          <w:rStyle w:val="CommentReference"/>
        </w:rPr>
        <w:commentReference w:id="540"/>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68714CC6" w14:textId="77777777" w:rsidR="007E218D" w:rsidRDefault="007E218D" w:rsidP="00406114">
      <w:pPr>
        <w:keepNext/>
        <w:keepLines/>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w:t>
            </w:r>
            <w:commentRangeStart w:id="541"/>
            <w:r w:rsidRPr="002C3A1A">
              <w:rPr>
                <w:rFonts w:ascii="Times New Roman" w:hAnsi="Times New Roman" w:cs="Times New Roman"/>
                <w:sz w:val="18"/>
                <w:szCs w:val="18"/>
              </w:rPr>
              <w:t>. a CPUE index)</w:t>
            </w:r>
            <w:commentRangeEnd w:id="541"/>
            <w:r w:rsidR="00BC0C11">
              <w:rPr>
                <w:rStyle w:val="CommentReference"/>
                <w:rFonts w:eastAsiaTheme="minorHAnsi"/>
                <w:lang w:val="en-ZA"/>
              </w:rPr>
              <w:commentReference w:id="541"/>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542" w:name="_Toc465365336"/>
      <w:r w:rsidRPr="00987C9A">
        <w:t>Characterising unc</w:t>
      </w:r>
      <w:r w:rsidR="005F1D09" w:rsidRPr="00440453">
        <w:t>e</w:t>
      </w:r>
      <w:r w:rsidRPr="00987C9A">
        <w:t>rtainty</w:t>
      </w:r>
      <w:bookmarkEnd w:id="542"/>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543" w:name="_Toc465365337"/>
      <w:r w:rsidRPr="00E462C0">
        <w:t>Baseline</w:t>
      </w:r>
      <w:bookmarkEnd w:id="543"/>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544" w:name="_Toc465365338"/>
      <w:r w:rsidRPr="00E462C0">
        <w:t>Alternative options</w:t>
      </w:r>
      <w:bookmarkEnd w:id="544"/>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545" w:name="_Toc465365339"/>
      <w:r w:rsidRPr="00B56829">
        <w:lastRenderedPageBreak/>
        <w:t>TRIAL SPECIFICATIONS</w:t>
      </w:r>
      <w:bookmarkEnd w:id="545"/>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546" w:name="_Toc465365340"/>
      <w:r w:rsidRPr="00B3146A">
        <w:rPr>
          <w:rFonts w:eastAsia="Times New Roman"/>
        </w:rPr>
        <w:t>Reference set</w:t>
      </w:r>
      <w:bookmarkEnd w:id="546"/>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E09BEE5" w14:textId="2743AD57" w:rsidR="007E218D" w:rsidRDefault="00DB7946" w:rsidP="00406114">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ins w:id="547" w:author="Administrator" w:date="2016-11-05T11:09:00Z">
        <w:r w:rsidR="00ED1CE5">
          <w:rPr>
            <w:rFonts w:ascii="Times New Roman" w:eastAsia="Times New Roman" w:hAnsi="Times New Roman" w:cs="Times New Roman"/>
            <w:color w:val="222222"/>
            <w:sz w:val="24"/>
            <w:szCs w:val="24"/>
            <w:lang w:val="en-US"/>
          </w:rPr>
          <w:t xml:space="preserve"> for conditioning and projections</w:t>
        </w:r>
      </w:ins>
      <w:ins w:id="548" w:author="Administrator" w:date="2016-11-05T11:00:00Z">
        <w:r w:rsidR="00BC0C11">
          <w:rPr>
            <w:rFonts w:ascii="Times New Roman" w:eastAsia="Times New Roman" w:hAnsi="Times New Roman" w:cs="Times New Roman"/>
            <w:color w:val="222222"/>
            <w:sz w:val="24"/>
            <w:szCs w:val="24"/>
            <w:lang w:val="en-US"/>
          </w:rPr>
          <w:t xml:space="preserve">.  These axes assume that the options of East and West are linked across rows of the table below. </w:t>
        </w:r>
      </w:ins>
      <w:ins w:id="549" w:author="Administrator" w:date="2016-11-05T11:01:00Z">
        <w:r w:rsidR="00BC0C11">
          <w:rPr>
            <w:rFonts w:ascii="Times New Roman" w:eastAsia="Times New Roman" w:hAnsi="Times New Roman" w:cs="Times New Roman"/>
            <w:color w:val="222222"/>
            <w:sz w:val="24"/>
            <w:szCs w:val="24"/>
            <w:lang w:val="en-US"/>
          </w:rPr>
          <w:t xml:space="preserve"> This is done with the intention of capturing extremes.</w:t>
        </w:r>
      </w:ins>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commentRangeStart w:id="550"/>
            <w:r w:rsidRPr="00DB7946">
              <w:rPr>
                <w:rFonts w:ascii="Times New Roman" w:eastAsia="Times New Roman" w:hAnsi="Times New Roman" w:cs="Times New Roman"/>
                <w:color w:val="222222"/>
                <w:sz w:val="24"/>
                <w:szCs w:val="24"/>
                <w:u w:val="single"/>
                <w:lang w:val="en-US"/>
              </w:rPr>
              <w:t>Future recruitment</w:t>
            </w:r>
            <w:commentRangeEnd w:id="550"/>
            <w:r w:rsidR="00BC0C11">
              <w:rPr>
                <w:rStyle w:val="CommentReference"/>
              </w:rPr>
              <w:commentReference w:id="550"/>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commentRangeStart w:id="551"/>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commentRangeEnd w:id="551"/>
            <w:r w:rsidR="00BC0C11">
              <w:rPr>
                <w:rStyle w:val="CommentReference"/>
              </w:rPr>
              <w:commentReference w:id="551"/>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7CF9A6E7" w:rsidR="00DB7946" w:rsidRPr="00DB7946" w:rsidRDefault="00DB7946" w:rsidP="001B61C4">
            <w:pPr>
              <w:rPr>
                <w:rFonts w:ascii="Times New Roman" w:eastAsia="Times New Roman" w:hAnsi="Times New Roman" w:cs="Times New Roman"/>
                <w:color w:val="000000"/>
                <w:sz w:val="24"/>
                <w:szCs w:val="24"/>
                <w:u w:val="single"/>
                <w:lang w:val="en-US"/>
              </w:rPr>
            </w:pPr>
            <w:del w:id="552" w:author="Administrator" w:date="2016-11-05T11:06:00Z">
              <w:r w:rsidRPr="00DB7946" w:rsidDel="00BC0C11">
                <w:rPr>
                  <w:rFonts w:ascii="Times New Roman" w:eastAsia="Times New Roman" w:hAnsi="Times New Roman" w:cs="Times New Roman"/>
                  <w:color w:val="000000"/>
                  <w:sz w:val="24"/>
                  <w:szCs w:val="24"/>
                  <w:u w:val="single"/>
                  <w:lang w:val="en-US"/>
                </w:rPr>
                <w:delText>Natural mortality</w:delText>
              </w:r>
            </w:del>
            <w:r w:rsidRPr="00DB7946">
              <w:rPr>
                <w:rFonts w:ascii="Times New Roman" w:eastAsia="Times New Roman" w:hAnsi="Times New Roman" w:cs="Times New Roman"/>
                <w:color w:val="000000"/>
                <w:sz w:val="24"/>
                <w:szCs w:val="24"/>
                <w:u w:val="single"/>
                <w:lang w:val="en-US"/>
              </w:rPr>
              <w:t>/Maturity</w:t>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7225B423" w:rsidR="00DB7946" w:rsidRPr="00DB7946" w:rsidRDefault="00DB7946" w:rsidP="001B61C4">
            <w:pPr>
              <w:rPr>
                <w:rFonts w:ascii="Times New Roman" w:eastAsia="Times New Roman" w:hAnsi="Times New Roman" w:cs="Times New Roman"/>
                <w:color w:val="000000"/>
                <w:sz w:val="24"/>
                <w:szCs w:val="24"/>
                <w:lang w:val="en-US"/>
              </w:rPr>
            </w:pPr>
            <w:del w:id="553" w:author="Administrator" w:date="2016-11-05T11:06: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w:delText>
              </w:r>
              <w:r w:rsidR="005E5159" w:rsidDel="00BC0C11">
                <w:rPr>
                  <w:rFonts w:ascii="Times New Roman" w:eastAsia="Times New Roman" w:hAnsi="Times New Roman" w:cs="Times New Roman"/>
                  <w:color w:val="000000"/>
                  <w:sz w:val="24"/>
                  <w:szCs w:val="24"/>
                  <w:lang w:val="en-US"/>
                </w:rPr>
                <w:delText>age-dep</w:delText>
              </w:r>
            </w:del>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1CCDF009" w:rsidR="00DB7946" w:rsidRPr="00DB7946" w:rsidRDefault="00DB7946" w:rsidP="001B61C4">
            <w:pPr>
              <w:rPr>
                <w:rFonts w:ascii="Times New Roman" w:eastAsia="Times New Roman" w:hAnsi="Times New Roman" w:cs="Times New Roman"/>
                <w:color w:val="000000"/>
                <w:sz w:val="24"/>
                <w:szCs w:val="24"/>
                <w:lang w:val="en-US"/>
              </w:rPr>
            </w:pPr>
            <w:del w:id="554"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age-dep</w:delText>
              </w:r>
            </w:del>
            <w:r w:rsidRPr="00DB7946">
              <w:rPr>
                <w:rFonts w:ascii="Times New Roman" w:eastAsia="Times New Roman" w:hAnsi="Times New Roman" w:cs="Times New Roman"/>
                <w:color w:val="000000"/>
                <w:sz w:val="24"/>
                <w:szCs w:val="24"/>
                <w:lang w:val="en-US"/>
              </w:rPr>
              <w:t>/Low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70A58986" w:rsidR="00DB7946" w:rsidRPr="00DB7946" w:rsidRDefault="00DB7946" w:rsidP="001B61C4">
            <w:pPr>
              <w:rPr>
                <w:rFonts w:ascii="Times New Roman" w:eastAsia="Times New Roman" w:hAnsi="Times New Roman" w:cs="Times New Roman"/>
                <w:color w:val="000000"/>
                <w:sz w:val="24"/>
                <w:szCs w:val="24"/>
                <w:lang w:val="en-US"/>
              </w:rPr>
            </w:pPr>
            <w:del w:id="555"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w:delText>
              </w:r>
              <w:r w:rsidR="005E5159" w:rsidDel="00BC0C11">
                <w:rPr>
                  <w:rFonts w:ascii="Times New Roman" w:eastAsia="Times New Roman" w:hAnsi="Times New Roman" w:cs="Times New Roman"/>
                  <w:color w:val="000000"/>
                  <w:sz w:val="24"/>
                  <w:szCs w:val="24"/>
                  <w:lang w:val="en-US"/>
                </w:rPr>
                <w:delText>age-dep</w:delText>
              </w:r>
            </w:del>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0D824B1A" w:rsidR="00DB7946" w:rsidRPr="00DB7946" w:rsidRDefault="00DB7946" w:rsidP="001B61C4">
            <w:pPr>
              <w:rPr>
                <w:rFonts w:ascii="Times New Roman" w:eastAsia="Times New Roman" w:hAnsi="Times New Roman" w:cs="Times New Roman"/>
                <w:color w:val="000000"/>
                <w:sz w:val="24"/>
                <w:szCs w:val="24"/>
                <w:lang w:val="en-US"/>
              </w:rPr>
            </w:pPr>
            <w:del w:id="556"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w:delText>
              </w:r>
            </w:del>
            <w:del w:id="557" w:author="Administrator" w:date="2016-11-05T11:06:00Z">
              <w:r w:rsidRPr="00DB7946" w:rsidDel="00BC0C11">
                <w:rPr>
                  <w:rFonts w:ascii="Times New Roman" w:eastAsia="Times New Roman" w:hAnsi="Times New Roman" w:cs="Times New Roman"/>
                  <w:color w:val="000000"/>
                  <w:sz w:val="24"/>
                  <w:szCs w:val="24"/>
                  <w:lang w:val="en-US"/>
                </w:rPr>
                <w:delText>const</w:delText>
              </w:r>
            </w:del>
            <w:r w:rsidRPr="00DB7946">
              <w:rPr>
                <w:rFonts w:ascii="Times New Roman" w:eastAsia="Times New Roman" w:hAnsi="Times New Roman" w:cs="Times New Roman"/>
                <w:color w:val="000000"/>
                <w:sz w:val="24"/>
                <w:szCs w:val="24"/>
                <w:lang w:val="en-US"/>
              </w:rPr>
              <w: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3D1D924C" w:rsidR="00DB7946" w:rsidRPr="00DB7946" w:rsidRDefault="00DB7946" w:rsidP="001B61C4">
            <w:pPr>
              <w:rPr>
                <w:rFonts w:ascii="Times New Roman" w:eastAsia="Times New Roman" w:hAnsi="Times New Roman" w:cs="Times New Roman"/>
                <w:color w:val="000000"/>
                <w:sz w:val="24"/>
                <w:szCs w:val="24"/>
                <w:lang w:val="en-US"/>
              </w:rPr>
            </w:pPr>
            <w:del w:id="558"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age-dep</w:delText>
              </w:r>
            </w:del>
            <w:r w:rsidRPr="00DB7946">
              <w:rPr>
                <w:rFonts w:ascii="Times New Roman" w:eastAsia="Times New Roman" w:hAnsi="Times New Roman" w:cs="Times New Roman"/>
                <w:color w:val="000000"/>
                <w:sz w:val="24"/>
                <w:szCs w:val="24"/>
                <w:lang w:val="en-US"/>
              </w:rPr>
              <w:t>/Low age mat</w:t>
            </w:r>
          </w:p>
        </w:tc>
        <w:tc>
          <w:tcPr>
            <w:tcW w:w="3040" w:type="dxa"/>
            <w:tcBorders>
              <w:top w:val="nil"/>
              <w:left w:val="nil"/>
              <w:bottom w:val="single" w:sz="4" w:space="0" w:color="auto"/>
              <w:right w:val="nil"/>
            </w:tcBorders>
            <w:shd w:val="clear" w:color="auto" w:fill="auto"/>
            <w:vAlign w:val="center"/>
            <w:hideMark/>
          </w:tcPr>
          <w:p w14:paraId="0AACAF39" w14:textId="26E3BC62" w:rsidR="00DB7946" w:rsidRPr="00DB7946" w:rsidRDefault="00DB7946" w:rsidP="001B61C4">
            <w:pPr>
              <w:rPr>
                <w:rFonts w:ascii="Times New Roman" w:eastAsia="Times New Roman" w:hAnsi="Times New Roman" w:cs="Times New Roman"/>
                <w:color w:val="000000"/>
                <w:sz w:val="24"/>
                <w:szCs w:val="24"/>
                <w:lang w:val="en-US"/>
              </w:rPr>
            </w:pPr>
            <w:del w:id="559"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age-dep</w:delText>
              </w:r>
            </w:del>
            <w:r w:rsidRPr="00DB7946">
              <w:rPr>
                <w:rFonts w:ascii="Times New Roman" w:eastAsia="Times New Roman" w:hAnsi="Times New Roman" w:cs="Times New Roman"/>
                <w:color w:val="000000"/>
                <w:sz w:val="24"/>
                <w:szCs w:val="24"/>
                <w:lang w:val="en-US"/>
              </w:rPr>
              <w:t>/Low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772A75A0"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East+Med assessments. Further </w:t>
      </w:r>
      <w:r w:rsidR="00FA4442">
        <w:rPr>
          <w:rFonts w:ascii="Times New Roman" w:eastAsia="Times New Roman" w:hAnsi="Times New Roman" w:cs="Times New Roman"/>
          <w:color w:val="222222"/>
          <w:sz w:val="24"/>
          <w:szCs w:val="24"/>
          <w:lang w:val="en-US"/>
        </w:rPr>
        <w:t xml:space="preserve">the current </w:t>
      </w:r>
      <w:r w:rsidR="002C3A1A">
        <w:rPr>
          <w:rFonts w:ascii="Times New Roman" w:eastAsia="Times New Roman" w:hAnsi="Times New Roman" w:cs="Times New Roman"/>
          <w:color w:val="222222"/>
          <w:sz w:val="24"/>
          <w:szCs w:val="24"/>
          <w:lang w:val="en-US"/>
        </w:rPr>
        <w:t xml:space="preserve">abundance </w:t>
      </w:r>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6A5D9E05"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xml:space="preserve">A full cross of (1, 2, 3) x (A, B) x (I, II, III), </w:t>
      </w:r>
      <w:del w:id="560" w:author="Administrator" w:date="2016-11-05T11:10:00Z">
        <w:r w:rsidRPr="00B3146A" w:rsidDel="00ED1CE5">
          <w:rPr>
            <w:rFonts w:ascii="Times New Roman" w:eastAsia="Times New Roman" w:hAnsi="Times New Roman" w:cs="Times New Roman"/>
            <w:sz w:val="24"/>
            <w:szCs w:val="24"/>
            <w:lang w:val="en-US"/>
          </w:rPr>
          <w:delText> </w:delText>
        </w:r>
      </w:del>
      <w:r w:rsidRPr="00B3146A">
        <w:rPr>
          <w:rFonts w:ascii="Times New Roman" w:eastAsia="Times New Roman" w:hAnsi="Times New Roman" w:cs="Times New Roman"/>
          <w:sz w:val="24"/>
          <w:szCs w:val="24"/>
          <w:lang w:val="en-US"/>
        </w:rPr>
        <w:t>i.e. 18 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561" w:name="_Toc465365341"/>
      <w:r w:rsidRPr="00B3146A">
        <w:rPr>
          <w:rFonts w:eastAsia="Times New Roman"/>
        </w:rPr>
        <w:t>Robustness trials</w:t>
      </w:r>
      <w:bookmarkEnd w:id="561"/>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24842798"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[1,A, I] and [2, A, I]</w:t>
      </w:r>
      <w:ins w:id="562" w:author="Administrator" w:date="2016-11-05T11:11:00Z">
        <w:r w:rsidR="00ED1CE5">
          <w:rPr>
            <w:rFonts w:ascii="Times New Roman" w:eastAsia="Times New Roman" w:hAnsi="Times New Roman" w:cs="Times New Roman"/>
            <w:sz w:val="24"/>
            <w:szCs w:val="24"/>
            <w:lang w:val="en-US"/>
          </w:rPr>
          <w:t>.</w:t>
        </w:r>
      </w:ins>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lastRenderedPageBreak/>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overcatches each year of [X] tons in the West and [Y] tons in the East+</w:t>
      </w:r>
      <w:r>
        <w:rPr>
          <w:rFonts w:ascii="Times New Roman" w:eastAsia="Times New Roman" w:hAnsi="Times New Roman" w:cs="Times New Roman"/>
          <w:sz w:val="24"/>
          <w:szCs w:val="24"/>
          <w:lang w:val="en-US"/>
        </w:rPr>
        <w:t>Med</w:t>
      </w:r>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alternative indices [to be specified]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ins w:id="563" w:author="Administrator" w:date="2016-11-05T11:11:00Z"/>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7CEFBCC5" w14:textId="1429C782" w:rsidR="00ED1CE5" w:rsidRDefault="00ED1CE5"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ins w:id="564" w:author="Administrator" w:date="2016-11-05T11:11:00Z">
        <w:r>
          <w:rPr>
            <w:rFonts w:ascii="Times New Roman" w:eastAsia="Times New Roman" w:hAnsi="Times New Roman" w:cs="Times New Roman"/>
            <w:sz w:val="24"/>
            <w:szCs w:val="24"/>
            <w:lang w:val="en-US"/>
          </w:rPr>
          <w:t>Alternative master index</w:t>
        </w:r>
      </w:ins>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565" w:name="_Toc465365342"/>
      <w:r w:rsidRPr="00B56829">
        <w:t xml:space="preserve">PERFORMANCE </w:t>
      </w:r>
      <w:r w:rsidR="00F243AE">
        <w:t>MEASURES/</w:t>
      </w:r>
      <w:r w:rsidRPr="00B56829">
        <w:t>STATISTICS</w:t>
      </w:r>
      <w:bookmarkEnd w:id="565"/>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566" w:name="_Toc465365343"/>
      <w:r w:rsidRPr="00883998">
        <w:t xml:space="preserve">Summary </w:t>
      </w:r>
      <w:r w:rsidR="00FF4BF8">
        <w:t>measures/</w:t>
      </w:r>
      <w:r w:rsidRPr="00883998">
        <w:t>statistics</w:t>
      </w:r>
      <w:bookmarkEnd w:id="566"/>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5pt;height:30.15pt" o:ole="" fillcolor="window">
            <v:imagedata r:id="rId21" o:title=""/>
          </v:shape>
          <o:OLEObject Type="Embed" ProgID="Equation.3" ShapeID="_x0000_i1025" DrawAspect="Content" ObjectID="_1557818822" r:id="rId22"/>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567" w:name="_Toc465365344"/>
      <w:r w:rsidRPr="00892BFD">
        <w:t>Summary plots</w:t>
      </w:r>
      <w:bookmarkEnd w:id="567"/>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568" w:name="_Toc465365345"/>
      <w:r w:rsidRPr="00C97833">
        <w:rPr>
          <w:rFonts w:cs="Times New Roman"/>
          <w:szCs w:val="24"/>
        </w:rPr>
        <w:t>Level of reporting</w:t>
      </w:r>
      <w:bookmarkEnd w:id="568"/>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569" w:name="_Toc465365346"/>
      <w:r w:rsidRPr="00C97833">
        <w:rPr>
          <w:rFonts w:cs="Times New Roman"/>
          <w:szCs w:val="24"/>
        </w:rPr>
        <w:t>Baseline</w:t>
      </w:r>
      <w:bookmarkEnd w:id="569"/>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570" w:name="_Toc465365347"/>
      <w:r w:rsidRPr="005249EC">
        <w:t>Alternative options</w:t>
      </w:r>
      <w:bookmarkEnd w:id="570"/>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Administrator" w:date="2016-11-05T06:44:00Z" w:initials="A">
    <w:p w14:paraId="7DE08D96" w14:textId="35D77FF2" w:rsidR="002F758B" w:rsidRDefault="002F758B">
      <w:pPr>
        <w:pStyle w:val="CommentText"/>
      </w:pPr>
      <w:r>
        <w:rPr>
          <w:rStyle w:val="CommentReference"/>
        </w:rPr>
        <w:annotationRef/>
      </w:r>
      <w:r>
        <w:t>Change reference for stock structure hypotheses</w:t>
      </w:r>
    </w:p>
  </w:comment>
  <w:comment w:id="24" w:author="Administrator" w:date="2016-11-05T07:18:00Z" w:initials="A">
    <w:p w14:paraId="05DD2E26" w14:textId="5896AABB" w:rsidR="002C268F" w:rsidRDefault="002C268F">
      <w:pPr>
        <w:pStyle w:val="CommentText"/>
      </w:pPr>
      <w:r>
        <w:rPr>
          <w:rStyle w:val="CommentReference"/>
        </w:rPr>
        <w:annotationRef/>
      </w:r>
      <w:r w:rsidR="00FB58C8">
        <w:t>Document this properly in a separate appendix that also allows for replication of the GLM. Also</w:t>
      </w:r>
      <w:r w:rsidR="00D0457D">
        <w:t xml:space="preserve"> eventually </w:t>
      </w:r>
      <w:r w:rsidR="00FB58C8">
        <w:t xml:space="preserve"> a</w:t>
      </w:r>
      <w:r>
        <w:t>dd Italian trap</w:t>
      </w:r>
      <w:r w:rsidR="00FB58C8">
        <w:t xml:space="preserve"> index to see how sensitive the result is to its addition. </w:t>
      </w:r>
    </w:p>
    <w:p w14:paraId="7C3618F1" w14:textId="77777777" w:rsidR="00FB58C8" w:rsidRDefault="00FB58C8">
      <w:pPr>
        <w:pStyle w:val="CommentText"/>
      </w:pPr>
    </w:p>
  </w:comment>
  <w:comment w:id="39" w:author="Administrator" w:date="2016-11-05T06:54:00Z" w:initials="A">
    <w:p w14:paraId="4FC969CE" w14:textId="262385F8" w:rsidR="002F758B" w:rsidRDefault="002F758B">
      <w:pPr>
        <w:pStyle w:val="CommentText"/>
      </w:pPr>
      <w:r>
        <w:rPr>
          <w:rStyle w:val="CommentReference"/>
        </w:rPr>
        <w:annotationRef/>
      </w:r>
      <w:r>
        <w:t>Check whether data prep did recommend to use it for conditioning or not</w:t>
      </w:r>
    </w:p>
  </w:comment>
  <w:comment w:id="51" w:author="Administrator" w:date="2016-11-05T06:59:00Z" w:initials="A">
    <w:p w14:paraId="445BB5BE" w14:textId="04ABD1BB" w:rsidR="002C5B1C" w:rsidRDefault="002C5B1C">
      <w:pPr>
        <w:pStyle w:val="CommentText"/>
      </w:pPr>
      <w:r>
        <w:rPr>
          <w:rStyle w:val="CommentReference"/>
        </w:rPr>
        <w:annotationRef/>
      </w:r>
      <w:r>
        <w:t>Tom to add column on table 2.1 to reflect requirement for age-class data</w:t>
      </w:r>
    </w:p>
  </w:comment>
  <w:comment w:id="49" w:author="Administrator" w:date="2016-11-05T07:11:00Z" w:initials="A">
    <w:p w14:paraId="6D6778C3" w14:textId="6033D8F9" w:rsidR="002C268F" w:rsidRDefault="002C268F">
      <w:pPr>
        <w:pStyle w:val="CommentText"/>
      </w:pPr>
      <w:r>
        <w:rPr>
          <w:rStyle w:val="CommentReference"/>
        </w:rPr>
        <w:annotationRef/>
      </w:r>
      <w:r>
        <w:t>Need to provide links for data repository for data used in the OM</w:t>
      </w:r>
    </w:p>
  </w:comment>
  <w:comment w:id="52" w:author="Administrator" w:date="2016-11-05T07:03:00Z" w:initials="A">
    <w:p w14:paraId="5FBEB271" w14:textId="24952959" w:rsidR="00BF06CC" w:rsidRDefault="00BF06CC">
      <w:pPr>
        <w:pStyle w:val="CommentText"/>
      </w:pPr>
      <w:r>
        <w:rPr>
          <w:rStyle w:val="CommentReference"/>
        </w:rPr>
        <w:annotationRef/>
      </w:r>
      <w:r>
        <w:t>This table is included in the google docs and the group has editing access to it.</w:t>
      </w:r>
    </w:p>
  </w:comment>
  <w:comment w:id="53" w:author="Administrator" w:date="2016-11-05T07:07:00Z" w:initials="A">
    <w:p w14:paraId="7EDC5E40" w14:textId="26A56E99" w:rsidR="006D32E6" w:rsidRDefault="006D32E6">
      <w:pPr>
        <w:pStyle w:val="CommentText"/>
      </w:pPr>
      <w:r>
        <w:rPr>
          <w:rStyle w:val="CommentReference"/>
        </w:rPr>
        <w:annotationRef/>
      </w:r>
      <w:r>
        <w:t xml:space="preserve">Add infor for the following indices:  </w:t>
      </w:r>
      <w:r w:rsidR="004E3FE2">
        <w:t xml:space="preserve">SP and Fr bb, Norw PS </w:t>
      </w:r>
    </w:p>
  </w:comment>
  <w:comment w:id="54" w:author="Administrator" w:date="2016-11-05T07:12:00Z" w:initials="A">
    <w:p w14:paraId="215CF2D9" w14:textId="77777777" w:rsidR="002C268F" w:rsidRDefault="002C268F">
      <w:pPr>
        <w:pStyle w:val="CommentText"/>
      </w:pPr>
      <w:r>
        <w:rPr>
          <w:rStyle w:val="CommentReference"/>
        </w:rPr>
        <w:annotationRef/>
      </w:r>
      <w:r>
        <w:t>Provide more detail on the caption</w:t>
      </w:r>
    </w:p>
    <w:p w14:paraId="4017A6A4" w14:textId="29DD1435" w:rsidR="002C268F" w:rsidRDefault="002C268F">
      <w:pPr>
        <w:pStyle w:val="CommentText"/>
      </w:pPr>
    </w:p>
  </w:comment>
  <w:comment w:id="58" w:author="Administrator" w:date="2016-11-05T07:34:00Z" w:initials="A">
    <w:p w14:paraId="07E679C5" w14:textId="018F22D0" w:rsidR="00D0457D" w:rsidRDefault="00D0457D">
      <w:pPr>
        <w:pStyle w:val="CommentText"/>
      </w:pPr>
      <w:r>
        <w:rPr>
          <w:rStyle w:val="CommentReference"/>
        </w:rPr>
        <w:annotationRef/>
      </w:r>
      <w:r>
        <w:t xml:space="preserve">TOM To write the initialization options (2) </w:t>
      </w:r>
    </w:p>
  </w:comment>
  <w:comment w:id="62" w:author="Administrator" w:date="2016-11-05T07:53:00Z" w:initials="A">
    <w:p w14:paraId="0DAE1412" w14:textId="12E7DB74" w:rsidR="00790186" w:rsidRDefault="00790186">
      <w:pPr>
        <w:pStyle w:val="CommentText"/>
      </w:pPr>
      <w:r>
        <w:rPr>
          <w:rStyle w:val="CommentReference"/>
        </w:rPr>
        <w:annotationRef/>
      </w:r>
      <w:r>
        <w:t>In the future more complex recruitment dynamics related to spatial distribution of spawners</w:t>
      </w:r>
    </w:p>
  </w:comment>
  <w:comment w:id="65" w:author="Administrator" w:date="2016-11-05T07:37:00Z" w:initials="A">
    <w:p w14:paraId="011620BD" w14:textId="77777777" w:rsidR="00D0457D" w:rsidRDefault="00D0457D">
      <w:pPr>
        <w:pStyle w:val="CommentText"/>
      </w:pPr>
      <w:r>
        <w:rPr>
          <w:rStyle w:val="CommentReference"/>
        </w:rPr>
        <w:annotationRef/>
      </w:r>
      <w:r>
        <w:t>Tom will update table (remember comment from Sh)</w:t>
      </w:r>
    </w:p>
    <w:p w14:paraId="1A08FC04" w14:textId="48F2A157" w:rsidR="00D0457D" w:rsidRDefault="00D0457D">
      <w:pPr>
        <w:pStyle w:val="CommentText"/>
      </w:pPr>
    </w:p>
  </w:comment>
  <w:comment w:id="103" w:author="Administrator" w:date="2016-11-05T09:47:00Z" w:initials="A">
    <w:p w14:paraId="0C35A162" w14:textId="51D84EFF" w:rsidR="0054285E" w:rsidRDefault="0054285E">
      <w:pPr>
        <w:pStyle w:val="CommentText"/>
      </w:pPr>
      <w:r>
        <w:rPr>
          <w:rStyle w:val="CommentReference"/>
        </w:rPr>
        <w:annotationRef/>
      </w:r>
      <w:r>
        <w:t>Tom to revise</w:t>
      </w:r>
    </w:p>
  </w:comment>
  <w:comment w:id="105" w:author="Administrator" w:date="2016-11-05T09:47:00Z" w:initials="A">
    <w:p w14:paraId="151E8383" w14:textId="1CFB0420" w:rsidR="00612F0C" w:rsidRDefault="00612F0C">
      <w:pPr>
        <w:pStyle w:val="CommentText"/>
      </w:pPr>
      <w:r>
        <w:rPr>
          <w:rStyle w:val="CommentReference"/>
        </w:rPr>
        <w:annotationRef/>
      </w:r>
      <w:r>
        <w:t>Tom to revise and add options such as split of an alternative atlantic, and aggregation of existing areas</w:t>
      </w:r>
    </w:p>
  </w:comment>
  <w:comment w:id="141" w:author="Administrator" w:date="2016-11-05T10:17:00Z" w:initials="A">
    <w:p w14:paraId="5E6CAA4B" w14:textId="3DC25C7A" w:rsidR="00190A1B" w:rsidRDefault="00190A1B">
      <w:pPr>
        <w:pStyle w:val="CommentText"/>
      </w:pPr>
      <w:r>
        <w:rPr>
          <w:rStyle w:val="CommentReference"/>
        </w:rPr>
        <w:annotationRef/>
      </w:r>
      <w:r>
        <w:t>Tom to check!</w:t>
      </w:r>
    </w:p>
  </w:comment>
  <w:comment w:id="147" w:author="Administrator" w:date="2016-11-05T10:40:00Z" w:initials="A">
    <w:p w14:paraId="0DFF262B" w14:textId="106801F0" w:rsidR="00BE2EBA" w:rsidRDefault="00BE2EBA">
      <w:pPr>
        <w:pStyle w:val="CommentText"/>
      </w:pPr>
      <w:r>
        <w:rPr>
          <w:rStyle w:val="CommentReference"/>
        </w:rPr>
        <w:annotationRef/>
      </w:r>
      <w:r>
        <w:t>These will be put in the model however whether they are included in the base the data prep meeting will decide which to include.</w:t>
      </w:r>
    </w:p>
  </w:comment>
  <w:comment w:id="181" w:author="Administrator" w:date="2016-11-05T10:44:00Z" w:initials="A">
    <w:p w14:paraId="44C4824B" w14:textId="15761691" w:rsidR="00BE2EBA" w:rsidRDefault="00BE2EBA">
      <w:pPr>
        <w:pStyle w:val="CommentText"/>
      </w:pPr>
      <w:r>
        <w:rPr>
          <w:rStyle w:val="CommentReference"/>
        </w:rPr>
        <w:annotationRef/>
      </w:r>
      <w:r>
        <w:t>Change to Richards formulation</w:t>
      </w:r>
    </w:p>
  </w:comment>
  <w:comment w:id="187" w:author="Administrator" w:date="2016-11-05T10:55:00Z" w:initials="A">
    <w:p w14:paraId="546D8DAC" w14:textId="133A489A" w:rsidR="00866DD6" w:rsidRDefault="00866DD6">
      <w:pPr>
        <w:pStyle w:val="CommentText"/>
      </w:pPr>
      <w:r>
        <w:rPr>
          <w:rStyle w:val="CommentReference"/>
        </w:rPr>
        <w:annotationRef/>
      </w:r>
      <w:r>
        <w:t>Add age group corresponding to each M value</w:t>
      </w:r>
    </w:p>
  </w:comment>
  <w:comment w:id="200" w:author="Administrator" w:date="2016-11-05T10:46:00Z" w:initials="A">
    <w:p w14:paraId="114071DE" w14:textId="3D245395" w:rsidR="00BE2EBA" w:rsidRDefault="00BE2EBA">
      <w:pPr>
        <w:pStyle w:val="CommentText"/>
      </w:pPr>
      <w:r>
        <w:rPr>
          <w:rStyle w:val="CommentReference"/>
        </w:rPr>
        <w:annotationRef/>
      </w:r>
      <w:r>
        <w:t>Change the ages</w:t>
      </w:r>
    </w:p>
  </w:comment>
  <w:comment w:id="337" w:author="Administrator" w:date="2016-11-05T10:54:00Z" w:initials="A">
    <w:p w14:paraId="7ABFA037" w14:textId="53B09617" w:rsidR="00866DD6" w:rsidRDefault="00866DD6">
      <w:pPr>
        <w:pStyle w:val="CommentText"/>
      </w:pPr>
      <w:r>
        <w:rPr>
          <w:rStyle w:val="CommentReference"/>
        </w:rPr>
        <w:annotationRef/>
      </w:r>
      <w:r>
        <w:t>This one has to be eliminated it was not co</w:t>
      </w:r>
    </w:p>
  </w:comment>
  <w:comment w:id="533" w:author="Administrator" w:date="2016-11-05T10:50:00Z" w:initials="A">
    <w:p w14:paraId="056E6F88" w14:textId="4BAE5A00" w:rsidR="00866DD6" w:rsidRDefault="00866DD6">
      <w:pPr>
        <w:pStyle w:val="CommentText"/>
      </w:pPr>
      <w:r>
        <w:rPr>
          <w:rStyle w:val="CommentReference"/>
        </w:rPr>
        <w:annotationRef/>
      </w:r>
      <w:r>
        <w:t>Revise as for table lh1 in the data prep report</w:t>
      </w:r>
    </w:p>
  </w:comment>
  <w:comment w:id="540" w:author="Administrator" w:date="2016-11-05T10:57:00Z" w:initials="A">
    <w:p w14:paraId="6753AAAA" w14:textId="67689427" w:rsidR="008E38EC" w:rsidRDefault="008E38EC">
      <w:pPr>
        <w:pStyle w:val="CommentText"/>
      </w:pPr>
      <w:r>
        <w:rPr>
          <w:rStyle w:val="CommentReference"/>
        </w:rPr>
        <w:annotationRef/>
      </w:r>
      <w:r>
        <w:t>Tom to include fits to assessment indices and considered possible adjustments to the weighting of the catch likelihood</w:t>
      </w:r>
    </w:p>
  </w:comment>
  <w:comment w:id="541" w:author="Administrator" w:date="2016-11-05T10:59:00Z" w:initials="A">
    <w:p w14:paraId="198B82AC" w14:textId="3B486328" w:rsidR="00BC0C11" w:rsidRDefault="00BC0C11">
      <w:pPr>
        <w:pStyle w:val="CommentText"/>
      </w:pPr>
      <w:r>
        <w:rPr>
          <w:rStyle w:val="CommentReference"/>
        </w:rPr>
        <w:annotationRef/>
      </w:r>
      <w:r>
        <w:t>These refer to assessment indices, add language</w:t>
      </w:r>
    </w:p>
  </w:comment>
  <w:comment w:id="550" w:author="Administrator" w:date="2016-11-05T11:02:00Z" w:initials="A">
    <w:p w14:paraId="71F4909E" w14:textId="4E5CE134" w:rsidR="00BC0C11" w:rsidRDefault="00BC0C11">
      <w:pPr>
        <w:pStyle w:val="CommentText"/>
      </w:pPr>
      <w:r>
        <w:rPr>
          <w:rStyle w:val="CommentReference"/>
        </w:rPr>
        <w:annotationRef/>
      </w:r>
    </w:p>
  </w:comment>
  <w:comment w:id="551" w:author="Administrator" w:date="2016-11-05T11:03:00Z" w:initials="A">
    <w:p w14:paraId="5C385FA1" w14:textId="6011C2C2" w:rsidR="00BC0C11" w:rsidRDefault="00BC0C11">
      <w:pPr>
        <w:pStyle w:val="CommentText"/>
      </w:pPr>
      <w:r>
        <w:rPr>
          <w:rStyle w:val="CommentReference"/>
        </w:rPr>
        <w:annotationRef/>
      </w:r>
      <w:r>
        <w:t>Achieve by adding a penalty to the overall likelihood function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E08D96" w15:done="0"/>
  <w15:commentEx w15:paraId="7C3618F1" w15:done="0"/>
  <w15:commentEx w15:paraId="4FC969CE" w15:done="0"/>
  <w15:commentEx w15:paraId="445BB5BE" w15:done="0"/>
  <w15:commentEx w15:paraId="6D6778C3" w15:done="0"/>
  <w15:commentEx w15:paraId="5FBEB271" w15:done="0"/>
  <w15:commentEx w15:paraId="7EDC5E40" w15:paraIdParent="5FBEB271" w15:done="0"/>
  <w15:commentEx w15:paraId="4017A6A4" w15:done="0"/>
  <w15:commentEx w15:paraId="07E679C5" w15:done="0"/>
  <w15:commentEx w15:paraId="0DAE1412" w15:done="0"/>
  <w15:commentEx w15:paraId="1A08FC04" w15:done="0"/>
  <w15:commentEx w15:paraId="0C35A162" w15:done="0"/>
  <w15:commentEx w15:paraId="151E8383" w15:done="0"/>
  <w15:commentEx w15:paraId="5E6CAA4B" w15:done="0"/>
  <w15:commentEx w15:paraId="0DFF262B" w15:done="0"/>
  <w15:commentEx w15:paraId="44C4824B" w15:done="0"/>
  <w15:commentEx w15:paraId="546D8DAC" w15:done="0"/>
  <w15:commentEx w15:paraId="114071DE" w15:done="0"/>
  <w15:commentEx w15:paraId="7ABFA037" w15:done="0"/>
  <w15:commentEx w15:paraId="056E6F88" w15:done="0"/>
  <w15:commentEx w15:paraId="6753AAAA" w15:done="0"/>
  <w15:commentEx w15:paraId="198B82AC" w15:done="0"/>
  <w15:commentEx w15:paraId="71F4909E" w15:done="0"/>
  <w15:commentEx w15:paraId="5C385F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674581" w14:textId="77777777" w:rsidR="007765C9" w:rsidRDefault="007765C9" w:rsidP="00B56829">
      <w:r>
        <w:separator/>
      </w:r>
    </w:p>
  </w:endnote>
  <w:endnote w:type="continuationSeparator" w:id="0">
    <w:p w14:paraId="40D27826" w14:textId="77777777" w:rsidR="007765C9" w:rsidRDefault="007765C9"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087582"/>
      <w:docPartObj>
        <w:docPartGallery w:val="Page Numbers (Bottom of Page)"/>
        <w:docPartUnique/>
      </w:docPartObj>
    </w:sdtPr>
    <w:sdtEndPr>
      <w:rPr>
        <w:noProof/>
      </w:rPr>
    </w:sdtEndPr>
    <w:sdtContent>
      <w:p w14:paraId="04272EC5" w14:textId="77777777" w:rsidR="002F758B" w:rsidRDefault="002F758B">
        <w:pPr>
          <w:pStyle w:val="Footer"/>
          <w:jc w:val="right"/>
        </w:pPr>
        <w:r>
          <w:fldChar w:fldCharType="begin"/>
        </w:r>
        <w:r>
          <w:instrText xml:space="preserve"> PAGE   \* MERGEFORMAT </w:instrText>
        </w:r>
        <w:r>
          <w:fldChar w:fldCharType="separate"/>
        </w:r>
        <w:r w:rsidR="00296AE8">
          <w:rPr>
            <w:noProof/>
          </w:rPr>
          <w:t>3</w:t>
        </w:r>
        <w:r>
          <w:rPr>
            <w:noProof/>
          </w:rPr>
          <w:fldChar w:fldCharType="end"/>
        </w:r>
      </w:p>
    </w:sdtContent>
  </w:sdt>
  <w:p w14:paraId="6E39F51C" w14:textId="77777777" w:rsidR="002F758B" w:rsidRDefault="002F75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D89CE6" w14:textId="77777777" w:rsidR="007765C9" w:rsidRDefault="007765C9" w:rsidP="00B56829">
      <w:r>
        <w:separator/>
      </w:r>
    </w:p>
  </w:footnote>
  <w:footnote w:type="continuationSeparator" w:id="0">
    <w:p w14:paraId="29D93CA9" w14:textId="77777777" w:rsidR="007765C9" w:rsidRDefault="007765C9"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15:restartNumberingAfterBreak="0">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15:restartNumberingAfterBreak="0">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15:restartNumberingAfterBreak="0">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15:restartNumberingAfterBreak="0">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15:restartNumberingAfterBreak="0">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15:restartNumberingAfterBreak="0">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15:restartNumberingAfterBreak="0">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15:restartNumberingAfterBreak="0">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15:restartNumberingAfterBreak="0">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15:restartNumberingAfterBreak="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15:restartNumberingAfterBreak="0">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15:restartNumberingAfterBreak="0">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15:restartNumberingAfterBreak="0">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15:restartNumberingAfterBreak="0">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15:restartNumberingAfterBreak="0">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15:restartNumberingAfterBreak="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15:restartNumberingAfterBreak="0">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15:restartNumberingAfterBreak="0">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15:restartNumberingAfterBreak="0">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15:restartNumberingAfterBreak="0">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1558B"/>
    <w:rsid w:val="000172AC"/>
    <w:rsid w:val="000214C7"/>
    <w:rsid w:val="00022CDB"/>
    <w:rsid w:val="00026E3D"/>
    <w:rsid w:val="0003012F"/>
    <w:rsid w:val="00051D39"/>
    <w:rsid w:val="000621A1"/>
    <w:rsid w:val="00063C9D"/>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31D4A"/>
    <w:rsid w:val="00161309"/>
    <w:rsid w:val="00162824"/>
    <w:rsid w:val="00185804"/>
    <w:rsid w:val="00190A1B"/>
    <w:rsid w:val="00191B7C"/>
    <w:rsid w:val="001A4A0E"/>
    <w:rsid w:val="001B1C38"/>
    <w:rsid w:val="001B2B5E"/>
    <w:rsid w:val="001B61C4"/>
    <w:rsid w:val="001B7006"/>
    <w:rsid w:val="001C0F8B"/>
    <w:rsid w:val="001C17F6"/>
    <w:rsid w:val="001D16B6"/>
    <w:rsid w:val="001D1844"/>
    <w:rsid w:val="001E0BC3"/>
    <w:rsid w:val="001E6947"/>
    <w:rsid w:val="001F2259"/>
    <w:rsid w:val="001F3F86"/>
    <w:rsid w:val="001F565C"/>
    <w:rsid w:val="00201356"/>
    <w:rsid w:val="0021783C"/>
    <w:rsid w:val="00220465"/>
    <w:rsid w:val="00220B72"/>
    <w:rsid w:val="00221D62"/>
    <w:rsid w:val="00224D79"/>
    <w:rsid w:val="00231B39"/>
    <w:rsid w:val="00231DF3"/>
    <w:rsid w:val="00232974"/>
    <w:rsid w:val="002337BA"/>
    <w:rsid w:val="00233C05"/>
    <w:rsid w:val="00234FDF"/>
    <w:rsid w:val="002503B5"/>
    <w:rsid w:val="00271515"/>
    <w:rsid w:val="0029590E"/>
    <w:rsid w:val="00296AE8"/>
    <w:rsid w:val="00296D59"/>
    <w:rsid w:val="00297782"/>
    <w:rsid w:val="002A7158"/>
    <w:rsid w:val="002B12C3"/>
    <w:rsid w:val="002C1CAD"/>
    <w:rsid w:val="002C268F"/>
    <w:rsid w:val="002C3A1A"/>
    <w:rsid w:val="002C3A5D"/>
    <w:rsid w:val="002C4ADF"/>
    <w:rsid w:val="002C5B1C"/>
    <w:rsid w:val="002D3512"/>
    <w:rsid w:val="002D7A43"/>
    <w:rsid w:val="002E1924"/>
    <w:rsid w:val="002F4FE3"/>
    <w:rsid w:val="002F5BED"/>
    <w:rsid w:val="002F758B"/>
    <w:rsid w:val="00303ADC"/>
    <w:rsid w:val="00313AC4"/>
    <w:rsid w:val="00322AF7"/>
    <w:rsid w:val="00344395"/>
    <w:rsid w:val="00344FCF"/>
    <w:rsid w:val="00355A2F"/>
    <w:rsid w:val="0038078A"/>
    <w:rsid w:val="00386C74"/>
    <w:rsid w:val="00392739"/>
    <w:rsid w:val="003A2B66"/>
    <w:rsid w:val="003C5411"/>
    <w:rsid w:val="003C7104"/>
    <w:rsid w:val="003D1ABB"/>
    <w:rsid w:val="003D7B06"/>
    <w:rsid w:val="003F13F3"/>
    <w:rsid w:val="00406114"/>
    <w:rsid w:val="00417016"/>
    <w:rsid w:val="00420D5E"/>
    <w:rsid w:val="00421A3C"/>
    <w:rsid w:val="004239D2"/>
    <w:rsid w:val="00431E20"/>
    <w:rsid w:val="00431FCE"/>
    <w:rsid w:val="00440453"/>
    <w:rsid w:val="004405F9"/>
    <w:rsid w:val="00441597"/>
    <w:rsid w:val="00465C7D"/>
    <w:rsid w:val="00466328"/>
    <w:rsid w:val="004666A2"/>
    <w:rsid w:val="004711A3"/>
    <w:rsid w:val="00484776"/>
    <w:rsid w:val="00491501"/>
    <w:rsid w:val="00494278"/>
    <w:rsid w:val="004A385F"/>
    <w:rsid w:val="004A409F"/>
    <w:rsid w:val="004B5430"/>
    <w:rsid w:val="004C55E4"/>
    <w:rsid w:val="004E3FE2"/>
    <w:rsid w:val="004E4237"/>
    <w:rsid w:val="004F117A"/>
    <w:rsid w:val="004F3442"/>
    <w:rsid w:val="004F70B1"/>
    <w:rsid w:val="005021D4"/>
    <w:rsid w:val="00506C17"/>
    <w:rsid w:val="005249EC"/>
    <w:rsid w:val="00525D7B"/>
    <w:rsid w:val="0053166B"/>
    <w:rsid w:val="00537841"/>
    <w:rsid w:val="005403C2"/>
    <w:rsid w:val="0054285E"/>
    <w:rsid w:val="00556723"/>
    <w:rsid w:val="00560824"/>
    <w:rsid w:val="00561EF8"/>
    <w:rsid w:val="0056225B"/>
    <w:rsid w:val="00571D99"/>
    <w:rsid w:val="00574565"/>
    <w:rsid w:val="00580726"/>
    <w:rsid w:val="00590F90"/>
    <w:rsid w:val="0059552F"/>
    <w:rsid w:val="005A046E"/>
    <w:rsid w:val="005A146A"/>
    <w:rsid w:val="005A2074"/>
    <w:rsid w:val="005A3ABF"/>
    <w:rsid w:val="005B5C28"/>
    <w:rsid w:val="005B6255"/>
    <w:rsid w:val="005B69E7"/>
    <w:rsid w:val="005C3384"/>
    <w:rsid w:val="005D05ED"/>
    <w:rsid w:val="005D3C3E"/>
    <w:rsid w:val="005D5E2C"/>
    <w:rsid w:val="005D71F7"/>
    <w:rsid w:val="005E4990"/>
    <w:rsid w:val="005E5159"/>
    <w:rsid w:val="005F1D09"/>
    <w:rsid w:val="005F3B76"/>
    <w:rsid w:val="005F52F1"/>
    <w:rsid w:val="00600A4C"/>
    <w:rsid w:val="0060134C"/>
    <w:rsid w:val="006016FF"/>
    <w:rsid w:val="0060252B"/>
    <w:rsid w:val="00605EE1"/>
    <w:rsid w:val="00612F0C"/>
    <w:rsid w:val="006247E3"/>
    <w:rsid w:val="00625458"/>
    <w:rsid w:val="00634D0A"/>
    <w:rsid w:val="006523A2"/>
    <w:rsid w:val="0065577D"/>
    <w:rsid w:val="0066185E"/>
    <w:rsid w:val="006621FF"/>
    <w:rsid w:val="006709DE"/>
    <w:rsid w:val="00671F5F"/>
    <w:rsid w:val="00673E2E"/>
    <w:rsid w:val="006838DA"/>
    <w:rsid w:val="006908E5"/>
    <w:rsid w:val="006A2669"/>
    <w:rsid w:val="006A2A03"/>
    <w:rsid w:val="006A3A79"/>
    <w:rsid w:val="006A6F6C"/>
    <w:rsid w:val="006C5970"/>
    <w:rsid w:val="006D32E6"/>
    <w:rsid w:val="006E03B2"/>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765C9"/>
    <w:rsid w:val="00781C53"/>
    <w:rsid w:val="00781F69"/>
    <w:rsid w:val="00790186"/>
    <w:rsid w:val="00793C48"/>
    <w:rsid w:val="007A25EF"/>
    <w:rsid w:val="007A35AD"/>
    <w:rsid w:val="007C21F2"/>
    <w:rsid w:val="007C4056"/>
    <w:rsid w:val="007D0156"/>
    <w:rsid w:val="007D255E"/>
    <w:rsid w:val="007D2E3B"/>
    <w:rsid w:val="007E218D"/>
    <w:rsid w:val="007E35E6"/>
    <w:rsid w:val="007E79E4"/>
    <w:rsid w:val="008042E1"/>
    <w:rsid w:val="00815AF5"/>
    <w:rsid w:val="00816E3E"/>
    <w:rsid w:val="00817587"/>
    <w:rsid w:val="00820B53"/>
    <w:rsid w:val="00836930"/>
    <w:rsid w:val="008379B2"/>
    <w:rsid w:val="008474C5"/>
    <w:rsid w:val="008512F7"/>
    <w:rsid w:val="00860A42"/>
    <w:rsid w:val="008630DD"/>
    <w:rsid w:val="00866DD6"/>
    <w:rsid w:val="00874854"/>
    <w:rsid w:val="008757CC"/>
    <w:rsid w:val="008815FC"/>
    <w:rsid w:val="00883998"/>
    <w:rsid w:val="008877EE"/>
    <w:rsid w:val="0089132A"/>
    <w:rsid w:val="00892BFD"/>
    <w:rsid w:val="00897A55"/>
    <w:rsid w:val="008A1205"/>
    <w:rsid w:val="008A4882"/>
    <w:rsid w:val="008A7941"/>
    <w:rsid w:val="008D1537"/>
    <w:rsid w:val="008D29D5"/>
    <w:rsid w:val="008D4862"/>
    <w:rsid w:val="008E2295"/>
    <w:rsid w:val="008E2327"/>
    <w:rsid w:val="008E38EC"/>
    <w:rsid w:val="008E43D5"/>
    <w:rsid w:val="008E4CEA"/>
    <w:rsid w:val="008E73D3"/>
    <w:rsid w:val="008F33F7"/>
    <w:rsid w:val="00904E39"/>
    <w:rsid w:val="009070AD"/>
    <w:rsid w:val="00913887"/>
    <w:rsid w:val="00931FE4"/>
    <w:rsid w:val="00935FA4"/>
    <w:rsid w:val="00936DEB"/>
    <w:rsid w:val="00943256"/>
    <w:rsid w:val="00944842"/>
    <w:rsid w:val="0095645D"/>
    <w:rsid w:val="00956B68"/>
    <w:rsid w:val="00964829"/>
    <w:rsid w:val="00965CDE"/>
    <w:rsid w:val="00970C3B"/>
    <w:rsid w:val="00976AE8"/>
    <w:rsid w:val="00987C9A"/>
    <w:rsid w:val="009A272C"/>
    <w:rsid w:val="009B1E5B"/>
    <w:rsid w:val="009B49D0"/>
    <w:rsid w:val="009B4F22"/>
    <w:rsid w:val="009B55FB"/>
    <w:rsid w:val="009C7DA6"/>
    <w:rsid w:val="009D089A"/>
    <w:rsid w:val="009D1390"/>
    <w:rsid w:val="009D7428"/>
    <w:rsid w:val="009E2EE0"/>
    <w:rsid w:val="009F3A87"/>
    <w:rsid w:val="009F4647"/>
    <w:rsid w:val="00A02A88"/>
    <w:rsid w:val="00A02ADC"/>
    <w:rsid w:val="00A1002C"/>
    <w:rsid w:val="00A152D8"/>
    <w:rsid w:val="00A1797C"/>
    <w:rsid w:val="00A23DD4"/>
    <w:rsid w:val="00A24A56"/>
    <w:rsid w:val="00A3262D"/>
    <w:rsid w:val="00A47FB5"/>
    <w:rsid w:val="00A54383"/>
    <w:rsid w:val="00A62F20"/>
    <w:rsid w:val="00A7186C"/>
    <w:rsid w:val="00A77A42"/>
    <w:rsid w:val="00A81115"/>
    <w:rsid w:val="00A82DC0"/>
    <w:rsid w:val="00A86DCC"/>
    <w:rsid w:val="00A93B41"/>
    <w:rsid w:val="00AA0061"/>
    <w:rsid w:val="00AB2F3E"/>
    <w:rsid w:val="00AB45C0"/>
    <w:rsid w:val="00AC3132"/>
    <w:rsid w:val="00AD4374"/>
    <w:rsid w:val="00AD5C7C"/>
    <w:rsid w:val="00AD5F13"/>
    <w:rsid w:val="00AE09E9"/>
    <w:rsid w:val="00AE3B1B"/>
    <w:rsid w:val="00AE4EC5"/>
    <w:rsid w:val="00AF1E0E"/>
    <w:rsid w:val="00AF49F8"/>
    <w:rsid w:val="00AF7796"/>
    <w:rsid w:val="00B048C7"/>
    <w:rsid w:val="00B059B7"/>
    <w:rsid w:val="00B16E84"/>
    <w:rsid w:val="00B20954"/>
    <w:rsid w:val="00B24664"/>
    <w:rsid w:val="00B30484"/>
    <w:rsid w:val="00B3146A"/>
    <w:rsid w:val="00B40458"/>
    <w:rsid w:val="00B56829"/>
    <w:rsid w:val="00B60444"/>
    <w:rsid w:val="00B70518"/>
    <w:rsid w:val="00B761CD"/>
    <w:rsid w:val="00B950D5"/>
    <w:rsid w:val="00BA1D2C"/>
    <w:rsid w:val="00BB059A"/>
    <w:rsid w:val="00BB2FA8"/>
    <w:rsid w:val="00BB5341"/>
    <w:rsid w:val="00BC0C11"/>
    <w:rsid w:val="00BC513F"/>
    <w:rsid w:val="00BD0C59"/>
    <w:rsid w:val="00BD250A"/>
    <w:rsid w:val="00BE2EBA"/>
    <w:rsid w:val="00BF06CC"/>
    <w:rsid w:val="00BF0EC6"/>
    <w:rsid w:val="00C162D0"/>
    <w:rsid w:val="00C24E81"/>
    <w:rsid w:val="00C26F39"/>
    <w:rsid w:val="00C30EEE"/>
    <w:rsid w:val="00C31889"/>
    <w:rsid w:val="00C41ECA"/>
    <w:rsid w:val="00C45830"/>
    <w:rsid w:val="00C47DC5"/>
    <w:rsid w:val="00C57815"/>
    <w:rsid w:val="00C66643"/>
    <w:rsid w:val="00C80707"/>
    <w:rsid w:val="00C81141"/>
    <w:rsid w:val="00C837B1"/>
    <w:rsid w:val="00C97833"/>
    <w:rsid w:val="00CA13BC"/>
    <w:rsid w:val="00CA786C"/>
    <w:rsid w:val="00CA792F"/>
    <w:rsid w:val="00CC223C"/>
    <w:rsid w:val="00CD054C"/>
    <w:rsid w:val="00CD4EC9"/>
    <w:rsid w:val="00CD6D17"/>
    <w:rsid w:val="00CF1ABB"/>
    <w:rsid w:val="00CF20FB"/>
    <w:rsid w:val="00D03681"/>
    <w:rsid w:val="00D03F96"/>
    <w:rsid w:val="00D0457D"/>
    <w:rsid w:val="00D14CDE"/>
    <w:rsid w:val="00D16417"/>
    <w:rsid w:val="00D17E2D"/>
    <w:rsid w:val="00D2389D"/>
    <w:rsid w:val="00D24B08"/>
    <w:rsid w:val="00D25557"/>
    <w:rsid w:val="00D256FC"/>
    <w:rsid w:val="00D31F40"/>
    <w:rsid w:val="00D520A0"/>
    <w:rsid w:val="00D53C88"/>
    <w:rsid w:val="00D63323"/>
    <w:rsid w:val="00D63EA0"/>
    <w:rsid w:val="00D82AA4"/>
    <w:rsid w:val="00D8566B"/>
    <w:rsid w:val="00D91EB6"/>
    <w:rsid w:val="00D937B0"/>
    <w:rsid w:val="00DB087E"/>
    <w:rsid w:val="00DB7946"/>
    <w:rsid w:val="00DC4880"/>
    <w:rsid w:val="00DD6760"/>
    <w:rsid w:val="00DE432C"/>
    <w:rsid w:val="00DE6E3F"/>
    <w:rsid w:val="00DE6F83"/>
    <w:rsid w:val="00DF0CE1"/>
    <w:rsid w:val="00DF4471"/>
    <w:rsid w:val="00E016A0"/>
    <w:rsid w:val="00E03601"/>
    <w:rsid w:val="00E14D46"/>
    <w:rsid w:val="00E21A3D"/>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1CE5"/>
    <w:rsid w:val="00ED211D"/>
    <w:rsid w:val="00EE3AF8"/>
    <w:rsid w:val="00EE5859"/>
    <w:rsid w:val="00EF2968"/>
    <w:rsid w:val="00EF2F55"/>
    <w:rsid w:val="00EF6CCC"/>
    <w:rsid w:val="00F05C28"/>
    <w:rsid w:val="00F10884"/>
    <w:rsid w:val="00F22DC4"/>
    <w:rsid w:val="00F243AE"/>
    <w:rsid w:val="00F43FD9"/>
    <w:rsid w:val="00F608EA"/>
    <w:rsid w:val="00F60DF8"/>
    <w:rsid w:val="00F731CF"/>
    <w:rsid w:val="00F77AE0"/>
    <w:rsid w:val="00FA4442"/>
    <w:rsid w:val="00FB29FE"/>
    <w:rsid w:val="00FB35CF"/>
    <w:rsid w:val="00FB58C8"/>
    <w:rsid w:val="00FC03D4"/>
    <w:rsid w:val="00FC54D2"/>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A26F5843-8657-4E1E-8147-AACFD772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emf"/><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5937D2-C315-46E3-99C8-6766FBE9C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7725</Words>
  <Characters>44035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51657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Thomas Carruthers</cp:lastModifiedBy>
  <cp:revision>2</cp:revision>
  <cp:lastPrinted>2016-01-11T22:12:00Z</cp:lastPrinted>
  <dcterms:created xsi:type="dcterms:W3CDTF">2017-06-01T17:41:00Z</dcterms:created>
  <dcterms:modified xsi:type="dcterms:W3CDTF">2017-06-01T17:41:00Z</dcterms:modified>
</cp:coreProperties>
</file>