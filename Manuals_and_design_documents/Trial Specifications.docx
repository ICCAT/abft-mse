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AF3FE6">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AF3FE6">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AF3FE6">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AF3FE6">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AF3FE6">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AF3FE6">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w:t>
      </w:r>
      <w:proofErr w:type="gramEnd"/>
      <w:r>
        <w:rPr>
          <w:rFonts w:ascii="Times New Roman" w:hAnsi="Times New Roman" w:cs="Times New Roman"/>
          <w:sz w:val="24"/>
          <w:szCs w:val="24"/>
        </w:rPr>
        <w:t xml:space="preserve">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206292" w:rsidRDefault="00987C9A" w:rsidP="00A300D9">
      <w:pPr>
        <w:pStyle w:val="Heading4"/>
        <w:ind w:left="0"/>
        <w:jc w:val="both"/>
        <w:rPr>
          <w:rFonts w:cs="Times New Roman"/>
          <w:szCs w:val="24"/>
          <w:rPrChange w:id="3" w:author="Tom Carruthers" w:date="2017-03-17T13:46:00Z">
            <w:rPr>
              <w:rFonts w:cs="Times New Roman"/>
              <w:szCs w:val="24"/>
              <w:highlight w:val="yellow"/>
            </w:rPr>
          </w:rPrChange>
        </w:rPr>
      </w:pPr>
      <w:bookmarkStart w:id="4" w:name="_Toc465365277"/>
      <w:r w:rsidRPr="00206292">
        <w:rPr>
          <w:bCs w:val="0"/>
          <w:iCs w:val="0"/>
          <w:rPrChange w:id="5" w:author="Tom Carruthers" w:date="2017-03-17T13:46:00Z">
            <w:rPr>
              <w:bCs w:val="0"/>
              <w:iCs w:val="0"/>
              <w:highlight w:val="yellow"/>
            </w:rPr>
          </w:rPrChange>
        </w:rPr>
        <w:t xml:space="preserve">Alternative </w:t>
      </w:r>
      <w:ins w:id="6" w:author="Tom Carruthers" w:date="2017-03-17T13:46:00Z">
        <w:r w:rsidR="00206292" w:rsidRPr="00206292">
          <w:rPr>
            <w:bCs w:val="0"/>
            <w:iCs w:val="0"/>
            <w:rPrChange w:id="7" w:author="Tom Carruthers" w:date="2017-03-17T13:46:00Z">
              <w:rPr>
                <w:bCs w:val="0"/>
                <w:iCs w:val="0"/>
                <w:highlight w:val="yellow"/>
              </w:rPr>
            </w:rPrChange>
          </w:rPr>
          <w:t xml:space="preserve">low priority future </w:t>
        </w:r>
      </w:ins>
      <w:r w:rsidRPr="00206292">
        <w:rPr>
          <w:bCs w:val="0"/>
          <w:iCs w:val="0"/>
          <w:rPrChange w:id="8" w:author="Tom Carruthers" w:date="2017-03-17T13:46:00Z">
            <w:rPr>
              <w:bCs w:val="0"/>
              <w:iCs w:val="0"/>
              <w:highlight w:val="yellow"/>
            </w:rPr>
          </w:rPrChange>
        </w:rPr>
        <w:t>options</w:t>
      </w:r>
      <w:bookmarkEnd w:id="4"/>
      <w:r w:rsidR="0029590E" w:rsidRPr="00206292">
        <w:rPr>
          <w:bCs w:val="0"/>
          <w:iCs w:val="0"/>
          <w:rPrChange w:id="9" w:author="Tom Carruthers" w:date="2017-03-17T13:46:00Z">
            <w:rPr>
              <w:bCs w:val="0"/>
              <w:iCs w:val="0"/>
              <w:highlight w:val="yellow"/>
            </w:rPr>
          </w:rPrChange>
        </w:rPr>
        <w:t xml:space="preserve">  </w:t>
      </w:r>
    </w:p>
    <w:p w14:paraId="5FF97608" w14:textId="77777777" w:rsidR="00987C9A" w:rsidRPr="00206292" w:rsidRDefault="00987C9A" w:rsidP="001B61C4">
      <w:pPr>
        <w:pStyle w:val="ListParagraph"/>
        <w:ind w:left="0"/>
        <w:jc w:val="both"/>
        <w:rPr>
          <w:rFonts w:ascii="Times New Roman" w:hAnsi="Times New Roman" w:cs="Times New Roman"/>
          <w:sz w:val="24"/>
          <w:szCs w:val="24"/>
          <w:rPrChange w:id="10" w:author="Tom Carruthers" w:date="2017-03-17T13:46:00Z">
            <w:rPr>
              <w:rFonts w:ascii="Times New Roman" w:hAnsi="Times New Roman" w:cs="Times New Roman"/>
              <w:sz w:val="24"/>
              <w:szCs w:val="24"/>
              <w:highlight w:val="yellow"/>
            </w:rPr>
          </w:rPrChange>
        </w:rPr>
      </w:pPr>
    </w:p>
    <w:p w14:paraId="00320CFE" w14:textId="5FA3F89B" w:rsidR="00987C9A" w:rsidRPr="00206292" w:rsidDel="008D31F4" w:rsidRDefault="00161309" w:rsidP="008D31F4">
      <w:pPr>
        <w:pStyle w:val="ListParagraph"/>
        <w:ind w:left="0"/>
        <w:jc w:val="both"/>
        <w:rPr>
          <w:del w:id="11" w:author="Tom Carruthers" w:date="2017-01-02T14:33:00Z"/>
          <w:rFonts w:ascii="Times New Roman" w:hAnsi="Times New Roman" w:cs="Times New Roman"/>
          <w:sz w:val="24"/>
          <w:szCs w:val="24"/>
          <w:rPrChange w:id="12" w:author="Tom Carruthers" w:date="2017-03-17T13:46:00Z">
            <w:rPr>
              <w:del w:id="13" w:author="Tom Carruthers" w:date="2017-01-02T14:33:00Z"/>
              <w:rFonts w:ascii="Times New Roman" w:hAnsi="Times New Roman" w:cs="Times New Roman"/>
              <w:sz w:val="24"/>
              <w:szCs w:val="24"/>
              <w:highlight w:val="yellow"/>
            </w:rPr>
          </w:rPrChange>
        </w:rPr>
      </w:pPr>
      <w:proofErr w:type="gramStart"/>
      <w:r w:rsidRPr="00206292">
        <w:rPr>
          <w:rFonts w:ascii="Times New Roman" w:hAnsi="Times New Roman" w:cs="Times New Roman"/>
          <w:sz w:val="24"/>
          <w:szCs w:val="24"/>
          <w:rPrChange w:id="14" w:author="Tom Carruthers" w:date="2017-03-17T13:46:00Z">
            <w:rPr>
              <w:rFonts w:ascii="Times New Roman" w:hAnsi="Times New Roman" w:cs="Times New Roman"/>
              <w:sz w:val="24"/>
              <w:szCs w:val="24"/>
              <w:highlight w:val="yellow"/>
            </w:rPr>
          </w:rPrChange>
        </w:rPr>
        <w:t xml:space="preserve">The </w:t>
      </w:r>
      <w:r w:rsidR="00987C9A" w:rsidRPr="00206292">
        <w:rPr>
          <w:rFonts w:ascii="Times New Roman" w:hAnsi="Times New Roman" w:cs="Times New Roman"/>
          <w:sz w:val="24"/>
          <w:szCs w:val="24"/>
          <w:rPrChange w:id="15" w:author="Tom Carruthers" w:date="2017-03-17T13:46:00Z">
            <w:rPr>
              <w:rFonts w:ascii="Times New Roman" w:hAnsi="Times New Roman" w:cs="Times New Roman"/>
              <w:sz w:val="24"/>
              <w:szCs w:val="24"/>
              <w:highlight w:val="yellow"/>
            </w:rPr>
          </w:rPrChange>
        </w:rPr>
        <w:t>MAST model (Taylor et al. 2011) areas which are the same Figure 1</w:t>
      </w:r>
      <w:r w:rsidR="007D2E3B" w:rsidRPr="00206292">
        <w:rPr>
          <w:rFonts w:ascii="Times New Roman" w:hAnsi="Times New Roman" w:cs="Times New Roman"/>
          <w:sz w:val="24"/>
          <w:szCs w:val="24"/>
          <w:rPrChange w:id="16" w:author="Tom Carruthers" w:date="2017-03-17T13:46:00Z">
            <w:rPr>
              <w:rFonts w:ascii="Times New Roman" w:hAnsi="Times New Roman" w:cs="Times New Roman"/>
              <w:sz w:val="24"/>
              <w:szCs w:val="24"/>
              <w:highlight w:val="yellow"/>
            </w:rPr>
          </w:rPrChange>
        </w:rPr>
        <w:t>.1</w:t>
      </w:r>
      <w:r w:rsidR="00987C9A" w:rsidRPr="00206292">
        <w:rPr>
          <w:rFonts w:ascii="Times New Roman" w:hAnsi="Times New Roman" w:cs="Times New Roman"/>
          <w:sz w:val="24"/>
          <w:szCs w:val="24"/>
          <w:rPrChange w:id="17" w:author="Tom Carruthers" w:date="2017-03-17T13:46:00Z">
            <w:rPr>
              <w:rFonts w:ascii="Times New Roman" w:hAnsi="Times New Roman" w:cs="Times New Roman"/>
              <w:sz w:val="24"/>
              <w:szCs w:val="24"/>
              <w:highlight w:val="yellow"/>
            </w:rPr>
          </w:rPrChange>
        </w:rPr>
        <w:t xml:space="preserve"> but simplified such that the Central Atlantic is merged with the Western Atlantic.</w:t>
      </w:r>
      <w:proofErr w:type="gramEnd"/>
      <w:ins w:id="18" w:author="Tom Carruthers" w:date="2017-01-02T14:33:00Z">
        <w:r w:rsidR="008D31F4" w:rsidRPr="00206292" w:rsidDel="008D31F4">
          <w:rPr>
            <w:rFonts w:ascii="Times New Roman" w:hAnsi="Times New Roman" w:cs="Times New Roman"/>
            <w:sz w:val="24"/>
            <w:szCs w:val="24"/>
            <w:rPrChange w:id="19" w:author="Tom Carruthers" w:date="2017-03-17T13:46:00Z">
              <w:rPr>
                <w:rFonts w:ascii="Times New Roman" w:hAnsi="Times New Roman" w:cs="Times New Roman"/>
                <w:sz w:val="24"/>
                <w:szCs w:val="24"/>
                <w:highlight w:val="yellow"/>
              </w:rPr>
            </w:rPrChange>
          </w:rPr>
          <w:t xml:space="preserve"> </w:t>
        </w:r>
      </w:ins>
    </w:p>
    <w:p w14:paraId="1B2917F6" w14:textId="0A125CF0" w:rsidR="00987C9A" w:rsidRPr="00206292" w:rsidDel="008D31F4" w:rsidRDefault="00987C9A" w:rsidP="008D31F4">
      <w:pPr>
        <w:pStyle w:val="ListParagraph"/>
        <w:ind w:left="0"/>
        <w:jc w:val="both"/>
        <w:rPr>
          <w:del w:id="20" w:author="Tom Carruthers" w:date="2017-01-02T14:33:00Z"/>
          <w:rFonts w:ascii="Times New Roman" w:hAnsi="Times New Roman" w:cs="Times New Roman"/>
          <w:sz w:val="24"/>
          <w:szCs w:val="24"/>
          <w:rPrChange w:id="21" w:author="Tom Carruthers" w:date="2017-03-17T13:46:00Z">
            <w:rPr>
              <w:del w:id="22" w:author="Tom Carruthers" w:date="2017-01-02T14:33:00Z"/>
              <w:rFonts w:ascii="Times New Roman" w:hAnsi="Times New Roman" w:cs="Times New Roman"/>
              <w:sz w:val="24"/>
              <w:szCs w:val="24"/>
              <w:highlight w:val="yellow"/>
            </w:rPr>
          </w:rPrChange>
        </w:rPr>
      </w:pPr>
    </w:p>
    <w:p w14:paraId="55302C6E" w14:textId="4F2CCC04" w:rsidR="00E76CB5" w:rsidDel="008D31F4" w:rsidRDefault="00E76CB5">
      <w:pPr>
        <w:pStyle w:val="ListParagraph"/>
        <w:ind w:left="0"/>
        <w:jc w:val="both"/>
        <w:rPr>
          <w:del w:id="23" w:author="Tom Carruthers" w:date="2017-01-02T14:33:00Z"/>
          <w:rFonts w:ascii="Times New Roman" w:hAnsi="Times New Roman" w:cs="Times New Roman"/>
          <w:sz w:val="24"/>
          <w:szCs w:val="24"/>
        </w:rPr>
        <w:pPrChange w:id="24" w:author="Tom Carruthers" w:date="2017-01-02T14:33:00Z">
          <w:pPr/>
        </w:pPrChange>
      </w:pPr>
      <w:del w:id="25" w:author="Tom Carruthers" w:date="2017-01-02T14:33:00Z">
        <w:r w:rsidDel="008D31F4">
          <w:rPr>
            <w:rFonts w:ascii="Times New Roman" w:hAnsi="Times New Roman" w:cs="Times New Roman"/>
            <w:sz w:val="24"/>
            <w:szCs w:val="24"/>
          </w:rPr>
          <w:br w:type="page"/>
        </w:r>
      </w:del>
    </w:p>
    <w:p w14:paraId="34256715" w14:textId="049B94B1" w:rsidR="00FB35CF" w:rsidDel="008D31F4" w:rsidRDefault="00FB35CF" w:rsidP="008D31F4">
      <w:pPr>
        <w:pStyle w:val="ListParagraph"/>
        <w:ind w:left="0"/>
        <w:jc w:val="both"/>
        <w:rPr>
          <w:del w:id="26" w:author="Tom Carruthers" w:date="2017-01-02T14:33:00Z"/>
          <w:rFonts w:ascii="Times New Roman" w:hAnsi="Times New Roman" w:cs="Times New Roman"/>
          <w:sz w:val="24"/>
          <w:szCs w:val="24"/>
        </w:rPr>
      </w:pPr>
    </w:p>
    <w:p w14:paraId="54063FCB" w14:textId="6C6386B0" w:rsidR="00987C9A" w:rsidRPr="00273D1A" w:rsidDel="008D31F4" w:rsidRDefault="00987C9A" w:rsidP="001B61C4">
      <w:pPr>
        <w:jc w:val="both"/>
        <w:rPr>
          <w:del w:id="27" w:author="Tom Carruthers" w:date="2017-01-02T14:33:00Z"/>
          <w:rFonts w:ascii="Times New Roman" w:hAnsi="Times New Roman" w:cs="Times New Roman"/>
          <w:i/>
          <w:sz w:val="24"/>
          <w:szCs w:val="24"/>
        </w:rPr>
      </w:pPr>
    </w:p>
    <w:p w14:paraId="0ECA2D16" w14:textId="1F2EA3A0" w:rsidR="00CC223C" w:rsidRDefault="00987C9A" w:rsidP="001B61C4">
      <w:pPr>
        <w:pStyle w:val="Heading3"/>
        <w:ind w:left="0"/>
      </w:pPr>
      <w:bookmarkStart w:id="28" w:name="_Toc465365279"/>
      <w:r w:rsidRPr="00273D1A">
        <w:t>Mixing hypotheses</w:t>
      </w:r>
      <w:bookmarkEnd w:id="28"/>
      <w:r w:rsidR="00D16417">
        <w:t xml:space="preserve">   </w:t>
      </w:r>
      <w:commentRangeStart w:id="29"/>
      <w:r w:rsidR="00D16417" w:rsidRPr="00BD250A">
        <w:rPr>
          <w:b/>
        </w:rPr>
        <w:t>[Need to consider simplifying</w:t>
      </w:r>
      <w:r w:rsidR="00D17E2D" w:rsidRPr="00BD250A">
        <w:rPr>
          <w:b/>
        </w:rPr>
        <w:t>, for example towards simpler Mediterranean structure.]</w:t>
      </w:r>
      <w:commentRangeEnd w:id="29"/>
      <w:r w:rsidR="004A1C62">
        <w:rPr>
          <w:rStyle w:val="CommentReference"/>
          <w:rFonts w:asciiTheme="minorHAnsi" w:eastAsiaTheme="minorHAnsi" w:hAnsiTheme="minorHAnsi" w:cstheme="minorBidi"/>
          <w:bCs w:val="0"/>
          <w:i w:val="0"/>
          <w:color w:val="auto"/>
          <w:lang w:val="en-ZA"/>
        </w:rPr>
        <w:commentReference w:id="29"/>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AF3FE6" w:rsidRPr="00A71A7A" w:rsidRDefault="00AF3FE6"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AF3FE6" w:rsidRPr="00A71A7A" w:rsidRDefault="00AF3FE6"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AF3FE6" w:rsidRPr="00A71A7A" w:rsidRDefault="00AF3FE6"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AF3FE6" w:rsidRPr="00A71A7A" w:rsidRDefault="00AF3FE6"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AF3FE6" w:rsidRPr="00A71A7A" w:rsidRDefault="00AF3FE6"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AF3FE6" w:rsidRDefault="00AF3FE6" w:rsidP="00987C9A">
                            <w:pPr>
                              <w:rPr>
                                <w:rFonts w:ascii="Times New Roman" w:hAnsi="Times New Roman" w:cs="Times New Roman"/>
                                <w:lang w:val="en-CA"/>
                              </w:rPr>
                            </w:pPr>
                            <w:proofErr w:type="gramStart"/>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2.</w:t>
                            </w:r>
                            <w:proofErr w:type="gramEnd"/>
                            <w:r w:rsidRPr="00EA538E">
                              <w:rPr>
                                <w:rFonts w:ascii="Times New Roman" w:hAnsi="Times New Roman" w:cs="Times New Roman"/>
                                <w:lang w:val="en-CA"/>
                              </w:rPr>
                              <w:t xml:space="preserve">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AF3FE6" w:rsidRDefault="00AF3FE6" w:rsidP="00987C9A">
                      <w:pPr>
                        <w:rPr>
                          <w:rFonts w:ascii="Times New Roman" w:hAnsi="Times New Roman" w:cs="Times New Roman"/>
                          <w:lang w:val="en-CA"/>
                        </w:rPr>
                      </w:pPr>
                      <w:proofErr w:type="gramStart"/>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2.</w:t>
                      </w:r>
                      <w:proofErr w:type="gramEnd"/>
                      <w:r w:rsidRPr="00EA538E">
                        <w:rPr>
                          <w:rFonts w:ascii="Times New Roman" w:hAnsi="Times New Roman" w:cs="Times New Roman"/>
                          <w:lang w:val="en-CA"/>
                        </w:rPr>
                        <w:t xml:space="preserve"> Mixing hypotheses suggested by Arrizabalaga et al. 2014). </w:t>
                      </w:r>
                    </w:p>
                    <w:p w14:paraId="68F42AA8"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AF3FE6"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AF3FE6" w:rsidRPr="00EA538E" w:rsidRDefault="00AF3FE6"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30" w:name="_Toc465365280"/>
      <w:r w:rsidRPr="008E1D5C">
        <w:t>Baseline</w:t>
      </w:r>
      <w:bookmarkEnd w:id="30"/>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roofErr w:type="gramEnd"/>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31" w:name="_Toc465365281"/>
      <w:r>
        <w:t>Possible a</w:t>
      </w:r>
      <w:r w:rsidR="00987C9A">
        <w:t>lternative options</w:t>
      </w:r>
      <w:bookmarkEnd w:id="31"/>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32" w:name="_Toc465365282"/>
      <w:r w:rsidRPr="005255F2">
        <w:t xml:space="preserve">PAST DATA </w:t>
      </w:r>
      <w:r w:rsidRPr="00EB4092">
        <w:t>AVAILABLE</w:t>
      </w:r>
      <w:bookmarkEnd w:id="32"/>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33" w:name="_Toc465365283"/>
      <w:r w:rsidRPr="00B24664">
        <w:t>Raw data</w:t>
      </w:r>
      <w:bookmarkEnd w:id="33"/>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lastRenderedPageBreak/>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xml:space="preserve">, </w:t>
      </w:r>
      <w:proofErr w:type="gramStart"/>
      <w:r w:rsidR="00206292">
        <w:rPr>
          <w:rFonts w:ascii="Times New Roman" w:hAnsi="Times New Roman" w:cs="Times New Roman"/>
          <w:sz w:val="24"/>
          <w:szCs w:val="24"/>
        </w:rPr>
        <w:t>Stanford</w:t>
      </w:r>
      <w:proofErr w:type="gramEnd"/>
      <w:r w:rsidR="00206292">
        <w:rPr>
          <w:rFonts w:ascii="Times New Roman" w:hAnsi="Times New Roman" w:cs="Times New Roman"/>
          <w:sz w:val="24"/>
          <w:szCs w:val="24"/>
        </w:rPr>
        <w:t xml:space="preserve">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w:t>
      </w:r>
      <w:proofErr w:type="gramStart"/>
      <w:r>
        <w:rPr>
          <w:rFonts w:ascii="Times New Roman" w:hAnsi="Times New Roman" w:cs="Times New Roman"/>
          <w:sz w:val="24"/>
          <w:szCs w:val="24"/>
        </w:rPr>
        <w:t>stock of origin data 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34" w:name="_Toc465365284"/>
      <w:r>
        <w:t>Analysed data</w:t>
      </w:r>
      <w:bookmarkEnd w:id="34"/>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AF3FE6"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462CF099" w:rsidR="00FF004E" w:rsidRPr="005A046E" w:rsidRDefault="00FF004E" w:rsidP="007B3F64">
      <w:pPr>
        <w:keepNext/>
        <w:keepLines/>
        <w:jc w:val="both"/>
        <w:rPr>
          <w:rFonts w:ascii="Times New Roman" w:hAnsi="Times New Roman" w:cs="Times New Roman"/>
          <w:b/>
          <w:i/>
          <w:color w:val="FF0000"/>
          <w:sz w:val="24"/>
          <w:szCs w:val="24"/>
        </w:rPr>
      </w:pPr>
      <w:proofErr w:type="gramStart"/>
      <w:r>
        <w:rPr>
          <w:rFonts w:ascii="Times New Roman" w:hAnsi="Times New Roman" w:cs="Times New Roman"/>
          <w:sz w:val="24"/>
          <w:szCs w:val="24"/>
        </w:rPr>
        <w:lastRenderedPageBreak/>
        <w:t>Table 2.2.</w:t>
      </w:r>
      <w:proofErr w:type="gramEnd"/>
      <w:r>
        <w:rPr>
          <w:rFonts w:ascii="Times New Roman" w:hAnsi="Times New Roman" w:cs="Times New Roman"/>
          <w:sz w:val="24"/>
          <w:szCs w:val="24"/>
        </w:rPr>
        <w:t xml:space="preserve">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 an</w:t>
      </w:r>
      <w:ins w:id="35" w:author="Tom Carruthers" w:date="2017-03-17T13:48:00Z">
        <w:r w:rsidR="00206292">
          <w:rPr>
            <w:rFonts w:ascii="Times New Roman" w:hAnsi="Times New Roman" w:cs="Times New Roman"/>
            <w:sz w:val="24"/>
            <w:szCs w:val="24"/>
          </w:rPr>
          <w:t>d</w:t>
        </w:r>
      </w:ins>
      <w:r w:rsidR="005634D5">
        <w:rPr>
          <w:rFonts w:ascii="Times New Roman" w:hAnsi="Times New Roman" w:cs="Times New Roman"/>
          <w:sz w:val="24"/>
          <w:szCs w:val="24"/>
        </w:rPr>
        <w:t xml:space="preserve"> alternatives</w:t>
      </w:r>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125"/>
        <w:gridCol w:w="1376"/>
        <w:gridCol w:w="1376"/>
        <w:gridCol w:w="1832"/>
      </w:tblGrid>
      <w:tr w:rsidR="009A3206"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9A3206" w:rsidRPr="00CD76DD" w:rsidRDefault="009A3206"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125" w:type="dxa"/>
            <w:tcBorders>
              <w:top w:val="single" w:sz="4" w:space="0" w:color="auto"/>
              <w:bottom w:val="single" w:sz="4" w:space="0" w:color="auto"/>
            </w:tcBorders>
            <w:shd w:val="clear" w:color="auto" w:fill="FFFFFF" w:themeFill="background1"/>
          </w:tcPr>
          <w:p w14:paraId="545F16E8" w14:textId="28E72938"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Master index</w:t>
            </w:r>
          </w:p>
        </w:tc>
        <w:tc>
          <w:tcPr>
            <w:tcW w:w="1376" w:type="dxa"/>
            <w:tcBorders>
              <w:top w:val="single" w:sz="4" w:space="0" w:color="auto"/>
              <w:bottom w:val="single" w:sz="4" w:space="0" w:color="auto"/>
            </w:tcBorders>
            <w:shd w:val="clear" w:color="auto" w:fill="FFFFFF" w:themeFill="background1"/>
          </w:tcPr>
          <w:p w14:paraId="3A43FF92" w14:textId="4F34AD53" w:rsidR="009A3206" w:rsidRPr="00CD76DD" w:rsidRDefault="009A3206" w:rsidP="00A64A3F">
            <w:pPr>
              <w:keepNext/>
              <w:keepLines/>
              <w:jc w:val="center"/>
              <w:rPr>
                <w:rFonts w:ascii="Times New Roman" w:hAnsi="Times New Roman" w:cs="Times New Roman"/>
                <w:b/>
              </w:rPr>
            </w:pPr>
            <w:r w:rsidRPr="00CD76DD">
              <w:rPr>
                <w:rFonts w:ascii="Times New Roman" w:hAnsi="Times New Roman" w:cs="Times New Roman"/>
                <w:b/>
              </w:rPr>
              <w:t>Alternative index 1</w:t>
            </w:r>
          </w:p>
        </w:tc>
        <w:tc>
          <w:tcPr>
            <w:tcW w:w="1376" w:type="dxa"/>
            <w:tcBorders>
              <w:top w:val="single" w:sz="4" w:space="0" w:color="auto"/>
              <w:bottom w:val="single" w:sz="4" w:space="0" w:color="auto"/>
            </w:tcBorders>
            <w:shd w:val="clear" w:color="auto" w:fill="FFFFFF" w:themeFill="background1"/>
          </w:tcPr>
          <w:p w14:paraId="39200E82" w14:textId="0AC668BE" w:rsidR="009A3206" w:rsidRPr="00CD76DD" w:rsidRDefault="009A3206" w:rsidP="009D6A5A">
            <w:pPr>
              <w:keepNext/>
              <w:keepLines/>
              <w:jc w:val="center"/>
              <w:rPr>
                <w:rFonts w:ascii="Times New Roman" w:hAnsi="Times New Roman" w:cs="Times New Roman"/>
                <w:b/>
              </w:rPr>
            </w:pPr>
            <w:r w:rsidRPr="00CD76DD">
              <w:rPr>
                <w:rFonts w:ascii="Times New Roman" w:hAnsi="Times New Roman" w:cs="Times New Roman"/>
                <w:b/>
              </w:rPr>
              <w:t>Alternative index 2</w:t>
            </w:r>
          </w:p>
        </w:tc>
        <w:tc>
          <w:tcPr>
            <w:tcW w:w="1832" w:type="dxa"/>
            <w:tcBorders>
              <w:top w:val="single" w:sz="4" w:space="0" w:color="auto"/>
              <w:bottom w:val="single" w:sz="4" w:space="0" w:color="auto"/>
            </w:tcBorders>
            <w:shd w:val="clear" w:color="auto" w:fill="FFFFFF" w:themeFill="background1"/>
          </w:tcPr>
          <w:p w14:paraId="28149FD7" w14:textId="20D2269D" w:rsidR="009A3206" w:rsidRPr="00CD76DD" w:rsidRDefault="009A3206"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tcBorders>
              <w:top w:val="single" w:sz="4" w:space="0" w:color="auto"/>
            </w:tcBorders>
            <w:shd w:val="clear" w:color="auto" w:fill="FFFFFF" w:themeFill="background1"/>
          </w:tcPr>
          <w:p w14:paraId="014DDC8F" w14:textId="6406F8B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5108BE2E" w14:textId="3AF3D43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tcBorders>
              <w:top w:val="single" w:sz="4" w:space="0" w:color="auto"/>
            </w:tcBorders>
            <w:shd w:val="clear" w:color="auto" w:fill="FFFFFF" w:themeFill="background1"/>
          </w:tcPr>
          <w:p w14:paraId="350209FC" w14:textId="78981B2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tcBorders>
              <w:top w:val="single" w:sz="4" w:space="0" w:color="auto"/>
            </w:tcBorders>
            <w:shd w:val="clear" w:color="auto" w:fill="FFFFFF" w:themeFill="background1"/>
          </w:tcPr>
          <w:p w14:paraId="7CAD24F7" w14:textId="1DD950E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781FA07A" w14:textId="4342D52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449568B" w14:textId="40DEF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30B442A" w14:textId="4FFF3E7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791CE28E" w14:textId="2A45CE62"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125" w:type="dxa"/>
            <w:shd w:val="clear" w:color="auto" w:fill="FFFFFF" w:themeFill="background1"/>
          </w:tcPr>
          <w:p w14:paraId="2F56191F" w14:textId="66FEF03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522851D2" w14:textId="0DEAB06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D695966" w14:textId="0E0D26B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15123B2C" w14:textId="7242F2CB"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3C784AC3" w14:textId="7EA5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6DD8DFFF" w14:textId="16C6384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150B7BB" w14:textId="58C51F7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51F45682" w14:textId="29930423"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389B964" w14:textId="1D975714"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045B5A7" w14:textId="052105F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D27A2FB" w14:textId="412E2D54"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8FB4243" w14:textId="08127B6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65AFB268" w14:textId="25A79491"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CD76DD" w:rsidRDefault="009A3206" w:rsidP="00A64A3F">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40CF8EEF" w14:textId="110FF3A6"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125" w:type="dxa"/>
            <w:shd w:val="clear" w:color="auto" w:fill="FFFFFF" w:themeFill="background1"/>
          </w:tcPr>
          <w:p w14:paraId="75AB3B44" w14:textId="457A777F"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2E4F4A28" w14:textId="6E74B36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4251A6FD" w14:textId="4814B2E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0B355912" w14:textId="4A29D809"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34B0BFA" w14:textId="6F5D4CBE" w:rsidR="009A3206" w:rsidRPr="00CD76DD" w:rsidRDefault="009A3206" w:rsidP="00A64A3F">
            <w:pPr>
              <w:keepNext/>
              <w:keepLines/>
              <w:jc w:val="center"/>
              <w:rPr>
                <w:rFonts w:ascii="Times New Roman" w:hAnsi="Times New Roman" w:cs="Times New Roman"/>
              </w:rPr>
            </w:pPr>
            <w:proofErr w:type="spellStart"/>
            <w:r w:rsidRPr="00CD76DD">
              <w:rPr>
                <w:rFonts w:ascii="Times New Roman" w:hAnsi="Times New Roman" w:cs="Times New Roman"/>
              </w:rPr>
              <w:t>Handline</w:t>
            </w:r>
            <w:proofErr w:type="spellEnd"/>
          </w:p>
        </w:tc>
        <w:tc>
          <w:tcPr>
            <w:tcW w:w="1125" w:type="dxa"/>
            <w:shd w:val="clear" w:color="auto" w:fill="FFFFFF" w:themeFill="background1"/>
          </w:tcPr>
          <w:p w14:paraId="51176709" w14:textId="6746C11E"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09D8AFB8" w14:textId="3F8718D8"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380AD1DF" w14:textId="5D1F0567"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832" w:type="dxa"/>
            <w:shd w:val="clear" w:color="auto" w:fill="FFFFFF" w:themeFill="background1"/>
          </w:tcPr>
          <w:p w14:paraId="58D9EB73" w14:textId="518009F5"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614DD8FF" w14:textId="07AA1FB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125" w:type="dxa"/>
            <w:shd w:val="clear" w:color="auto" w:fill="FFFFFF" w:themeFill="background1"/>
          </w:tcPr>
          <w:p w14:paraId="028AA94C" w14:textId="01845F85"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1C8D895A" w14:textId="3541B2AA"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5CAFF43" w14:textId="0A1F2BF2"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7CDAF2C6" w14:textId="1C4FF69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CD76DD" w:rsidRDefault="009A3206"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9A3206" w:rsidRPr="00CD76DD" w:rsidRDefault="009A3206" w:rsidP="00A64A3F">
            <w:pPr>
              <w:keepNext/>
              <w:keepLines/>
              <w:jc w:val="center"/>
              <w:rPr>
                <w:rFonts w:ascii="Times New Roman" w:hAnsi="Times New Roman" w:cs="Times New Roman"/>
              </w:rPr>
            </w:pPr>
            <w:proofErr w:type="spellStart"/>
            <w:r w:rsidRPr="00CD76DD">
              <w:rPr>
                <w:rFonts w:ascii="Times New Roman" w:hAnsi="Times New Roman" w:cs="Times New Roman"/>
              </w:rPr>
              <w:t>Baitboat</w:t>
            </w:r>
            <w:proofErr w:type="spellEnd"/>
          </w:p>
        </w:tc>
        <w:tc>
          <w:tcPr>
            <w:tcW w:w="1125" w:type="dxa"/>
            <w:shd w:val="clear" w:color="auto" w:fill="FFFFFF" w:themeFill="background1"/>
          </w:tcPr>
          <w:p w14:paraId="1F25A369" w14:textId="0BD20D2D"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376" w:type="dxa"/>
            <w:shd w:val="clear" w:color="auto" w:fill="FFFFFF" w:themeFill="background1"/>
          </w:tcPr>
          <w:p w14:paraId="01FAAA85" w14:textId="6FF44719"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Yes</w:t>
            </w:r>
          </w:p>
        </w:tc>
        <w:tc>
          <w:tcPr>
            <w:tcW w:w="1376" w:type="dxa"/>
            <w:shd w:val="clear" w:color="auto" w:fill="FFFFFF" w:themeFill="background1"/>
          </w:tcPr>
          <w:p w14:paraId="44EA357C" w14:textId="68E58920" w:rsidR="009A3206" w:rsidRPr="00CD76DD" w:rsidRDefault="009A3206" w:rsidP="00A64A3F">
            <w:pPr>
              <w:keepNext/>
              <w:keepLines/>
              <w:jc w:val="center"/>
              <w:rPr>
                <w:rFonts w:ascii="Times New Roman" w:hAnsi="Times New Roman" w:cs="Times New Roman"/>
              </w:rPr>
            </w:pPr>
            <w:r w:rsidRPr="00CD76DD">
              <w:rPr>
                <w:rFonts w:ascii="Times New Roman" w:hAnsi="Times New Roman" w:cs="Times New Roman"/>
              </w:rPr>
              <w:t>No</w:t>
            </w:r>
          </w:p>
        </w:tc>
        <w:tc>
          <w:tcPr>
            <w:tcW w:w="1832" w:type="dxa"/>
            <w:shd w:val="clear" w:color="auto" w:fill="FFFFFF" w:themeFill="background1"/>
          </w:tcPr>
          <w:p w14:paraId="086C6CB6" w14:textId="51C4154F" w:rsidR="009A3206" w:rsidRPr="00CD76DD" w:rsidRDefault="009A3206" w:rsidP="009A3206">
            <w:pPr>
              <w:keepNext/>
              <w:keepLines/>
              <w:rPr>
                <w:rFonts w:ascii="Times New Roman" w:hAnsi="Times New Roman" w:cs="Times New Roman"/>
              </w:rPr>
            </w:pPr>
            <w:r w:rsidRPr="00CD76DD">
              <w:rPr>
                <w:rFonts w:ascii="Times New Roman" w:hAnsi="Times New Roman" w:cs="Times New Roman"/>
              </w:rPr>
              <w:t>35,625 tonnes</w:t>
            </w:r>
          </w:p>
        </w:tc>
      </w:tr>
      <w:tr w:rsidR="009A3206"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9A3206" w:rsidRPr="00CD76DD" w:rsidRDefault="009A3206"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9A3206" w:rsidRPr="00CD76DD" w:rsidRDefault="009A3206" w:rsidP="00A64A3F">
            <w:pPr>
              <w:keepNext/>
              <w:keepLines/>
              <w:jc w:val="center"/>
              <w:rPr>
                <w:rFonts w:ascii="Times New Roman" w:hAnsi="Times New Roman" w:cs="Times New Roman"/>
              </w:rPr>
            </w:pPr>
          </w:p>
        </w:tc>
        <w:tc>
          <w:tcPr>
            <w:tcW w:w="1125" w:type="dxa"/>
            <w:tcBorders>
              <w:bottom w:val="single" w:sz="4" w:space="0" w:color="auto"/>
            </w:tcBorders>
            <w:shd w:val="clear" w:color="auto" w:fill="FFFFFF" w:themeFill="background1"/>
          </w:tcPr>
          <w:p w14:paraId="3CBCAF3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2D9AEC29" w14:textId="77777777" w:rsidR="009A3206" w:rsidRPr="00CD76DD" w:rsidRDefault="009A3206" w:rsidP="00A64A3F">
            <w:pPr>
              <w:keepNext/>
              <w:keepLines/>
              <w:jc w:val="center"/>
              <w:rPr>
                <w:rFonts w:ascii="Times New Roman" w:hAnsi="Times New Roman" w:cs="Times New Roman"/>
              </w:rPr>
            </w:pPr>
          </w:p>
        </w:tc>
        <w:tc>
          <w:tcPr>
            <w:tcW w:w="1376" w:type="dxa"/>
            <w:tcBorders>
              <w:bottom w:val="single" w:sz="4" w:space="0" w:color="auto"/>
            </w:tcBorders>
            <w:shd w:val="clear" w:color="auto" w:fill="FFFFFF" w:themeFill="background1"/>
          </w:tcPr>
          <w:p w14:paraId="4625EDFC" w14:textId="77777777" w:rsidR="009A3206" w:rsidRPr="00CD76DD" w:rsidRDefault="009A3206"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9A3206" w:rsidRPr="00CD76DD" w:rsidRDefault="009A3206"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commentRangeStart w:id="36"/>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commentRangeEnd w:id="36"/>
      <w:r w:rsidR="00206292">
        <w:rPr>
          <w:rStyle w:val="CommentReference"/>
        </w:rPr>
        <w:commentReference w:id="36"/>
      </w:r>
      <w:r w:rsidR="00574565">
        <w:rPr>
          <w:rFonts w:ascii="Times New Roman" w:hAnsi="Times New Roman" w:cs="Times New Roman"/>
          <w:sz w:val="24"/>
          <w:szCs w:val="24"/>
        </w:rPr>
        <w:t>(2001-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proofErr w:type="gramStart"/>
      <w:r w:rsidR="00A93B41">
        <w:rPr>
          <w:rFonts w:ascii="Times New Roman" w:hAnsi="Times New Roman" w:cs="Times New Roman"/>
          <w:sz w:val="24"/>
          <w:szCs w:val="24"/>
        </w:rPr>
        <w:t>these stock</w:t>
      </w:r>
      <w:proofErr w:type="gramEnd"/>
      <w:r w:rsidR="00A93B41">
        <w:rPr>
          <w:rFonts w:ascii="Times New Roman" w:hAnsi="Times New Roman" w:cs="Times New Roman"/>
          <w:sz w:val="24"/>
          <w:szCs w:val="24"/>
        </w:rPr>
        <w:t xml:space="preserve">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37" w:name="_Toc465365285"/>
      <w:r>
        <w:lastRenderedPageBreak/>
        <w:t>Assumptions</w:t>
      </w:r>
      <w:bookmarkEnd w:id="37"/>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Collab’</w:t>
      </w:r>
      <w:r w:rsidR="00AB1FCC">
        <w:rPr>
          <w:rFonts w:ascii="Times New Roman" w:hAnsi="Times New Roman" w:cs="Times New Roman"/>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w:t>
        </w:r>
        <w:proofErr w:type="spellStart"/>
        <w:r w:rsidR="00AB1FCC" w:rsidRPr="00AB1FCC">
          <w:rPr>
            <w:rStyle w:val="Hyperlink"/>
            <w:rFonts w:ascii="Times New Roman" w:hAnsi="Times New Roman" w:cs="Times New Roman"/>
            <w:sz w:val="24"/>
            <w:szCs w:val="24"/>
          </w:rPr>
          <w:t>edit#gid</w:t>
        </w:r>
        <w:proofErr w:type="spellEnd"/>
        <w:r w:rsidR="00AB1FCC" w:rsidRPr="00AB1FCC">
          <w:rPr>
            <w:rStyle w:val="Hyperlink"/>
            <w:rFonts w:ascii="Times New Roman" w:hAnsi="Times New Roman" w:cs="Times New Roman"/>
            <w:sz w:val="24"/>
            <w:szCs w:val="24"/>
          </w:rPr>
          <w:t>=1352276725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A81115">
        <w:rPr>
          <w:rFonts w:ascii="Times New Roman" w:hAnsi="Times New Roman" w:cs="Times New Roman"/>
          <w:sz w:val="24"/>
          <w:szCs w:val="24"/>
        </w:rPr>
        <w:t>The preliminary ‘master indices’.</w:t>
      </w:r>
      <w:proofErr w:type="gramEnd"/>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proofErr w:type="gramEnd"/>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proofErr w:type="gramEnd"/>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38" w:name="_Toc465365286"/>
      <w:r w:rsidRPr="00465C7D">
        <w:t xml:space="preserve">BASIC </w:t>
      </w:r>
      <w:r w:rsidRPr="00EB4092">
        <w:t>DYNAMI</w:t>
      </w:r>
      <w:r w:rsidR="00303ADC">
        <w:t>CS</w:t>
      </w:r>
      <w:bookmarkEnd w:id="38"/>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39" w:name="_Toc465365287"/>
      <w:r w:rsidRPr="00987C9A">
        <w:t>Overview</w:t>
      </w:r>
      <w:bookmarkEnd w:id="39"/>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40" w:name="_Toc465365288"/>
      <w:r w:rsidRPr="00987C9A">
        <w:rPr>
          <w:rFonts w:eastAsiaTheme="minorEastAsia"/>
        </w:rPr>
        <w:t>Equations</w:t>
      </w:r>
      <w:bookmarkEnd w:id="40"/>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AF3FE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proofErr w:type="spellStart"/>
      <w:proofErr w:type="gramStart"/>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proofErr w:type="spellEnd"/>
      <w:proofErr w:type="gramEnd"/>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AF3FE6"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proofErr w:type="spellStart"/>
      <w:r w:rsidRPr="00BE5737">
        <w:rPr>
          <w:rFonts w:ascii="Times New Roman" w:eastAsiaTheme="minorEastAsia" w:hAnsi="Times New Roman" w:cs="Times New Roman"/>
          <w:i/>
          <w:sz w:val="24"/>
          <w:szCs w:val="24"/>
          <w:lang w:val="en-CA"/>
        </w:rPr>
        <w:t>rs</w:t>
      </w:r>
      <w:proofErr w:type="spellEnd"/>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proofErr w:type="spellEnd"/>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w:t>
      </w:r>
      <w:proofErr w:type="spellStart"/>
      <w:r w:rsidRPr="00BE5737">
        <w:rPr>
          <w:rFonts w:ascii="Times New Roman" w:eastAsiaTheme="minorEastAsia" w:hAnsi="Times New Roman" w:cs="Times New Roman"/>
          <w:sz w:val="24"/>
          <w:szCs w:val="24"/>
          <w:lang w:val="en-CA"/>
        </w:rPr>
        <w:t>Beverton</w:t>
      </w:r>
      <w:proofErr w:type="spellEnd"/>
      <w:r w:rsidRPr="00BE5737">
        <w:rPr>
          <w:rFonts w:ascii="Times New Roman" w:eastAsiaTheme="minorEastAsia" w:hAnsi="Times New Roman" w:cs="Times New Roman"/>
          <w:sz w:val="24"/>
          <w:szCs w:val="24"/>
          <w:lang w:val="en-CA"/>
        </w:rPr>
        <w:t xml:space="preserve">-Holt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prior to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proofErr w:type="gramStart"/>
      <w:r w:rsidRPr="00BE5737">
        <w:rPr>
          <w:rFonts w:ascii="Times New Roman" w:eastAsiaTheme="minorEastAsia" w:hAnsi="Times New Roman" w:cs="Times New Roman"/>
          <w:sz w:val="24"/>
          <w:szCs w:val="24"/>
          <w:lang w:val="en-CA"/>
        </w:rPr>
        <w:t>,  weight</w:t>
      </w:r>
      <w:proofErr w:type="gramEnd"/>
      <w:r w:rsidRPr="00BE5737">
        <w:rPr>
          <w:rFonts w:ascii="Times New Roman" w:eastAsiaTheme="minorEastAsia" w:hAnsi="Times New Roman" w:cs="Times New Roman"/>
          <w:sz w:val="24"/>
          <w:szCs w:val="24"/>
          <w:lang w:val="en-CA"/>
        </w:rPr>
        <w:t xml:space="preserve">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and</w:t>
      </w:r>
      <w:proofErr w:type="gramEnd"/>
      <w:r w:rsidRPr="00BE5737">
        <w:rPr>
          <w:rFonts w:ascii="Times New Roman" w:eastAsiaTheme="minorEastAsia" w:hAnsi="Times New Roman" w:cs="Times New Roman"/>
          <w:sz w:val="24"/>
          <w:szCs w:val="24"/>
          <w:lang w:val="en-CA"/>
        </w:rPr>
        <w:t xml:space="preserve">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Stock numbers for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that are not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of the year and are not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AF3FE6"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after mortality and recruitment, fish are moved according to an age-specific Markov transition matrix </w:t>
      </w:r>
      <w:proofErr w:type="spellStart"/>
      <w:r w:rsidRPr="00BE5737">
        <w:rPr>
          <w:rFonts w:ascii="Times New Roman" w:eastAsiaTheme="minorEastAsia" w:hAnsi="Times New Roman" w:cs="Times New Roman"/>
          <w:i/>
          <w:sz w:val="24"/>
          <w:szCs w:val="24"/>
          <w:lang w:val="en-CA"/>
        </w:rPr>
        <w:t>mov</w:t>
      </w:r>
      <w:proofErr w:type="spellEnd"/>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proofErr w:type="spellStart"/>
      <w:r w:rsidRPr="00BE5737">
        <w:rPr>
          <w:rFonts w:ascii="Times New Roman" w:eastAsiaTheme="minorEastAsia" w:hAnsi="Times New Roman" w:cs="Times New Roman"/>
          <w:i/>
          <w:sz w:val="24"/>
          <w:szCs w:val="24"/>
          <w:lang w:val="en-CA"/>
        </w:rPr>
        <w:t>lnmov</w:t>
      </w:r>
      <w:proofErr w:type="spellEnd"/>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AF3FE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w:t>
      </w:r>
      <w:proofErr w:type="gramStart"/>
      <w:r w:rsidRPr="00BE5737">
        <w:rPr>
          <w:rFonts w:ascii="Times New Roman" w:eastAsiaTheme="minorEastAsia" w:hAnsi="Times New Roman" w:cs="Times New Roman"/>
          <w:sz w:val="24"/>
          <w:szCs w:val="24"/>
          <w:lang w:val="en-CA"/>
        </w:rPr>
        <w:t>models,</w:t>
      </w:r>
      <w:proofErr w:type="gramEnd"/>
      <w:r w:rsidRPr="00BE5737">
        <w:rPr>
          <w:rFonts w:ascii="Times New Roman" w:eastAsiaTheme="minorEastAsia" w:hAnsi="Times New Roman" w:cs="Times New Roman"/>
          <w:sz w:val="24"/>
          <w:szCs w:val="24"/>
          <w:lang w:val="en-CA"/>
        </w:rPr>
        <w:t xml:space="preserve">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77777777" w:rsidR="00BE5737" w:rsidRPr="00BE5737" w:rsidRDefault="00AF3FE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w:t>
      </w:r>
      <w:proofErr w:type="gramStart"/>
      <w:r w:rsidRPr="00BE5737">
        <w:rPr>
          <w:rFonts w:ascii="Times New Roman" w:eastAsia="Times New Roman" w:hAnsi="Times New Roman" w:cs="Times New Roman"/>
          <w:sz w:val="24"/>
          <w:szCs w:val="24"/>
          <w:lang w:eastAsia="en-ZA"/>
        </w:rPr>
        <w:t xml:space="preserve">numbers </w:t>
      </w:r>
      <w:proofErr w:type="gramEnd"/>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Stock numbers for initialization years (e.g. 1901-1960) are calculated using the same equations (i.e. </w:t>
      </w:r>
      <w:proofErr w:type="spellStart"/>
      <w:r w:rsidRPr="00BE5737">
        <w:rPr>
          <w:rFonts w:ascii="Times New Roman" w:eastAsia="Times New Roman" w:hAnsi="Times New Roman" w:cs="Times New Roman"/>
          <w:sz w:val="24"/>
          <w:szCs w:val="24"/>
          <w:lang w:eastAsia="en-ZA"/>
        </w:rPr>
        <w:t>Eqn</w:t>
      </w:r>
      <w:proofErr w:type="spellEnd"/>
      <w:r w:rsidRPr="00BE5737">
        <w:rPr>
          <w:rFonts w:ascii="Times New Roman" w:eastAsia="Times New Roman" w:hAnsi="Times New Roman" w:cs="Times New Roman"/>
          <w:sz w:val="24"/>
          <w:szCs w:val="24"/>
          <w:lang w:eastAsia="en-ZA"/>
        </w:rPr>
        <w:t xml:space="preserve"> 3.11 and 3.12) as model years (e.g. 1961 – 2015). The exception is that rather than using effort data, selectivities and an inverse age-length key (</w:t>
      </w:r>
      <w:proofErr w:type="spellStart"/>
      <w:r w:rsidRPr="00BE5737">
        <w:rPr>
          <w:rFonts w:ascii="Times New Roman" w:eastAsia="Times New Roman" w:hAnsi="Times New Roman" w:cs="Times New Roman"/>
          <w:sz w:val="24"/>
          <w:szCs w:val="24"/>
          <w:lang w:eastAsia="en-ZA"/>
        </w:rPr>
        <w:t>Eqns</w:t>
      </w:r>
      <w:proofErr w:type="spellEnd"/>
      <w:r w:rsidRPr="00BE5737">
        <w:rPr>
          <w:rFonts w:ascii="Times New Roman" w:eastAsia="Times New Roman" w:hAnsi="Times New Roman" w:cs="Times New Roman"/>
          <w:sz w:val="24"/>
          <w:szCs w:val="24"/>
          <w:lang w:eastAsia="en-ZA"/>
        </w:rPr>
        <w:t xml:space="preserve">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AF3FE6"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roofErr w:type="gramStart"/>
      <w:r w:rsidRPr="00BE5737">
        <w:rPr>
          <w:rFonts w:ascii="Times New Roman" w:eastAsia="Times New Roman" w:hAnsi="Times New Roman" w:cs="Times New Roman"/>
          <w:sz w:val="24"/>
          <w:szCs w:val="24"/>
          <w:lang w:eastAsia="en-ZA"/>
        </w:rPr>
        <w:t>where</w:t>
      </w:r>
      <w:proofErr w:type="gramEnd"/>
      <w:r w:rsidRPr="00BE5737">
        <w:rPr>
          <w:rFonts w:ascii="Times New Roman" w:eastAsia="Times New Roman" w:hAnsi="Times New Roman" w:cs="Times New Roman"/>
          <w:sz w:val="24"/>
          <w:szCs w:val="24"/>
          <w:lang w:eastAsia="en-ZA"/>
        </w:rPr>
        <w:t xml:space="preserve"> </w:t>
      </w:r>
      <w:proofErr w:type="spellStart"/>
      <w:r w:rsidRPr="00BE5737">
        <w:rPr>
          <w:rFonts w:ascii="Times New Roman" w:eastAsia="Times New Roman" w:hAnsi="Times New Roman" w:cs="Times New Roman"/>
          <w:i/>
          <w:sz w:val="24"/>
          <w:szCs w:val="24"/>
          <w:lang w:eastAsia="en-ZA"/>
        </w:rPr>
        <w:t>i</w:t>
      </w:r>
      <w:proofErr w:type="spellEnd"/>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Gravity movement model used to calculate 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proofErr w:type="gramStart"/>
      <w:r w:rsidRPr="00BE5737">
        <w:rPr>
          <w:rFonts w:ascii="Times New Roman" w:hAnsi="Times New Roman" w:cs="Times New Roman"/>
          <w:sz w:val="24"/>
          <w:szCs w:val="24"/>
        </w:rPr>
        <w:t>Hockey stick</w:t>
      </w:r>
      <w:proofErr w:type="gramEnd"/>
      <w:r w:rsidRPr="00BE5737">
        <w:rPr>
          <w:rFonts w:ascii="Times New Roman" w:hAnsi="Times New Roman" w:cs="Times New Roman"/>
          <w:sz w:val="24"/>
          <w:szCs w:val="24"/>
        </w:rPr>
        <w:t xml:space="preserve">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41" w:name="_Toc465365291"/>
      <w:r w:rsidRPr="00987C9A">
        <w:t>Fleet structure and exploitation history</w:t>
      </w:r>
      <w:bookmarkEnd w:id="41"/>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proofErr w:type="gramStart"/>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w:t>
      </w:r>
      <w:proofErr w:type="gramEnd"/>
      <w:r w:rsidRPr="00987C9A">
        <w:rPr>
          <w:rFonts w:ascii="Times New Roman" w:hAnsi="Times New Roman" w:cs="Times New Roman"/>
          <w:sz w:val="24"/>
          <w:szCs w:val="24"/>
        </w:rPr>
        <w:t xml:space="preserve"> </w:t>
      </w:r>
      <w:proofErr w:type="gramStart"/>
      <w:r w:rsidRPr="00987C9A">
        <w:rPr>
          <w:rFonts w:ascii="Times New Roman" w:hAnsi="Times New Roman" w:cs="Times New Roman"/>
          <w:sz w:val="24"/>
          <w:szCs w:val="24"/>
        </w:rPr>
        <w:t>Fleet definitions</w:t>
      </w:r>
      <w:r w:rsidR="00206292">
        <w:rPr>
          <w:rFonts w:ascii="Times New Roman" w:hAnsi="Times New Roman" w:cs="Times New Roman"/>
          <w:sz w:val="24"/>
          <w:szCs w:val="24"/>
        </w:rPr>
        <w:t>.</w:t>
      </w:r>
      <w:proofErr w:type="gramEnd"/>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42" w:name="_Toc465365292"/>
      <w:r w:rsidRPr="00987C9A">
        <w:t>Baseline</w:t>
      </w:r>
      <w:bookmarkEnd w:id="42"/>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proofErr w:type="gramStart"/>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proofErr w:type="gramEnd"/>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43" w:name="_Toc465365293"/>
      <w:r w:rsidRPr="00987C9A">
        <w:t>Alternative options</w:t>
      </w:r>
      <w:bookmarkEnd w:id="43"/>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AB1FCC">
        <w:rPr>
          <w:rFonts w:ascii="Times New Roman" w:hAnsi="Times New Roman" w:cs="Times New Roman"/>
          <w:sz w:val="24"/>
          <w:szCs w:val="24"/>
          <w:highlight w:val="yellow"/>
        </w:rPr>
        <w:t xml:space="preserve">A proposal for alternatives </w:t>
      </w:r>
      <w:r w:rsidR="00206292">
        <w:rPr>
          <w:rFonts w:ascii="Times New Roman" w:hAnsi="Times New Roman" w:cs="Times New Roman"/>
          <w:sz w:val="24"/>
          <w:szCs w:val="24"/>
          <w:highlight w:val="yellow"/>
        </w:rPr>
        <w:t>may</w:t>
      </w:r>
      <w:r w:rsidR="00206292" w:rsidRPr="00AB1FCC">
        <w:rPr>
          <w:rFonts w:ascii="Times New Roman" w:hAnsi="Times New Roman" w:cs="Times New Roman"/>
          <w:sz w:val="24"/>
          <w:szCs w:val="24"/>
          <w:highlight w:val="yellow"/>
        </w:rPr>
        <w:t xml:space="preserve"> </w:t>
      </w:r>
      <w:r w:rsidRPr="00AB1FCC">
        <w:rPr>
          <w:rFonts w:ascii="Times New Roman" w:hAnsi="Times New Roman" w:cs="Times New Roman"/>
          <w:sz w:val="24"/>
          <w:szCs w:val="24"/>
          <w:highlight w:val="yellow"/>
        </w:rPr>
        <w:t xml:space="preserve">need to be developed </w:t>
      </w:r>
      <w:r w:rsidR="00201356" w:rsidRPr="00AB1FCC">
        <w:rPr>
          <w:rFonts w:ascii="Times New Roman" w:hAnsi="Times New Roman" w:cs="Times New Roman"/>
          <w:sz w:val="24"/>
          <w:szCs w:val="24"/>
          <w:highlight w:val="yellow"/>
        </w:rPr>
        <w:t xml:space="preserve">and </w:t>
      </w:r>
      <w:r w:rsidRPr="00AB1FCC">
        <w:rPr>
          <w:rFonts w:ascii="Times New Roman" w:hAnsi="Times New Roman" w:cs="Times New Roman"/>
          <w:sz w:val="24"/>
          <w:szCs w:val="24"/>
          <w:highlight w:val="yellow"/>
        </w:rPr>
        <w:t>revie</w:t>
      </w:r>
      <w:r w:rsidR="001F2259" w:rsidRPr="00AB1FCC">
        <w:rPr>
          <w:rFonts w:ascii="Times New Roman" w:hAnsi="Times New Roman" w:cs="Times New Roman"/>
          <w:sz w:val="24"/>
          <w:szCs w:val="24"/>
          <w:highlight w:val="yellow"/>
        </w:rPr>
        <w:t>w</w:t>
      </w:r>
      <w:r w:rsidR="00201356" w:rsidRPr="00AB1FCC">
        <w:rPr>
          <w:rFonts w:ascii="Times New Roman" w:hAnsi="Times New Roman" w:cs="Times New Roman"/>
          <w:sz w:val="24"/>
          <w:szCs w:val="24"/>
          <w:highlight w:val="yellow"/>
        </w:rPr>
        <w:t>ed</w:t>
      </w:r>
      <w:r w:rsidR="008D31F4">
        <w:rPr>
          <w:rFonts w:ascii="Times New Roman" w:hAnsi="Times New Roman" w:cs="Times New Roman"/>
          <w:sz w:val="24"/>
          <w:szCs w:val="24"/>
          <w:highlight w:val="yellow"/>
        </w:rPr>
        <w:t xml:space="preserve"> </w:t>
      </w:r>
      <w:r w:rsidR="00206292">
        <w:rPr>
          <w:rFonts w:ascii="Times New Roman" w:hAnsi="Times New Roman" w:cs="Times New Roman"/>
          <w:sz w:val="24"/>
          <w:szCs w:val="24"/>
          <w:highlight w:val="yellow"/>
        </w:rPr>
        <w:t>in the future</w:t>
      </w:r>
      <w:r w:rsidRPr="00AB1FCC">
        <w:rPr>
          <w:rFonts w:ascii="Times New Roman" w:hAnsi="Times New Roman" w:cs="Times New Roman"/>
          <w:sz w:val="24"/>
          <w:szCs w:val="24"/>
          <w:highlight w:val="yellow"/>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44" w:name="_Toc465365294"/>
      <w:r w:rsidRPr="00E75498">
        <w:t>MANAGEMENT OPTIONS</w:t>
      </w:r>
      <w:bookmarkEnd w:id="44"/>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206292">
      <w:pPr>
        <w:pStyle w:val="ListParagraph"/>
        <w:numPr>
          <w:ilvl w:val="0"/>
          <w:numId w:val="8"/>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206292">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45" w:name="_Toc465365295"/>
      <w:r w:rsidRPr="004239D2">
        <w:lastRenderedPageBreak/>
        <w:t>Spatial strata for which TACs are set</w:t>
      </w:r>
      <w:bookmarkEnd w:id="45"/>
    </w:p>
    <w:p w14:paraId="2726E0CB" w14:textId="77777777" w:rsidR="007E218D" w:rsidRDefault="00B20954" w:rsidP="00406114">
      <w:pPr>
        <w:pStyle w:val="Heading4"/>
        <w:ind w:left="0"/>
      </w:pPr>
      <w:bookmarkStart w:id="46" w:name="_Toc465365296"/>
      <w:r w:rsidRPr="00B20954">
        <w:t>Baseline</w:t>
      </w:r>
      <w:bookmarkEnd w:id="46"/>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47" w:name="_Toc465365297"/>
      <w:r w:rsidRPr="00B20954">
        <w:t>Alternative options</w:t>
      </w:r>
      <w:bookmarkEnd w:id="47"/>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proofErr w:type="spellStart"/>
      <w:r>
        <w:rPr>
          <w:rFonts w:ascii="Times New Roman" w:hAnsi="Times New Roman" w:cs="Times New Roman"/>
          <w:sz w:val="24"/>
          <w:szCs w:val="24"/>
        </w:rPr>
        <w:t>East+Med</w:t>
      </w:r>
      <w:proofErr w:type="spellEnd"/>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1</w:t>
      </w:r>
      <w:r w:rsidR="009D1008">
        <w:rPr>
          <w:rFonts w:ascii="Times New Roman" w:hAnsi="Times New Roman" w:cs="Times New Roman"/>
          <w:sz w:val="24"/>
          <w:szCs w:val="24"/>
        </w:rPr>
        <w:t xml:space="preserve">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48" w:name="_Toc465365298"/>
      <w:r w:rsidRPr="007D255E">
        <w:t>Options for the frequency of setting TACs</w:t>
      </w:r>
      <w:bookmarkEnd w:id="48"/>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49" w:name="_Toc465365299"/>
      <w:r w:rsidRPr="004239D2">
        <w:t>Baseline</w:t>
      </w:r>
      <w:bookmarkEnd w:id="49"/>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50966249" w14:textId="77777777" w:rsidR="00CC223C" w:rsidRDefault="004239D2" w:rsidP="001B61C4">
      <w:pPr>
        <w:pStyle w:val="Heading4"/>
        <w:ind w:left="0"/>
      </w:pPr>
      <w:bookmarkStart w:id="50" w:name="_Toc465365300"/>
      <w:r w:rsidRPr="004239D2">
        <w:t>Alternative options</w:t>
      </w:r>
      <w:bookmarkEnd w:id="50"/>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51" w:name="_Toc465365301"/>
      <w:r w:rsidRPr="004239D2">
        <w:t>Upper limits on TACs</w:t>
      </w:r>
      <w:bookmarkEnd w:id="51"/>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52" w:name="_Toc465365302"/>
      <w:r w:rsidRPr="007D255E">
        <w:lastRenderedPageBreak/>
        <w:t>Minimum extent of TAC change</w:t>
      </w:r>
      <w:bookmarkEnd w:id="52"/>
    </w:p>
    <w:p w14:paraId="538C0681" w14:textId="77777777" w:rsidR="007E218D" w:rsidRDefault="007D255E" w:rsidP="00406114">
      <w:pPr>
        <w:pStyle w:val="Heading4"/>
        <w:ind w:left="0"/>
      </w:pPr>
      <w:bookmarkStart w:id="53" w:name="_Toc465365303"/>
      <w:r w:rsidRPr="009F3A87">
        <w:t>Baseline</w:t>
      </w:r>
      <w:bookmarkEnd w:id="53"/>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54" w:name="_Toc465365304"/>
      <w:r w:rsidRPr="009F3A87">
        <w:t>Alternative options</w:t>
      </w:r>
      <w:bookmarkEnd w:id="54"/>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w:t>
      </w:r>
      <w:r w:rsidR="009D1008">
        <w:rPr>
          <w:rFonts w:ascii="Times New Roman" w:hAnsi="Times New Roman" w:cs="Times New Roman"/>
          <w:sz w:val="24"/>
          <w:szCs w:val="24"/>
        </w:rPr>
        <w:t>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w:t>
      </w:r>
      <w:r w:rsidR="009D1008">
        <w:rPr>
          <w:rFonts w:ascii="Times New Roman" w:hAnsi="Times New Roman" w:cs="Times New Roman"/>
          <w:sz w:val="24"/>
          <w:szCs w:val="24"/>
        </w:rPr>
        <w:t> </w:t>
      </w:r>
      <w:r>
        <w:rPr>
          <w:rFonts w:ascii="Times New Roman" w:hAnsi="Times New Roman" w:cs="Times New Roman"/>
          <w:sz w:val="24"/>
          <w:szCs w:val="24"/>
        </w:rPr>
        <w:t xml:space="preserve">000 </w:t>
      </w:r>
      <w:proofErr w:type="spellStart"/>
      <w:r>
        <w:rPr>
          <w:rFonts w:ascii="Times New Roman" w:hAnsi="Times New Roman" w:cs="Times New Roman"/>
          <w:sz w:val="24"/>
          <w:szCs w:val="24"/>
        </w:rPr>
        <w:t>mt</w:t>
      </w:r>
      <w:proofErr w:type="spellEnd"/>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55" w:name="_Toc465365305"/>
      <w:r>
        <w:t>Maximum</w:t>
      </w:r>
      <w:r w:rsidRPr="007D255E">
        <w:t xml:space="preserve"> extent of TAC change</w:t>
      </w:r>
      <w:bookmarkEnd w:id="55"/>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56" w:name="_Toc465365306"/>
      <w:r w:rsidRPr="009F3A87">
        <w:t>Baseline</w:t>
      </w:r>
      <w:bookmarkEnd w:id="56"/>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57" w:name="_Toc465365307"/>
      <w:r w:rsidRPr="009F3A87">
        <w:t>Alternative options</w:t>
      </w:r>
      <w:bookmarkEnd w:id="57"/>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58" w:name="_Toc465365308"/>
      <w:r w:rsidRPr="008E43D5">
        <w:t>Technical measures</w:t>
      </w:r>
      <w:bookmarkEnd w:id="58"/>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59" w:name="_Toc465365309"/>
      <w:r w:rsidRPr="00AF7796">
        <w:t xml:space="preserve">FUTURE RECRUITMENT </w:t>
      </w:r>
      <w:r w:rsidR="00815AF5">
        <w:t xml:space="preserve">AND DISTRIBUTION </w:t>
      </w:r>
      <w:r w:rsidRPr="00AF7796">
        <w:t>SCENARIOS</w:t>
      </w:r>
      <w:bookmarkEnd w:id="59"/>
    </w:p>
    <w:p w14:paraId="2367C81E" w14:textId="77777777" w:rsidR="007E218D" w:rsidRDefault="007E218D" w:rsidP="00406114">
      <w:pPr>
        <w:pStyle w:val="ListParagraph"/>
        <w:ind w:left="0"/>
        <w:jc w:val="both"/>
        <w:rPr>
          <w:ins w:id="60" w:author="Tom Carruthers" w:date="2017-03-17T14:00:00Z"/>
          <w:rFonts w:ascii="Times New Roman" w:hAnsi="Times New Roman" w:cs="Times New Roman"/>
          <w:sz w:val="24"/>
          <w:szCs w:val="24"/>
        </w:rPr>
      </w:pPr>
    </w:p>
    <w:p w14:paraId="2DECAE9D" w14:textId="77777777" w:rsidR="009D1008" w:rsidRDefault="009D1008" w:rsidP="009D1008">
      <w:pPr>
        <w:pStyle w:val="ListParagraph"/>
        <w:ind w:left="0"/>
        <w:jc w:val="both"/>
        <w:rPr>
          <w:ins w:id="61" w:author="Tom Carruthers" w:date="2017-03-17T14:00:00Z"/>
          <w:rFonts w:ascii="Times New Roman" w:hAnsi="Times New Roman" w:cs="Times New Roman"/>
          <w:sz w:val="24"/>
          <w:szCs w:val="24"/>
        </w:rPr>
      </w:pPr>
      <w:ins w:id="62" w:author="Tom Carruthers" w:date="2017-03-17T14:00:00Z">
        <w:r>
          <w:rPr>
            <w:rFonts w:ascii="Times New Roman" w:hAnsi="Times New Roman" w:cs="Times New Roman"/>
            <w:sz w:val="24"/>
            <w:szCs w:val="24"/>
          </w:rPr>
          <w:t>See also section 9 of this document.</w:t>
        </w:r>
      </w:ins>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63" w:name="_Toc465365310"/>
      <w:r w:rsidRPr="00FF74B6">
        <w:lastRenderedPageBreak/>
        <w:t>West</w:t>
      </w:r>
      <w:bookmarkEnd w:id="63"/>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64" w:name="_Toc465365311"/>
      <w:r w:rsidRPr="00FF74B6">
        <w:t>East + Mediterranean</w:t>
      </w:r>
      <w:bookmarkEnd w:id="6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65" w:name="_Toc465365312"/>
      <w:r>
        <w:t>Future r</w:t>
      </w:r>
      <w:r w:rsidRPr="00271515">
        <w:t>egime shifts</w:t>
      </w:r>
      <w:bookmarkEnd w:id="65"/>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66" w:name="_Toc465365313"/>
      <w:r w:rsidRPr="00271515">
        <w:t>West</w:t>
      </w:r>
      <w:bookmarkEnd w:id="66"/>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67" w:name="_Toc465365314"/>
      <w:proofErr w:type="spellStart"/>
      <w:r w:rsidRPr="0089132A">
        <w:t>East+Med</w:t>
      </w:r>
      <w:bookmarkEnd w:id="67"/>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68" w:name="_Toc465365315"/>
      <w:r w:rsidRPr="0059552F">
        <w:t>Statistical properties</w:t>
      </w:r>
      <w:bookmarkEnd w:id="68"/>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69" w:name="_Toc465365316"/>
      <w:r>
        <w:t>Baseline</w:t>
      </w:r>
      <w:bookmarkEnd w:id="69"/>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0.</w:t>
      </w:r>
      <w:r w:rsidR="009D1008">
        <w:rPr>
          <w:rFonts w:ascii="Times New Roman" w:hAnsi="Times New Roman" w:cs="Times New Roman"/>
          <w:sz w:val="24"/>
          <w:szCs w:val="24"/>
        </w:rPr>
        <w:t>5. (</w:t>
      </w:r>
      <w:proofErr w:type="gramStart"/>
      <w:r w:rsidR="009D1008">
        <w:rPr>
          <w:rFonts w:ascii="Times New Roman" w:hAnsi="Times New Roman" w:cs="Times New Roman"/>
          <w:sz w:val="24"/>
          <w:szCs w:val="24"/>
        </w:rPr>
        <w:t>a</w:t>
      </w:r>
      <w:proofErr w:type="gramEnd"/>
      <w:r w:rsidR="009D1008">
        <w:rPr>
          <w:rFonts w:ascii="Times New Roman" w:hAnsi="Times New Roman" w:cs="Times New Roman"/>
          <w:sz w:val="24"/>
          <w:szCs w:val="24"/>
        </w:rPr>
        <w:t xml:space="preserve">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70" w:name="_Toc465365317"/>
      <w:r w:rsidRPr="00D2389D">
        <w:t>Alternative options</w:t>
      </w:r>
      <w:bookmarkEnd w:id="70"/>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71" w:name="_Toc465365318"/>
      <w:r w:rsidRPr="000708BD">
        <w:t>Possible future distributional changes</w:t>
      </w:r>
      <w:bookmarkEnd w:id="71"/>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72" w:name="_Toc465365319"/>
      <w:r w:rsidRPr="00AF7796">
        <w:t>FUTURE CATCHES</w:t>
      </w:r>
      <w:bookmarkEnd w:id="72"/>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73" w:name="_Toc465365320"/>
      <w:r w:rsidRPr="0065577D">
        <w:t>Baseline</w:t>
      </w:r>
      <w:bookmarkEnd w:id="73"/>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74" w:name="_Toc465365321"/>
      <w:r w:rsidRPr="00735238">
        <w:t>Alternative options</w:t>
      </w:r>
      <w:bookmarkEnd w:id="7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75" w:name="_Toc465365322"/>
      <w:r w:rsidRPr="00537841">
        <w:t>GENERATION OF FUTURE DATA</w:t>
      </w:r>
      <w:bookmarkEnd w:id="7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76" w:name="_Toc465365323"/>
      <w:r w:rsidRPr="00313AC4">
        <w:t>Baseline suggestions</w:t>
      </w:r>
      <w:bookmarkEnd w:id="7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77" w:name="_Toc465365324"/>
      <w:r w:rsidRPr="00D82AA4">
        <w:t>West</w:t>
      </w:r>
      <w:bookmarkEnd w:id="77"/>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78" w:name="_Toc465365325"/>
      <w:proofErr w:type="spellStart"/>
      <w:r>
        <w:t>East+Med</w:t>
      </w:r>
      <w:proofErr w:type="spellEnd"/>
    </w:p>
    <w:p w14:paraId="6F79BA31"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2BE8D566"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1E4F7D9A" w14:textId="77777777" w:rsidR="009D1008"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GBYP aerial survey of adults</w:t>
      </w:r>
    </w:p>
    <w:p w14:paraId="6A9244B9" w14:textId="77777777" w:rsidR="009D1008" w:rsidRPr="00BF0EC6" w:rsidRDefault="009D1008" w:rsidP="009D1008">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Juvenile aerial survey Gulf of Lyon</w:t>
      </w:r>
    </w:p>
    <w:bookmarkEnd w:id="78"/>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79" w:name="_Toc465365326"/>
      <w:r w:rsidRPr="00C837B1">
        <w:t>Alternative options</w:t>
      </w:r>
      <w:bookmarkEnd w:id="79"/>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80" w:name="_Toc465365327"/>
      <w:r w:rsidRPr="00071A74">
        <w:t>Relationships with abundance</w:t>
      </w:r>
      <w:bookmarkEnd w:id="80"/>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81" w:name="_Toc465365328"/>
      <w:r w:rsidRPr="00071A74">
        <w:t>Statistical properties</w:t>
      </w:r>
      <w:bookmarkEnd w:id="81"/>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82" w:name="_Toc465365329"/>
      <w:r w:rsidRPr="001C0F8B">
        <w:lastRenderedPageBreak/>
        <w:t>Baseline</w:t>
      </w:r>
      <w:bookmarkEnd w:id="82"/>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83" w:name="_Toc465365330"/>
      <w:r w:rsidRPr="001C0F8B">
        <w:t>Alternative options</w:t>
      </w:r>
      <w:bookmarkEnd w:id="83"/>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84" w:name="_Toc465365331"/>
      <w:r w:rsidRPr="00965CDE">
        <w:t>Other aspects</w:t>
      </w:r>
      <w:bookmarkEnd w:id="84"/>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w:t>
      </w:r>
      <w:proofErr w:type="gramStart"/>
      <w:r>
        <w:rPr>
          <w:rFonts w:ascii="Times New Roman" w:hAnsi="Times New Roman" w:cs="Times New Roman"/>
          <w:sz w:val="24"/>
          <w:szCs w:val="24"/>
        </w:rPr>
        <w:t>effected</w:t>
      </w:r>
      <w:proofErr w:type="gramEnd"/>
      <w:r>
        <w:rPr>
          <w:rFonts w:ascii="Times New Roman" w:hAnsi="Times New Roman" w:cs="Times New Roman"/>
          <w:sz w:val="24"/>
          <w:szCs w:val="24"/>
        </w:rPr>
        <w:t xml:space="preserve"> by including these series in the conditioning </w:t>
      </w:r>
      <w:r w:rsidR="00745630">
        <w:rPr>
          <w:rFonts w:ascii="Times New Roman" w:hAnsi="Times New Roman" w:cs="Times New Roman"/>
          <w:sz w:val="24"/>
          <w:szCs w:val="24"/>
        </w:rPr>
        <w:t xml:space="preserve">with comparisons to the resource components which they are assumed to reflect, but with a very low weight in the log-likelihood so as not to impact estimates of other parameters in the model fit. The estimates of the catchability </w:t>
      </w:r>
      <w:proofErr w:type="gramStart"/>
      <w:r w:rsidR="00745630">
        <w:rPr>
          <w:rFonts w:ascii="Times New Roman" w:hAnsi="Times New Roman" w:cs="Times New Roman"/>
          <w:sz w:val="24"/>
          <w:szCs w:val="24"/>
        </w:rPr>
        <w:t>coefficients,</w:t>
      </w:r>
      <w:proofErr w:type="gramEnd"/>
      <w:r w:rsidR="00745630">
        <w:rPr>
          <w:rFonts w:ascii="Times New Roman" w:hAnsi="Times New Roman" w:cs="Times New Roman"/>
          <w:sz w:val="24"/>
          <w:szCs w:val="24"/>
        </w:rPr>
        <w:t xml:space="preserve">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ins w:id="85" w:author="Tom Carruthers" w:date="2017-03-17T14:03:00Z"/>
          <w:rFonts w:ascii="Times New Roman" w:eastAsiaTheme="majorEastAsia" w:hAnsi="Times New Roman" w:cstheme="majorBidi"/>
          <w:b/>
          <w:bCs/>
          <w:sz w:val="24"/>
          <w:szCs w:val="28"/>
          <w:lang w:val="en-CA"/>
        </w:rPr>
      </w:pPr>
      <w:bookmarkStart w:id="86" w:name="_Toc465365332"/>
      <w:ins w:id="87" w:author="Tom Carruthers" w:date="2017-03-17T14:03:00Z">
        <w:r>
          <w:br w:type="page"/>
        </w:r>
      </w:ins>
    </w:p>
    <w:p w14:paraId="2134E40E" w14:textId="5E84ECA6" w:rsidR="007E218D" w:rsidRDefault="00987C9A" w:rsidP="00DE6F83">
      <w:pPr>
        <w:pStyle w:val="Heading1"/>
        <w:ind w:left="0"/>
      </w:pPr>
      <w:r w:rsidRPr="00987C9A">
        <w:lastRenderedPageBreak/>
        <w:t>PARAMETERS AND CONDITIONING</w:t>
      </w:r>
      <w:bookmarkEnd w:id="86"/>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88" w:name="_Toc465365333"/>
      <w:r w:rsidRPr="00987C9A">
        <w:t>Fixed parameters</w:t>
      </w:r>
      <w:bookmarkEnd w:id="8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proofErr w:type="gramStart"/>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25"/>
        <w:gridCol w:w="2160"/>
        <w:gridCol w:w="823"/>
      </w:tblGrid>
      <w:tr w:rsidR="009D1008" w:rsidRPr="00987C9A" w14:paraId="7A6725D6" w14:textId="77777777" w:rsidTr="00BF3707">
        <w:trPr>
          <w:gridAfter w:val="3"/>
          <w:wAfter w:w="3408" w:type="dxa"/>
        </w:trPr>
        <w:tc>
          <w:tcPr>
            <w:tcW w:w="2127" w:type="dxa"/>
            <w:tcBorders>
              <w:top w:val="single" w:sz="8" w:space="0" w:color="auto"/>
              <w:bottom w:val="single" w:sz="8" w:space="0" w:color="auto"/>
            </w:tcBorders>
          </w:tcPr>
          <w:p w14:paraId="27C79E3D" w14:textId="77777777" w:rsidR="009D1008" w:rsidRPr="00987C9A" w:rsidRDefault="009D1008" w:rsidP="00BF3707">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BF3707">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BF3707">
        <w:trPr>
          <w:gridAfter w:val="3"/>
          <w:wAfter w:w="3408" w:type="dxa"/>
        </w:trPr>
        <w:tc>
          <w:tcPr>
            <w:tcW w:w="2127" w:type="dxa"/>
            <w:tcBorders>
              <w:top w:val="single" w:sz="8" w:space="0" w:color="auto"/>
              <w:bottom w:val="single" w:sz="4" w:space="0" w:color="auto"/>
            </w:tcBorders>
            <w:vAlign w:val="center"/>
          </w:tcPr>
          <w:p w14:paraId="62237EF9"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Steepness</w:t>
            </w:r>
            <w:r>
              <w:rPr>
                <w:rFonts w:ascii="Times New Roman" w:hAnsi="Times New Roman" w:cs="Times New Roman"/>
                <w:sz w:val="20"/>
                <w:szCs w:val="20"/>
              </w:rPr>
              <w:t xml:space="preserve"> (Bev.-Holt)</w:t>
            </w:r>
          </w:p>
        </w:tc>
        <w:tc>
          <w:tcPr>
            <w:tcW w:w="3969" w:type="dxa"/>
            <w:gridSpan w:val="2"/>
            <w:tcBorders>
              <w:top w:val="single" w:sz="8" w:space="0" w:color="auto"/>
              <w:bottom w:val="single" w:sz="4" w:space="0" w:color="auto"/>
            </w:tcBorders>
          </w:tcPr>
          <w:p w14:paraId="06CAF698"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BF3707">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BF3707">
        <w:trPr>
          <w:gridAfter w:val="3"/>
          <w:wAfter w:w="3408" w:type="dxa"/>
        </w:trPr>
        <w:tc>
          <w:tcPr>
            <w:tcW w:w="2127" w:type="dxa"/>
            <w:tcBorders>
              <w:top w:val="single" w:sz="4" w:space="0" w:color="auto"/>
            </w:tcBorders>
          </w:tcPr>
          <w:p w14:paraId="10EA2F82" w14:textId="24ACC325" w:rsidR="009D1008" w:rsidRPr="00987C9A" w:rsidRDefault="00484EF0" w:rsidP="00BF3707">
            <w:pPr>
              <w:rPr>
                <w:rFonts w:ascii="Times New Roman" w:hAnsi="Times New Roman" w:cs="Times New Roman"/>
                <w:sz w:val="20"/>
                <w:szCs w:val="20"/>
              </w:rPr>
            </w:pPr>
            <w:r>
              <w:rPr>
                <w:rFonts w:ascii="Times New Roman" w:hAnsi="Times New Roman" w:cs="Times New Roman"/>
                <w:sz w:val="20"/>
                <w:szCs w:val="20"/>
              </w:rPr>
              <w:t>L1 (cm)</w:t>
            </w:r>
            <w:ins w:id="89" w:author="Tom Carruthers" w:date="2017-03-17T14:26:00Z">
              <w:r>
                <w:rPr>
                  <w:rFonts w:ascii="Times New Roman" w:hAnsi="Times New Roman" w:cs="Times New Roman"/>
                  <w:sz w:val="20"/>
                  <w:szCs w:val="20"/>
                </w:rPr>
                <w:t xml:space="preserve"> (Richards)</w:t>
              </w:r>
            </w:ins>
          </w:p>
        </w:tc>
        <w:tc>
          <w:tcPr>
            <w:tcW w:w="3969" w:type="dxa"/>
            <w:gridSpan w:val="2"/>
            <w:tcBorders>
              <w:top w:val="single" w:sz="4" w:space="0" w:color="auto"/>
            </w:tcBorders>
          </w:tcPr>
          <w:p w14:paraId="032D4CA5" w14:textId="0B16A834"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
          <w:p w14:paraId="7BE2152D" w14:textId="7F3F8D7B"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BF3707">
        <w:trPr>
          <w:gridAfter w:val="3"/>
          <w:wAfter w:w="3408" w:type="dxa"/>
        </w:trPr>
        <w:tc>
          <w:tcPr>
            <w:tcW w:w="2127" w:type="dxa"/>
          </w:tcPr>
          <w:p w14:paraId="269B7A7C" w14:textId="39CCA40E" w:rsidR="00484EF0" w:rsidRPr="00987C9A" w:rsidRDefault="00484EF0" w:rsidP="00BF3707">
            <w:pPr>
              <w:rPr>
                <w:rFonts w:ascii="Times New Roman" w:hAnsi="Times New Roman" w:cs="Times New Roman"/>
                <w:sz w:val="20"/>
                <w:szCs w:val="20"/>
              </w:rPr>
            </w:pPr>
            <w:r>
              <w:rPr>
                <w:rFonts w:ascii="Times New Roman" w:hAnsi="Times New Roman" w:cs="Times New Roman"/>
                <w:sz w:val="20"/>
                <w:szCs w:val="20"/>
              </w:rPr>
              <w:t>L2 (cm)</w:t>
            </w:r>
          </w:p>
        </w:tc>
        <w:tc>
          <w:tcPr>
            <w:tcW w:w="3969" w:type="dxa"/>
            <w:gridSpan w:val="2"/>
          </w:tcPr>
          <w:p w14:paraId="35B6B4C0" w14:textId="7ABE892B" w:rsidR="00484EF0" w:rsidRDefault="00484EF0" w:rsidP="00BF3707">
            <w:pPr>
              <w:jc w:val="center"/>
              <w:rPr>
                <w:rFonts w:ascii="Times New Roman" w:hAnsi="Times New Roman" w:cs="Times New Roman"/>
                <w:sz w:val="20"/>
                <w:szCs w:val="20"/>
              </w:rPr>
            </w:pPr>
            <w:bookmarkStart w:id="90" w:name="_GoBack"/>
            <w:bookmarkEnd w:id="90"/>
            <w:r>
              <w:rPr>
                <w:rFonts w:ascii="Times New Roman" w:hAnsi="Times New Roman" w:cs="Times New Roman"/>
                <w:sz w:val="20"/>
                <w:szCs w:val="20"/>
              </w:rPr>
              <w:t>270.6</w:t>
            </w:r>
          </w:p>
        </w:tc>
        <w:tc>
          <w:tcPr>
            <w:tcW w:w="3402" w:type="dxa"/>
          </w:tcPr>
          <w:p w14:paraId="3D40EB17" w14:textId="7AA13FE3" w:rsidR="00484EF0" w:rsidRDefault="00484EF0" w:rsidP="00BF3707">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BF3707">
        <w:trPr>
          <w:gridAfter w:val="3"/>
          <w:wAfter w:w="3408" w:type="dxa"/>
        </w:trPr>
        <w:tc>
          <w:tcPr>
            <w:tcW w:w="2127" w:type="dxa"/>
          </w:tcPr>
          <w:p w14:paraId="3A45F8B9" w14:textId="40F72963" w:rsidR="009D1008" w:rsidRPr="00AE4EC5" w:rsidRDefault="00484EF0" w:rsidP="00BF3707">
            <w:pPr>
              <w:rPr>
                <w:rFonts w:ascii="Times New Roman" w:hAnsi="Times New Roman" w:cs="Times New Roman"/>
                <w:sz w:val="20"/>
                <w:szCs w:val="20"/>
              </w:rPr>
            </w:pPr>
            <w:r>
              <w:rPr>
                <w:rFonts w:ascii="Times New Roman" w:hAnsi="Times New Roman" w:cs="Times New Roman"/>
                <w:sz w:val="20"/>
                <w:szCs w:val="20"/>
              </w:rPr>
              <w:t>K</w:t>
            </w:r>
          </w:p>
        </w:tc>
        <w:tc>
          <w:tcPr>
            <w:tcW w:w="3969" w:type="dxa"/>
            <w:gridSpan w:val="2"/>
          </w:tcPr>
          <w:p w14:paraId="2963AAD3" w14:textId="205DAD7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44D4A3B8" w:rsidR="009D1008" w:rsidRDefault="00484EF0" w:rsidP="00BF3707">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BF3707">
        <w:trPr>
          <w:gridAfter w:val="3"/>
          <w:wAfter w:w="3408" w:type="dxa"/>
        </w:trPr>
        <w:tc>
          <w:tcPr>
            <w:tcW w:w="2127" w:type="dxa"/>
            <w:tcBorders>
              <w:bottom w:val="single" w:sz="4" w:space="0" w:color="auto"/>
            </w:tcBorders>
          </w:tcPr>
          <w:p w14:paraId="03C00261" w14:textId="1C154EAA" w:rsidR="009D1008" w:rsidRPr="00987C9A" w:rsidRDefault="00484EF0" w:rsidP="00BF3707">
            <w:pPr>
              <w:rPr>
                <w:rFonts w:ascii="Times New Roman" w:hAnsi="Times New Roman" w:cs="Times New Roman"/>
                <w:sz w:val="20"/>
                <w:szCs w:val="20"/>
              </w:rPr>
            </w:pPr>
            <w:r>
              <w:rPr>
                <w:rFonts w:ascii="Times New Roman" w:hAnsi="Times New Roman" w:cs="Times New Roman"/>
                <w:sz w:val="20"/>
                <w:szCs w:val="20"/>
              </w:rPr>
              <w:t>p0</w:t>
            </w:r>
          </w:p>
        </w:tc>
        <w:tc>
          <w:tcPr>
            <w:tcW w:w="3402" w:type="dxa"/>
            <w:tcBorders>
              <w:bottom w:val="single" w:sz="4" w:space="0" w:color="auto"/>
            </w:tcBorders>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
          <w:p w14:paraId="31C30A0C" w14:textId="31F52582" w:rsidR="009D1008" w:rsidRDefault="00484EF0" w:rsidP="00BF3707">
            <w:pPr>
              <w:jc w:val="center"/>
              <w:rPr>
                <w:rFonts w:ascii="Times New Roman" w:hAnsi="Times New Roman" w:cs="Times New Roman"/>
                <w:sz w:val="20"/>
                <w:szCs w:val="20"/>
              </w:rPr>
            </w:pPr>
            <w:ins w:id="91" w:author="Tom Carruthers" w:date="2017-03-17T14:25:00Z">
              <w:r>
                <w:rPr>
                  <w:rFonts w:ascii="Times New Roman" w:hAnsi="Times New Roman" w:cs="Times New Roman"/>
                  <w:sz w:val="20"/>
                  <w:szCs w:val="20"/>
                </w:rPr>
                <w:t xml:space="preserve">           </w:t>
              </w:r>
            </w:ins>
            <w:r>
              <w:rPr>
                <w:rFonts w:ascii="Times New Roman" w:hAnsi="Times New Roman" w:cs="Times New Roman"/>
                <w:sz w:val="20"/>
                <w:szCs w:val="20"/>
              </w:rPr>
              <w:t>0.97</w:t>
            </w:r>
          </w:p>
        </w:tc>
      </w:tr>
      <w:tr w:rsidR="009D1008" w:rsidRPr="00987C9A" w14:paraId="3DDC947B" w14:textId="77777777" w:rsidTr="00BF3707">
        <w:trPr>
          <w:gridAfter w:val="3"/>
          <w:wAfter w:w="3408" w:type="dxa"/>
        </w:trPr>
        <w:tc>
          <w:tcPr>
            <w:tcW w:w="2127" w:type="dxa"/>
            <w:tcBorders>
              <w:top w:val="single" w:sz="4" w:space="0" w:color="auto"/>
              <w:bottom w:val="single" w:sz="4" w:space="0" w:color="auto"/>
            </w:tcBorders>
            <w:vAlign w:val="center"/>
          </w:tcPr>
          <w:p w14:paraId="224AA14E"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241AF68B" w14:textId="77777777" w:rsidR="009D1008" w:rsidRPr="00355A2F" w:rsidRDefault="009D1008" w:rsidP="00BF3707">
            <w:pPr>
              <w:jc w:val="center"/>
              <w:rPr>
                <w:rFonts w:ascii="Times New Roman" w:eastAsiaTheme="minorHAnsi" w:hAnsi="Times New Roman" w:cs="Times New Roman"/>
                <w:sz w:val="20"/>
                <w:szCs w:val="20"/>
                <w:lang w:val="en-ZA"/>
              </w:rPr>
            </w:pPr>
            <w:commentRangeStart w:id="92"/>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w:t>
            </w:r>
            <w:commentRangeEnd w:id="92"/>
            <w:r>
              <w:rPr>
                <w:rStyle w:val="CommentReference"/>
                <w:rFonts w:eastAsiaTheme="minorHAnsi"/>
                <w:lang w:val="en-ZA"/>
              </w:rPr>
              <w:commentReference w:id="92"/>
            </w:r>
            <w:r w:rsidRPr="008474C5">
              <w:rPr>
                <w:rFonts w:ascii="Times New Roman" w:hAnsi="Times New Roman" w:cs="Times New Roman"/>
                <w:color w:val="000000"/>
                <w:sz w:val="20"/>
                <w:szCs w:val="20"/>
              </w:rPr>
              <w:t>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3970F7BB" w14:textId="77777777" w:rsidR="009D1008" w:rsidRDefault="009D1008" w:rsidP="00BF3707">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D1008" w:rsidRPr="00987C9A" w14:paraId="288EA070" w14:textId="77777777" w:rsidTr="00BF3707">
        <w:trPr>
          <w:gridAfter w:val="3"/>
          <w:wAfter w:w="3408" w:type="dxa"/>
        </w:trPr>
        <w:tc>
          <w:tcPr>
            <w:tcW w:w="2127" w:type="dxa"/>
            <w:tcBorders>
              <w:top w:val="single" w:sz="4" w:space="0" w:color="auto"/>
              <w:bottom w:val="single" w:sz="4" w:space="0" w:color="auto"/>
            </w:tcBorders>
          </w:tcPr>
          <w:p w14:paraId="5238FA77" w14:textId="77777777" w:rsidR="009D1008" w:rsidRPr="00987C9A" w:rsidRDefault="009D1008" w:rsidP="00BF3707">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6EED8184" w14:textId="77777777" w:rsidR="009D1008" w:rsidRDefault="009D1008" w:rsidP="00BF370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9D1008" w:rsidRPr="00987C9A" w14:paraId="2A497186" w14:textId="77777777" w:rsidTr="00BF3707">
        <w:trPr>
          <w:gridAfter w:val="3"/>
          <w:wAfter w:w="3408" w:type="dxa"/>
        </w:trPr>
        <w:tc>
          <w:tcPr>
            <w:tcW w:w="2127" w:type="dxa"/>
            <w:tcBorders>
              <w:top w:val="single" w:sz="4" w:space="0" w:color="auto"/>
              <w:bottom w:val="single" w:sz="4" w:space="0" w:color="auto"/>
            </w:tcBorders>
            <w:vAlign w:val="center"/>
          </w:tcPr>
          <w:p w14:paraId="02ADA95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Age</w:t>
            </w:r>
          </w:p>
          <w:p w14:paraId="5B46B22B" w14:textId="77777777" w:rsidR="009D1008" w:rsidRDefault="009D1008" w:rsidP="00BF3707">
            <w:pPr>
              <w:rPr>
                <w:rFonts w:ascii="Times New Roman" w:hAnsi="Times New Roman" w:cs="Times New Roman"/>
                <w:sz w:val="20"/>
                <w:szCs w:val="20"/>
              </w:rPr>
            </w:pPr>
            <w:r>
              <w:rPr>
                <w:rFonts w:ascii="Times New Roman" w:hAnsi="Times New Roman" w:cs="Times New Roman"/>
                <w:sz w:val="20"/>
                <w:szCs w:val="20"/>
              </w:rPr>
              <w:t>Alternative (low)</w:t>
            </w:r>
          </w:p>
          <w:p w14:paraId="422DF89C" w14:textId="77777777" w:rsidR="009D1008" w:rsidRPr="00987C9A" w:rsidRDefault="009D1008" w:rsidP="00BF3707">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78A7531B" w14:textId="77777777" w:rsidR="009D1008" w:rsidRPr="00BF3707" w:rsidRDefault="009D1008" w:rsidP="00BF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commentRangeStart w:id="93"/>
            <w:r w:rsidRPr="00BF3707">
              <w:rPr>
                <w:rFonts w:ascii="Times New Roman" w:eastAsia="Times New Roman" w:hAnsi="Times New Roman" w:cs="Times New Roman"/>
                <w:b/>
                <w:color w:val="000000"/>
                <w:sz w:val="16"/>
                <w:szCs w:val="16"/>
                <w:lang w:eastAsia="en-CA"/>
              </w:rPr>
              <w:t xml:space="preserve">0  1  </w:t>
            </w:r>
            <w:commentRangeEnd w:id="93"/>
            <w:r w:rsidRPr="00BF3707">
              <w:rPr>
                <w:rFonts w:ascii="Times New Roman" w:eastAsia="Times New Roman" w:hAnsi="Times New Roman" w:cs="Times New Roman"/>
                <w:b/>
                <w:color w:val="000000"/>
                <w:sz w:val="16"/>
                <w:szCs w:val="16"/>
                <w:lang w:eastAsia="en-CA"/>
              </w:rPr>
              <w:t xml:space="preserve">2     </w:t>
            </w:r>
            <w:r w:rsidRPr="008877EE">
              <w:rPr>
                <w:rStyle w:val="CommentReference"/>
              </w:rPr>
              <w:commentReference w:id="93"/>
            </w:r>
            <w:r w:rsidRPr="00BF3707">
              <w:rPr>
                <w:rFonts w:ascii="Times New Roman" w:eastAsia="Times New Roman" w:hAnsi="Times New Roman" w:cs="Times New Roman"/>
                <w:b/>
                <w:color w:val="000000"/>
                <w:sz w:val="16"/>
                <w:szCs w:val="16"/>
                <w:lang w:eastAsia="en-CA"/>
              </w:rPr>
              <w:t xml:space="preserve">3      4    5   6   7   8    9      10      11      12      13     14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15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 xml:space="preserve"> 16   </w:t>
            </w:r>
            <w:r>
              <w:rPr>
                <w:rFonts w:ascii="Times New Roman" w:eastAsia="Times New Roman" w:hAnsi="Times New Roman" w:cs="Times New Roman"/>
                <w:b/>
                <w:color w:val="000000"/>
                <w:sz w:val="16"/>
                <w:szCs w:val="16"/>
                <w:lang w:eastAsia="en-CA"/>
              </w:rPr>
              <w:t xml:space="preserve">  </w:t>
            </w:r>
            <w:r w:rsidRPr="00BF3707">
              <w:rPr>
                <w:rFonts w:ascii="Times New Roman" w:eastAsia="Times New Roman" w:hAnsi="Times New Roman" w:cs="Times New Roman"/>
                <w:b/>
                <w:color w:val="000000"/>
                <w:sz w:val="16"/>
                <w:szCs w:val="16"/>
                <w:lang w:eastAsia="en-CA"/>
              </w:rPr>
              <w:t>17</w:t>
            </w:r>
            <w:r>
              <w:rPr>
                <w:rFonts w:ascii="Times New Roman" w:eastAsia="Times New Roman" w:hAnsi="Times New Roman" w:cs="Times New Roman"/>
                <w:b/>
                <w:color w:val="000000"/>
                <w:sz w:val="16"/>
                <w:szCs w:val="16"/>
                <w:lang w:eastAsia="en-CA"/>
              </w:rPr>
              <w:t xml:space="preserve">     18     19     20     21    22+</w:t>
            </w:r>
          </w:p>
          <w:p w14:paraId="462C3C3A" w14:textId="77777777" w:rsidR="009D1008" w:rsidRPr="00BF3707" w:rsidRDefault="009D1008" w:rsidP="00BF3707">
            <w:pPr>
              <w:rPr>
                <w:rFonts w:ascii="Times New Roman" w:hAnsi="Times New Roman" w:cs="Times New Roman"/>
                <w:sz w:val="16"/>
                <w:szCs w:val="16"/>
              </w:rPr>
            </w:pPr>
            <w:r w:rsidRPr="00BF3707">
              <w:rPr>
                <w:rFonts w:ascii="Times New Roman" w:hAnsi="Times New Roman" w:cs="Times New Roman"/>
                <w:sz w:val="16"/>
                <w:szCs w:val="16"/>
              </w:rPr>
              <w:t xml:space="preserve">0  0  0  0.25  0.5   1   1   1   1    1       1        1        1        1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1        1    </w:t>
            </w:r>
            <w:r>
              <w:rPr>
                <w:rFonts w:ascii="Times New Roman" w:hAnsi="Times New Roman" w:cs="Times New Roman"/>
                <w:sz w:val="16"/>
                <w:szCs w:val="16"/>
              </w:rPr>
              <w:t xml:space="preserve">   </w:t>
            </w:r>
            <w:r w:rsidRPr="00BF3707">
              <w:rPr>
                <w:rFonts w:ascii="Times New Roman" w:hAnsi="Times New Roman" w:cs="Times New Roman"/>
                <w:sz w:val="16"/>
                <w:szCs w:val="16"/>
              </w:rPr>
              <w:t>1</w:t>
            </w:r>
            <w:r>
              <w:rPr>
                <w:rFonts w:ascii="Times New Roman" w:hAnsi="Times New Roman" w:cs="Times New Roman"/>
                <w:sz w:val="16"/>
                <w:szCs w:val="16"/>
              </w:rPr>
              <w:t xml:space="preserve">       1       1       1       1       1      1</w:t>
            </w:r>
          </w:p>
          <w:p w14:paraId="2A0F5C02" w14:textId="77777777" w:rsidR="009D1008" w:rsidRDefault="009D1008" w:rsidP="00BF3707">
            <w:r w:rsidRPr="00BF3707">
              <w:rPr>
                <w:rFonts w:ascii="Times New Roman" w:hAnsi="Times New Roman" w:cs="Times New Roman"/>
                <w:sz w:val="16"/>
                <w:szCs w:val="16"/>
              </w:rPr>
              <w:t xml:space="preserve">0  0  0    0      0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0   </w:t>
            </w:r>
            <w:r>
              <w:rPr>
                <w:rFonts w:ascii="Times New Roman" w:hAnsi="Times New Roman" w:cs="Times New Roman"/>
                <w:sz w:val="16"/>
                <w:szCs w:val="16"/>
              </w:rPr>
              <w:t>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w:t>
            </w:r>
            <w:r>
              <w:rPr>
                <w:rFonts w:ascii="Times New Roman" w:hAnsi="Times New Roman" w:cs="Times New Roman"/>
                <w:sz w:val="16"/>
                <w:szCs w:val="16"/>
              </w:rPr>
              <w:t xml:space="preserve"> 0</w:t>
            </w:r>
            <w:r w:rsidRPr="00BF3707">
              <w:rPr>
                <w:rFonts w:ascii="Times New Roman" w:hAnsi="Times New Roman" w:cs="Times New Roman"/>
                <w:sz w:val="16"/>
                <w:szCs w:val="16"/>
              </w:rPr>
              <w:t xml:space="preserve">  0.01  0.02   0.04   0.08  0.15 </w:t>
            </w:r>
            <w:r>
              <w:rPr>
                <w:rFonts w:ascii="Times New Roman" w:hAnsi="Times New Roman" w:cs="Times New Roman"/>
                <w:sz w:val="16"/>
                <w:szCs w:val="16"/>
              </w:rPr>
              <w:t xml:space="preserve"> </w:t>
            </w:r>
            <w:r w:rsidRPr="00BF3707">
              <w:rPr>
                <w:rFonts w:ascii="Times New Roman" w:hAnsi="Times New Roman" w:cs="Times New Roman"/>
                <w:sz w:val="16"/>
                <w:szCs w:val="16"/>
              </w:rPr>
              <w:t xml:space="preserve"> 0.</w:t>
            </w:r>
            <w:r>
              <w:rPr>
                <w:rFonts w:ascii="Times New Roman" w:hAnsi="Times New Roman" w:cs="Times New Roman"/>
                <w:sz w:val="16"/>
                <w:szCs w:val="16"/>
              </w:rPr>
              <w:t>27</w:t>
            </w:r>
            <w:r w:rsidRPr="00BF3707">
              <w:rPr>
                <w:rFonts w:ascii="Times New Roman" w:hAnsi="Times New Roman" w:cs="Times New Roman"/>
                <w:sz w:val="16"/>
                <w:szCs w:val="16"/>
              </w:rPr>
              <w:t xml:space="preserve">  0.</w:t>
            </w:r>
            <w:r>
              <w:rPr>
                <w:rFonts w:ascii="Times New Roman" w:hAnsi="Times New Roman" w:cs="Times New Roman"/>
                <w:sz w:val="16"/>
                <w:szCs w:val="16"/>
              </w:rPr>
              <w:t>44</w:t>
            </w:r>
            <w:r w:rsidRPr="00BF3707">
              <w:rPr>
                <w:rFonts w:ascii="Times New Roman" w:hAnsi="Times New Roman" w:cs="Times New Roman"/>
                <w:sz w:val="16"/>
                <w:szCs w:val="16"/>
              </w:rPr>
              <w:t xml:space="preserve">   </w:t>
            </w:r>
            <w:r>
              <w:rPr>
                <w:rFonts w:ascii="Times New Roman" w:hAnsi="Times New Roman" w:cs="Times New Roman"/>
                <w:sz w:val="16"/>
                <w:szCs w:val="16"/>
              </w:rPr>
              <w:t>0.62  0.77  0.88  0.94  0.97  0.99   1</w:t>
            </w:r>
          </w:p>
        </w:tc>
      </w:tr>
      <w:tr w:rsidR="009D1008" w:rsidRPr="00987C9A" w14:paraId="3EAE244A" w14:textId="77777777" w:rsidTr="00BF3707">
        <w:tc>
          <w:tcPr>
            <w:tcW w:w="2127" w:type="dxa"/>
          </w:tcPr>
          <w:p w14:paraId="5E94EF61" w14:textId="77777777" w:rsidR="009D1008" w:rsidRPr="00987C9A" w:rsidRDefault="009D1008" w:rsidP="00BF3707">
            <w:pPr>
              <w:rPr>
                <w:rFonts w:ascii="Times New Roman" w:hAnsi="Times New Roman" w:cs="Times New Roman"/>
                <w:sz w:val="18"/>
                <w:szCs w:val="18"/>
              </w:rPr>
            </w:pPr>
            <w:r>
              <w:rPr>
                <w:rStyle w:val="CommentReference"/>
                <w:rFonts w:eastAsiaTheme="minorHAnsi"/>
                <w:lang w:val="en-ZA"/>
              </w:rPr>
              <w:commentReference w:id="94"/>
            </w:r>
          </w:p>
        </w:tc>
        <w:tc>
          <w:tcPr>
            <w:tcW w:w="3969" w:type="dxa"/>
            <w:gridSpan w:val="2"/>
          </w:tcPr>
          <w:p w14:paraId="12B043F1" w14:textId="77777777" w:rsidR="009D1008" w:rsidRPr="00987C9A" w:rsidRDefault="009D1008" w:rsidP="00BF3707">
            <w:pPr>
              <w:rPr>
                <w:rFonts w:ascii="Times New Roman" w:hAnsi="Times New Roman" w:cs="Times New Roman"/>
                <w:sz w:val="18"/>
                <w:szCs w:val="18"/>
              </w:rPr>
            </w:pPr>
          </w:p>
        </w:tc>
        <w:tc>
          <w:tcPr>
            <w:tcW w:w="3827" w:type="dxa"/>
            <w:gridSpan w:val="2"/>
          </w:tcPr>
          <w:p w14:paraId="0F2B3704" w14:textId="77777777" w:rsidR="009D1008" w:rsidRPr="00987C9A" w:rsidRDefault="009D1008" w:rsidP="00BF3707">
            <w:pPr>
              <w:rPr>
                <w:rFonts w:ascii="Times New Roman" w:hAnsi="Times New Roman" w:cs="Times New Roman"/>
                <w:sz w:val="18"/>
                <w:szCs w:val="18"/>
              </w:rPr>
            </w:pPr>
          </w:p>
        </w:tc>
        <w:tc>
          <w:tcPr>
            <w:tcW w:w="2160" w:type="dxa"/>
          </w:tcPr>
          <w:p w14:paraId="07EA4C5A" w14:textId="77777777" w:rsidR="009D1008" w:rsidRPr="00987C9A" w:rsidRDefault="009D1008" w:rsidP="00BF3707">
            <w:pPr>
              <w:rPr>
                <w:rFonts w:ascii="Times New Roman" w:hAnsi="Times New Roman" w:cs="Times New Roman"/>
                <w:sz w:val="18"/>
                <w:szCs w:val="18"/>
              </w:rPr>
            </w:pPr>
          </w:p>
        </w:tc>
        <w:tc>
          <w:tcPr>
            <w:tcW w:w="823" w:type="dxa"/>
          </w:tcPr>
          <w:p w14:paraId="427FDF81" w14:textId="77777777" w:rsidR="009D1008" w:rsidRPr="00987C9A" w:rsidRDefault="009D1008" w:rsidP="00BF3707">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95" w:name="_Toc465365334"/>
      <w:r w:rsidRPr="00987C9A">
        <w:t>Estimated parameters</w:t>
      </w:r>
      <w:bookmarkEnd w:id="95"/>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96" w:name="_Toc465365335"/>
      <w:r>
        <w:rPr>
          <w:rFonts w:eastAsiaTheme="minorEastAsia"/>
        </w:rPr>
        <w:lastRenderedPageBreak/>
        <w:t>Model predictions to compare with past data</w:t>
      </w:r>
      <w:r w:rsidR="00987C9A" w:rsidRPr="00987C9A">
        <w:rPr>
          <w:rFonts w:eastAsiaTheme="minorEastAsia"/>
        </w:rPr>
        <w:t xml:space="preserve"> and likelihood functions</w:t>
      </w:r>
      <w:bookmarkEnd w:id="96"/>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AF3FE6"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m:t>
                                </m:r>
                                <m:r>
                                  <w:rPr>
                                    <w:rFonts w:ascii="Cambria Math" w:eastAsiaTheme="minorEastAsia" w:hAnsi="Cambria Math" w:cs="Times New Roman"/>
                                    <w:sz w:val="24"/>
                                    <w:szCs w:val="24"/>
                                    <w:lang w:val="en-CA"/>
                                  </w:rPr>
                                  <m:t>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PSAT tagging data of known stock of origin (SOO</w:t>
      </w:r>
      <w:proofErr w:type="gramStart"/>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proofErr w:type="gram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AF3FE6"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AF3FE6"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AF3FE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97" w:name="_Toc465365336"/>
      <w:r w:rsidRPr="00987C9A">
        <w:t>Characterising unc</w:t>
      </w:r>
      <w:r w:rsidR="005F1D09" w:rsidRPr="00440453">
        <w:t>e</w:t>
      </w:r>
      <w:r w:rsidRPr="00987C9A">
        <w:t>rtainty</w:t>
      </w:r>
      <w:bookmarkEnd w:id="97"/>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98" w:name="_Toc465365337"/>
      <w:r w:rsidRPr="00E462C0">
        <w:t>Baseline</w:t>
      </w:r>
      <w:bookmarkEnd w:id="98"/>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99" w:name="_Toc465365338"/>
      <w:r w:rsidRPr="00E462C0">
        <w:t>Alternative options</w:t>
      </w:r>
      <w:bookmarkEnd w:id="99"/>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100" w:name="_Toc465365339"/>
      <w:r w:rsidRPr="00B56829">
        <w:lastRenderedPageBreak/>
        <w:t>TRIAL SPECIFICATIONS</w:t>
      </w:r>
      <w:bookmarkEnd w:id="100"/>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101" w:name="_Toc465365340"/>
      <w:r w:rsidRPr="00B3146A">
        <w:rPr>
          <w:rFonts w:eastAsia="Times New Roman"/>
        </w:rPr>
        <w:t>Reference set</w:t>
      </w:r>
      <w:bookmarkEnd w:id="101"/>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w:t>
            </w:r>
            <w:commentRangeStart w:id="102"/>
            <w:r w:rsidRPr="00DB7946">
              <w:rPr>
                <w:rFonts w:ascii="Times New Roman" w:eastAsia="Times New Roman" w:hAnsi="Times New Roman" w:cs="Times New Roman"/>
                <w:color w:val="000000"/>
                <w:sz w:val="24"/>
                <w:szCs w:val="24"/>
                <w:u w:val="single"/>
                <w:lang w:val="en-US"/>
              </w:rPr>
              <w:t>Maturity</w:t>
            </w:r>
            <w:commentRangeEnd w:id="102"/>
            <w:r w:rsidR="00F011FD">
              <w:rPr>
                <w:rStyle w:val="CommentReference"/>
              </w:rPr>
              <w:commentReference w:id="102"/>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02EF673"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4B15D11"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proofErr w:type="gramStart"/>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roofErr w:type="gramEnd"/>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103" w:name="_Toc465365341"/>
      <w:r w:rsidRPr="00B3146A">
        <w:rPr>
          <w:rFonts w:eastAsia="Times New Roman"/>
        </w:rPr>
        <w:t>Robustness trials</w:t>
      </w:r>
      <w:bookmarkEnd w:id="103"/>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lastRenderedPageBreak/>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104" w:name="_Toc465365342"/>
      <w:r w:rsidRPr="00B56829">
        <w:t xml:space="preserve">PERFORMANCE </w:t>
      </w:r>
      <w:r w:rsidR="00F243AE">
        <w:t>MEASURES/</w:t>
      </w:r>
      <w:r w:rsidRPr="00B56829">
        <w:t>STATISTICS</w:t>
      </w:r>
      <w:bookmarkEnd w:id="104"/>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105" w:name="_Toc465365343"/>
      <w:r w:rsidRPr="00883998">
        <w:t xml:space="preserve">Summary </w:t>
      </w:r>
      <w:r w:rsidR="00FF4BF8">
        <w:t>measures/</w:t>
      </w:r>
      <w:r w:rsidRPr="00883998">
        <w:t>statistics</w:t>
      </w:r>
      <w:bookmarkEnd w:id="105"/>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w:t>
      </w:r>
      <w:proofErr w:type="gramStart"/>
      <w:r w:rsidR="00420D5E">
        <w:rPr>
          <w:rFonts w:ascii="Times New Roman" w:hAnsi="Times New Roman" w:cs="Times New Roman"/>
          <w:sz w:val="24"/>
          <w:szCs w:val="24"/>
        </w:rPr>
        <w:t>trajectory</w:t>
      </w:r>
      <w:proofErr w:type="gramEnd"/>
      <w:r w:rsidR="00420D5E">
        <w:rPr>
          <w:rFonts w:ascii="Times New Roman" w:hAnsi="Times New Roman" w:cs="Times New Roman"/>
          <w:sz w:val="24"/>
          <w:szCs w:val="24"/>
        </w:rPr>
        <w:t xml:space="preserve">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5pt;height:30.1pt" o:ole="" fillcolor="window">
            <v:imagedata r:id="rId22" o:title=""/>
          </v:shape>
          <o:OLEObject Type="Embed" ProgID="Equation.3" ShapeID="_x0000_i1025" DrawAspect="Content" ObjectID="_1551265953"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106" w:name="_Toc465365344"/>
      <w:r w:rsidRPr="00892BFD">
        <w:t>Summary plots</w:t>
      </w:r>
      <w:bookmarkEnd w:id="106"/>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107" w:name="_Toc465365345"/>
      <w:r w:rsidRPr="00C97833">
        <w:rPr>
          <w:rFonts w:cs="Times New Roman"/>
          <w:szCs w:val="24"/>
        </w:rPr>
        <w:t>Level of reporting</w:t>
      </w:r>
      <w:bookmarkEnd w:id="107"/>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108" w:name="_Toc465365346"/>
      <w:r w:rsidRPr="00C97833">
        <w:rPr>
          <w:rFonts w:cs="Times New Roman"/>
          <w:szCs w:val="24"/>
        </w:rPr>
        <w:t>Baseline</w:t>
      </w:r>
      <w:bookmarkEnd w:id="108"/>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109" w:name="_Toc465365347"/>
      <w:r w:rsidRPr="005249EC">
        <w:t>Alternative options</w:t>
      </w:r>
      <w:bookmarkEnd w:id="109"/>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Doug Butterworth" w:date="2016-12-29T22:43:00Z" w:initials="DB">
    <w:p w14:paraId="339FF1D3" w14:textId="006A8685" w:rsidR="00AF3FE6" w:rsidRDefault="00AF3FE6">
      <w:pPr>
        <w:pStyle w:val="CommentText"/>
      </w:pPr>
      <w:r>
        <w:rPr>
          <w:rStyle w:val="CommentReference"/>
        </w:rPr>
        <w:annotationRef/>
      </w:r>
      <w:r>
        <w:t>What do we do about this?</w:t>
      </w:r>
    </w:p>
    <w:p w14:paraId="406BA056" w14:textId="77777777" w:rsidR="00AF3FE6" w:rsidRDefault="00AF3FE6">
      <w:pPr>
        <w:pStyle w:val="CommentText"/>
      </w:pPr>
    </w:p>
    <w:p w14:paraId="7BF2DD3A" w14:textId="3AEFEE95" w:rsidR="00AF3FE6" w:rsidRDefault="00AF3FE6">
      <w:pPr>
        <w:pStyle w:val="CommentText"/>
      </w:pPr>
      <w:r>
        <w:t xml:space="preserve">Do we add something explicit that for the moment we have no </w:t>
      </w:r>
      <w:proofErr w:type="spellStart"/>
      <w:r>
        <w:t>GoM</w:t>
      </w:r>
      <w:proofErr w:type="spellEnd"/>
      <w:r>
        <w:t xml:space="preserve"> or Med structure, but refinement along the lines indicated could be considered later?</w:t>
      </w:r>
    </w:p>
  </w:comment>
  <w:comment w:id="36" w:author="Tom Carruthers" w:date="2017-03-17T13:49:00Z" w:initials="TC">
    <w:p w14:paraId="45170894" w14:textId="641845A1" w:rsidR="00AF3FE6" w:rsidRDefault="00AF3FE6">
      <w:pPr>
        <w:pStyle w:val="CommentText"/>
      </w:pPr>
      <w:r>
        <w:rPr>
          <w:rStyle w:val="CommentReference"/>
        </w:rPr>
        <w:annotationRef/>
      </w:r>
      <w:r>
        <w:t>Was this recommended at data prep 2016?</w:t>
      </w:r>
    </w:p>
  </w:comment>
  <w:comment w:id="92" w:author="Administrator" w:date="2017-03-17T14:03:00Z" w:initials="A">
    <w:p w14:paraId="3F68BFD2" w14:textId="77777777" w:rsidR="009D1008" w:rsidRDefault="009D1008" w:rsidP="009D1008">
      <w:pPr>
        <w:pStyle w:val="CommentText"/>
      </w:pPr>
      <w:r>
        <w:rPr>
          <w:rStyle w:val="CommentReference"/>
        </w:rPr>
        <w:annotationRef/>
      </w:r>
      <w:r>
        <w:t>Add age group corresponding to each M value</w:t>
      </w:r>
    </w:p>
  </w:comment>
  <w:comment w:id="93" w:author="Administrator" w:date="2017-03-17T14:03:00Z" w:initials="A">
    <w:p w14:paraId="3093B79A" w14:textId="77777777" w:rsidR="009D1008" w:rsidRDefault="009D1008" w:rsidP="009D1008">
      <w:pPr>
        <w:pStyle w:val="CommentText"/>
      </w:pPr>
      <w:r>
        <w:rPr>
          <w:rStyle w:val="CommentReference"/>
        </w:rPr>
        <w:annotationRef/>
      </w:r>
      <w:r>
        <w:t>Change the ages</w:t>
      </w:r>
    </w:p>
  </w:comment>
  <w:comment w:id="94" w:author="Administrator" w:date="2017-03-17T14:03:00Z" w:initials="A">
    <w:p w14:paraId="2DF76065" w14:textId="77777777" w:rsidR="009D1008" w:rsidRDefault="009D1008" w:rsidP="009D1008">
      <w:pPr>
        <w:pStyle w:val="CommentText"/>
      </w:pPr>
      <w:r>
        <w:rPr>
          <w:rStyle w:val="CommentReference"/>
        </w:rPr>
        <w:annotationRef/>
      </w:r>
      <w:r>
        <w:t>Revise as for table lh1 in the data prep report</w:t>
      </w:r>
    </w:p>
  </w:comment>
  <w:comment w:id="102" w:author="Doug Butterworth" w:date="2016-12-29T23:09:00Z" w:initials="DB">
    <w:p w14:paraId="32FB2967" w14:textId="2E86BB5F" w:rsidR="00AF3FE6" w:rsidRDefault="00AF3FE6">
      <w:pPr>
        <w:pStyle w:val="CommentText"/>
      </w:pPr>
      <w:r>
        <w:rPr>
          <w:rStyle w:val="CommentReference"/>
        </w:rPr>
        <w:annotationRef/>
      </w:r>
      <w:r>
        <w:t>Again more David changes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D16BB" w15:done="0"/>
  <w15:commentEx w15:paraId="2E1DEF4F" w15:done="0"/>
  <w15:commentEx w15:paraId="4D7268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7E350D" w14:textId="77777777" w:rsidR="00AF3FE6" w:rsidRDefault="00AF3FE6" w:rsidP="00B56829">
      <w:r>
        <w:separator/>
      </w:r>
    </w:p>
  </w:endnote>
  <w:endnote w:type="continuationSeparator" w:id="0">
    <w:p w14:paraId="58AADC8B" w14:textId="77777777" w:rsidR="00AF3FE6" w:rsidRDefault="00AF3FE6"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AF3FE6" w:rsidRDefault="00AF3FE6">
        <w:pPr>
          <w:pStyle w:val="Footer"/>
          <w:jc w:val="right"/>
        </w:pPr>
        <w:r>
          <w:fldChar w:fldCharType="begin"/>
        </w:r>
        <w:r>
          <w:instrText xml:space="preserve"> PAGE   \* MERGEFORMAT </w:instrText>
        </w:r>
        <w:r>
          <w:fldChar w:fldCharType="separate"/>
        </w:r>
        <w:r w:rsidR="00484EF0">
          <w:rPr>
            <w:noProof/>
          </w:rPr>
          <w:t>23</w:t>
        </w:r>
        <w:r>
          <w:rPr>
            <w:noProof/>
          </w:rPr>
          <w:fldChar w:fldCharType="end"/>
        </w:r>
      </w:p>
    </w:sdtContent>
  </w:sdt>
  <w:p w14:paraId="6E39F51C" w14:textId="77777777" w:rsidR="00AF3FE6" w:rsidRDefault="00AF3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22E95" w14:textId="77777777" w:rsidR="00AF3FE6" w:rsidRDefault="00AF3FE6" w:rsidP="00B56829">
      <w:r>
        <w:separator/>
      </w:r>
    </w:p>
  </w:footnote>
  <w:footnote w:type="continuationSeparator" w:id="0">
    <w:p w14:paraId="5CF79803" w14:textId="77777777" w:rsidR="00AF3FE6" w:rsidRDefault="00AF3FE6"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06C2C"/>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84EF0"/>
    <w:rsid w:val="00491501"/>
    <w:rsid w:val="00494278"/>
    <w:rsid w:val="004A1C62"/>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9E9"/>
    <w:rsid w:val="00AE3B1B"/>
    <w:rsid w:val="00AE4EC5"/>
    <w:rsid w:val="00AF1E0E"/>
    <w:rsid w:val="00AF3FE6"/>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w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8E5E6-567C-4D4E-A6D4-0BC7CA531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30</Pages>
  <Words>7749</Words>
  <Characters>44170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8</cp:revision>
  <cp:lastPrinted>2016-01-11T22:12:00Z</cp:lastPrinted>
  <dcterms:created xsi:type="dcterms:W3CDTF">2016-12-29T20:37:00Z</dcterms:created>
  <dcterms:modified xsi:type="dcterms:W3CDTF">2017-03-17T22:26:00Z</dcterms:modified>
</cp:coreProperties>
</file>