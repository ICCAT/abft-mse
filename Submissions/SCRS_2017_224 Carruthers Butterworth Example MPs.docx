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1145C18C" w:rsidR="00532620" w:rsidRDefault="0086350A" w:rsidP="00532620">
      <w:pPr>
        <w:jc w:val="center"/>
        <w:rPr>
          <w:rFonts w:cs="Times New Roman"/>
          <w:b/>
          <w:caps/>
          <w:szCs w:val="20"/>
        </w:rPr>
      </w:pPr>
      <w:r>
        <w:rPr>
          <w:rFonts w:cs="Times New Roman"/>
          <w:b/>
          <w:caps/>
          <w:szCs w:val="20"/>
        </w:rPr>
        <w:t>Performance of example management procedures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1D4E893C" w:rsidR="00043093" w:rsidRDefault="00D10BD5" w:rsidP="00043093">
      <w:pPr>
        <w:ind w:left="709" w:right="663"/>
        <w:jc w:val="both"/>
        <w:rPr>
          <w:rFonts w:cs="Times New Roman"/>
          <w:szCs w:val="20"/>
        </w:rPr>
      </w:pPr>
      <w:r>
        <w:rPr>
          <w:rFonts w:cs="Times New Roman"/>
          <w:szCs w:val="20"/>
        </w:rPr>
        <w:t xml:space="preserve">Two example management procedures are described that </w:t>
      </w:r>
      <w:r w:rsidR="0040280D">
        <w:rPr>
          <w:rFonts w:cs="Times New Roman"/>
          <w:szCs w:val="20"/>
        </w:rPr>
        <w:t>calculate</w:t>
      </w:r>
      <w:r>
        <w:rPr>
          <w:rFonts w:cs="Times New Roman"/>
          <w:szCs w:val="20"/>
        </w:rPr>
        <w:t xml:space="preserve"> total allowable catches using relative abundance</w:t>
      </w:r>
      <w:r w:rsidR="0040280D">
        <w:rPr>
          <w:rFonts w:cs="Times New Roman"/>
          <w:szCs w:val="20"/>
        </w:rPr>
        <w:t xml:space="preserve"> indices</w:t>
      </w:r>
      <w:ins w:id="0" w:author="Thomas Carruthers" w:date="2017-12-12T08:08:00Z">
        <w:r w:rsidR="00713969">
          <w:rPr>
            <w:rStyle w:val="FootnoteReference"/>
            <w:rFonts w:cs="Times New Roman"/>
            <w:szCs w:val="20"/>
          </w:rPr>
          <w:footnoteReference w:id="3"/>
        </w:r>
      </w:ins>
      <w:r>
        <w:rPr>
          <w:rFonts w:cs="Times New Roman"/>
          <w:szCs w:val="20"/>
        </w:rPr>
        <w:t xml:space="preserve">. The management procedures </w:t>
      </w:r>
      <w:r w:rsidR="0044466A">
        <w:rPr>
          <w:rFonts w:cs="Times New Roman"/>
          <w:szCs w:val="20"/>
        </w:rPr>
        <w:t>a</w:t>
      </w:r>
      <w:r>
        <w:rPr>
          <w:rFonts w:cs="Times New Roman"/>
          <w:szCs w:val="20"/>
        </w:rPr>
        <w:t xml:space="preserve">re tested in the ABT-MSE framework and evaluated according to various performance statistics. Trade-offs among performance metrics and </w:t>
      </w:r>
      <w:r w:rsidR="0044466A">
        <w:rPr>
          <w:rFonts w:cs="Times New Roman"/>
          <w:szCs w:val="20"/>
        </w:rPr>
        <w:t>between the two</w:t>
      </w:r>
      <w:r>
        <w:rPr>
          <w:rFonts w:cs="Times New Roman"/>
          <w:szCs w:val="20"/>
        </w:rPr>
        <w:t xml:space="preserve"> stocks </w:t>
      </w:r>
      <w:r w:rsidR="0044466A">
        <w:rPr>
          <w:rFonts w:cs="Times New Roman"/>
          <w:szCs w:val="20"/>
        </w:rPr>
        <w:t>a</w:t>
      </w:r>
      <w:r>
        <w:rPr>
          <w:rFonts w:cs="Times New Roman"/>
          <w:szCs w:val="20"/>
        </w:rPr>
        <w:t xml:space="preserve">re also characterized.  </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5D7DE267"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w:t>
      </w:r>
      <w:r w:rsidR="002B6D60">
        <w:rPr>
          <w:rFonts w:cs="Times New Roman"/>
          <w:i/>
          <w:szCs w:val="20"/>
        </w:rPr>
        <w:t>management procedure</w:t>
      </w:r>
      <w:r>
        <w:rPr>
          <w:rFonts w:cs="Times New Roman"/>
          <w:i/>
          <w:szCs w:val="20"/>
        </w:rPr>
        <w:t xml:space="preserve"> </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1638220F" w14:textId="0213431F" w:rsidR="00113064" w:rsidRDefault="00272DF2" w:rsidP="00E225EA">
      <w:pPr>
        <w:jc w:val="both"/>
      </w:pPr>
      <w:r>
        <w:t>In this paper two example management procedures</w:t>
      </w:r>
      <w:r w:rsidR="00D0019C">
        <w:t xml:space="preserve"> (MPs)</w:t>
      </w:r>
      <w:r>
        <w:t xml:space="preserve"> are described that modify </w:t>
      </w:r>
      <w:r w:rsidR="00D0019C">
        <w:t xml:space="preserve">Total Annual Catches (TACs) according to indices of relative abundance. The MPs are tested </w:t>
      </w:r>
      <w:r w:rsidR="0044466A">
        <w:t>using</w:t>
      </w:r>
      <w:r w:rsidR="00D0019C">
        <w:t xml:space="preserve"> the ABT-MSE package alongside four constant catch MPs. </w:t>
      </w:r>
      <w:r w:rsidR="0040280D">
        <w:t>Readers are directed to supporting SCRS papers for a full description of the operating models (SCRS/2015/179, SCRS/2017/223)</w:t>
      </w:r>
      <w:r w:rsidR="0044466A">
        <w:t>,</w:t>
      </w:r>
      <w:r w:rsidR="0040280D">
        <w:t xml:space="preserve"> the data used in conditioning (SCRS/2015/180, GBYP 2017) and the software package (SCRS/2017/225). Additionally there are</w:t>
      </w:r>
      <w:r w:rsidR="00D0019C">
        <w:t xml:space="preserve"> number of </w:t>
      </w:r>
      <w:r w:rsidR="00602508">
        <w:t xml:space="preserve">peer-reviewed </w:t>
      </w:r>
      <w:r w:rsidR="00D0019C">
        <w:t xml:space="preserve">papers </w:t>
      </w:r>
      <w:r w:rsidR="0040280D">
        <w:t xml:space="preserve">that </w:t>
      </w:r>
      <w:r w:rsidR="00D0019C">
        <w:t>describe the MP approach to fisheries management (</w:t>
      </w:r>
      <w:r w:rsidR="0044466A">
        <w:t xml:space="preserve">e.g. </w:t>
      </w:r>
      <w:r w:rsidR="00D0019C">
        <w:t xml:space="preserve">Punt and Butterworth 1999, Cochrane et al. 1998, Punt et al. 2015).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28C47D7D" w14:textId="28409EEF" w:rsidR="00630DC0" w:rsidRDefault="006779D1" w:rsidP="006779D1">
      <w:pPr>
        <w:jc w:val="both"/>
        <w:rPr>
          <w:rFonts w:cs="Times New Roman"/>
          <w:szCs w:val="20"/>
        </w:rPr>
      </w:pPr>
      <w:r w:rsidRPr="006779D1">
        <w:rPr>
          <w:rFonts w:cs="Times New Roman"/>
          <w:szCs w:val="20"/>
        </w:rPr>
        <w:t xml:space="preserve">Two </w:t>
      </w:r>
      <w:r w:rsidR="007B470B">
        <w:rPr>
          <w:rFonts w:cs="Times New Roman"/>
          <w:szCs w:val="20"/>
        </w:rPr>
        <w:t>example</w:t>
      </w:r>
      <w:r w:rsidRPr="006779D1">
        <w:rPr>
          <w:rFonts w:cs="Times New Roman"/>
          <w:szCs w:val="20"/>
        </w:rPr>
        <w:t xml:space="preserve"> management procedures </w:t>
      </w:r>
      <w:r w:rsidR="0044466A">
        <w:rPr>
          <w:rFonts w:cs="Times New Roman"/>
          <w:szCs w:val="20"/>
        </w:rPr>
        <w:t>ar</w:t>
      </w:r>
      <w:r w:rsidRPr="006779D1">
        <w:rPr>
          <w:rFonts w:cs="Times New Roman"/>
          <w:szCs w:val="20"/>
        </w:rPr>
        <w:t xml:space="preserve">e tested for </w:t>
      </w:r>
      <w:r>
        <w:rPr>
          <w:rFonts w:cs="Times New Roman"/>
          <w:szCs w:val="20"/>
        </w:rPr>
        <w:t>the reference case</w:t>
      </w:r>
      <w:r w:rsidRPr="006779D1">
        <w:rPr>
          <w:rFonts w:cs="Times New Roman"/>
          <w:szCs w:val="20"/>
        </w:rPr>
        <w:t xml:space="preserve"> </w:t>
      </w:r>
      <w:r w:rsidR="002F298D">
        <w:rPr>
          <w:rFonts w:cs="Times New Roman"/>
          <w:szCs w:val="20"/>
        </w:rPr>
        <w:t xml:space="preserve">(RC) </w:t>
      </w:r>
      <w:r w:rsidRPr="006779D1">
        <w:rPr>
          <w:rFonts w:cs="Times New Roman"/>
          <w:szCs w:val="20"/>
        </w:rPr>
        <w:t>operating model</w:t>
      </w:r>
      <w:r w:rsidR="002F298D">
        <w:rPr>
          <w:rFonts w:cs="Times New Roman"/>
          <w:szCs w:val="20"/>
        </w:rPr>
        <w:t xml:space="preserve"> (the central OM from the RS</w:t>
      </w:r>
      <w:r w:rsidR="000D0106">
        <w:rPr>
          <w:rFonts w:cs="Times New Roman"/>
          <w:szCs w:val="20"/>
        </w:rPr>
        <w:t xml:space="preserve"> (OM #1) that uses the best model estimates of abundance for both stocks, high natural mortality rate and low age at maturity (SCRS/2017/223</w:t>
      </w:r>
      <w:r w:rsidR="002F298D">
        <w:rPr>
          <w:rFonts w:cs="Times New Roman"/>
          <w:szCs w:val="20"/>
        </w:rPr>
        <w:t>)</w:t>
      </w:r>
      <w:r w:rsidRPr="006779D1">
        <w:rPr>
          <w:rFonts w:cs="Times New Roman"/>
          <w:szCs w:val="20"/>
        </w:rPr>
        <w:t>.</w:t>
      </w:r>
      <w:r>
        <w:rPr>
          <w:rFonts w:cs="Times New Roman"/>
          <w:szCs w:val="20"/>
        </w:rPr>
        <w:t xml:space="preserve"> </w:t>
      </w:r>
      <w:r w:rsidR="007B470B">
        <w:rPr>
          <w:rFonts w:cs="Times New Roman"/>
          <w:szCs w:val="20"/>
        </w:rPr>
        <w:t>The first</w:t>
      </w:r>
      <w:r w:rsidR="0040280D">
        <w:rPr>
          <w:rFonts w:cs="Times New Roman"/>
          <w:szCs w:val="20"/>
        </w:rPr>
        <w:t>,</w:t>
      </w:r>
      <w:r w:rsidR="007B470B">
        <w:rPr>
          <w:rFonts w:cs="Times New Roman"/>
          <w:szCs w:val="20"/>
        </w:rPr>
        <w:t xml:space="preserve"> EMP1 is a very simple index target MP that makes incremental adjustments to the TAC depending on </w:t>
      </w:r>
      <w:r w:rsidR="0040280D">
        <w:rPr>
          <w:rFonts w:cs="Times New Roman"/>
          <w:szCs w:val="20"/>
        </w:rPr>
        <w:t xml:space="preserve">the proximity of recent </w:t>
      </w:r>
      <w:r w:rsidR="007B470B">
        <w:rPr>
          <w:rFonts w:cs="Times New Roman"/>
          <w:szCs w:val="20"/>
        </w:rPr>
        <w:t>index observations</w:t>
      </w:r>
      <w:r w:rsidR="0040280D">
        <w:rPr>
          <w:rFonts w:cs="Times New Roman"/>
          <w:szCs w:val="20"/>
        </w:rPr>
        <w:t xml:space="preserve"> </w:t>
      </w:r>
      <w:r w:rsidR="007B470B">
        <w:rPr>
          <w:rFonts w:cs="Times New Roman"/>
          <w:szCs w:val="20"/>
        </w:rPr>
        <w:t>to a target</w:t>
      </w:r>
      <w:r w:rsidR="0040280D">
        <w:rPr>
          <w:rFonts w:cs="Times New Roman"/>
          <w:szCs w:val="20"/>
        </w:rPr>
        <w:t xml:space="preserve"> index</w:t>
      </w:r>
      <w:r w:rsidR="007B470B">
        <w:rPr>
          <w:rFonts w:cs="Times New Roman"/>
          <w:szCs w:val="20"/>
        </w:rPr>
        <w:t xml:space="preserve"> level. The second MP, EMP2 </w:t>
      </w:r>
      <w:r>
        <w:rPr>
          <w:rFonts w:cs="Times New Roman"/>
          <w:szCs w:val="20"/>
        </w:rPr>
        <w:t>originate</w:t>
      </w:r>
      <w:r w:rsidR="007B470B">
        <w:rPr>
          <w:rFonts w:cs="Times New Roman"/>
          <w:szCs w:val="20"/>
        </w:rPr>
        <w:t>s</w:t>
      </w:r>
      <w:r>
        <w:rPr>
          <w:rFonts w:cs="Times New Roman"/>
          <w:szCs w:val="20"/>
        </w:rPr>
        <w:t xml:space="preserve"> from Rademeyer and </w:t>
      </w:r>
      <w:r w:rsidR="007B470B">
        <w:rPr>
          <w:rFonts w:cs="Times New Roman"/>
          <w:szCs w:val="20"/>
        </w:rPr>
        <w:t>Butterworth (2015)</w:t>
      </w:r>
      <w:r w:rsidR="0044466A">
        <w:rPr>
          <w:rFonts w:cs="Times New Roman"/>
          <w:szCs w:val="20"/>
        </w:rPr>
        <w:t>,</w:t>
      </w:r>
      <w:r w:rsidR="007B470B">
        <w:rPr>
          <w:rFonts w:cs="Times New Roman"/>
          <w:szCs w:val="20"/>
        </w:rPr>
        <w:t xml:space="preserve"> and </w:t>
      </w:r>
      <w:r w:rsidR="0040280D">
        <w:rPr>
          <w:rFonts w:cs="Times New Roman"/>
          <w:szCs w:val="20"/>
        </w:rPr>
        <w:t>in addition to proximity to a target level</w:t>
      </w:r>
      <w:r w:rsidR="007B470B">
        <w:rPr>
          <w:rFonts w:cs="Times New Roman"/>
          <w:szCs w:val="20"/>
        </w:rPr>
        <w:t xml:space="preserve"> accounts for changes in the slope of indices (whether there is a positive or negative trend). Both of these MPs are empirical; they calculate TACs directly from abundance indices. </w:t>
      </w:r>
    </w:p>
    <w:p w14:paraId="760CE5A7" w14:textId="77777777" w:rsidR="006779D1" w:rsidRDefault="006779D1" w:rsidP="006779D1">
      <w:pPr>
        <w:jc w:val="both"/>
        <w:rPr>
          <w:rFonts w:cs="Times New Roman"/>
          <w:szCs w:val="20"/>
        </w:rPr>
      </w:pPr>
    </w:p>
    <w:p w14:paraId="4B562E46" w14:textId="77777777" w:rsidR="006779D1" w:rsidRDefault="006779D1" w:rsidP="006779D1">
      <w:pPr>
        <w:jc w:val="both"/>
        <w:rPr>
          <w:rFonts w:cs="Times New Roman"/>
          <w:i/>
          <w:szCs w:val="20"/>
        </w:rPr>
      </w:pPr>
    </w:p>
    <w:p w14:paraId="6CC63E3D" w14:textId="7B0FC481" w:rsidR="006779D1" w:rsidRPr="003B3A68" w:rsidRDefault="007B470B" w:rsidP="006779D1">
      <w:pPr>
        <w:jc w:val="both"/>
        <w:rPr>
          <w:rFonts w:cs="Times New Roman"/>
          <w:b/>
          <w:i/>
          <w:szCs w:val="20"/>
        </w:rPr>
      </w:pPr>
      <w:r w:rsidRPr="003B3A68">
        <w:rPr>
          <w:rFonts w:cs="Times New Roman"/>
          <w:b/>
          <w:i/>
          <w:szCs w:val="20"/>
        </w:rPr>
        <w:t>Example</w:t>
      </w:r>
      <w:r w:rsidR="006779D1" w:rsidRPr="003B3A68">
        <w:rPr>
          <w:rFonts w:cs="Times New Roman"/>
          <w:b/>
          <w:i/>
          <w:szCs w:val="20"/>
        </w:rPr>
        <w:t xml:space="preserve"> Management Procedure 1 </w:t>
      </w:r>
    </w:p>
    <w:p w14:paraId="26F27B6E" w14:textId="0465E65B" w:rsidR="007B470B" w:rsidRDefault="007B470B" w:rsidP="006779D1">
      <w:pPr>
        <w:jc w:val="both"/>
        <w:rPr>
          <w:rFonts w:cs="Times New Roman"/>
          <w:i/>
          <w:szCs w:val="20"/>
        </w:rPr>
      </w:pPr>
    </w:p>
    <w:p w14:paraId="552AEFAE" w14:textId="648FCEBF" w:rsidR="00602508" w:rsidRDefault="003B3A68" w:rsidP="006779D1">
      <w:pPr>
        <w:jc w:val="both"/>
        <w:rPr>
          <w:rFonts w:cs="Times New Roman"/>
          <w:szCs w:val="20"/>
        </w:rPr>
      </w:pPr>
      <w:r>
        <w:rPr>
          <w:rFonts w:cs="Times New Roman"/>
          <w:szCs w:val="20"/>
        </w:rPr>
        <w:t xml:space="preserve">EMP1 is a very simple index target MP. </w:t>
      </w:r>
      <w:r w:rsidR="002F298D">
        <w:rPr>
          <w:rFonts w:cs="Times New Roman"/>
          <w:szCs w:val="20"/>
        </w:rPr>
        <w:t>For</w:t>
      </w:r>
      <w:r>
        <w:rPr>
          <w:rFonts w:cs="Times New Roman"/>
          <w:szCs w:val="20"/>
        </w:rPr>
        <w:t xml:space="preserve"> each year </w:t>
      </w:r>
      <w:r w:rsidRPr="009A19A7">
        <w:rPr>
          <w:rFonts w:cs="Times New Roman"/>
          <w:i/>
          <w:szCs w:val="20"/>
        </w:rPr>
        <w:t>y</w:t>
      </w:r>
      <w:r>
        <w:rPr>
          <w:rFonts w:cs="Times New Roman"/>
          <w:szCs w:val="20"/>
        </w:rPr>
        <w:t xml:space="preserve">, that the TAC is calculated, three inputs are required: the previous TAC recommendation, a mean </w:t>
      </w:r>
      <w:r w:rsidR="002F298D">
        <w:rPr>
          <w:rFonts w:cs="Times New Roman"/>
          <w:szCs w:val="20"/>
        </w:rPr>
        <w:t xml:space="preserve">abundance </w:t>
      </w:r>
      <w:r>
        <w:rPr>
          <w:rFonts w:cs="Times New Roman"/>
          <w:szCs w:val="20"/>
        </w:rPr>
        <w:t xml:space="preserve">index </w:t>
      </w:r>
      <w:r w:rsidRPr="009A19A7">
        <w:rPr>
          <w:rFonts w:cs="Times New Roman"/>
          <w:i/>
          <w:szCs w:val="20"/>
        </w:rPr>
        <w:t>J</w:t>
      </w:r>
      <w:r w:rsidR="009A19A7" w:rsidRPr="009A19A7">
        <w:rPr>
          <w:rFonts w:cs="Times New Roman"/>
          <w:i/>
          <w:szCs w:val="20"/>
          <w:vertAlign w:val="subscript"/>
        </w:rPr>
        <w:t>y</w:t>
      </w:r>
      <w:r w:rsidR="00F52209">
        <w:rPr>
          <w:rFonts w:cs="Times New Roman"/>
          <w:i/>
          <w:szCs w:val="20"/>
          <w:vertAlign w:val="subscript"/>
        </w:rPr>
        <w:t>-1</w:t>
      </w:r>
      <w:r>
        <w:rPr>
          <w:rFonts w:cs="Times New Roman"/>
          <w:szCs w:val="20"/>
        </w:rPr>
        <w:t xml:space="preserve"> over the </w:t>
      </w:r>
      <w:r w:rsidR="009A19A7">
        <w:rPr>
          <w:rFonts w:cs="Times New Roman"/>
          <w:szCs w:val="20"/>
        </w:rPr>
        <w:t>most recent</w:t>
      </w:r>
      <w:r>
        <w:rPr>
          <w:rFonts w:cs="Times New Roman"/>
          <w:szCs w:val="20"/>
        </w:rPr>
        <w:t xml:space="preserve"> five years </w:t>
      </w:r>
      <m:oMath>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y-1</m:t>
            </m:r>
          </m:sub>
        </m:sSub>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5</m:t>
            </m:r>
          </m:den>
        </m:f>
        <m:nary>
          <m:naryPr>
            <m:chr m:val="∑"/>
            <m:limLoc m:val="subSup"/>
            <m:ctrlPr>
              <w:rPr>
                <w:rFonts w:ascii="Cambria Math" w:hAnsi="Cambria Math" w:cs="Times New Roman"/>
                <w:i/>
                <w:szCs w:val="20"/>
              </w:rPr>
            </m:ctrlPr>
          </m:naryPr>
          <m:sub>
            <m:r>
              <w:rPr>
                <w:rFonts w:ascii="Cambria Math" w:hAnsi="Cambria Math" w:cs="Times New Roman"/>
                <w:szCs w:val="20"/>
              </w:rPr>
              <m:t>y-5</m:t>
            </m:r>
          </m:sub>
          <m:sup>
            <m:r>
              <w:rPr>
                <w:rFonts w:ascii="Cambria Math" w:hAnsi="Cambria Math" w:cs="Times New Roman"/>
                <w:szCs w:val="20"/>
              </w:rPr>
              <m:t>y-1</m:t>
            </m:r>
          </m:sup>
          <m:e>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y</m:t>
                </m:r>
              </m:sub>
            </m:sSub>
          </m:e>
        </m:nary>
      </m:oMath>
      <w:r w:rsidR="00F52209">
        <w:rPr>
          <w:rFonts w:eastAsiaTheme="minorEastAsia" w:cs="Times New Roman"/>
          <w:szCs w:val="20"/>
        </w:rPr>
        <w:t xml:space="preserve"> </w:t>
      </w:r>
      <w:r>
        <w:rPr>
          <w:rFonts w:cs="Times New Roman"/>
          <w:szCs w:val="20"/>
        </w:rPr>
        <w:t xml:space="preserve">and a target level for that index </w:t>
      </w:r>
      <w:proofErr w:type="spellStart"/>
      <w:r w:rsidRPr="009A19A7">
        <w:rPr>
          <w:rFonts w:cs="Times New Roman"/>
          <w:i/>
          <w:szCs w:val="20"/>
        </w:rPr>
        <w:t>J</w:t>
      </w:r>
      <w:r w:rsidRPr="009A19A7">
        <w:rPr>
          <w:rFonts w:cs="Times New Roman"/>
          <w:i/>
          <w:szCs w:val="20"/>
          <w:vertAlign w:val="subscript"/>
        </w:rPr>
        <w:t>targ</w:t>
      </w:r>
      <w:proofErr w:type="spellEnd"/>
      <w:r>
        <w:rPr>
          <w:rFonts w:cs="Times New Roman"/>
          <w:szCs w:val="20"/>
        </w:rPr>
        <w:t xml:space="preserve">. </w:t>
      </w:r>
    </w:p>
    <w:p w14:paraId="43959477" w14:textId="77777777" w:rsidR="00602508" w:rsidRDefault="00602508" w:rsidP="006779D1">
      <w:pPr>
        <w:jc w:val="both"/>
        <w:rPr>
          <w:rFonts w:cs="Times New Roman"/>
          <w:szCs w:val="20"/>
        </w:rPr>
      </w:pPr>
    </w:p>
    <w:p w14:paraId="414EFB5D" w14:textId="6399DD8E" w:rsidR="009A19A7" w:rsidRDefault="009A19A7" w:rsidP="006779D1">
      <w:pPr>
        <w:jc w:val="both"/>
        <w:rPr>
          <w:rFonts w:cs="Times New Roman"/>
          <w:szCs w:val="20"/>
        </w:rPr>
      </w:pPr>
      <w:r>
        <w:rPr>
          <w:rFonts w:cs="Times New Roman"/>
          <w:szCs w:val="20"/>
        </w:rPr>
        <w:t xml:space="preserve">The MP either decreases the TAC by 10%, keeps the TAC the same, or increases the TAC by 10% depending on the ratio of the mean index </w:t>
      </w:r>
      <w:r w:rsidRPr="009A19A7">
        <w:rPr>
          <w:rFonts w:cs="Times New Roman"/>
          <w:i/>
          <w:szCs w:val="20"/>
        </w:rPr>
        <w:t>J</w:t>
      </w:r>
      <w:r w:rsidRPr="009A19A7">
        <w:rPr>
          <w:rFonts w:cs="Times New Roman"/>
          <w:i/>
          <w:szCs w:val="20"/>
          <w:vertAlign w:val="subscript"/>
        </w:rPr>
        <w:t>y</w:t>
      </w:r>
      <w:r w:rsidR="00F52209">
        <w:rPr>
          <w:rFonts w:cs="Times New Roman"/>
          <w:i/>
          <w:szCs w:val="20"/>
          <w:vertAlign w:val="subscript"/>
        </w:rPr>
        <w:t>-1</w:t>
      </w:r>
      <w:r>
        <w:rPr>
          <w:rFonts w:cs="Times New Roman"/>
          <w:szCs w:val="20"/>
        </w:rPr>
        <w:t xml:space="preserve"> to the target index </w:t>
      </w:r>
      <w:proofErr w:type="spellStart"/>
      <w:r w:rsidRPr="009A19A7">
        <w:rPr>
          <w:rFonts w:cs="Times New Roman"/>
          <w:i/>
          <w:szCs w:val="20"/>
        </w:rPr>
        <w:t>J</w:t>
      </w:r>
      <w:r w:rsidRPr="009A19A7">
        <w:rPr>
          <w:rFonts w:cs="Times New Roman"/>
          <w:i/>
          <w:szCs w:val="20"/>
          <w:vertAlign w:val="subscript"/>
        </w:rPr>
        <w:t>targ</w:t>
      </w:r>
      <w:proofErr w:type="spellEnd"/>
      <w:r>
        <w:rPr>
          <w:rFonts w:cs="Times New Roman"/>
          <w:szCs w:val="20"/>
        </w:rPr>
        <w:t>:</w:t>
      </w:r>
    </w:p>
    <w:p w14:paraId="0C28D988" w14:textId="77777777" w:rsidR="009A19A7" w:rsidRPr="009A19A7" w:rsidRDefault="009A19A7" w:rsidP="006779D1">
      <w:pPr>
        <w:jc w:val="both"/>
        <w:rPr>
          <w:rFonts w:cs="Times New Roman"/>
          <w:szCs w:val="20"/>
        </w:rPr>
      </w:pPr>
    </w:p>
    <w:p w14:paraId="17639D57" w14:textId="110E2454" w:rsidR="003B3A68" w:rsidRDefault="00CF5C78" w:rsidP="006779D1">
      <w:pPr>
        <w:jc w:val="both"/>
        <w:rPr>
          <w:rFonts w:cs="Times New Roman"/>
          <w:i/>
          <w:szCs w:val="20"/>
        </w:rPr>
      </w:pPr>
      <m:oMath>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ratio,y-1</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y-1</m:t>
                </m:r>
              </m:sub>
            </m:sSub>
          </m:num>
          <m:den>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targ</m:t>
                </m:r>
              </m:sub>
            </m:sSub>
          </m:den>
        </m:f>
      </m:oMath>
      <w:r w:rsidR="003B3A68">
        <w:rPr>
          <w:rFonts w:eastAsiaTheme="minorEastAsia" w:cs="Times New Roman"/>
          <w:i/>
          <w:szCs w:val="20"/>
        </w:rPr>
        <w:t xml:space="preserve"> </w:t>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sidRPr="003B3A68">
        <w:rPr>
          <w:rFonts w:eastAsiaTheme="minorEastAsia" w:cs="Times New Roman"/>
          <w:szCs w:val="20"/>
        </w:rPr>
        <w:t>(1)</w:t>
      </w:r>
    </w:p>
    <w:p w14:paraId="110F3FA0" w14:textId="646EE161" w:rsidR="007B470B" w:rsidRDefault="007B470B" w:rsidP="006779D1">
      <w:pPr>
        <w:jc w:val="both"/>
        <w:rPr>
          <w:rFonts w:cs="Times New Roman"/>
          <w:i/>
          <w:szCs w:val="20"/>
        </w:rPr>
      </w:pPr>
    </w:p>
    <w:p w14:paraId="0CC93177" w14:textId="77777777" w:rsidR="0070107B" w:rsidRDefault="0070107B" w:rsidP="006779D1">
      <w:pPr>
        <w:jc w:val="both"/>
        <w:rPr>
          <w:rFonts w:cs="Times New Roman"/>
          <w:i/>
          <w:szCs w:val="20"/>
        </w:rPr>
      </w:pPr>
    </w:p>
    <w:p w14:paraId="1260A172" w14:textId="67B3516D" w:rsidR="007B470B" w:rsidRDefault="00CF5C78" w:rsidP="006779D1">
      <w:pPr>
        <w:jc w:val="both"/>
        <w:rPr>
          <w:rFonts w:cs="Times New Roman"/>
          <w:i/>
          <w:szCs w:val="20"/>
        </w:rPr>
      </w:pPr>
      <m:oMath>
        <m:sSub>
          <m:sSubPr>
            <m:ctrlPr>
              <w:rPr>
                <w:rFonts w:ascii="Cambria Math" w:hAnsi="Cambria Math" w:cs="Times New Roman"/>
                <w:i/>
                <w:szCs w:val="20"/>
              </w:rPr>
            </m:ctrlPr>
          </m:sSubPr>
          <m:e>
            <m:r>
              <w:rPr>
                <w:rFonts w:ascii="Cambria Math" w:hAnsi="Cambria Math" w:cs="Times New Roman"/>
                <w:szCs w:val="20"/>
              </w:rPr>
              <m:t>TAC</m:t>
            </m:r>
          </m:e>
          <m:sub>
            <m:r>
              <w:rPr>
                <w:rFonts w:ascii="Cambria Math" w:hAnsi="Cambria Math" w:cs="Times New Roman"/>
                <w:szCs w:val="20"/>
              </w:rPr>
              <m:t>y</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TAC</m:t>
            </m:r>
          </m:e>
          <m:sub>
            <m:r>
              <w:rPr>
                <w:rFonts w:ascii="Cambria Math" w:hAnsi="Cambria Math" w:cs="Times New Roman"/>
                <w:szCs w:val="20"/>
              </w:rPr>
              <m:t>y-1</m:t>
            </m:r>
          </m:sub>
        </m:sSub>
        <m:r>
          <w:rPr>
            <w:rFonts w:ascii="Cambria Math" w:hAnsi="Cambria Math" w:cs="Times New Roman"/>
            <w:szCs w:val="20"/>
          </w:rPr>
          <m:t>∙</m:t>
        </m:r>
        <m:d>
          <m:dPr>
            <m:begChr m:val="{"/>
            <m:endChr m:val=""/>
            <m:ctrlPr>
              <w:rPr>
                <w:rFonts w:ascii="Cambria Math" w:hAnsi="Cambria Math" w:cs="Times New Roman"/>
                <w:i/>
                <w:szCs w:val="20"/>
              </w:rPr>
            </m:ctrlPr>
          </m:dPr>
          <m:e>
            <m:m>
              <m:mPr>
                <m:mcs>
                  <m:mc>
                    <m:mcPr>
                      <m:count m:val="2"/>
                      <m:mcJc m:val="center"/>
                    </m:mcPr>
                  </m:mc>
                </m:mcs>
                <m:ctrlPr>
                  <w:rPr>
                    <w:rFonts w:ascii="Cambria Math" w:hAnsi="Cambria Math" w:cs="Times New Roman"/>
                    <w:i/>
                    <w:szCs w:val="20"/>
                  </w:rPr>
                </m:ctrlPr>
              </m:mPr>
              <m:mr>
                <m:e>
                  <m:r>
                    <w:rPr>
                      <w:rFonts w:ascii="Cambria Math" w:hAnsi="Cambria Math" w:cs="Times New Roman"/>
                      <w:szCs w:val="20"/>
                    </w:rPr>
                    <m:t>0.90</m:t>
                  </m:r>
                </m:e>
                <m:e>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ratio,y-1</m:t>
                      </m:r>
                    </m:sub>
                  </m:sSub>
                  <m:r>
                    <w:rPr>
                      <w:rFonts w:ascii="Cambria Math" w:hAnsi="Cambria Math" w:cs="Times New Roman"/>
                      <w:szCs w:val="20"/>
                    </w:rPr>
                    <m:t>&lt;0.6</m:t>
                  </m:r>
                </m:e>
              </m:mr>
              <m:mr>
                <m:e>
                  <m:r>
                    <w:rPr>
                      <w:rFonts w:ascii="Cambria Math" w:hAnsi="Cambria Math" w:cs="Times New Roman"/>
                      <w:szCs w:val="20"/>
                    </w:rPr>
                    <m:t>1</m:t>
                  </m:r>
                </m:e>
                <m:e>
                  <m:r>
                    <w:rPr>
                      <w:rFonts w:ascii="Cambria Math" w:hAnsi="Cambria Math" w:cs="Times New Roman"/>
                      <w:szCs w:val="20"/>
                    </w:rPr>
                    <m:t>0.6&lt;</m:t>
                  </m:r>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ratio,y-1</m:t>
                      </m:r>
                    </m:sub>
                  </m:sSub>
                  <m:r>
                    <w:rPr>
                      <w:rFonts w:ascii="Cambria Math" w:hAnsi="Cambria Math" w:cs="Times New Roman"/>
                      <w:szCs w:val="20"/>
                    </w:rPr>
                    <m:t>&lt;1.4</m:t>
                  </m:r>
                </m:e>
              </m:mr>
              <m:mr>
                <m:e>
                  <m:r>
                    <w:rPr>
                      <w:rFonts w:ascii="Cambria Math" w:hAnsi="Cambria Math" w:cs="Times New Roman"/>
                      <w:szCs w:val="20"/>
                    </w:rPr>
                    <m:t>1.1</m:t>
                  </m:r>
                </m:e>
                <m:e>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ratio,y-1</m:t>
                      </m:r>
                    </m:sub>
                  </m:sSub>
                  <m:r>
                    <w:rPr>
                      <w:rFonts w:ascii="Cambria Math" w:hAnsi="Cambria Math" w:cs="Times New Roman"/>
                      <w:szCs w:val="20"/>
                    </w:rPr>
                    <m:t>&gt;1.4</m:t>
                  </m:r>
                </m:e>
              </m:mr>
            </m:m>
          </m:e>
        </m:d>
      </m:oMath>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sidRPr="003B3A68">
        <w:rPr>
          <w:rFonts w:eastAsiaTheme="minorEastAsia" w:cs="Times New Roman"/>
          <w:szCs w:val="20"/>
        </w:rPr>
        <w:t>(2)</w:t>
      </w:r>
    </w:p>
    <w:p w14:paraId="45BF3E3D" w14:textId="77777777" w:rsidR="007B470B" w:rsidRDefault="007B470B" w:rsidP="006779D1">
      <w:pPr>
        <w:jc w:val="both"/>
        <w:rPr>
          <w:rFonts w:cs="Times New Roman"/>
          <w:i/>
          <w:szCs w:val="20"/>
        </w:rPr>
      </w:pPr>
    </w:p>
    <w:p w14:paraId="46FC71AA" w14:textId="3113E0B7" w:rsidR="007B470B" w:rsidRDefault="007B470B" w:rsidP="006779D1">
      <w:pPr>
        <w:jc w:val="both"/>
        <w:rPr>
          <w:rFonts w:cs="Times New Roman"/>
          <w:i/>
          <w:szCs w:val="20"/>
        </w:rPr>
      </w:pPr>
    </w:p>
    <w:p w14:paraId="62A0A139" w14:textId="4755F241" w:rsidR="009A19A7" w:rsidRDefault="009A19A7" w:rsidP="006779D1">
      <w:pPr>
        <w:jc w:val="both"/>
        <w:rPr>
          <w:rFonts w:cs="Times New Roman"/>
          <w:i/>
          <w:szCs w:val="20"/>
        </w:rPr>
      </w:pPr>
    </w:p>
    <w:p w14:paraId="14E3A9A9" w14:textId="14CF2B09" w:rsidR="007B470B" w:rsidRDefault="007B470B" w:rsidP="006779D1">
      <w:pPr>
        <w:jc w:val="both"/>
        <w:rPr>
          <w:rFonts w:cs="Times New Roman"/>
          <w:b/>
          <w:i/>
          <w:szCs w:val="20"/>
        </w:rPr>
      </w:pPr>
      <w:r w:rsidRPr="009A19A7">
        <w:rPr>
          <w:rFonts w:cs="Times New Roman"/>
          <w:b/>
          <w:i/>
          <w:szCs w:val="20"/>
        </w:rPr>
        <w:t>Example Management Procedure 2</w:t>
      </w:r>
    </w:p>
    <w:p w14:paraId="6AB2B8A1" w14:textId="77777777" w:rsidR="0070107B" w:rsidRPr="009A19A7" w:rsidRDefault="0070107B" w:rsidP="006779D1">
      <w:pPr>
        <w:jc w:val="both"/>
        <w:rPr>
          <w:rFonts w:cs="Times New Roman"/>
          <w:b/>
          <w:i/>
          <w:szCs w:val="20"/>
        </w:rPr>
      </w:pPr>
    </w:p>
    <w:p w14:paraId="169E8770" w14:textId="2A312D5C" w:rsidR="009A19A7" w:rsidRDefault="009A19A7" w:rsidP="006779D1">
      <w:pPr>
        <w:jc w:val="both"/>
        <w:rPr>
          <w:rFonts w:cs="Times New Roman"/>
          <w:szCs w:val="20"/>
        </w:rPr>
      </w:pPr>
      <w:r>
        <w:rPr>
          <w:rFonts w:cs="Times New Roman"/>
          <w:szCs w:val="20"/>
        </w:rPr>
        <w:t>EMP2 is somewhat more complex and provides TAC adjustment</w:t>
      </w:r>
      <w:r w:rsidR="000D0106">
        <w:rPr>
          <w:rFonts w:cs="Times New Roman"/>
          <w:szCs w:val="20"/>
        </w:rPr>
        <w:t>s</w:t>
      </w:r>
      <w:r>
        <w:rPr>
          <w:rFonts w:cs="Times New Roman"/>
          <w:szCs w:val="20"/>
        </w:rPr>
        <w:t xml:space="preserve"> accounting for both the ratio of the current index to the target index </w:t>
      </w:r>
      <w:proofErr w:type="spellStart"/>
      <w:r w:rsidRPr="009A19A7">
        <w:rPr>
          <w:rFonts w:cs="Times New Roman"/>
          <w:i/>
          <w:szCs w:val="20"/>
        </w:rPr>
        <w:t>J</w:t>
      </w:r>
      <w:r w:rsidRPr="009A19A7">
        <w:rPr>
          <w:rFonts w:cs="Times New Roman"/>
          <w:i/>
          <w:szCs w:val="20"/>
          <w:vertAlign w:val="subscript"/>
        </w:rPr>
        <w:t>ratio</w:t>
      </w:r>
      <w:proofErr w:type="spellEnd"/>
      <w:r>
        <w:rPr>
          <w:rFonts w:cs="Times New Roman"/>
          <w:szCs w:val="20"/>
        </w:rPr>
        <w:t xml:space="preserve">, </w:t>
      </w:r>
      <w:r w:rsidR="000D0106">
        <w:rPr>
          <w:rFonts w:cs="Times New Roman"/>
          <w:szCs w:val="20"/>
        </w:rPr>
        <w:t>and</w:t>
      </w:r>
      <w:r>
        <w:rPr>
          <w:rFonts w:cs="Times New Roman"/>
          <w:szCs w:val="20"/>
        </w:rPr>
        <w:t xml:space="preserve"> also </w:t>
      </w:r>
      <w:r w:rsidR="000D0106">
        <w:rPr>
          <w:rFonts w:cs="Times New Roman"/>
          <w:szCs w:val="20"/>
        </w:rPr>
        <w:t xml:space="preserve">for </w:t>
      </w:r>
      <w:r w:rsidR="002F298D">
        <w:rPr>
          <w:rFonts w:cs="Times New Roman"/>
          <w:szCs w:val="20"/>
        </w:rPr>
        <w:t>its</w:t>
      </w:r>
      <w:r>
        <w:rPr>
          <w:rFonts w:cs="Times New Roman"/>
          <w:szCs w:val="20"/>
        </w:rPr>
        <w:t xml:space="preserve"> longer-term trend </w:t>
      </w:r>
      <w:r w:rsidRPr="0070107B">
        <w:rPr>
          <w:rFonts w:cs="Times New Roman"/>
          <w:i/>
          <w:szCs w:val="20"/>
        </w:rPr>
        <w:t>s</w:t>
      </w:r>
      <w:r>
        <w:rPr>
          <w:rFonts w:cs="Times New Roman"/>
          <w:szCs w:val="20"/>
        </w:rPr>
        <w:t xml:space="preserve">. </w:t>
      </w:r>
    </w:p>
    <w:p w14:paraId="5C28B2D9" w14:textId="77777777" w:rsidR="009A19A7" w:rsidRDefault="009A19A7" w:rsidP="006779D1">
      <w:pPr>
        <w:jc w:val="both"/>
        <w:rPr>
          <w:rFonts w:cs="Times New Roman"/>
          <w:szCs w:val="20"/>
        </w:rPr>
      </w:pPr>
    </w:p>
    <w:p w14:paraId="1D2E86F6" w14:textId="33BE2342" w:rsidR="006779D1" w:rsidRPr="004D7EC4" w:rsidRDefault="00962381" w:rsidP="006779D1">
      <w:pPr>
        <w:jc w:val="both"/>
        <w:rPr>
          <w:rFonts w:cs="Times New Roman"/>
          <w:szCs w:val="20"/>
        </w:rPr>
      </w:pPr>
      <w:r w:rsidRPr="009A19A7">
        <w:rPr>
          <w:rFonts w:cs="Times New Roman"/>
          <w:position w:val="-14"/>
          <w:szCs w:val="20"/>
        </w:rPr>
        <w:object w:dxaOrig="4940" w:dyaOrig="380" w14:anchorId="3D026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17.25pt" o:ole="" fillcolor="window">
            <v:imagedata r:id="rId8" o:title=""/>
          </v:shape>
          <o:OLEObject Type="Embed" ProgID="Equation.3" ShapeID="_x0000_i1025" DrawAspect="Content" ObjectID="_1574571299" r:id="rId9"/>
        </w:object>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t>(</w:t>
      </w:r>
      <w:r w:rsidR="009F5F6A">
        <w:rPr>
          <w:rFonts w:cs="Times New Roman"/>
          <w:szCs w:val="20"/>
        </w:rPr>
        <w:t>3</w:t>
      </w:r>
      <w:r w:rsidR="006779D1" w:rsidRPr="004D7EC4">
        <w:rPr>
          <w:rFonts w:cs="Times New Roman"/>
          <w:szCs w:val="20"/>
        </w:rPr>
        <w:t>)</w:t>
      </w:r>
    </w:p>
    <w:p w14:paraId="2FC71FB3" w14:textId="77777777" w:rsidR="000A5361" w:rsidRDefault="000A5361" w:rsidP="006779D1">
      <w:pPr>
        <w:jc w:val="both"/>
        <w:rPr>
          <w:rFonts w:cs="Times New Roman"/>
          <w:szCs w:val="20"/>
        </w:rPr>
      </w:pPr>
    </w:p>
    <w:p w14:paraId="1CFC4DC2" w14:textId="77777777" w:rsidR="006779D1" w:rsidRDefault="006779D1" w:rsidP="006779D1">
      <w:pPr>
        <w:jc w:val="both"/>
        <w:rPr>
          <w:rFonts w:cs="Times New Roman"/>
          <w:szCs w:val="20"/>
        </w:rPr>
      </w:pPr>
      <w:r>
        <w:rPr>
          <w:rFonts w:cs="Times New Roman"/>
          <w:szCs w:val="20"/>
        </w:rPr>
        <w:t>where</w:t>
      </w:r>
    </w:p>
    <w:p w14:paraId="163FBC68" w14:textId="77777777" w:rsidR="006779D1" w:rsidRDefault="006779D1" w:rsidP="006779D1">
      <w:pPr>
        <w:jc w:val="both"/>
        <w:rPr>
          <w:rFonts w:cs="Times New Roman"/>
          <w:szCs w:val="20"/>
        </w:rPr>
      </w:pPr>
    </w:p>
    <w:p w14:paraId="262BACB6" w14:textId="02258F54" w:rsidR="006779D1" w:rsidRDefault="00962381" w:rsidP="006779D1">
      <w:pPr>
        <w:ind w:left="720" w:hanging="720"/>
        <w:jc w:val="both"/>
        <w:rPr>
          <w:rFonts w:cs="Times New Roman"/>
          <w:szCs w:val="20"/>
        </w:rPr>
      </w:pPr>
      <w:r w:rsidRPr="00962381">
        <w:rPr>
          <w:rFonts w:cs="Times New Roman"/>
          <w:position w:val="-14"/>
          <w:szCs w:val="20"/>
        </w:rPr>
        <w:object w:dxaOrig="380" w:dyaOrig="380" w14:anchorId="20AD4E06">
          <v:shape id="_x0000_i1026" type="#_x0000_t75" style="width:19.5pt;height:17.25pt" o:ole="" fillcolor="window">
            <v:imagedata r:id="rId10" o:title=""/>
          </v:shape>
          <o:OLEObject Type="Embed" ProgID="Equation.3" ShapeID="_x0000_i1026" DrawAspect="Content" ObjectID="_1574571300" r:id="rId11"/>
        </w:object>
      </w:r>
      <w:r w:rsidR="006779D1">
        <w:rPr>
          <w:rFonts w:cs="Times New Roman"/>
          <w:szCs w:val="20"/>
        </w:rPr>
        <w:tab/>
      </w:r>
      <w:proofErr w:type="gramStart"/>
      <w:r w:rsidR="006779D1">
        <w:rPr>
          <w:rFonts w:cs="Times New Roman"/>
          <w:szCs w:val="20"/>
        </w:rPr>
        <w:t>is</w:t>
      </w:r>
      <w:proofErr w:type="gramEnd"/>
      <w:r w:rsidR="006779D1">
        <w:rPr>
          <w:rFonts w:cs="Times New Roman"/>
          <w:szCs w:val="20"/>
        </w:rPr>
        <w:t xml:space="preserve"> the slope of a log-linear regression of the index against year over the last </w:t>
      </w:r>
      <w:r w:rsidR="009F5F6A">
        <w:rPr>
          <w:rFonts w:cs="Times New Roman"/>
          <w:szCs w:val="20"/>
        </w:rPr>
        <w:t>six</w:t>
      </w:r>
      <w:r w:rsidR="006779D1">
        <w:rPr>
          <w:rFonts w:cs="Times New Roman"/>
          <w:szCs w:val="20"/>
        </w:rPr>
        <w:t xml:space="preserve"> years (</w:t>
      </w:r>
      <w:r w:rsidR="006779D1" w:rsidRPr="004D234D">
        <w:rPr>
          <w:rFonts w:cs="Times New Roman"/>
          <w:i/>
          <w:szCs w:val="20"/>
        </w:rPr>
        <w:t>y</w:t>
      </w:r>
      <w:r w:rsidR="006779D1">
        <w:rPr>
          <w:rFonts w:cs="Times New Roman"/>
          <w:szCs w:val="20"/>
        </w:rPr>
        <w:t>-</w:t>
      </w:r>
      <w:r w:rsidR="009F5F6A">
        <w:rPr>
          <w:rFonts w:cs="Times New Roman"/>
          <w:szCs w:val="20"/>
        </w:rPr>
        <w:t>6</w:t>
      </w:r>
      <w:r w:rsidR="006779D1">
        <w:rPr>
          <w:rFonts w:cs="Times New Roman"/>
          <w:szCs w:val="20"/>
        </w:rPr>
        <w:t xml:space="preserve"> to </w:t>
      </w:r>
      <w:r w:rsidR="006779D1" w:rsidRPr="004D234D">
        <w:rPr>
          <w:rFonts w:cs="Times New Roman"/>
          <w:i/>
          <w:szCs w:val="20"/>
        </w:rPr>
        <w:t>y</w:t>
      </w:r>
      <w:r w:rsidR="006779D1">
        <w:rPr>
          <w:rFonts w:cs="Times New Roman"/>
          <w:szCs w:val="20"/>
        </w:rPr>
        <w:t>-1);</w:t>
      </w:r>
    </w:p>
    <w:p w14:paraId="66E3C9E4" w14:textId="54037264" w:rsidR="006779D1" w:rsidRDefault="006779D1" w:rsidP="006779D1">
      <w:pPr>
        <w:ind w:left="720" w:hanging="720"/>
        <w:jc w:val="both"/>
        <w:rPr>
          <w:rFonts w:cs="Times New Roman"/>
          <w:szCs w:val="20"/>
        </w:rPr>
      </w:pPr>
      <w:r>
        <w:rPr>
          <w:rFonts w:cs="Times New Roman"/>
          <w:szCs w:val="20"/>
        </w:rPr>
        <w:tab/>
      </w:r>
      <w:r>
        <w:rPr>
          <w:rFonts w:cs="Times New Roman"/>
          <w:szCs w:val="20"/>
        </w:rPr>
        <w:tab/>
      </w:r>
    </w:p>
    <w:p w14:paraId="4BC51C79" w14:textId="6A2E8653" w:rsidR="006779D1" w:rsidRDefault="006779D1" w:rsidP="006779D1">
      <w:pPr>
        <w:ind w:left="720" w:hanging="720"/>
        <w:jc w:val="both"/>
        <w:rPr>
          <w:rFonts w:cs="Times New Roman"/>
          <w:szCs w:val="20"/>
        </w:rPr>
      </w:pPr>
      <w:r w:rsidRPr="001739DA">
        <w:rPr>
          <w:rFonts w:cs="Times New Roman"/>
          <w:position w:val="-12"/>
          <w:szCs w:val="20"/>
        </w:rPr>
        <w:object w:dxaOrig="639" w:dyaOrig="320" w14:anchorId="4068CC7F">
          <v:shape id="_x0000_i1027" type="#_x0000_t75" style="width:33pt;height:15pt" o:ole="" fillcolor="window">
            <v:imagedata r:id="rId12" o:title=""/>
          </v:shape>
          <o:OLEObject Type="Embed" ProgID="Equation.3" ShapeID="_x0000_i1027" DrawAspect="Content" ObjectID="_1574571301" r:id="rId13"/>
        </w:object>
      </w:r>
      <w:r>
        <w:rPr>
          <w:rFonts w:cs="Times New Roman"/>
          <w:szCs w:val="20"/>
        </w:rPr>
        <w:t>,</w:t>
      </w:r>
      <w:r w:rsidRPr="001739DA">
        <w:rPr>
          <w:rFonts w:cs="Times New Roman"/>
          <w:position w:val="-12"/>
          <w:szCs w:val="20"/>
        </w:rPr>
        <w:object w:dxaOrig="660" w:dyaOrig="320" w14:anchorId="0F79FF07">
          <v:shape id="_x0000_i1028" type="#_x0000_t75" style="width:33.75pt;height:15pt" o:ole="" fillcolor="window">
            <v:imagedata r:id="rId14" o:title=""/>
          </v:shape>
          <o:OLEObject Type="Embed" ProgID="Equation.3" ShapeID="_x0000_i1028" DrawAspect="Content" ObjectID="_1574571302" r:id="rId15"/>
        </w:object>
      </w:r>
      <w:r>
        <w:rPr>
          <w:rFonts w:cs="Times New Roman"/>
          <w:szCs w:val="20"/>
        </w:rPr>
        <w:t xml:space="preserve"> </w:t>
      </w:r>
      <w:r w:rsidR="00602508">
        <w:rPr>
          <w:rFonts w:cs="Times New Roman"/>
          <w:szCs w:val="20"/>
        </w:rPr>
        <w:t xml:space="preserve">are </w:t>
      </w:r>
      <w:r>
        <w:rPr>
          <w:rFonts w:cs="Times New Roman"/>
          <w:szCs w:val="20"/>
        </w:rPr>
        <w:t>control parameters</w:t>
      </w:r>
      <w:r w:rsidR="00602508">
        <w:rPr>
          <w:rFonts w:cs="Times New Roman"/>
          <w:szCs w:val="20"/>
        </w:rPr>
        <w:t xml:space="preserve"> that determine the sensitivity of TAC adjustments.  </w:t>
      </w:r>
      <w:r>
        <w:rPr>
          <w:rFonts w:cs="Times New Roman"/>
          <w:szCs w:val="20"/>
        </w:rPr>
        <w:t xml:space="preserve"> </w:t>
      </w:r>
    </w:p>
    <w:p w14:paraId="2A63ECB6" w14:textId="77777777" w:rsidR="009A19A7" w:rsidRDefault="009A19A7" w:rsidP="006779D1">
      <w:pPr>
        <w:jc w:val="both"/>
        <w:rPr>
          <w:rFonts w:cs="Times New Roman"/>
          <w:szCs w:val="20"/>
        </w:rPr>
      </w:pPr>
    </w:p>
    <w:p w14:paraId="29602B83" w14:textId="77777777" w:rsidR="0040280D" w:rsidRDefault="0040280D" w:rsidP="006779D1">
      <w:pPr>
        <w:jc w:val="both"/>
        <w:rPr>
          <w:rFonts w:cs="Times New Roman"/>
          <w:szCs w:val="20"/>
        </w:rPr>
      </w:pPr>
    </w:p>
    <w:p w14:paraId="784B35B0" w14:textId="205B6CE0" w:rsidR="006779D1" w:rsidRDefault="009A19A7" w:rsidP="006779D1">
      <w:pPr>
        <w:jc w:val="both"/>
        <w:rPr>
          <w:rFonts w:cs="Times New Roman"/>
          <w:szCs w:val="20"/>
        </w:rPr>
      </w:pPr>
      <w:r>
        <w:rPr>
          <w:rFonts w:cs="Times New Roman"/>
          <w:szCs w:val="20"/>
        </w:rPr>
        <w:t xml:space="preserve">Similarly to EMP1 </w:t>
      </w:r>
      <w:r w:rsidR="0070107B">
        <w:rPr>
          <w:rFonts w:cs="Times New Roman"/>
          <w:szCs w:val="20"/>
        </w:rPr>
        <w:t>(</w:t>
      </w:r>
      <w:r>
        <w:rPr>
          <w:rFonts w:cs="Times New Roman"/>
          <w:szCs w:val="20"/>
        </w:rPr>
        <w:t xml:space="preserve">where </w:t>
      </w:r>
      <w:r w:rsidR="0070107B">
        <w:rPr>
          <w:rFonts w:cs="Times New Roman"/>
          <w:szCs w:val="20"/>
        </w:rPr>
        <w:t xml:space="preserve">only TAC </w:t>
      </w:r>
      <w:r>
        <w:rPr>
          <w:rFonts w:cs="Times New Roman"/>
          <w:szCs w:val="20"/>
        </w:rPr>
        <w:t>changes of +/- 10% are permitted</w:t>
      </w:r>
      <w:r w:rsidR="0070107B">
        <w:rPr>
          <w:rFonts w:cs="Times New Roman"/>
          <w:szCs w:val="20"/>
        </w:rPr>
        <w:t>)</w:t>
      </w:r>
      <w:r>
        <w:rPr>
          <w:rFonts w:cs="Times New Roman"/>
          <w:szCs w:val="20"/>
        </w:rPr>
        <w:t>, EMP2 constrains the</w:t>
      </w:r>
      <w:r w:rsidR="006779D1">
        <w:rPr>
          <w:rFonts w:cs="Times New Roman"/>
          <w:szCs w:val="20"/>
        </w:rPr>
        <w:t xml:space="preserve"> maximum </w:t>
      </w:r>
      <w:r w:rsidR="006779D1" w:rsidRPr="004D7EC4">
        <w:rPr>
          <w:rFonts w:cs="Times New Roman"/>
          <w:szCs w:val="20"/>
        </w:rPr>
        <w:t>inter</w:t>
      </w:r>
      <w:r w:rsidR="0070107B">
        <w:rPr>
          <w:rFonts w:cs="Times New Roman"/>
          <w:szCs w:val="20"/>
        </w:rPr>
        <w:t>-</w:t>
      </w:r>
      <w:r w:rsidR="006779D1" w:rsidRPr="004D7EC4">
        <w:rPr>
          <w:rFonts w:cs="Times New Roman"/>
          <w:szCs w:val="20"/>
        </w:rPr>
        <w:t xml:space="preserve">annual </w:t>
      </w:r>
      <w:r w:rsidR="006779D1">
        <w:rPr>
          <w:rFonts w:cs="Times New Roman"/>
          <w:szCs w:val="20"/>
        </w:rPr>
        <w:t xml:space="preserve">change in the </w:t>
      </w:r>
      <w:r w:rsidR="006779D1" w:rsidRPr="004D7EC4">
        <w:rPr>
          <w:rFonts w:cs="Times New Roman"/>
          <w:szCs w:val="20"/>
        </w:rPr>
        <w:t>TAC</w:t>
      </w:r>
      <w:r>
        <w:rPr>
          <w:rFonts w:cs="Times New Roman"/>
          <w:szCs w:val="20"/>
        </w:rPr>
        <w:t xml:space="preserve"> to 15% (both up </w:t>
      </w:r>
      <w:r w:rsidR="008A720D">
        <w:rPr>
          <w:rFonts w:cs="Times New Roman"/>
          <w:szCs w:val="20"/>
        </w:rPr>
        <w:t>and</w:t>
      </w:r>
      <w:r>
        <w:rPr>
          <w:rFonts w:cs="Times New Roman"/>
          <w:szCs w:val="20"/>
        </w:rPr>
        <w:t xml:space="preserve"> down).</w:t>
      </w:r>
    </w:p>
    <w:p w14:paraId="2548D467" w14:textId="59D2BE29" w:rsidR="00602508" w:rsidRDefault="00602508" w:rsidP="006779D1">
      <w:pPr>
        <w:jc w:val="both"/>
        <w:rPr>
          <w:rFonts w:cs="Times New Roman"/>
          <w:szCs w:val="20"/>
        </w:rPr>
      </w:pPr>
    </w:p>
    <w:p w14:paraId="04D61107" w14:textId="64F75F9F" w:rsidR="00602508" w:rsidRDefault="00602508" w:rsidP="006779D1">
      <w:pPr>
        <w:jc w:val="both"/>
        <w:rPr>
          <w:rFonts w:cs="Times New Roman"/>
          <w:szCs w:val="20"/>
        </w:rPr>
      </w:pPr>
      <w:r>
        <w:rPr>
          <w:rFonts w:cs="Times New Roman"/>
          <w:szCs w:val="20"/>
        </w:rPr>
        <w:t xml:space="preserve">A </w:t>
      </w:r>
      <w:r w:rsidR="00F178B9">
        <w:rPr>
          <w:rFonts w:cs="Times New Roman"/>
          <w:szCs w:val="20"/>
        </w:rPr>
        <w:t>list</w:t>
      </w:r>
      <w:r>
        <w:rPr>
          <w:rFonts w:cs="Times New Roman"/>
          <w:szCs w:val="20"/>
        </w:rPr>
        <w:t xml:space="preserve"> of the EMP1 and EMP2 control parameter</w:t>
      </w:r>
      <w:r w:rsidR="00F178B9">
        <w:rPr>
          <w:rFonts w:cs="Times New Roman"/>
          <w:szCs w:val="20"/>
        </w:rPr>
        <w:t xml:space="preserve"> values used</w:t>
      </w:r>
      <w:r>
        <w:rPr>
          <w:rFonts w:cs="Times New Roman"/>
          <w:szCs w:val="20"/>
        </w:rPr>
        <w:t xml:space="preserve"> can be found in Table 1. </w:t>
      </w:r>
    </w:p>
    <w:p w14:paraId="7857A6D5" w14:textId="77777777" w:rsidR="006779D1" w:rsidRDefault="006779D1" w:rsidP="006779D1">
      <w:pPr>
        <w:jc w:val="both"/>
        <w:rPr>
          <w:rFonts w:cs="Times New Roman"/>
          <w:szCs w:val="20"/>
        </w:rPr>
      </w:pPr>
    </w:p>
    <w:p w14:paraId="36840141" w14:textId="2F1DA87C" w:rsidR="006779D1" w:rsidRDefault="006779D1" w:rsidP="006779D1">
      <w:pPr>
        <w:jc w:val="both"/>
        <w:rPr>
          <w:rFonts w:cs="Times New Roman"/>
          <w:szCs w:val="20"/>
        </w:rPr>
      </w:pPr>
    </w:p>
    <w:p w14:paraId="1FD56235" w14:textId="4DEB4C9C" w:rsidR="009F5F6A" w:rsidRDefault="009F5F6A" w:rsidP="006779D1">
      <w:pPr>
        <w:jc w:val="both"/>
        <w:rPr>
          <w:rFonts w:cs="Times New Roman"/>
          <w:b/>
          <w:i/>
          <w:szCs w:val="20"/>
        </w:rPr>
      </w:pPr>
      <w:r w:rsidRPr="009F5F6A">
        <w:rPr>
          <w:rFonts w:cs="Times New Roman"/>
          <w:b/>
          <w:i/>
          <w:szCs w:val="20"/>
        </w:rPr>
        <w:t xml:space="preserve">Indices and </w:t>
      </w:r>
      <w:r w:rsidR="00217076">
        <w:rPr>
          <w:rFonts w:cs="Times New Roman"/>
          <w:b/>
          <w:i/>
          <w:szCs w:val="20"/>
        </w:rPr>
        <w:t xml:space="preserve">control </w:t>
      </w:r>
      <w:r w:rsidRPr="009F5F6A">
        <w:rPr>
          <w:rFonts w:cs="Times New Roman"/>
          <w:b/>
          <w:i/>
          <w:szCs w:val="20"/>
        </w:rPr>
        <w:t>parameters</w:t>
      </w:r>
    </w:p>
    <w:p w14:paraId="3CB68F1F" w14:textId="3A9650D6" w:rsidR="002E1A04" w:rsidRDefault="002E1A04" w:rsidP="006779D1">
      <w:pPr>
        <w:jc w:val="both"/>
        <w:rPr>
          <w:rFonts w:cs="Times New Roman"/>
          <w:b/>
          <w:i/>
          <w:szCs w:val="20"/>
        </w:rPr>
      </w:pPr>
    </w:p>
    <w:p w14:paraId="557D7639" w14:textId="1C1F41E0" w:rsidR="00217076" w:rsidRDefault="00217076" w:rsidP="00217076">
      <w:pPr>
        <w:ind w:hanging="11"/>
        <w:jc w:val="both"/>
        <w:rPr>
          <w:rFonts w:cs="Times New Roman"/>
          <w:szCs w:val="20"/>
        </w:rPr>
      </w:pPr>
      <w:r>
        <w:rPr>
          <w:rFonts w:cs="Times New Roman"/>
          <w:szCs w:val="20"/>
        </w:rPr>
        <w:t>For these examples, the Japanese Longline index for the North East Atlantic (JPLL_NEAtl2) was used for setting TACs for the eastern area</w:t>
      </w:r>
      <w:r w:rsidR="00B67319">
        <w:rPr>
          <w:rFonts w:cs="Times New Roman"/>
          <w:szCs w:val="20"/>
        </w:rPr>
        <w:t>,</w:t>
      </w:r>
      <w:r>
        <w:rPr>
          <w:rFonts w:cs="Times New Roman"/>
          <w:szCs w:val="20"/>
        </w:rPr>
        <w:t xml:space="preserve"> </w:t>
      </w:r>
      <w:r w:rsidR="00602508">
        <w:rPr>
          <w:rFonts w:cs="Times New Roman"/>
          <w:szCs w:val="20"/>
        </w:rPr>
        <w:t>while</w:t>
      </w:r>
      <w:r>
        <w:rPr>
          <w:rFonts w:cs="Times New Roman"/>
          <w:szCs w:val="20"/>
        </w:rPr>
        <w:t xml:space="preserve"> the Gulf of Mexico Larval Survey (GOM_LAR_SUV) </w:t>
      </w:r>
      <w:r w:rsidR="00602508">
        <w:rPr>
          <w:rFonts w:cs="Times New Roman"/>
          <w:szCs w:val="20"/>
        </w:rPr>
        <w:t xml:space="preserve">was used </w:t>
      </w:r>
      <w:r>
        <w:rPr>
          <w:rFonts w:cs="Times New Roman"/>
          <w:szCs w:val="20"/>
        </w:rPr>
        <w:t xml:space="preserve">for setting TACs in the </w:t>
      </w:r>
      <w:r w:rsidR="00B67319">
        <w:rPr>
          <w:rFonts w:cs="Times New Roman"/>
          <w:szCs w:val="20"/>
        </w:rPr>
        <w:t>w</w:t>
      </w:r>
      <w:r>
        <w:rPr>
          <w:rFonts w:cs="Times New Roman"/>
          <w:szCs w:val="20"/>
        </w:rPr>
        <w:t xml:space="preserve">est. Mean values for these indices over the last 5 years were approximately 6 for the Japanese Longline index and 0.6 for the Gulf of Mexico Larval index. </w:t>
      </w:r>
    </w:p>
    <w:p w14:paraId="694D5BCC" w14:textId="77777777" w:rsidR="00217076" w:rsidRDefault="00217076" w:rsidP="00217076">
      <w:pPr>
        <w:ind w:left="720" w:hanging="720"/>
        <w:jc w:val="both"/>
        <w:rPr>
          <w:rFonts w:cs="Times New Roman"/>
          <w:szCs w:val="20"/>
        </w:rPr>
      </w:pPr>
    </w:p>
    <w:p w14:paraId="4BD352AD" w14:textId="6A15E96A" w:rsidR="00217076" w:rsidRDefault="00217076" w:rsidP="00217076">
      <w:pPr>
        <w:ind w:hanging="11"/>
        <w:jc w:val="both"/>
        <w:rPr>
          <w:rFonts w:cs="Times New Roman"/>
          <w:szCs w:val="20"/>
        </w:rPr>
      </w:pPr>
      <w:r>
        <w:rPr>
          <w:rFonts w:cs="Times New Roman"/>
          <w:szCs w:val="20"/>
        </w:rPr>
        <w:t>Values were chosen for the target index levels and up/down control parameters to attempt to achieve an appropriate trade-off amongst performance statistics for conflicting objectives (such as high catches and low risk of unintended resource depletion).</w:t>
      </w:r>
    </w:p>
    <w:p w14:paraId="33A7EA46" w14:textId="77777777" w:rsidR="00217076" w:rsidRPr="009F5F6A" w:rsidRDefault="00217076" w:rsidP="006779D1">
      <w:pPr>
        <w:jc w:val="both"/>
        <w:rPr>
          <w:rFonts w:cs="Times New Roman"/>
          <w:b/>
          <w:i/>
          <w:szCs w:val="20"/>
        </w:rPr>
      </w:pPr>
    </w:p>
    <w:p w14:paraId="17CF5325" w14:textId="77777777" w:rsidR="00DD5DC1" w:rsidRDefault="00DD5DC1" w:rsidP="006779D1">
      <w:pPr>
        <w:jc w:val="both"/>
        <w:rPr>
          <w:rFonts w:cs="Times New Roman"/>
          <w:szCs w:val="20"/>
        </w:rPr>
      </w:pPr>
    </w:p>
    <w:p w14:paraId="110EBE21" w14:textId="153A5F60" w:rsidR="00910F3C" w:rsidRDefault="00910F3C" w:rsidP="006779D1">
      <w:pPr>
        <w:jc w:val="both"/>
        <w:rPr>
          <w:rFonts w:cs="Times New Roman"/>
          <w:b/>
          <w:i/>
          <w:szCs w:val="20"/>
        </w:rPr>
      </w:pPr>
      <w:r>
        <w:rPr>
          <w:rFonts w:cs="Times New Roman"/>
          <w:b/>
          <w:i/>
          <w:szCs w:val="20"/>
        </w:rPr>
        <w:t>Other ‘management procedures’ for</w:t>
      </w:r>
      <w:r w:rsidR="00BE74B2">
        <w:rPr>
          <w:rFonts w:cs="Times New Roman"/>
          <w:b/>
          <w:i/>
          <w:szCs w:val="20"/>
        </w:rPr>
        <w:t xml:space="preserve"> performance</w:t>
      </w:r>
      <w:r>
        <w:rPr>
          <w:rFonts w:cs="Times New Roman"/>
          <w:b/>
          <w:i/>
          <w:szCs w:val="20"/>
        </w:rPr>
        <w:t xml:space="preserve"> comparison</w:t>
      </w:r>
    </w:p>
    <w:p w14:paraId="20C1AC19" w14:textId="77777777" w:rsidR="00910F3C" w:rsidRDefault="00910F3C" w:rsidP="006779D1">
      <w:pPr>
        <w:jc w:val="both"/>
        <w:rPr>
          <w:rFonts w:cs="Times New Roman"/>
          <w:b/>
          <w:i/>
          <w:szCs w:val="20"/>
        </w:rPr>
      </w:pPr>
    </w:p>
    <w:p w14:paraId="690DF5E1" w14:textId="2C04CEBE" w:rsidR="00910F3C" w:rsidRDefault="00910F3C" w:rsidP="006779D1">
      <w:pPr>
        <w:jc w:val="both"/>
        <w:rPr>
          <w:rFonts w:cs="Times New Roman"/>
          <w:szCs w:val="20"/>
        </w:rPr>
      </w:pPr>
      <w:r>
        <w:rPr>
          <w:rFonts w:cs="Times New Roman"/>
          <w:szCs w:val="20"/>
        </w:rPr>
        <w:t xml:space="preserve">Four other management procedures were evaluated to frame the performance of the example management procedures. These included four constant catch MPs that </w:t>
      </w:r>
      <w:r w:rsidR="00B67319">
        <w:rPr>
          <w:rFonts w:cs="Times New Roman"/>
          <w:szCs w:val="20"/>
        </w:rPr>
        <w:t>specified</w:t>
      </w:r>
      <w:r>
        <w:rPr>
          <w:rFonts w:cs="Times New Roman"/>
          <w:szCs w:val="20"/>
        </w:rPr>
        <w:t xml:space="preserve"> zero catches (</w:t>
      </w:r>
      <w:proofErr w:type="spellStart"/>
      <w:r>
        <w:rPr>
          <w:rFonts w:cs="Times New Roman"/>
          <w:szCs w:val="20"/>
        </w:rPr>
        <w:t>ZeroC</w:t>
      </w:r>
      <w:proofErr w:type="spellEnd"/>
      <w:r>
        <w:rPr>
          <w:rFonts w:cs="Times New Roman"/>
          <w:szCs w:val="20"/>
        </w:rPr>
        <w:t xml:space="preserve">), </w:t>
      </w:r>
      <w:r w:rsidR="00B67319">
        <w:rPr>
          <w:rFonts w:cs="Times New Roman"/>
          <w:szCs w:val="20"/>
        </w:rPr>
        <w:t xml:space="preserve">or </w:t>
      </w:r>
      <w:r>
        <w:rPr>
          <w:rFonts w:cs="Times New Roman"/>
          <w:szCs w:val="20"/>
        </w:rPr>
        <w:t>50%, 100% and 150% of current catches (CurC50, CurC100, CurC150, respectively)</w:t>
      </w:r>
      <w:r w:rsidR="003F2993">
        <w:rPr>
          <w:rFonts w:cs="Times New Roman"/>
          <w:szCs w:val="20"/>
        </w:rPr>
        <w:t xml:space="preserve">; these current catches are </w:t>
      </w:r>
      <w:r w:rsidR="00F52209">
        <w:rPr>
          <w:rFonts w:cs="Times New Roman"/>
          <w:szCs w:val="20"/>
        </w:rPr>
        <w:t>13 500</w:t>
      </w:r>
      <w:r w:rsidR="003F2993">
        <w:rPr>
          <w:rFonts w:cs="Times New Roman"/>
          <w:szCs w:val="20"/>
        </w:rPr>
        <w:t xml:space="preserve"> t for the eastern area and </w:t>
      </w:r>
      <w:r w:rsidR="00F52209">
        <w:rPr>
          <w:rFonts w:cs="Times New Roman"/>
          <w:szCs w:val="20"/>
        </w:rPr>
        <w:t>2 000</w:t>
      </w:r>
      <w:r w:rsidR="003F2993">
        <w:rPr>
          <w:rFonts w:cs="Times New Roman"/>
          <w:szCs w:val="20"/>
        </w:rPr>
        <w:t xml:space="preserve"> t for the west</w:t>
      </w:r>
      <w:r>
        <w:rPr>
          <w:rFonts w:cs="Times New Roman"/>
          <w:szCs w:val="20"/>
        </w:rPr>
        <w:t xml:space="preserve">. </w:t>
      </w:r>
    </w:p>
    <w:p w14:paraId="515AAC21" w14:textId="77777777" w:rsidR="00910F3C" w:rsidRPr="00910F3C" w:rsidRDefault="00910F3C" w:rsidP="006779D1">
      <w:pPr>
        <w:jc w:val="both"/>
        <w:rPr>
          <w:rFonts w:cs="Times New Roman"/>
          <w:szCs w:val="20"/>
        </w:rPr>
      </w:pPr>
    </w:p>
    <w:p w14:paraId="74834D00" w14:textId="77777777" w:rsidR="00910F3C" w:rsidRDefault="00910F3C" w:rsidP="006779D1">
      <w:pPr>
        <w:jc w:val="both"/>
        <w:rPr>
          <w:rFonts w:cs="Times New Roman"/>
          <w:b/>
          <w:i/>
          <w:szCs w:val="20"/>
        </w:rPr>
      </w:pPr>
    </w:p>
    <w:p w14:paraId="07B58158" w14:textId="1980755F" w:rsidR="00DD5DC1" w:rsidRPr="00DD5DC1" w:rsidRDefault="00DD5DC1" w:rsidP="006779D1">
      <w:pPr>
        <w:jc w:val="both"/>
        <w:rPr>
          <w:rFonts w:cs="Times New Roman"/>
          <w:b/>
          <w:i/>
          <w:szCs w:val="20"/>
        </w:rPr>
      </w:pPr>
      <w:r w:rsidRPr="00DD5DC1">
        <w:rPr>
          <w:rFonts w:cs="Times New Roman"/>
          <w:b/>
          <w:i/>
          <w:szCs w:val="20"/>
        </w:rPr>
        <w:t>Performance measures / statistics</w:t>
      </w:r>
    </w:p>
    <w:p w14:paraId="2A118B66" w14:textId="41C640DC" w:rsidR="00DD5DC1" w:rsidRDefault="00DD5DC1" w:rsidP="006779D1">
      <w:pPr>
        <w:jc w:val="both"/>
        <w:rPr>
          <w:rFonts w:cs="Times New Roman"/>
          <w:szCs w:val="20"/>
        </w:rPr>
      </w:pPr>
    </w:p>
    <w:p w14:paraId="6DB320F8" w14:textId="6E6C954E" w:rsidR="00602508" w:rsidRDefault="00E5202A" w:rsidP="006779D1">
      <w:pPr>
        <w:jc w:val="both"/>
        <w:rPr>
          <w:rFonts w:cs="Times New Roman"/>
          <w:szCs w:val="20"/>
        </w:rPr>
      </w:pPr>
      <w:r>
        <w:rPr>
          <w:rFonts w:cs="Times New Roman"/>
          <w:szCs w:val="20"/>
        </w:rPr>
        <w:t xml:space="preserve">A total of 13 </w:t>
      </w:r>
      <w:r w:rsidR="00602508">
        <w:rPr>
          <w:rFonts w:cs="Times New Roman"/>
          <w:szCs w:val="20"/>
        </w:rPr>
        <w:t xml:space="preserve">performance statistics </w:t>
      </w:r>
      <w:r>
        <w:rPr>
          <w:rFonts w:cs="Times New Roman"/>
          <w:szCs w:val="20"/>
        </w:rPr>
        <w:t>were defined (Table 2, see CMG 2017) that</w:t>
      </w:r>
      <w:r w:rsidR="00602508">
        <w:rPr>
          <w:rFonts w:cs="Times New Roman"/>
          <w:szCs w:val="20"/>
        </w:rPr>
        <w:t xml:space="preserve"> </w:t>
      </w:r>
      <w:r>
        <w:rPr>
          <w:rFonts w:cs="Times New Roman"/>
          <w:szCs w:val="20"/>
        </w:rPr>
        <w:t>evaluate MPs according to expected magnitude of catches (C10, C20, C30), stock depletion relative to unfished (D10, D20, D30, LD), stock depletion relative to a zero catch scenario (DNC, LDNC)</w:t>
      </w:r>
      <w:r w:rsidR="0040280D">
        <w:rPr>
          <w:rFonts w:cs="Times New Roman"/>
          <w:szCs w:val="20"/>
        </w:rPr>
        <w:t>,</w:t>
      </w:r>
      <w:r>
        <w:rPr>
          <w:rFonts w:cs="Times New Roman"/>
          <w:szCs w:val="20"/>
        </w:rPr>
        <w:t xml:space="preserve"> fishing rate and status relative to MSY reference points (POF, POS, PGK) and variability in catches (AAVC). These performance statistics are consistent with MSE applications elsewhere and intended to encompass </w:t>
      </w:r>
      <w:r w:rsidR="0040280D">
        <w:rPr>
          <w:rFonts w:cs="Times New Roman"/>
          <w:szCs w:val="20"/>
        </w:rPr>
        <w:t>a range of stakeholder interests</w:t>
      </w:r>
      <w:r>
        <w:rPr>
          <w:rFonts w:cs="Times New Roman"/>
          <w:szCs w:val="20"/>
        </w:rPr>
        <w:t xml:space="preserve">. </w:t>
      </w:r>
    </w:p>
    <w:p w14:paraId="60BF53D2" w14:textId="77777777" w:rsidR="00602508" w:rsidRDefault="00602508" w:rsidP="006779D1">
      <w:pPr>
        <w:jc w:val="both"/>
        <w:rPr>
          <w:rFonts w:cs="Times New Roman"/>
          <w:szCs w:val="20"/>
        </w:rPr>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084077E4" w14:textId="77777777" w:rsidR="008D7B7B" w:rsidRDefault="008D7B7B" w:rsidP="00561AFC"/>
    <w:p w14:paraId="3B11EAAF" w14:textId="7A72470E" w:rsidR="00F44DB2" w:rsidRDefault="00E5202A" w:rsidP="00E225EA">
      <w:pPr>
        <w:jc w:val="both"/>
      </w:pPr>
      <w:r>
        <w:t xml:space="preserve">The MPs were tested using </w:t>
      </w:r>
      <w:r w:rsidR="0040280D">
        <w:t>the reference case operating model</w:t>
      </w:r>
      <w:r w:rsidR="003F2993">
        <w:t xml:space="preserve"> (OM#1)</w:t>
      </w:r>
      <w:r w:rsidR="0040280D">
        <w:t>, w</w:t>
      </w:r>
      <w:r>
        <w:t xml:space="preserve">hich </w:t>
      </w:r>
      <w:r w:rsidR="0040280D">
        <w:t xml:space="preserve">simulates </w:t>
      </w:r>
      <w:r w:rsidR="00396122">
        <w:t>two</w:t>
      </w:r>
      <w:r w:rsidR="0040280D">
        <w:t xml:space="preserve"> </w:t>
      </w:r>
      <w:r>
        <w:t xml:space="preserve">resilient </w:t>
      </w:r>
      <w:r w:rsidR="0040280D">
        <w:t>population</w:t>
      </w:r>
      <w:r w:rsidR="00396122">
        <w:t>s</w:t>
      </w:r>
      <w:r w:rsidR="0040280D">
        <w:t xml:space="preserve"> in relatively optimistic state</w:t>
      </w:r>
      <w:r w:rsidR="00AA1C1D">
        <w:t>s</w:t>
      </w:r>
      <w:r>
        <w:t xml:space="preserve"> (e.g. high natural mortality rate, low age at maturity</w:t>
      </w:r>
      <w:r w:rsidR="0040280D">
        <w:t>, high current spawning biomass relative to unfished</w:t>
      </w:r>
      <w:r>
        <w:t xml:space="preserve">). </w:t>
      </w:r>
      <w:r w:rsidR="0040280D">
        <w:t xml:space="preserve">Similarly to other operating models, recent recruitments are estimated </w:t>
      </w:r>
      <w:r w:rsidR="00396122">
        <w:t>to be relatively strong,</w:t>
      </w:r>
      <w:r w:rsidR="008A720D">
        <w:t xml:space="preserve"> </w:t>
      </w:r>
      <w:r w:rsidR="0040280D">
        <w:t xml:space="preserve">which leads to </w:t>
      </w:r>
      <w:r w:rsidR="0098037A">
        <w:t xml:space="preserve">stock </w:t>
      </w:r>
      <w:r w:rsidR="0040280D">
        <w:t xml:space="preserve">biomass increases in early projection years for the majority of </w:t>
      </w:r>
      <w:r w:rsidR="00396122">
        <w:t xml:space="preserve">the </w:t>
      </w:r>
      <w:r w:rsidR="0040280D">
        <w:t xml:space="preserve">simulations </w:t>
      </w:r>
      <w:r w:rsidR="0098037A">
        <w:t>(Figure 1).</w:t>
      </w:r>
    </w:p>
    <w:p w14:paraId="49EC57BD" w14:textId="77777777" w:rsidR="00F44DB2" w:rsidRDefault="00F44DB2" w:rsidP="00E225EA">
      <w:pPr>
        <w:jc w:val="both"/>
      </w:pPr>
    </w:p>
    <w:p w14:paraId="3F9FCDA0" w14:textId="21E39644" w:rsidR="00F44DB2" w:rsidRDefault="0040280D" w:rsidP="00E225EA">
      <w:pPr>
        <w:jc w:val="both"/>
      </w:pPr>
      <w:r>
        <w:t>With respect to certain performance metrics relating to conservation</w:t>
      </w:r>
      <w:r w:rsidR="00AA1C1D">
        <w:t xml:space="preserve"> (see Figures 1 and 2)</w:t>
      </w:r>
      <w:r>
        <w:t>,</w:t>
      </w:r>
      <w:r w:rsidR="00E5202A">
        <w:t xml:space="preserve"> the performance</w:t>
      </w:r>
      <w:r w:rsidR="008A720D">
        <w:t>s</w:t>
      </w:r>
      <w:r w:rsidR="00E5202A">
        <w:t xml:space="preserve"> of </w:t>
      </w:r>
      <w:r w:rsidR="008A720D">
        <w:t>all</w:t>
      </w:r>
      <w:r w:rsidR="00E5202A">
        <w:t xml:space="preserve"> MPs w</w:t>
      </w:r>
      <w:r w:rsidR="008A720D">
        <w:t>ere</w:t>
      </w:r>
      <w:r>
        <w:t xml:space="preserve"> both</w:t>
      </w:r>
      <w:r w:rsidR="00E5202A">
        <w:t xml:space="preserve"> </w:t>
      </w:r>
      <w:r>
        <w:t>comparable</w:t>
      </w:r>
      <w:r w:rsidR="0098037A">
        <w:t xml:space="preserve"> and </w:t>
      </w:r>
      <w:r w:rsidR="00F44DB2">
        <w:t>satisfactory</w:t>
      </w:r>
      <w:r w:rsidR="0098037A">
        <w:t xml:space="preserve">. For example, all MPs provided </w:t>
      </w:r>
      <w:r>
        <w:t>close to a</w:t>
      </w:r>
      <w:r w:rsidR="0098037A">
        <w:t xml:space="preserve"> 100% probability of being in the green Kobe zone</w:t>
      </w:r>
      <w:r w:rsidR="00F44DB2">
        <w:t xml:space="preserve"> (PGK, both underfishing and underfished status)</w:t>
      </w:r>
      <w:r w:rsidR="0098037A">
        <w:t xml:space="preserve"> after year 30 of the projection </w:t>
      </w:r>
      <w:r w:rsidR="002B28BC">
        <w:t xml:space="preserve">(Figure </w:t>
      </w:r>
      <w:r w:rsidR="00396122">
        <w:t>3</w:t>
      </w:r>
      <w:r w:rsidR="002B28BC">
        <w:t>)</w:t>
      </w:r>
      <w:r w:rsidR="0098037A">
        <w:t>.</w:t>
      </w:r>
      <w:r w:rsidR="00AA1C1D">
        <w:t xml:space="preserve"> </w:t>
      </w:r>
    </w:p>
    <w:p w14:paraId="2DC22038" w14:textId="77777777" w:rsidR="00F44DB2" w:rsidRDefault="00F44DB2" w:rsidP="00E225EA">
      <w:pPr>
        <w:jc w:val="both"/>
      </w:pPr>
    </w:p>
    <w:p w14:paraId="755C861E" w14:textId="3F8DE965" w:rsidR="00910F3C" w:rsidRDefault="00203F5E" w:rsidP="00E225EA">
      <w:pPr>
        <w:jc w:val="both"/>
      </w:pPr>
      <w:r>
        <w:t>Other</w:t>
      </w:r>
      <w:r w:rsidR="0040280D">
        <w:t xml:space="preserve"> performance</w:t>
      </w:r>
      <w:r>
        <w:t xml:space="preserve"> statistics such as</w:t>
      </w:r>
      <w:r w:rsidR="0098037A">
        <w:t xml:space="preserve"> the lowest level of stock depletion </w:t>
      </w:r>
      <w:r w:rsidR="002B28BC">
        <w:t xml:space="preserve">(LD) </w:t>
      </w:r>
      <w:r w:rsidR="0098037A">
        <w:t>var</w:t>
      </w:r>
      <w:r>
        <w:t>ied</w:t>
      </w:r>
      <w:r w:rsidR="0098037A">
        <w:t xml:space="preserve"> substantially among the MPs and</w:t>
      </w:r>
      <w:r>
        <w:t xml:space="preserve"> </w:t>
      </w:r>
      <w:r w:rsidR="00F44DB2">
        <w:t>were</w:t>
      </w:r>
      <w:r>
        <w:t xml:space="preserve"> generally traded-off with </w:t>
      </w:r>
      <w:r w:rsidR="002B28BC">
        <w:t>short-term and long-term catches (C10, C30)</w:t>
      </w:r>
      <w:r>
        <w:t xml:space="preserve"> (Figures 2 and 3). </w:t>
      </w:r>
    </w:p>
    <w:p w14:paraId="1CC4C3D1" w14:textId="32E8818F" w:rsidR="002B28BC" w:rsidRDefault="002B28BC" w:rsidP="00E225EA">
      <w:pPr>
        <w:jc w:val="both"/>
      </w:pPr>
    </w:p>
    <w:p w14:paraId="1CBF0DCA" w14:textId="33087716" w:rsidR="002B28BC" w:rsidRDefault="00F44DB2" w:rsidP="00E225EA">
      <w:pPr>
        <w:jc w:val="both"/>
      </w:pPr>
      <w:r>
        <w:t xml:space="preserve">For the most part, MPs that performed well in the East also performed </w:t>
      </w:r>
      <w:r w:rsidR="001E4F48">
        <w:t xml:space="preserve">similarly </w:t>
      </w:r>
      <w:r>
        <w:t xml:space="preserve">well in the West (Figure 4) meaning that </w:t>
      </w:r>
      <w:r w:rsidR="00911E5B">
        <w:t>if these were the only candidates</w:t>
      </w:r>
      <w:r>
        <w:t xml:space="preserve"> Western performance would not be traded-off against Eastern performance. </w:t>
      </w:r>
      <w:r w:rsidR="0027564F">
        <w:t>However this pattern may not be maintained as greater complexity is introduced to the MPs to be considered in the future</w:t>
      </w:r>
    </w:p>
    <w:p w14:paraId="0C96374F" w14:textId="74194011" w:rsidR="00D10BD5" w:rsidRDefault="00D10BD5" w:rsidP="00E225EA">
      <w:pPr>
        <w:jc w:val="both"/>
      </w:pPr>
    </w:p>
    <w:p w14:paraId="07BBCB08" w14:textId="5EA902AD" w:rsidR="00D10BD5" w:rsidRPr="00E5202A" w:rsidRDefault="00D10BD5" w:rsidP="00E225EA">
      <w:pPr>
        <w:jc w:val="both"/>
      </w:pPr>
      <w:r>
        <w:t>Static constant catch MPs (e.g. 150% of the current TAC, CurC150) performed reasonably well compare</w:t>
      </w:r>
      <w:r w:rsidR="0027564F">
        <w:t>d</w:t>
      </w:r>
      <w:r>
        <w:t xml:space="preserve"> with the example MPs</w:t>
      </w:r>
      <w:r w:rsidR="0040280D">
        <w:t>, EMP1 and EMP2</w:t>
      </w:r>
      <w:r>
        <w:t xml:space="preserve">. </w:t>
      </w:r>
      <w:r w:rsidR="0027564F">
        <w:t>However again this is a pattern that may not continue once the other Reference Set and robustness tests are introduced.</w:t>
      </w:r>
    </w:p>
    <w:p w14:paraId="1FE1D90B" w14:textId="77777777" w:rsidR="00E65A38" w:rsidRDefault="00E65A38" w:rsidP="008A720D">
      <w:pPr>
        <w:jc w:val="both"/>
      </w:pPr>
    </w:p>
    <w:p w14:paraId="086A1006" w14:textId="77777777" w:rsidR="0040280D" w:rsidRDefault="0040280D" w:rsidP="00E225EA">
      <w:pPr>
        <w:jc w:val="both"/>
      </w:pPr>
    </w:p>
    <w:p w14:paraId="2D0DE2FB" w14:textId="20B561B7" w:rsidR="002F5DBD" w:rsidRDefault="00E0013C" w:rsidP="00E225EA">
      <w:pPr>
        <w:pStyle w:val="Heading1"/>
        <w:jc w:val="both"/>
      </w:pPr>
      <w:r>
        <w:t>Discussion</w:t>
      </w:r>
    </w:p>
    <w:p w14:paraId="3196A874" w14:textId="21728233" w:rsidR="00F60DF4" w:rsidRDefault="002B46D2" w:rsidP="008A720D">
      <w:pPr>
        <w:tabs>
          <w:tab w:val="left" w:pos="1050"/>
        </w:tabs>
        <w:jc w:val="both"/>
      </w:pPr>
      <w:r>
        <w:tab/>
      </w:r>
    </w:p>
    <w:p w14:paraId="18F67DF0" w14:textId="66CD4C4C" w:rsidR="00100991" w:rsidRDefault="002B46D2" w:rsidP="00E225EA">
      <w:pPr>
        <w:jc w:val="both"/>
      </w:pPr>
      <w:r w:rsidRPr="002B46D2">
        <w:t xml:space="preserve">The purpose of this </w:t>
      </w:r>
      <w:r>
        <w:t xml:space="preserve">document is to introduce MP design and demonstrate example MPs. MSE processes are strengthened by comparative testing of multiple MPs developed by </w:t>
      </w:r>
      <w:r w:rsidR="000F463C">
        <w:t>a number of different scientists</w:t>
      </w:r>
      <w:r>
        <w:t>. EMP1 and EMP2 are deliberately simple</w:t>
      </w:r>
      <w:r w:rsidR="00067F4B">
        <w:t xml:space="preserve"> – they are intended </w:t>
      </w:r>
      <w:r w:rsidR="001E4F48">
        <w:t xml:space="preserve">only </w:t>
      </w:r>
      <w:r w:rsidR="00067F4B">
        <w:t>to be illustrative of the process, and their results shown here should not be over-interpreted.</w:t>
      </w:r>
      <w:r>
        <w:t xml:space="preserve"> </w:t>
      </w:r>
      <w:r w:rsidR="00067F4B">
        <w:t>They</w:t>
      </w:r>
      <w:r w:rsidR="001E4F48">
        <w:t xml:space="preserve"> </w:t>
      </w:r>
      <w:r>
        <w:t>could easily be improved by modification or the tuning of control parameters.</w:t>
      </w:r>
    </w:p>
    <w:p w14:paraId="08DCF8B1" w14:textId="77777777" w:rsidR="00100991" w:rsidRDefault="00100991" w:rsidP="00E225EA">
      <w:pPr>
        <w:jc w:val="both"/>
      </w:pPr>
    </w:p>
    <w:p w14:paraId="7FF97DA2" w14:textId="6CF5007C" w:rsidR="00D10BD5" w:rsidRDefault="00D10BD5" w:rsidP="00E225EA">
      <w:pPr>
        <w:jc w:val="both"/>
      </w:pPr>
      <w:r>
        <w:t xml:space="preserve">In general dynamic MPs that react to current data regarding </w:t>
      </w:r>
      <w:r w:rsidR="00D36E5E">
        <w:t>relative abundance</w:t>
      </w:r>
      <w:r>
        <w:t xml:space="preserve"> can be expected to comprehensively outperform static MPs such as 150% of current TAC (CurC150) (Carruthers et al. 2014, </w:t>
      </w:r>
      <w:proofErr w:type="spellStart"/>
      <w:r>
        <w:t>Harford</w:t>
      </w:r>
      <w:proofErr w:type="spellEnd"/>
      <w:r>
        <w:t xml:space="preserve"> </w:t>
      </w:r>
      <w:r>
        <w:lastRenderedPageBreak/>
        <w:t>and Carruthers 2017). Th</w:t>
      </w:r>
      <w:r w:rsidR="00100991">
        <w:t xml:space="preserve">e relative strength of </w:t>
      </w:r>
      <w:r>
        <w:t>static MP</w:t>
      </w:r>
      <w:r w:rsidR="00100991">
        <w:t>s in this preliminary analysis</w:t>
      </w:r>
      <w:r>
        <w:t xml:space="preserve"> indicates that future MP development </w:t>
      </w:r>
      <w:r w:rsidR="00067F4B">
        <w:t>will lead</w:t>
      </w:r>
      <w:r>
        <w:t xml:space="preserve"> </w:t>
      </w:r>
      <w:r w:rsidR="00D36E5E">
        <w:t>to</w:t>
      </w:r>
      <w:r>
        <w:t xml:space="preserve"> substantial performance gains over </w:t>
      </w:r>
      <w:r w:rsidR="00100991">
        <w:t>the example MPs</w:t>
      </w:r>
      <w:r>
        <w:t xml:space="preserve"> presented in this paper. </w:t>
      </w:r>
    </w:p>
    <w:p w14:paraId="4A31BBF4" w14:textId="25551028" w:rsidR="00100991" w:rsidRDefault="00100991" w:rsidP="00E225EA">
      <w:pPr>
        <w:jc w:val="both"/>
      </w:pPr>
    </w:p>
    <w:p w14:paraId="4B5982FB" w14:textId="0E207F13" w:rsidR="00100991" w:rsidRDefault="00100991" w:rsidP="00E225EA">
      <w:pPr>
        <w:jc w:val="both"/>
      </w:pPr>
      <w:r>
        <w:t xml:space="preserve">It is important to </w:t>
      </w:r>
      <w:r w:rsidR="001E4F48">
        <w:t>appreciate</w:t>
      </w:r>
      <w:r>
        <w:t xml:space="preserve"> that other operating models that include more conservative assumptions about stock status and pr</w:t>
      </w:r>
      <w:r w:rsidR="00D36E5E">
        <w:t xml:space="preserve">oductivity may be a harder test of MPs </w:t>
      </w:r>
      <w:r>
        <w:t>and o</w:t>
      </w:r>
      <w:r w:rsidR="00D36E5E">
        <w:t>ffer a different view of their relative performance</w:t>
      </w:r>
      <w:r>
        <w:t xml:space="preserve">. </w:t>
      </w:r>
    </w:p>
    <w:p w14:paraId="3B2DFCBC" w14:textId="77777777" w:rsidR="008D7B7B" w:rsidRDefault="008D7B7B" w:rsidP="00E225EA">
      <w:pPr>
        <w:jc w:val="both"/>
      </w:pPr>
    </w:p>
    <w:p w14:paraId="51D06F5A" w14:textId="47D150B6" w:rsidR="00910F3C" w:rsidRPr="002B46D2" w:rsidRDefault="00A81BE1" w:rsidP="00E225EA">
      <w:pPr>
        <w:jc w:val="both"/>
      </w:pPr>
      <w:r>
        <w:t xml:space="preserve">A follow up paper (SCRS/2017/225) provides a description of the R package for MP testing (ABT-MSE) and a full worked example of how to code EMP1 and EMP2 into the package and produce the </w:t>
      </w:r>
      <w:r w:rsidR="00D36E5E">
        <w:t xml:space="preserve">results </w:t>
      </w:r>
      <w:r>
        <w:t xml:space="preserve">tables and figures of this paper. </w:t>
      </w:r>
    </w:p>
    <w:p w14:paraId="6B15E175" w14:textId="77777777" w:rsidR="00910F3C" w:rsidRDefault="00910F3C" w:rsidP="00E225EA">
      <w:pPr>
        <w:jc w:val="both"/>
      </w:pPr>
    </w:p>
    <w:p w14:paraId="4EAE804F" w14:textId="77777777" w:rsidR="00910F3C" w:rsidRDefault="00910F3C"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ABT-MSE. 2017. Atlantic bluefin tuna management strategy evaluation: an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t>Butterworth, D.S., Punt, A.E., 1999. Experiences in the evaluation and implementation of management procedures. ICES J. Mar. Sci. 56, 985-998.</w:t>
      </w:r>
    </w:p>
    <w:p w14:paraId="0D656154" w14:textId="6D55C849" w:rsidR="004E1E8D" w:rsidRPr="00602508" w:rsidRDefault="004E1E8D" w:rsidP="004E1E8D">
      <w:pPr>
        <w:spacing w:afterLines="40" w:after="96"/>
        <w:ind w:left="425" w:right="-11" w:hanging="425"/>
        <w:jc w:val="both"/>
        <w:rPr>
          <w:lang w:val="en-US"/>
        </w:rPr>
      </w:pPr>
      <w:r w:rsidRPr="00602508">
        <w:rPr>
          <w:lang w:val="en-US"/>
        </w:rPr>
        <w:t xml:space="preserve">CMG. 2017. Specifications for MSE trials for bluefin tuna in the North Atlantic. GBYP Core Modelling Group. </w:t>
      </w:r>
      <w:r w:rsidR="001F274F" w:rsidRPr="00602508">
        <w:t xml:space="preserve">ICCAT Atlantic Wide Research Programme for Bluefin Tuna. </w:t>
      </w:r>
      <w:r w:rsidRPr="00602508">
        <w:rPr>
          <w:lang w:val="en-US"/>
        </w:rPr>
        <w:t>Available at: [accessed September 2017]</w:t>
      </w:r>
    </w:p>
    <w:p w14:paraId="1F835BCC" w14:textId="47270CC5" w:rsidR="004E1E8D" w:rsidRDefault="001F274F" w:rsidP="004E1E8D">
      <w:pPr>
        <w:spacing w:afterLines="40" w:after="96"/>
        <w:ind w:left="425" w:right="-11" w:hanging="425"/>
        <w:jc w:val="both"/>
      </w:pPr>
      <w:r w:rsidRPr="00602508">
        <w:rPr>
          <w:lang w:val="en-US"/>
        </w:rPr>
        <w:t xml:space="preserve">GBYP. 2017. Data to inform operating models for North Atlantic bluefin tuna. </w:t>
      </w:r>
      <w:r w:rsidRPr="00602508">
        <w:t>ICCAT Atlantic Wide Research Programme for Bluefin Tuna. Available at: [accessed September 2017]</w:t>
      </w:r>
    </w:p>
    <w:p w14:paraId="4021BC01" w14:textId="27E8BEF3" w:rsidR="00100991" w:rsidRPr="00602508" w:rsidRDefault="00100991" w:rsidP="004E1E8D">
      <w:pPr>
        <w:spacing w:afterLines="40" w:after="96"/>
        <w:ind w:left="425" w:right="-11" w:hanging="425"/>
        <w:jc w:val="both"/>
        <w:rPr>
          <w:lang w:val="en-US"/>
        </w:rPr>
      </w:pPr>
      <w:r w:rsidRPr="00100991">
        <w:rPr>
          <w:lang w:val="en-US"/>
        </w:rPr>
        <w:t xml:space="preserve">Carruthers, T.R., Punt, A.E., Walters, C.J., MacCall, A., McAllister, M.K., Dick, </w:t>
      </w:r>
      <w:proofErr w:type="spellStart"/>
      <w:r w:rsidRPr="00100991">
        <w:rPr>
          <w:lang w:val="en-US"/>
        </w:rPr>
        <w:t>E.J.</w:t>
      </w:r>
      <w:proofErr w:type="gramStart"/>
      <w:r w:rsidRPr="00100991">
        <w:rPr>
          <w:lang w:val="en-US"/>
        </w:rPr>
        <w:t>,Cope</w:t>
      </w:r>
      <w:proofErr w:type="spellEnd"/>
      <w:proofErr w:type="gramEnd"/>
      <w:r w:rsidRPr="00100991">
        <w:rPr>
          <w:lang w:val="en-US"/>
        </w:rPr>
        <w:t>, J., 2014. Evaluating methods for setting catch limits in data-limited fisheries. Fish. Res. 153, 48–68, http://dx.doi.org/10.1016/j.fishres.2013.12.014.</w:t>
      </w:r>
    </w:p>
    <w:p w14:paraId="4D068BFA" w14:textId="361981B6" w:rsidR="0000387F" w:rsidRDefault="004E1E8D" w:rsidP="004E1E8D">
      <w:pPr>
        <w:spacing w:afterLines="40" w:after="96"/>
        <w:ind w:left="425" w:right="-11" w:hanging="425"/>
        <w:jc w:val="both"/>
        <w:rPr>
          <w:lang w:val="en-US"/>
        </w:rPr>
      </w:pPr>
      <w:r w:rsidRPr="00602508">
        <w:rPr>
          <w:lang w:val="en-US"/>
        </w:rPr>
        <w:t>Cochrane, K L., Butterworth, D.S., De Oliveira, J.A.A., Roel, B.A., 1998. Management procedures in a fishery based on highly variable stocks and with conflicting objectives: experiences in the South African pelagic fishery. Rev. Fish. Biol. Fisher. 8, 177-214.</w:t>
      </w:r>
    </w:p>
    <w:p w14:paraId="0B91F518" w14:textId="5E45B522" w:rsidR="00100991" w:rsidRPr="00602508" w:rsidRDefault="00100991" w:rsidP="004E1E8D">
      <w:pPr>
        <w:spacing w:afterLines="40" w:after="96"/>
        <w:ind w:left="425" w:right="-11" w:hanging="425"/>
        <w:jc w:val="both"/>
        <w:rPr>
          <w:lang w:val="en-US"/>
        </w:rPr>
      </w:pPr>
      <w:r>
        <w:rPr>
          <w:lang w:val="en-US"/>
        </w:rPr>
        <w:t xml:space="preserve">Harford, W., Carruthers, T.R. 2017. Interim and long-term performance of static and adaptive management procedures. Fish. Res. 190: 84-94. </w:t>
      </w:r>
    </w:p>
    <w:p w14:paraId="4BE77C29" w14:textId="2D4A9BA4" w:rsidR="001F274F" w:rsidRDefault="001F274F" w:rsidP="004E1E8D">
      <w:pPr>
        <w:spacing w:afterLines="40" w:after="96"/>
        <w:ind w:left="425" w:right="-11" w:hanging="425"/>
        <w:jc w:val="both"/>
        <w:rPr>
          <w:lang w:val="en-US"/>
        </w:rPr>
      </w:pPr>
      <w:r w:rsidRPr="00602508">
        <w:rPr>
          <w:lang w:val="en-US"/>
        </w:rPr>
        <w:t xml:space="preserve">Punt, A.E., Butterworth, D.S., de Moor, C.L., De Oliveira, J.A.A., Haddon, M., 2016. Management strategy evaluation: best practices. Fish </w:t>
      </w:r>
      <w:proofErr w:type="spellStart"/>
      <w:r w:rsidRPr="00602508">
        <w:rPr>
          <w:lang w:val="en-US"/>
        </w:rPr>
        <w:t>Fish</w:t>
      </w:r>
      <w:proofErr w:type="spellEnd"/>
      <w:r w:rsidRPr="00602508">
        <w:rPr>
          <w:lang w:val="en-US"/>
        </w:rPr>
        <w:t xml:space="preserve">. 17, 303–334, </w:t>
      </w:r>
      <w:hyperlink r:id="rId16" w:history="1">
        <w:r w:rsidR="006779D1" w:rsidRPr="00602508">
          <w:rPr>
            <w:rStyle w:val="Hyperlink"/>
            <w:lang w:val="en-US"/>
          </w:rPr>
          <w:t>http://dx.doi.org/10.1111/faf.12104</w:t>
        </w:r>
      </w:hyperlink>
      <w:r w:rsidRPr="00602508">
        <w:rPr>
          <w:lang w:val="en-US"/>
        </w:rPr>
        <w:t>.</w:t>
      </w:r>
    </w:p>
    <w:p w14:paraId="05AFD031" w14:textId="1DBEAFC3" w:rsidR="006779D1" w:rsidRPr="0098488D" w:rsidRDefault="006779D1" w:rsidP="006779D1">
      <w:pPr>
        <w:spacing w:afterLines="40" w:after="96"/>
        <w:ind w:left="425" w:right="-11" w:hanging="425"/>
        <w:jc w:val="both"/>
        <w:rPr>
          <w:rFonts w:cs="Times New Roman"/>
          <w:szCs w:val="20"/>
        </w:rPr>
      </w:pPr>
      <w:proofErr w:type="spellStart"/>
      <w:r>
        <w:rPr>
          <w:lang w:val="en-US"/>
        </w:rPr>
        <w:t>Radermeyer</w:t>
      </w:r>
      <w:proofErr w:type="spellEnd"/>
      <w:r>
        <w:rPr>
          <w:lang w:val="en-US"/>
        </w:rPr>
        <w:t xml:space="preserve">, R.A., Butterworth, D.S. 2015. An illustrative example of a management procedure for Eastern North Atlantic bluefin tuna. ICCAT SCRS/2015/165. </w:t>
      </w:r>
    </w:p>
    <w:p w14:paraId="4B48902F" w14:textId="77777777" w:rsidR="006779D1" w:rsidRDefault="006779D1" w:rsidP="004E1E8D">
      <w:pPr>
        <w:spacing w:afterLines="40" w:after="96"/>
        <w:ind w:left="425" w:right="-11" w:hanging="425"/>
        <w:jc w:val="both"/>
        <w:rPr>
          <w:lang w:val="en-US"/>
        </w:rPr>
      </w:pPr>
    </w:p>
    <w:p w14:paraId="351AB586" w14:textId="77777777" w:rsidR="000A5361" w:rsidRDefault="000A5361" w:rsidP="00113064">
      <w:pPr>
        <w:spacing w:afterLines="40" w:after="96"/>
        <w:ind w:right="-11"/>
        <w:rPr>
          <w:rFonts w:eastAsiaTheme="majorEastAsia" w:cstheme="majorBidi"/>
          <w:b/>
          <w:bCs/>
          <w:szCs w:val="26"/>
        </w:rPr>
      </w:pPr>
    </w:p>
    <w:p w14:paraId="5C3E68E1" w14:textId="77777777" w:rsidR="00B17204" w:rsidRDefault="00B17204">
      <w:pPr>
        <w:spacing w:after="200" w:line="276" w:lineRule="auto"/>
        <w:rPr>
          <w:rFonts w:eastAsiaTheme="majorEastAsia" w:cstheme="majorBidi"/>
          <w:b/>
          <w:bCs/>
          <w:szCs w:val="26"/>
        </w:rPr>
      </w:pPr>
      <w:r>
        <w:rPr>
          <w:rFonts w:eastAsiaTheme="majorEastAsia" w:cstheme="majorBidi"/>
          <w:b/>
          <w:bCs/>
          <w:szCs w:val="26"/>
        </w:rPr>
        <w:br w:type="page"/>
      </w:r>
    </w:p>
    <w:p w14:paraId="6396C977" w14:textId="31B3DD52" w:rsidR="00DB4153" w:rsidRDefault="000A5361" w:rsidP="00113064">
      <w:pPr>
        <w:spacing w:afterLines="40" w:after="96"/>
        <w:ind w:right="-11"/>
        <w:rPr>
          <w:rFonts w:eastAsiaTheme="majorEastAsia" w:cstheme="majorBidi"/>
          <w:b/>
          <w:bCs/>
          <w:szCs w:val="26"/>
        </w:rPr>
      </w:pPr>
      <w:r>
        <w:rPr>
          <w:rFonts w:eastAsiaTheme="majorEastAsia" w:cstheme="majorBidi"/>
          <w:b/>
          <w:bCs/>
          <w:szCs w:val="26"/>
        </w:rPr>
        <w:lastRenderedPageBreak/>
        <w:t>Tables</w:t>
      </w:r>
    </w:p>
    <w:p w14:paraId="4EF595CE" w14:textId="77777777" w:rsidR="000A5361" w:rsidRDefault="000A5361" w:rsidP="00113064">
      <w:pPr>
        <w:spacing w:afterLines="40" w:after="96"/>
        <w:ind w:right="-11"/>
        <w:rPr>
          <w:rFonts w:eastAsiaTheme="majorEastAsia" w:cstheme="majorBidi"/>
          <w:b/>
          <w:bCs/>
          <w:szCs w:val="26"/>
        </w:rPr>
      </w:pPr>
    </w:p>
    <w:p w14:paraId="05CED2C3" w14:textId="77777777" w:rsidR="000A5361" w:rsidRDefault="000A5361" w:rsidP="000A5361">
      <w:pPr>
        <w:jc w:val="both"/>
        <w:rPr>
          <w:rFonts w:cs="Times New Roman"/>
          <w:szCs w:val="20"/>
        </w:rPr>
      </w:pPr>
      <w:r w:rsidRPr="007B0E15">
        <w:rPr>
          <w:rFonts w:cs="Times New Roman"/>
          <w:b/>
          <w:szCs w:val="20"/>
        </w:rPr>
        <w:t>Table 1.</w:t>
      </w:r>
      <w:r>
        <w:rPr>
          <w:rFonts w:cs="Times New Roman"/>
          <w:szCs w:val="20"/>
        </w:rPr>
        <w:t xml:space="preserve"> Control parameters for Example Management Procedures 1 and 2 (EMP1, EMP2)</w:t>
      </w:r>
    </w:p>
    <w:p w14:paraId="35A1B350" w14:textId="77777777" w:rsidR="001E4F48" w:rsidRDefault="001E4F48" w:rsidP="000A5361">
      <w:pPr>
        <w:jc w:val="both"/>
        <w:rPr>
          <w:rFonts w:cs="Times New Roman"/>
          <w:szCs w:val="20"/>
        </w:rPr>
      </w:pPr>
    </w:p>
    <w:tbl>
      <w:tblPr>
        <w:tblW w:w="7134" w:type="dxa"/>
        <w:tblInd w:w="96" w:type="dxa"/>
        <w:tblLook w:val="04A0" w:firstRow="1" w:lastRow="0" w:firstColumn="1" w:lastColumn="0" w:noHBand="0" w:noVBand="1"/>
      </w:tblPr>
      <w:tblGrid>
        <w:gridCol w:w="5149"/>
        <w:gridCol w:w="1985"/>
      </w:tblGrid>
      <w:tr w:rsidR="000A5361" w:rsidRPr="00E62CBF" w14:paraId="77704EA6" w14:textId="77777777" w:rsidTr="00D0019C">
        <w:trPr>
          <w:trHeight w:val="336"/>
        </w:trPr>
        <w:tc>
          <w:tcPr>
            <w:tcW w:w="5149" w:type="dxa"/>
            <w:tcBorders>
              <w:top w:val="single" w:sz="4" w:space="0" w:color="auto"/>
              <w:left w:val="nil"/>
              <w:bottom w:val="single" w:sz="4" w:space="0" w:color="auto"/>
              <w:right w:val="nil"/>
            </w:tcBorders>
            <w:shd w:val="clear" w:color="auto" w:fill="auto"/>
            <w:vAlign w:val="center"/>
            <w:hideMark/>
          </w:tcPr>
          <w:p w14:paraId="6A78266E" w14:textId="77777777" w:rsidR="000A5361" w:rsidRPr="00E62CBF" w:rsidRDefault="000A5361" w:rsidP="00D0019C">
            <w:pPr>
              <w:rPr>
                <w:rFonts w:eastAsia="Times New Roman" w:cs="Times New Roman"/>
                <w:color w:val="000000"/>
                <w:lang w:val="en-US"/>
              </w:rPr>
            </w:pPr>
            <w:r w:rsidRPr="00E62CBF">
              <w:rPr>
                <w:rFonts w:eastAsia="Times New Roman" w:cs="Times New Roman"/>
                <w:color w:val="000000"/>
                <w:lang w:val="en-US"/>
              </w:rPr>
              <w:t>Control parameter</w:t>
            </w:r>
          </w:p>
        </w:tc>
        <w:tc>
          <w:tcPr>
            <w:tcW w:w="1985" w:type="dxa"/>
            <w:tcBorders>
              <w:top w:val="single" w:sz="4" w:space="0" w:color="auto"/>
              <w:left w:val="nil"/>
              <w:bottom w:val="single" w:sz="4" w:space="0" w:color="auto"/>
              <w:right w:val="nil"/>
            </w:tcBorders>
            <w:shd w:val="clear" w:color="auto" w:fill="auto"/>
            <w:vAlign w:val="center"/>
            <w:hideMark/>
          </w:tcPr>
          <w:p w14:paraId="1E672E84"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Value</w:t>
            </w:r>
          </w:p>
        </w:tc>
      </w:tr>
      <w:tr w:rsidR="000A5361" w:rsidRPr="00E62CBF" w14:paraId="3DE851D4" w14:textId="77777777" w:rsidTr="00D0019C">
        <w:trPr>
          <w:trHeight w:val="324"/>
        </w:trPr>
        <w:tc>
          <w:tcPr>
            <w:tcW w:w="5149" w:type="dxa"/>
            <w:tcBorders>
              <w:top w:val="nil"/>
              <w:left w:val="nil"/>
              <w:bottom w:val="nil"/>
              <w:right w:val="nil"/>
            </w:tcBorders>
            <w:shd w:val="clear" w:color="auto" w:fill="auto"/>
            <w:noWrap/>
            <w:vAlign w:val="center"/>
            <w:hideMark/>
          </w:tcPr>
          <w:p w14:paraId="2A862833"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Pr>
                <w:rFonts w:eastAsia="Times New Roman" w:cs="Times New Roman"/>
                <w:i/>
                <w:iCs/>
                <w:color w:val="000000"/>
                <w:vertAlign w:val="subscript"/>
                <w:lang w:val="en-US"/>
              </w:rPr>
              <w:t>up</w:t>
            </w:r>
          </w:p>
        </w:tc>
        <w:tc>
          <w:tcPr>
            <w:tcW w:w="1985" w:type="dxa"/>
            <w:tcBorders>
              <w:top w:val="nil"/>
              <w:left w:val="nil"/>
              <w:bottom w:val="nil"/>
              <w:right w:val="nil"/>
            </w:tcBorders>
            <w:shd w:val="clear" w:color="auto" w:fill="auto"/>
            <w:noWrap/>
            <w:vAlign w:val="center"/>
            <w:hideMark/>
          </w:tcPr>
          <w:p w14:paraId="77C0E399" w14:textId="77777777" w:rsidR="000A5361" w:rsidRPr="00E62CBF" w:rsidRDefault="000A5361" w:rsidP="00D0019C">
            <w:pPr>
              <w:jc w:val="center"/>
              <w:rPr>
                <w:rFonts w:eastAsia="Times New Roman" w:cs="Times New Roman"/>
                <w:color w:val="000000"/>
                <w:lang w:val="en-US"/>
              </w:rPr>
            </w:pPr>
            <w:r w:rsidRPr="00E62CBF">
              <w:rPr>
                <w:rFonts w:eastAsia="Times New Roman" w:cs="Times New Roman"/>
                <w:color w:val="000000"/>
                <w:lang w:val="en-US"/>
              </w:rPr>
              <w:t>0.0</w:t>
            </w:r>
            <w:r>
              <w:rPr>
                <w:rFonts w:eastAsia="Times New Roman" w:cs="Times New Roman"/>
                <w:color w:val="000000"/>
                <w:lang w:val="en-US"/>
              </w:rPr>
              <w:t>5</w:t>
            </w:r>
          </w:p>
        </w:tc>
      </w:tr>
      <w:tr w:rsidR="000A5361" w:rsidRPr="00E62CBF" w14:paraId="3240CC02" w14:textId="77777777" w:rsidTr="00D0019C">
        <w:trPr>
          <w:trHeight w:val="324"/>
        </w:trPr>
        <w:tc>
          <w:tcPr>
            <w:tcW w:w="5149" w:type="dxa"/>
            <w:tcBorders>
              <w:top w:val="nil"/>
              <w:left w:val="nil"/>
              <w:bottom w:val="nil"/>
              <w:right w:val="nil"/>
            </w:tcBorders>
            <w:shd w:val="clear" w:color="auto" w:fill="auto"/>
            <w:noWrap/>
            <w:vAlign w:val="center"/>
            <w:hideMark/>
          </w:tcPr>
          <w:p w14:paraId="14980590"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sidRPr="00E62CBF">
              <w:rPr>
                <w:rFonts w:eastAsia="Times New Roman" w:cs="Times New Roman"/>
                <w:i/>
                <w:iCs/>
                <w:color w:val="000000"/>
                <w:vertAlign w:val="subscript"/>
                <w:lang w:val="en-US"/>
              </w:rPr>
              <w:t>down</w:t>
            </w:r>
          </w:p>
        </w:tc>
        <w:tc>
          <w:tcPr>
            <w:tcW w:w="1985" w:type="dxa"/>
            <w:tcBorders>
              <w:top w:val="nil"/>
              <w:left w:val="nil"/>
              <w:bottom w:val="nil"/>
              <w:right w:val="nil"/>
            </w:tcBorders>
            <w:shd w:val="clear" w:color="auto" w:fill="auto"/>
            <w:noWrap/>
            <w:vAlign w:val="center"/>
            <w:hideMark/>
          </w:tcPr>
          <w:p w14:paraId="271A2D18" w14:textId="77777777" w:rsidR="000A5361" w:rsidRPr="00E62CBF" w:rsidRDefault="000A5361" w:rsidP="00D0019C">
            <w:pPr>
              <w:jc w:val="center"/>
              <w:rPr>
                <w:rFonts w:eastAsia="Times New Roman" w:cs="Times New Roman"/>
                <w:color w:val="000000"/>
                <w:lang w:val="en-US"/>
              </w:rPr>
            </w:pPr>
            <w:r w:rsidRPr="00E62CBF">
              <w:rPr>
                <w:rFonts w:eastAsia="Times New Roman" w:cs="Times New Roman"/>
                <w:color w:val="000000"/>
                <w:lang w:val="en-US"/>
              </w:rPr>
              <w:t>0.15</w:t>
            </w:r>
          </w:p>
        </w:tc>
      </w:tr>
      <w:tr w:rsidR="000A5361" w:rsidRPr="00E62CBF" w14:paraId="7F1FCEAE" w14:textId="77777777" w:rsidTr="00D0019C">
        <w:trPr>
          <w:trHeight w:val="324"/>
        </w:trPr>
        <w:tc>
          <w:tcPr>
            <w:tcW w:w="5149" w:type="dxa"/>
            <w:tcBorders>
              <w:top w:val="nil"/>
              <w:left w:val="nil"/>
              <w:bottom w:val="nil"/>
              <w:right w:val="nil"/>
            </w:tcBorders>
            <w:shd w:val="clear" w:color="auto" w:fill="auto"/>
            <w:noWrap/>
            <w:vAlign w:val="center"/>
            <w:hideMark/>
          </w:tcPr>
          <w:p w14:paraId="7ADF3DD8"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sidRPr="00E62CBF">
              <w:rPr>
                <w:rFonts w:eastAsia="Times New Roman" w:cs="Times New Roman"/>
                <w:i/>
                <w:iCs/>
                <w:color w:val="000000"/>
                <w:vertAlign w:val="subscript"/>
                <w:lang w:val="en-US"/>
              </w:rPr>
              <w:t>up</w:t>
            </w:r>
          </w:p>
        </w:tc>
        <w:tc>
          <w:tcPr>
            <w:tcW w:w="1985" w:type="dxa"/>
            <w:tcBorders>
              <w:top w:val="nil"/>
              <w:left w:val="nil"/>
              <w:bottom w:val="nil"/>
              <w:right w:val="nil"/>
            </w:tcBorders>
            <w:shd w:val="clear" w:color="auto" w:fill="auto"/>
            <w:noWrap/>
            <w:vAlign w:val="center"/>
            <w:hideMark/>
          </w:tcPr>
          <w:p w14:paraId="61546E7E"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0.05</w:t>
            </w:r>
          </w:p>
        </w:tc>
      </w:tr>
      <w:tr w:rsidR="000A5361" w:rsidRPr="00E62CBF" w14:paraId="54A4AA15" w14:textId="77777777" w:rsidTr="00D0019C">
        <w:trPr>
          <w:trHeight w:val="324"/>
        </w:trPr>
        <w:tc>
          <w:tcPr>
            <w:tcW w:w="5149" w:type="dxa"/>
            <w:tcBorders>
              <w:top w:val="nil"/>
              <w:left w:val="nil"/>
              <w:bottom w:val="nil"/>
              <w:right w:val="nil"/>
            </w:tcBorders>
            <w:shd w:val="clear" w:color="auto" w:fill="auto"/>
            <w:noWrap/>
            <w:vAlign w:val="center"/>
            <w:hideMark/>
          </w:tcPr>
          <w:p w14:paraId="0248F388"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sidRPr="00E62CBF">
              <w:rPr>
                <w:rFonts w:eastAsia="Times New Roman" w:cs="Times New Roman"/>
                <w:i/>
                <w:iCs/>
                <w:color w:val="000000"/>
                <w:vertAlign w:val="subscript"/>
                <w:lang w:val="en-US"/>
              </w:rPr>
              <w:t>down</w:t>
            </w:r>
          </w:p>
        </w:tc>
        <w:tc>
          <w:tcPr>
            <w:tcW w:w="1985" w:type="dxa"/>
            <w:tcBorders>
              <w:top w:val="nil"/>
              <w:left w:val="nil"/>
              <w:bottom w:val="nil"/>
              <w:right w:val="nil"/>
            </w:tcBorders>
            <w:shd w:val="clear" w:color="auto" w:fill="auto"/>
            <w:noWrap/>
            <w:vAlign w:val="center"/>
            <w:hideMark/>
          </w:tcPr>
          <w:p w14:paraId="43B367DF" w14:textId="77777777" w:rsidR="000A5361" w:rsidRPr="00E62CBF" w:rsidRDefault="000A5361" w:rsidP="00D0019C">
            <w:pPr>
              <w:jc w:val="center"/>
              <w:rPr>
                <w:rFonts w:eastAsia="Times New Roman" w:cs="Times New Roman"/>
                <w:color w:val="000000"/>
                <w:lang w:val="en-US"/>
              </w:rPr>
            </w:pPr>
            <w:r w:rsidRPr="00E62CBF">
              <w:rPr>
                <w:rFonts w:eastAsia="Times New Roman" w:cs="Times New Roman"/>
                <w:color w:val="000000"/>
                <w:lang w:val="en-US"/>
              </w:rPr>
              <w:t>0.15</w:t>
            </w:r>
          </w:p>
        </w:tc>
      </w:tr>
      <w:tr w:rsidR="000A5361" w:rsidRPr="00E62CBF" w14:paraId="0FF1D7AF" w14:textId="77777777" w:rsidTr="00D0019C">
        <w:trPr>
          <w:trHeight w:val="324"/>
        </w:trPr>
        <w:tc>
          <w:tcPr>
            <w:tcW w:w="5149" w:type="dxa"/>
            <w:tcBorders>
              <w:top w:val="nil"/>
              <w:left w:val="nil"/>
              <w:bottom w:val="nil"/>
              <w:right w:val="nil"/>
            </w:tcBorders>
            <w:shd w:val="clear" w:color="auto" w:fill="auto"/>
            <w:noWrap/>
            <w:vAlign w:val="center"/>
            <w:hideMark/>
          </w:tcPr>
          <w:p w14:paraId="4C1DD0D4" w14:textId="77777777" w:rsidR="000A5361" w:rsidRPr="00E62CBF" w:rsidRDefault="000A5361" w:rsidP="00D0019C">
            <w:pPr>
              <w:rPr>
                <w:rFonts w:eastAsia="Times New Roman" w:cs="Times New Roman"/>
                <w:color w:val="000000"/>
                <w:lang w:val="en-US"/>
              </w:rPr>
            </w:pPr>
            <w:proofErr w:type="spellStart"/>
            <w:r w:rsidRPr="00E62CBF">
              <w:rPr>
                <w:rFonts w:eastAsia="Times New Roman" w:cs="Times New Roman"/>
                <w:i/>
                <w:iCs/>
                <w:color w:val="000000"/>
                <w:lang w:val="en-US"/>
              </w:rPr>
              <w:t>J</w:t>
            </w:r>
            <w:r w:rsidRPr="00E62CBF">
              <w:rPr>
                <w:rFonts w:eastAsia="Times New Roman" w:cs="Times New Roman"/>
                <w:color w:val="000000"/>
                <w:vertAlign w:val="subscript"/>
                <w:lang w:val="en-US"/>
              </w:rPr>
              <w:t>targ</w:t>
            </w:r>
            <w:proofErr w:type="spellEnd"/>
            <w:r w:rsidRPr="00E62CBF">
              <w:rPr>
                <w:rFonts w:eastAsia="Times New Roman" w:cs="Times New Roman"/>
                <w:color w:val="000000"/>
                <w:lang w:val="en-US"/>
              </w:rPr>
              <w:t xml:space="preserve"> </w:t>
            </w:r>
            <w:r>
              <w:rPr>
                <w:rFonts w:eastAsia="Times New Roman" w:cs="Times New Roman"/>
                <w:color w:val="000000"/>
                <w:lang w:val="en-US"/>
              </w:rPr>
              <w:t>-</w:t>
            </w:r>
            <w:r w:rsidRPr="00E62CBF">
              <w:rPr>
                <w:rFonts w:eastAsia="Times New Roman" w:cs="Times New Roman"/>
                <w:color w:val="000000"/>
                <w:lang w:val="en-US"/>
              </w:rPr>
              <w:t>JPLL_NEA</w:t>
            </w:r>
            <w:r>
              <w:rPr>
                <w:rFonts w:eastAsia="Times New Roman" w:cs="Times New Roman"/>
                <w:color w:val="000000"/>
                <w:lang w:val="en-US"/>
              </w:rPr>
              <w:t>tl2 (East MP)</w:t>
            </w:r>
          </w:p>
        </w:tc>
        <w:tc>
          <w:tcPr>
            <w:tcW w:w="1985" w:type="dxa"/>
            <w:tcBorders>
              <w:top w:val="nil"/>
              <w:left w:val="nil"/>
              <w:bottom w:val="nil"/>
              <w:right w:val="nil"/>
            </w:tcBorders>
            <w:shd w:val="clear" w:color="auto" w:fill="auto"/>
            <w:noWrap/>
            <w:vAlign w:val="center"/>
            <w:hideMark/>
          </w:tcPr>
          <w:p w14:paraId="2EE12FC1"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4.8</w:t>
            </w:r>
          </w:p>
        </w:tc>
      </w:tr>
      <w:tr w:rsidR="000A5361" w:rsidRPr="00E62CBF" w14:paraId="206FC4EC" w14:textId="77777777" w:rsidTr="00D0019C">
        <w:trPr>
          <w:trHeight w:val="324"/>
        </w:trPr>
        <w:tc>
          <w:tcPr>
            <w:tcW w:w="5149" w:type="dxa"/>
            <w:tcBorders>
              <w:top w:val="nil"/>
              <w:left w:val="nil"/>
              <w:bottom w:val="single" w:sz="4" w:space="0" w:color="auto"/>
              <w:right w:val="nil"/>
            </w:tcBorders>
            <w:shd w:val="clear" w:color="auto" w:fill="auto"/>
            <w:noWrap/>
            <w:vAlign w:val="center"/>
            <w:hideMark/>
          </w:tcPr>
          <w:p w14:paraId="4BEBFC83" w14:textId="77777777" w:rsidR="000A5361" w:rsidRPr="00E62CBF" w:rsidRDefault="000A5361" w:rsidP="00D0019C">
            <w:pPr>
              <w:rPr>
                <w:rFonts w:eastAsia="Times New Roman" w:cs="Times New Roman"/>
                <w:color w:val="000000"/>
                <w:lang w:val="en-US"/>
              </w:rPr>
            </w:pPr>
            <w:proofErr w:type="spellStart"/>
            <w:r w:rsidRPr="00E62CBF">
              <w:rPr>
                <w:rFonts w:eastAsia="Times New Roman" w:cs="Times New Roman"/>
                <w:i/>
                <w:iCs/>
                <w:color w:val="000000"/>
                <w:lang w:val="en-US"/>
              </w:rPr>
              <w:t>J</w:t>
            </w:r>
            <w:r w:rsidRPr="00E62CBF">
              <w:rPr>
                <w:rFonts w:eastAsia="Times New Roman" w:cs="Times New Roman"/>
                <w:color w:val="000000"/>
                <w:vertAlign w:val="subscript"/>
                <w:lang w:val="en-US"/>
              </w:rPr>
              <w:t>targ</w:t>
            </w:r>
            <w:proofErr w:type="spellEnd"/>
            <w:r w:rsidRPr="00E62CBF">
              <w:rPr>
                <w:rFonts w:eastAsia="Times New Roman" w:cs="Times New Roman"/>
                <w:color w:val="000000"/>
                <w:lang w:val="en-US"/>
              </w:rPr>
              <w:t xml:space="preserve"> </w:t>
            </w:r>
            <w:r>
              <w:rPr>
                <w:rFonts w:eastAsia="Times New Roman" w:cs="Times New Roman"/>
                <w:color w:val="000000"/>
                <w:lang w:val="en-US"/>
              </w:rPr>
              <w:t>- GOM_LAR_SUV (West MP)</w:t>
            </w:r>
          </w:p>
        </w:tc>
        <w:tc>
          <w:tcPr>
            <w:tcW w:w="1985" w:type="dxa"/>
            <w:tcBorders>
              <w:top w:val="nil"/>
              <w:left w:val="nil"/>
              <w:bottom w:val="single" w:sz="4" w:space="0" w:color="auto"/>
              <w:right w:val="nil"/>
            </w:tcBorders>
            <w:shd w:val="clear" w:color="auto" w:fill="auto"/>
            <w:noWrap/>
            <w:vAlign w:val="center"/>
            <w:hideMark/>
          </w:tcPr>
          <w:p w14:paraId="37430050"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0.66</w:t>
            </w:r>
          </w:p>
        </w:tc>
      </w:tr>
    </w:tbl>
    <w:p w14:paraId="7AE24CA0" w14:textId="77777777" w:rsidR="000A5361" w:rsidRDefault="000A5361" w:rsidP="000A5361">
      <w:pPr>
        <w:jc w:val="both"/>
        <w:rPr>
          <w:rFonts w:cs="Times New Roman"/>
          <w:szCs w:val="20"/>
        </w:rPr>
      </w:pPr>
    </w:p>
    <w:p w14:paraId="38FB4727" w14:textId="77777777" w:rsidR="000A5361" w:rsidRDefault="000A5361" w:rsidP="000A5361">
      <w:pPr>
        <w:jc w:val="both"/>
        <w:rPr>
          <w:rFonts w:cs="Times New Roman"/>
          <w:szCs w:val="20"/>
        </w:rPr>
      </w:pPr>
    </w:p>
    <w:p w14:paraId="2DE78F27" w14:textId="77777777" w:rsidR="001E4F48" w:rsidRDefault="001E4F48" w:rsidP="000A5361">
      <w:pPr>
        <w:keepNext/>
        <w:keepLines/>
        <w:jc w:val="both"/>
        <w:rPr>
          <w:rFonts w:cs="Times New Roman"/>
          <w:b/>
          <w:szCs w:val="20"/>
        </w:rPr>
      </w:pPr>
    </w:p>
    <w:p w14:paraId="276B8444" w14:textId="77777777" w:rsidR="001E4F48" w:rsidRDefault="001E4F48" w:rsidP="000A5361">
      <w:pPr>
        <w:keepNext/>
        <w:keepLines/>
        <w:jc w:val="both"/>
        <w:rPr>
          <w:rFonts w:cs="Times New Roman"/>
          <w:b/>
          <w:szCs w:val="20"/>
        </w:rPr>
      </w:pPr>
    </w:p>
    <w:p w14:paraId="6D72F001" w14:textId="77777777" w:rsidR="000A5361" w:rsidRDefault="000A5361" w:rsidP="000A5361">
      <w:pPr>
        <w:keepNext/>
        <w:keepLines/>
        <w:jc w:val="both"/>
        <w:rPr>
          <w:rFonts w:cs="Times New Roman"/>
          <w:szCs w:val="20"/>
        </w:rPr>
      </w:pPr>
      <w:r w:rsidRPr="007B0E15">
        <w:rPr>
          <w:rFonts w:cs="Times New Roman"/>
          <w:b/>
          <w:szCs w:val="20"/>
        </w:rPr>
        <w:t>Table 2.</w:t>
      </w:r>
      <w:r>
        <w:rPr>
          <w:rFonts w:cs="Times New Roman"/>
          <w:szCs w:val="20"/>
        </w:rPr>
        <w:t xml:space="preserve"> Performance measures / statistics used to evaluate the performance of management procedures</w:t>
      </w:r>
    </w:p>
    <w:p w14:paraId="1768E360" w14:textId="77777777" w:rsidR="001E4F48" w:rsidRDefault="001E4F48" w:rsidP="000A5361">
      <w:pPr>
        <w:keepNext/>
        <w:keepLines/>
        <w:jc w:val="both"/>
        <w:rPr>
          <w:rFonts w:cs="Times New Roman"/>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2"/>
      </w:tblGrid>
      <w:tr w:rsidR="000A5361" w:rsidRPr="007B0E15" w14:paraId="1AF5E16A" w14:textId="77777777" w:rsidTr="00D0019C">
        <w:trPr>
          <w:trHeight w:val="398"/>
        </w:trPr>
        <w:tc>
          <w:tcPr>
            <w:tcW w:w="7225" w:type="dxa"/>
            <w:tcBorders>
              <w:top w:val="single" w:sz="4" w:space="0" w:color="auto"/>
              <w:bottom w:val="single" w:sz="4" w:space="0" w:color="auto"/>
            </w:tcBorders>
            <w:vAlign w:val="center"/>
          </w:tcPr>
          <w:p w14:paraId="6D6E4BC6" w14:textId="77777777" w:rsidR="000A5361" w:rsidRPr="007B0E15" w:rsidRDefault="000A5361" w:rsidP="00D0019C">
            <w:pPr>
              <w:keepNext/>
              <w:keepLines/>
              <w:rPr>
                <w:rFonts w:cs="Times New Roman"/>
                <w:b/>
                <w:szCs w:val="20"/>
              </w:rPr>
            </w:pPr>
            <w:r w:rsidRPr="007B0E15">
              <w:rPr>
                <w:rFonts w:cs="Times New Roman"/>
                <w:b/>
                <w:szCs w:val="20"/>
              </w:rPr>
              <w:t>Performance Measure</w:t>
            </w:r>
          </w:p>
        </w:tc>
        <w:tc>
          <w:tcPr>
            <w:tcW w:w="1792" w:type="dxa"/>
            <w:tcBorders>
              <w:top w:val="single" w:sz="4" w:space="0" w:color="auto"/>
              <w:bottom w:val="single" w:sz="4" w:space="0" w:color="auto"/>
            </w:tcBorders>
            <w:vAlign w:val="center"/>
          </w:tcPr>
          <w:p w14:paraId="3B5DDD0C" w14:textId="77777777" w:rsidR="000A5361" w:rsidRPr="007B0E15" w:rsidRDefault="000A5361" w:rsidP="00D0019C">
            <w:pPr>
              <w:keepNext/>
              <w:keepLines/>
              <w:jc w:val="center"/>
              <w:rPr>
                <w:rFonts w:cs="Times New Roman"/>
                <w:b/>
                <w:szCs w:val="20"/>
              </w:rPr>
            </w:pPr>
            <w:r w:rsidRPr="007B0E15">
              <w:rPr>
                <w:rFonts w:cs="Times New Roman"/>
                <w:b/>
                <w:szCs w:val="20"/>
              </w:rPr>
              <w:t>Abbreviation</w:t>
            </w:r>
          </w:p>
        </w:tc>
      </w:tr>
      <w:tr w:rsidR="000A5361" w:rsidRPr="007B0E15" w14:paraId="2C0A1A4A" w14:textId="77777777" w:rsidTr="00D0019C">
        <w:tc>
          <w:tcPr>
            <w:tcW w:w="7225" w:type="dxa"/>
            <w:tcBorders>
              <w:top w:val="single" w:sz="4" w:space="0" w:color="auto"/>
              <w:bottom w:val="single" w:sz="4" w:space="0" w:color="auto"/>
            </w:tcBorders>
          </w:tcPr>
          <w:p w14:paraId="65D560FE" w14:textId="6870D0E0" w:rsidR="000A5361" w:rsidRPr="007B0E15" w:rsidRDefault="000A5361" w:rsidP="00D0019C">
            <w:pPr>
              <w:keepNext/>
              <w:keepLines/>
              <w:rPr>
                <w:rFonts w:cs="Times New Roman"/>
                <w:szCs w:val="20"/>
              </w:rPr>
            </w:pPr>
            <w:r w:rsidRPr="007B0E15">
              <w:rPr>
                <w:rFonts w:cs="Times New Roman"/>
                <w:szCs w:val="20"/>
              </w:rPr>
              <w:t>a) Annual average catch for the first, second and third 10-year period of MP application</w:t>
            </w:r>
            <w:r w:rsidR="000C5CC2">
              <w:rPr>
                <w:rFonts w:cs="Times New Roman"/>
                <w:szCs w:val="20"/>
              </w:rPr>
              <w:t xml:space="preserve">. Catch statistics are calculated for east and west management areas rather than stocks. </w:t>
            </w:r>
          </w:p>
        </w:tc>
        <w:tc>
          <w:tcPr>
            <w:tcW w:w="1792" w:type="dxa"/>
            <w:tcBorders>
              <w:top w:val="single" w:sz="4" w:space="0" w:color="auto"/>
              <w:bottom w:val="single" w:sz="4" w:space="0" w:color="auto"/>
            </w:tcBorders>
            <w:vAlign w:val="center"/>
          </w:tcPr>
          <w:p w14:paraId="45F6E709" w14:textId="77777777" w:rsidR="000A5361" w:rsidRPr="007B0E15" w:rsidRDefault="000A5361" w:rsidP="00D0019C">
            <w:pPr>
              <w:keepNext/>
              <w:keepLines/>
              <w:jc w:val="center"/>
              <w:rPr>
                <w:rFonts w:cs="Times New Roman"/>
                <w:szCs w:val="20"/>
              </w:rPr>
            </w:pPr>
            <w:r w:rsidRPr="007B0E15">
              <w:rPr>
                <w:rFonts w:cs="Times New Roman"/>
                <w:szCs w:val="20"/>
              </w:rPr>
              <w:t>C10, C20</w:t>
            </w:r>
            <w:r>
              <w:rPr>
                <w:rFonts w:cs="Times New Roman"/>
                <w:szCs w:val="20"/>
              </w:rPr>
              <w:t xml:space="preserve">, </w:t>
            </w:r>
            <w:r w:rsidRPr="007B0E15">
              <w:rPr>
                <w:rFonts w:cs="Times New Roman"/>
                <w:szCs w:val="20"/>
              </w:rPr>
              <w:t>C30</w:t>
            </w:r>
          </w:p>
        </w:tc>
      </w:tr>
      <w:tr w:rsidR="000A5361" w:rsidRPr="007B0E15" w14:paraId="46293FD0" w14:textId="77777777" w:rsidTr="00D0019C">
        <w:tc>
          <w:tcPr>
            <w:tcW w:w="7225" w:type="dxa"/>
            <w:tcBorders>
              <w:top w:val="single" w:sz="4" w:space="0" w:color="auto"/>
              <w:bottom w:val="single" w:sz="4" w:space="0" w:color="auto"/>
            </w:tcBorders>
          </w:tcPr>
          <w:p w14:paraId="1A9F5071" w14:textId="77777777" w:rsidR="000A5361" w:rsidRPr="007B0E15" w:rsidRDefault="000A5361" w:rsidP="00D0019C">
            <w:pPr>
              <w:keepNext/>
              <w:keepLines/>
              <w:rPr>
                <w:rFonts w:cs="Times New Roman"/>
                <w:szCs w:val="20"/>
              </w:rPr>
            </w:pPr>
            <w:r w:rsidRPr="007B0E15">
              <w:rPr>
                <w:rFonts w:cs="Times New Roman"/>
                <w:szCs w:val="20"/>
              </w:rPr>
              <w:t>b) Spawning biomass depletion calculated relative to the deterministic equilibrium in the absence of catches for the recruitment function that applies after 10, 20 and 30 years of MP application.</w:t>
            </w:r>
          </w:p>
        </w:tc>
        <w:tc>
          <w:tcPr>
            <w:tcW w:w="1792" w:type="dxa"/>
            <w:tcBorders>
              <w:top w:val="single" w:sz="4" w:space="0" w:color="auto"/>
              <w:bottom w:val="single" w:sz="4" w:space="0" w:color="auto"/>
            </w:tcBorders>
            <w:vAlign w:val="center"/>
          </w:tcPr>
          <w:p w14:paraId="6CDDC46F" w14:textId="77777777" w:rsidR="000A5361" w:rsidRPr="007B0E15" w:rsidRDefault="000A5361" w:rsidP="00D0019C">
            <w:pPr>
              <w:keepNext/>
              <w:keepLines/>
              <w:jc w:val="center"/>
              <w:rPr>
                <w:rFonts w:cs="Times New Roman"/>
                <w:szCs w:val="20"/>
              </w:rPr>
            </w:pPr>
            <w:r>
              <w:rPr>
                <w:rFonts w:cs="Times New Roman"/>
                <w:szCs w:val="20"/>
              </w:rPr>
              <w:t xml:space="preserve">D10, D20, </w:t>
            </w:r>
            <w:r w:rsidRPr="007B0E15">
              <w:rPr>
                <w:rFonts w:cs="Times New Roman"/>
                <w:szCs w:val="20"/>
              </w:rPr>
              <w:t>D30</w:t>
            </w:r>
          </w:p>
          <w:p w14:paraId="12C5B7CF" w14:textId="77777777" w:rsidR="000A5361" w:rsidRPr="007B0E15" w:rsidRDefault="000A5361" w:rsidP="00D0019C">
            <w:pPr>
              <w:keepNext/>
              <w:keepLines/>
              <w:jc w:val="center"/>
              <w:rPr>
                <w:rFonts w:cs="Times New Roman"/>
                <w:szCs w:val="20"/>
              </w:rPr>
            </w:pPr>
          </w:p>
        </w:tc>
      </w:tr>
      <w:tr w:rsidR="000A5361" w:rsidRPr="007B0E15" w14:paraId="2F3C26D4" w14:textId="77777777" w:rsidTr="00D0019C">
        <w:tc>
          <w:tcPr>
            <w:tcW w:w="7225" w:type="dxa"/>
            <w:tcBorders>
              <w:top w:val="single" w:sz="4" w:space="0" w:color="auto"/>
              <w:bottom w:val="single" w:sz="4" w:space="0" w:color="auto"/>
            </w:tcBorders>
          </w:tcPr>
          <w:p w14:paraId="3781F092" w14:textId="77777777" w:rsidR="000A5361" w:rsidRPr="007B0E15" w:rsidRDefault="000A5361" w:rsidP="00D0019C">
            <w:pPr>
              <w:keepNext/>
              <w:keepLines/>
              <w:rPr>
                <w:rFonts w:cs="Times New Roman"/>
                <w:szCs w:val="20"/>
              </w:rPr>
            </w:pPr>
            <w:r w:rsidRPr="007B0E15">
              <w:rPr>
                <w:rFonts w:cs="Times New Roman"/>
                <w:szCs w:val="20"/>
              </w:rPr>
              <w:t>c) The lowest spawning biomass depletion over the 30 years for which the MP is applied calculated relative to the deterministic equilibrium in the absence of catches for the recruitment function that applies after 30 years.</w:t>
            </w:r>
          </w:p>
        </w:tc>
        <w:tc>
          <w:tcPr>
            <w:tcW w:w="1792" w:type="dxa"/>
            <w:tcBorders>
              <w:top w:val="single" w:sz="4" w:space="0" w:color="auto"/>
              <w:bottom w:val="single" w:sz="4" w:space="0" w:color="auto"/>
            </w:tcBorders>
            <w:vAlign w:val="center"/>
          </w:tcPr>
          <w:p w14:paraId="0EF6DAFF" w14:textId="77777777" w:rsidR="000A5361" w:rsidRPr="007B0E15" w:rsidRDefault="000A5361" w:rsidP="00D0019C">
            <w:pPr>
              <w:keepNext/>
              <w:keepLines/>
              <w:jc w:val="center"/>
              <w:rPr>
                <w:rFonts w:cs="Times New Roman"/>
                <w:szCs w:val="20"/>
              </w:rPr>
            </w:pPr>
            <w:r w:rsidRPr="007B0E15">
              <w:rPr>
                <w:rFonts w:cs="Times New Roman"/>
                <w:szCs w:val="20"/>
              </w:rPr>
              <w:t>LD</w:t>
            </w:r>
          </w:p>
        </w:tc>
      </w:tr>
      <w:tr w:rsidR="000A5361" w:rsidRPr="007B0E15" w14:paraId="17D83D2A" w14:textId="77777777" w:rsidTr="00D0019C">
        <w:tc>
          <w:tcPr>
            <w:tcW w:w="7225" w:type="dxa"/>
            <w:tcBorders>
              <w:top w:val="single" w:sz="4" w:space="0" w:color="auto"/>
              <w:bottom w:val="single" w:sz="4" w:space="0" w:color="auto"/>
            </w:tcBorders>
          </w:tcPr>
          <w:p w14:paraId="31AA63B7" w14:textId="77777777" w:rsidR="000A5361" w:rsidRPr="007B0E15" w:rsidRDefault="000A5361" w:rsidP="00D0019C">
            <w:pPr>
              <w:keepNext/>
              <w:keepLines/>
              <w:rPr>
                <w:rFonts w:cs="Times New Roman"/>
                <w:szCs w:val="20"/>
              </w:rPr>
            </w:pPr>
            <w:r w:rsidRPr="007B0E15">
              <w:rPr>
                <w:rFonts w:cs="Times New Roman"/>
                <w:szCs w:val="20"/>
              </w:rPr>
              <w:t>d) Spawning biomass depletion after 30 years, but calculated relative to the trajectory that would have occurred had no catches been taken over the full period for which MP application is being considered.</w:t>
            </w:r>
          </w:p>
        </w:tc>
        <w:tc>
          <w:tcPr>
            <w:tcW w:w="1792" w:type="dxa"/>
            <w:tcBorders>
              <w:top w:val="single" w:sz="4" w:space="0" w:color="auto"/>
              <w:bottom w:val="single" w:sz="4" w:space="0" w:color="auto"/>
            </w:tcBorders>
            <w:vAlign w:val="center"/>
          </w:tcPr>
          <w:p w14:paraId="70C02F01" w14:textId="77777777" w:rsidR="000A5361" w:rsidRPr="007B0E15" w:rsidRDefault="000A5361" w:rsidP="00D0019C">
            <w:pPr>
              <w:keepNext/>
              <w:keepLines/>
              <w:jc w:val="center"/>
              <w:rPr>
                <w:rFonts w:cs="Times New Roman"/>
                <w:szCs w:val="20"/>
              </w:rPr>
            </w:pPr>
            <w:r w:rsidRPr="007B0E15">
              <w:rPr>
                <w:rFonts w:cs="Times New Roman"/>
                <w:szCs w:val="20"/>
              </w:rPr>
              <w:t>DNC</w:t>
            </w:r>
          </w:p>
        </w:tc>
      </w:tr>
      <w:tr w:rsidR="000A5361" w:rsidRPr="007B0E15" w14:paraId="0578170F" w14:textId="77777777" w:rsidTr="00D0019C">
        <w:tc>
          <w:tcPr>
            <w:tcW w:w="7225" w:type="dxa"/>
            <w:tcBorders>
              <w:top w:val="single" w:sz="4" w:space="0" w:color="auto"/>
              <w:bottom w:val="single" w:sz="4" w:space="0" w:color="auto"/>
            </w:tcBorders>
          </w:tcPr>
          <w:p w14:paraId="5DAF3B37" w14:textId="77777777" w:rsidR="000A5361" w:rsidRPr="007B0E15" w:rsidRDefault="000A5361" w:rsidP="00D0019C">
            <w:pPr>
              <w:keepNext/>
              <w:keepLines/>
              <w:rPr>
                <w:rFonts w:cs="Times New Roman"/>
                <w:szCs w:val="20"/>
              </w:rPr>
            </w:pPr>
            <w:r w:rsidRPr="007B0E15">
              <w:rPr>
                <w:rFonts w:cs="Times New Roman"/>
                <w:szCs w:val="20"/>
              </w:rPr>
              <w:t>e) The lowest spawning biomass depletion over the 30 years for which the MP is applied, but calculated relative to the zero catch trajectory specified in d).</w:t>
            </w:r>
          </w:p>
        </w:tc>
        <w:tc>
          <w:tcPr>
            <w:tcW w:w="1792" w:type="dxa"/>
            <w:tcBorders>
              <w:top w:val="single" w:sz="4" w:space="0" w:color="auto"/>
              <w:bottom w:val="single" w:sz="4" w:space="0" w:color="auto"/>
            </w:tcBorders>
            <w:vAlign w:val="center"/>
          </w:tcPr>
          <w:p w14:paraId="267F8759" w14:textId="77777777" w:rsidR="000A5361" w:rsidRPr="007B0E15" w:rsidRDefault="000A5361" w:rsidP="00D0019C">
            <w:pPr>
              <w:keepNext/>
              <w:keepLines/>
              <w:jc w:val="center"/>
              <w:rPr>
                <w:rFonts w:cs="Times New Roman"/>
                <w:szCs w:val="20"/>
              </w:rPr>
            </w:pPr>
            <w:r>
              <w:rPr>
                <w:rFonts w:cs="Times New Roman"/>
                <w:szCs w:val="20"/>
              </w:rPr>
              <w:t>LDNC</w:t>
            </w:r>
          </w:p>
        </w:tc>
      </w:tr>
      <w:tr w:rsidR="000A5361" w:rsidRPr="007B0E15" w14:paraId="7F55C1CC" w14:textId="77777777" w:rsidTr="00D0019C">
        <w:tc>
          <w:tcPr>
            <w:tcW w:w="7225" w:type="dxa"/>
            <w:tcBorders>
              <w:top w:val="single" w:sz="4" w:space="0" w:color="auto"/>
              <w:bottom w:val="single" w:sz="4" w:space="0" w:color="auto"/>
            </w:tcBorders>
          </w:tcPr>
          <w:p w14:paraId="6B1956FD" w14:textId="77777777" w:rsidR="000A5361" w:rsidRPr="007B0E15" w:rsidRDefault="000A5361" w:rsidP="00D0019C">
            <w:pPr>
              <w:keepNext/>
              <w:keepLines/>
              <w:rPr>
                <w:rFonts w:cs="Times New Roman"/>
                <w:szCs w:val="20"/>
              </w:rPr>
            </w:pPr>
            <w:r>
              <w:rPr>
                <w:rFonts w:cs="Times New Roman"/>
                <w:szCs w:val="20"/>
              </w:rPr>
              <w:t xml:space="preserve">f) </w:t>
            </w:r>
            <w:r w:rsidRPr="007B0E15">
              <w:rPr>
                <w:rFonts w:cs="Times New Roman"/>
                <w:szCs w:val="20"/>
              </w:rPr>
              <w:t xml:space="preserve">Kobe indicators: Probability of Overfishing (F&gt;FMSY), Probability overfished state (B &lt; BMSY), Probability green Kobe (F&lt;FMSY and B&gt;BMSY) </w:t>
            </w:r>
            <w:r>
              <w:rPr>
                <w:rFonts w:cs="Times New Roman"/>
                <w:szCs w:val="20"/>
              </w:rPr>
              <w:t>over</w:t>
            </w:r>
            <w:r w:rsidRPr="007B0E15">
              <w:rPr>
                <w:rFonts w:cs="Times New Roman"/>
                <w:szCs w:val="20"/>
              </w:rPr>
              <w:t xml:space="preserve"> 30</w:t>
            </w:r>
            <w:r>
              <w:rPr>
                <w:rFonts w:cs="Times New Roman"/>
                <w:szCs w:val="20"/>
              </w:rPr>
              <w:t xml:space="preserve"> projected years</w:t>
            </w:r>
            <w:r w:rsidRPr="007B0E15">
              <w:rPr>
                <w:rFonts w:cs="Times New Roman"/>
                <w:szCs w:val="20"/>
              </w:rPr>
              <w:t xml:space="preserve"> </w:t>
            </w:r>
          </w:p>
        </w:tc>
        <w:tc>
          <w:tcPr>
            <w:tcW w:w="1792" w:type="dxa"/>
            <w:tcBorders>
              <w:top w:val="single" w:sz="4" w:space="0" w:color="auto"/>
              <w:bottom w:val="single" w:sz="4" w:space="0" w:color="auto"/>
            </w:tcBorders>
            <w:vAlign w:val="center"/>
          </w:tcPr>
          <w:p w14:paraId="462B1F1F" w14:textId="77777777" w:rsidR="000A5361" w:rsidRPr="007B0E15" w:rsidRDefault="000A5361" w:rsidP="00D0019C">
            <w:pPr>
              <w:keepNext/>
              <w:keepLines/>
              <w:jc w:val="center"/>
              <w:rPr>
                <w:rFonts w:cs="Times New Roman"/>
                <w:szCs w:val="20"/>
              </w:rPr>
            </w:pPr>
            <w:r w:rsidRPr="007B0E15">
              <w:rPr>
                <w:rFonts w:cs="Times New Roman"/>
                <w:szCs w:val="20"/>
              </w:rPr>
              <w:t>POF, POS, PGK</w:t>
            </w:r>
          </w:p>
        </w:tc>
      </w:tr>
      <w:tr w:rsidR="000A5361" w:rsidRPr="007B0E15" w14:paraId="18B9B23C" w14:textId="77777777" w:rsidTr="00D0019C">
        <w:tc>
          <w:tcPr>
            <w:tcW w:w="7225" w:type="dxa"/>
            <w:tcBorders>
              <w:top w:val="single" w:sz="4" w:space="0" w:color="auto"/>
              <w:bottom w:val="single" w:sz="4" w:space="0" w:color="auto"/>
            </w:tcBorders>
          </w:tcPr>
          <w:p w14:paraId="17F8B1A3" w14:textId="77777777" w:rsidR="000A5361" w:rsidRPr="007B0E15" w:rsidRDefault="000A5361" w:rsidP="00D0019C">
            <w:pPr>
              <w:keepNext/>
              <w:keepLines/>
              <w:rPr>
                <w:rFonts w:cs="Times New Roman"/>
                <w:szCs w:val="20"/>
              </w:rPr>
            </w:pPr>
            <w:r>
              <w:rPr>
                <w:rFonts w:cs="Times New Roman"/>
                <w:szCs w:val="20"/>
              </w:rPr>
              <w:t xml:space="preserve">g) </w:t>
            </w:r>
            <w:r w:rsidRPr="007B0E15">
              <w:rPr>
                <w:rFonts w:cs="Times New Roman"/>
                <w:szCs w:val="20"/>
              </w:rPr>
              <w:t>Average annual variation in catches defined by:</w:t>
            </w:r>
          </w:p>
          <w:p w14:paraId="23EB83F5" w14:textId="77777777" w:rsidR="000A5361" w:rsidRDefault="000A5361" w:rsidP="00D0019C">
            <w:pPr>
              <w:keepNext/>
              <w:keepLines/>
              <w:rPr>
                <w:rFonts w:cs="Times New Roman"/>
                <w:szCs w:val="20"/>
              </w:rPr>
            </w:pPr>
            <w:r w:rsidRPr="007B0E15">
              <w:rPr>
                <w:position w:val="-30"/>
                <w:szCs w:val="20"/>
              </w:rPr>
              <w:object w:dxaOrig="3180" w:dyaOrig="700" w14:anchorId="5446BE31">
                <v:shape id="_x0000_i1029" type="#_x0000_t75" style="width:161.25pt;height:33pt" o:ole="" fillcolor="window">
                  <v:imagedata r:id="rId17" o:title=""/>
                </v:shape>
                <o:OLEObject Type="Embed" ProgID="Equation.3" ShapeID="_x0000_i1029" DrawAspect="Content" ObjectID="_1574571303" r:id="rId18"/>
              </w:object>
            </w:r>
            <w:r w:rsidRPr="007B0E15">
              <w:rPr>
                <w:rFonts w:cs="Times New Roman"/>
                <w:szCs w:val="20"/>
              </w:rPr>
              <w:tab/>
            </w:r>
          </w:p>
          <w:p w14:paraId="3AC37DE0" w14:textId="41FC471E" w:rsidR="000C5CC2" w:rsidRPr="007B0E15" w:rsidRDefault="000C5CC2" w:rsidP="00D0019C">
            <w:pPr>
              <w:keepNext/>
              <w:keepLines/>
              <w:rPr>
                <w:rFonts w:cs="Times New Roman"/>
                <w:szCs w:val="20"/>
              </w:rPr>
            </w:pPr>
            <w:r>
              <w:rPr>
                <w:rFonts w:cs="Times New Roman"/>
                <w:szCs w:val="20"/>
              </w:rPr>
              <w:t xml:space="preserve"> Catch statistics are calculated for east and west management areas rather than stocks.</w:t>
            </w:r>
          </w:p>
        </w:tc>
        <w:tc>
          <w:tcPr>
            <w:tcW w:w="1792" w:type="dxa"/>
            <w:tcBorders>
              <w:top w:val="single" w:sz="4" w:space="0" w:color="auto"/>
              <w:bottom w:val="single" w:sz="4" w:space="0" w:color="auto"/>
            </w:tcBorders>
            <w:vAlign w:val="center"/>
          </w:tcPr>
          <w:p w14:paraId="78C0D509" w14:textId="77777777" w:rsidR="000A5361" w:rsidRPr="007B0E15" w:rsidRDefault="000A5361" w:rsidP="00D0019C">
            <w:pPr>
              <w:keepNext/>
              <w:keepLines/>
              <w:jc w:val="center"/>
              <w:rPr>
                <w:rFonts w:cs="Times New Roman"/>
                <w:szCs w:val="20"/>
              </w:rPr>
            </w:pPr>
            <w:r w:rsidRPr="007B0E15">
              <w:rPr>
                <w:rFonts w:cs="Times New Roman"/>
                <w:szCs w:val="20"/>
              </w:rPr>
              <w:t>AAVC</w:t>
            </w:r>
          </w:p>
        </w:tc>
      </w:tr>
      <w:tr w:rsidR="000A5361" w:rsidRPr="007B0E15" w14:paraId="4CB35B8D" w14:textId="77777777" w:rsidTr="00D0019C">
        <w:tc>
          <w:tcPr>
            <w:tcW w:w="7225" w:type="dxa"/>
            <w:tcBorders>
              <w:top w:val="single" w:sz="4" w:space="0" w:color="auto"/>
              <w:bottom w:val="single" w:sz="4" w:space="0" w:color="auto"/>
            </w:tcBorders>
          </w:tcPr>
          <w:p w14:paraId="26F753EE" w14:textId="77777777" w:rsidR="000A5361" w:rsidRPr="007B0E15" w:rsidRDefault="000A5361" w:rsidP="00D0019C">
            <w:pPr>
              <w:keepNext/>
              <w:keepLines/>
              <w:jc w:val="both"/>
              <w:rPr>
                <w:rFonts w:cs="Times New Roman"/>
                <w:szCs w:val="20"/>
              </w:rPr>
            </w:pPr>
          </w:p>
        </w:tc>
        <w:tc>
          <w:tcPr>
            <w:tcW w:w="1792" w:type="dxa"/>
            <w:tcBorders>
              <w:top w:val="single" w:sz="4" w:space="0" w:color="auto"/>
              <w:bottom w:val="single" w:sz="4" w:space="0" w:color="auto"/>
            </w:tcBorders>
            <w:vAlign w:val="center"/>
          </w:tcPr>
          <w:p w14:paraId="795BAAC6" w14:textId="77777777" w:rsidR="000A5361" w:rsidRPr="007B0E15" w:rsidRDefault="000A5361" w:rsidP="00D0019C">
            <w:pPr>
              <w:keepNext/>
              <w:keepLines/>
              <w:jc w:val="center"/>
              <w:rPr>
                <w:rFonts w:cs="Times New Roman"/>
                <w:szCs w:val="20"/>
              </w:rPr>
            </w:pPr>
          </w:p>
        </w:tc>
      </w:tr>
    </w:tbl>
    <w:p w14:paraId="17CC002D" w14:textId="77777777" w:rsidR="000A5361" w:rsidRDefault="000A5361" w:rsidP="000A5361">
      <w:pPr>
        <w:keepNext/>
        <w:keepLines/>
        <w:jc w:val="both"/>
        <w:rPr>
          <w:rFonts w:cs="Times New Roman"/>
          <w:szCs w:val="20"/>
        </w:rPr>
      </w:pPr>
    </w:p>
    <w:p w14:paraId="082F6A8F" w14:textId="77777777" w:rsidR="000A5361" w:rsidRDefault="000A5361" w:rsidP="000A5361">
      <w:pPr>
        <w:jc w:val="both"/>
        <w:rPr>
          <w:rFonts w:cs="Times New Roman"/>
          <w:szCs w:val="20"/>
        </w:rPr>
      </w:pPr>
    </w:p>
    <w:p w14:paraId="1E17A9DF" w14:textId="77777777" w:rsidR="000A5361" w:rsidRDefault="000A5361" w:rsidP="000A5361">
      <w:pPr>
        <w:jc w:val="both"/>
        <w:rPr>
          <w:rFonts w:cs="Times New Roman"/>
          <w:szCs w:val="20"/>
        </w:rPr>
      </w:pPr>
    </w:p>
    <w:p w14:paraId="62237DCB" w14:textId="0FB7B048" w:rsidR="000A5361" w:rsidRDefault="000A5361" w:rsidP="00E225EA">
      <w:pPr>
        <w:keepNext/>
        <w:keepLines/>
        <w:jc w:val="both"/>
      </w:pPr>
      <w:r w:rsidRPr="00337EA5">
        <w:rPr>
          <w:b/>
        </w:rPr>
        <w:lastRenderedPageBreak/>
        <w:t>Table 3.</w:t>
      </w:r>
      <w:r>
        <w:t xml:space="preserve"> Performance statistics for the 6 MPs for the East and West stocks (see Table 2 for definition of performance statistics). Catch statistics (C10, C20 and C30) are reported in units of thousand metric tonnes. Probability statistics such as probability of overfishing (POF), probability of overfished status (POS), probability of green Kobe zone (PGK) </w:t>
      </w:r>
      <w:r w:rsidR="001E4F48">
        <w:t xml:space="preserve">at the end of the projection period </w:t>
      </w:r>
      <w:r>
        <w:t xml:space="preserve">are reported as percentages, as is the inter-annual variability in catches (AAVC). </w:t>
      </w:r>
      <w:r w:rsidR="006F21AE">
        <w:t>Catch statistics (C10, C20, C30, AAV</w:t>
      </w:r>
      <w:r w:rsidR="001E4F48">
        <w:t>C</w:t>
      </w:r>
      <w:r w:rsidR="006F21AE">
        <w:t xml:space="preserve">) are reported by East and West Management area rather than stock. </w:t>
      </w:r>
    </w:p>
    <w:p w14:paraId="2A76D33A" w14:textId="77777777" w:rsidR="001E4F48" w:rsidRPr="00561AFC" w:rsidRDefault="001E4F48" w:rsidP="00E225EA">
      <w:pPr>
        <w:keepNext/>
        <w:keepLines/>
        <w:jc w:val="both"/>
      </w:pPr>
    </w:p>
    <w:p w14:paraId="713127C0" w14:textId="65EFDB77" w:rsidR="000A5361" w:rsidRDefault="006F21AE" w:rsidP="00113064">
      <w:pPr>
        <w:spacing w:afterLines="40" w:after="96"/>
        <w:ind w:right="-11"/>
        <w:rPr>
          <w:rFonts w:eastAsiaTheme="majorEastAsia" w:cstheme="majorBidi"/>
          <w:b/>
          <w:bCs/>
          <w:szCs w:val="26"/>
        </w:rPr>
      </w:pPr>
      <w:r w:rsidRPr="006F21AE">
        <w:rPr>
          <w:noProof/>
          <w:lang w:eastAsia="en-CA"/>
        </w:rPr>
        <w:drawing>
          <wp:inline distT="0" distB="0" distL="0" distR="0" wp14:anchorId="0226FEFB" wp14:editId="64193EB9">
            <wp:extent cx="5732145" cy="2392442"/>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2392442"/>
                    </a:xfrm>
                    <a:prstGeom prst="rect">
                      <a:avLst/>
                    </a:prstGeom>
                    <a:noFill/>
                    <a:ln>
                      <a:noFill/>
                    </a:ln>
                  </pic:spPr>
                </pic:pic>
              </a:graphicData>
            </a:graphic>
          </wp:inline>
        </w:drawing>
      </w:r>
    </w:p>
    <w:p w14:paraId="33F06E92" w14:textId="77777777" w:rsidR="000A5361" w:rsidRDefault="000A5361" w:rsidP="00113064">
      <w:pPr>
        <w:spacing w:afterLines="40" w:after="96"/>
        <w:ind w:right="-11"/>
        <w:rPr>
          <w:rFonts w:eastAsiaTheme="majorEastAsia" w:cstheme="majorBidi"/>
          <w:b/>
          <w:bCs/>
          <w:szCs w:val="26"/>
        </w:rPr>
      </w:pPr>
    </w:p>
    <w:p w14:paraId="23619EA0" w14:textId="77777777" w:rsidR="00272DF2" w:rsidRDefault="00272DF2">
      <w:pPr>
        <w:spacing w:after="200" w:line="276" w:lineRule="auto"/>
        <w:rPr>
          <w:rFonts w:eastAsiaTheme="majorEastAsia" w:cstheme="majorBidi"/>
          <w:b/>
          <w:bCs/>
          <w:szCs w:val="26"/>
        </w:rPr>
      </w:pPr>
      <w:r>
        <w:rPr>
          <w:rFonts w:eastAsiaTheme="majorEastAsia" w:cstheme="majorBidi"/>
          <w:b/>
          <w:bCs/>
          <w:szCs w:val="26"/>
        </w:rPr>
        <w:br w:type="page"/>
      </w:r>
    </w:p>
    <w:p w14:paraId="6431989B" w14:textId="77777777" w:rsidR="00962381" w:rsidRDefault="00962381" w:rsidP="00962381">
      <w:pPr>
        <w:spacing w:afterLines="40" w:after="96"/>
        <w:ind w:right="-11"/>
        <w:rPr>
          <w:rFonts w:eastAsiaTheme="majorEastAsia" w:cstheme="majorBidi"/>
          <w:b/>
          <w:bCs/>
          <w:szCs w:val="26"/>
        </w:rPr>
      </w:pPr>
      <w:r>
        <w:rPr>
          <w:rFonts w:eastAsiaTheme="majorEastAsia" w:cstheme="majorBidi"/>
          <w:b/>
          <w:bCs/>
          <w:szCs w:val="26"/>
        </w:rPr>
        <w:lastRenderedPageBreak/>
        <w:t>Figures</w:t>
      </w:r>
    </w:p>
    <w:p w14:paraId="5DB870F0" w14:textId="35977FDE" w:rsidR="00962381" w:rsidRDefault="006F21AE" w:rsidP="00962381">
      <w:pPr>
        <w:jc w:val="both"/>
      </w:pPr>
      <w:r>
        <w:rPr>
          <w:noProof/>
          <w:lang w:eastAsia="en-CA"/>
        </w:rPr>
        <w:drawing>
          <wp:inline distT="0" distB="0" distL="0" distR="0" wp14:anchorId="1A8CD73C" wp14:editId="618EB831">
            <wp:extent cx="5525902" cy="7894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pl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6980" cy="7895860"/>
                    </a:xfrm>
                    <a:prstGeom prst="rect">
                      <a:avLst/>
                    </a:prstGeom>
                  </pic:spPr>
                </pic:pic>
              </a:graphicData>
            </a:graphic>
          </wp:inline>
        </w:drawing>
      </w:r>
    </w:p>
    <w:p w14:paraId="07D17FFB" w14:textId="14F26C5C" w:rsidR="00962381" w:rsidRDefault="00962381" w:rsidP="00962381">
      <w:pPr>
        <w:jc w:val="both"/>
      </w:pPr>
      <w:r w:rsidRPr="007B0E15">
        <w:rPr>
          <w:b/>
        </w:rPr>
        <w:t>Figure 1.</w:t>
      </w:r>
      <w:r>
        <w:t xml:space="preserve"> Catch and SSB trajectories for 6 MP pairs (98 simulations, OM #1). Each pair of MPs operates on the existing western and eastern areas. The result plotted here are for the West and East stocks. Each row is an MP pair.</w:t>
      </w:r>
      <w:r w:rsidR="000C5CC2">
        <w:t xml:space="preserve"> For catches East and West refer to the management areas, where SSBs are reported for the East and West stocks.</w:t>
      </w:r>
      <w:r>
        <w:t xml:space="preserve"> Relative SSB is spawning biomass in the projections divided by SSB in 2016. For both catch and SSB the median estimate of all simulation is a solid </w:t>
      </w:r>
      <w:r w:rsidR="0087252E">
        <w:t>curve</w:t>
      </w:r>
      <w:r>
        <w:t xml:space="preserve"> with the grey shaded region representing the 5</w:t>
      </w:r>
      <w:r w:rsidRPr="00126E53">
        <w:rPr>
          <w:vertAlign w:val="superscript"/>
        </w:rPr>
        <w:t>th</w:t>
      </w:r>
      <w:r>
        <w:t xml:space="preserve"> and 95</w:t>
      </w:r>
      <w:r w:rsidRPr="00126E53">
        <w:rPr>
          <w:vertAlign w:val="superscript"/>
        </w:rPr>
        <w:t>th</w:t>
      </w:r>
      <w:r>
        <w:t xml:space="preserve"> percentiles. Colored lines represent 10 individual simulations (worm plots). </w:t>
      </w:r>
      <w:proofErr w:type="spellStart"/>
      <w:r>
        <w:t>CurC</w:t>
      </w:r>
      <w:proofErr w:type="spellEnd"/>
      <w:r>
        <w:t xml:space="preserve"> represents current catch MPs. CurC50, CurC100 and CurC150 are 50%, 100% and 150% of current catches. </w:t>
      </w:r>
    </w:p>
    <w:p w14:paraId="0B277D07" w14:textId="77777777" w:rsidR="00962381" w:rsidRDefault="00962381" w:rsidP="00962381">
      <w:pPr>
        <w:jc w:val="both"/>
      </w:pPr>
    </w:p>
    <w:p w14:paraId="04F43BE8" w14:textId="7324E720" w:rsidR="00962381" w:rsidRDefault="006F21AE" w:rsidP="00962381">
      <w:pPr>
        <w:jc w:val="both"/>
      </w:pPr>
      <w:r>
        <w:rPr>
          <w:noProof/>
          <w:lang w:eastAsia="en-CA"/>
        </w:rPr>
        <w:drawing>
          <wp:inline distT="0" distB="0" distL="0" distR="0" wp14:anchorId="16BA93A2" wp14:editId="2A527385">
            <wp:extent cx="5732145" cy="81889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 PPl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8188960"/>
                    </a:xfrm>
                    <a:prstGeom prst="rect">
                      <a:avLst/>
                    </a:prstGeom>
                  </pic:spPr>
                </pic:pic>
              </a:graphicData>
            </a:graphic>
          </wp:inline>
        </w:drawing>
      </w:r>
    </w:p>
    <w:p w14:paraId="28AAD5E6" w14:textId="26C0B23B" w:rsidR="00962381" w:rsidRDefault="00962381" w:rsidP="00962381">
      <w:pPr>
        <w:jc w:val="both"/>
      </w:pPr>
      <w:r w:rsidRPr="00272DF2">
        <w:rPr>
          <w:b/>
        </w:rPr>
        <w:t>Figure 2.</w:t>
      </w:r>
      <w:r>
        <w:t xml:space="preserve"> Performance</w:t>
      </w:r>
      <w:r w:rsidR="0087252E">
        <w:t>s</w:t>
      </w:r>
      <w:r>
        <w:t xml:space="preserve"> of the 6 example management procedures. Points represent medians (n=96), bold bars are 50% probability intervals and thin bars are 90% probability intervals. Mean catches over the first 10 years and 30 years of the projections (C10, C30) are in units of tonnes. </w:t>
      </w:r>
      <w:r w:rsidR="00B0228B">
        <w:t xml:space="preserve">AAVC and probabilities such as PGK are expressed as percentages. </w:t>
      </w:r>
      <w:r w:rsidR="000C5CC2">
        <w:t xml:space="preserve">For catch statistics C10, C30 and AAVC, east and west refer to management area rather than stock. </w:t>
      </w:r>
    </w:p>
    <w:p w14:paraId="6953BEE1" w14:textId="77777777" w:rsidR="000A5361" w:rsidRDefault="000A5361" w:rsidP="000A5361">
      <w:pPr>
        <w:jc w:val="both"/>
      </w:pPr>
    </w:p>
    <w:p w14:paraId="4CCEBD7E" w14:textId="24E150CB" w:rsidR="000A5361" w:rsidRDefault="006F21AE" w:rsidP="000A5361">
      <w:pPr>
        <w:jc w:val="both"/>
      </w:pPr>
      <w:r>
        <w:rPr>
          <w:noProof/>
          <w:lang w:eastAsia="en-CA"/>
        </w:rPr>
        <w:lastRenderedPageBreak/>
        <w:drawing>
          <wp:inline distT="0" distB="0" distL="0" distR="0" wp14:anchorId="589B4ED2" wp14:editId="5DB54D8D">
            <wp:extent cx="5732145" cy="42037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ample Tplot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4203700"/>
                    </a:xfrm>
                    <a:prstGeom prst="rect">
                      <a:avLst/>
                    </a:prstGeom>
                  </pic:spPr>
                </pic:pic>
              </a:graphicData>
            </a:graphic>
          </wp:inline>
        </w:drawing>
      </w:r>
    </w:p>
    <w:p w14:paraId="32485900" w14:textId="3333D3B9" w:rsidR="000A5361" w:rsidRDefault="000A5361" w:rsidP="000A5361">
      <w:pPr>
        <w:jc w:val="both"/>
      </w:pPr>
      <w:r w:rsidRPr="00E65A38">
        <w:rPr>
          <w:b/>
        </w:rPr>
        <w:t xml:space="preserve">Figure </w:t>
      </w:r>
      <w:r w:rsidR="00272DF2">
        <w:rPr>
          <w:b/>
        </w:rPr>
        <w:t>3</w:t>
      </w:r>
      <w:r>
        <w:t xml:space="preserve">. Trade-off among </w:t>
      </w:r>
      <w:r w:rsidR="0087252E">
        <w:t xml:space="preserve">some </w:t>
      </w:r>
      <w:r>
        <w:t xml:space="preserve">performance metrics </w:t>
      </w:r>
      <w:r w:rsidR="0087252E">
        <w:t>for the</w:t>
      </w:r>
      <w:r>
        <w:t xml:space="preserve"> East and West stocks. </w:t>
      </w:r>
    </w:p>
    <w:p w14:paraId="1C8B20C1" w14:textId="77777777" w:rsidR="000A5361" w:rsidRDefault="000A5361" w:rsidP="000A5361">
      <w:pPr>
        <w:jc w:val="both"/>
      </w:pPr>
    </w:p>
    <w:p w14:paraId="20745818" w14:textId="77777777" w:rsidR="000A5361" w:rsidRDefault="000A5361" w:rsidP="000A5361">
      <w:pPr>
        <w:jc w:val="both"/>
      </w:pPr>
    </w:p>
    <w:p w14:paraId="2A644B3D" w14:textId="2B1CEB7A" w:rsidR="000A5361" w:rsidRDefault="000A5361" w:rsidP="000A5361">
      <w:pPr>
        <w:jc w:val="both"/>
      </w:pPr>
    </w:p>
    <w:p w14:paraId="64A737AD" w14:textId="551731F8" w:rsidR="000A5361" w:rsidRDefault="006F21AE" w:rsidP="000A5361">
      <w:pPr>
        <w:jc w:val="both"/>
      </w:pPr>
      <w:r>
        <w:rPr>
          <w:noProof/>
          <w:lang w:eastAsia="en-CA"/>
        </w:rPr>
        <w:drawing>
          <wp:inline distT="0" distB="0" distL="0" distR="0" wp14:anchorId="75E4DEF1" wp14:editId="07E1D3D7">
            <wp:extent cx="5732145" cy="42037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ample TplotS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4203700"/>
                    </a:xfrm>
                    <a:prstGeom prst="rect">
                      <a:avLst/>
                    </a:prstGeom>
                  </pic:spPr>
                </pic:pic>
              </a:graphicData>
            </a:graphic>
          </wp:inline>
        </w:drawing>
      </w:r>
    </w:p>
    <w:p w14:paraId="7E0FE3DA" w14:textId="0CDC5CB9" w:rsidR="000A5361" w:rsidRDefault="000A5361" w:rsidP="000A5361">
      <w:pPr>
        <w:jc w:val="both"/>
      </w:pPr>
      <w:r w:rsidRPr="00E65A38">
        <w:rPr>
          <w:b/>
        </w:rPr>
        <w:t xml:space="preserve">Figure </w:t>
      </w:r>
      <w:r w:rsidR="00272DF2">
        <w:rPr>
          <w:b/>
        </w:rPr>
        <w:t>4</w:t>
      </w:r>
      <w:r>
        <w:t xml:space="preserve">. Performance metrics trade-off among </w:t>
      </w:r>
      <w:r w:rsidR="0087252E">
        <w:t xml:space="preserve">the </w:t>
      </w:r>
      <w:r>
        <w:t xml:space="preserve">East and West stocks. </w:t>
      </w:r>
    </w:p>
    <w:sectPr w:rsidR="000A5361" w:rsidSect="004756EC">
      <w:footerReference w:type="default" r:id="rId24"/>
      <w:headerReference w:type="first" r:id="rId25"/>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E27802" w14:textId="77777777" w:rsidR="00CF5C78" w:rsidRDefault="00CF5C78" w:rsidP="003B5FF7">
      <w:r>
        <w:separator/>
      </w:r>
    </w:p>
  </w:endnote>
  <w:endnote w:type="continuationSeparator" w:id="0">
    <w:p w14:paraId="7F1867D0" w14:textId="77777777" w:rsidR="00CF5C78" w:rsidRDefault="00CF5C78"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488688"/>
      <w:docPartObj>
        <w:docPartGallery w:val="Page Numbers (Bottom of Page)"/>
        <w:docPartUnique/>
      </w:docPartObj>
    </w:sdtPr>
    <w:sdtEndPr>
      <w:rPr>
        <w:noProof/>
      </w:rPr>
    </w:sdtEndPr>
    <w:sdtContent>
      <w:p w14:paraId="5CBB4259" w14:textId="46388F81" w:rsidR="005E0A90" w:rsidRDefault="005E0A90">
        <w:pPr>
          <w:pStyle w:val="Footer"/>
          <w:jc w:val="right"/>
        </w:pPr>
        <w:r>
          <w:fldChar w:fldCharType="begin"/>
        </w:r>
        <w:r>
          <w:instrText xml:space="preserve"> PAGE   \* MERGEFORMAT </w:instrText>
        </w:r>
        <w:r>
          <w:fldChar w:fldCharType="separate"/>
        </w:r>
        <w:r w:rsidR="00713969">
          <w:rPr>
            <w:noProof/>
          </w:rPr>
          <w:t>9</w:t>
        </w:r>
        <w:r>
          <w:rPr>
            <w:noProof/>
          </w:rPr>
          <w:fldChar w:fldCharType="end"/>
        </w:r>
      </w:p>
    </w:sdtContent>
  </w:sdt>
  <w:p w14:paraId="6F5E84F7" w14:textId="77777777" w:rsidR="005E0A90" w:rsidRDefault="005E0A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F76BB6" w14:textId="77777777" w:rsidR="00CF5C78" w:rsidRDefault="00CF5C78" w:rsidP="003B5FF7">
      <w:r>
        <w:separator/>
      </w:r>
    </w:p>
  </w:footnote>
  <w:footnote w:type="continuationSeparator" w:id="0">
    <w:p w14:paraId="038466FE" w14:textId="77777777" w:rsidR="00CF5C78" w:rsidRDefault="00CF5C78" w:rsidP="003B5FF7">
      <w:r>
        <w:continuationSeparator/>
      </w:r>
    </w:p>
  </w:footnote>
  <w:footnote w:id="1">
    <w:p w14:paraId="674705A9" w14:textId="3C48F4F7" w:rsidR="005E0A90" w:rsidRPr="000934A5" w:rsidRDefault="005E0A90"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Pr>
          <w:sz w:val="18"/>
          <w:szCs w:val="18"/>
        </w:rPr>
        <w:t xml:space="preserve"> Canada, V6T 1Z4. </w:t>
      </w:r>
      <w:hyperlink r:id="rId1" w:history="1">
        <w:r w:rsidRPr="00ED24B5">
          <w:rPr>
            <w:rStyle w:val="Hyperlink"/>
            <w:sz w:val="18"/>
            <w:szCs w:val="18"/>
          </w:rPr>
          <w:t>t.carruthers@oceans.ubc.ca</w:t>
        </w:r>
      </w:hyperlink>
      <w:r>
        <w:rPr>
          <w:sz w:val="18"/>
          <w:szCs w:val="18"/>
        </w:rPr>
        <w:t xml:space="preserve"> </w:t>
      </w:r>
    </w:p>
  </w:footnote>
  <w:footnote w:id="2">
    <w:p w14:paraId="368EB754" w14:textId="66CC3A50" w:rsidR="005E0A90" w:rsidRDefault="005E0A90">
      <w:pPr>
        <w:pStyle w:val="FootnoteText"/>
      </w:pPr>
      <w:r>
        <w:rPr>
          <w:rStyle w:val="FootnoteReference"/>
        </w:rPr>
        <w:footnoteRef/>
      </w:r>
      <w:r>
        <w:t xml:space="preserve"> </w:t>
      </w:r>
      <w:r>
        <w:rPr>
          <w:sz w:val="18"/>
          <w:szCs w:val="18"/>
        </w:rPr>
        <w:t>D</w:t>
      </w:r>
      <w:r w:rsidR="0044466A">
        <w:rPr>
          <w:sz w:val="18"/>
          <w:szCs w:val="18"/>
        </w:rPr>
        <w:t>e</w:t>
      </w:r>
      <w:r>
        <w:rPr>
          <w:sz w:val="18"/>
          <w:szCs w:val="18"/>
        </w:rPr>
        <w:t>p</w:t>
      </w:r>
      <w:r w:rsidR="0044466A">
        <w:rPr>
          <w:sz w:val="18"/>
          <w:szCs w:val="18"/>
        </w:rPr>
        <w:t>artmen</w:t>
      </w:r>
      <w:r>
        <w:rPr>
          <w:sz w:val="18"/>
          <w:szCs w:val="18"/>
        </w:rPr>
        <w:t>t</w:t>
      </w:r>
      <w:r w:rsidR="0044466A">
        <w:rPr>
          <w:sz w:val="18"/>
          <w:szCs w:val="18"/>
        </w:rPr>
        <w:t xml:space="preserve"> of</w:t>
      </w:r>
      <w:r>
        <w:rPr>
          <w:sz w:val="18"/>
          <w:szCs w:val="18"/>
        </w:rPr>
        <w:t xml:space="preserve"> </w:t>
      </w:r>
      <w:r w:rsidRPr="0058379D">
        <w:rPr>
          <w:sz w:val="18"/>
          <w:szCs w:val="18"/>
        </w:rPr>
        <w:t>Math</w:t>
      </w:r>
      <w:r w:rsidR="0044466A">
        <w:rPr>
          <w:sz w:val="18"/>
          <w:szCs w:val="18"/>
        </w:rPr>
        <w:t>ematic</w:t>
      </w:r>
      <w:r w:rsidRPr="0058379D">
        <w:rPr>
          <w:sz w:val="18"/>
          <w:szCs w:val="18"/>
        </w:rPr>
        <w:t>s and Applied Math</w:t>
      </w:r>
      <w:r w:rsidR="0044466A">
        <w:rPr>
          <w:sz w:val="18"/>
          <w:szCs w:val="18"/>
        </w:rPr>
        <w:t>ematic</w:t>
      </w:r>
      <w:r w:rsidRPr="0058379D">
        <w:rPr>
          <w:sz w:val="18"/>
          <w:szCs w:val="18"/>
        </w:rPr>
        <w:t>s, University of Cape Town, Rondebosch 7701, South Africa</w:t>
      </w:r>
      <w:r>
        <w:rPr>
          <w:sz w:val="18"/>
          <w:szCs w:val="18"/>
        </w:rPr>
        <w:t>.</w:t>
      </w:r>
      <w:r w:rsidRPr="0058379D">
        <w:t xml:space="preserve"> </w:t>
      </w:r>
      <w:hyperlink r:id="rId2" w:history="1">
        <w:r w:rsidRPr="00162198">
          <w:rPr>
            <w:rStyle w:val="Hyperlink"/>
            <w:sz w:val="18"/>
            <w:szCs w:val="18"/>
          </w:rPr>
          <w:t>doug.butterworth@uct.ac.za</w:t>
        </w:r>
      </w:hyperlink>
      <w:r>
        <w:rPr>
          <w:sz w:val="18"/>
          <w:szCs w:val="18"/>
        </w:rPr>
        <w:t xml:space="preserve"> </w:t>
      </w:r>
    </w:p>
  </w:footnote>
  <w:footnote w:id="3">
    <w:p w14:paraId="68F378E5" w14:textId="0542E5A8" w:rsidR="00713969" w:rsidRDefault="00713969">
      <w:pPr>
        <w:pStyle w:val="FootnoteText"/>
      </w:pPr>
      <w:ins w:id="1" w:author="Thomas Carruthers" w:date="2017-12-12T08:08:00Z">
        <w:r>
          <w:rPr>
            <w:rStyle w:val="FootnoteReference"/>
          </w:rPr>
          <w:footnoteRef/>
        </w:r>
        <w:r>
          <w:t xml:space="preserve"> </w:t>
        </w:r>
        <w:r w:rsidRPr="00713969">
          <w:t xml:space="preserve">The development of the MSE for North Atlantic bluefin tuna remains an ongoing process at this time. This document is therefore not final, but relates to the extent of development of the work immediately prior to the September 2017 bluefin session which preceded the ICCAT SCRS meeting. </w:t>
        </w:r>
      </w:ins>
      <w:bookmarkStart w:id="2" w:name="_GoBack"/>
      <w:bookmarkEnd w:id="2"/>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E3F9D" w14:textId="720C4B1D" w:rsidR="005E0A90" w:rsidRPr="00066B92" w:rsidRDefault="005E0A90" w:rsidP="00DA6CAA">
    <w:pPr>
      <w:tabs>
        <w:tab w:val="right" w:pos="9072"/>
      </w:tabs>
    </w:pPr>
    <w:r>
      <w:t>SCRS/2017/224</w:t>
    </w:r>
    <w:r w:rsidRPr="00AE7248">
      <w:rPr>
        <w:rFonts w:ascii="Arial" w:hAnsi="Arial"/>
      </w:rPr>
      <w:t xml:space="preserve"> </w:t>
    </w:r>
    <w:r w:rsidRPr="007169FC">
      <w:rPr>
        <w:rFonts w:ascii="Arial" w:hAnsi="Arial"/>
      </w:rPr>
      <w:tab/>
      <w:t xml:space="preserve">Collect. Vol. Sci. Pap. </w:t>
    </w:r>
    <w:r>
      <w:rPr>
        <w:rFonts w:ascii="Arial" w:hAnsi="Arial"/>
      </w:rPr>
      <w:t>ICCAT, ??(?): ???-??? (2018)</w:t>
    </w:r>
  </w:p>
  <w:p w14:paraId="75E2C2FD" w14:textId="77777777" w:rsidR="005E0A90" w:rsidRDefault="005E0A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4"/>
  </w:num>
  <w:num w:numId="3">
    <w:abstractNumId w:val="6"/>
  </w:num>
  <w:num w:numId="4">
    <w:abstractNumId w:val="2"/>
  </w:num>
  <w:num w:numId="5">
    <w:abstractNumId w:val="1"/>
  </w:num>
  <w:num w:numId="6">
    <w:abstractNumId w:val="7"/>
  </w:num>
  <w:num w:numId="7">
    <w:abstractNumId w:val="3"/>
  </w:num>
  <w:num w:numId="8">
    <w:abstractNumId w:val="5"/>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4548"/>
    <w:rsid w:val="00055D6E"/>
    <w:rsid w:val="00056C23"/>
    <w:rsid w:val="00056EDC"/>
    <w:rsid w:val="0006069D"/>
    <w:rsid w:val="000653A6"/>
    <w:rsid w:val="00067A24"/>
    <w:rsid w:val="00067F4B"/>
    <w:rsid w:val="0008077F"/>
    <w:rsid w:val="00080DA7"/>
    <w:rsid w:val="00081C2C"/>
    <w:rsid w:val="00082AFE"/>
    <w:rsid w:val="00084F94"/>
    <w:rsid w:val="00091EA6"/>
    <w:rsid w:val="000934A5"/>
    <w:rsid w:val="00093AFC"/>
    <w:rsid w:val="00094003"/>
    <w:rsid w:val="000940F9"/>
    <w:rsid w:val="0009573C"/>
    <w:rsid w:val="0009646D"/>
    <w:rsid w:val="0009732A"/>
    <w:rsid w:val="000A0737"/>
    <w:rsid w:val="000A33B4"/>
    <w:rsid w:val="000A5361"/>
    <w:rsid w:val="000A74D7"/>
    <w:rsid w:val="000A76F9"/>
    <w:rsid w:val="000B5BE3"/>
    <w:rsid w:val="000C05C8"/>
    <w:rsid w:val="000C33E3"/>
    <w:rsid w:val="000C50C8"/>
    <w:rsid w:val="000C5CC2"/>
    <w:rsid w:val="000C7253"/>
    <w:rsid w:val="000D0106"/>
    <w:rsid w:val="000D04AD"/>
    <w:rsid w:val="000D17E9"/>
    <w:rsid w:val="000D5648"/>
    <w:rsid w:val="000E1796"/>
    <w:rsid w:val="000E26B5"/>
    <w:rsid w:val="000E4153"/>
    <w:rsid w:val="000E47FD"/>
    <w:rsid w:val="000E6A92"/>
    <w:rsid w:val="000F3A17"/>
    <w:rsid w:val="000F463C"/>
    <w:rsid w:val="00100749"/>
    <w:rsid w:val="00100991"/>
    <w:rsid w:val="001078F2"/>
    <w:rsid w:val="00113064"/>
    <w:rsid w:val="001140E8"/>
    <w:rsid w:val="00115297"/>
    <w:rsid w:val="001174AE"/>
    <w:rsid w:val="00121206"/>
    <w:rsid w:val="001256DA"/>
    <w:rsid w:val="00126E53"/>
    <w:rsid w:val="00130A5A"/>
    <w:rsid w:val="00131E4A"/>
    <w:rsid w:val="00132184"/>
    <w:rsid w:val="00133E56"/>
    <w:rsid w:val="00134F0A"/>
    <w:rsid w:val="001409D9"/>
    <w:rsid w:val="001470B2"/>
    <w:rsid w:val="00161EDF"/>
    <w:rsid w:val="00162198"/>
    <w:rsid w:val="001624AE"/>
    <w:rsid w:val="00162545"/>
    <w:rsid w:val="00164EA7"/>
    <w:rsid w:val="00167A82"/>
    <w:rsid w:val="00171055"/>
    <w:rsid w:val="001757AB"/>
    <w:rsid w:val="00176645"/>
    <w:rsid w:val="001A3E5E"/>
    <w:rsid w:val="001B1DB6"/>
    <w:rsid w:val="001B3F4E"/>
    <w:rsid w:val="001C1C4C"/>
    <w:rsid w:val="001C48D6"/>
    <w:rsid w:val="001C6455"/>
    <w:rsid w:val="001D087F"/>
    <w:rsid w:val="001D18BD"/>
    <w:rsid w:val="001E4B58"/>
    <w:rsid w:val="001E4F48"/>
    <w:rsid w:val="001F274F"/>
    <w:rsid w:val="001F3EB6"/>
    <w:rsid w:val="001F6BC1"/>
    <w:rsid w:val="002001C1"/>
    <w:rsid w:val="00203F5E"/>
    <w:rsid w:val="002040E4"/>
    <w:rsid w:val="00210DEC"/>
    <w:rsid w:val="0021342D"/>
    <w:rsid w:val="00217076"/>
    <w:rsid w:val="00220820"/>
    <w:rsid w:val="0022570B"/>
    <w:rsid w:val="00225C0D"/>
    <w:rsid w:val="00242F1A"/>
    <w:rsid w:val="002432F1"/>
    <w:rsid w:val="00243D95"/>
    <w:rsid w:val="00247470"/>
    <w:rsid w:val="00254E45"/>
    <w:rsid w:val="00255E6C"/>
    <w:rsid w:val="00257E20"/>
    <w:rsid w:val="0026117F"/>
    <w:rsid w:val="00261B6D"/>
    <w:rsid w:val="002654D0"/>
    <w:rsid w:val="00272DF2"/>
    <w:rsid w:val="0027564F"/>
    <w:rsid w:val="002848B6"/>
    <w:rsid w:val="00284D61"/>
    <w:rsid w:val="00290FDD"/>
    <w:rsid w:val="002A091D"/>
    <w:rsid w:val="002A330E"/>
    <w:rsid w:val="002A6D35"/>
    <w:rsid w:val="002B0171"/>
    <w:rsid w:val="002B156A"/>
    <w:rsid w:val="002B28BC"/>
    <w:rsid w:val="002B2980"/>
    <w:rsid w:val="002B46D2"/>
    <w:rsid w:val="002B677A"/>
    <w:rsid w:val="002B6D60"/>
    <w:rsid w:val="002C26C5"/>
    <w:rsid w:val="002D53D1"/>
    <w:rsid w:val="002E1A04"/>
    <w:rsid w:val="002E3C7E"/>
    <w:rsid w:val="002E4D73"/>
    <w:rsid w:val="002E5453"/>
    <w:rsid w:val="002F0BD2"/>
    <w:rsid w:val="002F298D"/>
    <w:rsid w:val="002F5DBD"/>
    <w:rsid w:val="00303614"/>
    <w:rsid w:val="00314D48"/>
    <w:rsid w:val="003173A4"/>
    <w:rsid w:val="003263DA"/>
    <w:rsid w:val="0033128E"/>
    <w:rsid w:val="00334347"/>
    <w:rsid w:val="00337EA5"/>
    <w:rsid w:val="00344FA6"/>
    <w:rsid w:val="0035416E"/>
    <w:rsid w:val="00364DF5"/>
    <w:rsid w:val="00366037"/>
    <w:rsid w:val="003720A2"/>
    <w:rsid w:val="00372423"/>
    <w:rsid w:val="0037296B"/>
    <w:rsid w:val="003747A2"/>
    <w:rsid w:val="00380CA6"/>
    <w:rsid w:val="0038115E"/>
    <w:rsid w:val="0039034E"/>
    <w:rsid w:val="003923A6"/>
    <w:rsid w:val="00396122"/>
    <w:rsid w:val="00396662"/>
    <w:rsid w:val="0039736D"/>
    <w:rsid w:val="003976A0"/>
    <w:rsid w:val="003B0843"/>
    <w:rsid w:val="003B284A"/>
    <w:rsid w:val="003B3485"/>
    <w:rsid w:val="003B3A68"/>
    <w:rsid w:val="003B3A82"/>
    <w:rsid w:val="003B3BB8"/>
    <w:rsid w:val="003B5FF7"/>
    <w:rsid w:val="003C03A3"/>
    <w:rsid w:val="003C4CB6"/>
    <w:rsid w:val="003C506D"/>
    <w:rsid w:val="003D4A68"/>
    <w:rsid w:val="003E40ED"/>
    <w:rsid w:val="003E4FCD"/>
    <w:rsid w:val="003E5F26"/>
    <w:rsid w:val="003F2993"/>
    <w:rsid w:val="003F373C"/>
    <w:rsid w:val="00401491"/>
    <w:rsid w:val="0040280D"/>
    <w:rsid w:val="00403045"/>
    <w:rsid w:val="0041453F"/>
    <w:rsid w:val="00422F3A"/>
    <w:rsid w:val="00425448"/>
    <w:rsid w:val="004317EA"/>
    <w:rsid w:val="00431E5A"/>
    <w:rsid w:val="00432337"/>
    <w:rsid w:val="0044466A"/>
    <w:rsid w:val="004470FD"/>
    <w:rsid w:val="0045462D"/>
    <w:rsid w:val="00460481"/>
    <w:rsid w:val="00464908"/>
    <w:rsid w:val="00464EFF"/>
    <w:rsid w:val="004713B1"/>
    <w:rsid w:val="004756EC"/>
    <w:rsid w:val="004777D4"/>
    <w:rsid w:val="0048083A"/>
    <w:rsid w:val="00480F99"/>
    <w:rsid w:val="00482486"/>
    <w:rsid w:val="00483646"/>
    <w:rsid w:val="00483C1F"/>
    <w:rsid w:val="00494985"/>
    <w:rsid w:val="00497C25"/>
    <w:rsid w:val="004A0CAE"/>
    <w:rsid w:val="004A4FB1"/>
    <w:rsid w:val="004A62CA"/>
    <w:rsid w:val="004B4540"/>
    <w:rsid w:val="004B78AA"/>
    <w:rsid w:val="004C17EF"/>
    <w:rsid w:val="004C5F10"/>
    <w:rsid w:val="004C73F2"/>
    <w:rsid w:val="004D02A3"/>
    <w:rsid w:val="004D0836"/>
    <w:rsid w:val="004D227E"/>
    <w:rsid w:val="004E09D2"/>
    <w:rsid w:val="004E1256"/>
    <w:rsid w:val="004E17B7"/>
    <w:rsid w:val="004E1E8D"/>
    <w:rsid w:val="004E3BA9"/>
    <w:rsid w:val="004E4286"/>
    <w:rsid w:val="004E581E"/>
    <w:rsid w:val="004F2B7B"/>
    <w:rsid w:val="004F2E5E"/>
    <w:rsid w:val="004F493F"/>
    <w:rsid w:val="004F4FFF"/>
    <w:rsid w:val="004F5D3E"/>
    <w:rsid w:val="005002CF"/>
    <w:rsid w:val="0050335F"/>
    <w:rsid w:val="00510971"/>
    <w:rsid w:val="00511065"/>
    <w:rsid w:val="00511CD7"/>
    <w:rsid w:val="00521603"/>
    <w:rsid w:val="00522D79"/>
    <w:rsid w:val="00532620"/>
    <w:rsid w:val="00533448"/>
    <w:rsid w:val="00533A5B"/>
    <w:rsid w:val="0054232D"/>
    <w:rsid w:val="005437D9"/>
    <w:rsid w:val="0054419F"/>
    <w:rsid w:val="005460C1"/>
    <w:rsid w:val="00550C43"/>
    <w:rsid w:val="0055128E"/>
    <w:rsid w:val="005514AD"/>
    <w:rsid w:val="0055151B"/>
    <w:rsid w:val="005570B3"/>
    <w:rsid w:val="00561AFC"/>
    <w:rsid w:val="00564D64"/>
    <w:rsid w:val="005650BF"/>
    <w:rsid w:val="00567AE2"/>
    <w:rsid w:val="005739D3"/>
    <w:rsid w:val="005762FD"/>
    <w:rsid w:val="00576762"/>
    <w:rsid w:val="00577818"/>
    <w:rsid w:val="005826EB"/>
    <w:rsid w:val="0058379D"/>
    <w:rsid w:val="005871A1"/>
    <w:rsid w:val="00590D45"/>
    <w:rsid w:val="00590DA0"/>
    <w:rsid w:val="005914B3"/>
    <w:rsid w:val="005952FE"/>
    <w:rsid w:val="0059637F"/>
    <w:rsid w:val="005B05B5"/>
    <w:rsid w:val="005B39D3"/>
    <w:rsid w:val="005B4ECC"/>
    <w:rsid w:val="005C0AFC"/>
    <w:rsid w:val="005D7DB9"/>
    <w:rsid w:val="005E0A90"/>
    <w:rsid w:val="005E5E5B"/>
    <w:rsid w:val="005F3661"/>
    <w:rsid w:val="005F5C39"/>
    <w:rsid w:val="005F76EC"/>
    <w:rsid w:val="00602508"/>
    <w:rsid w:val="00610D95"/>
    <w:rsid w:val="00620BA6"/>
    <w:rsid w:val="006210F2"/>
    <w:rsid w:val="00630DC0"/>
    <w:rsid w:val="00634253"/>
    <w:rsid w:val="006360EB"/>
    <w:rsid w:val="00636429"/>
    <w:rsid w:val="00644C5B"/>
    <w:rsid w:val="00664465"/>
    <w:rsid w:val="00667429"/>
    <w:rsid w:val="006702DB"/>
    <w:rsid w:val="00675895"/>
    <w:rsid w:val="006779D1"/>
    <w:rsid w:val="00685503"/>
    <w:rsid w:val="00685691"/>
    <w:rsid w:val="006A280B"/>
    <w:rsid w:val="006A4300"/>
    <w:rsid w:val="006A6C8C"/>
    <w:rsid w:val="006A7E40"/>
    <w:rsid w:val="006A7FB0"/>
    <w:rsid w:val="006B6F0D"/>
    <w:rsid w:val="006C22FA"/>
    <w:rsid w:val="006C5735"/>
    <w:rsid w:val="006C6862"/>
    <w:rsid w:val="006D2915"/>
    <w:rsid w:val="006D405E"/>
    <w:rsid w:val="006E29AC"/>
    <w:rsid w:val="006E4B5F"/>
    <w:rsid w:val="006E5BE6"/>
    <w:rsid w:val="006E77F7"/>
    <w:rsid w:val="006F21AE"/>
    <w:rsid w:val="006F30E4"/>
    <w:rsid w:val="006F4A4C"/>
    <w:rsid w:val="006F709F"/>
    <w:rsid w:val="0070107B"/>
    <w:rsid w:val="007022A4"/>
    <w:rsid w:val="007062FC"/>
    <w:rsid w:val="007114C1"/>
    <w:rsid w:val="00713969"/>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A013E"/>
    <w:rsid w:val="007A3F4B"/>
    <w:rsid w:val="007A7839"/>
    <w:rsid w:val="007B0E15"/>
    <w:rsid w:val="007B470B"/>
    <w:rsid w:val="007B7873"/>
    <w:rsid w:val="007B7D05"/>
    <w:rsid w:val="007C1C06"/>
    <w:rsid w:val="007C2474"/>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350A"/>
    <w:rsid w:val="00864211"/>
    <w:rsid w:val="008642A0"/>
    <w:rsid w:val="008711F0"/>
    <w:rsid w:val="0087252E"/>
    <w:rsid w:val="00873FC7"/>
    <w:rsid w:val="00876EE9"/>
    <w:rsid w:val="00880F9E"/>
    <w:rsid w:val="008833BD"/>
    <w:rsid w:val="00893193"/>
    <w:rsid w:val="00894973"/>
    <w:rsid w:val="00897095"/>
    <w:rsid w:val="008A092B"/>
    <w:rsid w:val="008A150E"/>
    <w:rsid w:val="008A1832"/>
    <w:rsid w:val="008A2FBD"/>
    <w:rsid w:val="008A720D"/>
    <w:rsid w:val="008B566C"/>
    <w:rsid w:val="008C0190"/>
    <w:rsid w:val="008C3CDC"/>
    <w:rsid w:val="008C6481"/>
    <w:rsid w:val="008D1515"/>
    <w:rsid w:val="008D1F3A"/>
    <w:rsid w:val="008D7B7B"/>
    <w:rsid w:val="008E0334"/>
    <w:rsid w:val="008E5E0C"/>
    <w:rsid w:val="008E62E2"/>
    <w:rsid w:val="00901E12"/>
    <w:rsid w:val="00905E47"/>
    <w:rsid w:val="00906B8D"/>
    <w:rsid w:val="00910F3C"/>
    <w:rsid w:val="00911E5B"/>
    <w:rsid w:val="00912187"/>
    <w:rsid w:val="00912EB6"/>
    <w:rsid w:val="00916EC9"/>
    <w:rsid w:val="00916F2A"/>
    <w:rsid w:val="00920685"/>
    <w:rsid w:val="00933F51"/>
    <w:rsid w:val="0093422A"/>
    <w:rsid w:val="00945D1D"/>
    <w:rsid w:val="00951331"/>
    <w:rsid w:val="00952F03"/>
    <w:rsid w:val="00954747"/>
    <w:rsid w:val="00954998"/>
    <w:rsid w:val="00960020"/>
    <w:rsid w:val="00960681"/>
    <w:rsid w:val="00961255"/>
    <w:rsid w:val="009615A4"/>
    <w:rsid w:val="00962381"/>
    <w:rsid w:val="0096574B"/>
    <w:rsid w:val="009762C5"/>
    <w:rsid w:val="00977D72"/>
    <w:rsid w:val="0098037A"/>
    <w:rsid w:val="00985752"/>
    <w:rsid w:val="00986B74"/>
    <w:rsid w:val="0099189C"/>
    <w:rsid w:val="009A19A7"/>
    <w:rsid w:val="009A19DF"/>
    <w:rsid w:val="009A6B0C"/>
    <w:rsid w:val="009B203E"/>
    <w:rsid w:val="009C72C9"/>
    <w:rsid w:val="009D144F"/>
    <w:rsid w:val="009E0C4D"/>
    <w:rsid w:val="009E2D14"/>
    <w:rsid w:val="009E3DFF"/>
    <w:rsid w:val="009F101C"/>
    <w:rsid w:val="009F5F6A"/>
    <w:rsid w:val="009F791A"/>
    <w:rsid w:val="00A0032D"/>
    <w:rsid w:val="00A01BD0"/>
    <w:rsid w:val="00A07835"/>
    <w:rsid w:val="00A10C68"/>
    <w:rsid w:val="00A215AA"/>
    <w:rsid w:val="00A251F1"/>
    <w:rsid w:val="00A31F64"/>
    <w:rsid w:val="00A33F3B"/>
    <w:rsid w:val="00A357DF"/>
    <w:rsid w:val="00A358A5"/>
    <w:rsid w:val="00A51154"/>
    <w:rsid w:val="00A54837"/>
    <w:rsid w:val="00A56824"/>
    <w:rsid w:val="00A60829"/>
    <w:rsid w:val="00A63733"/>
    <w:rsid w:val="00A6723A"/>
    <w:rsid w:val="00A76E65"/>
    <w:rsid w:val="00A80759"/>
    <w:rsid w:val="00A81BE1"/>
    <w:rsid w:val="00A8201D"/>
    <w:rsid w:val="00A82BF9"/>
    <w:rsid w:val="00A830BA"/>
    <w:rsid w:val="00A84DE1"/>
    <w:rsid w:val="00A85A82"/>
    <w:rsid w:val="00A87707"/>
    <w:rsid w:val="00A945DE"/>
    <w:rsid w:val="00A94FD9"/>
    <w:rsid w:val="00A957A4"/>
    <w:rsid w:val="00AA0CF4"/>
    <w:rsid w:val="00AA1C1D"/>
    <w:rsid w:val="00AA5092"/>
    <w:rsid w:val="00AA5628"/>
    <w:rsid w:val="00AA662A"/>
    <w:rsid w:val="00AB0827"/>
    <w:rsid w:val="00AB5977"/>
    <w:rsid w:val="00AD0BBF"/>
    <w:rsid w:val="00AD1903"/>
    <w:rsid w:val="00AD3350"/>
    <w:rsid w:val="00AD4F7F"/>
    <w:rsid w:val="00AD5D48"/>
    <w:rsid w:val="00AE7248"/>
    <w:rsid w:val="00AF0D7B"/>
    <w:rsid w:val="00AF7149"/>
    <w:rsid w:val="00B0228B"/>
    <w:rsid w:val="00B0596A"/>
    <w:rsid w:val="00B10132"/>
    <w:rsid w:val="00B153ED"/>
    <w:rsid w:val="00B16335"/>
    <w:rsid w:val="00B167A1"/>
    <w:rsid w:val="00B17204"/>
    <w:rsid w:val="00B17CCA"/>
    <w:rsid w:val="00B21674"/>
    <w:rsid w:val="00B217AD"/>
    <w:rsid w:val="00B23B8F"/>
    <w:rsid w:val="00B26AAC"/>
    <w:rsid w:val="00B32763"/>
    <w:rsid w:val="00B34E48"/>
    <w:rsid w:val="00B416AF"/>
    <w:rsid w:val="00B45620"/>
    <w:rsid w:val="00B469B7"/>
    <w:rsid w:val="00B50215"/>
    <w:rsid w:val="00B57376"/>
    <w:rsid w:val="00B62762"/>
    <w:rsid w:val="00B67319"/>
    <w:rsid w:val="00B67E87"/>
    <w:rsid w:val="00B763D2"/>
    <w:rsid w:val="00B87E09"/>
    <w:rsid w:val="00B96C8E"/>
    <w:rsid w:val="00BA66D6"/>
    <w:rsid w:val="00BE1E57"/>
    <w:rsid w:val="00BE74B2"/>
    <w:rsid w:val="00BF0B2D"/>
    <w:rsid w:val="00BF285B"/>
    <w:rsid w:val="00BF3885"/>
    <w:rsid w:val="00BF3D0A"/>
    <w:rsid w:val="00C05DCB"/>
    <w:rsid w:val="00C10ECE"/>
    <w:rsid w:val="00C13CE4"/>
    <w:rsid w:val="00C15D60"/>
    <w:rsid w:val="00C17370"/>
    <w:rsid w:val="00C176E2"/>
    <w:rsid w:val="00C26884"/>
    <w:rsid w:val="00C32691"/>
    <w:rsid w:val="00C32C8D"/>
    <w:rsid w:val="00C42C69"/>
    <w:rsid w:val="00C431A5"/>
    <w:rsid w:val="00C50131"/>
    <w:rsid w:val="00C546AA"/>
    <w:rsid w:val="00C617D5"/>
    <w:rsid w:val="00C61DEB"/>
    <w:rsid w:val="00C65AF3"/>
    <w:rsid w:val="00C705E7"/>
    <w:rsid w:val="00C83136"/>
    <w:rsid w:val="00C84014"/>
    <w:rsid w:val="00C86D0E"/>
    <w:rsid w:val="00C90442"/>
    <w:rsid w:val="00C90B86"/>
    <w:rsid w:val="00C92B21"/>
    <w:rsid w:val="00C94730"/>
    <w:rsid w:val="00CA2914"/>
    <w:rsid w:val="00CB7306"/>
    <w:rsid w:val="00CC712A"/>
    <w:rsid w:val="00CD3904"/>
    <w:rsid w:val="00CE4CCB"/>
    <w:rsid w:val="00CE6DC4"/>
    <w:rsid w:val="00CF0E69"/>
    <w:rsid w:val="00CF34C5"/>
    <w:rsid w:val="00CF5C78"/>
    <w:rsid w:val="00D0019C"/>
    <w:rsid w:val="00D06964"/>
    <w:rsid w:val="00D06DBA"/>
    <w:rsid w:val="00D10BD5"/>
    <w:rsid w:val="00D14E1C"/>
    <w:rsid w:val="00D1659B"/>
    <w:rsid w:val="00D17714"/>
    <w:rsid w:val="00D178A4"/>
    <w:rsid w:val="00D2021E"/>
    <w:rsid w:val="00D24E3B"/>
    <w:rsid w:val="00D26E3F"/>
    <w:rsid w:val="00D27EB2"/>
    <w:rsid w:val="00D35A60"/>
    <w:rsid w:val="00D36E5E"/>
    <w:rsid w:val="00D3775F"/>
    <w:rsid w:val="00D41512"/>
    <w:rsid w:val="00D468C3"/>
    <w:rsid w:val="00D60CB4"/>
    <w:rsid w:val="00D614C3"/>
    <w:rsid w:val="00D62708"/>
    <w:rsid w:val="00D633DD"/>
    <w:rsid w:val="00D63553"/>
    <w:rsid w:val="00D67FCA"/>
    <w:rsid w:val="00D7061C"/>
    <w:rsid w:val="00D74907"/>
    <w:rsid w:val="00D948D9"/>
    <w:rsid w:val="00DA2CD0"/>
    <w:rsid w:val="00DA3073"/>
    <w:rsid w:val="00DA6CAA"/>
    <w:rsid w:val="00DB0B76"/>
    <w:rsid w:val="00DB3C25"/>
    <w:rsid w:val="00DB4153"/>
    <w:rsid w:val="00DB4900"/>
    <w:rsid w:val="00DC280B"/>
    <w:rsid w:val="00DC6C88"/>
    <w:rsid w:val="00DC6DC0"/>
    <w:rsid w:val="00DD133B"/>
    <w:rsid w:val="00DD5DC1"/>
    <w:rsid w:val="00DD5ECC"/>
    <w:rsid w:val="00DE7858"/>
    <w:rsid w:val="00DE7B9B"/>
    <w:rsid w:val="00DF42DD"/>
    <w:rsid w:val="00DF4318"/>
    <w:rsid w:val="00DF5FF3"/>
    <w:rsid w:val="00E0013C"/>
    <w:rsid w:val="00E036DB"/>
    <w:rsid w:val="00E043A6"/>
    <w:rsid w:val="00E110A9"/>
    <w:rsid w:val="00E1589F"/>
    <w:rsid w:val="00E169B6"/>
    <w:rsid w:val="00E16B97"/>
    <w:rsid w:val="00E225EA"/>
    <w:rsid w:val="00E24679"/>
    <w:rsid w:val="00E31DC9"/>
    <w:rsid w:val="00E40880"/>
    <w:rsid w:val="00E43682"/>
    <w:rsid w:val="00E44C09"/>
    <w:rsid w:val="00E46071"/>
    <w:rsid w:val="00E5202A"/>
    <w:rsid w:val="00E610E5"/>
    <w:rsid w:val="00E61BCE"/>
    <w:rsid w:val="00E6272D"/>
    <w:rsid w:val="00E62E41"/>
    <w:rsid w:val="00E65A38"/>
    <w:rsid w:val="00E73A5B"/>
    <w:rsid w:val="00E74C0F"/>
    <w:rsid w:val="00E74FE2"/>
    <w:rsid w:val="00E8155B"/>
    <w:rsid w:val="00E83F6D"/>
    <w:rsid w:val="00E84286"/>
    <w:rsid w:val="00E96C3E"/>
    <w:rsid w:val="00E9708D"/>
    <w:rsid w:val="00E97182"/>
    <w:rsid w:val="00EA4138"/>
    <w:rsid w:val="00EB7F5A"/>
    <w:rsid w:val="00EC4BE6"/>
    <w:rsid w:val="00EC4C81"/>
    <w:rsid w:val="00ED7359"/>
    <w:rsid w:val="00ED7804"/>
    <w:rsid w:val="00EE22E3"/>
    <w:rsid w:val="00EE7C9F"/>
    <w:rsid w:val="00EF1ACD"/>
    <w:rsid w:val="00F01E65"/>
    <w:rsid w:val="00F16A2B"/>
    <w:rsid w:val="00F16B3D"/>
    <w:rsid w:val="00F17330"/>
    <w:rsid w:val="00F178B9"/>
    <w:rsid w:val="00F23CB1"/>
    <w:rsid w:val="00F25AC3"/>
    <w:rsid w:val="00F27203"/>
    <w:rsid w:val="00F31BD6"/>
    <w:rsid w:val="00F40FE5"/>
    <w:rsid w:val="00F44DB2"/>
    <w:rsid w:val="00F50E96"/>
    <w:rsid w:val="00F52163"/>
    <w:rsid w:val="00F52209"/>
    <w:rsid w:val="00F5545F"/>
    <w:rsid w:val="00F60DF4"/>
    <w:rsid w:val="00F6334C"/>
    <w:rsid w:val="00F637E9"/>
    <w:rsid w:val="00F657BD"/>
    <w:rsid w:val="00F76789"/>
    <w:rsid w:val="00F91ADF"/>
    <w:rsid w:val="00F9468C"/>
    <w:rsid w:val="00FA7237"/>
    <w:rsid w:val="00FB4FC7"/>
    <w:rsid w:val="00FD0179"/>
    <w:rsid w:val="00FD4D6D"/>
    <w:rsid w:val="00FE0BB4"/>
    <w:rsid w:val="00FE0F41"/>
    <w:rsid w:val="00FE22FA"/>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D93233C8-62C3-4EAA-906B-A6B0AF13F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2">
    <w:name w:val="Unresolved Mention2"/>
    <w:basedOn w:val="DefaultParagraphFont"/>
    <w:uiPriority w:val="99"/>
    <w:semiHidden/>
    <w:unhideWhenUsed/>
    <w:rsid w:val="006779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9299">
      <w:bodyDiv w:val="1"/>
      <w:marLeft w:val="0"/>
      <w:marRight w:val="0"/>
      <w:marTop w:val="0"/>
      <w:marBottom w:val="0"/>
      <w:divBdr>
        <w:top w:val="none" w:sz="0" w:space="0" w:color="auto"/>
        <w:left w:val="none" w:sz="0" w:space="0" w:color="auto"/>
        <w:bottom w:val="none" w:sz="0" w:space="0" w:color="auto"/>
        <w:right w:val="none" w:sz="0" w:space="0" w:color="auto"/>
      </w:divBdr>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dx.doi.org/10.1111/faf.12104"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9.jpeg"/><Relationship Id="rId27"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mailto:doug.butterworth@uct.ac.za" TargetMode="External"/><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45329-E362-4ED5-A4E4-12B7F65EC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2063</Words>
  <Characters>11762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13798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3</cp:revision>
  <cp:lastPrinted>2017-09-23T03:55:00Z</cp:lastPrinted>
  <dcterms:created xsi:type="dcterms:W3CDTF">2017-09-26T03:46:00Z</dcterms:created>
  <dcterms:modified xsi:type="dcterms:W3CDTF">2017-12-12T16:08:00Z</dcterms:modified>
</cp:coreProperties>
</file>