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2C794E" w14:textId="77777777" w:rsidR="00532620" w:rsidRDefault="00532620" w:rsidP="00532620">
      <w:pPr>
        <w:jc w:val="center"/>
        <w:rPr>
          <w:rFonts w:cs="Times New Roman"/>
          <w:b/>
          <w:caps/>
          <w:szCs w:val="20"/>
        </w:rPr>
      </w:pPr>
    </w:p>
    <w:p w14:paraId="6F3664F3" w14:textId="77777777" w:rsidR="00532620" w:rsidRDefault="00532620" w:rsidP="00532620">
      <w:pPr>
        <w:jc w:val="center"/>
        <w:rPr>
          <w:rFonts w:cs="Times New Roman"/>
          <w:b/>
          <w:caps/>
          <w:szCs w:val="20"/>
        </w:rPr>
      </w:pPr>
    </w:p>
    <w:p w14:paraId="14CBA049" w14:textId="36D9190E" w:rsidR="00532620" w:rsidRDefault="002848B6" w:rsidP="00532620">
      <w:pPr>
        <w:jc w:val="center"/>
        <w:rPr>
          <w:rFonts w:cs="Times New Roman"/>
          <w:b/>
          <w:caps/>
          <w:szCs w:val="20"/>
        </w:rPr>
      </w:pPr>
      <w:r>
        <w:rPr>
          <w:rFonts w:cs="Times New Roman"/>
          <w:b/>
          <w:caps/>
          <w:szCs w:val="20"/>
        </w:rPr>
        <w:t xml:space="preserve">Summary of </w:t>
      </w:r>
      <w:r w:rsidR="00F157C5">
        <w:rPr>
          <w:rFonts w:cs="Times New Roman"/>
          <w:b/>
          <w:caps/>
          <w:szCs w:val="20"/>
        </w:rPr>
        <w:t xml:space="preserve">A </w:t>
      </w:r>
      <w:r>
        <w:rPr>
          <w:rFonts w:cs="Times New Roman"/>
          <w:b/>
          <w:caps/>
          <w:szCs w:val="20"/>
        </w:rPr>
        <w:t xml:space="preserve">reference </w:t>
      </w:r>
      <w:r w:rsidR="00F157C5">
        <w:rPr>
          <w:rFonts w:cs="Times New Roman"/>
          <w:b/>
          <w:caps/>
          <w:szCs w:val="20"/>
        </w:rPr>
        <w:t xml:space="preserve">SET OF CONDITIONED </w:t>
      </w:r>
      <w:r>
        <w:rPr>
          <w:rFonts w:cs="Times New Roman"/>
          <w:b/>
          <w:caps/>
          <w:szCs w:val="20"/>
        </w:rPr>
        <w:t>operating models for atlantic bluefin tuna</w:t>
      </w:r>
    </w:p>
    <w:p w14:paraId="62D0DA79" w14:textId="77777777" w:rsidR="00532620" w:rsidRPr="00532620" w:rsidRDefault="00532620" w:rsidP="00532620">
      <w:pPr>
        <w:jc w:val="center"/>
        <w:rPr>
          <w:rFonts w:cs="Times New Roman"/>
          <w:b/>
          <w:caps/>
          <w:szCs w:val="20"/>
        </w:rPr>
      </w:pPr>
    </w:p>
    <w:p w14:paraId="663DADF2" w14:textId="60E7C573" w:rsidR="004E17B7" w:rsidRPr="001D18BD" w:rsidRDefault="004E17B7" w:rsidP="00F5545F">
      <w:pPr>
        <w:jc w:val="center"/>
        <w:rPr>
          <w:rFonts w:cs="Times New Roman"/>
          <w:szCs w:val="20"/>
          <w:lang w:val="it-IT"/>
        </w:rPr>
      </w:pPr>
      <w:r w:rsidRPr="001D18BD">
        <w:rPr>
          <w:rFonts w:cs="Times New Roman"/>
          <w:szCs w:val="20"/>
          <w:lang w:val="it-IT"/>
        </w:rPr>
        <w:t>Tom Carruthers</w:t>
      </w:r>
      <w:r w:rsidRPr="0083529C">
        <w:rPr>
          <w:rStyle w:val="FootnoteReference"/>
          <w:rFonts w:cs="Times New Roman"/>
          <w:szCs w:val="20"/>
        </w:rPr>
        <w:footnoteReference w:id="1"/>
      </w:r>
      <w:r w:rsidR="00EB7F5A" w:rsidRPr="001D18BD">
        <w:rPr>
          <w:rFonts w:cs="Times New Roman"/>
          <w:szCs w:val="20"/>
          <w:lang w:val="it-IT"/>
        </w:rPr>
        <w:t xml:space="preserve">, </w:t>
      </w:r>
      <w:r w:rsidR="0058379D">
        <w:rPr>
          <w:rFonts w:cs="Times New Roman"/>
          <w:szCs w:val="20"/>
          <w:lang w:val="it-IT"/>
        </w:rPr>
        <w:t>Doug Butterworth</w:t>
      </w:r>
      <w:r w:rsidR="0058379D">
        <w:rPr>
          <w:rStyle w:val="FootnoteReference"/>
          <w:rFonts w:cs="Times New Roman"/>
          <w:szCs w:val="20"/>
          <w:lang w:val="it-IT"/>
        </w:rPr>
        <w:footnoteReference w:id="2"/>
      </w:r>
    </w:p>
    <w:p w14:paraId="7D36CA49" w14:textId="77777777" w:rsidR="00532620" w:rsidRPr="001D18BD" w:rsidRDefault="00532620" w:rsidP="00532620">
      <w:pPr>
        <w:jc w:val="center"/>
        <w:rPr>
          <w:rFonts w:cs="Times New Roman"/>
          <w:i/>
          <w:szCs w:val="20"/>
          <w:lang w:val="it-IT"/>
        </w:rPr>
      </w:pPr>
    </w:p>
    <w:p w14:paraId="39FB446A" w14:textId="77777777" w:rsidR="00532620" w:rsidRPr="001D18BD" w:rsidRDefault="00532620" w:rsidP="00532620">
      <w:pPr>
        <w:jc w:val="center"/>
        <w:rPr>
          <w:rFonts w:cs="Times New Roman"/>
          <w:i/>
          <w:szCs w:val="20"/>
          <w:lang w:val="it-IT"/>
        </w:rPr>
      </w:pPr>
    </w:p>
    <w:p w14:paraId="777C591E" w14:textId="77777777" w:rsidR="003B5FF7" w:rsidRPr="00B23B8F" w:rsidRDefault="003B5FF7" w:rsidP="00B23B8F">
      <w:pPr>
        <w:jc w:val="center"/>
        <w:rPr>
          <w:i/>
        </w:rPr>
      </w:pPr>
      <w:r w:rsidRPr="00B23B8F">
        <w:rPr>
          <w:i/>
        </w:rPr>
        <w:t>SUMMARY</w:t>
      </w:r>
    </w:p>
    <w:p w14:paraId="7873C017" w14:textId="77777777" w:rsidR="00532620" w:rsidRPr="00532620" w:rsidRDefault="00532620" w:rsidP="00532620">
      <w:pPr>
        <w:jc w:val="center"/>
        <w:rPr>
          <w:rFonts w:cs="Times New Roman"/>
          <w:i/>
          <w:szCs w:val="20"/>
        </w:rPr>
      </w:pPr>
    </w:p>
    <w:p w14:paraId="0B9D3DA7" w14:textId="0F0E950E" w:rsidR="00043093" w:rsidRDefault="00125C97" w:rsidP="00043093">
      <w:pPr>
        <w:ind w:left="709" w:right="663"/>
        <w:jc w:val="both"/>
        <w:rPr>
          <w:rFonts w:cs="Times New Roman"/>
          <w:szCs w:val="20"/>
        </w:rPr>
      </w:pPr>
      <w:r w:rsidRPr="00125C97">
        <w:rPr>
          <w:rFonts w:cs="Times New Roman"/>
          <w:szCs w:val="20"/>
          <w:highlight w:val="yellow"/>
        </w:rPr>
        <w:t>To do last</w:t>
      </w:r>
    </w:p>
    <w:p w14:paraId="2A52D68F" w14:textId="77777777" w:rsidR="00F17330" w:rsidRDefault="00F17330" w:rsidP="00043093">
      <w:pPr>
        <w:ind w:left="709" w:right="663"/>
        <w:jc w:val="both"/>
        <w:rPr>
          <w:rFonts w:cs="Times New Roman"/>
          <w:i/>
          <w:szCs w:val="20"/>
        </w:rPr>
      </w:pPr>
    </w:p>
    <w:p w14:paraId="46FDE9D7" w14:textId="77777777" w:rsidR="00532620" w:rsidRDefault="00532620" w:rsidP="00532620">
      <w:pPr>
        <w:jc w:val="center"/>
        <w:rPr>
          <w:rFonts w:cs="Times New Roman"/>
          <w:i/>
          <w:szCs w:val="20"/>
        </w:rPr>
      </w:pPr>
      <w:r w:rsidRPr="00532620">
        <w:rPr>
          <w:rFonts w:cs="Times New Roman"/>
          <w:i/>
          <w:szCs w:val="20"/>
        </w:rPr>
        <w:t>KEYWORDS</w:t>
      </w:r>
    </w:p>
    <w:p w14:paraId="1600B84C" w14:textId="77777777" w:rsidR="009A19DF" w:rsidRDefault="009A19DF" w:rsidP="00532620">
      <w:pPr>
        <w:jc w:val="center"/>
        <w:rPr>
          <w:rFonts w:cs="Times New Roman"/>
          <w:i/>
          <w:szCs w:val="20"/>
        </w:rPr>
      </w:pPr>
    </w:p>
    <w:p w14:paraId="34AAF142" w14:textId="6D6B6C72" w:rsidR="00532620" w:rsidRDefault="0058379D" w:rsidP="00D24E3B">
      <w:pPr>
        <w:ind w:left="709" w:right="663"/>
        <w:jc w:val="center"/>
        <w:rPr>
          <w:rFonts w:cs="Times New Roman"/>
          <w:i/>
          <w:szCs w:val="20"/>
        </w:rPr>
      </w:pPr>
      <w:r>
        <w:rPr>
          <w:rFonts w:cs="Times New Roman"/>
          <w:i/>
          <w:szCs w:val="20"/>
        </w:rPr>
        <w:t xml:space="preserve">Management Strategy Evaluation, bluefin tuna, operating model, stock mixing </w:t>
      </w:r>
    </w:p>
    <w:p w14:paraId="1CF64CEB" w14:textId="77777777" w:rsidR="00532620" w:rsidRDefault="00532620" w:rsidP="00532620">
      <w:pPr>
        <w:jc w:val="center"/>
        <w:rPr>
          <w:rFonts w:cs="Times New Roman"/>
          <w:i/>
          <w:szCs w:val="20"/>
        </w:rPr>
      </w:pPr>
    </w:p>
    <w:p w14:paraId="2FF181FA" w14:textId="77777777" w:rsidR="00532620" w:rsidRDefault="00532620" w:rsidP="00532620">
      <w:pPr>
        <w:jc w:val="center"/>
        <w:rPr>
          <w:rFonts w:cs="Times New Roman"/>
          <w:i/>
          <w:szCs w:val="20"/>
        </w:rPr>
      </w:pPr>
    </w:p>
    <w:p w14:paraId="5F142CE9" w14:textId="77777777" w:rsidR="00532620" w:rsidRDefault="00532620" w:rsidP="00532620">
      <w:pPr>
        <w:jc w:val="center"/>
        <w:rPr>
          <w:rFonts w:cs="Times New Roman"/>
          <w:i/>
          <w:szCs w:val="20"/>
        </w:rPr>
      </w:pPr>
    </w:p>
    <w:p w14:paraId="240BBF5D" w14:textId="77777777" w:rsidR="00532620" w:rsidRDefault="00532620" w:rsidP="00532620">
      <w:pPr>
        <w:jc w:val="center"/>
        <w:rPr>
          <w:rFonts w:cs="Times New Roman"/>
          <w:i/>
          <w:szCs w:val="20"/>
        </w:rPr>
      </w:pPr>
    </w:p>
    <w:p w14:paraId="71B908A8" w14:textId="77777777" w:rsidR="00532620" w:rsidRDefault="00532620" w:rsidP="00532620">
      <w:pPr>
        <w:jc w:val="center"/>
        <w:rPr>
          <w:rFonts w:cs="Times New Roman"/>
          <w:i/>
          <w:szCs w:val="20"/>
        </w:rPr>
      </w:pPr>
    </w:p>
    <w:p w14:paraId="628E05DF" w14:textId="77777777" w:rsidR="00532620" w:rsidRDefault="00532620" w:rsidP="00532620">
      <w:pPr>
        <w:jc w:val="center"/>
        <w:rPr>
          <w:rFonts w:cs="Times New Roman"/>
          <w:i/>
          <w:szCs w:val="20"/>
        </w:rPr>
      </w:pPr>
    </w:p>
    <w:p w14:paraId="7D842B20" w14:textId="77777777" w:rsidR="00532620" w:rsidRDefault="00532620" w:rsidP="00532620">
      <w:pPr>
        <w:jc w:val="center"/>
        <w:rPr>
          <w:rFonts w:cs="Times New Roman"/>
          <w:i/>
          <w:szCs w:val="20"/>
        </w:rPr>
      </w:pPr>
    </w:p>
    <w:p w14:paraId="52777923" w14:textId="77777777" w:rsidR="00532620" w:rsidRDefault="00532620" w:rsidP="00532620">
      <w:pPr>
        <w:jc w:val="center"/>
        <w:rPr>
          <w:rFonts w:cs="Times New Roman"/>
          <w:i/>
          <w:szCs w:val="20"/>
        </w:rPr>
      </w:pPr>
    </w:p>
    <w:p w14:paraId="4C6F2023" w14:textId="77777777" w:rsidR="00532620" w:rsidRDefault="00532620" w:rsidP="00532620">
      <w:pPr>
        <w:jc w:val="center"/>
        <w:rPr>
          <w:rFonts w:cs="Times New Roman"/>
          <w:i/>
          <w:szCs w:val="20"/>
        </w:rPr>
      </w:pPr>
    </w:p>
    <w:p w14:paraId="5E30B22F" w14:textId="77777777" w:rsidR="00532620" w:rsidRDefault="00532620" w:rsidP="00532620">
      <w:pPr>
        <w:jc w:val="center"/>
        <w:rPr>
          <w:rFonts w:cs="Times New Roman"/>
          <w:i/>
          <w:szCs w:val="20"/>
        </w:rPr>
      </w:pPr>
    </w:p>
    <w:p w14:paraId="0D309C41" w14:textId="77777777" w:rsidR="00532620" w:rsidRDefault="00532620" w:rsidP="00532620">
      <w:pPr>
        <w:rPr>
          <w:rFonts w:cs="Times New Roman"/>
          <w:i/>
          <w:szCs w:val="20"/>
        </w:rPr>
      </w:pPr>
      <w:r>
        <w:rPr>
          <w:rFonts w:cs="Times New Roman"/>
          <w:i/>
          <w:szCs w:val="20"/>
        </w:rPr>
        <w:br w:type="page"/>
      </w:r>
    </w:p>
    <w:p w14:paraId="1CE721AA" w14:textId="77777777" w:rsidR="00532620" w:rsidRDefault="004756EC" w:rsidP="004756EC">
      <w:pPr>
        <w:pStyle w:val="Heading1"/>
      </w:pPr>
      <w:r>
        <w:lastRenderedPageBreak/>
        <w:t>Introduction</w:t>
      </w:r>
    </w:p>
    <w:p w14:paraId="6A032523" w14:textId="77777777" w:rsidR="004756EC" w:rsidRDefault="004756EC" w:rsidP="004756EC"/>
    <w:p w14:paraId="4FAEF25B" w14:textId="0097B8AB" w:rsidR="00AF7149" w:rsidRDefault="00AF7149" w:rsidP="00AF7149">
      <w:r w:rsidRPr="004E17B7">
        <w:t xml:space="preserve">A Management Strategy Evaluation (MSE, </w:t>
      </w:r>
      <w:r>
        <w:t>Butterworth 1999, Cochrane 1998</w:t>
      </w:r>
      <w:r w:rsidRPr="004E17B7">
        <w:t>) approach has been proposed for A</w:t>
      </w:r>
      <w:r w:rsidR="002848B6">
        <w:t>tlantic bluefin tuna</w:t>
      </w:r>
      <w:r w:rsidRPr="004E17B7">
        <w:t xml:space="preserve"> as a suitable framework for providing robust management advice consistent with the precautionary approach (GBYP 201</w:t>
      </w:r>
      <w:r w:rsidR="002848B6">
        <w:t>7a</w:t>
      </w:r>
      <w:r w:rsidRPr="004E17B7">
        <w:t xml:space="preserve">). A principal task in the construction of an MSE framework is the </w:t>
      </w:r>
      <w:r>
        <w:t xml:space="preserve">development of operating models </w:t>
      </w:r>
      <w:r w:rsidRPr="004E17B7">
        <w:t>which represent credible hypotheses for population and fishery dynamics.</w:t>
      </w:r>
      <w:r>
        <w:t xml:space="preserve"> </w:t>
      </w:r>
      <w:r w:rsidRPr="003173A4">
        <w:t>Operating models are typically</w:t>
      </w:r>
      <w:r>
        <w:t xml:space="preserve"> fishery stock assessment models which are </w:t>
      </w:r>
      <w:r w:rsidRPr="003173A4">
        <w:t>fitted to data to ensure that model assumptions and estimated parameters are empirically credible (Punt et al. 2014, e.g. CCSBT 2011).</w:t>
      </w:r>
      <w:r>
        <w:t xml:space="preserve"> </w:t>
      </w:r>
    </w:p>
    <w:p w14:paraId="230A8E62" w14:textId="77777777" w:rsidR="00AF7149" w:rsidRDefault="00AF7149" w:rsidP="00AF7149"/>
    <w:p w14:paraId="3CB38D25" w14:textId="3ADFEF45" w:rsidR="00AF7149" w:rsidRDefault="00AF7149" w:rsidP="00AF7149">
      <w:r>
        <w:t xml:space="preserve">A general approach for testing MPs using MSE established two sets of operating models. </w:t>
      </w:r>
      <w:r w:rsidRPr="00AF7149">
        <w:t>The reference</w:t>
      </w:r>
      <w:r w:rsidR="00DF25EC">
        <w:t xml:space="preserve"> set of</w:t>
      </w:r>
      <w:r w:rsidRPr="00AF7149">
        <w:t xml:space="preserve"> trials</w:t>
      </w:r>
      <w:r>
        <w:t xml:space="preserve"> </w:t>
      </w:r>
      <w:r w:rsidRPr="00AF7149">
        <w:t xml:space="preserve">are considered to reflect the most plausible </w:t>
      </w:r>
      <w:r>
        <w:t>hypotheses</w:t>
      </w:r>
      <w:r w:rsidR="00DF25EC">
        <w:t xml:space="preserve"> which also have a marked impact on stock dynamics,</w:t>
      </w:r>
      <w:r>
        <w:t xml:space="preserve"> </w:t>
      </w:r>
      <w:r w:rsidRPr="00AF7149">
        <w:t xml:space="preserve">and </w:t>
      </w:r>
      <w:r>
        <w:t xml:space="preserve">are the </w:t>
      </w:r>
      <w:r w:rsidRPr="00AF7149">
        <w:t>primary basis for identifying</w:t>
      </w:r>
      <w:r w:rsidR="004E1E8D">
        <w:t xml:space="preserve"> the</w:t>
      </w:r>
      <w:r w:rsidRPr="00AF7149">
        <w:t xml:space="preserve"> </w:t>
      </w:r>
      <w:r w:rsidR="004E1E8D">
        <w:t>best performing</w:t>
      </w:r>
      <w:r w:rsidRPr="00AF7149">
        <w:t xml:space="preserve"> management </w:t>
      </w:r>
      <w:r w:rsidR="004E1E8D">
        <w:t>procedure. R</w:t>
      </w:r>
      <w:r w:rsidRPr="00AF7149">
        <w:t xml:space="preserve">obustness trials are used to determine whether the management </w:t>
      </w:r>
      <w:r w:rsidR="004E1E8D">
        <w:t>procedure</w:t>
      </w:r>
      <w:r w:rsidRPr="00AF7149">
        <w:t xml:space="preserve"> behaves as intended in scenarios that are </w:t>
      </w:r>
      <w:r w:rsidR="004E1E8D">
        <w:t>less likely</w:t>
      </w:r>
      <w:r w:rsidRPr="00AF7149">
        <w:t>.</w:t>
      </w:r>
    </w:p>
    <w:p w14:paraId="47207E10" w14:textId="77777777" w:rsidR="004E1E8D" w:rsidRDefault="004E1E8D" w:rsidP="00AF7149"/>
    <w:p w14:paraId="4490F5B1" w14:textId="059CBC7B" w:rsidR="004E1E8D" w:rsidRDefault="004E1E8D" w:rsidP="00AF7149">
      <w:r>
        <w:t>In this paper the design of the reference set of operating models is described including the fit of these models to data</w:t>
      </w:r>
      <w:r w:rsidR="00DF25EC">
        <w:t xml:space="preserve"> (their “conditioning”</w:t>
      </w:r>
      <w:r w:rsidR="009D4AC5">
        <w:t>)</w:t>
      </w:r>
      <w:r>
        <w:t xml:space="preserve">. </w:t>
      </w:r>
      <w:r w:rsidR="00A44C5E">
        <w:t xml:space="preserve">The operating models will be used to test a range of MPs that use indices of abundance to calculate TAC advice. The fit of the operating model to </w:t>
      </w:r>
      <w:r w:rsidR="00DF25EC">
        <w:t xml:space="preserve">abundance </w:t>
      </w:r>
      <w:r w:rsidR="00A44C5E">
        <w:t xml:space="preserve">indices </w:t>
      </w:r>
      <w:r w:rsidR="00DF25EC">
        <w:t>informs</w:t>
      </w:r>
      <w:r w:rsidR="00A44C5E">
        <w:t xml:space="preserve"> which indices </w:t>
      </w:r>
      <w:r w:rsidR="00F157C5">
        <w:t>might best be used in MPs, and hence need to</w:t>
      </w:r>
      <w:r w:rsidR="00A44C5E">
        <w:t xml:space="preserve"> be included in MSE testing (i.e. what indices </w:t>
      </w:r>
      <w:r w:rsidR="00F157C5">
        <w:t>need to</w:t>
      </w:r>
      <w:r w:rsidR="00A44C5E">
        <w:t xml:space="preserve"> be simulated </w:t>
      </w:r>
      <w:r w:rsidR="00F157C5">
        <w:t>for this process</w:t>
      </w:r>
      <w:r w:rsidR="00A44C5E">
        <w:t xml:space="preserve">).  </w:t>
      </w:r>
    </w:p>
    <w:p w14:paraId="00C0B450" w14:textId="77777777" w:rsidR="00EB7F5A" w:rsidRDefault="00EB7F5A" w:rsidP="004756EC"/>
    <w:p w14:paraId="39D0E76A" w14:textId="77777777" w:rsidR="00EB7F5A" w:rsidRDefault="00EB7F5A" w:rsidP="004756EC"/>
    <w:p w14:paraId="2A0890EC" w14:textId="24805A29" w:rsidR="002F5DBD" w:rsidRDefault="003173A4" w:rsidP="002F5DBD">
      <w:pPr>
        <w:pStyle w:val="Heading1"/>
      </w:pPr>
      <w:r>
        <w:t>Methods</w:t>
      </w:r>
    </w:p>
    <w:p w14:paraId="613B60DC" w14:textId="77777777" w:rsidR="004E1E8D" w:rsidRDefault="004E1E8D" w:rsidP="0058379D">
      <w:pPr>
        <w:jc w:val="both"/>
      </w:pPr>
    </w:p>
    <w:p w14:paraId="7626EEAD" w14:textId="68F77127" w:rsidR="0081697E" w:rsidRDefault="0081697E" w:rsidP="0058379D">
      <w:pPr>
        <w:jc w:val="both"/>
      </w:pPr>
      <w:r>
        <w:t xml:space="preserve">Seasonal, spatial, multi-stock, age structured operating models were </w:t>
      </w:r>
      <w:r w:rsidR="004E1E8D">
        <w:t>fitted to a wide variety of fishery dependent and independent data</w:t>
      </w:r>
      <w:r>
        <w:t xml:space="preserve"> (see Carruthers et al. 2015a and CMG 2017). Such data included</w:t>
      </w:r>
      <w:r w:rsidR="004E1E8D">
        <w:t xml:space="preserve"> electronic tags, Task II catch rate</w:t>
      </w:r>
      <w:r w:rsidR="00EB530B">
        <w:t xml:space="preserve"> data</w:t>
      </w:r>
      <w:r w:rsidR="004E1E8D">
        <w:t xml:space="preserve"> and </w:t>
      </w:r>
      <w:r w:rsidR="00EB530B">
        <w:t>micro-constituent</w:t>
      </w:r>
      <w:r w:rsidR="004E1E8D">
        <w:t xml:space="preserve"> data informing stock of origin (for a summary of these data see Carruthers et al. 2015b</w:t>
      </w:r>
      <w:r w:rsidR="002848B6">
        <w:t xml:space="preserve"> and GBYP 2017b</w:t>
      </w:r>
      <w:r w:rsidR="004E1E8D">
        <w:t>).</w:t>
      </w:r>
      <w:r>
        <w:t xml:space="preserve"> </w:t>
      </w:r>
    </w:p>
    <w:p w14:paraId="5279E91F" w14:textId="77777777" w:rsidR="0081697E" w:rsidRDefault="0081697E" w:rsidP="0058379D">
      <w:pPr>
        <w:jc w:val="both"/>
      </w:pPr>
    </w:p>
    <w:p w14:paraId="7455B1CD" w14:textId="2505DBB2" w:rsidR="0058379D" w:rsidRDefault="0081697E" w:rsidP="0058379D">
      <w:pPr>
        <w:jc w:val="both"/>
      </w:pPr>
      <w:r>
        <w:t xml:space="preserve">A reference set of operating models was identified that spanned three main axes of uncertainty for Atlantic bluefin tuna: (1) future recruitment, (2) </w:t>
      </w:r>
      <w:r w:rsidR="00590DA0">
        <w:t>abundance</w:t>
      </w:r>
      <w:r w:rsidR="00EB530B">
        <w:t xml:space="preserve"> and its trends</w:t>
      </w:r>
      <w:r>
        <w:t>,</w:t>
      </w:r>
      <w:r w:rsidR="00EB530B">
        <w:t xml:space="preserve"> and</w:t>
      </w:r>
      <w:r>
        <w:t xml:space="preserve"> (3) age-at-maturity (spawning fraction) / natural mortality rate (see Table</w:t>
      </w:r>
      <w:r w:rsidR="00795DAD">
        <w:t>s</w:t>
      </w:r>
      <w:r>
        <w:t xml:space="preserve"> 1</w:t>
      </w:r>
      <w:r w:rsidR="00795DAD">
        <w:t xml:space="preserve"> and 2</w:t>
      </w:r>
      <w:r>
        <w:t xml:space="preserve"> for the reference operating model </w:t>
      </w:r>
      <w:r w:rsidR="00EB530B">
        <w:t xml:space="preserve">set </w:t>
      </w:r>
      <w:r>
        <w:t xml:space="preserve">design). Although this leads to 36 reference operating models in total, future recruitment scenarios </w:t>
      </w:r>
      <w:r w:rsidR="00EB530B">
        <w:t>do not impact</w:t>
      </w:r>
      <w:r>
        <w:t xml:space="preserve"> model fitting.</w:t>
      </w:r>
      <w:r w:rsidR="002654D0">
        <w:t xml:space="preserve"> Consequently </w:t>
      </w:r>
      <w:r>
        <w:t>12 unique model fits are presented here</w:t>
      </w:r>
      <w:r w:rsidR="00C15D60">
        <w:t xml:space="preserve"> that cover factors 2 and 3 relating to </w:t>
      </w:r>
      <w:r w:rsidR="00590DA0">
        <w:t>abundance</w:t>
      </w:r>
      <w:r w:rsidR="000C475D">
        <w:t xml:space="preserve"> and trends</w:t>
      </w:r>
      <w:r w:rsidR="00C15D60">
        <w:t>,</w:t>
      </w:r>
      <w:r w:rsidR="000C475D">
        <w:t xml:space="preserve"> and to</w:t>
      </w:r>
      <w:r w:rsidR="00C15D60">
        <w:t xml:space="preserve"> maturity and natural mortality rate</w:t>
      </w:r>
      <w:r w:rsidR="00795DAD">
        <w:t xml:space="preserve"> (the grey rows of Table 2)</w:t>
      </w:r>
      <w:r w:rsidR="00C15D60">
        <w:t xml:space="preserve">. </w:t>
      </w:r>
      <w:r>
        <w:t xml:space="preserve">  </w:t>
      </w:r>
    </w:p>
    <w:p w14:paraId="5629E194" w14:textId="77777777" w:rsidR="0081697E" w:rsidRDefault="0081697E" w:rsidP="0058379D">
      <w:pPr>
        <w:jc w:val="both"/>
      </w:pPr>
    </w:p>
    <w:p w14:paraId="2191817A" w14:textId="77777777" w:rsidR="001F6BC1" w:rsidRPr="001F6BC1" w:rsidRDefault="001F6BC1" w:rsidP="00BE1E57">
      <w:pPr>
        <w:jc w:val="both"/>
      </w:pPr>
    </w:p>
    <w:p w14:paraId="6620F711" w14:textId="09007CE1" w:rsidR="001F6BC1" w:rsidRDefault="001F6BC1" w:rsidP="00BE1E57">
      <w:pPr>
        <w:pStyle w:val="Heading1"/>
        <w:jc w:val="both"/>
      </w:pPr>
      <w:r>
        <w:t>Results</w:t>
      </w:r>
    </w:p>
    <w:p w14:paraId="38184187" w14:textId="77777777" w:rsidR="00945D1D" w:rsidRDefault="00945D1D" w:rsidP="00BE1E57">
      <w:pPr>
        <w:jc w:val="both"/>
      </w:pPr>
    </w:p>
    <w:p w14:paraId="0E64318C" w14:textId="324A8886" w:rsidR="00A44C5E" w:rsidRPr="00A44C5E" w:rsidRDefault="00A44C5E" w:rsidP="00A8201D">
      <w:pPr>
        <w:rPr>
          <w:b/>
        </w:rPr>
      </w:pPr>
      <w:r w:rsidRPr="00A44C5E">
        <w:rPr>
          <w:b/>
        </w:rPr>
        <w:t xml:space="preserve">Model </w:t>
      </w:r>
      <w:commentRangeStart w:id="2"/>
      <w:r w:rsidR="000C475D">
        <w:rPr>
          <w:b/>
        </w:rPr>
        <w:t>estimates</w:t>
      </w:r>
      <w:commentRangeEnd w:id="2"/>
      <w:r w:rsidR="000C475D">
        <w:rPr>
          <w:rStyle w:val="CommentReference"/>
        </w:rPr>
        <w:commentReference w:id="2"/>
      </w:r>
      <w:r w:rsidR="000C475D">
        <w:rPr>
          <w:b/>
        </w:rPr>
        <w:t xml:space="preserve"> for</w:t>
      </w:r>
      <w:r w:rsidRPr="00A44C5E">
        <w:rPr>
          <w:b/>
        </w:rPr>
        <w:t xml:space="preserve"> the base-case reference model #1</w:t>
      </w:r>
    </w:p>
    <w:p w14:paraId="34CD8D2B" w14:textId="77777777" w:rsidR="00A44C5E" w:rsidRDefault="00A44C5E" w:rsidP="00A8201D"/>
    <w:p w14:paraId="55794F78" w14:textId="52C3AEA4" w:rsidR="00795DAD" w:rsidRDefault="00795DAD" w:rsidP="00A8201D">
      <w:r w:rsidRPr="001B2247">
        <w:t xml:space="preserve">Operating model #1 </w:t>
      </w:r>
      <w:r w:rsidR="001B2247">
        <w:t>consists of the first levels of all factors, namely MPD ‘best’ estimate of abundance from the operating model (</w:t>
      </w:r>
      <w:r w:rsidR="000C475D">
        <w:t xml:space="preserve">with </w:t>
      </w:r>
      <w:r w:rsidR="001B2247">
        <w:t xml:space="preserve">no additional priors), low age at maturity and high natural mortality rate. For this reference </w:t>
      </w:r>
      <w:r w:rsidR="000C475D">
        <w:t xml:space="preserve">case </w:t>
      </w:r>
      <w:r w:rsidR="001B2247">
        <w:t xml:space="preserve">OM the model provides estimates of eastern area biomass that are similar to those </w:t>
      </w:r>
      <w:r w:rsidR="000C475D">
        <w:t>from</w:t>
      </w:r>
      <w:r w:rsidR="001B2247">
        <w:t xml:space="preserve"> the VPA and Stock Synthesis (SS) assessments</w:t>
      </w:r>
      <w:r w:rsidR="00A44C5E">
        <w:t xml:space="preserve"> (Figure 1a)</w:t>
      </w:r>
      <w:r w:rsidR="001B2247">
        <w:t xml:space="preserve">. The trend however is more positive than </w:t>
      </w:r>
      <w:r w:rsidR="000C475D">
        <w:t xml:space="preserve">for </w:t>
      </w:r>
      <w:r w:rsidR="001B2247">
        <w:t xml:space="preserve">those assessments and follows an upward trajectory </w:t>
      </w:r>
      <w:r w:rsidR="000C475D">
        <w:t>over</w:t>
      </w:r>
      <w:r w:rsidR="001B2247">
        <w:t xml:space="preserve"> 1988 – 2015. </w:t>
      </w:r>
      <w:r w:rsidR="000C475D">
        <w:t>However, t</w:t>
      </w:r>
      <w:r w:rsidR="001B2247">
        <w:t xml:space="preserve">he </w:t>
      </w:r>
      <w:r w:rsidR="000C475D">
        <w:t xml:space="preserve">very </w:t>
      </w:r>
      <w:r w:rsidR="001B2247">
        <w:t xml:space="preserve">recent 3-fold increases in spawning biomass for the eastern stock that are estimated by the VPA assessment are not matched by the fitted OM #1. </w:t>
      </w:r>
    </w:p>
    <w:p w14:paraId="5C6A4CE2" w14:textId="77777777" w:rsidR="001B2247" w:rsidRDefault="001B2247" w:rsidP="00A8201D"/>
    <w:p w14:paraId="7514647F" w14:textId="4604918F" w:rsidR="001B2247" w:rsidRDefault="001B2247" w:rsidP="00A8201D">
      <w:r>
        <w:t xml:space="preserve">OM #1 </w:t>
      </w:r>
      <w:r w:rsidR="000C475D">
        <w:t>estimates</w:t>
      </w:r>
      <w:r>
        <w:t xml:space="preserve"> of western spawning biomass are substantially higher on average than those </w:t>
      </w:r>
      <w:r w:rsidR="000C475D">
        <w:t>from</w:t>
      </w:r>
      <w:r>
        <w:t xml:space="preserve"> the VPA and SS assessments (around 39 000 tonnes from 1983-2015 </w:t>
      </w:r>
      <w:r w:rsidR="000C475D">
        <w:t>compared</w:t>
      </w:r>
      <w:r>
        <w:t xml:space="preserve"> to 28 000 t and 21 000t for the VPA and SS assessments respectively)</w:t>
      </w:r>
      <w:r w:rsidR="00A44C5E">
        <w:t xml:space="preserve"> (Figure 1a)</w:t>
      </w:r>
      <w:r>
        <w:t xml:space="preserve">. The trend in spawning biomass is also different showing maximum biomass </w:t>
      </w:r>
      <w:r w:rsidR="00A44C5E">
        <w:t xml:space="preserve">around 2003 rather than 2015 for the two assessments. </w:t>
      </w:r>
    </w:p>
    <w:p w14:paraId="51DC092D" w14:textId="77777777" w:rsidR="00A44C5E" w:rsidRDefault="00A44C5E" w:rsidP="00A8201D"/>
    <w:p w14:paraId="0158E7E8" w14:textId="74998964" w:rsidR="00A44C5E" w:rsidRDefault="00A44C5E" w:rsidP="00A8201D">
      <w:pPr>
        <w:rPr>
          <w:b/>
        </w:rPr>
      </w:pPr>
      <w:r>
        <w:rPr>
          <w:b/>
        </w:rPr>
        <w:t>Mimicking assessments:</w:t>
      </w:r>
      <w:r w:rsidRPr="00A44C5E">
        <w:rPr>
          <w:b/>
        </w:rPr>
        <w:t xml:space="preserve"> </w:t>
      </w:r>
      <w:r>
        <w:rPr>
          <w:b/>
        </w:rPr>
        <w:t>F</w:t>
      </w:r>
      <w:r w:rsidRPr="00A44C5E">
        <w:rPr>
          <w:b/>
        </w:rPr>
        <w:t>actor 2</w:t>
      </w:r>
      <w:r>
        <w:rPr>
          <w:b/>
        </w:rPr>
        <w:t>,</w:t>
      </w:r>
      <w:r w:rsidRPr="00A44C5E">
        <w:rPr>
          <w:b/>
        </w:rPr>
        <w:t xml:space="preserve"> abundance</w:t>
      </w:r>
    </w:p>
    <w:p w14:paraId="645AE731" w14:textId="77777777" w:rsidR="00A44C5E" w:rsidRPr="00A44C5E" w:rsidRDefault="00A44C5E" w:rsidP="00A8201D">
      <w:pPr>
        <w:rPr>
          <w:b/>
        </w:rPr>
      </w:pPr>
    </w:p>
    <w:p w14:paraId="10F5D5A8" w14:textId="16D123C7" w:rsidR="00A44C5E" w:rsidRDefault="00A44C5E" w:rsidP="00A8201D">
      <w:r>
        <w:t xml:space="preserve">OMs #4 and #7 are departures from OM #1 in that they use priors </w:t>
      </w:r>
      <w:r w:rsidR="00680166">
        <w:t xml:space="preserve">which intend </w:t>
      </w:r>
      <w:r>
        <w:t xml:space="preserve">to </w:t>
      </w:r>
      <w:r w:rsidR="00680166">
        <w:t>obtain</w:t>
      </w:r>
      <w:r>
        <w:t xml:space="preserve"> similar mean abundance to the VPA assessments (OM #4, Factor 2 level 2) and </w:t>
      </w:r>
      <w:r w:rsidR="00680166">
        <w:t xml:space="preserve">an </w:t>
      </w:r>
      <w:r>
        <w:t>increase in the Eastern SSB similar to the Eastern VPA assessment (OM #7, Factor 2 level 3). Figures 1b and 1c illustrate that these prior specifications were largely successful</w:t>
      </w:r>
      <w:r w:rsidR="00680166">
        <w:t xml:space="preserve"> in attaining their objectives</w:t>
      </w:r>
      <w:r>
        <w:t>.</w:t>
      </w:r>
    </w:p>
    <w:p w14:paraId="64D56807" w14:textId="77777777" w:rsidR="00A44C5E" w:rsidRDefault="00A44C5E" w:rsidP="00A8201D"/>
    <w:p w14:paraId="00F92F6C" w14:textId="1AF78E81" w:rsidR="001A6133" w:rsidRPr="001A6133" w:rsidRDefault="001A6133" w:rsidP="00A8201D">
      <w:pPr>
        <w:rPr>
          <w:b/>
        </w:rPr>
      </w:pPr>
      <w:r w:rsidRPr="001A6133">
        <w:rPr>
          <w:b/>
        </w:rPr>
        <w:t>All OM model estimates</w:t>
      </w:r>
    </w:p>
    <w:p w14:paraId="729CFDCD" w14:textId="77777777" w:rsidR="001A6133" w:rsidRDefault="001A6133" w:rsidP="00A8201D"/>
    <w:p w14:paraId="0BC18AD4" w14:textId="1E037EDE" w:rsidR="001A6133" w:rsidRDefault="001A6133" w:rsidP="00A8201D">
      <w:r>
        <w:lastRenderedPageBreak/>
        <w:t>In general the 12 fitted operating models span a reasonably wide range of simulated stock</w:t>
      </w:r>
      <w:r w:rsidR="00250A42">
        <w:t xml:space="preserve"> parameters and behaviour</w:t>
      </w:r>
      <w:r>
        <w:t xml:space="preserve">. MPD model estimates of FMSY ranged from 0.14 – 0.31 for the Eastern stock (Table 3) and 0.08-0.23 for the Western stock (Table 4). Stock depletion </w:t>
      </w:r>
      <w:r w:rsidR="00250A42">
        <w:t xml:space="preserve">at present </w:t>
      </w:r>
      <w:r>
        <w:t>(</w:t>
      </w:r>
      <w:r w:rsidR="00250A42">
        <w:t>current</w:t>
      </w:r>
      <w:ins w:id="3" w:author="Thomas Carruthers" w:date="2017-09-20T21:02:00Z">
        <w:r w:rsidR="009D4AC5">
          <w:t xml:space="preserve"> </w:t>
        </w:r>
      </w:ins>
      <w:r>
        <w:t xml:space="preserve">SSB relative to </w:t>
      </w:r>
      <w:r w:rsidR="00250A42">
        <w:t xml:space="preserve">its </w:t>
      </w:r>
      <w:r>
        <w:t>unfished</w:t>
      </w:r>
      <w:r w:rsidR="00250A42">
        <w:t xml:space="preserve"> level</w:t>
      </w:r>
      <w:r>
        <w:t xml:space="preserve">) ranged from 0.32 – 0.8 for the East stock and 0.3 – 0.45 for the Western stock. </w:t>
      </w:r>
    </w:p>
    <w:p w14:paraId="5AA25F4D" w14:textId="77777777" w:rsidR="001A6133" w:rsidRDefault="001A6133" w:rsidP="00A8201D"/>
    <w:p w14:paraId="7D567FDA" w14:textId="4440DC08" w:rsidR="001A6133" w:rsidRDefault="001A6133" w:rsidP="00A8201D">
      <w:r>
        <w:t xml:space="preserve">With the exception of factor 2 level C, where </w:t>
      </w:r>
      <w:r w:rsidR="00B35920">
        <w:t xml:space="preserve">very recent </w:t>
      </w:r>
      <w:r>
        <w:t xml:space="preserve">increases in the East matched </w:t>
      </w:r>
      <w:r w:rsidR="00B35920">
        <w:t xml:space="preserve">the specifications from </w:t>
      </w:r>
      <w:r>
        <w:t>a prior, there was not a substantial differen</w:t>
      </w:r>
      <w:r w:rsidR="00250A42">
        <w:t>ce</w:t>
      </w:r>
      <w:r>
        <w:t xml:space="preserve"> in the trajectories </w:t>
      </w:r>
      <w:r w:rsidR="00250A42">
        <w:t>for</w:t>
      </w:r>
      <w:r>
        <w:t xml:space="preserve"> the two stocks among the various operating models (Figure 4). </w:t>
      </w:r>
    </w:p>
    <w:p w14:paraId="1D4BB14D" w14:textId="77777777" w:rsidR="001A6133" w:rsidRDefault="001A6133" w:rsidP="00A8201D"/>
    <w:p w14:paraId="6A04B68C" w14:textId="4138B6D1" w:rsidR="00A44C5E" w:rsidRPr="00A44C5E" w:rsidRDefault="00A44C5E" w:rsidP="00A8201D">
      <w:pPr>
        <w:rPr>
          <w:b/>
        </w:rPr>
      </w:pPr>
      <w:r w:rsidRPr="00A44C5E">
        <w:rPr>
          <w:b/>
        </w:rPr>
        <w:t>Fit to indices of abundance</w:t>
      </w:r>
    </w:p>
    <w:p w14:paraId="34DC805E" w14:textId="77777777" w:rsidR="001B2247" w:rsidRDefault="001B2247" w:rsidP="00A8201D"/>
    <w:p w14:paraId="0F21D9D5" w14:textId="43D638C0" w:rsidR="001A6133" w:rsidRDefault="00A44C5E" w:rsidP="00A8201D">
      <w:r>
        <w:t>The following indices did not show problematic patterns in residuals (Figure 2a and 2b) and are likely to be collected in the future</w:t>
      </w:r>
      <w:r w:rsidR="001A6133">
        <w:t>.</w:t>
      </w:r>
    </w:p>
    <w:p w14:paraId="37FC16F9" w14:textId="77777777" w:rsidR="001A6133" w:rsidRDefault="001A6133" w:rsidP="00A8201D"/>
    <w:p w14:paraId="0CC01F6F" w14:textId="61DB707E" w:rsidR="001A6133" w:rsidRDefault="001A6133" w:rsidP="00A8201D">
      <w:r>
        <w:t xml:space="preserve">Eastern, fishery dependent: </w:t>
      </w:r>
      <w:r w:rsidRPr="001A6133">
        <w:t>JPN_LL_NEAtl2</w:t>
      </w:r>
      <w:r>
        <w:t xml:space="preserve">, </w:t>
      </w:r>
      <w:r w:rsidRPr="001A6133">
        <w:t>MOR_POR_TRAP</w:t>
      </w:r>
      <w:r>
        <w:t xml:space="preserve">, </w:t>
      </w:r>
    </w:p>
    <w:p w14:paraId="7DD4C6E0" w14:textId="3A778311" w:rsidR="001A6133" w:rsidRDefault="001A6133" w:rsidP="00A8201D">
      <w:r>
        <w:t>Eastern, fishery independent: F</w:t>
      </w:r>
      <w:r w:rsidRPr="001A6133">
        <w:t>R_AER_SUV</w:t>
      </w:r>
      <w:r>
        <w:t xml:space="preserve">, </w:t>
      </w:r>
      <w:r w:rsidRPr="001A6133">
        <w:t>MED_LAR_SUV</w:t>
      </w:r>
      <w:r>
        <w:t xml:space="preserve">, </w:t>
      </w:r>
      <w:r w:rsidRPr="001A6133">
        <w:t>MED_AER_SUV</w:t>
      </w:r>
    </w:p>
    <w:p w14:paraId="02C43999" w14:textId="1A624AC7" w:rsidR="001A6133" w:rsidRDefault="001A6133" w:rsidP="00A8201D">
      <w:r>
        <w:t xml:space="preserve">Western, fishery dependent: </w:t>
      </w:r>
      <w:r w:rsidRPr="001A6133">
        <w:t>JPN_LL2</w:t>
      </w:r>
      <w:r>
        <w:t xml:space="preserve">, </w:t>
      </w:r>
      <w:r w:rsidRPr="001A6133">
        <w:t>US_GOM_PLL2</w:t>
      </w:r>
      <w:r>
        <w:t xml:space="preserve">, </w:t>
      </w:r>
      <w:r w:rsidRPr="001A6133">
        <w:t>US_RR_115_144</w:t>
      </w:r>
      <w:r>
        <w:t xml:space="preserve">, </w:t>
      </w:r>
      <w:r w:rsidRPr="001A6133">
        <w:t>US_RR_66_114</w:t>
      </w:r>
    </w:p>
    <w:p w14:paraId="29EA976C" w14:textId="6F85F447" w:rsidR="00795DAD" w:rsidRDefault="001A6133" w:rsidP="00A8201D">
      <w:r>
        <w:t xml:space="preserve">Western, fishery independent: </w:t>
      </w:r>
      <w:r w:rsidRPr="001A6133">
        <w:t>CAN_ACO_SUV</w:t>
      </w:r>
      <w:r>
        <w:t>, GOM_LAR_SUV</w:t>
      </w:r>
    </w:p>
    <w:p w14:paraId="2418B90B" w14:textId="77777777" w:rsidR="00A44C5E" w:rsidRDefault="00A44C5E" w:rsidP="00A8201D"/>
    <w:p w14:paraId="3289071A" w14:textId="51A3DF3E" w:rsidR="00A44C5E" w:rsidRPr="00A47CB0" w:rsidRDefault="00A47CB0" w:rsidP="00A8201D">
      <w:pPr>
        <w:rPr>
          <w:b/>
        </w:rPr>
      </w:pPr>
      <w:r w:rsidRPr="00A47CB0">
        <w:rPr>
          <w:b/>
        </w:rPr>
        <w:t>Effect of OM factors</w:t>
      </w:r>
    </w:p>
    <w:p w14:paraId="3F76F50E" w14:textId="77777777" w:rsidR="00A47CB0" w:rsidRDefault="00A47CB0" w:rsidP="00A8201D">
      <w:pPr>
        <w:rPr>
          <w:highlight w:val="yellow"/>
        </w:rPr>
      </w:pPr>
    </w:p>
    <w:p w14:paraId="16B84077" w14:textId="10AE0FFE" w:rsidR="00A47CB0" w:rsidRPr="00A47CB0" w:rsidRDefault="00A47CB0" w:rsidP="00A8201D">
      <w:r w:rsidRPr="00A47CB0">
        <w:t xml:space="preserve">In terms of the harvest rate at maximum sustainable yield (UMSY), the most important Factor was 3, which includes various scenarios for age at maturity and </w:t>
      </w:r>
      <w:ins w:id="4" w:author="Doug Butterworth" w:date="2017-09-21T01:10:00Z">
        <w:r w:rsidR="00B35920">
          <w:t>the</w:t>
        </w:r>
      </w:ins>
      <w:ins w:id="5" w:author="Thomas Carruthers" w:date="2017-09-20T21:02:00Z">
        <w:r w:rsidR="009D4AC5">
          <w:t xml:space="preserve"> </w:t>
        </w:r>
      </w:ins>
      <w:r w:rsidRPr="00A47CB0">
        <w:t>natural mortality rate. Lower natural mortality rates and older ages at maturi</w:t>
      </w:r>
      <w:r w:rsidR="0087792C">
        <w:t>ty le</w:t>
      </w:r>
      <w:r w:rsidRPr="00A47CB0">
        <w:t xml:space="preserve">d to lower UMSY </w:t>
      </w:r>
      <w:ins w:id="6" w:author="Doug Butterworth" w:date="2017-09-21T01:10:00Z">
        <w:r w:rsidR="00B35920">
          <w:t xml:space="preserve">values </w:t>
        </w:r>
      </w:ins>
      <w:r w:rsidRPr="00A47CB0">
        <w:t xml:space="preserve">for both stocks. The impact of natural mortality rate </w:t>
      </w:r>
      <w:commentRangeStart w:id="7"/>
      <w:r w:rsidRPr="00A47CB0">
        <w:t>(I vs III, II vs IV)</w:t>
      </w:r>
      <w:commentRangeEnd w:id="7"/>
      <w:r w:rsidR="00B35920">
        <w:rPr>
          <w:rStyle w:val="CommentReference"/>
        </w:rPr>
        <w:commentReference w:id="7"/>
      </w:r>
      <w:r w:rsidRPr="00A47CB0">
        <w:t xml:space="preserve"> was much higher on the UMSY estimates </w:t>
      </w:r>
      <w:ins w:id="8" w:author="Doug Butterworth" w:date="2017-09-21T01:10:00Z">
        <w:r w:rsidR="00B35920">
          <w:t>for</w:t>
        </w:r>
      </w:ins>
      <w:del w:id="9" w:author="Doug Butterworth" w:date="2017-09-21T01:10:00Z">
        <w:r w:rsidRPr="00A47CB0" w:rsidDel="00B35920">
          <w:delText>of</w:delText>
        </w:r>
      </w:del>
      <w:r w:rsidRPr="00A47CB0">
        <w:t xml:space="preserve"> the western stock however</w:t>
      </w:r>
      <w:ins w:id="10" w:author="Doug Butterworth" w:date="2017-09-21T01:11:00Z">
        <w:r w:rsidR="00B35920">
          <w:t>,</w:t>
        </w:r>
      </w:ins>
      <w:r w:rsidRPr="00A47CB0">
        <w:t xml:space="preserve"> and made little different to UMSY estimates for the eastern stock. </w:t>
      </w:r>
    </w:p>
    <w:p w14:paraId="0C4BFFD6" w14:textId="77777777" w:rsidR="001A6133" w:rsidRDefault="001A6133" w:rsidP="00A8201D">
      <w:pPr>
        <w:rPr>
          <w:highlight w:val="yellow"/>
        </w:rPr>
      </w:pPr>
    </w:p>
    <w:p w14:paraId="37C15301" w14:textId="4A4C2E28" w:rsidR="0087792C" w:rsidRPr="0087792C" w:rsidRDefault="0087792C" w:rsidP="00A8201D">
      <w:r w:rsidRPr="0087792C">
        <w:t xml:space="preserve">Depletion estimates were also affected by the maturity and natural mortality rate with the most pessimistic estimates arising from the lower natural mortality rate scenarios </w:t>
      </w:r>
      <w:commentRangeStart w:id="11"/>
      <w:r w:rsidRPr="0087792C">
        <w:t>II and IV</w:t>
      </w:r>
      <w:commentRangeEnd w:id="11"/>
      <w:r w:rsidR="00B35920">
        <w:rPr>
          <w:rStyle w:val="CommentReference"/>
        </w:rPr>
        <w:commentReference w:id="11"/>
      </w:r>
      <w:r w:rsidRPr="0087792C">
        <w:t xml:space="preserve">. </w:t>
      </w:r>
    </w:p>
    <w:p w14:paraId="37CA4293" w14:textId="77777777" w:rsidR="00A44C5E" w:rsidRDefault="00A44C5E" w:rsidP="00A8201D">
      <w:pPr>
        <w:rPr>
          <w:highlight w:val="yellow"/>
        </w:rPr>
      </w:pPr>
    </w:p>
    <w:p w14:paraId="24038C4E" w14:textId="77777777" w:rsidR="00E44BD6" w:rsidRDefault="00E44BD6" w:rsidP="00A8201D"/>
    <w:p w14:paraId="2D0DE2FB" w14:textId="20B561B7" w:rsidR="002F5DBD" w:rsidRDefault="00E0013C" w:rsidP="002F5DBD">
      <w:pPr>
        <w:pStyle w:val="Heading1"/>
      </w:pPr>
      <w:r>
        <w:t>Discussion</w:t>
      </w:r>
    </w:p>
    <w:p w14:paraId="6FB97D91" w14:textId="3CC7E9D4" w:rsidR="00030EAE" w:rsidRDefault="00030EAE" w:rsidP="00E74FE2">
      <w:pPr>
        <w:jc w:val="both"/>
      </w:pPr>
    </w:p>
    <w:p w14:paraId="68A66D87" w14:textId="72DD8AB8" w:rsidR="00954998" w:rsidRPr="00BF4F3F" w:rsidRDefault="00BF4F3F" w:rsidP="00852AE9">
      <w:pPr>
        <w:jc w:val="both"/>
        <w:rPr>
          <w:highlight w:val="yellow"/>
        </w:rPr>
      </w:pPr>
      <w:r w:rsidRPr="00BF4F3F">
        <w:rPr>
          <w:highlight w:val="yellow"/>
        </w:rPr>
        <w:t>Index selection</w:t>
      </w:r>
    </w:p>
    <w:p w14:paraId="637DF99B" w14:textId="3126F97D" w:rsidR="00BF4F3F" w:rsidRDefault="00BF4F3F" w:rsidP="00852AE9">
      <w:pPr>
        <w:jc w:val="both"/>
      </w:pPr>
      <w:r w:rsidRPr="00BF4F3F">
        <w:rPr>
          <w:highlight w:val="yellow"/>
        </w:rPr>
        <w:t>Robustness sets</w:t>
      </w:r>
    </w:p>
    <w:p w14:paraId="3D1915A7" w14:textId="77777777" w:rsidR="00247470" w:rsidRDefault="00247470" w:rsidP="00D35A60"/>
    <w:p w14:paraId="06606962" w14:textId="77777777" w:rsidR="00247470" w:rsidRPr="00D35A60" w:rsidRDefault="00247470" w:rsidP="00D35A60"/>
    <w:p w14:paraId="5071DF2D" w14:textId="77777777" w:rsidR="000E1796" w:rsidRDefault="000E1796" w:rsidP="004756EC">
      <w:pPr>
        <w:pStyle w:val="Heading1"/>
      </w:pPr>
      <w:r>
        <w:t>Acknowledgements</w:t>
      </w:r>
    </w:p>
    <w:p w14:paraId="3B8BA587" w14:textId="77777777" w:rsidR="000E1796" w:rsidRDefault="000E1796" w:rsidP="000E1796"/>
    <w:p w14:paraId="775A0042" w14:textId="49F435FC" w:rsidR="000E1796" w:rsidRDefault="000E1796" w:rsidP="006D2915">
      <w:pPr>
        <w:jc w:val="both"/>
      </w:pPr>
      <w:r>
        <w:t>T</w:t>
      </w:r>
      <w:r w:rsidRPr="000E1796">
        <w:t>his work was carried out under the provision of the ICCAT Atlantic Wide Research Programme for Bluefin Tuna (GBYP), funded by the European Union, several ICCAT CPCs, the ICCAT Secretariat and by other entities (see: http://www.iccat.int/GBYP/en/Budget.htm). The contents of this paper do not necessarily reflect the point of view of ICCAT or other funders and in no ways anticipate ICCAT future policy in this area.</w:t>
      </w:r>
    </w:p>
    <w:p w14:paraId="52C8EA79" w14:textId="3685B836" w:rsidR="000E1796" w:rsidRDefault="000E1796" w:rsidP="006D2915">
      <w:pPr>
        <w:jc w:val="both"/>
      </w:pPr>
    </w:p>
    <w:p w14:paraId="42F8BE11" w14:textId="77777777" w:rsidR="00030EAE" w:rsidRPr="000E1796" w:rsidRDefault="00030EAE" w:rsidP="006D2915">
      <w:pPr>
        <w:jc w:val="both"/>
      </w:pPr>
    </w:p>
    <w:p w14:paraId="00D7FF99" w14:textId="77777777" w:rsidR="004756EC" w:rsidRPr="004756EC" w:rsidRDefault="004756EC" w:rsidP="006D2915">
      <w:pPr>
        <w:pStyle w:val="Heading1"/>
        <w:jc w:val="both"/>
      </w:pPr>
      <w:r>
        <w:t>References</w:t>
      </w:r>
    </w:p>
    <w:p w14:paraId="797549AD" w14:textId="77777777" w:rsidR="004756EC" w:rsidRPr="004756EC" w:rsidRDefault="004756EC" w:rsidP="006D2915">
      <w:pPr>
        <w:jc w:val="both"/>
      </w:pPr>
    </w:p>
    <w:p w14:paraId="4D4597FA" w14:textId="718EF1ED" w:rsidR="002848B6" w:rsidRDefault="002848B6" w:rsidP="004E1E8D">
      <w:pPr>
        <w:spacing w:afterLines="40" w:after="96"/>
        <w:ind w:left="425" w:right="-11" w:hanging="425"/>
        <w:jc w:val="both"/>
        <w:rPr>
          <w:lang w:val="en-US"/>
        </w:rPr>
      </w:pPr>
      <w:r>
        <w:rPr>
          <w:lang w:val="en-US"/>
        </w:rPr>
        <w:t>ABT-MSE. 2017. Atlantic bluefin tuna management strategy evaluation: an R package. Available at:</w:t>
      </w:r>
      <w:r w:rsidR="002654D0">
        <w:rPr>
          <w:lang w:val="en-US"/>
        </w:rPr>
        <w:t xml:space="preserve"> [accessed September 2017]</w:t>
      </w:r>
    </w:p>
    <w:p w14:paraId="21A14FB0" w14:textId="77777777" w:rsidR="004E1E8D" w:rsidRPr="004E1E8D" w:rsidRDefault="004E1E8D" w:rsidP="004E1E8D">
      <w:pPr>
        <w:spacing w:afterLines="40" w:after="96"/>
        <w:ind w:left="425" w:right="-11" w:hanging="425"/>
        <w:jc w:val="both"/>
        <w:rPr>
          <w:lang w:val="en-US"/>
        </w:rPr>
      </w:pPr>
      <w:r w:rsidRPr="004E1E8D">
        <w:rPr>
          <w:lang w:val="en-US"/>
        </w:rPr>
        <w:t>Butterworth, D.S., Punt, A.E., 1999. Experiences in the evaluation and implementation of management procedures. ICES J. Mar. Sci. 56, 985-998.</w:t>
      </w:r>
    </w:p>
    <w:p w14:paraId="5A2C695E" w14:textId="77777777" w:rsidR="004E1E8D" w:rsidRDefault="004E1E8D" w:rsidP="004E1E8D">
      <w:pPr>
        <w:spacing w:afterLines="40" w:after="96"/>
        <w:ind w:left="425" w:right="-11" w:hanging="425"/>
      </w:pPr>
      <w:r>
        <w:t xml:space="preserve">Carruthers, T.R., Kimoto, A., Powers, J., Kell, L., Butterworth, D., Lauretta, M. and Kitakado, T. 2015a. Structure and estimation framework for Atlantic bluefin tuna operating models. ICCAT SCRS/2015/179. </w:t>
      </w:r>
    </w:p>
    <w:p w14:paraId="74D31EF3" w14:textId="77777777" w:rsidR="004E1E8D" w:rsidRDefault="004E1E8D" w:rsidP="004E1E8D">
      <w:pPr>
        <w:spacing w:afterLines="40" w:after="96"/>
        <w:ind w:left="425" w:right="-11" w:hanging="425"/>
      </w:pPr>
      <w:r>
        <w:t xml:space="preserve">Carruthers, T.R., Powers, J., Lauretta, M., Di Natale, A., Kell, L. 2015b. A summary of data to inform operating models in management strategy evaluation of Atlantic bluefin tuna. ICCAT SCRS/2015/180. </w:t>
      </w:r>
    </w:p>
    <w:p w14:paraId="0D656154" w14:textId="6D55C849" w:rsidR="004E1E8D" w:rsidRDefault="004E1E8D" w:rsidP="004E1E8D">
      <w:pPr>
        <w:spacing w:afterLines="40" w:after="96"/>
        <w:ind w:left="425" w:right="-11" w:hanging="425"/>
        <w:jc w:val="both"/>
        <w:rPr>
          <w:lang w:val="en-US"/>
        </w:rPr>
      </w:pPr>
      <w:r>
        <w:rPr>
          <w:lang w:val="en-US"/>
        </w:rPr>
        <w:t xml:space="preserve">CMG. 2017. Specifications for MSE trials for bluefin tuna in the North Atlantic. GBYP Core Modelling Group. </w:t>
      </w:r>
      <w:r w:rsidR="001F274F" w:rsidRPr="000E1796">
        <w:t>ICCAT Atlantic Wide Research Programme for Bluefin Tuna</w:t>
      </w:r>
      <w:r w:rsidR="001F274F">
        <w:t xml:space="preserve">. </w:t>
      </w:r>
      <w:r>
        <w:rPr>
          <w:lang w:val="en-US"/>
        </w:rPr>
        <w:t>Available at</w:t>
      </w:r>
      <w:r w:rsidRPr="001F274F">
        <w:rPr>
          <w:highlight w:val="yellow"/>
          <w:lang w:val="en-US"/>
        </w:rPr>
        <w:t>: [</w:t>
      </w:r>
      <w:r>
        <w:rPr>
          <w:lang w:val="en-US"/>
        </w:rPr>
        <w:t>accessed September 2017]</w:t>
      </w:r>
    </w:p>
    <w:p w14:paraId="1BC1584C" w14:textId="0D97641E" w:rsidR="002848B6" w:rsidRDefault="002848B6" w:rsidP="004E1E8D">
      <w:pPr>
        <w:spacing w:afterLines="40" w:after="96"/>
        <w:ind w:left="425" w:right="-11" w:hanging="425"/>
        <w:jc w:val="both"/>
        <w:rPr>
          <w:lang w:val="en-US"/>
        </w:rPr>
      </w:pPr>
      <w:r>
        <w:rPr>
          <w:lang w:val="en-US"/>
        </w:rPr>
        <w:t xml:space="preserve">GBYP. </w:t>
      </w:r>
      <w:r w:rsidRPr="002848B6">
        <w:rPr>
          <w:lang w:val="en-US"/>
        </w:rPr>
        <w:t>201</w:t>
      </w:r>
      <w:r>
        <w:rPr>
          <w:lang w:val="en-US"/>
        </w:rPr>
        <w:t>7a</w:t>
      </w:r>
      <w:r w:rsidRPr="002848B6">
        <w:rPr>
          <w:lang w:val="en-US"/>
        </w:rPr>
        <w:t>. ICCAT Atlantic wide research programme for Bluefin Tuna. Available online at: http://www.iccat.int/GBYP/en/index.htm [</w:t>
      </w:r>
      <w:r>
        <w:rPr>
          <w:lang w:val="en-US"/>
        </w:rPr>
        <w:t xml:space="preserve">accessed </w:t>
      </w:r>
      <w:r>
        <w:t>September 2017</w:t>
      </w:r>
      <w:r w:rsidRPr="002848B6">
        <w:rPr>
          <w:lang w:val="en-US"/>
        </w:rPr>
        <w:t>]</w:t>
      </w:r>
    </w:p>
    <w:p w14:paraId="1F835BCC" w14:textId="77AF5892" w:rsidR="004E1E8D" w:rsidRDefault="001F274F" w:rsidP="004E1E8D">
      <w:pPr>
        <w:spacing w:afterLines="40" w:after="96"/>
        <w:ind w:left="425" w:right="-11" w:hanging="425"/>
        <w:jc w:val="both"/>
        <w:rPr>
          <w:lang w:val="en-US"/>
        </w:rPr>
      </w:pPr>
      <w:r>
        <w:rPr>
          <w:lang w:val="en-US"/>
        </w:rPr>
        <w:lastRenderedPageBreak/>
        <w:t>GBYP. 2017</w:t>
      </w:r>
      <w:r w:rsidR="002848B6">
        <w:rPr>
          <w:lang w:val="en-US"/>
        </w:rPr>
        <w:t>b</w:t>
      </w:r>
      <w:r>
        <w:rPr>
          <w:lang w:val="en-US"/>
        </w:rPr>
        <w:t xml:space="preserve">. Data to inform operating models for North Atlantic bluefin tuna. </w:t>
      </w:r>
      <w:r w:rsidRPr="000E1796">
        <w:t>ICCAT Atlantic Wide Rese</w:t>
      </w:r>
      <w:r>
        <w:t>arch Programme for Bluefin Tuna. Available at</w:t>
      </w:r>
      <w:r w:rsidRPr="001F274F">
        <w:rPr>
          <w:highlight w:val="yellow"/>
        </w:rPr>
        <w:t>: [</w:t>
      </w:r>
      <w:r>
        <w:t>accessed September 2017]</w:t>
      </w:r>
    </w:p>
    <w:p w14:paraId="4D068BFA" w14:textId="447ADA6B" w:rsidR="0000387F" w:rsidRDefault="004E1E8D" w:rsidP="004E1E8D">
      <w:pPr>
        <w:spacing w:afterLines="40" w:after="96"/>
        <w:ind w:left="425" w:right="-11" w:hanging="425"/>
        <w:jc w:val="both"/>
        <w:rPr>
          <w:lang w:val="en-US"/>
        </w:rPr>
      </w:pPr>
      <w:r w:rsidRPr="004E1E8D">
        <w:rPr>
          <w:lang w:val="en-US"/>
        </w:rPr>
        <w:t>Cochrane, K L., Butterworth, D.S., De Oliveira, J.A.A., Roel, B.A., 1998. Management procedures in a fishery based on highly variable stocks and with conflicting objectives: experiences in the South African pelagic fishery. Rev. Fish. Biol. Fisher. 8, 177-214.</w:t>
      </w:r>
    </w:p>
    <w:p w14:paraId="4BE77C29" w14:textId="2CE5AC99" w:rsidR="001F274F" w:rsidRDefault="001F274F" w:rsidP="004E1E8D">
      <w:pPr>
        <w:spacing w:afterLines="40" w:after="96"/>
        <w:ind w:left="425" w:right="-11" w:hanging="425"/>
        <w:jc w:val="both"/>
        <w:rPr>
          <w:lang w:val="en-US"/>
        </w:rPr>
      </w:pPr>
      <w:r w:rsidRPr="001F274F">
        <w:rPr>
          <w:lang w:val="en-US"/>
        </w:rPr>
        <w:t>Punt, A.E., Butterworth, D.S., de Moor, C.L., De Oliveira, J.A.A., Haddon, M., 2016.</w:t>
      </w:r>
      <w:r>
        <w:rPr>
          <w:lang w:val="en-US"/>
        </w:rPr>
        <w:t xml:space="preserve"> </w:t>
      </w:r>
      <w:r w:rsidRPr="001F274F">
        <w:rPr>
          <w:lang w:val="en-US"/>
        </w:rPr>
        <w:t>Management strategy evaluation: best practices. Fish Fish. 17, 303–334, http://dx.doi.org/10.1111/faf.12104.</w:t>
      </w:r>
    </w:p>
    <w:p w14:paraId="00AD2DFE" w14:textId="77777777" w:rsidR="004E1E8D" w:rsidRDefault="004E1E8D" w:rsidP="004E1E8D">
      <w:pPr>
        <w:spacing w:afterLines="40" w:after="96"/>
        <w:ind w:left="425" w:right="-11" w:hanging="425"/>
        <w:jc w:val="both"/>
        <w:rPr>
          <w:lang w:val="en-US"/>
        </w:rPr>
      </w:pPr>
    </w:p>
    <w:p w14:paraId="4A66D40D" w14:textId="77777777" w:rsidR="004E1E8D" w:rsidRDefault="004E1E8D" w:rsidP="00857B60">
      <w:pPr>
        <w:spacing w:afterLines="40" w:after="96"/>
        <w:ind w:left="425" w:right="-11" w:hanging="425"/>
        <w:rPr>
          <w:lang w:val="en-US"/>
        </w:rPr>
      </w:pPr>
    </w:p>
    <w:p w14:paraId="4EFF5931" w14:textId="77777777" w:rsidR="004E1E8D" w:rsidRDefault="004E1E8D" w:rsidP="004E1E8D">
      <w:pPr>
        <w:spacing w:afterLines="40" w:after="96"/>
        <w:ind w:left="425" w:right="-11" w:hanging="425"/>
        <w:rPr>
          <w:lang w:val="en-US"/>
        </w:rPr>
      </w:pPr>
    </w:p>
    <w:p w14:paraId="646BA24E" w14:textId="77777777" w:rsidR="004E1E8D" w:rsidRPr="00082AFE" w:rsidRDefault="004E1E8D" w:rsidP="004E1E8D">
      <w:pPr>
        <w:spacing w:afterLines="40" w:after="96"/>
        <w:ind w:left="425" w:right="-11" w:hanging="425"/>
        <w:rPr>
          <w:lang w:val="en-US"/>
        </w:rPr>
      </w:pPr>
    </w:p>
    <w:p w14:paraId="25F0ADB2" w14:textId="77777777" w:rsidR="00857B60" w:rsidRPr="00082AFE" w:rsidRDefault="00857B60" w:rsidP="00532620">
      <w:pPr>
        <w:rPr>
          <w:rFonts w:cs="Times New Roman"/>
          <w:szCs w:val="20"/>
          <w:lang w:val="en-US"/>
        </w:rPr>
      </w:pPr>
    </w:p>
    <w:p w14:paraId="11CABAF6" w14:textId="77777777" w:rsidR="001256DA" w:rsidRPr="00082AFE" w:rsidRDefault="001256DA" w:rsidP="00532620">
      <w:pPr>
        <w:rPr>
          <w:rFonts w:cs="Times New Roman"/>
          <w:szCs w:val="20"/>
          <w:lang w:val="en-US"/>
        </w:rPr>
      </w:pPr>
    </w:p>
    <w:p w14:paraId="6396C977" w14:textId="77777777" w:rsidR="00DB4153" w:rsidRDefault="00DB4153">
      <w:pPr>
        <w:spacing w:after="200" w:line="276" w:lineRule="auto"/>
        <w:rPr>
          <w:rFonts w:eastAsiaTheme="majorEastAsia" w:cstheme="majorBidi"/>
          <w:b/>
          <w:bCs/>
          <w:szCs w:val="26"/>
        </w:rPr>
      </w:pPr>
      <w:r>
        <w:rPr>
          <w:i/>
        </w:rPr>
        <w:br w:type="page"/>
      </w:r>
    </w:p>
    <w:p w14:paraId="3D78F13C" w14:textId="5EB587CC" w:rsidR="00125C97" w:rsidRDefault="00125C97" w:rsidP="00EB7F5A">
      <w:pPr>
        <w:pStyle w:val="Heading2"/>
        <w:numPr>
          <w:ilvl w:val="0"/>
          <w:numId w:val="0"/>
        </w:numPr>
        <w:ind w:left="576" w:hanging="576"/>
        <w:rPr>
          <w:i w:val="0"/>
        </w:rPr>
      </w:pPr>
      <w:r>
        <w:rPr>
          <w:i w:val="0"/>
        </w:rPr>
        <w:lastRenderedPageBreak/>
        <w:t xml:space="preserve">Table 1. </w:t>
      </w:r>
      <w:r w:rsidRPr="00125C97">
        <w:rPr>
          <w:b w:val="0"/>
          <w:i w:val="0"/>
        </w:rPr>
        <w:t xml:space="preserve">The factors and </w:t>
      </w:r>
      <w:r w:rsidR="00220016">
        <w:rPr>
          <w:b w:val="0"/>
          <w:i w:val="0"/>
        </w:rPr>
        <w:t xml:space="preserve">associated </w:t>
      </w:r>
      <w:r w:rsidRPr="00125C97">
        <w:rPr>
          <w:b w:val="0"/>
          <w:i w:val="0"/>
        </w:rPr>
        <w:t xml:space="preserve">levels </w:t>
      </w:r>
      <w:r w:rsidR="00220016">
        <w:rPr>
          <w:b w:val="0"/>
          <w:i w:val="0"/>
        </w:rPr>
        <w:t>which define</w:t>
      </w:r>
      <w:r w:rsidRPr="00125C97">
        <w:rPr>
          <w:b w:val="0"/>
          <w:i w:val="0"/>
        </w:rPr>
        <w:t xml:space="preserve"> the reference </w:t>
      </w:r>
      <w:r w:rsidR="00220016">
        <w:rPr>
          <w:b w:val="0"/>
          <w:i w:val="0"/>
        </w:rPr>
        <w:t xml:space="preserve">set of </w:t>
      </w:r>
      <w:r w:rsidRPr="00125C97">
        <w:rPr>
          <w:b w:val="0"/>
          <w:i w:val="0"/>
        </w:rPr>
        <w:t>operating models.</w:t>
      </w:r>
    </w:p>
    <w:tbl>
      <w:tblPr>
        <w:tblW w:w="6797" w:type="dxa"/>
        <w:tblLook w:val="04A0" w:firstRow="1" w:lastRow="0" w:firstColumn="1" w:lastColumn="0" w:noHBand="0" w:noVBand="1"/>
      </w:tblPr>
      <w:tblGrid>
        <w:gridCol w:w="514"/>
        <w:gridCol w:w="2463"/>
        <w:gridCol w:w="3820"/>
      </w:tblGrid>
      <w:tr w:rsidR="00125C97" w:rsidRPr="00125C97" w14:paraId="2EADA68E" w14:textId="77777777" w:rsidTr="00125C97">
        <w:trPr>
          <w:trHeight w:val="312"/>
        </w:trPr>
        <w:tc>
          <w:tcPr>
            <w:tcW w:w="514" w:type="dxa"/>
            <w:tcBorders>
              <w:top w:val="single" w:sz="4" w:space="0" w:color="auto"/>
              <w:left w:val="nil"/>
              <w:bottom w:val="single" w:sz="4" w:space="0" w:color="auto"/>
              <w:right w:val="nil"/>
            </w:tcBorders>
            <w:shd w:val="clear" w:color="auto" w:fill="auto"/>
            <w:vAlign w:val="center"/>
            <w:hideMark/>
          </w:tcPr>
          <w:p w14:paraId="1AA53B19"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w:t>
            </w:r>
          </w:p>
        </w:tc>
        <w:tc>
          <w:tcPr>
            <w:tcW w:w="2463" w:type="dxa"/>
            <w:tcBorders>
              <w:top w:val="single" w:sz="4" w:space="0" w:color="auto"/>
              <w:left w:val="nil"/>
              <w:bottom w:val="single" w:sz="4" w:space="0" w:color="auto"/>
              <w:right w:val="nil"/>
            </w:tcBorders>
            <w:shd w:val="clear" w:color="auto" w:fill="auto"/>
            <w:vAlign w:val="center"/>
            <w:hideMark/>
          </w:tcPr>
          <w:p w14:paraId="4FD8DB1D" w14:textId="77777777"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West</w:t>
            </w:r>
          </w:p>
        </w:tc>
        <w:tc>
          <w:tcPr>
            <w:tcW w:w="3820" w:type="dxa"/>
            <w:tcBorders>
              <w:top w:val="single" w:sz="4" w:space="0" w:color="auto"/>
              <w:left w:val="nil"/>
              <w:bottom w:val="single" w:sz="4" w:space="0" w:color="auto"/>
              <w:right w:val="nil"/>
            </w:tcBorders>
            <w:shd w:val="clear" w:color="auto" w:fill="auto"/>
            <w:vAlign w:val="center"/>
            <w:hideMark/>
          </w:tcPr>
          <w:p w14:paraId="4D5AC7BE" w14:textId="77777777"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East</w:t>
            </w:r>
          </w:p>
        </w:tc>
      </w:tr>
      <w:tr w:rsidR="00125C97" w:rsidRPr="00125C97" w14:paraId="5AA15070" w14:textId="77777777" w:rsidTr="00125C97">
        <w:trPr>
          <w:trHeight w:val="444"/>
        </w:trPr>
        <w:tc>
          <w:tcPr>
            <w:tcW w:w="2977" w:type="dxa"/>
            <w:gridSpan w:val="2"/>
            <w:tcBorders>
              <w:top w:val="single" w:sz="4" w:space="0" w:color="auto"/>
              <w:left w:val="nil"/>
              <w:bottom w:val="nil"/>
              <w:right w:val="nil"/>
            </w:tcBorders>
            <w:shd w:val="clear" w:color="auto" w:fill="auto"/>
            <w:noWrap/>
            <w:vAlign w:val="bottom"/>
            <w:hideMark/>
          </w:tcPr>
          <w:p w14:paraId="56DB69F4" w14:textId="77777777" w:rsidR="00125C97" w:rsidRPr="00125C97" w:rsidRDefault="00125C97" w:rsidP="00125C97">
            <w:pPr>
              <w:rPr>
                <w:rFonts w:eastAsia="Times New Roman" w:cs="Times New Roman"/>
                <w:color w:val="222222"/>
                <w:szCs w:val="20"/>
                <w:u w:val="single"/>
                <w:lang w:val="en-US"/>
              </w:rPr>
            </w:pPr>
            <w:r w:rsidRPr="00125C97">
              <w:rPr>
                <w:rFonts w:eastAsia="Times New Roman" w:cs="Times New Roman"/>
                <w:color w:val="222222"/>
                <w:szCs w:val="20"/>
                <w:u w:val="single"/>
                <w:lang w:val="en-US"/>
              </w:rPr>
              <w:t>Future recruitment</w:t>
            </w:r>
          </w:p>
        </w:tc>
        <w:tc>
          <w:tcPr>
            <w:tcW w:w="3820" w:type="dxa"/>
            <w:tcBorders>
              <w:top w:val="nil"/>
              <w:left w:val="nil"/>
              <w:bottom w:val="nil"/>
              <w:right w:val="nil"/>
            </w:tcBorders>
            <w:shd w:val="clear" w:color="auto" w:fill="auto"/>
            <w:noWrap/>
            <w:vAlign w:val="bottom"/>
            <w:hideMark/>
          </w:tcPr>
          <w:p w14:paraId="3A7CA3B6"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w:t>
            </w:r>
          </w:p>
        </w:tc>
      </w:tr>
      <w:tr w:rsidR="00125C97" w:rsidRPr="00125C97" w14:paraId="18856E5C" w14:textId="77777777" w:rsidTr="00125C97">
        <w:trPr>
          <w:trHeight w:val="312"/>
        </w:trPr>
        <w:tc>
          <w:tcPr>
            <w:tcW w:w="514" w:type="dxa"/>
            <w:tcBorders>
              <w:top w:val="nil"/>
              <w:left w:val="nil"/>
              <w:bottom w:val="nil"/>
              <w:right w:val="nil"/>
            </w:tcBorders>
            <w:shd w:val="clear" w:color="auto" w:fill="auto"/>
            <w:vAlign w:val="center"/>
            <w:hideMark/>
          </w:tcPr>
          <w:p w14:paraId="7997B1ED"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1</w:t>
            </w:r>
          </w:p>
        </w:tc>
        <w:tc>
          <w:tcPr>
            <w:tcW w:w="2463" w:type="dxa"/>
            <w:tcBorders>
              <w:top w:val="nil"/>
              <w:left w:val="nil"/>
              <w:bottom w:val="nil"/>
              <w:right w:val="nil"/>
            </w:tcBorders>
            <w:shd w:val="clear" w:color="auto" w:fill="auto"/>
            <w:vAlign w:val="center"/>
            <w:hideMark/>
          </w:tcPr>
          <w:p w14:paraId="4B91B7C0"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Hockey-stick</w:t>
            </w:r>
          </w:p>
        </w:tc>
        <w:tc>
          <w:tcPr>
            <w:tcW w:w="3820" w:type="dxa"/>
            <w:tcBorders>
              <w:top w:val="nil"/>
              <w:left w:val="nil"/>
              <w:bottom w:val="nil"/>
              <w:right w:val="nil"/>
            </w:tcBorders>
            <w:shd w:val="clear" w:color="auto" w:fill="auto"/>
            <w:vAlign w:val="center"/>
            <w:hideMark/>
          </w:tcPr>
          <w:p w14:paraId="304314E5"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83+ 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=0.98</w:t>
            </w:r>
          </w:p>
        </w:tc>
      </w:tr>
      <w:tr w:rsidR="00125C97" w:rsidRPr="00125C97" w14:paraId="3E4899E9" w14:textId="77777777" w:rsidTr="00125C97">
        <w:trPr>
          <w:trHeight w:val="312"/>
        </w:trPr>
        <w:tc>
          <w:tcPr>
            <w:tcW w:w="514" w:type="dxa"/>
            <w:tcBorders>
              <w:top w:val="nil"/>
              <w:left w:val="nil"/>
              <w:bottom w:val="nil"/>
              <w:right w:val="nil"/>
            </w:tcBorders>
            <w:shd w:val="clear" w:color="auto" w:fill="auto"/>
            <w:vAlign w:val="center"/>
            <w:hideMark/>
          </w:tcPr>
          <w:p w14:paraId="51E778BE"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2</w:t>
            </w:r>
          </w:p>
        </w:tc>
        <w:tc>
          <w:tcPr>
            <w:tcW w:w="2463" w:type="dxa"/>
            <w:tcBorders>
              <w:top w:val="nil"/>
              <w:left w:val="nil"/>
              <w:bottom w:val="nil"/>
              <w:right w:val="nil"/>
            </w:tcBorders>
            <w:shd w:val="clear" w:color="auto" w:fill="auto"/>
            <w:vAlign w:val="center"/>
            <w:hideMark/>
          </w:tcPr>
          <w:p w14:paraId="380FE924"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 xml:space="preserve"> estimated</w:t>
            </w:r>
          </w:p>
        </w:tc>
        <w:tc>
          <w:tcPr>
            <w:tcW w:w="3820" w:type="dxa"/>
            <w:tcBorders>
              <w:top w:val="nil"/>
              <w:left w:val="nil"/>
              <w:bottom w:val="nil"/>
              <w:right w:val="nil"/>
            </w:tcBorders>
            <w:shd w:val="clear" w:color="auto" w:fill="auto"/>
            <w:vAlign w:val="center"/>
            <w:hideMark/>
          </w:tcPr>
          <w:p w14:paraId="556FD4EE"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83+ 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=0.70</w:t>
            </w:r>
          </w:p>
        </w:tc>
      </w:tr>
      <w:tr w:rsidR="00125C97" w:rsidRPr="00125C97" w14:paraId="75429399" w14:textId="77777777" w:rsidTr="00125C97">
        <w:trPr>
          <w:trHeight w:val="936"/>
        </w:trPr>
        <w:tc>
          <w:tcPr>
            <w:tcW w:w="514" w:type="dxa"/>
            <w:tcBorders>
              <w:top w:val="nil"/>
              <w:left w:val="nil"/>
              <w:bottom w:val="single" w:sz="4" w:space="0" w:color="auto"/>
              <w:right w:val="nil"/>
            </w:tcBorders>
            <w:shd w:val="clear" w:color="auto" w:fill="auto"/>
            <w:vAlign w:val="center"/>
            <w:hideMark/>
          </w:tcPr>
          <w:p w14:paraId="02454542"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3</w:t>
            </w:r>
          </w:p>
        </w:tc>
        <w:tc>
          <w:tcPr>
            <w:tcW w:w="2463" w:type="dxa"/>
            <w:tcBorders>
              <w:top w:val="nil"/>
              <w:left w:val="nil"/>
              <w:bottom w:val="single" w:sz="4" w:space="0" w:color="auto"/>
              <w:right w:val="nil"/>
            </w:tcBorders>
            <w:shd w:val="clear" w:color="auto" w:fill="auto"/>
            <w:vAlign w:val="center"/>
            <w:hideMark/>
          </w:tcPr>
          <w:p w14:paraId="367E9EA3"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Hockey-stick changes to </w:t>
            </w:r>
          </w:p>
          <w:p w14:paraId="3298ACC2"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B-H after 10 years</w:t>
            </w:r>
          </w:p>
        </w:tc>
        <w:tc>
          <w:tcPr>
            <w:tcW w:w="3820" w:type="dxa"/>
            <w:tcBorders>
              <w:top w:val="nil"/>
              <w:left w:val="nil"/>
              <w:bottom w:val="single" w:sz="4" w:space="0" w:color="auto"/>
              <w:right w:val="nil"/>
            </w:tcBorders>
            <w:shd w:val="clear" w:color="auto" w:fill="auto"/>
            <w:vAlign w:val="center"/>
            <w:hideMark/>
          </w:tcPr>
          <w:p w14:paraId="26285B48"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83+ 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 xml:space="preserve">=0.98 changes to 50-82 B-H with </w:t>
            </w:r>
            <w:r w:rsidRPr="00125C97">
              <w:rPr>
                <w:rFonts w:eastAsia="Times New Roman" w:cs="Times New Roman"/>
                <w:i/>
                <w:color w:val="000000"/>
                <w:szCs w:val="20"/>
                <w:lang w:val="en-US"/>
              </w:rPr>
              <w:t>h</w:t>
            </w:r>
            <w:r w:rsidRPr="00125C97">
              <w:rPr>
                <w:rFonts w:eastAsia="Times New Roman" w:cs="Times New Roman"/>
                <w:color w:val="000000"/>
                <w:szCs w:val="20"/>
                <w:lang w:val="en-US"/>
              </w:rPr>
              <w:t>=0.98 after 10 years</w:t>
            </w:r>
          </w:p>
        </w:tc>
      </w:tr>
      <w:tr w:rsidR="00125C97" w:rsidRPr="00125C97" w14:paraId="529A8D7E" w14:textId="77777777" w:rsidTr="00125C97">
        <w:trPr>
          <w:trHeight w:val="444"/>
        </w:trPr>
        <w:tc>
          <w:tcPr>
            <w:tcW w:w="2977" w:type="dxa"/>
            <w:gridSpan w:val="2"/>
            <w:tcBorders>
              <w:top w:val="single" w:sz="4" w:space="0" w:color="auto"/>
              <w:left w:val="nil"/>
              <w:bottom w:val="nil"/>
              <w:right w:val="nil"/>
            </w:tcBorders>
            <w:shd w:val="clear" w:color="auto" w:fill="auto"/>
            <w:noWrap/>
            <w:vAlign w:val="bottom"/>
            <w:hideMark/>
          </w:tcPr>
          <w:p w14:paraId="16254880" w14:textId="0613D34D" w:rsidR="00125C97" w:rsidRPr="00125C97" w:rsidRDefault="00B95428" w:rsidP="00B95428">
            <w:pPr>
              <w:rPr>
                <w:rFonts w:eastAsia="Times New Roman" w:cs="Times New Roman"/>
                <w:color w:val="000000"/>
                <w:szCs w:val="20"/>
                <w:u w:val="single"/>
                <w:lang w:val="en-US"/>
              </w:rPr>
            </w:pPr>
            <w:r>
              <w:rPr>
                <w:rFonts w:eastAsia="Times New Roman" w:cs="Times New Roman"/>
                <w:color w:val="000000"/>
                <w:szCs w:val="20"/>
                <w:u w:val="single"/>
                <w:lang w:val="en-US"/>
              </w:rPr>
              <w:t>A</w:t>
            </w:r>
            <w:r w:rsidR="00125C97" w:rsidRPr="00125C97">
              <w:rPr>
                <w:rFonts w:eastAsia="Times New Roman" w:cs="Times New Roman"/>
                <w:color w:val="000000"/>
                <w:szCs w:val="20"/>
                <w:u w:val="single"/>
                <w:lang w:val="en-US"/>
              </w:rPr>
              <w:t>bundance</w:t>
            </w:r>
          </w:p>
        </w:tc>
        <w:tc>
          <w:tcPr>
            <w:tcW w:w="3820" w:type="dxa"/>
            <w:tcBorders>
              <w:top w:val="nil"/>
              <w:left w:val="nil"/>
              <w:bottom w:val="nil"/>
              <w:right w:val="nil"/>
            </w:tcBorders>
            <w:shd w:val="clear" w:color="auto" w:fill="auto"/>
            <w:noWrap/>
            <w:vAlign w:val="bottom"/>
            <w:hideMark/>
          </w:tcPr>
          <w:p w14:paraId="2F5B09FA"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w:t>
            </w:r>
          </w:p>
        </w:tc>
      </w:tr>
      <w:tr w:rsidR="00125C97" w:rsidRPr="00125C97" w14:paraId="16EB09CD" w14:textId="77777777" w:rsidTr="00125C97">
        <w:trPr>
          <w:trHeight w:val="312"/>
        </w:trPr>
        <w:tc>
          <w:tcPr>
            <w:tcW w:w="514" w:type="dxa"/>
            <w:tcBorders>
              <w:top w:val="nil"/>
              <w:left w:val="nil"/>
              <w:right w:val="nil"/>
            </w:tcBorders>
            <w:shd w:val="clear" w:color="auto" w:fill="auto"/>
            <w:vAlign w:val="center"/>
            <w:hideMark/>
          </w:tcPr>
          <w:p w14:paraId="0E32F42B"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A</w:t>
            </w:r>
          </w:p>
        </w:tc>
        <w:tc>
          <w:tcPr>
            <w:tcW w:w="6283" w:type="dxa"/>
            <w:gridSpan w:val="2"/>
            <w:tcBorders>
              <w:top w:val="nil"/>
              <w:left w:val="nil"/>
              <w:right w:val="nil"/>
            </w:tcBorders>
            <w:shd w:val="clear" w:color="auto" w:fill="auto"/>
            <w:vAlign w:val="center"/>
            <w:hideMark/>
          </w:tcPr>
          <w:p w14:paraId="53CDBD7B" w14:textId="77777777"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Best estimate</w:t>
            </w:r>
          </w:p>
        </w:tc>
      </w:tr>
      <w:tr w:rsidR="00125C97" w:rsidRPr="00125C97" w14:paraId="5B7C24EA" w14:textId="77777777" w:rsidTr="00125C97">
        <w:trPr>
          <w:trHeight w:val="312"/>
        </w:trPr>
        <w:tc>
          <w:tcPr>
            <w:tcW w:w="514" w:type="dxa"/>
            <w:tcBorders>
              <w:top w:val="nil"/>
              <w:left w:val="nil"/>
              <w:right w:val="nil"/>
            </w:tcBorders>
            <w:shd w:val="clear" w:color="auto" w:fill="auto"/>
            <w:vAlign w:val="center"/>
          </w:tcPr>
          <w:p w14:paraId="51E3C973"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B</w:t>
            </w:r>
          </w:p>
        </w:tc>
        <w:tc>
          <w:tcPr>
            <w:tcW w:w="6283" w:type="dxa"/>
            <w:gridSpan w:val="2"/>
            <w:tcBorders>
              <w:top w:val="nil"/>
              <w:left w:val="nil"/>
              <w:right w:val="nil"/>
            </w:tcBorders>
            <w:shd w:val="clear" w:color="auto" w:fill="auto"/>
            <w:vAlign w:val="center"/>
          </w:tcPr>
          <w:p w14:paraId="2AB421A9" w14:textId="0641B77F"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East</w:t>
            </w:r>
            <w:r w:rsidR="00412FFC">
              <w:rPr>
                <w:rFonts w:eastAsia="Times New Roman" w:cs="Times New Roman"/>
                <w:color w:val="000000"/>
                <w:szCs w:val="20"/>
                <w:lang w:val="en-US"/>
              </w:rPr>
              <w:t xml:space="preserve"> and </w:t>
            </w:r>
            <w:r w:rsidRPr="00125C97">
              <w:rPr>
                <w:rFonts w:eastAsia="Times New Roman" w:cs="Times New Roman"/>
                <w:color w:val="000000"/>
                <w:szCs w:val="20"/>
                <w:lang w:val="en-US"/>
              </w:rPr>
              <w:t>West area spawning biomass</w:t>
            </w:r>
            <w:r w:rsidR="00412FFC">
              <w:rPr>
                <w:rFonts w:eastAsia="Times New Roman" w:cs="Times New Roman"/>
                <w:color w:val="000000"/>
                <w:szCs w:val="20"/>
                <w:lang w:val="en-US"/>
              </w:rPr>
              <w:t>es</w:t>
            </w:r>
            <w:r w:rsidRPr="00125C97">
              <w:rPr>
                <w:rFonts w:eastAsia="Times New Roman" w:cs="Times New Roman"/>
                <w:color w:val="000000"/>
                <w:szCs w:val="20"/>
                <w:lang w:val="en-US"/>
              </w:rPr>
              <w:t xml:space="preserve"> match VPA assessment</w:t>
            </w:r>
            <w:r w:rsidR="00412FFC">
              <w:rPr>
                <w:rFonts w:eastAsia="Times New Roman" w:cs="Times New Roman"/>
                <w:color w:val="000000"/>
                <w:szCs w:val="20"/>
                <w:lang w:val="en-US"/>
              </w:rPr>
              <w:t xml:space="preserve"> in absolute terms</w:t>
            </w:r>
            <w:r w:rsidRPr="00125C97">
              <w:rPr>
                <w:rFonts w:eastAsia="Times New Roman" w:cs="Times New Roman"/>
                <w:color w:val="000000"/>
                <w:szCs w:val="20"/>
                <w:lang w:val="en-US"/>
              </w:rPr>
              <w:t xml:space="preserve"> </w:t>
            </w:r>
          </w:p>
        </w:tc>
      </w:tr>
      <w:tr w:rsidR="00125C97" w:rsidRPr="00125C97" w14:paraId="55E2B060" w14:textId="77777777" w:rsidTr="00125C97">
        <w:trPr>
          <w:trHeight w:val="312"/>
        </w:trPr>
        <w:tc>
          <w:tcPr>
            <w:tcW w:w="514" w:type="dxa"/>
            <w:tcBorders>
              <w:left w:val="nil"/>
              <w:bottom w:val="single" w:sz="4" w:space="0" w:color="auto"/>
              <w:right w:val="nil"/>
            </w:tcBorders>
            <w:shd w:val="clear" w:color="auto" w:fill="auto"/>
            <w:vAlign w:val="center"/>
            <w:hideMark/>
          </w:tcPr>
          <w:p w14:paraId="44A0FAA7"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C</w:t>
            </w:r>
          </w:p>
        </w:tc>
        <w:tc>
          <w:tcPr>
            <w:tcW w:w="6283" w:type="dxa"/>
            <w:gridSpan w:val="2"/>
            <w:tcBorders>
              <w:left w:val="nil"/>
              <w:bottom w:val="single" w:sz="4" w:space="0" w:color="auto"/>
              <w:right w:val="nil"/>
            </w:tcBorders>
            <w:shd w:val="clear" w:color="auto" w:fill="auto"/>
            <w:vAlign w:val="center"/>
          </w:tcPr>
          <w:p w14:paraId="6EBCA3BE" w14:textId="77777777" w:rsidR="00125C97" w:rsidRPr="00125C97" w:rsidRDefault="00125C97" w:rsidP="00125C97">
            <w:pPr>
              <w:jc w:val="center"/>
              <w:rPr>
                <w:rFonts w:eastAsia="Times New Roman" w:cs="Times New Roman"/>
                <w:color w:val="000000"/>
                <w:szCs w:val="20"/>
                <w:lang w:val="en-US"/>
              </w:rPr>
            </w:pPr>
            <w:r w:rsidRPr="00125C97">
              <w:rPr>
                <w:rFonts w:eastAsia="Times New Roman" w:cs="Times New Roman"/>
                <w:color w:val="000000"/>
                <w:szCs w:val="20"/>
                <w:lang w:val="en-US"/>
              </w:rPr>
              <w:t>Recent eastern area SSB increases 3x to match VPA assessment</w:t>
            </w:r>
          </w:p>
        </w:tc>
      </w:tr>
      <w:tr w:rsidR="00125C97" w:rsidRPr="00125C97" w14:paraId="09F50708" w14:textId="77777777" w:rsidTr="00125C97">
        <w:trPr>
          <w:trHeight w:val="444"/>
        </w:trPr>
        <w:tc>
          <w:tcPr>
            <w:tcW w:w="2977" w:type="dxa"/>
            <w:gridSpan w:val="2"/>
            <w:tcBorders>
              <w:top w:val="nil"/>
              <w:left w:val="nil"/>
              <w:bottom w:val="nil"/>
              <w:right w:val="nil"/>
            </w:tcBorders>
            <w:shd w:val="clear" w:color="auto" w:fill="auto"/>
            <w:noWrap/>
            <w:vAlign w:val="bottom"/>
            <w:hideMark/>
          </w:tcPr>
          <w:p w14:paraId="7495328E" w14:textId="12F6FE42" w:rsidR="00125C97" w:rsidRPr="00125C97" w:rsidRDefault="00B95428" w:rsidP="00125C97">
            <w:pPr>
              <w:rPr>
                <w:rFonts w:eastAsia="Times New Roman" w:cs="Times New Roman"/>
                <w:color w:val="000000"/>
                <w:szCs w:val="20"/>
                <w:u w:val="single"/>
                <w:lang w:val="en-US"/>
              </w:rPr>
            </w:pPr>
            <w:r>
              <w:rPr>
                <w:rFonts w:eastAsia="Times New Roman" w:cs="Times New Roman"/>
                <w:color w:val="000000"/>
                <w:szCs w:val="20"/>
                <w:u w:val="single"/>
                <w:lang w:val="en-US"/>
              </w:rPr>
              <w:t>Maturity (both stocks)</w:t>
            </w:r>
          </w:p>
        </w:tc>
        <w:tc>
          <w:tcPr>
            <w:tcW w:w="3820" w:type="dxa"/>
            <w:tcBorders>
              <w:top w:val="nil"/>
              <w:left w:val="nil"/>
              <w:bottom w:val="nil"/>
              <w:right w:val="nil"/>
            </w:tcBorders>
            <w:shd w:val="clear" w:color="auto" w:fill="auto"/>
            <w:noWrap/>
            <w:vAlign w:val="bottom"/>
            <w:hideMark/>
          </w:tcPr>
          <w:p w14:paraId="1AC17011" w14:textId="2884E3E6" w:rsidR="00125C97" w:rsidRPr="00125C97" w:rsidRDefault="00B95428" w:rsidP="00B95428">
            <w:pPr>
              <w:rPr>
                <w:rFonts w:eastAsia="Times New Roman" w:cs="Times New Roman"/>
                <w:color w:val="000000"/>
                <w:szCs w:val="20"/>
                <w:u w:val="single"/>
                <w:lang w:val="en-US"/>
              </w:rPr>
            </w:pPr>
            <w:r>
              <w:rPr>
                <w:rFonts w:eastAsia="Times New Roman" w:cs="Times New Roman"/>
                <w:color w:val="000000"/>
                <w:szCs w:val="20"/>
                <w:u w:val="single"/>
                <w:lang w:val="en-US"/>
              </w:rPr>
              <w:t>Natural Mortality (both stocks)</w:t>
            </w:r>
          </w:p>
        </w:tc>
      </w:tr>
      <w:tr w:rsidR="00125C97" w:rsidRPr="00125C97" w14:paraId="521EA22A" w14:textId="77777777" w:rsidTr="00125C97">
        <w:trPr>
          <w:trHeight w:val="312"/>
        </w:trPr>
        <w:tc>
          <w:tcPr>
            <w:tcW w:w="514" w:type="dxa"/>
            <w:tcBorders>
              <w:top w:val="nil"/>
              <w:left w:val="nil"/>
              <w:bottom w:val="nil"/>
              <w:right w:val="nil"/>
            </w:tcBorders>
            <w:shd w:val="clear" w:color="auto" w:fill="auto"/>
            <w:vAlign w:val="center"/>
            <w:hideMark/>
          </w:tcPr>
          <w:p w14:paraId="181B82FE"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I</w:t>
            </w:r>
          </w:p>
        </w:tc>
        <w:tc>
          <w:tcPr>
            <w:tcW w:w="2463" w:type="dxa"/>
            <w:tcBorders>
              <w:top w:val="nil"/>
              <w:left w:val="nil"/>
              <w:bottom w:val="nil"/>
              <w:right w:val="nil"/>
            </w:tcBorders>
            <w:shd w:val="clear" w:color="auto" w:fill="auto"/>
            <w:vAlign w:val="center"/>
            <w:hideMark/>
          </w:tcPr>
          <w:p w14:paraId="727D0FE1"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Younger </w:t>
            </w:r>
          </w:p>
        </w:tc>
        <w:tc>
          <w:tcPr>
            <w:tcW w:w="3820" w:type="dxa"/>
            <w:tcBorders>
              <w:top w:val="nil"/>
              <w:left w:val="nil"/>
              <w:bottom w:val="nil"/>
              <w:right w:val="nil"/>
            </w:tcBorders>
            <w:shd w:val="clear" w:color="auto" w:fill="auto"/>
            <w:vAlign w:val="center"/>
            <w:hideMark/>
          </w:tcPr>
          <w:p w14:paraId="42D72120"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High</w:t>
            </w:r>
          </w:p>
        </w:tc>
      </w:tr>
      <w:tr w:rsidR="00125C97" w:rsidRPr="00125C97" w14:paraId="1694553F" w14:textId="77777777" w:rsidTr="00125C97">
        <w:trPr>
          <w:trHeight w:val="312"/>
        </w:trPr>
        <w:tc>
          <w:tcPr>
            <w:tcW w:w="514" w:type="dxa"/>
            <w:tcBorders>
              <w:top w:val="nil"/>
              <w:left w:val="nil"/>
              <w:bottom w:val="nil"/>
              <w:right w:val="nil"/>
            </w:tcBorders>
            <w:shd w:val="clear" w:color="auto" w:fill="auto"/>
            <w:vAlign w:val="center"/>
            <w:hideMark/>
          </w:tcPr>
          <w:p w14:paraId="7C40016B"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II</w:t>
            </w:r>
          </w:p>
        </w:tc>
        <w:tc>
          <w:tcPr>
            <w:tcW w:w="2463" w:type="dxa"/>
            <w:tcBorders>
              <w:top w:val="nil"/>
              <w:left w:val="nil"/>
              <w:bottom w:val="nil"/>
              <w:right w:val="nil"/>
            </w:tcBorders>
            <w:shd w:val="clear" w:color="auto" w:fill="auto"/>
            <w:vAlign w:val="center"/>
            <w:hideMark/>
          </w:tcPr>
          <w:p w14:paraId="3E834FBF"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Younger </w:t>
            </w:r>
          </w:p>
        </w:tc>
        <w:tc>
          <w:tcPr>
            <w:tcW w:w="3820" w:type="dxa"/>
            <w:tcBorders>
              <w:top w:val="nil"/>
              <w:left w:val="nil"/>
              <w:bottom w:val="nil"/>
              <w:right w:val="nil"/>
            </w:tcBorders>
            <w:shd w:val="clear" w:color="auto" w:fill="auto"/>
            <w:vAlign w:val="center"/>
            <w:hideMark/>
          </w:tcPr>
          <w:p w14:paraId="4E971F30"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Low </w:t>
            </w:r>
          </w:p>
        </w:tc>
      </w:tr>
      <w:tr w:rsidR="00125C97" w:rsidRPr="00125C97" w14:paraId="37B504FB" w14:textId="77777777" w:rsidTr="00125C97">
        <w:trPr>
          <w:trHeight w:val="312"/>
        </w:trPr>
        <w:tc>
          <w:tcPr>
            <w:tcW w:w="514" w:type="dxa"/>
            <w:tcBorders>
              <w:top w:val="nil"/>
              <w:left w:val="nil"/>
              <w:bottom w:val="nil"/>
              <w:right w:val="nil"/>
            </w:tcBorders>
            <w:shd w:val="clear" w:color="auto" w:fill="auto"/>
            <w:vAlign w:val="center"/>
            <w:hideMark/>
          </w:tcPr>
          <w:p w14:paraId="53971F70"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III</w:t>
            </w:r>
          </w:p>
        </w:tc>
        <w:tc>
          <w:tcPr>
            <w:tcW w:w="2463" w:type="dxa"/>
            <w:tcBorders>
              <w:top w:val="nil"/>
              <w:left w:val="nil"/>
              <w:bottom w:val="nil"/>
              <w:right w:val="nil"/>
            </w:tcBorders>
            <w:shd w:val="clear" w:color="auto" w:fill="auto"/>
            <w:vAlign w:val="center"/>
            <w:hideMark/>
          </w:tcPr>
          <w:p w14:paraId="679DE573"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Older</w:t>
            </w:r>
          </w:p>
        </w:tc>
        <w:tc>
          <w:tcPr>
            <w:tcW w:w="3820" w:type="dxa"/>
            <w:tcBorders>
              <w:top w:val="nil"/>
              <w:left w:val="nil"/>
              <w:bottom w:val="nil"/>
              <w:right w:val="nil"/>
            </w:tcBorders>
            <w:shd w:val="clear" w:color="auto" w:fill="auto"/>
            <w:vAlign w:val="center"/>
            <w:hideMark/>
          </w:tcPr>
          <w:p w14:paraId="2F785DD8"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 xml:space="preserve">High </w:t>
            </w:r>
          </w:p>
        </w:tc>
      </w:tr>
      <w:tr w:rsidR="00125C97" w:rsidRPr="00125C97" w14:paraId="6CCA6246" w14:textId="77777777" w:rsidTr="00125C97">
        <w:trPr>
          <w:trHeight w:val="312"/>
        </w:trPr>
        <w:tc>
          <w:tcPr>
            <w:tcW w:w="514" w:type="dxa"/>
            <w:tcBorders>
              <w:top w:val="nil"/>
              <w:left w:val="nil"/>
              <w:bottom w:val="single" w:sz="4" w:space="0" w:color="auto"/>
              <w:right w:val="nil"/>
            </w:tcBorders>
            <w:shd w:val="clear" w:color="auto" w:fill="auto"/>
            <w:vAlign w:val="center"/>
          </w:tcPr>
          <w:p w14:paraId="368CDF09"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IV</w:t>
            </w:r>
          </w:p>
        </w:tc>
        <w:tc>
          <w:tcPr>
            <w:tcW w:w="2463" w:type="dxa"/>
            <w:tcBorders>
              <w:top w:val="nil"/>
              <w:left w:val="nil"/>
              <w:bottom w:val="single" w:sz="4" w:space="0" w:color="auto"/>
              <w:right w:val="nil"/>
            </w:tcBorders>
            <w:shd w:val="clear" w:color="auto" w:fill="auto"/>
            <w:vAlign w:val="center"/>
          </w:tcPr>
          <w:p w14:paraId="55552B8B"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Older</w:t>
            </w:r>
          </w:p>
        </w:tc>
        <w:tc>
          <w:tcPr>
            <w:tcW w:w="3820" w:type="dxa"/>
            <w:tcBorders>
              <w:top w:val="nil"/>
              <w:left w:val="nil"/>
              <w:bottom w:val="single" w:sz="4" w:space="0" w:color="auto"/>
              <w:right w:val="nil"/>
            </w:tcBorders>
            <w:shd w:val="clear" w:color="auto" w:fill="auto"/>
            <w:vAlign w:val="center"/>
          </w:tcPr>
          <w:p w14:paraId="3F745414" w14:textId="77777777" w:rsidR="00125C97" w:rsidRPr="00125C97" w:rsidRDefault="00125C97" w:rsidP="00125C97">
            <w:pPr>
              <w:rPr>
                <w:rFonts w:eastAsia="Times New Roman" w:cs="Times New Roman"/>
                <w:color w:val="000000"/>
                <w:szCs w:val="20"/>
                <w:lang w:val="en-US"/>
              </w:rPr>
            </w:pPr>
            <w:r w:rsidRPr="00125C97">
              <w:rPr>
                <w:rFonts w:eastAsia="Times New Roman" w:cs="Times New Roman"/>
                <w:color w:val="000000"/>
                <w:szCs w:val="20"/>
                <w:lang w:val="en-US"/>
              </w:rPr>
              <w:t>Low</w:t>
            </w:r>
          </w:p>
        </w:tc>
      </w:tr>
    </w:tbl>
    <w:p w14:paraId="0B152C3B" w14:textId="77777777" w:rsidR="00125C97" w:rsidRPr="00125C97" w:rsidRDefault="00125C97" w:rsidP="00125C97"/>
    <w:p w14:paraId="51BE682D" w14:textId="327E95FD" w:rsidR="001256DA" w:rsidRDefault="001256DA" w:rsidP="00EB7F5A">
      <w:pPr>
        <w:pStyle w:val="Heading2"/>
        <w:numPr>
          <w:ilvl w:val="0"/>
          <w:numId w:val="0"/>
        </w:numPr>
        <w:ind w:left="576" w:hanging="576"/>
      </w:pPr>
      <w:r w:rsidRPr="001256DA">
        <w:rPr>
          <w:i w:val="0"/>
        </w:rPr>
        <w:t xml:space="preserve">Table </w:t>
      </w:r>
      <w:r w:rsidR="00125C97">
        <w:rPr>
          <w:i w:val="0"/>
        </w:rPr>
        <w:t>2</w:t>
      </w:r>
      <w:r w:rsidRPr="00A8201D">
        <w:rPr>
          <w:b w:val="0"/>
          <w:i w:val="0"/>
        </w:rPr>
        <w:t xml:space="preserve">. </w:t>
      </w:r>
      <w:r w:rsidR="00DC6C88">
        <w:rPr>
          <w:b w:val="0"/>
          <w:i w:val="0"/>
        </w:rPr>
        <w:t xml:space="preserve">The </w:t>
      </w:r>
      <w:r w:rsidR="00F23CB1">
        <w:rPr>
          <w:b w:val="0"/>
          <w:i w:val="0"/>
        </w:rPr>
        <w:t xml:space="preserve">design of reference </w:t>
      </w:r>
      <w:r w:rsidR="001921E6">
        <w:rPr>
          <w:b w:val="0"/>
          <w:i w:val="0"/>
        </w:rPr>
        <w:t xml:space="preserve">set of </w:t>
      </w:r>
      <w:r w:rsidR="00F23CB1">
        <w:rPr>
          <w:b w:val="0"/>
          <w:i w:val="0"/>
        </w:rPr>
        <w:t>operating models. Note</w:t>
      </w:r>
      <w:r w:rsidR="001921E6">
        <w:rPr>
          <w:b w:val="0"/>
          <w:i w:val="0"/>
        </w:rPr>
        <w:t xml:space="preserve"> that</w:t>
      </w:r>
      <w:r w:rsidR="00F23CB1">
        <w:rPr>
          <w:b w:val="0"/>
          <w:i w:val="0"/>
        </w:rPr>
        <w:t xml:space="preserve"> only future recruitment level 1 </w:t>
      </w:r>
      <w:r w:rsidR="001921E6">
        <w:rPr>
          <w:b w:val="0"/>
          <w:i w:val="0"/>
        </w:rPr>
        <w:t>is</w:t>
      </w:r>
      <w:r w:rsidR="00F23CB1">
        <w:rPr>
          <w:b w:val="0"/>
          <w:i w:val="0"/>
        </w:rPr>
        <w:t xml:space="preserve"> presented in this paper </w:t>
      </w:r>
      <w:r w:rsidR="00B95428">
        <w:rPr>
          <w:b w:val="0"/>
          <w:i w:val="0"/>
        </w:rPr>
        <w:t xml:space="preserve">(grey shaded rows) </w:t>
      </w:r>
      <w:r w:rsidR="00F23CB1">
        <w:rPr>
          <w:b w:val="0"/>
          <w:i w:val="0"/>
        </w:rPr>
        <w:t xml:space="preserve">since </w:t>
      </w:r>
      <w:r w:rsidR="001921E6">
        <w:rPr>
          <w:b w:val="0"/>
          <w:i w:val="0"/>
        </w:rPr>
        <w:t xml:space="preserve">the </w:t>
      </w:r>
      <w:r w:rsidR="00F23CB1">
        <w:rPr>
          <w:b w:val="0"/>
          <w:i w:val="0"/>
        </w:rPr>
        <w:t xml:space="preserve">future recruitment scenario </w:t>
      </w:r>
      <w:r w:rsidR="001921E6">
        <w:rPr>
          <w:b w:val="0"/>
          <w:i w:val="0"/>
        </w:rPr>
        <w:t>does not impact the fits</w:t>
      </w:r>
      <w:r w:rsidR="00F23CB1">
        <w:rPr>
          <w:b w:val="0"/>
          <w:i w:val="0"/>
        </w:rPr>
        <w:t xml:space="preserve"> of </w:t>
      </w:r>
      <w:r w:rsidR="001921E6">
        <w:rPr>
          <w:b w:val="0"/>
          <w:i w:val="0"/>
        </w:rPr>
        <w:t xml:space="preserve">the </w:t>
      </w:r>
      <w:r w:rsidR="00F23CB1">
        <w:rPr>
          <w:b w:val="0"/>
          <w:i w:val="0"/>
        </w:rPr>
        <w:t>operating models</w:t>
      </w:r>
      <w:r w:rsidR="001921E6">
        <w:rPr>
          <w:b w:val="0"/>
          <w:i w:val="0"/>
        </w:rPr>
        <w:t xml:space="preserve"> to past data</w:t>
      </w:r>
      <w:r w:rsidR="00F23CB1">
        <w:rPr>
          <w:b w:val="0"/>
          <w:i w:val="0"/>
        </w:rPr>
        <w:t xml:space="preserve">. </w:t>
      </w:r>
    </w:p>
    <w:p w14:paraId="2CA1E132" w14:textId="324C3252" w:rsidR="00001FA7" w:rsidRDefault="00DA3073" w:rsidP="0012304C">
      <w:pPr>
        <w:rPr>
          <w:noProof/>
          <w:lang w:eastAsia="en-CA"/>
        </w:rPr>
      </w:pPr>
      <w:r w:rsidRPr="00DA3073">
        <w:rPr>
          <w:noProof/>
          <w:lang w:eastAsia="en-CA"/>
        </w:rPr>
        <w:t xml:space="preserve"> </w:t>
      </w:r>
      <w:r w:rsidR="0012304C">
        <w:rPr>
          <w:noProof/>
          <w:lang w:eastAsia="en-CA"/>
        </w:rPr>
        <w:t xml:space="preserve">   </w:t>
      </w:r>
      <w:r w:rsidR="00B95428" w:rsidRPr="00B95428">
        <w:rPr>
          <w:noProof/>
          <w:lang w:val="en-ZA" w:eastAsia="en-ZA"/>
        </w:rPr>
        <w:drawing>
          <wp:inline distT="0" distB="0" distL="0" distR="0" wp14:anchorId="04CA307C" wp14:editId="157B2330">
            <wp:extent cx="3303577" cy="47625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1036" cy="4773336"/>
                    </a:xfrm>
                    <a:prstGeom prst="rect">
                      <a:avLst/>
                    </a:prstGeom>
                    <a:noFill/>
                    <a:ln>
                      <a:noFill/>
                    </a:ln>
                  </pic:spPr>
                </pic:pic>
              </a:graphicData>
            </a:graphic>
          </wp:inline>
        </w:drawing>
      </w:r>
    </w:p>
    <w:p w14:paraId="15D29E14" w14:textId="77777777" w:rsidR="0012304C" w:rsidRDefault="0012304C" w:rsidP="0058379D">
      <w:pPr>
        <w:keepNext/>
        <w:keepLines/>
        <w:rPr>
          <w:noProof/>
          <w:lang w:eastAsia="en-CA"/>
        </w:rPr>
      </w:pPr>
    </w:p>
    <w:p w14:paraId="49E504D2" w14:textId="77777777" w:rsidR="0012304C" w:rsidRDefault="0012304C" w:rsidP="0058379D">
      <w:pPr>
        <w:keepNext/>
        <w:keepLines/>
        <w:rPr>
          <w:noProof/>
          <w:lang w:eastAsia="en-CA"/>
        </w:rPr>
      </w:pPr>
    </w:p>
    <w:p w14:paraId="71F6CCCB" w14:textId="16DCA961" w:rsidR="0012304C" w:rsidRDefault="0012304C" w:rsidP="0058379D">
      <w:pPr>
        <w:keepNext/>
        <w:keepLines/>
        <w:rPr>
          <w:noProof/>
          <w:lang w:eastAsia="en-CA"/>
        </w:rPr>
      </w:pPr>
      <w:r w:rsidRPr="0012304C">
        <w:rPr>
          <w:b/>
          <w:noProof/>
          <w:lang w:eastAsia="en-CA"/>
        </w:rPr>
        <w:t>Table 3</w:t>
      </w:r>
      <w:r>
        <w:rPr>
          <w:noProof/>
          <w:lang w:eastAsia="en-CA"/>
        </w:rPr>
        <w:t xml:space="preserve">. Operating model estimates (maximum posterior density) for the Eastern </w:t>
      </w:r>
      <w:commentRangeStart w:id="12"/>
      <w:r>
        <w:rPr>
          <w:noProof/>
          <w:lang w:eastAsia="en-CA"/>
        </w:rPr>
        <w:t>stock</w:t>
      </w:r>
      <w:commentRangeEnd w:id="12"/>
      <w:r w:rsidR="001921E6">
        <w:rPr>
          <w:rStyle w:val="CommentReference"/>
        </w:rPr>
        <w:commentReference w:id="12"/>
      </w:r>
      <w:r>
        <w:rPr>
          <w:noProof/>
          <w:lang w:eastAsia="en-CA"/>
        </w:rPr>
        <w:t>.</w:t>
      </w:r>
    </w:p>
    <w:p w14:paraId="241B8627" w14:textId="084F95EE" w:rsidR="0012304C" w:rsidRDefault="00B95428" w:rsidP="0058379D">
      <w:pPr>
        <w:keepNext/>
        <w:keepLines/>
        <w:rPr>
          <w:noProof/>
          <w:lang w:eastAsia="en-CA"/>
        </w:rPr>
      </w:pPr>
      <w:r>
        <w:rPr>
          <w:noProof/>
          <w:lang w:val="en-ZA" w:eastAsia="en-ZA"/>
        </w:rPr>
        <w:drawing>
          <wp:inline distT="0" distB="0" distL="0" distR="0" wp14:anchorId="70378CF2" wp14:editId="2D793C88">
            <wp:extent cx="5732145" cy="1825625"/>
            <wp:effectExtent l="0" t="0" r="190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1825625"/>
                    </a:xfrm>
                    <a:prstGeom prst="rect">
                      <a:avLst/>
                    </a:prstGeom>
                  </pic:spPr>
                </pic:pic>
              </a:graphicData>
            </a:graphic>
          </wp:inline>
        </w:drawing>
      </w:r>
    </w:p>
    <w:p w14:paraId="4EF64A21" w14:textId="0D27B1B2" w:rsidR="0012304C" w:rsidRDefault="0012304C" w:rsidP="0058379D">
      <w:pPr>
        <w:keepNext/>
        <w:keepLines/>
        <w:rPr>
          <w:b/>
        </w:rPr>
      </w:pPr>
    </w:p>
    <w:p w14:paraId="483ADD01" w14:textId="77777777" w:rsidR="0012304C" w:rsidRDefault="0012304C" w:rsidP="0058379D">
      <w:pPr>
        <w:keepNext/>
        <w:keepLines/>
        <w:rPr>
          <w:b/>
        </w:rPr>
      </w:pPr>
    </w:p>
    <w:p w14:paraId="72450AEE" w14:textId="77777777" w:rsidR="0012304C" w:rsidRDefault="0012304C" w:rsidP="0058379D">
      <w:pPr>
        <w:keepNext/>
        <w:keepLines/>
        <w:rPr>
          <w:b/>
        </w:rPr>
      </w:pPr>
    </w:p>
    <w:p w14:paraId="1D3AC284" w14:textId="37C6E33A" w:rsidR="0012304C" w:rsidRDefault="0012304C" w:rsidP="0012304C">
      <w:pPr>
        <w:keepNext/>
        <w:keepLines/>
        <w:rPr>
          <w:noProof/>
          <w:lang w:eastAsia="en-CA"/>
        </w:rPr>
      </w:pPr>
      <w:r>
        <w:rPr>
          <w:b/>
          <w:noProof/>
          <w:lang w:eastAsia="en-CA"/>
        </w:rPr>
        <w:t>Table 4</w:t>
      </w:r>
      <w:r>
        <w:rPr>
          <w:noProof/>
          <w:lang w:eastAsia="en-CA"/>
        </w:rPr>
        <w:t xml:space="preserve">. Operating model estimates (maximum posterior density) for the </w:t>
      </w:r>
      <w:r w:rsidR="00E20304">
        <w:rPr>
          <w:noProof/>
          <w:lang w:eastAsia="en-CA"/>
        </w:rPr>
        <w:t>Western</w:t>
      </w:r>
      <w:r>
        <w:rPr>
          <w:noProof/>
          <w:lang w:eastAsia="en-CA"/>
        </w:rPr>
        <w:t xml:space="preserve"> stock.</w:t>
      </w:r>
    </w:p>
    <w:p w14:paraId="3D12C009" w14:textId="77777777" w:rsidR="0012304C" w:rsidRDefault="0012304C" w:rsidP="0012304C">
      <w:pPr>
        <w:keepNext/>
        <w:keepLines/>
        <w:rPr>
          <w:noProof/>
          <w:lang w:eastAsia="en-CA"/>
        </w:rPr>
      </w:pPr>
    </w:p>
    <w:p w14:paraId="3AB7CC4C" w14:textId="038AC215" w:rsidR="0012304C" w:rsidRDefault="00B95428" w:rsidP="0058379D">
      <w:pPr>
        <w:keepNext/>
        <w:keepLines/>
        <w:rPr>
          <w:b/>
        </w:rPr>
      </w:pPr>
      <w:r>
        <w:rPr>
          <w:noProof/>
          <w:lang w:val="en-ZA" w:eastAsia="en-ZA"/>
        </w:rPr>
        <w:drawing>
          <wp:inline distT="0" distB="0" distL="0" distR="0" wp14:anchorId="7D444B62" wp14:editId="1EFBC7A1">
            <wp:extent cx="5732145" cy="191071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1910715"/>
                    </a:xfrm>
                    <a:prstGeom prst="rect">
                      <a:avLst/>
                    </a:prstGeom>
                  </pic:spPr>
                </pic:pic>
              </a:graphicData>
            </a:graphic>
          </wp:inline>
        </w:drawing>
      </w:r>
    </w:p>
    <w:p w14:paraId="3F3E0D79" w14:textId="77777777" w:rsidR="00BF4F3F" w:rsidRDefault="00BF4F3F" w:rsidP="0058379D">
      <w:pPr>
        <w:keepNext/>
        <w:keepLines/>
        <w:rPr>
          <w:b/>
        </w:rPr>
      </w:pPr>
    </w:p>
    <w:p w14:paraId="4A97A55C" w14:textId="77777777" w:rsidR="00BF4F3F" w:rsidRDefault="00BF4F3F" w:rsidP="0058379D">
      <w:pPr>
        <w:keepNext/>
        <w:keepLines/>
        <w:rPr>
          <w:b/>
        </w:rPr>
      </w:pPr>
    </w:p>
    <w:p w14:paraId="36AFA26C" w14:textId="174B571E" w:rsidR="00BF4F3F" w:rsidRDefault="00BF4F3F" w:rsidP="0058379D">
      <w:pPr>
        <w:keepNext/>
        <w:keepLines/>
        <w:rPr>
          <w:b/>
        </w:rPr>
      </w:pPr>
      <w:r>
        <w:rPr>
          <w:noProof/>
          <w:lang w:val="en-ZA" w:eastAsia="en-ZA"/>
        </w:rPr>
        <w:drawing>
          <wp:inline distT="0" distB="0" distL="0" distR="0" wp14:anchorId="4059D35E" wp14:editId="3989E798">
            <wp:extent cx="5732145" cy="384873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848735"/>
                    </a:xfrm>
                    <a:prstGeom prst="rect">
                      <a:avLst/>
                    </a:prstGeom>
                  </pic:spPr>
                </pic:pic>
              </a:graphicData>
            </a:graphic>
          </wp:inline>
        </w:drawing>
      </w:r>
    </w:p>
    <w:p w14:paraId="7A867F64" w14:textId="3C261DD7" w:rsidR="00BF4F3F" w:rsidRDefault="00BF4F3F" w:rsidP="0058379D">
      <w:pPr>
        <w:keepNext/>
        <w:keepLines/>
      </w:pPr>
      <w:r>
        <w:rPr>
          <w:b/>
        </w:rPr>
        <w:t>Figure 1</w:t>
      </w:r>
      <w:r w:rsidR="00B95428">
        <w:rPr>
          <w:b/>
        </w:rPr>
        <w:t>a</w:t>
      </w:r>
      <w:r>
        <w:rPr>
          <w:b/>
        </w:rPr>
        <w:t xml:space="preserve">.   </w:t>
      </w:r>
      <w:r>
        <w:t>Similarity of M3 operating model estimates (OM #1) with Western and Eastern assessments (2017).</w:t>
      </w:r>
    </w:p>
    <w:p w14:paraId="1D539D58" w14:textId="77777777" w:rsidR="00B95428" w:rsidRDefault="00B95428" w:rsidP="0058379D">
      <w:pPr>
        <w:keepNext/>
        <w:keepLines/>
      </w:pPr>
    </w:p>
    <w:p w14:paraId="38D07C0D" w14:textId="6230EB60" w:rsidR="00B95428" w:rsidRDefault="00B95428" w:rsidP="0058379D">
      <w:pPr>
        <w:keepNext/>
        <w:keepLines/>
      </w:pPr>
      <w:r>
        <w:rPr>
          <w:noProof/>
          <w:lang w:val="en-ZA" w:eastAsia="en-ZA"/>
        </w:rPr>
        <w:drawing>
          <wp:inline distT="0" distB="0" distL="0" distR="0" wp14:anchorId="09C2BC3D" wp14:editId="1BE92E3F">
            <wp:extent cx="5732145" cy="3823970"/>
            <wp:effectExtent l="0" t="0" r="190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3823970"/>
                    </a:xfrm>
                    <a:prstGeom prst="rect">
                      <a:avLst/>
                    </a:prstGeom>
                  </pic:spPr>
                </pic:pic>
              </a:graphicData>
            </a:graphic>
          </wp:inline>
        </w:drawing>
      </w:r>
    </w:p>
    <w:p w14:paraId="3133CED2" w14:textId="77777777" w:rsidR="00B95428" w:rsidRDefault="00B95428" w:rsidP="0058379D">
      <w:pPr>
        <w:keepNext/>
        <w:keepLines/>
      </w:pPr>
    </w:p>
    <w:p w14:paraId="2B922ECC" w14:textId="528BBC04" w:rsidR="00B95428" w:rsidRDefault="00B95428" w:rsidP="0058379D">
      <w:pPr>
        <w:keepNext/>
        <w:keepLines/>
      </w:pPr>
      <w:r>
        <w:rPr>
          <w:b/>
        </w:rPr>
        <w:t xml:space="preserve">Figure 1b.   </w:t>
      </w:r>
      <w:r>
        <w:t xml:space="preserve">Similarity of M3 operating model estimates (OM #4) with Western and Eastern assessments (2017). This operating model differs from OM#1 (Figure 1a above) in that </w:t>
      </w:r>
      <w:r w:rsidR="009971AF">
        <w:t xml:space="preserve">it corresponds to </w:t>
      </w:r>
      <w:r>
        <w:t xml:space="preserve">level B for factor 2 (abundance) and the mean spawning biomass levels </w:t>
      </w:r>
      <w:r w:rsidR="00250A42">
        <w:t xml:space="preserve">in absolute terms </w:t>
      </w:r>
      <w:r>
        <w:t xml:space="preserve">in the East and West areas have an informative prior that matches the VPA assessments. </w:t>
      </w:r>
    </w:p>
    <w:p w14:paraId="377085A0" w14:textId="77777777" w:rsidR="00B95428" w:rsidRDefault="00B95428" w:rsidP="0058379D">
      <w:pPr>
        <w:keepNext/>
        <w:keepLines/>
      </w:pPr>
    </w:p>
    <w:p w14:paraId="37BC45BA" w14:textId="5D31645C" w:rsidR="00B95428" w:rsidRDefault="00B95428" w:rsidP="0058379D">
      <w:pPr>
        <w:keepNext/>
        <w:keepLines/>
      </w:pPr>
      <w:r>
        <w:rPr>
          <w:noProof/>
          <w:lang w:val="en-ZA" w:eastAsia="en-ZA"/>
        </w:rPr>
        <w:drawing>
          <wp:inline distT="0" distB="0" distL="0" distR="0" wp14:anchorId="4AE3FF34" wp14:editId="0D664E84">
            <wp:extent cx="5732145" cy="381381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3813810"/>
                    </a:xfrm>
                    <a:prstGeom prst="rect">
                      <a:avLst/>
                    </a:prstGeom>
                  </pic:spPr>
                </pic:pic>
              </a:graphicData>
            </a:graphic>
          </wp:inline>
        </w:drawing>
      </w:r>
    </w:p>
    <w:p w14:paraId="72C30AE3" w14:textId="55B8D459" w:rsidR="00B95428" w:rsidRDefault="00B95428" w:rsidP="0058379D">
      <w:pPr>
        <w:keepNext/>
        <w:keepLines/>
      </w:pPr>
      <w:r>
        <w:rPr>
          <w:b/>
        </w:rPr>
        <w:t xml:space="preserve">Figure 1c.   </w:t>
      </w:r>
      <w:r>
        <w:t xml:space="preserve">Similarity of M3 operating model estimates (OM #7) with Western and Eastern assessments (2017). This operating model differs from OM#1 (Figure 1a above) in that </w:t>
      </w:r>
      <w:r w:rsidR="009971AF">
        <w:t>it corresponds to</w:t>
      </w:r>
      <w:r>
        <w:t xml:space="preserve"> level C for factor 2 (abundance) and the trend in Eastern areas SSB over the last 9 years has an informative prior </w:t>
      </w:r>
      <w:r w:rsidR="009971AF">
        <w:t xml:space="preserve">for M3 to be able </w:t>
      </w:r>
      <w:r>
        <w:t xml:space="preserve">to match the three fold increase in the Eastern VPA assessment. </w:t>
      </w:r>
    </w:p>
    <w:p w14:paraId="2D49C5B3" w14:textId="77777777" w:rsidR="00B95428" w:rsidRDefault="00B95428" w:rsidP="0058379D">
      <w:pPr>
        <w:keepNext/>
        <w:keepLines/>
      </w:pPr>
    </w:p>
    <w:p w14:paraId="2F3F37C1" w14:textId="3C337524" w:rsidR="00DD7FE1" w:rsidRDefault="00DD7FE1" w:rsidP="00DD7FE1">
      <w:pPr>
        <w:keepNext/>
        <w:keepLines/>
        <w:rPr>
          <w:noProof/>
          <w:lang w:eastAsia="en-CA"/>
        </w:rPr>
      </w:pPr>
      <w:r>
        <w:rPr>
          <w:noProof/>
          <w:lang w:val="en-ZA" w:eastAsia="en-ZA"/>
        </w:rPr>
        <w:drawing>
          <wp:inline distT="0" distB="0" distL="0" distR="0" wp14:anchorId="63912B33" wp14:editId="2214B680">
            <wp:extent cx="2863795" cy="36289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2667" cy="3652912"/>
                    </a:xfrm>
                    <a:prstGeom prst="rect">
                      <a:avLst/>
                    </a:prstGeom>
                  </pic:spPr>
                </pic:pic>
              </a:graphicData>
            </a:graphic>
          </wp:inline>
        </w:drawing>
      </w:r>
      <w:r w:rsidRPr="00DD7FE1">
        <w:rPr>
          <w:noProof/>
          <w:lang w:eastAsia="en-CA"/>
        </w:rPr>
        <w:t xml:space="preserve"> </w:t>
      </w:r>
      <w:r>
        <w:rPr>
          <w:noProof/>
          <w:lang w:val="en-ZA" w:eastAsia="en-ZA"/>
        </w:rPr>
        <w:drawing>
          <wp:inline distT="0" distB="0" distL="0" distR="0" wp14:anchorId="4E7EA63F" wp14:editId="6AAB82DD">
            <wp:extent cx="2698018" cy="3628142"/>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2135" cy="3647125"/>
                    </a:xfrm>
                    <a:prstGeom prst="rect">
                      <a:avLst/>
                    </a:prstGeom>
                  </pic:spPr>
                </pic:pic>
              </a:graphicData>
            </a:graphic>
          </wp:inline>
        </w:drawing>
      </w:r>
    </w:p>
    <w:p w14:paraId="7770DE36" w14:textId="69EB4127" w:rsidR="00DD7FE1" w:rsidRDefault="00DD7FE1" w:rsidP="00DD7FE1">
      <w:pPr>
        <w:keepNext/>
        <w:keepLines/>
        <w:rPr>
          <w:noProof/>
          <w:lang w:eastAsia="en-CA"/>
        </w:rPr>
      </w:pPr>
      <w:r>
        <w:rPr>
          <w:noProof/>
          <w:lang w:val="en-ZA" w:eastAsia="en-ZA"/>
        </w:rPr>
        <w:drawing>
          <wp:inline distT="0" distB="0" distL="0" distR="0" wp14:anchorId="6F919301" wp14:editId="70183622">
            <wp:extent cx="2844000" cy="3707411"/>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984"/>
                    <a:stretch/>
                  </pic:blipFill>
                  <pic:spPr bwMode="auto">
                    <a:xfrm>
                      <a:off x="0" y="0"/>
                      <a:ext cx="2860359" cy="3728736"/>
                    </a:xfrm>
                    <a:prstGeom prst="rect">
                      <a:avLst/>
                    </a:prstGeom>
                    <a:ln>
                      <a:noFill/>
                    </a:ln>
                    <a:extLst>
                      <a:ext uri="{53640926-AAD7-44D8-BBD7-CCE9431645EC}">
                        <a14:shadowObscured xmlns:a14="http://schemas.microsoft.com/office/drawing/2010/main"/>
                      </a:ext>
                    </a:extLst>
                  </pic:spPr>
                </pic:pic>
              </a:graphicData>
            </a:graphic>
          </wp:inline>
        </w:drawing>
      </w:r>
      <w:r w:rsidRPr="00DD7FE1">
        <w:rPr>
          <w:noProof/>
          <w:lang w:eastAsia="en-CA"/>
        </w:rPr>
        <w:t xml:space="preserve"> </w:t>
      </w:r>
      <w:r>
        <w:rPr>
          <w:noProof/>
          <w:lang w:val="en-ZA" w:eastAsia="en-ZA"/>
        </w:rPr>
        <w:drawing>
          <wp:inline distT="0" distB="0" distL="0" distR="0" wp14:anchorId="7E13E987" wp14:editId="4487823D">
            <wp:extent cx="2759103" cy="3680028"/>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9456" cy="3733850"/>
                    </a:xfrm>
                    <a:prstGeom prst="rect">
                      <a:avLst/>
                    </a:prstGeom>
                  </pic:spPr>
                </pic:pic>
              </a:graphicData>
            </a:graphic>
          </wp:inline>
        </w:drawing>
      </w:r>
    </w:p>
    <w:p w14:paraId="50C84681" w14:textId="77777777" w:rsidR="00DD7FE1" w:rsidRDefault="00DD7FE1" w:rsidP="00DD7FE1">
      <w:pPr>
        <w:keepNext/>
        <w:keepLines/>
        <w:rPr>
          <w:noProof/>
          <w:lang w:eastAsia="en-CA"/>
        </w:rPr>
      </w:pPr>
    </w:p>
    <w:p w14:paraId="0FAA0A3F" w14:textId="77777777" w:rsidR="00DD7FE1" w:rsidRDefault="00DD7FE1" w:rsidP="00DD7FE1">
      <w:pPr>
        <w:keepNext/>
        <w:keepLines/>
        <w:rPr>
          <w:b/>
        </w:rPr>
      </w:pPr>
    </w:p>
    <w:p w14:paraId="274AAE12" w14:textId="77777777" w:rsidR="00DD7FE1" w:rsidRDefault="00DD7FE1" w:rsidP="00DD7FE1">
      <w:pPr>
        <w:keepNext/>
        <w:keepLines/>
        <w:rPr>
          <w:b/>
        </w:rPr>
      </w:pPr>
    </w:p>
    <w:p w14:paraId="549DA845" w14:textId="5F25CDE6" w:rsidR="00DD7FE1" w:rsidRDefault="00DD7FE1" w:rsidP="00DD7FE1">
      <w:pPr>
        <w:keepNext/>
        <w:keepLines/>
      </w:pPr>
      <w:r>
        <w:rPr>
          <w:b/>
        </w:rPr>
        <w:t xml:space="preserve">Figure 2a.   </w:t>
      </w:r>
      <w:r>
        <w:t xml:space="preserve">Fit of OM#1 to CPUE </w:t>
      </w:r>
      <w:commentRangeStart w:id="13"/>
      <w:commentRangeStart w:id="14"/>
      <w:r>
        <w:t>indices</w:t>
      </w:r>
      <w:commentRangeEnd w:id="13"/>
      <w:r w:rsidR="00470EA9">
        <w:rPr>
          <w:rStyle w:val="CommentReference"/>
        </w:rPr>
        <w:commentReference w:id="13"/>
      </w:r>
      <w:commentRangeEnd w:id="14"/>
      <w:r w:rsidR="009D4AC5">
        <w:rPr>
          <w:rStyle w:val="CommentReference"/>
        </w:rPr>
        <w:commentReference w:id="14"/>
      </w:r>
      <w:r w:rsidR="00FE5460">
        <w:t xml:space="preserve"> used in </w:t>
      </w:r>
      <w:r w:rsidR="009D4AC5">
        <w:t xml:space="preserve">both </w:t>
      </w:r>
      <w:r w:rsidR="00FE5460">
        <w:t>he stock assessments</w:t>
      </w:r>
      <w:r w:rsidR="009D4AC5">
        <w:t xml:space="preserve"> and the conditioning of these operating models.</w:t>
      </w:r>
    </w:p>
    <w:p w14:paraId="528D791B" w14:textId="77777777" w:rsidR="00DD7FE1" w:rsidRDefault="00DD7FE1" w:rsidP="00DD7FE1">
      <w:pPr>
        <w:keepNext/>
        <w:keepLines/>
      </w:pPr>
    </w:p>
    <w:p w14:paraId="186BE0F2" w14:textId="77777777" w:rsidR="00DD7FE1" w:rsidRDefault="00DD7FE1" w:rsidP="00DD7FE1">
      <w:pPr>
        <w:keepNext/>
        <w:keepLines/>
      </w:pPr>
    </w:p>
    <w:p w14:paraId="7DA1591C" w14:textId="77777777" w:rsidR="00DD7FE1" w:rsidRDefault="00DD7FE1" w:rsidP="00DD7FE1">
      <w:pPr>
        <w:keepNext/>
        <w:keepLines/>
      </w:pPr>
    </w:p>
    <w:p w14:paraId="31E48607" w14:textId="77777777" w:rsidR="00DD7FE1" w:rsidRDefault="00DD7FE1" w:rsidP="00DD7FE1">
      <w:pPr>
        <w:keepNext/>
        <w:keepLines/>
      </w:pPr>
    </w:p>
    <w:p w14:paraId="26F681F4" w14:textId="77777777" w:rsidR="00DD7FE1" w:rsidRDefault="00DD7FE1" w:rsidP="00DD7FE1">
      <w:pPr>
        <w:keepNext/>
        <w:keepLines/>
      </w:pPr>
    </w:p>
    <w:p w14:paraId="7B36628D" w14:textId="112F525D" w:rsidR="00DD7FE1" w:rsidRDefault="00DD7FE1" w:rsidP="00DD7FE1">
      <w:pPr>
        <w:keepNext/>
        <w:keepLines/>
        <w:rPr>
          <w:noProof/>
          <w:lang w:eastAsia="en-CA"/>
        </w:rPr>
      </w:pPr>
      <w:r>
        <w:rPr>
          <w:noProof/>
          <w:lang w:val="en-ZA" w:eastAsia="en-ZA"/>
        </w:rPr>
        <w:lastRenderedPageBreak/>
        <w:drawing>
          <wp:inline distT="0" distB="0" distL="0" distR="0" wp14:anchorId="3C535C58" wp14:editId="573F0274">
            <wp:extent cx="2807592" cy="360194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2431" cy="3646637"/>
                    </a:xfrm>
                    <a:prstGeom prst="rect">
                      <a:avLst/>
                    </a:prstGeom>
                  </pic:spPr>
                </pic:pic>
              </a:graphicData>
            </a:graphic>
          </wp:inline>
        </w:drawing>
      </w:r>
      <w:r w:rsidRPr="00DD7FE1">
        <w:rPr>
          <w:noProof/>
          <w:lang w:eastAsia="en-CA"/>
        </w:rPr>
        <w:t xml:space="preserve"> </w:t>
      </w:r>
      <w:r>
        <w:rPr>
          <w:noProof/>
          <w:lang w:val="en-ZA" w:eastAsia="en-ZA"/>
        </w:rPr>
        <w:drawing>
          <wp:inline distT="0" distB="0" distL="0" distR="0" wp14:anchorId="4162C87A" wp14:editId="05B1CDC3">
            <wp:extent cx="2798859" cy="3668251"/>
            <wp:effectExtent l="0" t="0" r="190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6991" cy="3692015"/>
                    </a:xfrm>
                    <a:prstGeom prst="rect">
                      <a:avLst/>
                    </a:prstGeom>
                  </pic:spPr>
                </pic:pic>
              </a:graphicData>
            </a:graphic>
          </wp:inline>
        </w:drawing>
      </w:r>
    </w:p>
    <w:p w14:paraId="213E06F7" w14:textId="5C85C238" w:rsidR="00DD7FE1" w:rsidRDefault="00DD7FE1" w:rsidP="00DD7FE1">
      <w:pPr>
        <w:keepNext/>
        <w:keepLines/>
      </w:pPr>
      <w:r>
        <w:rPr>
          <w:b/>
        </w:rPr>
        <w:t xml:space="preserve">Figure 2b.   </w:t>
      </w:r>
      <w:r>
        <w:t>Fit of OM#1 CPUE indices and fishery independent indices</w:t>
      </w:r>
      <w:r w:rsidR="00FE5460">
        <w:t xml:space="preserve"> used in the stock assessment</w:t>
      </w:r>
      <w:r w:rsidR="009D4AC5">
        <w:t xml:space="preserve"> and the conditioning of these operating models</w:t>
      </w:r>
      <w:r>
        <w:t xml:space="preserve">  </w:t>
      </w:r>
    </w:p>
    <w:p w14:paraId="639DEC06" w14:textId="77777777" w:rsidR="00DD7FE1" w:rsidRDefault="00DD7FE1" w:rsidP="00DD7FE1">
      <w:pPr>
        <w:keepNext/>
        <w:keepLines/>
      </w:pPr>
    </w:p>
    <w:p w14:paraId="09F490A8" w14:textId="77777777" w:rsidR="00DD7FE1" w:rsidRDefault="00DD7FE1" w:rsidP="00DD7FE1">
      <w:pPr>
        <w:keepNext/>
        <w:keepLines/>
        <w:rPr>
          <w:noProof/>
          <w:lang w:eastAsia="en-CA"/>
        </w:rPr>
      </w:pPr>
    </w:p>
    <w:p w14:paraId="065E4198" w14:textId="77777777" w:rsidR="00DD7FE1" w:rsidRDefault="00DD7FE1" w:rsidP="00DD7FE1">
      <w:pPr>
        <w:keepNext/>
        <w:keepLines/>
        <w:rPr>
          <w:noProof/>
          <w:lang w:eastAsia="en-CA"/>
        </w:rPr>
      </w:pPr>
    </w:p>
    <w:p w14:paraId="59E42516" w14:textId="0FC1508D" w:rsidR="00DD7FE1" w:rsidRDefault="00DD7FE1" w:rsidP="00DD7FE1">
      <w:pPr>
        <w:keepNext/>
        <w:keepLines/>
      </w:pPr>
      <w:r w:rsidRPr="00DD7FE1">
        <w:rPr>
          <w:noProof/>
          <w:lang w:eastAsia="en-CA"/>
        </w:rPr>
        <w:t xml:space="preserve"> </w:t>
      </w:r>
    </w:p>
    <w:p w14:paraId="206FA6B8" w14:textId="77777777" w:rsidR="00DD7FE1" w:rsidRDefault="00DD7FE1" w:rsidP="00DD7FE1">
      <w:pPr>
        <w:keepNext/>
        <w:keepLines/>
      </w:pPr>
    </w:p>
    <w:p w14:paraId="765B9FA1" w14:textId="77777777" w:rsidR="00DD7FE1" w:rsidRDefault="00DD7FE1" w:rsidP="00DD7FE1">
      <w:pPr>
        <w:keepNext/>
        <w:keepLines/>
      </w:pPr>
    </w:p>
    <w:p w14:paraId="023221B3" w14:textId="77777777" w:rsidR="00B95428" w:rsidRDefault="00B95428" w:rsidP="0058379D">
      <w:pPr>
        <w:keepNext/>
        <w:keepLines/>
      </w:pPr>
    </w:p>
    <w:p w14:paraId="13834D75" w14:textId="77777777" w:rsidR="00DD7FE1" w:rsidRPr="00BF4F3F" w:rsidRDefault="00DD7FE1" w:rsidP="0058379D">
      <w:pPr>
        <w:keepNext/>
        <w:keepLines/>
        <w:sectPr w:rsidR="00DD7FE1" w:rsidRPr="00BF4F3F" w:rsidSect="004756EC">
          <w:footerReference w:type="default" r:id="rId23"/>
          <w:headerReference w:type="first" r:id="rId24"/>
          <w:pgSz w:w="11907" w:h="16840" w:code="9"/>
          <w:pgMar w:top="992" w:right="1440" w:bottom="1276" w:left="1440" w:header="709" w:footer="709" w:gutter="0"/>
          <w:cols w:space="708"/>
          <w:titlePg/>
          <w:docGrid w:linePitch="360"/>
        </w:sectPr>
      </w:pPr>
    </w:p>
    <w:p w14:paraId="1AE5776A" w14:textId="768ECAA9" w:rsidR="0058379D" w:rsidRDefault="0058379D" w:rsidP="001624AE">
      <w:pPr>
        <w:keepNext/>
        <w:keepLines/>
        <w:jc w:val="center"/>
      </w:pPr>
      <w:r>
        <w:rPr>
          <w:noProof/>
          <w:lang w:val="en-ZA" w:eastAsia="en-ZA"/>
        </w:rPr>
        <w:lastRenderedPageBreak/>
        <w:drawing>
          <wp:inline distT="0" distB="0" distL="0" distR="0" wp14:anchorId="5F01A45D" wp14:editId="4734F0F1">
            <wp:extent cx="5732145" cy="57975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5797550"/>
                    </a:xfrm>
                    <a:prstGeom prst="rect">
                      <a:avLst/>
                    </a:prstGeom>
                  </pic:spPr>
                </pic:pic>
              </a:graphicData>
            </a:graphic>
          </wp:inline>
        </w:drawing>
      </w:r>
    </w:p>
    <w:p w14:paraId="2640A1B8" w14:textId="6ACB4E5F" w:rsidR="00590DA0" w:rsidRDefault="00BF4F3F" w:rsidP="00590DA0">
      <w:pPr>
        <w:keepNext/>
        <w:keepLines/>
      </w:pPr>
      <w:r>
        <w:rPr>
          <w:b/>
        </w:rPr>
        <w:t xml:space="preserve">Figure </w:t>
      </w:r>
      <w:r w:rsidR="00B95428">
        <w:rPr>
          <w:b/>
        </w:rPr>
        <w:t>3</w:t>
      </w:r>
      <w:r w:rsidR="00590DA0" w:rsidRPr="00590DA0">
        <w:rPr>
          <w:b/>
        </w:rPr>
        <w:t>a</w:t>
      </w:r>
      <w:r w:rsidR="00DD7FE1">
        <w:t>. Residuals for all operating</w:t>
      </w:r>
      <w:r w:rsidR="00590DA0">
        <w:t xml:space="preserve"> model fits (columns) to various assessment indices (rows)</w:t>
      </w:r>
    </w:p>
    <w:p w14:paraId="7022E1B1" w14:textId="78ED9DD2" w:rsidR="0058379D" w:rsidRDefault="0058379D" w:rsidP="001624AE">
      <w:pPr>
        <w:keepNext/>
        <w:keepLines/>
        <w:jc w:val="center"/>
      </w:pPr>
      <w:r>
        <w:rPr>
          <w:noProof/>
          <w:lang w:val="en-ZA" w:eastAsia="en-ZA"/>
        </w:rPr>
        <w:lastRenderedPageBreak/>
        <w:drawing>
          <wp:inline distT="0" distB="0" distL="0" distR="0" wp14:anchorId="4ECC7C78" wp14:editId="400B5AD8">
            <wp:extent cx="5732145" cy="57975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5797550"/>
                    </a:xfrm>
                    <a:prstGeom prst="rect">
                      <a:avLst/>
                    </a:prstGeom>
                  </pic:spPr>
                </pic:pic>
              </a:graphicData>
            </a:graphic>
          </wp:inline>
        </w:drawing>
      </w:r>
    </w:p>
    <w:p w14:paraId="2A036632" w14:textId="41BC77D6" w:rsidR="00590DA0" w:rsidRDefault="00BF4F3F" w:rsidP="00590DA0">
      <w:pPr>
        <w:keepNext/>
        <w:keepLines/>
      </w:pPr>
      <w:r>
        <w:rPr>
          <w:b/>
        </w:rPr>
        <w:t xml:space="preserve">Figure </w:t>
      </w:r>
      <w:r w:rsidR="00B95428">
        <w:rPr>
          <w:b/>
        </w:rPr>
        <w:t>3</w:t>
      </w:r>
      <w:r w:rsidR="00590DA0" w:rsidRPr="00590DA0">
        <w:rPr>
          <w:b/>
        </w:rPr>
        <w:t>b</w:t>
      </w:r>
      <w:r w:rsidR="00590DA0">
        <w:t>. Residuals for</w:t>
      </w:r>
      <w:r w:rsidR="00DD7FE1">
        <w:t xml:space="preserve"> all operating</w:t>
      </w:r>
      <w:r w:rsidR="00590DA0">
        <w:t xml:space="preserve"> model fits (columns) to </w:t>
      </w:r>
      <w:r w:rsidR="000E3577">
        <w:t>further</w:t>
      </w:r>
      <w:r w:rsidR="00590DA0">
        <w:t xml:space="preserve"> assessment indices (rows)</w:t>
      </w:r>
    </w:p>
    <w:p w14:paraId="3631A7E9" w14:textId="77777777" w:rsidR="00590DA0" w:rsidRDefault="00590DA0" w:rsidP="001624AE">
      <w:pPr>
        <w:keepNext/>
        <w:keepLines/>
        <w:jc w:val="center"/>
      </w:pPr>
    </w:p>
    <w:p w14:paraId="2E1F7813" w14:textId="213CB495" w:rsidR="00590DA0" w:rsidRDefault="0058379D" w:rsidP="00590DA0">
      <w:pPr>
        <w:keepNext/>
        <w:keepLines/>
      </w:pPr>
      <w:r>
        <w:rPr>
          <w:noProof/>
          <w:lang w:val="en-ZA" w:eastAsia="en-ZA"/>
        </w:rPr>
        <w:lastRenderedPageBreak/>
        <w:drawing>
          <wp:inline distT="0" distB="0" distL="0" distR="0" wp14:anchorId="741947A4" wp14:editId="726571CC">
            <wp:extent cx="5732145" cy="579755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5797550"/>
                    </a:xfrm>
                    <a:prstGeom prst="rect">
                      <a:avLst/>
                    </a:prstGeom>
                  </pic:spPr>
                </pic:pic>
              </a:graphicData>
            </a:graphic>
          </wp:inline>
        </w:drawing>
      </w:r>
      <w:r w:rsidR="00590DA0" w:rsidRPr="00590DA0">
        <w:t xml:space="preserve"> </w:t>
      </w:r>
      <w:r w:rsidR="00590DA0" w:rsidRPr="00590DA0">
        <w:rPr>
          <w:b/>
        </w:rPr>
        <w:t xml:space="preserve">Figure </w:t>
      </w:r>
      <w:r w:rsidR="00B95428">
        <w:rPr>
          <w:b/>
        </w:rPr>
        <w:t>3</w:t>
      </w:r>
      <w:r w:rsidR="00590DA0" w:rsidRPr="00590DA0">
        <w:rPr>
          <w:b/>
        </w:rPr>
        <w:t>c</w:t>
      </w:r>
      <w:r w:rsidR="00DD7FE1">
        <w:t>. Residuals for all operating</w:t>
      </w:r>
      <w:r w:rsidR="00590DA0">
        <w:t xml:space="preserve"> model fits (columns) to </w:t>
      </w:r>
      <w:r w:rsidR="000E3577">
        <w:t>yet further</w:t>
      </w:r>
      <w:r w:rsidR="00590DA0">
        <w:t xml:space="preserve"> assessment indices (rows)</w:t>
      </w:r>
    </w:p>
    <w:p w14:paraId="0EA8DBED" w14:textId="31D283DB" w:rsidR="0058379D" w:rsidRDefault="0058379D" w:rsidP="001624AE">
      <w:pPr>
        <w:keepNext/>
        <w:keepLines/>
        <w:jc w:val="center"/>
      </w:pPr>
    </w:p>
    <w:p w14:paraId="38CBA0E3" w14:textId="44F4A37D" w:rsidR="0058379D" w:rsidRDefault="0058379D" w:rsidP="001624AE">
      <w:pPr>
        <w:keepNext/>
        <w:keepLines/>
        <w:jc w:val="center"/>
      </w:pPr>
      <w:r>
        <w:rPr>
          <w:noProof/>
          <w:lang w:val="en-ZA" w:eastAsia="en-ZA"/>
        </w:rPr>
        <w:lastRenderedPageBreak/>
        <w:drawing>
          <wp:inline distT="0" distB="0" distL="0" distR="0" wp14:anchorId="7830C3A1" wp14:editId="7E5E9067">
            <wp:extent cx="5732145" cy="57975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5797550"/>
                    </a:xfrm>
                    <a:prstGeom prst="rect">
                      <a:avLst/>
                    </a:prstGeom>
                  </pic:spPr>
                </pic:pic>
              </a:graphicData>
            </a:graphic>
          </wp:inline>
        </w:drawing>
      </w:r>
    </w:p>
    <w:p w14:paraId="15846FD4" w14:textId="3690B049" w:rsidR="00590DA0" w:rsidRDefault="00590DA0" w:rsidP="00590DA0">
      <w:pPr>
        <w:keepNext/>
        <w:keepLines/>
      </w:pPr>
      <w:r w:rsidRPr="00590DA0">
        <w:rPr>
          <w:b/>
        </w:rPr>
        <w:t xml:space="preserve">Figure </w:t>
      </w:r>
      <w:r w:rsidR="00B95428">
        <w:rPr>
          <w:b/>
        </w:rPr>
        <w:t>3</w:t>
      </w:r>
      <w:r w:rsidRPr="00590DA0">
        <w:rPr>
          <w:b/>
        </w:rPr>
        <w:t>d</w:t>
      </w:r>
      <w:r>
        <w:t xml:space="preserve">. Residuals for </w:t>
      </w:r>
      <w:r w:rsidR="00DD7FE1">
        <w:t>all operati</w:t>
      </w:r>
      <w:r>
        <w:t>n</w:t>
      </w:r>
      <w:r w:rsidR="00DD7FE1">
        <w:t>g</w:t>
      </w:r>
      <w:r>
        <w:t xml:space="preserve"> model fits (columns) to </w:t>
      </w:r>
      <w:r w:rsidR="000E3577">
        <w:t>still more</w:t>
      </w:r>
      <w:r>
        <w:t xml:space="preserve"> assessment indices (rows)</w:t>
      </w:r>
    </w:p>
    <w:p w14:paraId="029E7F40" w14:textId="77777777" w:rsidR="00590DA0" w:rsidRDefault="00590DA0" w:rsidP="00590DA0">
      <w:pPr>
        <w:keepNext/>
        <w:keepLines/>
      </w:pPr>
    </w:p>
    <w:p w14:paraId="7E3683F1" w14:textId="08E25465" w:rsidR="001624AE" w:rsidRDefault="0058379D" w:rsidP="001624AE">
      <w:pPr>
        <w:keepNext/>
        <w:keepLines/>
        <w:jc w:val="center"/>
      </w:pPr>
      <w:r>
        <w:rPr>
          <w:noProof/>
          <w:lang w:val="en-ZA" w:eastAsia="en-ZA"/>
        </w:rPr>
        <w:lastRenderedPageBreak/>
        <w:drawing>
          <wp:inline distT="0" distB="0" distL="0" distR="0" wp14:anchorId="6DCC4E53" wp14:editId="2DAE6C8C">
            <wp:extent cx="5732145" cy="57975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5797550"/>
                    </a:xfrm>
                    <a:prstGeom prst="rect">
                      <a:avLst/>
                    </a:prstGeom>
                  </pic:spPr>
                </pic:pic>
              </a:graphicData>
            </a:graphic>
          </wp:inline>
        </w:drawing>
      </w:r>
    </w:p>
    <w:p w14:paraId="37A9A1D5" w14:textId="541CF647" w:rsidR="00590DA0" w:rsidRDefault="00590DA0" w:rsidP="00590DA0">
      <w:pPr>
        <w:keepNext/>
        <w:keepLines/>
      </w:pPr>
      <w:r w:rsidRPr="00590DA0">
        <w:rPr>
          <w:b/>
        </w:rPr>
        <w:t xml:space="preserve">Figure </w:t>
      </w:r>
      <w:r w:rsidR="00B95428">
        <w:rPr>
          <w:b/>
        </w:rPr>
        <w:t>3</w:t>
      </w:r>
      <w:r>
        <w:rPr>
          <w:b/>
        </w:rPr>
        <w:t>e</w:t>
      </w:r>
      <w:r>
        <w:t xml:space="preserve">. Residuals for </w:t>
      </w:r>
      <w:r w:rsidR="00DD7FE1">
        <w:t>all operati</w:t>
      </w:r>
      <w:r>
        <w:t>n</w:t>
      </w:r>
      <w:r w:rsidR="00DD7FE1">
        <w:t>g</w:t>
      </w:r>
      <w:r>
        <w:t xml:space="preserve"> model fits (columns) to </w:t>
      </w:r>
      <w:r w:rsidR="000E3577">
        <w:t>the still remaining</w:t>
      </w:r>
      <w:r>
        <w:t xml:space="preserve"> assessment indices (rows)</w:t>
      </w:r>
    </w:p>
    <w:p w14:paraId="57C54509" w14:textId="75E04450" w:rsidR="001624AE" w:rsidRDefault="001624AE" w:rsidP="001624AE">
      <w:pPr>
        <w:keepNext/>
        <w:keepLines/>
      </w:pPr>
    </w:p>
    <w:p w14:paraId="45F65305" w14:textId="77777777" w:rsidR="001624AE" w:rsidRDefault="001624AE" w:rsidP="001624AE">
      <w:pPr>
        <w:keepNext/>
        <w:keepLines/>
      </w:pPr>
    </w:p>
    <w:p w14:paraId="15DBBE1C" w14:textId="77777777" w:rsidR="001624AE" w:rsidRDefault="001624AE" w:rsidP="001624AE">
      <w:pPr>
        <w:keepNext/>
        <w:keepLines/>
      </w:pPr>
    </w:p>
    <w:p w14:paraId="2A19031A" w14:textId="77777777" w:rsidR="001624AE" w:rsidRDefault="001624AE" w:rsidP="001624AE">
      <w:pPr>
        <w:keepNext/>
        <w:keepLines/>
      </w:pPr>
    </w:p>
    <w:p w14:paraId="0A82CEBD" w14:textId="52715832" w:rsidR="001624AE" w:rsidRDefault="001624AE" w:rsidP="001624AE">
      <w:pPr>
        <w:tabs>
          <w:tab w:val="left" w:pos="284"/>
          <w:tab w:val="left" w:pos="567"/>
        </w:tabs>
        <w:spacing w:line="240" w:lineRule="exact"/>
        <w:rPr>
          <w:rFonts w:cs="Times New Roman"/>
          <w:bCs/>
          <w:szCs w:val="20"/>
        </w:rPr>
      </w:pPr>
    </w:p>
    <w:p w14:paraId="5741EC65" w14:textId="1B12FEA4" w:rsidR="001624AE" w:rsidRPr="00C20E80" w:rsidRDefault="001624AE" w:rsidP="001624AE">
      <w:pPr>
        <w:tabs>
          <w:tab w:val="left" w:pos="284"/>
          <w:tab w:val="left" w:pos="567"/>
        </w:tabs>
        <w:jc w:val="center"/>
        <w:rPr>
          <w:rFonts w:cs="Times New Roman"/>
          <w:szCs w:val="20"/>
        </w:rPr>
      </w:pPr>
    </w:p>
    <w:p w14:paraId="017ABDA9" w14:textId="77777777" w:rsidR="001624AE" w:rsidRDefault="001624AE" w:rsidP="006A6C8C">
      <w:pPr>
        <w:keepNext/>
        <w:keepLines/>
      </w:pPr>
    </w:p>
    <w:p w14:paraId="7ED51EA8" w14:textId="77777777" w:rsidR="001D18BD" w:rsidRDefault="001D18BD" w:rsidP="006A6C8C">
      <w:pPr>
        <w:keepNext/>
        <w:keepLines/>
      </w:pPr>
    </w:p>
    <w:p w14:paraId="701A022E" w14:textId="77777777" w:rsidR="001D18BD" w:rsidRDefault="001D18BD" w:rsidP="006A6C8C">
      <w:pPr>
        <w:keepNext/>
        <w:keepLines/>
      </w:pPr>
    </w:p>
    <w:p w14:paraId="7DAAAA7F" w14:textId="20509DEF" w:rsidR="00B763D2" w:rsidRDefault="00DD7FE1" w:rsidP="00B763D2">
      <w:pPr>
        <w:tabs>
          <w:tab w:val="left" w:pos="284"/>
          <w:tab w:val="left" w:pos="567"/>
        </w:tabs>
        <w:rPr>
          <w:rFonts w:cs="Times New Roman"/>
          <w:b/>
          <w:szCs w:val="20"/>
        </w:rPr>
      </w:pPr>
      <w:r>
        <w:rPr>
          <w:noProof/>
          <w:lang w:val="en-ZA" w:eastAsia="en-ZA"/>
        </w:rPr>
        <w:drawing>
          <wp:inline distT="0" distB="0" distL="0" distR="0" wp14:anchorId="4FC79EC2" wp14:editId="1C9CAA8A">
            <wp:extent cx="5732145" cy="754761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7547610"/>
                    </a:xfrm>
                    <a:prstGeom prst="rect">
                      <a:avLst/>
                    </a:prstGeom>
                  </pic:spPr>
                </pic:pic>
              </a:graphicData>
            </a:graphic>
          </wp:inline>
        </w:drawing>
      </w:r>
      <w:r w:rsidR="00920685">
        <w:t xml:space="preserve"> </w:t>
      </w:r>
      <w:r w:rsidR="00B763D2" w:rsidRPr="00B763D2">
        <w:rPr>
          <w:rFonts w:cs="Times New Roman"/>
          <w:b/>
          <w:szCs w:val="20"/>
        </w:rPr>
        <w:t xml:space="preserve"> </w:t>
      </w:r>
    </w:p>
    <w:p w14:paraId="175BB48A" w14:textId="4DAFF4FF" w:rsidR="00B763D2" w:rsidRDefault="00B763D2" w:rsidP="00B763D2">
      <w:pPr>
        <w:tabs>
          <w:tab w:val="left" w:pos="284"/>
          <w:tab w:val="left" w:pos="567"/>
        </w:tabs>
        <w:rPr>
          <w:rFonts w:cs="Times New Roman"/>
          <w:szCs w:val="20"/>
        </w:rPr>
      </w:pPr>
      <w:r>
        <w:rPr>
          <w:rFonts w:cs="Times New Roman"/>
          <w:b/>
          <w:szCs w:val="20"/>
        </w:rPr>
        <w:t xml:space="preserve">Figure </w:t>
      </w:r>
      <w:r w:rsidR="00B95428">
        <w:rPr>
          <w:rFonts w:cs="Times New Roman"/>
          <w:b/>
          <w:szCs w:val="20"/>
        </w:rPr>
        <w:t>4</w:t>
      </w:r>
      <w:r w:rsidRPr="0028761F">
        <w:rPr>
          <w:rFonts w:cs="Times New Roman"/>
          <w:b/>
          <w:szCs w:val="20"/>
        </w:rPr>
        <w:t>.</w:t>
      </w:r>
      <w:r>
        <w:rPr>
          <w:rFonts w:cs="Times New Roman"/>
          <w:b/>
          <w:szCs w:val="20"/>
        </w:rPr>
        <w:t xml:space="preserve"> </w:t>
      </w:r>
      <w:r>
        <w:rPr>
          <w:rFonts w:cs="Times New Roman"/>
          <w:szCs w:val="20"/>
        </w:rPr>
        <w:t>Predicted spawning biomass (East and West stocks) for each operating model (maximum posterior density estimates)</w:t>
      </w:r>
      <w:r w:rsidR="000E3577">
        <w:rPr>
          <w:rFonts w:cs="Times New Roman"/>
          <w:szCs w:val="20"/>
        </w:rPr>
        <w:t xml:space="preserve"> (note that these results differ from those for East and West areas because of stock mixing).</w:t>
      </w:r>
    </w:p>
    <w:p w14:paraId="4147367E" w14:textId="77777777" w:rsidR="00DD7FE1" w:rsidRDefault="00DD7FE1" w:rsidP="00B763D2">
      <w:pPr>
        <w:tabs>
          <w:tab w:val="left" w:pos="284"/>
          <w:tab w:val="left" w:pos="567"/>
        </w:tabs>
        <w:rPr>
          <w:rFonts w:cs="Times New Roman"/>
          <w:szCs w:val="20"/>
        </w:rPr>
      </w:pPr>
    </w:p>
    <w:p w14:paraId="1915C0BF" w14:textId="77777777" w:rsidR="00DD7FE1" w:rsidRDefault="00DD7FE1" w:rsidP="00B763D2">
      <w:pPr>
        <w:tabs>
          <w:tab w:val="left" w:pos="284"/>
          <w:tab w:val="left" w:pos="567"/>
        </w:tabs>
        <w:rPr>
          <w:rFonts w:cs="Times New Roman"/>
          <w:szCs w:val="20"/>
        </w:rPr>
      </w:pPr>
    </w:p>
    <w:p w14:paraId="7290260B" w14:textId="549E2D83" w:rsidR="00DD7FE1" w:rsidRDefault="00A62AC3" w:rsidP="00B763D2">
      <w:pPr>
        <w:tabs>
          <w:tab w:val="left" w:pos="284"/>
          <w:tab w:val="left" w:pos="567"/>
        </w:tabs>
        <w:rPr>
          <w:rFonts w:cs="Times New Roman"/>
          <w:szCs w:val="20"/>
        </w:rPr>
      </w:pPr>
      <w:r>
        <w:rPr>
          <w:noProof/>
          <w:lang w:val="en-ZA" w:eastAsia="en-ZA"/>
        </w:rPr>
        <w:lastRenderedPageBreak/>
        <w:drawing>
          <wp:inline distT="0" distB="0" distL="0" distR="0" wp14:anchorId="5344E895" wp14:editId="58C04CC3">
            <wp:extent cx="5732145" cy="55816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5581650"/>
                    </a:xfrm>
                    <a:prstGeom prst="rect">
                      <a:avLst/>
                    </a:prstGeom>
                  </pic:spPr>
                </pic:pic>
              </a:graphicData>
            </a:graphic>
          </wp:inline>
        </w:drawing>
      </w:r>
    </w:p>
    <w:p w14:paraId="1F1058DA" w14:textId="713B8170" w:rsidR="00DD7FE1" w:rsidRPr="00B763D2" w:rsidRDefault="00DD7FE1" w:rsidP="00B763D2">
      <w:pPr>
        <w:tabs>
          <w:tab w:val="left" w:pos="284"/>
          <w:tab w:val="left" w:pos="567"/>
        </w:tabs>
        <w:rPr>
          <w:rFonts w:cs="Times New Roman"/>
          <w:szCs w:val="20"/>
        </w:rPr>
      </w:pPr>
      <w:r w:rsidRPr="00DD7FE1">
        <w:rPr>
          <w:rFonts w:cs="Times New Roman"/>
          <w:b/>
          <w:szCs w:val="20"/>
        </w:rPr>
        <w:t>Figure 5</w:t>
      </w:r>
      <w:r>
        <w:rPr>
          <w:rFonts w:cs="Times New Roman"/>
          <w:szCs w:val="20"/>
        </w:rPr>
        <w:t xml:space="preserve">. The </w:t>
      </w:r>
      <w:r w:rsidR="00795DAD">
        <w:rPr>
          <w:rFonts w:cs="Times New Roman"/>
          <w:szCs w:val="20"/>
        </w:rPr>
        <w:t>e</w:t>
      </w:r>
      <w:r>
        <w:rPr>
          <w:rFonts w:cs="Times New Roman"/>
          <w:szCs w:val="20"/>
        </w:rPr>
        <w:t xml:space="preserve">ffect of factors and </w:t>
      </w:r>
      <w:r w:rsidR="00795DAD">
        <w:rPr>
          <w:rFonts w:cs="Times New Roman"/>
          <w:szCs w:val="20"/>
        </w:rPr>
        <w:t xml:space="preserve">their </w:t>
      </w:r>
      <w:r>
        <w:rPr>
          <w:rFonts w:cs="Times New Roman"/>
          <w:szCs w:val="20"/>
        </w:rPr>
        <w:t xml:space="preserve">levels on OM model </w:t>
      </w:r>
      <w:r w:rsidR="002914BA">
        <w:rPr>
          <w:rFonts w:cs="Times New Roman"/>
          <w:szCs w:val="20"/>
        </w:rPr>
        <w:t>estimates</w:t>
      </w:r>
      <w:r w:rsidR="00795DAD">
        <w:rPr>
          <w:rFonts w:cs="Times New Roman"/>
          <w:szCs w:val="20"/>
        </w:rPr>
        <w:t>. Each panel shows model estimates for the Eastern (</w:t>
      </w:r>
      <w:r w:rsidR="000E3577">
        <w:rPr>
          <w:rFonts w:cs="Times New Roman"/>
          <w:szCs w:val="20"/>
        </w:rPr>
        <w:t>horizontal</w:t>
      </w:r>
      <w:r w:rsidR="00795DAD">
        <w:rPr>
          <w:rFonts w:cs="Times New Roman"/>
          <w:szCs w:val="20"/>
        </w:rPr>
        <w:t xml:space="preserve"> axis) and Western (</w:t>
      </w:r>
      <w:r w:rsidR="000E3577">
        <w:rPr>
          <w:rFonts w:cs="Times New Roman"/>
          <w:szCs w:val="20"/>
        </w:rPr>
        <w:t xml:space="preserve"> vertical</w:t>
      </w:r>
      <w:r w:rsidR="00795DAD">
        <w:rPr>
          <w:rFonts w:cs="Times New Roman"/>
          <w:szCs w:val="20"/>
        </w:rPr>
        <w:t xml:space="preserve"> axis) stocks for four quantities, harvest rate at MSY (UMSY), maximum sustainable yield (MSY), stock depletion (current SSB relative to unfished, ‘Depln’) and the over fishing limit (UMSY multiplied by current vulnerable biomass</w:t>
      </w:r>
      <w:r w:rsidR="002914BA">
        <w:rPr>
          <w:rFonts w:cs="Times New Roman"/>
          <w:szCs w:val="20"/>
        </w:rPr>
        <w:t>). Note that values of these quantities are not affected by whichever of the three levels of factor 1 applies.</w:t>
      </w:r>
      <w:r w:rsidR="00795DAD">
        <w:rPr>
          <w:rFonts w:cs="Times New Roman"/>
          <w:szCs w:val="20"/>
        </w:rPr>
        <w:t xml:space="preserve"> </w:t>
      </w:r>
    </w:p>
    <w:p w14:paraId="25258E43" w14:textId="100A890F" w:rsidR="00920685" w:rsidRDefault="00920685" w:rsidP="006A6C8C">
      <w:pPr>
        <w:keepNext/>
        <w:keepLines/>
      </w:pPr>
    </w:p>
    <w:sectPr w:rsidR="00920685" w:rsidSect="004756EC">
      <w:pgSz w:w="11907" w:h="16840" w:code="9"/>
      <w:pgMar w:top="992" w:right="1440" w:bottom="1276" w:left="1440"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Doug Butterworth" w:date="2017-09-21T00:59:00Z" w:initials="DB">
    <w:p w14:paraId="02B365F9" w14:textId="446DDD4B" w:rsidR="000C475D" w:rsidRDefault="000C475D">
      <w:pPr>
        <w:pStyle w:val="CommentText"/>
      </w:pPr>
      <w:r>
        <w:rPr>
          <w:rStyle w:val="CommentReference"/>
        </w:rPr>
        <w:annotationRef/>
      </w:r>
      <w:r>
        <w:t>Prob</w:t>
      </w:r>
      <w:r w:rsidR="00680166">
        <w:t>b</w:t>
      </w:r>
      <w:r>
        <w:t>aly keep “predict” for future predictions</w:t>
      </w:r>
    </w:p>
  </w:comment>
  <w:comment w:id="7" w:author="Doug Butterworth" w:date="2017-09-21T01:14:00Z" w:initials="DB">
    <w:p w14:paraId="10D4B743" w14:textId="1D0EA1F0" w:rsidR="00B35920" w:rsidRDefault="00B35920">
      <w:pPr>
        <w:pStyle w:val="CommentText"/>
      </w:pPr>
      <w:r>
        <w:rPr>
          <w:rStyle w:val="CommentReference"/>
        </w:rPr>
        <w:annotationRef/>
      </w:r>
      <w:r>
        <w:t>See below</w:t>
      </w:r>
    </w:p>
  </w:comment>
  <w:comment w:id="11" w:author="Doug Butterworth" w:date="2017-09-21T01:15:00Z" w:initials="DB">
    <w:p w14:paraId="55673154" w14:textId="21D4D56E" w:rsidR="00B35920" w:rsidRDefault="00B35920">
      <w:pPr>
        <w:pStyle w:val="CommentText"/>
      </w:pPr>
      <w:r>
        <w:rPr>
          <w:rStyle w:val="CommentReference"/>
        </w:rPr>
        <w:annotationRef/>
      </w:r>
      <w:r>
        <w:t>Too late for me to work this out, but it seems to contradict the comment highlight aboive – across which pairs is M the same?</w:t>
      </w:r>
    </w:p>
  </w:comment>
  <w:comment w:id="12" w:author="Doug Butterworth" w:date="2017-09-21T01:03:00Z" w:initials="DB">
    <w:p w14:paraId="30AB5A70" w14:textId="0CF78C4C" w:rsidR="001921E6" w:rsidRDefault="001921E6">
      <w:pPr>
        <w:pStyle w:val="CommentText"/>
      </w:pPr>
      <w:r>
        <w:rPr>
          <w:rStyle w:val="CommentReference"/>
        </w:rPr>
        <w:annotationRef/>
      </w:r>
      <w:r>
        <w:t xml:space="preserve">You need to define the less well known of these stats in notes under the Table.. Inter alia – why </w:t>
      </w:r>
      <w:r w:rsidR="00412FFC">
        <w:t>the a for FMSYaBMSY/B0.</w:t>
      </w:r>
    </w:p>
    <w:p w14:paraId="65CD3859" w14:textId="77777777" w:rsidR="00412FFC" w:rsidRDefault="00412FFC">
      <w:pPr>
        <w:pStyle w:val="CommentText"/>
      </w:pPr>
    </w:p>
    <w:p w14:paraId="0FCDEA8C" w14:textId="4CBFD125" w:rsidR="00412FFC" w:rsidRDefault="00412FFC">
      <w:pPr>
        <w:pStyle w:val="CommentText"/>
      </w:pPr>
      <w:r>
        <w:t>OFL could be “politically sensitive – I think somewhere  explain that it is includes to provide a convenient benchmark against which ti compare candidate management procedure results</w:t>
      </w:r>
    </w:p>
  </w:comment>
  <w:comment w:id="13" w:author="Doug Butterworth" w:date="2017-09-21T01:04:00Z" w:initials="DB">
    <w:p w14:paraId="1A007C02" w14:textId="07CBA28F" w:rsidR="00470EA9" w:rsidRDefault="00470EA9">
      <w:pPr>
        <w:pStyle w:val="CommentText"/>
      </w:pPr>
      <w:r>
        <w:rPr>
          <w:rStyle w:val="CommentReference"/>
        </w:rPr>
        <w:annotationRef/>
      </w:r>
      <w:r>
        <w:t>Don’t want to put you to substantial extra work, but can anything be done  (change axis</w:t>
      </w:r>
      <w:r w:rsidR="00250A42">
        <w:t xml:space="preserve"> </w:t>
      </w:r>
      <w:r>
        <w:t>scale?) to prevent “loss” of some data – eg for the second last on the right</w:t>
      </w:r>
      <w:bookmarkStart w:id="15" w:name="_GoBack"/>
      <w:bookmarkEnd w:id="15"/>
      <w:r>
        <w:t xml:space="preserve"> there are five data points, but only three are readily visible.</w:t>
      </w:r>
    </w:p>
  </w:comment>
  <w:comment w:id="14" w:author="Thomas Carruthers" w:date="2017-09-20T21:08:00Z" w:initials="TC">
    <w:p w14:paraId="5E90F8F8" w14:textId="2729D53F" w:rsidR="009D4AC5" w:rsidRDefault="009D4AC5">
      <w:pPr>
        <w:pStyle w:val="CommentText"/>
      </w:pPr>
      <w:r>
        <w:rPr>
          <w:rStyle w:val="CommentReference"/>
        </w:rPr>
        <w:annotationRef/>
      </w:r>
      <w:r>
        <w:t xml:space="preserve">Near the bottom of my list of priorities I’m afraid! I’ll try to get it done for a draft before early next week.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2B365F9" w15:done="0"/>
  <w15:commentEx w15:paraId="10D4B743" w15:done="0"/>
  <w15:commentEx w15:paraId="55673154" w15:done="0"/>
  <w15:commentEx w15:paraId="0FCDEA8C" w15:done="0"/>
  <w15:commentEx w15:paraId="1A007C02" w15:done="0"/>
  <w15:commentEx w15:paraId="5E90F8F8" w15:paraIdParent="1A007C0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2B365F9" w16cid:durableId="1D6D5576"/>
  <w16cid:commentId w16cid:paraId="10D4B743" w16cid:durableId="1D6D5577"/>
  <w16cid:commentId w16cid:paraId="55673154" w16cid:durableId="1D6D5578"/>
  <w16cid:commentId w16cid:paraId="0FCDEA8C" w16cid:durableId="1D6D5579"/>
  <w16cid:commentId w16cid:paraId="1A007C02" w16cid:durableId="1D6D557A"/>
  <w16cid:commentId w16cid:paraId="5E90F8F8" w16cid:durableId="1D6D57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14D16B" w14:textId="77777777" w:rsidR="0018588C" w:rsidRDefault="0018588C" w:rsidP="003B5FF7">
      <w:r>
        <w:separator/>
      </w:r>
    </w:p>
  </w:endnote>
  <w:endnote w:type="continuationSeparator" w:id="0">
    <w:p w14:paraId="6A2D5B66" w14:textId="77777777" w:rsidR="0018588C" w:rsidRDefault="0018588C" w:rsidP="003B5F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16" w:author="Doug Butterworth" w:date="2017-09-21T00:45:00Z"/>
  <w:sdt>
    <w:sdtPr>
      <w:id w:val="1705745370"/>
      <w:docPartObj>
        <w:docPartGallery w:val="Page Numbers (Bottom of Page)"/>
        <w:docPartUnique/>
      </w:docPartObj>
    </w:sdtPr>
    <w:sdtEndPr>
      <w:rPr>
        <w:noProof/>
      </w:rPr>
    </w:sdtEndPr>
    <w:sdtContent>
      <w:customXmlInsRangeEnd w:id="16"/>
      <w:p w14:paraId="6D40392D" w14:textId="41C50C75" w:rsidR="002914BA" w:rsidRDefault="002914BA">
        <w:pPr>
          <w:pStyle w:val="Footer"/>
          <w:jc w:val="right"/>
          <w:rPr>
            <w:ins w:id="17" w:author="Doug Butterworth" w:date="2017-09-21T00:45:00Z"/>
          </w:rPr>
        </w:pPr>
        <w:ins w:id="18" w:author="Doug Butterworth" w:date="2017-09-21T00:45:00Z">
          <w:r>
            <w:fldChar w:fldCharType="begin"/>
          </w:r>
          <w:r>
            <w:instrText xml:space="preserve"> PAGE   \* MERGEFORMAT </w:instrText>
          </w:r>
          <w:r>
            <w:fldChar w:fldCharType="separate"/>
          </w:r>
        </w:ins>
        <w:r w:rsidR="009D4AC5">
          <w:rPr>
            <w:noProof/>
          </w:rPr>
          <w:t>9</w:t>
        </w:r>
        <w:ins w:id="19" w:author="Doug Butterworth" w:date="2017-09-21T00:45:00Z">
          <w:r>
            <w:rPr>
              <w:noProof/>
            </w:rPr>
            <w:fldChar w:fldCharType="end"/>
          </w:r>
        </w:ins>
      </w:p>
      <w:customXmlInsRangeStart w:id="20" w:author="Doug Butterworth" w:date="2017-09-21T00:45:00Z"/>
    </w:sdtContent>
  </w:sdt>
  <w:customXmlInsRangeEnd w:id="20"/>
  <w:p w14:paraId="04A190A6" w14:textId="77777777" w:rsidR="002914BA" w:rsidRDefault="002914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09148B" w14:textId="77777777" w:rsidR="0018588C" w:rsidRDefault="0018588C" w:rsidP="003B5FF7">
      <w:r>
        <w:separator/>
      </w:r>
    </w:p>
  </w:footnote>
  <w:footnote w:type="continuationSeparator" w:id="0">
    <w:p w14:paraId="6F120150" w14:textId="77777777" w:rsidR="0018588C" w:rsidRDefault="0018588C" w:rsidP="003B5FF7">
      <w:r>
        <w:continuationSeparator/>
      </w:r>
    </w:p>
  </w:footnote>
  <w:footnote w:id="1">
    <w:p w14:paraId="674705A9" w14:textId="3C48F4F7" w:rsidR="004E17B7" w:rsidRPr="000934A5" w:rsidRDefault="004E17B7" w:rsidP="004E17B7">
      <w:pPr>
        <w:pStyle w:val="FootnoteText"/>
        <w:rPr>
          <w:sz w:val="18"/>
          <w:szCs w:val="18"/>
        </w:rPr>
      </w:pPr>
      <w:r w:rsidRPr="000934A5">
        <w:rPr>
          <w:rStyle w:val="FootnoteReference"/>
          <w:sz w:val="18"/>
          <w:szCs w:val="18"/>
        </w:rPr>
        <w:footnoteRef/>
      </w:r>
      <w:r w:rsidRPr="000934A5">
        <w:rPr>
          <w:sz w:val="18"/>
          <w:szCs w:val="18"/>
        </w:rPr>
        <w:t xml:space="preserve"> IOF, 2202 Main Mall, University of British Columbia, Vancouver, B.C.,</w:t>
      </w:r>
      <w:r w:rsidR="00D3775F">
        <w:rPr>
          <w:sz w:val="18"/>
          <w:szCs w:val="18"/>
        </w:rPr>
        <w:t xml:space="preserve"> Canada, V6T 1Z4. </w:t>
      </w:r>
      <w:hyperlink r:id="rId1" w:history="1">
        <w:r w:rsidR="00F5545F" w:rsidRPr="00ED24B5">
          <w:rPr>
            <w:rStyle w:val="Hyperlink"/>
            <w:sz w:val="18"/>
            <w:szCs w:val="18"/>
          </w:rPr>
          <w:t>t.carruthers@oceans.ubc.ca</w:t>
        </w:r>
      </w:hyperlink>
      <w:r w:rsidR="00F5545F">
        <w:rPr>
          <w:sz w:val="18"/>
          <w:szCs w:val="18"/>
        </w:rPr>
        <w:t xml:space="preserve"> </w:t>
      </w:r>
    </w:p>
  </w:footnote>
  <w:footnote w:id="2">
    <w:p w14:paraId="368EB754" w14:textId="5FF5DA59" w:rsidR="0058379D" w:rsidRDefault="0058379D">
      <w:pPr>
        <w:pStyle w:val="FootnoteText"/>
      </w:pPr>
      <w:r>
        <w:rPr>
          <w:rStyle w:val="FootnoteReference"/>
        </w:rPr>
        <w:footnoteRef/>
      </w:r>
      <w:r>
        <w:t xml:space="preserve"> </w:t>
      </w:r>
      <w:r>
        <w:rPr>
          <w:sz w:val="18"/>
          <w:szCs w:val="18"/>
        </w:rPr>
        <w:t>D</w:t>
      </w:r>
      <w:ins w:id="0" w:author="Doug Butterworth" w:date="2017-09-21T00:05:00Z">
        <w:r w:rsidR="00DF25EC">
          <w:rPr>
            <w:sz w:val="18"/>
            <w:szCs w:val="18"/>
          </w:rPr>
          <w:t>e</w:t>
        </w:r>
      </w:ins>
      <w:r>
        <w:rPr>
          <w:sz w:val="18"/>
          <w:szCs w:val="18"/>
        </w:rPr>
        <w:t>pt</w:t>
      </w:r>
      <w:del w:id="1" w:author="Doug Butterworth" w:date="2017-09-21T00:05:00Z">
        <w:r w:rsidDel="00DF25EC">
          <w:rPr>
            <w:sz w:val="18"/>
            <w:szCs w:val="18"/>
          </w:rPr>
          <w:delText>.</w:delText>
        </w:r>
      </w:del>
      <w:r>
        <w:rPr>
          <w:sz w:val="18"/>
          <w:szCs w:val="18"/>
        </w:rPr>
        <w:t xml:space="preserve"> </w:t>
      </w:r>
      <w:r w:rsidRPr="0058379D">
        <w:rPr>
          <w:sz w:val="18"/>
          <w:szCs w:val="18"/>
        </w:rPr>
        <w:t>Maths and Applied Maths, University of Cape Town, Rondebosch 7701, South Africa</w:t>
      </w:r>
      <w:r>
        <w:rPr>
          <w:sz w:val="18"/>
          <w:szCs w:val="18"/>
        </w:rPr>
        <w:t>.</w:t>
      </w:r>
      <w:r w:rsidRPr="0058379D">
        <w:t xml:space="preserve"> </w:t>
      </w:r>
      <w:r w:rsidRPr="0058379D">
        <w:rPr>
          <w:sz w:val="18"/>
          <w:szCs w:val="18"/>
        </w:rPr>
        <w:t>doug.butterworth@uct.ac.za</w:t>
      </w:r>
      <w:r>
        <w:rPr>
          <w:sz w:val="18"/>
          <w:szCs w:val="18"/>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BB3705" w14:textId="3F66C510" w:rsidR="00AE7248" w:rsidRPr="00066B92" w:rsidRDefault="000E47FD" w:rsidP="00AE7248">
    <w:pPr>
      <w:tabs>
        <w:tab w:val="right" w:pos="9072"/>
      </w:tabs>
    </w:pPr>
    <w:r>
      <w:t>SCRS/201</w:t>
    </w:r>
    <w:r w:rsidR="00EB7F5A">
      <w:t>7</w:t>
    </w:r>
    <w:r w:rsidR="00042CBB">
      <w:t>/</w:t>
    </w:r>
    <w:r w:rsidR="0058379D">
      <w:t>X2</w:t>
    </w:r>
    <w:r w:rsidR="00AE7248" w:rsidRPr="00AE7248">
      <w:rPr>
        <w:rFonts w:ascii="Arial" w:hAnsi="Arial"/>
      </w:rPr>
      <w:t xml:space="preserve"> </w:t>
    </w:r>
    <w:r w:rsidR="00AE7248" w:rsidRPr="007169FC">
      <w:rPr>
        <w:rFonts w:ascii="Arial" w:hAnsi="Arial"/>
      </w:rPr>
      <w:tab/>
      <w:t xml:space="preserve">Collect. Vol. Sci. Pap. </w:t>
    </w:r>
    <w:r w:rsidR="00AE7248">
      <w:rPr>
        <w:rFonts w:ascii="Arial" w:hAnsi="Arial"/>
      </w:rPr>
      <w:t>ICCAT, ??(?): ???-??? (2018)</w:t>
    </w:r>
  </w:p>
  <w:p w14:paraId="2CB8DE31" w14:textId="41899498" w:rsidR="00042CBB" w:rsidRDefault="00042CBB" w:rsidP="00532620">
    <w:pPr>
      <w:pStyle w:val="Header"/>
    </w:pPr>
    <w:r>
      <w:t xml:space="preserve">                                                    </w:t>
    </w:r>
  </w:p>
  <w:p w14:paraId="4B30BB64" w14:textId="77777777" w:rsidR="00042CBB" w:rsidRDefault="00042C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13341D"/>
    <w:multiLevelType w:val="hybridMultilevel"/>
    <w:tmpl w:val="1F3205C6"/>
    <w:lvl w:ilvl="0" w:tplc="E654E84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81A605E"/>
    <w:multiLevelType w:val="hybridMultilevel"/>
    <w:tmpl w:val="92D47796"/>
    <w:lvl w:ilvl="0" w:tplc="505C5774">
      <w:start w:val="1"/>
      <w:numFmt w:val="decimal"/>
      <w:lvlText w:val="(%1)"/>
      <w:lvlJc w:val="left"/>
      <w:pPr>
        <w:ind w:left="720" w:hanging="360"/>
      </w:pPr>
      <w:rPr>
        <w:rFonts w:ascii="Times New Roman" w:eastAsiaTheme="minorHAnsi" w:hAnsi="Times New Roman" w:cstheme="minorBidi"/>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42E25B6"/>
    <w:multiLevelType w:val="hybridMultilevel"/>
    <w:tmpl w:val="BBA43190"/>
    <w:lvl w:ilvl="0" w:tplc="D9A40238">
      <w:start w:val="1"/>
      <w:numFmt w:val="decimal"/>
      <w:lvlText w:val="%1."/>
      <w:lvlJc w:val="left"/>
      <w:pPr>
        <w:ind w:left="720" w:hanging="360"/>
      </w:pPr>
      <w:rPr>
        <w:rFonts w:ascii="Times New Roman" w:hAnsi="Times New Roman" w:hint="default"/>
        <w:b w:val="0"/>
        <w:color w:val="auto"/>
        <w:sz w:val="20"/>
        <w:lang w:val="es-E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183457D"/>
    <w:multiLevelType w:val="multilevel"/>
    <w:tmpl w:val="12F6A41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53DD1002"/>
    <w:multiLevelType w:val="hybridMultilevel"/>
    <w:tmpl w:val="170A3DB6"/>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08216C0"/>
    <w:multiLevelType w:val="multilevel"/>
    <w:tmpl w:val="EBA6E8B2"/>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1D458CB"/>
    <w:multiLevelType w:val="hybridMultilevel"/>
    <w:tmpl w:val="948C3922"/>
    <w:lvl w:ilvl="0" w:tplc="8048AF10">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E196A7D"/>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7"/>
  </w:num>
  <w:num w:numId="2">
    <w:abstractNumId w:val="3"/>
  </w:num>
  <w:num w:numId="3">
    <w:abstractNumId w:val="5"/>
  </w:num>
  <w:num w:numId="4">
    <w:abstractNumId w:val="1"/>
  </w:num>
  <w:num w:numId="5">
    <w:abstractNumId w:val="0"/>
  </w:num>
  <w:num w:numId="6">
    <w:abstractNumId w:val="6"/>
  </w:num>
  <w:num w:numId="7">
    <w:abstractNumId w:val="2"/>
  </w:num>
  <w:num w:numId="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omas Carruthers">
    <w15:presenceInfo w15:providerId="Windows Live" w15:userId="ef571e4d31671f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FF7"/>
    <w:rsid w:val="000011D7"/>
    <w:rsid w:val="00001FA7"/>
    <w:rsid w:val="00003814"/>
    <w:rsid w:val="0000387F"/>
    <w:rsid w:val="00020915"/>
    <w:rsid w:val="00030EAE"/>
    <w:rsid w:val="00042CBB"/>
    <w:rsid w:val="00043093"/>
    <w:rsid w:val="00050A47"/>
    <w:rsid w:val="00050E08"/>
    <w:rsid w:val="0005109D"/>
    <w:rsid w:val="00055D6E"/>
    <w:rsid w:val="00056C23"/>
    <w:rsid w:val="0006069D"/>
    <w:rsid w:val="000653A6"/>
    <w:rsid w:val="00067A24"/>
    <w:rsid w:val="0008077F"/>
    <w:rsid w:val="00080DA7"/>
    <w:rsid w:val="00081C2C"/>
    <w:rsid w:val="00082AFE"/>
    <w:rsid w:val="00084F94"/>
    <w:rsid w:val="000934A5"/>
    <w:rsid w:val="00093AFC"/>
    <w:rsid w:val="00094003"/>
    <w:rsid w:val="0009646D"/>
    <w:rsid w:val="0009732A"/>
    <w:rsid w:val="000A0737"/>
    <w:rsid w:val="000A74D7"/>
    <w:rsid w:val="000A76F9"/>
    <w:rsid w:val="000B5BE3"/>
    <w:rsid w:val="000C05C8"/>
    <w:rsid w:val="000C33E3"/>
    <w:rsid w:val="000C475D"/>
    <w:rsid w:val="000C50C8"/>
    <w:rsid w:val="000C7253"/>
    <w:rsid w:val="000D04AD"/>
    <w:rsid w:val="000D17E9"/>
    <w:rsid w:val="000D5648"/>
    <w:rsid w:val="000E1796"/>
    <w:rsid w:val="000E26B5"/>
    <w:rsid w:val="000E3577"/>
    <w:rsid w:val="000E4153"/>
    <w:rsid w:val="000E47FD"/>
    <w:rsid w:val="000E6A92"/>
    <w:rsid w:val="000F3A17"/>
    <w:rsid w:val="00100749"/>
    <w:rsid w:val="001078F2"/>
    <w:rsid w:val="001140E8"/>
    <w:rsid w:val="00115297"/>
    <w:rsid w:val="001174AE"/>
    <w:rsid w:val="00121206"/>
    <w:rsid w:val="0012304C"/>
    <w:rsid w:val="001256DA"/>
    <w:rsid w:val="00125C97"/>
    <w:rsid w:val="00130A5A"/>
    <w:rsid w:val="00131E4A"/>
    <w:rsid w:val="00132184"/>
    <w:rsid w:val="00133E56"/>
    <w:rsid w:val="00134F0A"/>
    <w:rsid w:val="001409D9"/>
    <w:rsid w:val="001470B2"/>
    <w:rsid w:val="00161EDF"/>
    <w:rsid w:val="001624AE"/>
    <w:rsid w:val="00162545"/>
    <w:rsid w:val="00164EA7"/>
    <w:rsid w:val="00167A82"/>
    <w:rsid w:val="00171055"/>
    <w:rsid w:val="00176645"/>
    <w:rsid w:val="0018588C"/>
    <w:rsid w:val="001921E6"/>
    <w:rsid w:val="001A3E5E"/>
    <w:rsid w:val="001A6133"/>
    <w:rsid w:val="001B2247"/>
    <w:rsid w:val="001C1C4C"/>
    <w:rsid w:val="001C48D6"/>
    <w:rsid w:val="001C6455"/>
    <w:rsid w:val="001D087F"/>
    <w:rsid w:val="001D18BD"/>
    <w:rsid w:val="001E4B58"/>
    <w:rsid w:val="001F274F"/>
    <w:rsid w:val="001F6BC1"/>
    <w:rsid w:val="002001C1"/>
    <w:rsid w:val="002040E4"/>
    <w:rsid w:val="00210DEC"/>
    <w:rsid w:val="00220016"/>
    <w:rsid w:val="00220820"/>
    <w:rsid w:val="0022570B"/>
    <w:rsid w:val="00225C0D"/>
    <w:rsid w:val="00242F1A"/>
    <w:rsid w:val="002432F1"/>
    <w:rsid w:val="00247470"/>
    <w:rsid w:val="00250A42"/>
    <w:rsid w:val="00254E45"/>
    <w:rsid w:val="00255E6C"/>
    <w:rsid w:val="00257E20"/>
    <w:rsid w:val="0026117F"/>
    <w:rsid w:val="00261B6D"/>
    <w:rsid w:val="002654D0"/>
    <w:rsid w:val="002848B6"/>
    <w:rsid w:val="00284D61"/>
    <w:rsid w:val="00290FDD"/>
    <w:rsid w:val="002914BA"/>
    <w:rsid w:val="002A091D"/>
    <w:rsid w:val="002A330E"/>
    <w:rsid w:val="002A6D35"/>
    <w:rsid w:val="002B0171"/>
    <w:rsid w:val="002B156A"/>
    <w:rsid w:val="002B2980"/>
    <w:rsid w:val="002B677A"/>
    <w:rsid w:val="002C26C5"/>
    <w:rsid w:val="002D53D1"/>
    <w:rsid w:val="002E3C7E"/>
    <w:rsid w:val="002E4D73"/>
    <w:rsid w:val="002E5453"/>
    <w:rsid w:val="002F0BD2"/>
    <w:rsid w:val="002F5DBD"/>
    <w:rsid w:val="00303614"/>
    <w:rsid w:val="00314D48"/>
    <w:rsid w:val="003173A4"/>
    <w:rsid w:val="003263DA"/>
    <w:rsid w:val="0033128E"/>
    <w:rsid w:val="00334347"/>
    <w:rsid w:val="00344FA6"/>
    <w:rsid w:val="0035416E"/>
    <w:rsid w:val="00364DF5"/>
    <w:rsid w:val="00366037"/>
    <w:rsid w:val="003720A2"/>
    <w:rsid w:val="00372423"/>
    <w:rsid w:val="003747A2"/>
    <w:rsid w:val="00380CA6"/>
    <w:rsid w:val="0038115E"/>
    <w:rsid w:val="0039034E"/>
    <w:rsid w:val="003923A6"/>
    <w:rsid w:val="00396662"/>
    <w:rsid w:val="00396852"/>
    <w:rsid w:val="0039736D"/>
    <w:rsid w:val="003976A0"/>
    <w:rsid w:val="003B284A"/>
    <w:rsid w:val="003B3485"/>
    <w:rsid w:val="003B3A82"/>
    <w:rsid w:val="003B5FF7"/>
    <w:rsid w:val="003C03A3"/>
    <w:rsid w:val="003C4CB6"/>
    <w:rsid w:val="003C506D"/>
    <w:rsid w:val="003C6A7C"/>
    <w:rsid w:val="003D4A68"/>
    <w:rsid w:val="003E40ED"/>
    <w:rsid w:val="003E4FCD"/>
    <w:rsid w:val="003E5F26"/>
    <w:rsid w:val="003F373C"/>
    <w:rsid w:val="00401491"/>
    <w:rsid w:val="00412FFC"/>
    <w:rsid w:val="00422F3A"/>
    <w:rsid w:val="00425448"/>
    <w:rsid w:val="004317EA"/>
    <w:rsid w:val="00431E5A"/>
    <w:rsid w:val="00432337"/>
    <w:rsid w:val="004470FD"/>
    <w:rsid w:val="0045462D"/>
    <w:rsid w:val="00464908"/>
    <w:rsid w:val="00464EFF"/>
    <w:rsid w:val="00470EA9"/>
    <w:rsid w:val="004713B1"/>
    <w:rsid w:val="004756EC"/>
    <w:rsid w:val="004777D4"/>
    <w:rsid w:val="0048083A"/>
    <w:rsid w:val="00480F99"/>
    <w:rsid w:val="00482486"/>
    <w:rsid w:val="00483646"/>
    <w:rsid w:val="00483C1F"/>
    <w:rsid w:val="00494985"/>
    <w:rsid w:val="00497C25"/>
    <w:rsid w:val="004A0CAE"/>
    <w:rsid w:val="004A4FB1"/>
    <w:rsid w:val="004A62CA"/>
    <w:rsid w:val="004B4540"/>
    <w:rsid w:val="004B78AA"/>
    <w:rsid w:val="004C5F10"/>
    <w:rsid w:val="004C73F2"/>
    <w:rsid w:val="004D02A3"/>
    <w:rsid w:val="004D0836"/>
    <w:rsid w:val="004D227E"/>
    <w:rsid w:val="004E09D2"/>
    <w:rsid w:val="004E1256"/>
    <w:rsid w:val="004E17B7"/>
    <w:rsid w:val="004E1E8D"/>
    <w:rsid w:val="004E3BA9"/>
    <w:rsid w:val="004E4286"/>
    <w:rsid w:val="004E581E"/>
    <w:rsid w:val="004F1801"/>
    <w:rsid w:val="004F2B7B"/>
    <w:rsid w:val="004F2E5E"/>
    <w:rsid w:val="004F493F"/>
    <w:rsid w:val="004F4FFF"/>
    <w:rsid w:val="004F5D3E"/>
    <w:rsid w:val="005002CF"/>
    <w:rsid w:val="0050335F"/>
    <w:rsid w:val="00510971"/>
    <w:rsid w:val="00511CD7"/>
    <w:rsid w:val="00521603"/>
    <w:rsid w:val="00522D79"/>
    <w:rsid w:val="00532620"/>
    <w:rsid w:val="00533448"/>
    <w:rsid w:val="00533A5B"/>
    <w:rsid w:val="0054232D"/>
    <w:rsid w:val="005437D9"/>
    <w:rsid w:val="0054419F"/>
    <w:rsid w:val="00550C43"/>
    <w:rsid w:val="0055128E"/>
    <w:rsid w:val="005514AD"/>
    <w:rsid w:val="0055151B"/>
    <w:rsid w:val="00564D64"/>
    <w:rsid w:val="005650BF"/>
    <w:rsid w:val="00567AE2"/>
    <w:rsid w:val="005739D3"/>
    <w:rsid w:val="005762FD"/>
    <w:rsid w:val="00576762"/>
    <w:rsid w:val="00577818"/>
    <w:rsid w:val="005826EB"/>
    <w:rsid w:val="0058379D"/>
    <w:rsid w:val="005871A1"/>
    <w:rsid w:val="00590DA0"/>
    <w:rsid w:val="005914B3"/>
    <w:rsid w:val="0059637F"/>
    <w:rsid w:val="005B05B5"/>
    <w:rsid w:val="005B39D3"/>
    <w:rsid w:val="005B4ECC"/>
    <w:rsid w:val="005C0AFC"/>
    <w:rsid w:val="005D7DB9"/>
    <w:rsid w:val="005E5E5B"/>
    <w:rsid w:val="005F3661"/>
    <w:rsid w:val="005F5C39"/>
    <w:rsid w:val="00610D95"/>
    <w:rsid w:val="0061666F"/>
    <w:rsid w:val="00620BA6"/>
    <w:rsid w:val="006210F2"/>
    <w:rsid w:val="00634253"/>
    <w:rsid w:val="006360EB"/>
    <w:rsid w:val="00636429"/>
    <w:rsid w:val="00644C5B"/>
    <w:rsid w:val="00664465"/>
    <w:rsid w:val="00667429"/>
    <w:rsid w:val="006702DB"/>
    <w:rsid w:val="00675895"/>
    <w:rsid w:val="00680166"/>
    <w:rsid w:val="00685503"/>
    <w:rsid w:val="00685691"/>
    <w:rsid w:val="006A280B"/>
    <w:rsid w:val="006A4300"/>
    <w:rsid w:val="006A6C8C"/>
    <w:rsid w:val="006A7E40"/>
    <w:rsid w:val="006A7FB0"/>
    <w:rsid w:val="006B6F0D"/>
    <w:rsid w:val="006C22FA"/>
    <w:rsid w:val="006C5735"/>
    <w:rsid w:val="006C6862"/>
    <w:rsid w:val="006D2915"/>
    <w:rsid w:val="006D405E"/>
    <w:rsid w:val="006D6CD8"/>
    <w:rsid w:val="006E29AC"/>
    <w:rsid w:val="006E4B5F"/>
    <w:rsid w:val="006E5BE6"/>
    <w:rsid w:val="006E77F7"/>
    <w:rsid w:val="006F30E4"/>
    <w:rsid w:val="006F4A4C"/>
    <w:rsid w:val="006F709F"/>
    <w:rsid w:val="007022A4"/>
    <w:rsid w:val="007062FC"/>
    <w:rsid w:val="007114C1"/>
    <w:rsid w:val="00715388"/>
    <w:rsid w:val="00716E79"/>
    <w:rsid w:val="007242B5"/>
    <w:rsid w:val="00724406"/>
    <w:rsid w:val="0072484F"/>
    <w:rsid w:val="00724C98"/>
    <w:rsid w:val="0072628C"/>
    <w:rsid w:val="007334BB"/>
    <w:rsid w:val="00733AB3"/>
    <w:rsid w:val="0073640F"/>
    <w:rsid w:val="00742069"/>
    <w:rsid w:val="00742CC0"/>
    <w:rsid w:val="00745B9E"/>
    <w:rsid w:val="00757508"/>
    <w:rsid w:val="007749F6"/>
    <w:rsid w:val="00776CDD"/>
    <w:rsid w:val="00791219"/>
    <w:rsid w:val="00795DAD"/>
    <w:rsid w:val="007A013E"/>
    <w:rsid w:val="007A3F4B"/>
    <w:rsid w:val="007A7839"/>
    <w:rsid w:val="007B7873"/>
    <w:rsid w:val="007B7D05"/>
    <w:rsid w:val="007C1C06"/>
    <w:rsid w:val="007C2474"/>
    <w:rsid w:val="007C46DC"/>
    <w:rsid w:val="007C6DC3"/>
    <w:rsid w:val="007C6F24"/>
    <w:rsid w:val="007C79DC"/>
    <w:rsid w:val="007D027C"/>
    <w:rsid w:val="007D1745"/>
    <w:rsid w:val="007D2903"/>
    <w:rsid w:val="007D4877"/>
    <w:rsid w:val="007E4A1F"/>
    <w:rsid w:val="007E7059"/>
    <w:rsid w:val="0080392F"/>
    <w:rsid w:val="008072A0"/>
    <w:rsid w:val="00813AA2"/>
    <w:rsid w:val="0081697E"/>
    <w:rsid w:val="00831B8B"/>
    <w:rsid w:val="008365CB"/>
    <w:rsid w:val="008412DE"/>
    <w:rsid w:val="00844664"/>
    <w:rsid w:val="00850F72"/>
    <w:rsid w:val="00852AE9"/>
    <w:rsid w:val="008551EA"/>
    <w:rsid w:val="00855801"/>
    <w:rsid w:val="00855BB1"/>
    <w:rsid w:val="00855C79"/>
    <w:rsid w:val="00857B60"/>
    <w:rsid w:val="008616B9"/>
    <w:rsid w:val="0086191A"/>
    <w:rsid w:val="00862925"/>
    <w:rsid w:val="00864211"/>
    <w:rsid w:val="008642A0"/>
    <w:rsid w:val="008711F0"/>
    <w:rsid w:val="00873FC7"/>
    <w:rsid w:val="00876EE9"/>
    <w:rsid w:val="0087792C"/>
    <w:rsid w:val="00880F9E"/>
    <w:rsid w:val="008833BD"/>
    <w:rsid w:val="00893193"/>
    <w:rsid w:val="00894973"/>
    <w:rsid w:val="00897095"/>
    <w:rsid w:val="008A092B"/>
    <w:rsid w:val="008A150E"/>
    <w:rsid w:val="008A1832"/>
    <w:rsid w:val="008A2FBD"/>
    <w:rsid w:val="008B566C"/>
    <w:rsid w:val="008C0190"/>
    <w:rsid w:val="008C3CDC"/>
    <w:rsid w:val="008C6481"/>
    <w:rsid w:val="008D1515"/>
    <w:rsid w:val="008D1F3A"/>
    <w:rsid w:val="008E0334"/>
    <w:rsid w:val="008E5E0C"/>
    <w:rsid w:val="008E62E2"/>
    <w:rsid w:val="00901E12"/>
    <w:rsid w:val="00905E47"/>
    <w:rsid w:val="00906B8D"/>
    <w:rsid w:val="00912187"/>
    <w:rsid w:val="00912EB6"/>
    <w:rsid w:val="00916F2A"/>
    <w:rsid w:val="00920685"/>
    <w:rsid w:val="00933F51"/>
    <w:rsid w:val="0093422A"/>
    <w:rsid w:val="00945D1D"/>
    <w:rsid w:val="00951331"/>
    <w:rsid w:val="00952F03"/>
    <w:rsid w:val="00954998"/>
    <w:rsid w:val="00960020"/>
    <w:rsid w:val="00960681"/>
    <w:rsid w:val="00961255"/>
    <w:rsid w:val="009615A4"/>
    <w:rsid w:val="0096574B"/>
    <w:rsid w:val="009762C5"/>
    <w:rsid w:val="00977D72"/>
    <w:rsid w:val="00985752"/>
    <w:rsid w:val="00986B74"/>
    <w:rsid w:val="0099189C"/>
    <w:rsid w:val="009971AF"/>
    <w:rsid w:val="009A19DF"/>
    <w:rsid w:val="009A6B0C"/>
    <w:rsid w:val="009B203E"/>
    <w:rsid w:val="009C72C9"/>
    <w:rsid w:val="009D144F"/>
    <w:rsid w:val="009D4AC5"/>
    <w:rsid w:val="009E0C4D"/>
    <w:rsid w:val="009E2D14"/>
    <w:rsid w:val="009F101C"/>
    <w:rsid w:val="009F791A"/>
    <w:rsid w:val="00A0032D"/>
    <w:rsid w:val="00A10C68"/>
    <w:rsid w:val="00A215AA"/>
    <w:rsid w:val="00A251F1"/>
    <w:rsid w:val="00A31F64"/>
    <w:rsid w:val="00A33EBC"/>
    <w:rsid w:val="00A33F3B"/>
    <w:rsid w:val="00A357DF"/>
    <w:rsid w:val="00A358A5"/>
    <w:rsid w:val="00A44C5E"/>
    <w:rsid w:val="00A47CB0"/>
    <w:rsid w:val="00A51154"/>
    <w:rsid w:val="00A54837"/>
    <w:rsid w:val="00A56824"/>
    <w:rsid w:val="00A60829"/>
    <w:rsid w:val="00A62AC3"/>
    <w:rsid w:val="00A63733"/>
    <w:rsid w:val="00A6723A"/>
    <w:rsid w:val="00A76E65"/>
    <w:rsid w:val="00A80759"/>
    <w:rsid w:val="00A8201D"/>
    <w:rsid w:val="00A82BF9"/>
    <w:rsid w:val="00A830BA"/>
    <w:rsid w:val="00A84DE1"/>
    <w:rsid w:val="00A85A82"/>
    <w:rsid w:val="00A87707"/>
    <w:rsid w:val="00A945DE"/>
    <w:rsid w:val="00A94FD9"/>
    <w:rsid w:val="00A957A4"/>
    <w:rsid w:val="00AA0CF4"/>
    <w:rsid w:val="00AA5092"/>
    <w:rsid w:val="00AA5628"/>
    <w:rsid w:val="00AA662A"/>
    <w:rsid w:val="00AB0827"/>
    <w:rsid w:val="00AB5977"/>
    <w:rsid w:val="00AC7D87"/>
    <w:rsid w:val="00AD0BBF"/>
    <w:rsid w:val="00AD1903"/>
    <w:rsid w:val="00AD3350"/>
    <w:rsid w:val="00AD4F7F"/>
    <w:rsid w:val="00AD5D48"/>
    <w:rsid w:val="00AE7248"/>
    <w:rsid w:val="00AF0D7B"/>
    <w:rsid w:val="00AF7149"/>
    <w:rsid w:val="00B0596A"/>
    <w:rsid w:val="00B10132"/>
    <w:rsid w:val="00B153ED"/>
    <w:rsid w:val="00B167A1"/>
    <w:rsid w:val="00B17CCA"/>
    <w:rsid w:val="00B21674"/>
    <w:rsid w:val="00B217AD"/>
    <w:rsid w:val="00B23B8F"/>
    <w:rsid w:val="00B26AAC"/>
    <w:rsid w:val="00B32763"/>
    <w:rsid w:val="00B34E48"/>
    <w:rsid w:val="00B35920"/>
    <w:rsid w:val="00B416AF"/>
    <w:rsid w:val="00B45620"/>
    <w:rsid w:val="00B469B7"/>
    <w:rsid w:val="00B50215"/>
    <w:rsid w:val="00B57376"/>
    <w:rsid w:val="00B62762"/>
    <w:rsid w:val="00B67E87"/>
    <w:rsid w:val="00B763D2"/>
    <w:rsid w:val="00B87E09"/>
    <w:rsid w:val="00B95428"/>
    <w:rsid w:val="00B96C8E"/>
    <w:rsid w:val="00BA66D6"/>
    <w:rsid w:val="00BE1E57"/>
    <w:rsid w:val="00BF285B"/>
    <w:rsid w:val="00BF3885"/>
    <w:rsid w:val="00BF3D0A"/>
    <w:rsid w:val="00BF4F3F"/>
    <w:rsid w:val="00C05DCB"/>
    <w:rsid w:val="00C10ECE"/>
    <w:rsid w:val="00C13CE4"/>
    <w:rsid w:val="00C15D60"/>
    <w:rsid w:val="00C17370"/>
    <w:rsid w:val="00C176E2"/>
    <w:rsid w:val="00C26884"/>
    <w:rsid w:val="00C32691"/>
    <w:rsid w:val="00C32C8D"/>
    <w:rsid w:val="00C42C69"/>
    <w:rsid w:val="00C431A5"/>
    <w:rsid w:val="00C50131"/>
    <w:rsid w:val="00C546AA"/>
    <w:rsid w:val="00C617D5"/>
    <w:rsid w:val="00C61DEB"/>
    <w:rsid w:val="00C65AF3"/>
    <w:rsid w:val="00C705E7"/>
    <w:rsid w:val="00C83136"/>
    <w:rsid w:val="00C84014"/>
    <w:rsid w:val="00C86D0E"/>
    <w:rsid w:val="00C90442"/>
    <w:rsid w:val="00C90B86"/>
    <w:rsid w:val="00C92B21"/>
    <w:rsid w:val="00C94730"/>
    <w:rsid w:val="00CB7306"/>
    <w:rsid w:val="00CC712A"/>
    <w:rsid w:val="00CD3904"/>
    <w:rsid w:val="00CE4CCB"/>
    <w:rsid w:val="00CF0E69"/>
    <w:rsid w:val="00CF34C5"/>
    <w:rsid w:val="00D06964"/>
    <w:rsid w:val="00D06DBA"/>
    <w:rsid w:val="00D06FA5"/>
    <w:rsid w:val="00D14E1C"/>
    <w:rsid w:val="00D1659B"/>
    <w:rsid w:val="00D17714"/>
    <w:rsid w:val="00D178A4"/>
    <w:rsid w:val="00D2021E"/>
    <w:rsid w:val="00D24E3B"/>
    <w:rsid w:val="00D26E3F"/>
    <w:rsid w:val="00D27EB2"/>
    <w:rsid w:val="00D35A60"/>
    <w:rsid w:val="00D3775F"/>
    <w:rsid w:val="00D41512"/>
    <w:rsid w:val="00D468C3"/>
    <w:rsid w:val="00D60CB4"/>
    <w:rsid w:val="00D614C3"/>
    <w:rsid w:val="00D62708"/>
    <w:rsid w:val="00D633DD"/>
    <w:rsid w:val="00D63553"/>
    <w:rsid w:val="00D67FCA"/>
    <w:rsid w:val="00D7061C"/>
    <w:rsid w:val="00D74907"/>
    <w:rsid w:val="00D948D9"/>
    <w:rsid w:val="00DA2CD0"/>
    <w:rsid w:val="00DA3073"/>
    <w:rsid w:val="00DB0B76"/>
    <w:rsid w:val="00DB1038"/>
    <w:rsid w:val="00DB3C25"/>
    <w:rsid w:val="00DB4153"/>
    <w:rsid w:val="00DB4900"/>
    <w:rsid w:val="00DC280B"/>
    <w:rsid w:val="00DC6C88"/>
    <w:rsid w:val="00DC6DC0"/>
    <w:rsid w:val="00DD133B"/>
    <w:rsid w:val="00DD5ECC"/>
    <w:rsid w:val="00DD7FE1"/>
    <w:rsid w:val="00DE7858"/>
    <w:rsid w:val="00DE7B9B"/>
    <w:rsid w:val="00DF25EC"/>
    <w:rsid w:val="00DF42DD"/>
    <w:rsid w:val="00DF4318"/>
    <w:rsid w:val="00DF5FF3"/>
    <w:rsid w:val="00E0013C"/>
    <w:rsid w:val="00E036DB"/>
    <w:rsid w:val="00E043A6"/>
    <w:rsid w:val="00E110A9"/>
    <w:rsid w:val="00E1589F"/>
    <w:rsid w:val="00E169B6"/>
    <w:rsid w:val="00E16B97"/>
    <w:rsid w:val="00E20304"/>
    <w:rsid w:val="00E24679"/>
    <w:rsid w:val="00E31DC9"/>
    <w:rsid w:val="00E40880"/>
    <w:rsid w:val="00E43682"/>
    <w:rsid w:val="00E44BD6"/>
    <w:rsid w:val="00E44C09"/>
    <w:rsid w:val="00E46071"/>
    <w:rsid w:val="00E610E5"/>
    <w:rsid w:val="00E61BCE"/>
    <w:rsid w:val="00E6272D"/>
    <w:rsid w:val="00E62E41"/>
    <w:rsid w:val="00E74C0F"/>
    <w:rsid w:val="00E74FE2"/>
    <w:rsid w:val="00E8155B"/>
    <w:rsid w:val="00E83F6D"/>
    <w:rsid w:val="00E84286"/>
    <w:rsid w:val="00E9708D"/>
    <w:rsid w:val="00E97182"/>
    <w:rsid w:val="00EA4138"/>
    <w:rsid w:val="00EB530B"/>
    <w:rsid w:val="00EB7F5A"/>
    <w:rsid w:val="00EC4BE6"/>
    <w:rsid w:val="00EC4C81"/>
    <w:rsid w:val="00ED7359"/>
    <w:rsid w:val="00ED7804"/>
    <w:rsid w:val="00EE22E3"/>
    <w:rsid w:val="00EE7C9F"/>
    <w:rsid w:val="00EF1ACD"/>
    <w:rsid w:val="00F01E65"/>
    <w:rsid w:val="00F157C5"/>
    <w:rsid w:val="00F16A2B"/>
    <w:rsid w:val="00F16B3D"/>
    <w:rsid w:val="00F17330"/>
    <w:rsid w:val="00F23CB1"/>
    <w:rsid w:val="00F25AC3"/>
    <w:rsid w:val="00F27203"/>
    <w:rsid w:val="00F4031A"/>
    <w:rsid w:val="00F40FE5"/>
    <w:rsid w:val="00F50E96"/>
    <w:rsid w:val="00F52163"/>
    <w:rsid w:val="00F5545F"/>
    <w:rsid w:val="00F6334C"/>
    <w:rsid w:val="00F637E9"/>
    <w:rsid w:val="00F657BD"/>
    <w:rsid w:val="00F75D8A"/>
    <w:rsid w:val="00F76789"/>
    <w:rsid w:val="00F91ADF"/>
    <w:rsid w:val="00F9468C"/>
    <w:rsid w:val="00FA7237"/>
    <w:rsid w:val="00FB4FC7"/>
    <w:rsid w:val="00FD0179"/>
    <w:rsid w:val="00FD4D6D"/>
    <w:rsid w:val="00FE0BB4"/>
    <w:rsid w:val="00FE0F41"/>
    <w:rsid w:val="00FE22FA"/>
    <w:rsid w:val="00FE5460"/>
    <w:rsid w:val="00FE756B"/>
    <w:rsid w:val="00FF2F9C"/>
    <w:rsid w:val="00FF37D2"/>
    <w:rsid w:val="00FF6343"/>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183B1"/>
  <w15:docId w15:val="{5F4CBC00-888B-4468-A506-F2C537BA3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56EC"/>
    <w:pPr>
      <w:spacing w:after="0" w:line="240" w:lineRule="auto"/>
    </w:pPr>
    <w:rPr>
      <w:rFonts w:ascii="Times New Roman" w:hAnsi="Times New Roman"/>
      <w:sz w:val="20"/>
    </w:rPr>
  </w:style>
  <w:style w:type="paragraph" w:styleId="Heading1">
    <w:name w:val="heading 1"/>
    <w:basedOn w:val="Normal"/>
    <w:next w:val="Normal"/>
    <w:link w:val="Heading1Char"/>
    <w:uiPriority w:val="9"/>
    <w:qFormat/>
    <w:rsid w:val="004756EC"/>
    <w:pPr>
      <w:keepNext/>
      <w:keepLines/>
      <w:numPr>
        <w:numId w:val="1"/>
      </w:numP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050A47"/>
    <w:pPr>
      <w:keepNext/>
      <w:keepLines/>
      <w:numPr>
        <w:ilvl w:val="1"/>
        <w:numId w:val="1"/>
      </w:numPr>
      <w:spacing w:before="200"/>
      <w:outlineLvl w:val="1"/>
    </w:pPr>
    <w:rPr>
      <w:rFonts w:eastAsiaTheme="majorEastAsia" w:cstheme="majorBidi"/>
      <w:b/>
      <w:bCs/>
      <w:i/>
      <w:szCs w:val="26"/>
    </w:rPr>
  </w:style>
  <w:style w:type="paragraph" w:styleId="Heading3">
    <w:name w:val="heading 3"/>
    <w:basedOn w:val="Normal"/>
    <w:next w:val="Normal"/>
    <w:link w:val="Heading3Char"/>
    <w:uiPriority w:val="9"/>
    <w:unhideWhenUsed/>
    <w:qFormat/>
    <w:rsid w:val="00B23B8F"/>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23B8F"/>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23B8F"/>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23B8F"/>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23B8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23B8F"/>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B23B8F"/>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3B5FF7"/>
    <w:rPr>
      <w:szCs w:val="20"/>
    </w:rPr>
  </w:style>
  <w:style w:type="character" w:customStyle="1" w:styleId="FootnoteTextChar">
    <w:name w:val="Footnote Text Char"/>
    <w:basedOn w:val="DefaultParagraphFont"/>
    <w:link w:val="FootnoteText"/>
    <w:uiPriority w:val="99"/>
    <w:semiHidden/>
    <w:rsid w:val="003B5FF7"/>
    <w:rPr>
      <w:sz w:val="20"/>
      <w:szCs w:val="20"/>
    </w:rPr>
  </w:style>
  <w:style w:type="character" w:styleId="FootnoteReference">
    <w:name w:val="footnote reference"/>
    <w:basedOn w:val="DefaultParagraphFont"/>
    <w:uiPriority w:val="99"/>
    <w:semiHidden/>
    <w:unhideWhenUsed/>
    <w:rsid w:val="003B5FF7"/>
    <w:rPr>
      <w:vertAlign w:val="superscript"/>
    </w:rPr>
  </w:style>
  <w:style w:type="paragraph" w:styleId="EndnoteText">
    <w:name w:val="endnote text"/>
    <w:basedOn w:val="Normal"/>
    <w:link w:val="EndnoteTextChar"/>
    <w:uiPriority w:val="99"/>
    <w:semiHidden/>
    <w:unhideWhenUsed/>
    <w:rsid w:val="003B5FF7"/>
    <w:rPr>
      <w:szCs w:val="20"/>
    </w:rPr>
  </w:style>
  <w:style w:type="character" w:customStyle="1" w:styleId="EndnoteTextChar">
    <w:name w:val="Endnote Text Char"/>
    <w:basedOn w:val="DefaultParagraphFont"/>
    <w:link w:val="EndnoteText"/>
    <w:uiPriority w:val="99"/>
    <w:semiHidden/>
    <w:rsid w:val="003B5FF7"/>
    <w:rPr>
      <w:sz w:val="20"/>
      <w:szCs w:val="20"/>
    </w:rPr>
  </w:style>
  <w:style w:type="character" w:styleId="EndnoteReference">
    <w:name w:val="endnote reference"/>
    <w:basedOn w:val="DefaultParagraphFont"/>
    <w:uiPriority w:val="99"/>
    <w:semiHidden/>
    <w:unhideWhenUsed/>
    <w:rsid w:val="003B5FF7"/>
    <w:rPr>
      <w:vertAlign w:val="superscript"/>
    </w:rPr>
  </w:style>
  <w:style w:type="paragraph" w:styleId="Header">
    <w:name w:val="header"/>
    <w:basedOn w:val="Normal"/>
    <w:link w:val="HeaderChar"/>
    <w:uiPriority w:val="99"/>
    <w:unhideWhenUsed/>
    <w:rsid w:val="00532620"/>
    <w:pPr>
      <w:tabs>
        <w:tab w:val="center" w:pos="4680"/>
        <w:tab w:val="right" w:pos="9360"/>
      </w:tabs>
    </w:pPr>
  </w:style>
  <w:style w:type="character" w:customStyle="1" w:styleId="HeaderChar">
    <w:name w:val="Header Char"/>
    <w:basedOn w:val="DefaultParagraphFont"/>
    <w:link w:val="Header"/>
    <w:uiPriority w:val="99"/>
    <w:rsid w:val="00532620"/>
  </w:style>
  <w:style w:type="paragraph" w:styleId="Footer">
    <w:name w:val="footer"/>
    <w:basedOn w:val="Normal"/>
    <w:link w:val="FooterChar"/>
    <w:uiPriority w:val="99"/>
    <w:unhideWhenUsed/>
    <w:rsid w:val="00532620"/>
    <w:pPr>
      <w:tabs>
        <w:tab w:val="center" w:pos="4680"/>
        <w:tab w:val="right" w:pos="9360"/>
      </w:tabs>
    </w:pPr>
  </w:style>
  <w:style w:type="character" w:customStyle="1" w:styleId="FooterChar">
    <w:name w:val="Footer Char"/>
    <w:basedOn w:val="DefaultParagraphFont"/>
    <w:link w:val="Footer"/>
    <w:uiPriority w:val="99"/>
    <w:rsid w:val="00532620"/>
  </w:style>
  <w:style w:type="character" w:customStyle="1" w:styleId="Heading1Char">
    <w:name w:val="Heading 1 Char"/>
    <w:basedOn w:val="DefaultParagraphFont"/>
    <w:link w:val="Heading1"/>
    <w:uiPriority w:val="9"/>
    <w:rsid w:val="004756EC"/>
    <w:rPr>
      <w:rFonts w:ascii="Times New Roman" w:eastAsiaTheme="majorEastAsia" w:hAnsi="Times New Roman" w:cstheme="majorBidi"/>
      <w:b/>
      <w:bCs/>
      <w:sz w:val="20"/>
      <w:szCs w:val="28"/>
    </w:rPr>
  </w:style>
  <w:style w:type="paragraph" w:styleId="NoSpacing">
    <w:name w:val="No Spacing"/>
    <w:uiPriority w:val="1"/>
    <w:qFormat/>
    <w:rsid w:val="00050A47"/>
    <w:pPr>
      <w:spacing w:after="0" w:line="240" w:lineRule="auto"/>
    </w:pPr>
    <w:rPr>
      <w:rFonts w:ascii="Times New Roman" w:hAnsi="Times New Roman"/>
      <w:sz w:val="20"/>
    </w:rPr>
  </w:style>
  <w:style w:type="character" w:customStyle="1" w:styleId="Heading2Char">
    <w:name w:val="Heading 2 Char"/>
    <w:basedOn w:val="DefaultParagraphFont"/>
    <w:link w:val="Heading2"/>
    <w:uiPriority w:val="9"/>
    <w:rsid w:val="00050A47"/>
    <w:rPr>
      <w:rFonts w:ascii="Times New Roman" w:eastAsiaTheme="majorEastAsia" w:hAnsi="Times New Roman" w:cstheme="majorBidi"/>
      <w:b/>
      <w:bCs/>
      <w:i/>
      <w:sz w:val="20"/>
      <w:szCs w:val="26"/>
    </w:rPr>
  </w:style>
  <w:style w:type="table" w:styleId="TableGrid">
    <w:name w:val="Table Grid"/>
    <w:basedOn w:val="TableNormal"/>
    <w:uiPriority w:val="59"/>
    <w:rsid w:val="00542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C2474"/>
    <w:rPr>
      <w:color w:val="0000FF" w:themeColor="hyperlink"/>
      <w:u w:val="single"/>
    </w:rPr>
  </w:style>
  <w:style w:type="character" w:styleId="PlaceholderText">
    <w:name w:val="Placeholder Text"/>
    <w:basedOn w:val="DefaultParagraphFont"/>
    <w:uiPriority w:val="99"/>
    <w:semiHidden/>
    <w:rsid w:val="007C2474"/>
    <w:rPr>
      <w:color w:val="808080"/>
    </w:rPr>
  </w:style>
  <w:style w:type="paragraph" w:styleId="BalloonText">
    <w:name w:val="Balloon Text"/>
    <w:basedOn w:val="Normal"/>
    <w:link w:val="BalloonTextChar"/>
    <w:uiPriority w:val="99"/>
    <w:semiHidden/>
    <w:unhideWhenUsed/>
    <w:rsid w:val="007C2474"/>
    <w:rPr>
      <w:rFonts w:ascii="Tahoma" w:hAnsi="Tahoma" w:cs="Tahoma"/>
      <w:sz w:val="16"/>
      <w:szCs w:val="16"/>
    </w:rPr>
  </w:style>
  <w:style w:type="character" w:customStyle="1" w:styleId="BalloonTextChar">
    <w:name w:val="Balloon Text Char"/>
    <w:basedOn w:val="DefaultParagraphFont"/>
    <w:link w:val="BalloonText"/>
    <w:uiPriority w:val="99"/>
    <w:semiHidden/>
    <w:rsid w:val="007C2474"/>
    <w:rPr>
      <w:rFonts w:ascii="Tahoma" w:hAnsi="Tahoma" w:cs="Tahoma"/>
      <w:sz w:val="16"/>
      <w:szCs w:val="16"/>
    </w:rPr>
  </w:style>
  <w:style w:type="paragraph" w:styleId="Caption">
    <w:name w:val="caption"/>
    <w:basedOn w:val="Normal"/>
    <w:next w:val="Normal"/>
    <w:uiPriority w:val="35"/>
    <w:unhideWhenUsed/>
    <w:qFormat/>
    <w:rsid w:val="00B23B8F"/>
    <w:pPr>
      <w:spacing w:after="200"/>
    </w:pPr>
    <w:rPr>
      <w:bCs/>
      <w:szCs w:val="18"/>
    </w:rPr>
  </w:style>
  <w:style w:type="paragraph" w:styleId="ListParagraph">
    <w:name w:val="List Paragraph"/>
    <w:basedOn w:val="Normal"/>
    <w:uiPriority w:val="34"/>
    <w:qFormat/>
    <w:rsid w:val="00B23B8F"/>
    <w:pPr>
      <w:ind w:left="720"/>
      <w:contextualSpacing/>
    </w:pPr>
  </w:style>
  <w:style w:type="character" w:customStyle="1" w:styleId="Heading3Char">
    <w:name w:val="Heading 3 Char"/>
    <w:basedOn w:val="DefaultParagraphFont"/>
    <w:link w:val="Heading3"/>
    <w:uiPriority w:val="9"/>
    <w:rsid w:val="00B23B8F"/>
    <w:rPr>
      <w:rFonts w:asciiTheme="majorHAnsi" w:eastAsiaTheme="majorEastAsia" w:hAnsiTheme="majorHAnsi" w:cstheme="majorBidi"/>
      <w:b/>
      <w:bCs/>
      <w:color w:val="4F81BD" w:themeColor="accent1"/>
      <w:sz w:val="20"/>
    </w:rPr>
  </w:style>
  <w:style w:type="character" w:customStyle="1" w:styleId="Heading4Char">
    <w:name w:val="Heading 4 Char"/>
    <w:basedOn w:val="DefaultParagraphFont"/>
    <w:link w:val="Heading4"/>
    <w:uiPriority w:val="9"/>
    <w:semiHidden/>
    <w:rsid w:val="00B23B8F"/>
    <w:rPr>
      <w:rFonts w:asciiTheme="majorHAnsi" w:eastAsiaTheme="majorEastAsia" w:hAnsiTheme="majorHAnsi" w:cstheme="majorBidi"/>
      <w:b/>
      <w:bCs/>
      <w:i/>
      <w:iCs/>
      <w:color w:val="4F81BD" w:themeColor="accent1"/>
      <w:sz w:val="20"/>
    </w:rPr>
  </w:style>
  <w:style w:type="character" w:customStyle="1" w:styleId="Heading5Char">
    <w:name w:val="Heading 5 Char"/>
    <w:basedOn w:val="DefaultParagraphFont"/>
    <w:link w:val="Heading5"/>
    <w:uiPriority w:val="9"/>
    <w:semiHidden/>
    <w:rsid w:val="00B23B8F"/>
    <w:rPr>
      <w:rFonts w:asciiTheme="majorHAnsi" w:eastAsiaTheme="majorEastAsia" w:hAnsiTheme="majorHAnsi" w:cstheme="majorBidi"/>
      <w:color w:val="243F60" w:themeColor="accent1" w:themeShade="7F"/>
      <w:sz w:val="20"/>
    </w:rPr>
  </w:style>
  <w:style w:type="character" w:customStyle="1" w:styleId="Heading6Char">
    <w:name w:val="Heading 6 Char"/>
    <w:basedOn w:val="DefaultParagraphFont"/>
    <w:link w:val="Heading6"/>
    <w:uiPriority w:val="9"/>
    <w:semiHidden/>
    <w:rsid w:val="00B23B8F"/>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semiHidden/>
    <w:rsid w:val="00B23B8F"/>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B23B8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23B8F"/>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986B74"/>
    <w:rPr>
      <w:sz w:val="16"/>
      <w:szCs w:val="16"/>
    </w:rPr>
  </w:style>
  <w:style w:type="paragraph" w:styleId="CommentText">
    <w:name w:val="annotation text"/>
    <w:basedOn w:val="Normal"/>
    <w:link w:val="CommentTextChar"/>
    <w:uiPriority w:val="99"/>
    <w:semiHidden/>
    <w:unhideWhenUsed/>
    <w:rsid w:val="00986B74"/>
    <w:rPr>
      <w:szCs w:val="20"/>
    </w:rPr>
  </w:style>
  <w:style w:type="character" w:customStyle="1" w:styleId="CommentTextChar">
    <w:name w:val="Comment Text Char"/>
    <w:basedOn w:val="DefaultParagraphFont"/>
    <w:link w:val="CommentText"/>
    <w:uiPriority w:val="99"/>
    <w:semiHidden/>
    <w:rsid w:val="00986B7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86B74"/>
    <w:rPr>
      <w:b/>
      <w:bCs/>
    </w:rPr>
  </w:style>
  <w:style w:type="character" w:customStyle="1" w:styleId="CommentSubjectChar">
    <w:name w:val="Comment Subject Char"/>
    <w:basedOn w:val="CommentTextChar"/>
    <w:link w:val="CommentSubject"/>
    <w:uiPriority w:val="99"/>
    <w:semiHidden/>
    <w:rsid w:val="00986B74"/>
    <w:rPr>
      <w:rFonts w:ascii="Times New Roman" w:hAnsi="Times New Roman"/>
      <w:b/>
      <w:bCs/>
      <w:sz w:val="20"/>
      <w:szCs w:val="20"/>
    </w:rPr>
  </w:style>
  <w:style w:type="character" w:customStyle="1" w:styleId="UnresolvedMention1">
    <w:name w:val="Unresolved Mention1"/>
    <w:basedOn w:val="DefaultParagraphFont"/>
    <w:uiPriority w:val="99"/>
    <w:semiHidden/>
    <w:unhideWhenUsed/>
    <w:rsid w:val="0055128E"/>
    <w:rPr>
      <w:color w:val="808080"/>
      <w:shd w:val="clear" w:color="auto" w:fill="E6E6E6"/>
    </w:rPr>
  </w:style>
  <w:style w:type="character" w:styleId="FollowedHyperlink">
    <w:name w:val="FollowedHyperlink"/>
    <w:basedOn w:val="DefaultParagraphFont"/>
    <w:uiPriority w:val="99"/>
    <w:semiHidden/>
    <w:unhideWhenUsed/>
    <w:rsid w:val="0055128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8826224">
      <w:bodyDiv w:val="1"/>
      <w:marLeft w:val="0"/>
      <w:marRight w:val="0"/>
      <w:marTop w:val="0"/>
      <w:marBottom w:val="0"/>
      <w:divBdr>
        <w:top w:val="none" w:sz="0" w:space="0" w:color="auto"/>
        <w:left w:val="none" w:sz="0" w:space="0" w:color="auto"/>
        <w:bottom w:val="none" w:sz="0" w:space="0" w:color="auto"/>
        <w:right w:val="none" w:sz="0" w:space="0" w:color="auto"/>
      </w:divBdr>
      <w:divsChild>
        <w:div w:id="1043095900">
          <w:marLeft w:val="0"/>
          <w:marRight w:val="0"/>
          <w:marTop w:val="0"/>
          <w:marBottom w:val="0"/>
          <w:divBdr>
            <w:top w:val="none" w:sz="0" w:space="0" w:color="auto"/>
            <w:left w:val="none" w:sz="0" w:space="0" w:color="auto"/>
            <w:bottom w:val="none" w:sz="0" w:space="0" w:color="auto"/>
            <w:right w:val="none" w:sz="0" w:space="0" w:color="auto"/>
          </w:divBdr>
          <w:divsChild>
            <w:div w:id="84066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3552">
      <w:bodyDiv w:val="1"/>
      <w:marLeft w:val="0"/>
      <w:marRight w:val="0"/>
      <w:marTop w:val="0"/>
      <w:marBottom w:val="0"/>
      <w:divBdr>
        <w:top w:val="none" w:sz="0" w:space="0" w:color="auto"/>
        <w:left w:val="none" w:sz="0" w:space="0" w:color="auto"/>
        <w:bottom w:val="none" w:sz="0" w:space="0" w:color="auto"/>
        <w:right w:val="none" w:sz="0" w:space="0" w:color="auto"/>
      </w:divBdr>
      <w:divsChild>
        <w:div w:id="43992192">
          <w:marLeft w:val="0"/>
          <w:marRight w:val="0"/>
          <w:marTop w:val="0"/>
          <w:marBottom w:val="0"/>
          <w:divBdr>
            <w:top w:val="none" w:sz="0" w:space="0" w:color="auto"/>
            <w:left w:val="none" w:sz="0" w:space="0" w:color="auto"/>
            <w:bottom w:val="none" w:sz="0" w:space="0" w:color="auto"/>
            <w:right w:val="none" w:sz="0" w:space="0" w:color="auto"/>
          </w:divBdr>
        </w:div>
        <w:div w:id="296763880">
          <w:marLeft w:val="0"/>
          <w:marRight w:val="0"/>
          <w:marTop w:val="0"/>
          <w:marBottom w:val="0"/>
          <w:divBdr>
            <w:top w:val="none" w:sz="0" w:space="0" w:color="auto"/>
            <w:left w:val="none" w:sz="0" w:space="0" w:color="auto"/>
            <w:bottom w:val="none" w:sz="0" w:space="0" w:color="auto"/>
            <w:right w:val="none" w:sz="0" w:space="0" w:color="auto"/>
          </w:divBdr>
        </w:div>
        <w:div w:id="478349926">
          <w:marLeft w:val="0"/>
          <w:marRight w:val="0"/>
          <w:marTop w:val="0"/>
          <w:marBottom w:val="0"/>
          <w:divBdr>
            <w:top w:val="none" w:sz="0" w:space="0" w:color="auto"/>
            <w:left w:val="none" w:sz="0" w:space="0" w:color="auto"/>
            <w:bottom w:val="none" w:sz="0" w:space="0" w:color="auto"/>
            <w:right w:val="none" w:sz="0" w:space="0" w:color="auto"/>
          </w:divBdr>
        </w:div>
        <w:div w:id="539587242">
          <w:marLeft w:val="0"/>
          <w:marRight w:val="0"/>
          <w:marTop w:val="0"/>
          <w:marBottom w:val="0"/>
          <w:divBdr>
            <w:top w:val="none" w:sz="0" w:space="0" w:color="auto"/>
            <w:left w:val="none" w:sz="0" w:space="0" w:color="auto"/>
            <w:bottom w:val="none" w:sz="0" w:space="0" w:color="auto"/>
            <w:right w:val="none" w:sz="0" w:space="0" w:color="auto"/>
          </w:divBdr>
        </w:div>
        <w:div w:id="772747349">
          <w:marLeft w:val="0"/>
          <w:marRight w:val="0"/>
          <w:marTop w:val="0"/>
          <w:marBottom w:val="0"/>
          <w:divBdr>
            <w:top w:val="none" w:sz="0" w:space="0" w:color="auto"/>
            <w:left w:val="none" w:sz="0" w:space="0" w:color="auto"/>
            <w:bottom w:val="none" w:sz="0" w:space="0" w:color="auto"/>
            <w:right w:val="none" w:sz="0" w:space="0" w:color="auto"/>
          </w:divBdr>
        </w:div>
        <w:div w:id="1204172730">
          <w:marLeft w:val="0"/>
          <w:marRight w:val="0"/>
          <w:marTop w:val="0"/>
          <w:marBottom w:val="0"/>
          <w:divBdr>
            <w:top w:val="none" w:sz="0" w:space="0" w:color="auto"/>
            <w:left w:val="none" w:sz="0" w:space="0" w:color="auto"/>
            <w:bottom w:val="none" w:sz="0" w:space="0" w:color="auto"/>
            <w:right w:val="none" w:sz="0" w:space="0" w:color="auto"/>
          </w:divBdr>
        </w:div>
        <w:div w:id="1233083604">
          <w:marLeft w:val="0"/>
          <w:marRight w:val="0"/>
          <w:marTop w:val="0"/>
          <w:marBottom w:val="0"/>
          <w:divBdr>
            <w:top w:val="none" w:sz="0" w:space="0" w:color="auto"/>
            <w:left w:val="none" w:sz="0" w:space="0" w:color="auto"/>
            <w:bottom w:val="none" w:sz="0" w:space="0" w:color="auto"/>
            <w:right w:val="none" w:sz="0" w:space="0" w:color="auto"/>
          </w:divBdr>
        </w:div>
        <w:div w:id="1297905200">
          <w:marLeft w:val="0"/>
          <w:marRight w:val="0"/>
          <w:marTop w:val="0"/>
          <w:marBottom w:val="0"/>
          <w:divBdr>
            <w:top w:val="none" w:sz="0" w:space="0" w:color="auto"/>
            <w:left w:val="none" w:sz="0" w:space="0" w:color="auto"/>
            <w:bottom w:val="none" w:sz="0" w:space="0" w:color="auto"/>
            <w:right w:val="none" w:sz="0" w:space="0" w:color="auto"/>
          </w:divBdr>
        </w:div>
        <w:div w:id="1583417455">
          <w:marLeft w:val="0"/>
          <w:marRight w:val="0"/>
          <w:marTop w:val="0"/>
          <w:marBottom w:val="0"/>
          <w:divBdr>
            <w:top w:val="none" w:sz="0" w:space="0" w:color="auto"/>
            <w:left w:val="none" w:sz="0" w:space="0" w:color="auto"/>
            <w:bottom w:val="none" w:sz="0" w:space="0" w:color="auto"/>
            <w:right w:val="none" w:sz="0" w:space="0" w:color="auto"/>
          </w:divBdr>
        </w:div>
        <w:div w:id="1652129693">
          <w:marLeft w:val="0"/>
          <w:marRight w:val="0"/>
          <w:marTop w:val="0"/>
          <w:marBottom w:val="0"/>
          <w:divBdr>
            <w:top w:val="none" w:sz="0" w:space="0" w:color="auto"/>
            <w:left w:val="none" w:sz="0" w:space="0" w:color="auto"/>
            <w:bottom w:val="none" w:sz="0" w:space="0" w:color="auto"/>
            <w:right w:val="none" w:sz="0" w:space="0" w:color="auto"/>
          </w:divBdr>
        </w:div>
        <w:div w:id="1708750065">
          <w:marLeft w:val="0"/>
          <w:marRight w:val="0"/>
          <w:marTop w:val="0"/>
          <w:marBottom w:val="0"/>
          <w:divBdr>
            <w:top w:val="none" w:sz="0" w:space="0" w:color="auto"/>
            <w:left w:val="none" w:sz="0" w:space="0" w:color="auto"/>
            <w:bottom w:val="none" w:sz="0" w:space="0" w:color="auto"/>
            <w:right w:val="none" w:sz="0" w:space="0" w:color="auto"/>
          </w:divBdr>
        </w:div>
        <w:div w:id="1820338894">
          <w:marLeft w:val="0"/>
          <w:marRight w:val="0"/>
          <w:marTop w:val="0"/>
          <w:marBottom w:val="0"/>
          <w:divBdr>
            <w:top w:val="none" w:sz="0" w:space="0" w:color="auto"/>
            <w:left w:val="none" w:sz="0" w:space="0" w:color="auto"/>
            <w:bottom w:val="none" w:sz="0" w:space="0" w:color="auto"/>
            <w:right w:val="none" w:sz="0" w:space="0" w:color="auto"/>
          </w:divBdr>
        </w:div>
        <w:div w:id="1894462797">
          <w:marLeft w:val="0"/>
          <w:marRight w:val="0"/>
          <w:marTop w:val="0"/>
          <w:marBottom w:val="0"/>
          <w:divBdr>
            <w:top w:val="none" w:sz="0" w:space="0" w:color="auto"/>
            <w:left w:val="none" w:sz="0" w:space="0" w:color="auto"/>
            <w:bottom w:val="none" w:sz="0" w:space="0" w:color="auto"/>
            <w:right w:val="none" w:sz="0" w:space="0" w:color="auto"/>
          </w:divBdr>
        </w:div>
        <w:div w:id="1932856895">
          <w:marLeft w:val="0"/>
          <w:marRight w:val="0"/>
          <w:marTop w:val="0"/>
          <w:marBottom w:val="0"/>
          <w:divBdr>
            <w:top w:val="none" w:sz="0" w:space="0" w:color="auto"/>
            <w:left w:val="none" w:sz="0" w:space="0" w:color="auto"/>
            <w:bottom w:val="none" w:sz="0" w:space="0" w:color="auto"/>
            <w:right w:val="none" w:sz="0" w:space="0" w:color="auto"/>
          </w:divBdr>
        </w:div>
        <w:div w:id="2024432584">
          <w:marLeft w:val="0"/>
          <w:marRight w:val="0"/>
          <w:marTop w:val="0"/>
          <w:marBottom w:val="0"/>
          <w:divBdr>
            <w:top w:val="none" w:sz="0" w:space="0" w:color="auto"/>
            <w:left w:val="none" w:sz="0" w:space="0" w:color="auto"/>
            <w:bottom w:val="none" w:sz="0" w:space="0" w:color="auto"/>
            <w:right w:val="none" w:sz="0" w:space="0" w:color="auto"/>
          </w:divBdr>
        </w:div>
      </w:divsChild>
    </w:div>
    <w:div w:id="1317957063">
      <w:bodyDiv w:val="1"/>
      <w:marLeft w:val="0"/>
      <w:marRight w:val="0"/>
      <w:marTop w:val="0"/>
      <w:marBottom w:val="0"/>
      <w:divBdr>
        <w:top w:val="none" w:sz="0" w:space="0" w:color="auto"/>
        <w:left w:val="none" w:sz="0" w:space="0" w:color="auto"/>
        <w:bottom w:val="none" w:sz="0" w:space="0" w:color="auto"/>
        <w:right w:val="none" w:sz="0" w:space="0" w:color="auto"/>
      </w:divBdr>
    </w:div>
    <w:div w:id="1378121947">
      <w:bodyDiv w:val="1"/>
      <w:marLeft w:val="0"/>
      <w:marRight w:val="0"/>
      <w:marTop w:val="0"/>
      <w:marBottom w:val="0"/>
      <w:divBdr>
        <w:top w:val="none" w:sz="0" w:space="0" w:color="auto"/>
        <w:left w:val="none" w:sz="0" w:space="0" w:color="auto"/>
        <w:bottom w:val="none" w:sz="0" w:space="0" w:color="auto"/>
        <w:right w:val="none" w:sz="0" w:space="0" w:color="auto"/>
      </w:divBdr>
    </w:div>
    <w:div w:id="1451709105">
      <w:bodyDiv w:val="1"/>
      <w:marLeft w:val="0"/>
      <w:marRight w:val="0"/>
      <w:marTop w:val="0"/>
      <w:marBottom w:val="0"/>
      <w:divBdr>
        <w:top w:val="none" w:sz="0" w:space="0" w:color="auto"/>
        <w:left w:val="none" w:sz="0" w:space="0" w:color="auto"/>
        <w:bottom w:val="none" w:sz="0" w:space="0" w:color="auto"/>
        <w:right w:val="none" w:sz="0" w:space="0" w:color="auto"/>
      </w:divBdr>
      <w:divsChild>
        <w:div w:id="48652639">
          <w:marLeft w:val="0"/>
          <w:marRight w:val="0"/>
          <w:marTop w:val="0"/>
          <w:marBottom w:val="0"/>
          <w:divBdr>
            <w:top w:val="none" w:sz="0" w:space="0" w:color="auto"/>
            <w:left w:val="none" w:sz="0" w:space="0" w:color="auto"/>
            <w:bottom w:val="none" w:sz="0" w:space="0" w:color="auto"/>
            <w:right w:val="none" w:sz="0" w:space="0" w:color="auto"/>
          </w:divBdr>
        </w:div>
        <w:div w:id="425660829">
          <w:marLeft w:val="0"/>
          <w:marRight w:val="0"/>
          <w:marTop w:val="0"/>
          <w:marBottom w:val="0"/>
          <w:divBdr>
            <w:top w:val="none" w:sz="0" w:space="0" w:color="auto"/>
            <w:left w:val="none" w:sz="0" w:space="0" w:color="auto"/>
            <w:bottom w:val="none" w:sz="0" w:space="0" w:color="auto"/>
            <w:right w:val="none" w:sz="0" w:space="0" w:color="auto"/>
          </w:divBdr>
        </w:div>
        <w:div w:id="488904513">
          <w:marLeft w:val="0"/>
          <w:marRight w:val="0"/>
          <w:marTop w:val="0"/>
          <w:marBottom w:val="0"/>
          <w:divBdr>
            <w:top w:val="none" w:sz="0" w:space="0" w:color="auto"/>
            <w:left w:val="none" w:sz="0" w:space="0" w:color="auto"/>
            <w:bottom w:val="none" w:sz="0" w:space="0" w:color="auto"/>
            <w:right w:val="none" w:sz="0" w:space="0" w:color="auto"/>
          </w:divBdr>
        </w:div>
        <w:div w:id="729111830">
          <w:marLeft w:val="0"/>
          <w:marRight w:val="0"/>
          <w:marTop w:val="0"/>
          <w:marBottom w:val="0"/>
          <w:divBdr>
            <w:top w:val="none" w:sz="0" w:space="0" w:color="auto"/>
            <w:left w:val="none" w:sz="0" w:space="0" w:color="auto"/>
            <w:bottom w:val="none" w:sz="0" w:space="0" w:color="auto"/>
            <w:right w:val="none" w:sz="0" w:space="0" w:color="auto"/>
          </w:divBdr>
        </w:div>
        <w:div w:id="749473952">
          <w:marLeft w:val="0"/>
          <w:marRight w:val="0"/>
          <w:marTop w:val="0"/>
          <w:marBottom w:val="0"/>
          <w:divBdr>
            <w:top w:val="none" w:sz="0" w:space="0" w:color="auto"/>
            <w:left w:val="none" w:sz="0" w:space="0" w:color="auto"/>
            <w:bottom w:val="none" w:sz="0" w:space="0" w:color="auto"/>
            <w:right w:val="none" w:sz="0" w:space="0" w:color="auto"/>
          </w:divBdr>
        </w:div>
        <w:div w:id="880441191">
          <w:marLeft w:val="0"/>
          <w:marRight w:val="0"/>
          <w:marTop w:val="0"/>
          <w:marBottom w:val="0"/>
          <w:divBdr>
            <w:top w:val="none" w:sz="0" w:space="0" w:color="auto"/>
            <w:left w:val="none" w:sz="0" w:space="0" w:color="auto"/>
            <w:bottom w:val="none" w:sz="0" w:space="0" w:color="auto"/>
            <w:right w:val="none" w:sz="0" w:space="0" w:color="auto"/>
          </w:divBdr>
        </w:div>
        <w:div w:id="956907011">
          <w:marLeft w:val="0"/>
          <w:marRight w:val="0"/>
          <w:marTop w:val="0"/>
          <w:marBottom w:val="0"/>
          <w:divBdr>
            <w:top w:val="none" w:sz="0" w:space="0" w:color="auto"/>
            <w:left w:val="none" w:sz="0" w:space="0" w:color="auto"/>
            <w:bottom w:val="none" w:sz="0" w:space="0" w:color="auto"/>
            <w:right w:val="none" w:sz="0" w:space="0" w:color="auto"/>
          </w:divBdr>
        </w:div>
        <w:div w:id="1176312948">
          <w:marLeft w:val="0"/>
          <w:marRight w:val="0"/>
          <w:marTop w:val="0"/>
          <w:marBottom w:val="0"/>
          <w:divBdr>
            <w:top w:val="none" w:sz="0" w:space="0" w:color="auto"/>
            <w:left w:val="none" w:sz="0" w:space="0" w:color="auto"/>
            <w:bottom w:val="none" w:sz="0" w:space="0" w:color="auto"/>
            <w:right w:val="none" w:sz="0" w:space="0" w:color="auto"/>
          </w:divBdr>
        </w:div>
        <w:div w:id="1184171593">
          <w:marLeft w:val="0"/>
          <w:marRight w:val="0"/>
          <w:marTop w:val="0"/>
          <w:marBottom w:val="0"/>
          <w:divBdr>
            <w:top w:val="none" w:sz="0" w:space="0" w:color="auto"/>
            <w:left w:val="none" w:sz="0" w:space="0" w:color="auto"/>
            <w:bottom w:val="none" w:sz="0" w:space="0" w:color="auto"/>
            <w:right w:val="none" w:sz="0" w:space="0" w:color="auto"/>
          </w:divBdr>
        </w:div>
      </w:divsChild>
    </w:div>
    <w:div w:id="1487629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header" Target="header1.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28" Type="http://schemas.openxmlformats.org/officeDocument/2006/relationships/image" Target="media/image16.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s>
</file>

<file path=word/_rels/footnotes.xml.rels><?xml version="1.0" encoding="UTF-8" standalone="yes"?>
<Relationships xmlns="http://schemas.openxmlformats.org/package/2006/relationships"><Relationship Id="rId1" Type="http://schemas.openxmlformats.org/officeDocument/2006/relationships/hyperlink" Target="mailto:t.carruthers@oceans.ubc.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30B0DA-09A6-4C31-BF70-00350EAFD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1754</Words>
  <Characters>10003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University of Cape Town</Company>
  <LinksUpToDate>false</LinksUpToDate>
  <CharactersWithSpaces>11734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TomFast</dc:creator>
  <cp:lastModifiedBy>Thomas Carruthers</cp:lastModifiedBy>
  <cp:revision>2</cp:revision>
  <cp:lastPrinted>2017-09-20T18:30:00Z</cp:lastPrinted>
  <dcterms:created xsi:type="dcterms:W3CDTF">2017-09-21T04:09:00Z</dcterms:created>
  <dcterms:modified xsi:type="dcterms:W3CDTF">2017-09-21T04:09:00Z</dcterms:modified>
</cp:coreProperties>
</file>