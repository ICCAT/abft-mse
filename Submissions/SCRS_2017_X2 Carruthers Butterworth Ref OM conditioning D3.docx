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4AF43595" w:rsidR="00043093" w:rsidRDefault="00125C97" w:rsidP="00123D63">
      <w:pPr>
        <w:ind w:left="709" w:right="663"/>
        <w:jc w:val="both"/>
        <w:rPr>
          <w:rFonts w:cs="Times New Roman"/>
          <w:szCs w:val="20"/>
        </w:rPr>
      </w:pPr>
      <w:del w:id="2" w:author="Thomas Carruthers" w:date="2017-09-21T23:19:00Z">
        <w:r w:rsidRPr="00125C97" w:rsidDel="00123D63">
          <w:rPr>
            <w:rFonts w:cs="Times New Roman"/>
            <w:szCs w:val="20"/>
            <w:highlight w:val="yellow"/>
          </w:rPr>
          <w:delText>To do last</w:delText>
        </w:r>
      </w:del>
      <w:ins w:id="3" w:author="Thomas Carruthers" w:date="2017-09-21T23:20:00Z">
        <w:r w:rsidR="00CF7788">
          <w:rPr>
            <w:rFonts w:cs="Times New Roman"/>
            <w:szCs w:val="20"/>
          </w:rPr>
          <w:t xml:space="preserve">A total of 36 reference case operating models </w:t>
        </w:r>
      </w:ins>
      <w:ins w:id="4" w:author="Thomas Carruthers" w:date="2017-09-21T23:34:00Z">
        <w:r w:rsidR="006A2258">
          <w:rPr>
            <w:rFonts w:cs="Times New Roman"/>
            <w:szCs w:val="20"/>
          </w:rPr>
          <w:t xml:space="preserve">for Atlantic bluefin tuna </w:t>
        </w:r>
      </w:ins>
      <w:ins w:id="5" w:author="Thomas Carruthers" w:date="2017-09-21T23:20:00Z">
        <w:r w:rsidR="00CF7788">
          <w:rPr>
            <w:rFonts w:cs="Times New Roman"/>
            <w:szCs w:val="20"/>
          </w:rPr>
          <w:t>are described that span a range of scenarios for future recruitment dynamics, current abundance levels, natural mortality rat</w:t>
        </w:r>
        <w:r w:rsidR="006A2258">
          <w:rPr>
            <w:rFonts w:cs="Times New Roman"/>
            <w:szCs w:val="20"/>
          </w:rPr>
          <w:t>e and age at maturity. Of these operating models</w:t>
        </w:r>
        <w:r w:rsidR="00CF7788">
          <w:rPr>
            <w:rFonts w:cs="Times New Roman"/>
            <w:szCs w:val="20"/>
          </w:rPr>
          <w:t xml:space="preserve"> 12 required fitting to historical data. The fits of these models to data are presented in this paper. </w:t>
        </w:r>
      </w:ins>
      <w:ins w:id="6" w:author="Thomas Carruthers" w:date="2017-09-21T23:24:00Z">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ins>
      <w:ins w:id="7" w:author="Thomas Carruthers" w:date="2017-09-21T23:20:00Z">
        <w:r w:rsidR="00CF7788">
          <w:rPr>
            <w:rFonts w:cs="Times New Roman"/>
            <w:szCs w:val="20"/>
          </w:rPr>
          <w:t>The</w:t>
        </w:r>
      </w:ins>
      <w:ins w:id="8" w:author="Thomas Carruthers" w:date="2017-09-21T23:19:00Z">
        <w:r w:rsidR="00123D63" w:rsidRPr="00123D63">
          <w:rPr>
            <w:rFonts w:cs="Times New Roman"/>
            <w:szCs w:val="20"/>
          </w:rPr>
          <w:t xml:space="preserve"> </w:t>
        </w:r>
      </w:ins>
      <w:ins w:id="9" w:author="Thomas Carruthers" w:date="2017-09-21T23:21:00Z">
        <w:r w:rsidR="00CF7788">
          <w:rPr>
            <w:rFonts w:cs="Times New Roman"/>
            <w:szCs w:val="20"/>
          </w:rPr>
          <w:t xml:space="preserve">fitted </w:t>
        </w:r>
      </w:ins>
      <w:ins w:id="10" w:author="Thomas Carruthers" w:date="2017-09-21T23:19:00Z">
        <w:r w:rsidR="00123D63" w:rsidRPr="00123D63">
          <w:rPr>
            <w:rFonts w:cs="Times New Roman"/>
            <w:szCs w:val="20"/>
          </w:rPr>
          <w:t xml:space="preserve">reference operating models </w:t>
        </w:r>
      </w:ins>
      <w:ins w:id="11" w:author="Thomas Carruthers" w:date="2017-09-21T23:23:00Z">
        <w:r w:rsidR="001C317C">
          <w:rPr>
            <w:rFonts w:cs="Times New Roman"/>
            <w:szCs w:val="20"/>
          </w:rPr>
          <w:t>span a</w:t>
        </w:r>
      </w:ins>
      <w:ins w:id="12" w:author="Thomas Carruthers" w:date="2017-09-21T23:19:00Z">
        <w:r w:rsidR="00123D63" w:rsidRPr="00123D63">
          <w:rPr>
            <w:rFonts w:cs="Times New Roman"/>
            <w:szCs w:val="20"/>
          </w:rPr>
          <w:t xml:space="preserve"> reasonably wide range </w:t>
        </w:r>
      </w:ins>
      <w:ins w:id="13" w:author="Thomas Carruthers" w:date="2017-09-21T23:23:00Z">
        <w:r w:rsidR="001C317C">
          <w:rPr>
            <w:rFonts w:cs="Times New Roman"/>
            <w:szCs w:val="20"/>
          </w:rPr>
          <w:t>of estimates</w:t>
        </w:r>
      </w:ins>
      <w:ins w:id="14" w:author="Thomas Carruthers" w:date="2017-09-21T23:19:00Z">
        <w:r w:rsidR="00123D63" w:rsidRPr="00123D63">
          <w:rPr>
            <w:rFonts w:cs="Times New Roman"/>
            <w:szCs w:val="20"/>
          </w:rPr>
          <w:t xml:space="preserve"> for</w:t>
        </w:r>
        <w:r w:rsidR="001C317C">
          <w:rPr>
            <w:rFonts w:cs="Times New Roman"/>
            <w:szCs w:val="20"/>
          </w:rPr>
          <w:t xml:space="preserve"> stock status and productivity.</w:t>
        </w:r>
      </w:ins>
      <w:ins w:id="15" w:author="Thomas Carruthers" w:date="2017-09-21T23:25:00Z">
        <w:r w:rsidR="001C317C">
          <w:rPr>
            <w:rFonts w:cs="Times New Roman"/>
            <w:szCs w:val="20"/>
          </w:rPr>
          <w:t xml:space="preserve"> </w:t>
        </w:r>
      </w:ins>
      <w:proofErr w:type="gramStart"/>
      <w:ins w:id="16" w:author="Thomas Carruthers" w:date="2017-09-21T23:19:00Z">
        <w:r w:rsidR="00123D63" w:rsidRPr="00123D63">
          <w:rPr>
            <w:rFonts w:cs="Times New Roman"/>
            <w:szCs w:val="20"/>
          </w:rPr>
          <w:t>A number of</w:t>
        </w:r>
        <w:proofErr w:type="gramEnd"/>
        <w:r w:rsidR="00123D63" w:rsidRPr="00123D63">
          <w:rPr>
            <w:rFonts w:cs="Times New Roman"/>
            <w:szCs w:val="20"/>
          </w:rPr>
          <w:t xml:space="preserve"> fishery-independent and assessment CPUE indices </w:t>
        </w:r>
      </w:ins>
      <w:ins w:id="17" w:author="Thomas Carruthers" w:date="2017-09-21T23:35:00Z">
        <w:r w:rsidR="006A2258">
          <w:rPr>
            <w:rFonts w:cs="Times New Roman"/>
            <w:szCs w:val="20"/>
          </w:rPr>
          <w:t>had</w:t>
        </w:r>
      </w:ins>
      <w:ins w:id="18" w:author="Thomas Carruthers" w:date="2017-09-21T23:25:00Z">
        <w:r w:rsidR="001C317C">
          <w:rPr>
            <w:rFonts w:cs="Times New Roman"/>
            <w:szCs w:val="20"/>
          </w:rPr>
          <w:t xml:space="preserve"> acceptable fitting diagnostics. These indices </w:t>
        </w:r>
      </w:ins>
      <w:ins w:id="19" w:author="Thomas Carruthers" w:date="2017-09-21T23:19:00Z">
        <w:r w:rsidR="00123D63" w:rsidRPr="00123D63">
          <w:rPr>
            <w:rFonts w:cs="Times New Roman"/>
            <w:szCs w:val="20"/>
          </w:rPr>
          <w:t>span younger and older life stages in both eastern and western areas</w:t>
        </w:r>
      </w:ins>
      <w:ins w:id="20" w:author="Thomas Carruthers" w:date="2017-09-21T23:26:00Z">
        <w:r w:rsidR="001C317C">
          <w:rPr>
            <w:rFonts w:cs="Times New Roman"/>
            <w:szCs w:val="20"/>
          </w:rPr>
          <w:t xml:space="preserve"> and could </w:t>
        </w:r>
      </w:ins>
      <w:ins w:id="21" w:author="Thomas Carruthers" w:date="2017-09-21T23:19:00Z">
        <w:r w:rsidR="00123D63" w:rsidRPr="00123D63">
          <w:rPr>
            <w:rFonts w:cs="Times New Roman"/>
            <w:szCs w:val="20"/>
          </w:rPr>
          <w:t>index-based MPs of varying complexity.</w:t>
        </w:r>
      </w:ins>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33AE6A09"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del w:id="22" w:author="Thomas Carruthers" w:date="2017-09-21T23:35:00Z">
        <w:r w:rsidDel="006A2258">
          <w:rPr>
            <w:rFonts w:cs="Times New Roman"/>
            <w:i/>
            <w:szCs w:val="20"/>
          </w:rPr>
          <w:delText>stock mixing</w:delText>
        </w:r>
      </w:del>
      <w:ins w:id="23" w:author="Thomas Carruthers" w:date="2017-09-21T23:35:00Z">
        <w:r w:rsidR="006A2258">
          <w:rPr>
            <w:rFonts w:cs="Times New Roman"/>
            <w:i/>
            <w:szCs w:val="20"/>
          </w:rPr>
          <w:t>management procedure</w:t>
        </w:r>
      </w:ins>
      <w:del w:id="24" w:author="Thomas Carruthers" w:date="2017-09-21T23:35:00Z">
        <w:r w:rsidDel="006A2258">
          <w:rPr>
            <w:rFonts w:cs="Times New Roman"/>
            <w:i/>
            <w:szCs w:val="20"/>
          </w:rPr>
          <w:delText xml:space="preserve"> </w:delText>
        </w:r>
      </w:del>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 xml:space="preserve">In this </w:t>
      </w:r>
      <w:proofErr w:type="gramStart"/>
      <w:r>
        <w:t>paper</w:t>
      </w:r>
      <w:proofErr w:type="gramEnd"/>
      <w:r>
        <w:t xml:space="preserve">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commentRangeStart w:id="25"/>
      <w:r w:rsidR="000C475D">
        <w:rPr>
          <w:b/>
        </w:rPr>
        <w:t>estimates</w:t>
      </w:r>
      <w:commentRangeEnd w:id="25"/>
      <w:r w:rsidR="000C475D">
        <w:rPr>
          <w:rStyle w:val="CommentReference"/>
        </w:rPr>
        <w:commentReference w:id="25"/>
      </w:r>
      <w:r w:rsidR="000C475D">
        <w:rPr>
          <w:b/>
        </w:rPr>
        <w:t xml:space="preserve">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proofErr w:type="gramStart"/>
      <w:r w:rsidR="001B2247">
        <w:t>OM</w:t>
      </w:r>
      <w:proofErr w:type="gramEnd"/>
      <w:r w:rsidR="001B2247">
        <w:t xml:space="preserve">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 xml:space="preserve">increase in the Eastern SSB </w:t>
      </w:r>
      <w:proofErr w:type="gramStart"/>
      <w:r>
        <w:t>similar to</w:t>
      </w:r>
      <w:proofErr w:type="gramEnd"/>
      <w:r>
        <w:t xml:space="preserve">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 xml:space="preserve">In </w:t>
      </w:r>
      <w:proofErr w:type="gramStart"/>
      <w:r>
        <w:t>general</w:t>
      </w:r>
      <w:proofErr w:type="gramEnd"/>
      <w:r>
        <w:t xml:space="preserve">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ins w:id="26" w:author="Thomas Carruthers" w:date="2017-09-20T21:02:00Z">
        <w:r w:rsidR="009D4AC5">
          <w:t xml:space="preserve"> </w:t>
        </w:r>
      </w:ins>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proofErr w:type="gramStart"/>
      <w:r>
        <w:t>With the exception of</w:t>
      </w:r>
      <w:proofErr w:type="gramEnd"/>
      <w:r>
        <w:t xml:space="preserve">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35C82E67" w:rsidR="00A44C5E" w:rsidRDefault="00A44C5E" w:rsidP="00A8201D">
      <w:pPr>
        <w:rPr>
          <w:ins w:id="27" w:author="Thomas Carruthers" w:date="2017-09-21T23:09:00Z"/>
        </w:rPr>
      </w:pPr>
    </w:p>
    <w:p w14:paraId="5BA9015B" w14:textId="218176C6" w:rsidR="00495CC5" w:rsidRDefault="00495CC5" w:rsidP="00A8201D">
      <w:pPr>
        <w:rPr>
          <w:ins w:id="28" w:author="Thomas Carruthers" w:date="2017-09-21T23:09:00Z"/>
        </w:rPr>
      </w:pPr>
      <w:ins w:id="29" w:author="Thomas Carruthers" w:date="2017-09-21T23:09:00Z">
        <w:r>
          <w:t>These indices may be considered as candidates for simulation in the MSE framework for the calculation of TAC</w:t>
        </w:r>
      </w:ins>
      <w:ins w:id="30" w:author="Thomas Carruthers" w:date="2017-09-21T23:10:00Z">
        <w:r>
          <w:t xml:space="preserve">s by MPs. </w:t>
        </w:r>
      </w:ins>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w:t>
      </w:r>
      <w:proofErr w:type="gramStart"/>
      <w:r w:rsidRPr="00A47CB0">
        <w:t>important Factor</w:t>
      </w:r>
      <w:proofErr w:type="gramEnd"/>
      <w:r w:rsidRPr="00A47CB0">
        <w:t xml:space="preserve">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495CC5" w:rsidRDefault="00495CC5" w:rsidP="00852AE9">
      <w:pPr>
        <w:jc w:val="both"/>
        <w:rPr>
          <w:ins w:id="31" w:author="Thomas Carruthers" w:date="2017-09-21T23:12:00Z"/>
          <w:rPrChange w:id="32" w:author="Thomas Carruthers" w:date="2017-09-21T23:16:00Z">
            <w:rPr>
              <w:ins w:id="33" w:author="Thomas Carruthers" w:date="2017-09-21T23:12:00Z"/>
              <w:highlight w:val="yellow"/>
            </w:rPr>
          </w:rPrChange>
        </w:rPr>
      </w:pPr>
      <w:bookmarkStart w:id="34" w:name="_Hlk493799304"/>
      <w:ins w:id="35" w:author="Thomas Carruthers" w:date="2017-09-21T23:10:00Z">
        <w:r w:rsidRPr="00495CC5">
          <w:rPr>
            <w:rPrChange w:id="36" w:author="Thomas Carruthers" w:date="2017-09-21T23:16:00Z">
              <w:rPr>
                <w:highlight w:val="yellow"/>
              </w:rPr>
            </w:rPrChange>
          </w:rPr>
          <w:t>In general</w:t>
        </w:r>
      </w:ins>
      <w:ins w:id="37" w:author="Thomas Carruthers" w:date="2017-09-21T23:18:00Z">
        <w:r w:rsidR="00123D63">
          <w:t>,</w:t>
        </w:r>
      </w:ins>
      <w:ins w:id="38" w:author="Thomas Carruthers" w:date="2017-09-21T23:26:00Z">
        <w:r w:rsidR="00E31067">
          <w:t xml:space="preserve"> </w:t>
        </w:r>
      </w:ins>
      <w:ins w:id="39" w:author="Thomas Carruthers" w:date="2017-09-21T23:10:00Z">
        <w:r w:rsidRPr="00495CC5">
          <w:rPr>
            <w:rPrChange w:id="40" w:author="Thomas Carruthers" w:date="2017-09-21T23:16:00Z">
              <w:rPr>
                <w:highlight w:val="yellow"/>
              </w:rPr>
            </w:rPrChange>
          </w:rPr>
          <w:t>the various reference operating models</w:t>
        </w:r>
      </w:ins>
      <w:ins w:id="41" w:author="Thomas Carruthers" w:date="2017-09-21T23:11:00Z">
        <w:r w:rsidRPr="00495CC5">
          <w:rPr>
            <w:rPrChange w:id="42" w:author="Thomas Carruthers" w:date="2017-09-21T23:16:00Z">
              <w:rPr>
                <w:highlight w:val="yellow"/>
              </w:rPr>
            </w:rPrChange>
          </w:rPr>
          <w:t xml:space="preserve"> span a reasonably wide range of scenarios for stock status and productivity. While even the best fits to indices show</w:t>
        </w:r>
      </w:ins>
      <w:ins w:id="43" w:author="Thomas Carruthers" w:date="2017-09-21T23:16:00Z">
        <w:r>
          <w:t>ed</w:t>
        </w:r>
      </w:ins>
      <w:ins w:id="44" w:author="Thomas Carruthers" w:date="2017-09-21T23:11:00Z">
        <w:r w:rsidRPr="00495CC5">
          <w:rPr>
            <w:rPrChange w:id="45" w:author="Thomas Carruthers" w:date="2017-09-21T23:16:00Z">
              <w:rPr>
                <w:highlight w:val="yellow"/>
              </w:rPr>
            </w:rPrChange>
          </w:rPr>
          <w:t xml:space="preserve"> some residual patterns, the observation model can account for </w:t>
        </w:r>
      </w:ins>
      <w:ins w:id="46" w:author="Thomas Carruthers" w:date="2017-09-21T23:16:00Z">
        <w:r>
          <w:t>misfit</w:t>
        </w:r>
      </w:ins>
      <w:ins w:id="47" w:author="Thomas Carruthers" w:date="2017-09-21T23:12:00Z">
        <w:r w:rsidRPr="00495CC5">
          <w:rPr>
            <w:rPrChange w:id="48" w:author="Thomas Carruthers" w:date="2017-09-21T23:16:00Z">
              <w:rPr>
                <w:highlight w:val="yellow"/>
              </w:rPr>
            </w:rPrChange>
          </w:rPr>
          <w:t xml:space="preserve"> by simulating auto-correlation in residuals and hyper-stability. </w:t>
        </w:r>
      </w:ins>
    </w:p>
    <w:p w14:paraId="14B95943" w14:textId="77777777" w:rsidR="00495CC5" w:rsidRPr="00495CC5" w:rsidRDefault="00495CC5" w:rsidP="00852AE9">
      <w:pPr>
        <w:jc w:val="both"/>
        <w:rPr>
          <w:ins w:id="49" w:author="Thomas Carruthers" w:date="2017-09-21T23:13:00Z"/>
          <w:rPrChange w:id="50" w:author="Thomas Carruthers" w:date="2017-09-21T23:16:00Z">
            <w:rPr>
              <w:ins w:id="51" w:author="Thomas Carruthers" w:date="2017-09-21T23:13:00Z"/>
              <w:highlight w:val="yellow"/>
            </w:rPr>
          </w:rPrChange>
        </w:rPr>
      </w:pPr>
    </w:p>
    <w:p w14:paraId="394E222C" w14:textId="039C7258" w:rsidR="00123D63" w:rsidRDefault="00495CC5" w:rsidP="00852AE9">
      <w:pPr>
        <w:jc w:val="both"/>
        <w:rPr>
          <w:ins w:id="52" w:author="Thomas Carruthers" w:date="2017-09-21T23:17:00Z"/>
        </w:rPr>
      </w:pPr>
      <w:ins w:id="53" w:author="Thomas Carruthers" w:date="2017-09-21T23:13:00Z">
        <w:r w:rsidRPr="00495CC5">
          <w:rPr>
            <w:rPrChange w:id="54" w:author="Thomas Carruthers" w:date="2017-09-21T23:16:00Z">
              <w:rPr>
                <w:highlight w:val="yellow"/>
              </w:rPr>
            </w:rPrChange>
          </w:rPr>
          <w:t xml:space="preserve">The principal purpose of this document is to investigate whether certain operating models do not meet acceptable standards of model fit. </w:t>
        </w:r>
      </w:ins>
      <w:ins w:id="55" w:author="Thomas Carruthers" w:date="2017-09-21T23:19:00Z">
        <w:r w:rsidR="00123D63">
          <w:t>T</w:t>
        </w:r>
      </w:ins>
      <w:ins w:id="56" w:author="Thomas Carruthers" w:date="2017-09-21T23:13:00Z">
        <w:r w:rsidRPr="00495CC5">
          <w:rPr>
            <w:rPrChange w:id="57" w:author="Thomas Carruthers" w:date="2017-09-21T23:16:00Z">
              <w:rPr>
                <w:highlight w:val="yellow"/>
              </w:rPr>
            </w:rPrChange>
          </w:rPr>
          <w:t>he</w:t>
        </w:r>
      </w:ins>
      <w:ins w:id="58" w:author="Thomas Carruthers" w:date="2017-09-21T23:16:00Z">
        <w:r w:rsidR="00123D63">
          <w:t xml:space="preserve"> </w:t>
        </w:r>
      </w:ins>
      <w:ins w:id="59" w:author="Thomas Carruthers" w:date="2017-09-21T23:19:00Z">
        <w:r w:rsidR="00123D63">
          <w:t xml:space="preserve">various operating </w:t>
        </w:r>
      </w:ins>
      <w:ins w:id="60" w:author="Thomas Carruthers" w:date="2017-09-21T23:16:00Z">
        <w:r w:rsidR="00123D63">
          <w:t xml:space="preserve">models fitted similarly well to the indices and none appeared to </w:t>
        </w:r>
      </w:ins>
      <w:ins w:id="61" w:author="Thomas Carruthers" w:date="2017-09-21T23:17:00Z">
        <w:r w:rsidR="00123D63">
          <w:t>warrant</w:t>
        </w:r>
      </w:ins>
      <w:ins w:id="62" w:author="Thomas Carruthers" w:date="2017-09-21T23:16:00Z">
        <w:r w:rsidR="00123D63">
          <w:t xml:space="preserve"> rejection from the </w:t>
        </w:r>
      </w:ins>
      <w:ins w:id="63" w:author="Thomas Carruthers" w:date="2017-09-21T23:17:00Z">
        <w:r w:rsidR="00123D63">
          <w:t>reference</w:t>
        </w:r>
      </w:ins>
      <w:ins w:id="64" w:author="Thomas Carruthers" w:date="2017-09-21T23:16:00Z">
        <w:r w:rsidR="00123D63">
          <w:t xml:space="preserve"> </w:t>
        </w:r>
      </w:ins>
      <w:ins w:id="65" w:author="Thomas Carruthers" w:date="2017-09-21T23:17:00Z">
        <w:r w:rsidR="00123D63">
          <w:t xml:space="preserve">set. </w:t>
        </w:r>
      </w:ins>
    </w:p>
    <w:p w14:paraId="3ECBE87D" w14:textId="77777777" w:rsidR="00123D63" w:rsidRDefault="00123D63" w:rsidP="00852AE9">
      <w:pPr>
        <w:jc w:val="both"/>
        <w:rPr>
          <w:ins w:id="66" w:author="Thomas Carruthers" w:date="2017-09-21T23:17:00Z"/>
        </w:rPr>
      </w:pPr>
    </w:p>
    <w:p w14:paraId="68A66D87" w14:textId="019A73CA" w:rsidR="00954998" w:rsidRPr="00495CC5" w:rsidDel="00495CC5" w:rsidRDefault="00123D63" w:rsidP="00852AE9">
      <w:pPr>
        <w:jc w:val="both"/>
        <w:rPr>
          <w:del w:id="67" w:author="Thomas Carruthers" w:date="2017-09-21T23:10:00Z"/>
          <w:rPrChange w:id="68" w:author="Thomas Carruthers" w:date="2017-09-21T23:16:00Z">
            <w:rPr>
              <w:del w:id="69" w:author="Thomas Carruthers" w:date="2017-09-21T23:10:00Z"/>
              <w:highlight w:val="yellow"/>
            </w:rPr>
          </w:rPrChange>
        </w:rPr>
      </w:pPr>
      <w:proofErr w:type="gramStart"/>
      <w:ins w:id="70" w:author="Thomas Carruthers" w:date="2017-09-21T23:17:00Z">
        <w:r>
          <w:t>A number of</w:t>
        </w:r>
        <w:proofErr w:type="gramEnd"/>
        <w:r>
          <w:t xml:space="preserve"> fishery-independent and assessment CPUE indices may be available that span younger and older life stages in both eastern and western areas. It follows these </w:t>
        </w:r>
      </w:ins>
      <w:ins w:id="71" w:author="Thomas Carruthers" w:date="2017-09-21T23:18:00Z">
        <w:r>
          <w:t xml:space="preserve">provide a basis for investigating a range of index-based MPs of varying complexity. </w:t>
        </w:r>
      </w:ins>
      <w:bookmarkEnd w:id="34"/>
      <w:del w:id="72" w:author="Thomas Carruthers" w:date="2017-09-21T23:10:00Z">
        <w:r w:rsidR="00BF4F3F" w:rsidRPr="00495CC5" w:rsidDel="00495CC5">
          <w:rPr>
            <w:rPrChange w:id="73" w:author="Thomas Carruthers" w:date="2017-09-21T23:16:00Z">
              <w:rPr>
                <w:highlight w:val="yellow"/>
              </w:rPr>
            </w:rPrChange>
          </w:rPr>
          <w:delText>Index selection</w:delText>
        </w:r>
      </w:del>
    </w:p>
    <w:p w14:paraId="637DF99B" w14:textId="20FC4F73" w:rsidR="00BF4F3F" w:rsidRDefault="00BF4F3F" w:rsidP="00852AE9">
      <w:pPr>
        <w:jc w:val="both"/>
      </w:pPr>
      <w:del w:id="74" w:author="Thomas Carruthers" w:date="2017-09-21T23:10:00Z">
        <w:r w:rsidRPr="00495CC5" w:rsidDel="00495CC5">
          <w:rPr>
            <w:rPrChange w:id="75" w:author="Thomas Carruthers" w:date="2017-09-21T23:16:00Z">
              <w:rPr>
                <w:highlight w:val="yellow"/>
              </w:rPr>
            </w:rPrChange>
          </w:rPr>
          <w:delText>Robustness sets</w:delText>
        </w:r>
      </w:del>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 xml:space="preserve">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t>
      </w:r>
      <w:proofErr w:type="gramStart"/>
      <w:r w:rsidRPr="000E1796">
        <w:t>ways</w:t>
      </w:r>
      <w:proofErr w:type="gramEnd"/>
      <w:r w:rsidRPr="000E1796">
        <w:t xml:space="preserve">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 xml:space="preserve">ABT-MSE. 2017. Atlantic bluefin tuna management strategy evaluation: </w:t>
      </w:r>
      <w:proofErr w:type="gramStart"/>
      <w:r>
        <w:rPr>
          <w:lang w:val="en-US"/>
        </w:rPr>
        <w:t>an</w:t>
      </w:r>
      <w:proofErr w:type="gramEnd"/>
      <w:r>
        <w:rPr>
          <w:lang w:val="en-US"/>
        </w:rPr>
        <w:t xml:space="preserve">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lastRenderedPageBreak/>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Change w:id="76" w:author="Thomas Carruthers" w:date="2017-09-21T23:37:00Z">
            <w:rPr>
              <w:lang w:val="en-US"/>
            </w:rPr>
          </w:rPrChange>
        </w:rPr>
        <w:t>Available at</w:t>
      </w:r>
      <w:r w:rsidRPr="00C470AB">
        <w:rPr>
          <w:lang w:val="en-US"/>
          <w:rPrChange w:id="77" w:author="Thomas Carruthers" w:date="2017-09-21T23:37:00Z">
            <w:rPr>
              <w:highlight w:val="yellow"/>
              <w:lang w:val="en-US"/>
            </w:rPr>
          </w:rPrChange>
        </w:rPr>
        <w:t xml:space="preserve">: </w:t>
      </w:r>
      <w:ins w:id="78" w:author="Thomas Carruthers" w:date="2017-09-21T23:37:00Z">
        <w:r w:rsidR="00C470AB">
          <w:rPr>
            <w:lang w:val="en-US"/>
          </w:rPr>
          <w:fldChar w:fldCharType="begin"/>
        </w:r>
        <w:r w:rsidR="00C470AB">
          <w:rPr>
            <w:lang w:val="en-US"/>
          </w:rPr>
          <w:instrText xml:space="preserve"> HYPERLINK "https://github.com/ICCAT/abft-mse/tree/master/Manuals_and_design_documents/Trial%20Specifications.docx" </w:instrText>
        </w:r>
        <w:r w:rsidR="00C470AB">
          <w:rPr>
            <w:lang w:val="en-US"/>
          </w:rPr>
        </w:r>
        <w:r w:rsidR="00C470AB">
          <w:rPr>
            <w:lang w:val="en-US"/>
          </w:rPr>
          <w:fldChar w:fldCharType="separate"/>
        </w:r>
        <w:r w:rsidR="00C470AB" w:rsidRPr="00C470AB">
          <w:rPr>
            <w:rStyle w:val="Hyperlink"/>
            <w:lang w:val="en-US"/>
            <w:rPrChange w:id="79" w:author="Thomas Carruthers" w:date="2017-09-21T23:37:00Z">
              <w:rPr>
                <w:rStyle w:val="Hyperlink"/>
                <w:lang w:val="en-US"/>
              </w:rPr>
            </w:rPrChange>
          </w:rPr>
          <w:t>https://github.com/ICCAT/abft-mse/tree/master/Manuals_and_design_documents/Trial</w:t>
        </w:r>
        <w:r w:rsidR="00C470AB" w:rsidRPr="00C470AB">
          <w:rPr>
            <w:rStyle w:val="Hyperlink"/>
            <w:lang w:val="en-US"/>
            <w:rPrChange w:id="80" w:author="Thomas Carruthers" w:date="2017-09-21T23:37:00Z">
              <w:rPr>
                <w:lang w:val="en-US"/>
              </w:rPr>
            </w:rPrChange>
          </w:rPr>
          <w:t xml:space="preserve"> Specifications.docx</w:t>
        </w:r>
        <w:r w:rsidR="00C470AB">
          <w:rPr>
            <w:lang w:val="en-US"/>
          </w:rPr>
          <w:fldChar w:fldCharType="end"/>
        </w:r>
      </w:ins>
      <w:ins w:id="81" w:author="Thomas Carruthers" w:date="2017-09-21T23:36:00Z">
        <w:r w:rsidR="00C470AB" w:rsidRPr="00C470AB">
          <w:rPr>
            <w:lang w:val="en-US"/>
            <w:rPrChange w:id="82" w:author="Thomas Carruthers" w:date="2017-09-21T23:37:00Z">
              <w:rPr>
                <w:highlight w:val="yellow"/>
                <w:lang w:val="en-US"/>
              </w:rPr>
            </w:rPrChange>
          </w:rPr>
          <w:t xml:space="preserve"> </w:t>
        </w:r>
      </w:ins>
      <w:r w:rsidRPr="00C470AB">
        <w:rPr>
          <w:lang w:val="en-US"/>
          <w:rPrChange w:id="83" w:author="Thomas Carruthers" w:date="2017-09-21T23:37:00Z">
            <w:rPr>
              <w:highlight w:val="yellow"/>
              <w:lang w:val="en-US"/>
            </w:rPr>
          </w:rPrChange>
        </w:rPr>
        <w:t>[</w:t>
      </w:r>
      <w:r w:rsidRPr="00C470AB">
        <w:rPr>
          <w:lang w:val="en-US"/>
          <w:rPrChange w:id="84" w:author="Thomas Carruthers" w:date="2017-09-21T23:37:00Z">
            <w:rPr>
              <w:lang w:val="en-US"/>
            </w:rPr>
          </w:rPrChange>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GBYP.</w:t>
      </w:r>
      <w:bookmarkStart w:id="85" w:name="_GoBack"/>
      <w:bookmarkEnd w:id="85"/>
      <w:r>
        <w:rPr>
          <w:lang w:val="en-US"/>
        </w:rPr>
        <w:t xml:space="preserve">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rPr>
          <w:rPrChange w:id="86" w:author="Thomas Carruthers" w:date="2017-09-21T23:39:00Z">
            <w:rPr/>
          </w:rPrChange>
        </w:rPr>
        <w:t>Available at</w:t>
      </w:r>
      <w:r w:rsidRPr="00C470AB">
        <w:rPr>
          <w:rPrChange w:id="87" w:author="Thomas Carruthers" w:date="2017-09-21T23:39:00Z">
            <w:rPr>
              <w:highlight w:val="yellow"/>
            </w:rPr>
          </w:rPrChange>
        </w:rPr>
        <w:t>:</w:t>
      </w:r>
      <w:ins w:id="88" w:author="Thomas Carruthers" w:date="2017-09-21T23:38:00Z">
        <w:r w:rsidR="00C470AB" w:rsidRPr="00C470AB">
          <w:rPr>
            <w:rPrChange w:id="89" w:author="Thomas Carruthers" w:date="2017-09-21T23:39:00Z">
              <w:rPr>
                <w:highlight w:val="yellow"/>
              </w:rPr>
            </w:rPrChange>
          </w:rPr>
          <w:t xml:space="preserve"> </w:t>
        </w:r>
      </w:ins>
      <w:ins w:id="90" w:author="Thomas Carruthers" w:date="2017-09-21T23:39:00Z">
        <w:r w:rsidR="00C470AB" w:rsidRPr="00C470AB">
          <w:rPr>
            <w:rPrChange w:id="91" w:author="Thomas Carruthers" w:date="2017-09-21T23:39:00Z">
              <w:rPr/>
            </w:rPrChange>
          </w:rPr>
          <w:fldChar w:fldCharType="begin"/>
        </w:r>
        <w:r w:rsidR="00C470AB" w:rsidRPr="00C470AB">
          <w:rPr>
            <w:rPrChange w:id="92" w:author="Thomas Carruthers" w:date="2017-09-21T23:39:00Z">
              <w:rPr/>
            </w:rPrChange>
          </w:rPr>
          <w:instrText xml:space="preserve"> HYPERLINK "https://drive.google.com/drive/folders/0B0TXcs-MLRl3anc2Sjc0Yjk1ZTA" </w:instrText>
        </w:r>
        <w:r w:rsidR="00C470AB" w:rsidRPr="00C470AB">
          <w:rPr>
            <w:rPrChange w:id="93" w:author="Thomas Carruthers" w:date="2017-09-21T23:39:00Z">
              <w:rPr/>
            </w:rPrChange>
          </w:rPr>
        </w:r>
        <w:r w:rsidR="00C470AB" w:rsidRPr="00C470AB">
          <w:rPr>
            <w:rPrChange w:id="94" w:author="Thomas Carruthers" w:date="2017-09-21T23:39:00Z">
              <w:rPr/>
            </w:rPrChange>
          </w:rPr>
          <w:fldChar w:fldCharType="separate"/>
        </w:r>
        <w:r w:rsidR="00C470AB" w:rsidRPr="00C470AB">
          <w:rPr>
            <w:rStyle w:val="Hyperlink"/>
            <w:rPrChange w:id="95" w:author="Thomas Carruthers" w:date="2017-09-21T23:39:00Z">
              <w:rPr>
                <w:rStyle w:val="Hyperlink"/>
              </w:rPr>
            </w:rPrChange>
          </w:rPr>
          <w:t>https://drive.google.com/drive/folders/0B0TXcs-MLRl3anc2Sjc0Yjk1ZTA</w:t>
        </w:r>
        <w:r w:rsidR="00C470AB" w:rsidRPr="00C470AB">
          <w:rPr>
            <w:rPrChange w:id="96" w:author="Thomas Carruthers" w:date="2017-09-21T23:39:00Z">
              <w:rPr/>
            </w:rPrChange>
          </w:rPr>
          <w:fldChar w:fldCharType="end"/>
        </w:r>
      </w:ins>
      <w:r w:rsidRPr="00C470AB">
        <w:rPr>
          <w:rPrChange w:id="97" w:author="Thomas Carruthers" w:date="2017-09-21T23:39:00Z">
            <w:rPr>
              <w:highlight w:val="yellow"/>
            </w:rPr>
          </w:rPrChange>
        </w:rPr>
        <w:t xml:space="preserve"> [</w:t>
      </w:r>
      <w:r w:rsidRPr="00C470AB">
        <w:rPr>
          <w:rPrChange w:id="98" w:author="Thomas Carruthers" w:date="2017-09-21T23:39:00Z">
            <w:rPr/>
          </w:rPrChange>
        </w:rPr>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val="en-ZA" w:eastAsia="en-Z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16DCA961" w:rsidR="0012304C" w:rsidRDefault="0012304C" w:rsidP="0058379D">
      <w:pPr>
        <w:keepNext/>
        <w:keepLines/>
        <w:rPr>
          <w:noProof/>
          <w:lang w:eastAsia="en-CA"/>
        </w:rPr>
      </w:pPr>
      <w:r w:rsidRPr="0012304C">
        <w:rPr>
          <w:b/>
          <w:noProof/>
          <w:lang w:eastAsia="en-CA"/>
        </w:rPr>
        <w:t>Table 3</w:t>
      </w:r>
      <w:r>
        <w:rPr>
          <w:noProof/>
          <w:lang w:eastAsia="en-CA"/>
        </w:rPr>
        <w:t xml:space="preserve">. Operating model estimates (maximum posterior density) for the Eastern </w:t>
      </w:r>
      <w:commentRangeStart w:id="99"/>
      <w:r>
        <w:rPr>
          <w:noProof/>
          <w:lang w:eastAsia="en-CA"/>
        </w:rPr>
        <w:t>stock</w:t>
      </w:r>
      <w:commentRangeEnd w:id="99"/>
      <w:r w:rsidR="001921E6">
        <w:rPr>
          <w:rStyle w:val="CommentReference"/>
        </w:rPr>
        <w:commentReference w:id="99"/>
      </w:r>
      <w:r>
        <w:rPr>
          <w:noProof/>
          <w:lang w:eastAsia="en-CA"/>
        </w:rPr>
        <w:t>.</w:t>
      </w:r>
    </w:p>
    <w:p w14:paraId="241B8627" w14:textId="084F95EE" w:rsidR="0012304C" w:rsidRDefault="00B95428" w:rsidP="0058379D">
      <w:pPr>
        <w:keepNext/>
        <w:keepLines/>
        <w:rPr>
          <w:noProof/>
          <w:lang w:eastAsia="en-CA"/>
        </w:rPr>
      </w:pPr>
      <w:r>
        <w:rPr>
          <w:noProof/>
          <w:lang w:val="en-ZA" w:eastAsia="en-Z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37C6E33A" w:rsidR="0012304C" w:rsidRDefault="0012304C" w:rsidP="0012304C">
      <w:pPr>
        <w:keepNext/>
        <w:keepLines/>
        <w:rPr>
          <w:noProof/>
          <w:lang w:eastAsia="en-CA"/>
        </w:rPr>
      </w:pPr>
      <w:r>
        <w:rPr>
          <w:b/>
          <w:noProof/>
          <w:lang w:eastAsia="en-CA"/>
        </w:rPr>
        <w:t>Table 4</w:t>
      </w:r>
      <w:r>
        <w:rPr>
          <w:noProof/>
          <w:lang w:eastAsia="en-CA"/>
        </w:rPr>
        <w:t xml:space="preserve">. Operating model estimates (maximum posterior density) for the </w:t>
      </w:r>
      <w:r w:rsidR="00E20304">
        <w:rPr>
          <w:noProof/>
          <w:lang w:eastAsia="en-CA"/>
        </w:rPr>
        <w:t>Western</w:t>
      </w:r>
      <w:r>
        <w:rPr>
          <w:noProof/>
          <w:lang w:eastAsia="en-CA"/>
        </w:rPr>
        <w:t xml:space="preserve"> stock.</w:t>
      </w:r>
    </w:p>
    <w:p w14:paraId="3D12C009" w14:textId="77777777" w:rsidR="0012304C" w:rsidRDefault="0012304C" w:rsidP="0012304C">
      <w:pPr>
        <w:keepNext/>
        <w:keepLines/>
        <w:rPr>
          <w:noProof/>
          <w:lang w:eastAsia="en-CA"/>
        </w:rPr>
      </w:pPr>
    </w:p>
    <w:p w14:paraId="3AB7CC4C" w14:textId="038AC215" w:rsidR="0012304C" w:rsidRDefault="00B95428" w:rsidP="0058379D">
      <w:pPr>
        <w:keepNext/>
        <w:keepLines/>
        <w:rPr>
          <w:b/>
        </w:rPr>
      </w:pPr>
      <w:r>
        <w:rPr>
          <w:noProof/>
          <w:lang w:val="en-ZA" w:eastAsia="en-Z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val="en-ZA" w:eastAsia="en-ZA"/>
        </w:rPr>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val="en-ZA" w:eastAsia="en-Z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val="en-ZA" w:eastAsia="en-ZA"/>
        </w:rPr>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81381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w:t>
      </w:r>
      <w:proofErr w:type="gramStart"/>
      <w:r>
        <w:t>three fold</w:t>
      </w:r>
      <w:proofErr w:type="gramEnd"/>
      <w:r>
        <w:t xml:space="preserve">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val="en-ZA" w:eastAsia="en-Z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val="en-ZA" w:eastAsia="en-ZA"/>
        </w:rPr>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val="en-ZA" w:eastAsia="en-Z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 xml:space="preserve">Fit of OM#1 to CPUE </w:t>
      </w:r>
      <w:commentRangeStart w:id="100"/>
      <w:commentRangeStart w:id="101"/>
      <w:r>
        <w:t>indices</w:t>
      </w:r>
      <w:commentRangeEnd w:id="100"/>
      <w:r w:rsidR="00470EA9">
        <w:rPr>
          <w:rStyle w:val="CommentReference"/>
        </w:rPr>
        <w:commentReference w:id="100"/>
      </w:r>
      <w:commentRangeEnd w:id="101"/>
      <w:r w:rsidR="009D4AC5">
        <w:rPr>
          <w:rStyle w:val="CommentReference"/>
        </w:rPr>
        <w:commentReference w:id="101"/>
      </w:r>
      <w:r w:rsidR="00FE5460">
        <w:t xml:space="preserve"> used in </w:t>
      </w:r>
      <w:r w:rsidR="009D4AC5">
        <w:t xml:space="preserve">both </w:t>
      </w:r>
      <w:r w:rsidR="00FE5460">
        <w:t xml:space="preserve">he </w:t>
      </w:r>
      <w:proofErr w:type="gramStart"/>
      <w:r w:rsidR="00FE5460">
        <w:t>stock</w:t>
      </w:r>
      <w:proofErr w:type="gramEnd"/>
      <w:r w:rsidR="00FE5460">
        <w:t xml:space="preserve">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val="en-ZA" w:eastAsia="en-ZA"/>
        </w:rPr>
        <w:lastRenderedPageBreak/>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val="en-ZA" w:eastAsia="en-Z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val="en-ZA" w:eastAsia="en-Z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val="en-ZA" w:eastAsia="en-Z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val="en-ZA" w:eastAsia="en-Z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val="en-ZA" w:eastAsia="en-Z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val="en-ZA" w:eastAsia="en-Z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val="en-ZA" w:eastAsia="en-Z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713B8170"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proofErr w:type="gramStart"/>
      <w:r w:rsidR="00795DAD">
        <w:rPr>
          <w:rFonts w:cs="Times New Roman"/>
          <w:szCs w:val="20"/>
        </w:rPr>
        <w:t>(</w:t>
      </w:r>
      <w:r w:rsidR="000E3577">
        <w:rPr>
          <w:rFonts w:cs="Times New Roman"/>
          <w:szCs w:val="20"/>
        </w:rPr>
        <w:t xml:space="preserve"> vertical</w:t>
      </w:r>
      <w:proofErr w:type="gramEnd"/>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Doug Butterworth" w:date="2017-09-21T00:59:00Z" w:initials="DB">
    <w:p w14:paraId="02B365F9" w14:textId="446DDD4B" w:rsidR="000C475D" w:rsidRDefault="000C475D">
      <w:pPr>
        <w:pStyle w:val="CommentText"/>
      </w:pPr>
      <w:r>
        <w:rPr>
          <w:rStyle w:val="CommentReference"/>
        </w:rPr>
        <w:annotationRef/>
      </w:r>
      <w:proofErr w:type="spellStart"/>
      <w:r>
        <w:t>Prob</w:t>
      </w:r>
      <w:r w:rsidR="00680166">
        <w:t>b</w:t>
      </w:r>
      <w:r>
        <w:t>aly</w:t>
      </w:r>
      <w:proofErr w:type="spellEnd"/>
      <w:r>
        <w:t xml:space="preserve"> keep “predict” for future predictions</w:t>
      </w:r>
    </w:p>
  </w:comment>
  <w:comment w:id="99" w:author="Doug Butterworth" w:date="2017-09-21T01:03:00Z" w:initials="DB">
    <w:p w14:paraId="30AB5A70" w14:textId="0CF78C4C" w:rsidR="001921E6" w:rsidRDefault="001921E6">
      <w:pPr>
        <w:pStyle w:val="CommentText"/>
      </w:pPr>
      <w:r>
        <w:rPr>
          <w:rStyle w:val="CommentReference"/>
        </w:rPr>
        <w:annotationRef/>
      </w:r>
      <w:r>
        <w:t xml:space="preserve">You need to define the less well known of these stats in notes under the </w:t>
      </w:r>
      <w:proofErr w:type="gramStart"/>
      <w:r>
        <w:t>Table..</w:t>
      </w:r>
      <w:proofErr w:type="gramEnd"/>
      <w:r>
        <w:t xml:space="preserve"> Inter alia – why </w:t>
      </w:r>
      <w:r w:rsidR="00412FFC">
        <w:t xml:space="preserve">the a for </w:t>
      </w:r>
      <w:proofErr w:type="spellStart"/>
      <w:r w:rsidR="00412FFC">
        <w:t>FMSYaBMSY</w:t>
      </w:r>
      <w:proofErr w:type="spellEnd"/>
      <w:r w:rsidR="00412FFC">
        <w:t>/B0.</w:t>
      </w:r>
    </w:p>
    <w:p w14:paraId="65CD3859" w14:textId="77777777" w:rsidR="00412FFC" w:rsidRDefault="00412FFC">
      <w:pPr>
        <w:pStyle w:val="CommentText"/>
      </w:pPr>
    </w:p>
    <w:p w14:paraId="0FCDEA8C" w14:textId="4CBFD125" w:rsidR="00412FFC" w:rsidRDefault="00412FFC">
      <w:pPr>
        <w:pStyle w:val="CommentText"/>
      </w:pPr>
      <w:r>
        <w:t xml:space="preserve">OFL could be “politically sensitive – I think </w:t>
      </w:r>
      <w:proofErr w:type="gramStart"/>
      <w:r>
        <w:t>somewhere  explain</w:t>
      </w:r>
      <w:proofErr w:type="gramEnd"/>
      <w:r>
        <w:t xml:space="preserve"> that it is includes to provide a convenient benchmark against which </w:t>
      </w:r>
      <w:proofErr w:type="spellStart"/>
      <w:r>
        <w:t>ti</w:t>
      </w:r>
      <w:proofErr w:type="spellEnd"/>
      <w:r>
        <w:t xml:space="preserve"> compare candidate management procedure results</w:t>
      </w:r>
    </w:p>
  </w:comment>
  <w:comment w:id="100" w:author="Doug Butterworth" w:date="2017-09-21T01:04:00Z" w:initials="DB">
    <w:p w14:paraId="1A007C02" w14:textId="07CBA28F" w:rsidR="00470EA9" w:rsidRDefault="00470EA9">
      <w:pPr>
        <w:pStyle w:val="CommentText"/>
      </w:pPr>
      <w:r>
        <w:rPr>
          <w:rStyle w:val="CommentReference"/>
        </w:rPr>
        <w:annotationRef/>
      </w:r>
      <w:r>
        <w:t xml:space="preserve">Don’t want to put you to substantial extra work, but can anything be </w:t>
      </w:r>
      <w:proofErr w:type="gramStart"/>
      <w:r>
        <w:t>done  (</w:t>
      </w:r>
      <w:proofErr w:type="gramEnd"/>
      <w:r>
        <w:t>change axis</w:t>
      </w:r>
      <w:r w:rsidR="00250A42">
        <w:t xml:space="preserve"> </w:t>
      </w:r>
      <w:r>
        <w:t xml:space="preserve">scale?) to prevent “loss” of some data – </w:t>
      </w:r>
      <w:proofErr w:type="spellStart"/>
      <w:r>
        <w:t>eg</w:t>
      </w:r>
      <w:proofErr w:type="spellEnd"/>
      <w:r>
        <w:t xml:space="preserve"> for the second last on the right there are five data points, but only three are readily visible.</w:t>
      </w:r>
    </w:p>
  </w:comment>
  <w:comment w:id="101" w:author="Thomas Carruthers" w:date="2017-09-20T21:08:00Z" w:initials="TC">
    <w:p w14:paraId="5E90F8F8" w14:textId="2729D53F" w:rsidR="009D4AC5" w:rsidRDefault="009D4AC5">
      <w:pPr>
        <w:pStyle w:val="CommentText"/>
      </w:pPr>
      <w:r>
        <w:rPr>
          <w:rStyle w:val="CommentReference"/>
        </w:rPr>
        <w:annotationRef/>
      </w:r>
      <w:r>
        <w:t xml:space="preserve">Near the bottom of my list of priorities I’m afraid! I’ll try to get it done for a draft before early next week.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B365F9" w15:done="0"/>
  <w15:commentEx w15:paraId="0FCDEA8C" w15:done="0"/>
  <w15:commentEx w15:paraId="1A007C02" w15:done="0"/>
  <w15:commentEx w15:paraId="5E90F8F8" w15:paraIdParent="1A007C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B365F9" w16cid:durableId="1D6D5576"/>
  <w16cid:commentId w16cid:paraId="0FCDEA8C" w16cid:durableId="1D6D5579"/>
  <w16cid:commentId w16cid:paraId="1A007C02" w16cid:durableId="1D6D557A"/>
  <w16cid:commentId w16cid:paraId="5E90F8F8" w16cid:durableId="1D6D57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B9039" w14:textId="77777777" w:rsidR="0097449F" w:rsidRDefault="0097449F" w:rsidP="003B5FF7">
      <w:r>
        <w:separator/>
      </w:r>
    </w:p>
  </w:endnote>
  <w:endnote w:type="continuationSeparator" w:id="0">
    <w:p w14:paraId="707BD024" w14:textId="77777777" w:rsidR="0097449F" w:rsidRDefault="0097449F"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2" w:author="Doug Butterworth" w:date="2017-09-21T00:45:00Z"/>
  <w:sdt>
    <w:sdtPr>
      <w:id w:val="1705745370"/>
      <w:docPartObj>
        <w:docPartGallery w:val="Page Numbers (Bottom of Page)"/>
        <w:docPartUnique/>
      </w:docPartObj>
    </w:sdtPr>
    <w:sdtEndPr>
      <w:rPr>
        <w:noProof/>
      </w:rPr>
    </w:sdtEndPr>
    <w:sdtContent>
      <w:customXmlInsRangeEnd w:id="102"/>
      <w:p w14:paraId="6D40392D" w14:textId="6A94C5B5" w:rsidR="002914BA" w:rsidRDefault="002914BA">
        <w:pPr>
          <w:pStyle w:val="Footer"/>
          <w:jc w:val="right"/>
          <w:rPr>
            <w:ins w:id="103" w:author="Doug Butterworth" w:date="2017-09-21T00:45:00Z"/>
          </w:rPr>
        </w:pPr>
        <w:ins w:id="104" w:author="Doug Butterworth" w:date="2017-09-21T00:45:00Z">
          <w:r>
            <w:fldChar w:fldCharType="begin"/>
          </w:r>
          <w:r>
            <w:instrText xml:space="preserve"> PAGE   \* MERGEFORMAT </w:instrText>
          </w:r>
          <w:r>
            <w:fldChar w:fldCharType="separate"/>
          </w:r>
        </w:ins>
        <w:r w:rsidR="00C470AB">
          <w:rPr>
            <w:noProof/>
          </w:rPr>
          <w:t>2</w:t>
        </w:r>
        <w:ins w:id="105" w:author="Doug Butterworth" w:date="2017-09-21T00:45:00Z">
          <w:r>
            <w:rPr>
              <w:noProof/>
            </w:rPr>
            <w:fldChar w:fldCharType="end"/>
          </w:r>
        </w:ins>
      </w:p>
      <w:customXmlInsRangeStart w:id="106" w:author="Doug Butterworth" w:date="2017-09-21T00:45:00Z"/>
    </w:sdtContent>
  </w:sdt>
  <w:customXmlInsRangeEnd w:id="106"/>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3E6B1" w14:textId="77777777" w:rsidR="0097449F" w:rsidRDefault="0097449F" w:rsidP="003B5FF7">
      <w:r>
        <w:separator/>
      </w:r>
    </w:p>
  </w:footnote>
  <w:footnote w:type="continuationSeparator" w:id="0">
    <w:p w14:paraId="768E0E2B" w14:textId="77777777" w:rsidR="0097449F" w:rsidRDefault="0097449F"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5FF5DA59" w:rsidR="0058379D" w:rsidRDefault="0058379D">
      <w:pPr>
        <w:pStyle w:val="FootnoteText"/>
      </w:pPr>
      <w:r>
        <w:rPr>
          <w:rStyle w:val="FootnoteReference"/>
        </w:rPr>
        <w:footnoteRef/>
      </w:r>
      <w:r>
        <w:t xml:space="preserve"> </w:t>
      </w:r>
      <w:proofErr w:type="spellStart"/>
      <w:r>
        <w:rPr>
          <w:sz w:val="18"/>
          <w:szCs w:val="18"/>
        </w:rPr>
        <w:t>D</w:t>
      </w:r>
      <w:ins w:id="0" w:author="Doug Butterworth" w:date="2017-09-21T00:05:00Z">
        <w:r w:rsidR="00DF25EC">
          <w:rPr>
            <w:sz w:val="18"/>
            <w:szCs w:val="18"/>
          </w:rPr>
          <w:t>e</w:t>
        </w:r>
      </w:ins>
      <w:r>
        <w:rPr>
          <w:sz w:val="18"/>
          <w:szCs w:val="18"/>
        </w:rPr>
        <w:t>pt</w:t>
      </w:r>
      <w:proofErr w:type="spellEnd"/>
      <w:del w:id="1" w:author="Doug Butterworth" w:date="2017-09-21T00:05:00Z">
        <w:r w:rsidDel="00DF25EC">
          <w:rPr>
            <w:sz w:val="18"/>
            <w:szCs w:val="18"/>
          </w:rPr>
          <w:delText>.</w:delText>
        </w:r>
      </w:del>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3F66C510" w:rsidR="00AE7248" w:rsidRPr="00066B92" w:rsidRDefault="000E47FD" w:rsidP="00AE7248">
    <w:pPr>
      <w:tabs>
        <w:tab w:val="right" w:pos="9072"/>
      </w:tabs>
    </w:pPr>
    <w:r>
      <w:t>SCRS/201</w:t>
    </w:r>
    <w:r w:rsidR="00EB7F5A">
      <w:t>7</w:t>
    </w:r>
    <w:r w:rsidR="00042CBB">
      <w:t>/</w:t>
    </w:r>
    <w:r w:rsidR="0058379D">
      <w:t>X2</w:t>
    </w:r>
    <w:r w:rsidR="00AE7248"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60EB"/>
    <w:rsid w:val="00636429"/>
    <w:rsid w:val="00644C5B"/>
    <w:rsid w:val="00664465"/>
    <w:rsid w:val="00667429"/>
    <w:rsid w:val="006702DB"/>
    <w:rsid w:val="00675895"/>
    <w:rsid w:val="00680166"/>
    <w:rsid w:val="00685503"/>
    <w:rsid w:val="00685691"/>
    <w:rsid w:val="006A2258"/>
    <w:rsid w:val="006A280B"/>
    <w:rsid w:val="006A4300"/>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9189C"/>
    <w:rsid w:val="009971AF"/>
    <w:rsid w:val="009A19DF"/>
    <w:rsid w:val="009A6B0C"/>
    <w:rsid w:val="009B203E"/>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530B"/>
    <w:rsid w:val="00EB7F5A"/>
    <w:rsid w:val="00EC4BE6"/>
    <w:rsid w:val="00EC4C81"/>
    <w:rsid w:val="00ED7359"/>
    <w:rsid w:val="00ED7804"/>
    <w:rsid w:val="00EE22E3"/>
    <w:rsid w:val="00EE7C9F"/>
    <w:rsid w:val="00EF1ACD"/>
    <w:rsid w:val="00F01E65"/>
    <w:rsid w:val="00F157C5"/>
    <w:rsid w:val="00F16A2B"/>
    <w:rsid w:val="00F16B3D"/>
    <w:rsid w:val="00F17330"/>
    <w:rsid w:val="00F23CB1"/>
    <w:rsid w:val="00F25AC3"/>
    <w:rsid w:val="00F27203"/>
    <w:rsid w:val="00F4031A"/>
    <w:rsid w:val="00F40FE5"/>
    <w:rsid w:val="00F50E96"/>
    <w:rsid w:val="00F52163"/>
    <w:rsid w:val="00F5545F"/>
    <w:rsid w:val="00F6334C"/>
    <w:rsid w:val="00F637E9"/>
    <w:rsid w:val="00F657BD"/>
    <w:rsid w:val="00F75D8A"/>
    <w:rsid w:val="00F76789"/>
    <w:rsid w:val="00F91ADF"/>
    <w:rsid w:val="00F9468C"/>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styleId="UnresolvedMention">
    <w:name w:val="Unresolved Mention"/>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64911-1163-4EA8-AE6A-11D6F356D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16</Pages>
  <Words>2076</Words>
  <Characters>11838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8</cp:revision>
  <cp:lastPrinted>2017-09-20T18:30:00Z</cp:lastPrinted>
  <dcterms:created xsi:type="dcterms:W3CDTF">2017-09-22T06:06:00Z</dcterms:created>
  <dcterms:modified xsi:type="dcterms:W3CDTF">2017-09-22T06:39:00Z</dcterms:modified>
</cp:coreProperties>
</file>